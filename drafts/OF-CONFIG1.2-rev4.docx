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627D63"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proofErr w:type="spellStart"/>
                        <w:r>
                          <w:rPr>
                            <w:rStyle w:val="SubtitleChar"/>
                          </w:rPr>
                          <w:t>OpenFlow</w:t>
                        </w:r>
                        <w:proofErr w:type="spellEnd"/>
                        <w:r>
                          <w:rPr>
                            <w:rStyle w:val="SubtitleChar"/>
                          </w:rPr>
                          <w:t xml:space="preserve">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D45E18A" w:rsidR="000E7F98" w:rsidRDefault="000E7F98">
              <w:r>
                <w:t xml:space="preserve">Contact: </w:t>
              </w:r>
              <w:r w:rsidR="002705F3">
                <w:t>Deepak Bansal (</w:t>
              </w:r>
              <w:r w:rsidR="002705F3" w:rsidRPr="00E90756">
                <w:rPr>
                  <w:rPrChange w:id="2" w:author="Anees Shaikh" w:date="2013-10-19T23:51:00Z">
                    <w:rPr>
                      <w:rStyle w:val="Hyperlink"/>
                    </w:rPr>
                  </w:rPrChange>
                </w:rPr>
                <w:t>dbansal@microsoft.com</w:t>
              </w:r>
              <w:r w:rsidR="002705F3">
                <w:t xml:space="preserve">), </w:t>
              </w:r>
              <w:r w:rsidR="002705F3" w:rsidRPr="002705F3">
                <w:t>Stuart Bailey (</w:t>
              </w:r>
              <w:r w:rsidR="002705F3" w:rsidRPr="00E90756">
                <w:rPr>
                  <w:rPrChange w:id="3" w:author="Anees Shaikh" w:date="2013-10-19T23:52:00Z">
                    <w:rPr>
                      <w:rStyle w:val="Hyperlink"/>
                    </w:rPr>
                  </w:rPrChange>
                </w:rPr>
                <w:t>sbailey@infoblox.com</w:t>
              </w:r>
              <w:r w:rsidR="002705F3" w:rsidRPr="002705F3">
                <w:t>)</w:t>
              </w:r>
              <w:r w:rsidR="002705F3">
                <w:t xml:space="preserve">, </w:t>
              </w:r>
              <w:r w:rsidR="002705F3" w:rsidRPr="002705F3">
                <w:t>Thoma</w:t>
              </w:r>
              <w:r w:rsidR="002705F3">
                <w:t>s Dietz (</w:t>
              </w:r>
              <w:r w:rsidR="002705F3" w:rsidRPr="00E90756">
                <w:rPr>
                  <w:rPrChange w:id="4" w:author="Anees Shaikh" w:date="2013-10-19T23:52:00Z">
                    <w:rPr>
                      <w:rStyle w:val="Hyperlink"/>
                    </w:rPr>
                  </w:rPrChange>
                </w:rPr>
                <w:t>Thomas.Dietz@neclab.eu</w:t>
              </w:r>
              <w:r w:rsidR="002705F3">
                <w:t xml:space="preserve">), </w:t>
              </w:r>
              <w:r w:rsidR="002705F3" w:rsidRPr="002705F3">
                <w:t>Anee</w:t>
              </w:r>
              <w:r w:rsidR="002705F3">
                <w:t>s</w:t>
              </w:r>
              <w:r w:rsidR="001D136E">
                <w:t xml:space="preserve"> </w:t>
              </w:r>
              <w:r w:rsidR="002705F3">
                <w:t>Shaikh (aashaikh@us.ibm.com</w:t>
              </w:r>
              <w:proofErr w:type="gramStart"/>
              <w:r w:rsidR="002705F3">
                <w:t>)</w:t>
              </w:r>
              <w:r w:rsidR="002705F3" w:rsidRPr="002705F3" w:rsidDel="002705F3">
                <w:t xml:space="preserve"> </w:t>
              </w:r>
              <w:ins w:id="5" w:author="aas" w:date="2013-10-14T02:06:00Z">
                <w:r w:rsidR="00874469">
                  <w:t>,</w:t>
                </w:r>
                <w:proofErr w:type="gramEnd"/>
                <w:r w:rsidR="00874469">
                  <w:t xml:space="preserve"> Carl Moberg (calle@tail-f.com)</w:t>
                </w:r>
              </w:ins>
            </w:p>
            <w:p w14:paraId="0C8C4FFA" w14:textId="77777777" w:rsidR="00E90756" w:rsidRDefault="00E90756" w:rsidP="00871775">
              <w:pPr>
                <w:rPr>
                  <w:ins w:id="6" w:author="Anees Shaikh" w:date="2013-10-19T23:52:00Z"/>
                </w:rPr>
              </w:pPr>
            </w:p>
            <w:p w14:paraId="7DE4D68D" w14:textId="77777777" w:rsidR="00E90756" w:rsidRDefault="00E90756" w:rsidP="00871775">
              <w:pPr>
                <w:rPr>
                  <w:ins w:id="7" w:author="Anees Shaikh" w:date="2013-10-19T23:52:00Z"/>
                </w:rPr>
              </w:pPr>
            </w:p>
            <w:p w14:paraId="66FEBB67" w14:textId="0BB12FBF" w:rsidR="00CD1D1D" w:rsidRDefault="001A4B1B" w:rsidP="00871775">
              <w:del w:id="8"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9" w:author="Anees Shaikh" w:date="2013-10-19T23:53:00Z"/>
                  <w:rFonts w:eastAsiaTheme="majorEastAsia"/>
                </w:rPr>
              </w:pPr>
              <w:ins w:id="10"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1"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2"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2" w:author="aas" w:date="2013-10-14T02:06:00Z"/>
          </w:sdtContent>
        </w:sdt>
        <w:customXmlInsRangeEnd w:id="12"/>
        <w:customXmlDelRangeStart w:id="13" w:author="aas" w:date="2013-10-14T02:06:00Z"/>
      </w:sdtContent>
    </w:sdt>
    <w:customXmlDelRangeEnd w:id="13"/>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4"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5"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ins>
          <w:r w:rsidR="00884344">
            <w:rPr>
              <w:noProof/>
            </w:rPr>
          </w:r>
          <w:r w:rsidR="00884344">
            <w:rPr>
              <w:noProof/>
            </w:rPr>
            <w:fldChar w:fldCharType="separate"/>
          </w:r>
          <w:ins w:id="16" w:author="Anees Shaikh" w:date="2013-10-19T23:57:00Z">
            <w:r w:rsidR="00EE43EB">
              <w:rPr>
                <w:noProof/>
              </w:rPr>
              <w:t>5</w:t>
            </w:r>
          </w:ins>
          <w:ins w:id="17"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18" w:author="Anees Shaikh" w:date="2013-10-19T03:52:00Z"/>
              <w:rFonts w:eastAsiaTheme="minorEastAsia"/>
              <w:noProof/>
              <w:sz w:val="24"/>
              <w:szCs w:val="24"/>
              <w:lang w:eastAsia="ja-JP"/>
            </w:rPr>
          </w:pPr>
          <w:ins w:id="19"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ins>
          <w:r>
            <w:rPr>
              <w:noProof/>
            </w:rPr>
          </w:r>
          <w:r>
            <w:rPr>
              <w:noProof/>
            </w:rPr>
            <w:fldChar w:fldCharType="separate"/>
          </w:r>
          <w:ins w:id="20" w:author="Anees Shaikh" w:date="2013-10-19T23:57:00Z">
            <w:r w:rsidR="00EE43EB">
              <w:rPr>
                <w:noProof/>
              </w:rPr>
              <w:t>5</w:t>
            </w:r>
          </w:ins>
          <w:ins w:id="21"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2" w:author="Anees Shaikh" w:date="2013-10-19T03:52:00Z"/>
              <w:rFonts w:eastAsiaTheme="minorEastAsia"/>
              <w:noProof/>
              <w:sz w:val="24"/>
              <w:szCs w:val="24"/>
              <w:lang w:eastAsia="ja-JP"/>
            </w:rPr>
          </w:pPr>
          <w:ins w:id="23"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ins>
          <w:r>
            <w:rPr>
              <w:noProof/>
            </w:rPr>
          </w:r>
          <w:r>
            <w:rPr>
              <w:noProof/>
            </w:rPr>
            <w:fldChar w:fldCharType="separate"/>
          </w:r>
          <w:ins w:id="24" w:author="Anees Shaikh" w:date="2013-10-19T23:57:00Z">
            <w:r w:rsidR="00EE43EB">
              <w:rPr>
                <w:noProof/>
              </w:rPr>
              <w:t>7</w:t>
            </w:r>
          </w:ins>
          <w:ins w:id="25"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6" w:author="Anees Shaikh" w:date="2013-10-19T03:52:00Z"/>
              <w:rFonts w:eastAsiaTheme="minorEastAsia"/>
              <w:noProof/>
              <w:sz w:val="24"/>
              <w:szCs w:val="24"/>
              <w:lang w:eastAsia="ja-JP"/>
            </w:rPr>
          </w:pPr>
          <w:ins w:id="27"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ins>
          <w:r>
            <w:rPr>
              <w:noProof/>
            </w:rPr>
          </w:r>
          <w:r>
            <w:rPr>
              <w:noProof/>
            </w:rPr>
            <w:fldChar w:fldCharType="separate"/>
          </w:r>
          <w:ins w:id="28" w:author="Anees Shaikh" w:date="2013-10-19T23:57:00Z">
            <w:r w:rsidR="00EE43EB">
              <w:rPr>
                <w:noProof/>
              </w:rPr>
              <w:t>8</w:t>
            </w:r>
          </w:ins>
          <w:ins w:id="29"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0" w:author="Anees Shaikh" w:date="2013-10-19T03:52:00Z"/>
              <w:rFonts w:eastAsiaTheme="minorEastAsia"/>
              <w:noProof/>
              <w:sz w:val="24"/>
              <w:szCs w:val="24"/>
              <w:lang w:eastAsia="ja-JP"/>
            </w:rPr>
          </w:pPr>
          <w:ins w:id="31"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ins>
          <w:r>
            <w:rPr>
              <w:noProof/>
            </w:rPr>
          </w:r>
          <w:r>
            <w:rPr>
              <w:noProof/>
            </w:rPr>
            <w:fldChar w:fldCharType="separate"/>
          </w:r>
          <w:ins w:id="32" w:author="Anees Shaikh" w:date="2013-10-19T23:57:00Z">
            <w:r w:rsidR="00EE43EB">
              <w:rPr>
                <w:noProof/>
              </w:rPr>
              <w:t>9</w:t>
            </w:r>
          </w:ins>
          <w:ins w:id="33"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4" w:author="Anees Shaikh" w:date="2013-10-19T03:52:00Z"/>
              <w:rFonts w:eastAsiaTheme="minorEastAsia"/>
              <w:noProof/>
              <w:sz w:val="24"/>
              <w:szCs w:val="24"/>
              <w:lang w:eastAsia="ja-JP"/>
            </w:rPr>
          </w:pPr>
          <w:ins w:id="35"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ins>
          <w:r>
            <w:rPr>
              <w:noProof/>
            </w:rPr>
          </w:r>
          <w:r>
            <w:rPr>
              <w:noProof/>
            </w:rPr>
            <w:fldChar w:fldCharType="separate"/>
          </w:r>
          <w:ins w:id="36" w:author="Anees Shaikh" w:date="2013-10-19T23:57:00Z">
            <w:r w:rsidR="00EE43EB">
              <w:rPr>
                <w:noProof/>
              </w:rPr>
              <w:t>9</w:t>
            </w:r>
          </w:ins>
          <w:ins w:id="37"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38" w:author="Anees Shaikh" w:date="2013-10-19T03:52:00Z"/>
              <w:rFonts w:eastAsiaTheme="minorEastAsia"/>
              <w:noProof/>
              <w:sz w:val="24"/>
              <w:szCs w:val="24"/>
              <w:lang w:eastAsia="ja-JP"/>
            </w:rPr>
          </w:pPr>
          <w:ins w:id="39"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ins>
          <w:r>
            <w:rPr>
              <w:noProof/>
            </w:rPr>
          </w:r>
          <w:r>
            <w:rPr>
              <w:noProof/>
            </w:rPr>
            <w:fldChar w:fldCharType="separate"/>
          </w:r>
          <w:ins w:id="40" w:author="Anees Shaikh" w:date="2013-10-19T23:57:00Z">
            <w:r w:rsidR="00EE43EB">
              <w:rPr>
                <w:noProof/>
              </w:rPr>
              <w:t>9</w:t>
            </w:r>
          </w:ins>
          <w:ins w:id="41"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2" w:author="Anees Shaikh" w:date="2013-10-19T03:52:00Z"/>
              <w:rFonts w:eastAsiaTheme="minorEastAsia"/>
              <w:noProof/>
              <w:sz w:val="24"/>
              <w:szCs w:val="24"/>
              <w:lang w:eastAsia="ja-JP"/>
            </w:rPr>
          </w:pPr>
          <w:ins w:id="43"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ins>
          <w:r>
            <w:rPr>
              <w:noProof/>
            </w:rPr>
          </w:r>
          <w:r>
            <w:rPr>
              <w:noProof/>
            </w:rPr>
            <w:fldChar w:fldCharType="separate"/>
          </w:r>
          <w:ins w:id="44" w:author="Anees Shaikh" w:date="2013-10-19T23:57:00Z">
            <w:r w:rsidR="00EE43EB">
              <w:rPr>
                <w:noProof/>
              </w:rPr>
              <w:t>9</w:t>
            </w:r>
          </w:ins>
          <w:ins w:id="45"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6" w:author="Anees Shaikh" w:date="2013-10-19T03:52:00Z"/>
              <w:rFonts w:eastAsiaTheme="minorEastAsia"/>
              <w:noProof/>
              <w:sz w:val="24"/>
              <w:szCs w:val="24"/>
              <w:lang w:eastAsia="ja-JP"/>
            </w:rPr>
          </w:pPr>
          <w:ins w:id="47"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ins>
          <w:r>
            <w:rPr>
              <w:noProof/>
            </w:rPr>
          </w:r>
          <w:r>
            <w:rPr>
              <w:noProof/>
            </w:rPr>
            <w:fldChar w:fldCharType="separate"/>
          </w:r>
          <w:ins w:id="48" w:author="Anees Shaikh" w:date="2013-10-19T23:57:00Z">
            <w:r w:rsidR="00EE43EB">
              <w:rPr>
                <w:noProof/>
              </w:rPr>
              <w:t>10</w:t>
            </w:r>
          </w:ins>
          <w:ins w:id="49"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0" w:author="Anees Shaikh" w:date="2013-10-19T03:52:00Z"/>
              <w:rFonts w:eastAsiaTheme="minorEastAsia"/>
              <w:noProof/>
              <w:sz w:val="24"/>
              <w:szCs w:val="24"/>
              <w:lang w:eastAsia="ja-JP"/>
            </w:rPr>
          </w:pPr>
          <w:ins w:id="51"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ins>
          <w:r>
            <w:rPr>
              <w:noProof/>
            </w:rPr>
          </w:r>
          <w:r>
            <w:rPr>
              <w:noProof/>
            </w:rPr>
            <w:fldChar w:fldCharType="separate"/>
          </w:r>
          <w:ins w:id="52" w:author="Anees Shaikh" w:date="2013-10-19T23:57:00Z">
            <w:r w:rsidR="00EE43EB">
              <w:rPr>
                <w:noProof/>
              </w:rPr>
              <w:t>10</w:t>
            </w:r>
          </w:ins>
          <w:ins w:id="53"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4" w:author="Anees Shaikh" w:date="2013-10-19T03:52:00Z"/>
              <w:rFonts w:eastAsiaTheme="minorEastAsia"/>
              <w:noProof/>
              <w:sz w:val="24"/>
              <w:szCs w:val="24"/>
              <w:lang w:eastAsia="ja-JP"/>
            </w:rPr>
          </w:pPr>
          <w:ins w:id="55"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ins>
          <w:r>
            <w:rPr>
              <w:noProof/>
            </w:rPr>
          </w:r>
          <w:r>
            <w:rPr>
              <w:noProof/>
            </w:rPr>
            <w:fldChar w:fldCharType="separate"/>
          </w:r>
          <w:ins w:id="56" w:author="Anees Shaikh" w:date="2013-10-19T23:57:00Z">
            <w:r w:rsidR="00EE43EB">
              <w:rPr>
                <w:noProof/>
              </w:rPr>
              <w:t>10</w:t>
            </w:r>
          </w:ins>
          <w:ins w:id="57"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58" w:author="Anees Shaikh" w:date="2013-10-19T03:52:00Z"/>
              <w:rFonts w:eastAsiaTheme="minorEastAsia"/>
              <w:noProof/>
              <w:sz w:val="24"/>
              <w:szCs w:val="24"/>
              <w:lang w:eastAsia="ja-JP"/>
            </w:rPr>
          </w:pPr>
          <w:ins w:id="59"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ins>
          <w:r>
            <w:rPr>
              <w:noProof/>
            </w:rPr>
          </w:r>
          <w:r>
            <w:rPr>
              <w:noProof/>
            </w:rPr>
            <w:fldChar w:fldCharType="separate"/>
          </w:r>
          <w:ins w:id="60" w:author="Anees Shaikh" w:date="2013-10-19T23:57:00Z">
            <w:r w:rsidR="00EE43EB">
              <w:rPr>
                <w:noProof/>
              </w:rPr>
              <w:t>10</w:t>
            </w:r>
          </w:ins>
          <w:ins w:id="61"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2" w:author="Anees Shaikh" w:date="2013-10-19T03:52:00Z"/>
              <w:rFonts w:eastAsiaTheme="minorEastAsia"/>
              <w:noProof/>
              <w:sz w:val="24"/>
              <w:szCs w:val="24"/>
              <w:lang w:eastAsia="ja-JP"/>
            </w:rPr>
          </w:pPr>
          <w:ins w:id="63"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ins>
          <w:r>
            <w:rPr>
              <w:noProof/>
            </w:rPr>
          </w:r>
          <w:r>
            <w:rPr>
              <w:noProof/>
            </w:rPr>
            <w:fldChar w:fldCharType="separate"/>
          </w:r>
          <w:ins w:id="64" w:author="Anees Shaikh" w:date="2013-10-19T23:57:00Z">
            <w:r w:rsidR="00EE43EB">
              <w:rPr>
                <w:noProof/>
              </w:rPr>
              <w:t>10</w:t>
            </w:r>
          </w:ins>
          <w:ins w:id="65"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6" w:author="Anees Shaikh" w:date="2013-10-19T03:52:00Z"/>
              <w:rFonts w:eastAsiaTheme="minorEastAsia"/>
              <w:noProof/>
              <w:sz w:val="24"/>
              <w:szCs w:val="24"/>
              <w:lang w:eastAsia="ja-JP"/>
            </w:rPr>
          </w:pPr>
          <w:ins w:id="67"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ins>
          <w:r>
            <w:rPr>
              <w:noProof/>
            </w:rPr>
          </w:r>
          <w:r>
            <w:rPr>
              <w:noProof/>
            </w:rPr>
            <w:fldChar w:fldCharType="separate"/>
          </w:r>
          <w:ins w:id="68" w:author="Anees Shaikh" w:date="2013-10-19T23:57:00Z">
            <w:r w:rsidR="00EE43EB">
              <w:rPr>
                <w:noProof/>
              </w:rPr>
              <w:t>10</w:t>
            </w:r>
          </w:ins>
          <w:ins w:id="69"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0" w:author="Anees Shaikh" w:date="2013-10-19T03:52:00Z"/>
              <w:rFonts w:eastAsiaTheme="minorEastAsia"/>
              <w:noProof/>
              <w:sz w:val="24"/>
              <w:szCs w:val="24"/>
              <w:lang w:eastAsia="ja-JP"/>
            </w:rPr>
          </w:pPr>
          <w:ins w:id="71"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ins>
          <w:r>
            <w:rPr>
              <w:noProof/>
            </w:rPr>
          </w:r>
          <w:r>
            <w:rPr>
              <w:noProof/>
            </w:rPr>
            <w:fldChar w:fldCharType="separate"/>
          </w:r>
          <w:ins w:id="72" w:author="Anees Shaikh" w:date="2013-10-19T23:57:00Z">
            <w:r w:rsidR="00EE43EB">
              <w:rPr>
                <w:noProof/>
              </w:rPr>
              <w:t>10</w:t>
            </w:r>
          </w:ins>
          <w:ins w:id="73"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4" w:author="Anees Shaikh" w:date="2013-10-19T03:52:00Z"/>
              <w:rFonts w:eastAsiaTheme="minorEastAsia"/>
              <w:noProof/>
              <w:sz w:val="24"/>
              <w:szCs w:val="24"/>
              <w:lang w:eastAsia="ja-JP"/>
            </w:rPr>
          </w:pPr>
          <w:ins w:id="75"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ins>
          <w:r>
            <w:rPr>
              <w:noProof/>
            </w:rPr>
          </w:r>
          <w:r>
            <w:rPr>
              <w:noProof/>
            </w:rPr>
            <w:fldChar w:fldCharType="separate"/>
          </w:r>
          <w:ins w:id="76" w:author="Anees Shaikh" w:date="2013-10-19T23:57:00Z">
            <w:r w:rsidR="00EE43EB">
              <w:rPr>
                <w:noProof/>
              </w:rPr>
              <w:t>10</w:t>
            </w:r>
          </w:ins>
          <w:ins w:id="77"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78" w:author="Anees Shaikh" w:date="2013-10-19T03:52:00Z"/>
              <w:rFonts w:eastAsiaTheme="minorEastAsia"/>
              <w:noProof/>
              <w:sz w:val="24"/>
              <w:szCs w:val="24"/>
              <w:lang w:eastAsia="ja-JP"/>
            </w:rPr>
          </w:pPr>
          <w:ins w:id="79"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ins>
          <w:r>
            <w:rPr>
              <w:noProof/>
            </w:rPr>
          </w:r>
          <w:r>
            <w:rPr>
              <w:noProof/>
            </w:rPr>
            <w:fldChar w:fldCharType="separate"/>
          </w:r>
          <w:ins w:id="80" w:author="Anees Shaikh" w:date="2013-10-19T23:57:00Z">
            <w:r w:rsidR="00EE43EB">
              <w:rPr>
                <w:noProof/>
              </w:rPr>
              <w:t>11</w:t>
            </w:r>
          </w:ins>
          <w:ins w:id="81"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2" w:author="Anees Shaikh" w:date="2013-10-19T03:52:00Z"/>
              <w:rFonts w:eastAsiaTheme="minorEastAsia"/>
              <w:noProof/>
              <w:sz w:val="24"/>
              <w:szCs w:val="24"/>
              <w:lang w:eastAsia="ja-JP"/>
            </w:rPr>
          </w:pPr>
          <w:ins w:id="83"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ins>
          <w:r>
            <w:rPr>
              <w:noProof/>
            </w:rPr>
          </w:r>
          <w:r>
            <w:rPr>
              <w:noProof/>
            </w:rPr>
            <w:fldChar w:fldCharType="separate"/>
          </w:r>
          <w:ins w:id="84" w:author="Anees Shaikh" w:date="2013-10-19T23:57:00Z">
            <w:r w:rsidR="00EE43EB">
              <w:rPr>
                <w:noProof/>
              </w:rPr>
              <w:t>11</w:t>
            </w:r>
          </w:ins>
          <w:ins w:id="85"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6" w:author="Anees Shaikh" w:date="2013-10-19T03:52:00Z"/>
              <w:rFonts w:eastAsiaTheme="minorEastAsia"/>
              <w:noProof/>
              <w:sz w:val="24"/>
              <w:szCs w:val="24"/>
              <w:lang w:eastAsia="ja-JP"/>
            </w:rPr>
          </w:pPr>
          <w:ins w:id="87"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ins>
          <w:r>
            <w:rPr>
              <w:noProof/>
            </w:rPr>
          </w:r>
          <w:r>
            <w:rPr>
              <w:noProof/>
            </w:rPr>
            <w:fldChar w:fldCharType="separate"/>
          </w:r>
          <w:ins w:id="88" w:author="Anees Shaikh" w:date="2013-10-19T23:57:00Z">
            <w:r w:rsidR="00EE43EB">
              <w:rPr>
                <w:noProof/>
              </w:rPr>
              <w:t>11</w:t>
            </w:r>
          </w:ins>
          <w:ins w:id="89"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0" w:author="Anees Shaikh" w:date="2013-10-19T03:52:00Z"/>
              <w:rFonts w:eastAsiaTheme="minorEastAsia"/>
              <w:noProof/>
              <w:sz w:val="24"/>
              <w:szCs w:val="24"/>
              <w:lang w:eastAsia="ja-JP"/>
            </w:rPr>
          </w:pPr>
          <w:ins w:id="91"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ins>
          <w:r>
            <w:rPr>
              <w:noProof/>
            </w:rPr>
          </w:r>
          <w:r>
            <w:rPr>
              <w:noProof/>
            </w:rPr>
            <w:fldChar w:fldCharType="separate"/>
          </w:r>
          <w:ins w:id="92" w:author="Anees Shaikh" w:date="2013-10-19T23:57:00Z">
            <w:r w:rsidR="00EE43EB">
              <w:rPr>
                <w:noProof/>
              </w:rPr>
              <w:t>11</w:t>
            </w:r>
          </w:ins>
          <w:ins w:id="93"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4" w:author="Anees Shaikh" w:date="2013-10-19T03:52:00Z"/>
              <w:rFonts w:eastAsiaTheme="minorEastAsia"/>
              <w:noProof/>
              <w:sz w:val="24"/>
              <w:szCs w:val="24"/>
              <w:lang w:eastAsia="ja-JP"/>
            </w:rPr>
          </w:pPr>
          <w:ins w:id="95"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ins>
          <w:r>
            <w:rPr>
              <w:noProof/>
            </w:rPr>
          </w:r>
          <w:r>
            <w:rPr>
              <w:noProof/>
            </w:rPr>
            <w:fldChar w:fldCharType="separate"/>
          </w:r>
          <w:ins w:id="96" w:author="Anees Shaikh" w:date="2013-10-19T23:57:00Z">
            <w:r w:rsidR="00EE43EB">
              <w:rPr>
                <w:noProof/>
              </w:rPr>
              <w:t>11</w:t>
            </w:r>
          </w:ins>
          <w:ins w:id="97"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98" w:author="Anees Shaikh" w:date="2013-10-19T03:52:00Z"/>
              <w:rFonts w:eastAsiaTheme="minorEastAsia"/>
              <w:noProof/>
              <w:sz w:val="24"/>
              <w:szCs w:val="24"/>
              <w:lang w:eastAsia="ja-JP"/>
            </w:rPr>
          </w:pPr>
          <w:ins w:id="99"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ins>
          <w:r>
            <w:rPr>
              <w:noProof/>
            </w:rPr>
          </w:r>
          <w:r>
            <w:rPr>
              <w:noProof/>
            </w:rPr>
            <w:fldChar w:fldCharType="separate"/>
          </w:r>
          <w:ins w:id="100" w:author="Anees Shaikh" w:date="2013-10-19T23:57:00Z">
            <w:r w:rsidR="00EE43EB">
              <w:rPr>
                <w:noProof/>
              </w:rPr>
              <w:t>12</w:t>
            </w:r>
          </w:ins>
          <w:ins w:id="101"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2" w:author="Anees Shaikh" w:date="2013-10-19T03:52:00Z"/>
              <w:rFonts w:eastAsiaTheme="minorEastAsia"/>
              <w:noProof/>
              <w:sz w:val="24"/>
              <w:szCs w:val="24"/>
              <w:lang w:eastAsia="ja-JP"/>
            </w:rPr>
          </w:pPr>
          <w:ins w:id="103"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ins>
          <w:r>
            <w:rPr>
              <w:noProof/>
            </w:rPr>
          </w:r>
          <w:r>
            <w:rPr>
              <w:noProof/>
            </w:rPr>
            <w:fldChar w:fldCharType="separate"/>
          </w:r>
          <w:ins w:id="104" w:author="Anees Shaikh" w:date="2013-10-19T23:57:00Z">
            <w:r w:rsidR="00EE43EB">
              <w:rPr>
                <w:noProof/>
              </w:rPr>
              <w:t>12</w:t>
            </w:r>
          </w:ins>
          <w:ins w:id="105"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6" w:author="Anees Shaikh" w:date="2013-10-19T03:52:00Z"/>
              <w:rFonts w:eastAsiaTheme="minorEastAsia"/>
              <w:noProof/>
              <w:sz w:val="24"/>
              <w:szCs w:val="24"/>
              <w:lang w:eastAsia="ja-JP"/>
            </w:rPr>
          </w:pPr>
          <w:ins w:id="107"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ins>
          <w:r>
            <w:rPr>
              <w:noProof/>
            </w:rPr>
          </w:r>
          <w:r>
            <w:rPr>
              <w:noProof/>
            </w:rPr>
            <w:fldChar w:fldCharType="separate"/>
          </w:r>
          <w:ins w:id="108" w:author="Anees Shaikh" w:date="2013-10-19T23:57:00Z">
            <w:r w:rsidR="00EE43EB">
              <w:rPr>
                <w:noProof/>
              </w:rPr>
              <w:t>12</w:t>
            </w:r>
          </w:ins>
          <w:ins w:id="109"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0" w:author="Anees Shaikh" w:date="2013-10-19T03:52:00Z"/>
              <w:rFonts w:eastAsiaTheme="minorEastAsia"/>
              <w:noProof/>
              <w:sz w:val="24"/>
              <w:szCs w:val="24"/>
              <w:lang w:eastAsia="ja-JP"/>
            </w:rPr>
          </w:pPr>
          <w:ins w:id="111"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ins>
          <w:r>
            <w:rPr>
              <w:noProof/>
            </w:rPr>
          </w:r>
          <w:r>
            <w:rPr>
              <w:noProof/>
            </w:rPr>
            <w:fldChar w:fldCharType="separate"/>
          </w:r>
          <w:ins w:id="112" w:author="Anees Shaikh" w:date="2013-10-19T23:57:00Z">
            <w:r w:rsidR="00EE43EB">
              <w:rPr>
                <w:noProof/>
              </w:rPr>
              <w:t>13</w:t>
            </w:r>
          </w:ins>
          <w:ins w:id="113"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4" w:author="Anees Shaikh" w:date="2013-10-19T03:52:00Z"/>
              <w:rFonts w:eastAsiaTheme="minorEastAsia"/>
              <w:noProof/>
              <w:sz w:val="24"/>
              <w:szCs w:val="24"/>
              <w:lang w:eastAsia="ja-JP"/>
            </w:rPr>
          </w:pPr>
          <w:ins w:id="115"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ins>
          <w:r>
            <w:rPr>
              <w:noProof/>
            </w:rPr>
          </w:r>
          <w:r>
            <w:rPr>
              <w:noProof/>
            </w:rPr>
            <w:fldChar w:fldCharType="separate"/>
          </w:r>
          <w:ins w:id="116" w:author="Anees Shaikh" w:date="2013-10-19T23:57:00Z">
            <w:r w:rsidR="00EE43EB">
              <w:rPr>
                <w:noProof/>
              </w:rPr>
              <w:t>13</w:t>
            </w:r>
          </w:ins>
          <w:ins w:id="117"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18" w:author="Anees Shaikh" w:date="2013-10-19T03:52:00Z"/>
              <w:rFonts w:eastAsiaTheme="minorEastAsia"/>
              <w:noProof/>
              <w:sz w:val="24"/>
              <w:szCs w:val="24"/>
              <w:lang w:eastAsia="ja-JP"/>
            </w:rPr>
          </w:pPr>
          <w:ins w:id="119"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ins>
          <w:r>
            <w:rPr>
              <w:noProof/>
            </w:rPr>
          </w:r>
          <w:r>
            <w:rPr>
              <w:noProof/>
            </w:rPr>
            <w:fldChar w:fldCharType="separate"/>
          </w:r>
          <w:ins w:id="120" w:author="Anees Shaikh" w:date="2013-10-19T23:57:00Z">
            <w:r w:rsidR="00EE43EB">
              <w:rPr>
                <w:noProof/>
              </w:rPr>
              <w:t>13</w:t>
            </w:r>
          </w:ins>
          <w:ins w:id="121"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2" w:author="Anees Shaikh" w:date="2013-10-19T03:52:00Z"/>
              <w:rFonts w:eastAsiaTheme="minorEastAsia"/>
              <w:noProof/>
              <w:sz w:val="24"/>
              <w:szCs w:val="24"/>
              <w:lang w:eastAsia="ja-JP"/>
            </w:rPr>
          </w:pPr>
          <w:ins w:id="123"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ins>
          <w:r>
            <w:rPr>
              <w:noProof/>
            </w:rPr>
          </w:r>
          <w:r>
            <w:rPr>
              <w:noProof/>
            </w:rPr>
            <w:fldChar w:fldCharType="separate"/>
          </w:r>
          <w:ins w:id="124" w:author="Anees Shaikh" w:date="2013-10-19T23:57:00Z">
            <w:r w:rsidR="00EE43EB">
              <w:rPr>
                <w:noProof/>
              </w:rPr>
              <w:t>14</w:t>
            </w:r>
          </w:ins>
          <w:ins w:id="125"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6" w:author="Anees Shaikh" w:date="2013-10-19T03:52:00Z"/>
              <w:rFonts w:eastAsiaTheme="minorEastAsia"/>
              <w:noProof/>
              <w:sz w:val="24"/>
              <w:szCs w:val="24"/>
              <w:lang w:eastAsia="ja-JP"/>
            </w:rPr>
          </w:pPr>
          <w:ins w:id="127"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ins>
          <w:r>
            <w:rPr>
              <w:noProof/>
            </w:rPr>
          </w:r>
          <w:r>
            <w:rPr>
              <w:noProof/>
            </w:rPr>
            <w:fldChar w:fldCharType="separate"/>
          </w:r>
          <w:ins w:id="128" w:author="Anees Shaikh" w:date="2013-10-19T23:57:00Z">
            <w:r w:rsidR="00EE43EB">
              <w:rPr>
                <w:noProof/>
              </w:rPr>
              <w:t>14</w:t>
            </w:r>
          </w:ins>
          <w:ins w:id="129"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0" w:author="Anees Shaikh" w:date="2013-10-19T03:52:00Z"/>
              <w:rFonts w:eastAsiaTheme="minorEastAsia"/>
              <w:noProof/>
              <w:sz w:val="24"/>
              <w:szCs w:val="24"/>
              <w:lang w:eastAsia="ja-JP"/>
            </w:rPr>
          </w:pPr>
          <w:ins w:id="131"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ins>
          <w:r>
            <w:rPr>
              <w:noProof/>
            </w:rPr>
          </w:r>
          <w:r>
            <w:rPr>
              <w:noProof/>
            </w:rPr>
            <w:fldChar w:fldCharType="separate"/>
          </w:r>
          <w:ins w:id="132" w:author="Anees Shaikh" w:date="2013-10-19T23:57:00Z">
            <w:r w:rsidR="00EE43EB">
              <w:rPr>
                <w:noProof/>
              </w:rPr>
              <w:t>15</w:t>
            </w:r>
          </w:ins>
          <w:ins w:id="133"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4" w:author="Anees Shaikh" w:date="2013-10-19T03:52:00Z"/>
              <w:rFonts w:eastAsiaTheme="minorEastAsia"/>
              <w:noProof/>
              <w:sz w:val="24"/>
              <w:szCs w:val="24"/>
              <w:lang w:eastAsia="ja-JP"/>
            </w:rPr>
          </w:pPr>
          <w:ins w:id="135"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ins>
          <w:r>
            <w:rPr>
              <w:noProof/>
            </w:rPr>
          </w:r>
          <w:r>
            <w:rPr>
              <w:noProof/>
            </w:rPr>
            <w:fldChar w:fldCharType="separate"/>
          </w:r>
          <w:ins w:id="136" w:author="Anees Shaikh" w:date="2013-10-19T23:57:00Z">
            <w:r w:rsidR="00EE43EB">
              <w:rPr>
                <w:noProof/>
              </w:rPr>
              <w:t>17</w:t>
            </w:r>
          </w:ins>
          <w:ins w:id="137"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38" w:author="Anees Shaikh" w:date="2013-10-19T03:52:00Z"/>
              <w:rFonts w:eastAsiaTheme="minorEastAsia"/>
              <w:noProof/>
              <w:sz w:val="24"/>
              <w:szCs w:val="24"/>
              <w:lang w:eastAsia="ja-JP"/>
            </w:rPr>
          </w:pPr>
          <w:ins w:id="139" w:author="Anees Shaikh" w:date="2013-10-19T03:52: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ins>
          <w:r>
            <w:rPr>
              <w:noProof/>
            </w:rPr>
          </w:r>
          <w:r>
            <w:rPr>
              <w:noProof/>
            </w:rPr>
            <w:fldChar w:fldCharType="separate"/>
          </w:r>
          <w:ins w:id="140" w:author="Anees Shaikh" w:date="2013-10-19T23:57:00Z">
            <w:r w:rsidR="00EE43EB">
              <w:rPr>
                <w:noProof/>
              </w:rPr>
              <w:t>18</w:t>
            </w:r>
          </w:ins>
          <w:ins w:id="141"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2" w:author="Anees Shaikh" w:date="2013-10-19T03:52:00Z"/>
              <w:rFonts w:eastAsiaTheme="minorEastAsia"/>
              <w:noProof/>
              <w:sz w:val="24"/>
              <w:szCs w:val="24"/>
              <w:lang w:eastAsia="ja-JP"/>
            </w:rPr>
          </w:pPr>
          <w:ins w:id="143"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ins>
          <w:r>
            <w:rPr>
              <w:noProof/>
            </w:rPr>
          </w:r>
          <w:r>
            <w:rPr>
              <w:noProof/>
            </w:rPr>
            <w:fldChar w:fldCharType="separate"/>
          </w:r>
          <w:ins w:id="144" w:author="Anees Shaikh" w:date="2013-10-19T23:57:00Z">
            <w:r w:rsidR="00EE43EB">
              <w:rPr>
                <w:noProof/>
              </w:rPr>
              <w:t>18</w:t>
            </w:r>
          </w:ins>
          <w:ins w:id="145"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6" w:author="Anees Shaikh" w:date="2013-10-19T03:52:00Z"/>
              <w:rFonts w:eastAsiaTheme="minorEastAsia"/>
              <w:noProof/>
              <w:sz w:val="24"/>
              <w:szCs w:val="24"/>
              <w:lang w:eastAsia="ja-JP"/>
            </w:rPr>
          </w:pPr>
          <w:ins w:id="147"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ins>
          <w:r>
            <w:rPr>
              <w:noProof/>
            </w:rPr>
          </w:r>
          <w:r>
            <w:rPr>
              <w:noProof/>
            </w:rPr>
            <w:fldChar w:fldCharType="separate"/>
          </w:r>
          <w:ins w:id="148" w:author="Anees Shaikh" w:date="2013-10-19T23:57:00Z">
            <w:r w:rsidR="00EE43EB">
              <w:rPr>
                <w:noProof/>
              </w:rPr>
              <w:t>19</w:t>
            </w:r>
          </w:ins>
          <w:ins w:id="149"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0" w:author="Anees Shaikh" w:date="2013-10-19T03:52:00Z"/>
              <w:rFonts w:eastAsiaTheme="minorEastAsia"/>
              <w:noProof/>
              <w:sz w:val="24"/>
              <w:szCs w:val="24"/>
              <w:lang w:eastAsia="ja-JP"/>
            </w:rPr>
          </w:pPr>
          <w:ins w:id="151"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ins>
          <w:r>
            <w:rPr>
              <w:noProof/>
            </w:rPr>
          </w:r>
          <w:r>
            <w:rPr>
              <w:noProof/>
            </w:rPr>
            <w:fldChar w:fldCharType="separate"/>
          </w:r>
          <w:ins w:id="152" w:author="Anees Shaikh" w:date="2013-10-19T23:57:00Z">
            <w:r w:rsidR="00EE43EB">
              <w:rPr>
                <w:noProof/>
              </w:rPr>
              <w:t>19</w:t>
            </w:r>
          </w:ins>
          <w:ins w:id="153"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4" w:author="Anees Shaikh" w:date="2013-10-19T03:52:00Z"/>
              <w:rFonts w:eastAsiaTheme="minorEastAsia"/>
              <w:noProof/>
              <w:sz w:val="24"/>
              <w:szCs w:val="24"/>
              <w:lang w:eastAsia="ja-JP"/>
            </w:rPr>
          </w:pPr>
          <w:ins w:id="155"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ins>
          <w:r>
            <w:rPr>
              <w:noProof/>
            </w:rPr>
          </w:r>
          <w:r>
            <w:rPr>
              <w:noProof/>
            </w:rPr>
            <w:fldChar w:fldCharType="separate"/>
          </w:r>
          <w:ins w:id="156" w:author="Anees Shaikh" w:date="2013-10-19T23:57:00Z">
            <w:r w:rsidR="00EE43EB">
              <w:rPr>
                <w:noProof/>
              </w:rPr>
              <w:t>20</w:t>
            </w:r>
          </w:ins>
          <w:ins w:id="157"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58" w:author="Anees Shaikh" w:date="2013-10-19T03:52:00Z"/>
              <w:rFonts w:eastAsiaTheme="minorEastAsia"/>
              <w:noProof/>
              <w:sz w:val="24"/>
              <w:szCs w:val="24"/>
              <w:lang w:eastAsia="ja-JP"/>
            </w:rPr>
          </w:pPr>
          <w:ins w:id="159"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ins>
          <w:r>
            <w:rPr>
              <w:noProof/>
            </w:rPr>
          </w:r>
          <w:r>
            <w:rPr>
              <w:noProof/>
            </w:rPr>
            <w:fldChar w:fldCharType="separate"/>
          </w:r>
          <w:ins w:id="160" w:author="Anees Shaikh" w:date="2013-10-19T23:57:00Z">
            <w:r w:rsidR="00EE43EB">
              <w:rPr>
                <w:noProof/>
              </w:rPr>
              <w:t>20</w:t>
            </w:r>
          </w:ins>
          <w:ins w:id="161"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2" w:author="Anees Shaikh" w:date="2013-10-19T03:52:00Z"/>
              <w:rFonts w:eastAsiaTheme="minorEastAsia"/>
              <w:noProof/>
              <w:sz w:val="24"/>
              <w:szCs w:val="24"/>
              <w:lang w:eastAsia="ja-JP"/>
            </w:rPr>
          </w:pPr>
          <w:ins w:id="163"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ins>
          <w:r>
            <w:rPr>
              <w:noProof/>
            </w:rPr>
          </w:r>
          <w:r>
            <w:rPr>
              <w:noProof/>
            </w:rPr>
            <w:fldChar w:fldCharType="separate"/>
          </w:r>
          <w:ins w:id="164" w:author="Anees Shaikh" w:date="2013-10-19T23:57:00Z">
            <w:r w:rsidR="00EE43EB">
              <w:rPr>
                <w:noProof/>
              </w:rPr>
              <w:t>20</w:t>
            </w:r>
          </w:ins>
          <w:ins w:id="165"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6" w:author="Anees Shaikh" w:date="2013-10-19T03:52:00Z"/>
              <w:rFonts w:eastAsiaTheme="minorEastAsia"/>
              <w:noProof/>
              <w:sz w:val="24"/>
              <w:szCs w:val="24"/>
              <w:lang w:eastAsia="ja-JP"/>
            </w:rPr>
          </w:pPr>
          <w:ins w:id="167"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ins>
          <w:r>
            <w:rPr>
              <w:noProof/>
            </w:rPr>
          </w:r>
          <w:r>
            <w:rPr>
              <w:noProof/>
            </w:rPr>
            <w:fldChar w:fldCharType="separate"/>
          </w:r>
          <w:ins w:id="168" w:author="Anees Shaikh" w:date="2013-10-19T23:57:00Z">
            <w:r w:rsidR="00EE43EB">
              <w:rPr>
                <w:noProof/>
              </w:rPr>
              <w:t>20</w:t>
            </w:r>
          </w:ins>
          <w:ins w:id="169"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0" w:author="Anees Shaikh" w:date="2013-10-19T03:52:00Z"/>
              <w:rFonts w:eastAsiaTheme="minorEastAsia"/>
              <w:noProof/>
              <w:sz w:val="24"/>
              <w:szCs w:val="24"/>
              <w:lang w:eastAsia="ja-JP"/>
            </w:rPr>
          </w:pPr>
          <w:ins w:id="171"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ins>
          <w:r>
            <w:rPr>
              <w:noProof/>
            </w:rPr>
          </w:r>
          <w:r>
            <w:rPr>
              <w:noProof/>
            </w:rPr>
            <w:fldChar w:fldCharType="separate"/>
          </w:r>
          <w:ins w:id="172" w:author="Anees Shaikh" w:date="2013-10-19T23:57:00Z">
            <w:r w:rsidR="00EE43EB">
              <w:rPr>
                <w:noProof/>
              </w:rPr>
              <w:t>21</w:t>
            </w:r>
          </w:ins>
          <w:ins w:id="173"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4" w:author="Anees Shaikh" w:date="2013-10-19T03:52:00Z"/>
              <w:rFonts w:eastAsiaTheme="minorEastAsia"/>
              <w:noProof/>
              <w:sz w:val="24"/>
              <w:szCs w:val="24"/>
              <w:lang w:eastAsia="ja-JP"/>
            </w:rPr>
          </w:pPr>
          <w:ins w:id="175"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ins>
          <w:r>
            <w:rPr>
              <w:noProof/>
            </w:rPr>
          </w:r>
          <w:r>
            <w:rPr>
              <w:noProof/>
            </w:rPr>
            <w:fldChar w:fldCharType="separate"/>
          </w:r>
          <w:ins w:id="176" w:author="Anees Shaikh" w:date="2013-10-19T23:57:00Z">
            <w:r w:rsidR="00EE43EB">
              <w:rPr>
                <w:noProof/>
              </w:rPr>
              <w:t>21</w:t>
            </w:r>
          </w:ins>
          <w:ins w:id="177"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78" w:author="Anees Shaikh" w:date="2013-10-19T03:52:00Z"/>
              <w:rFonts w:eastAsiaTheme="minorEastAsia"/>
              <w:noProof/>
              <w:sz w:val="24"/>
              <w:szCs w:val="24"/>
              <w:lang w:eastAsia="ja-JP"/>
            </w:rPr>
          </w:pPr>
          <w:ins w:id="179"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ins>
          <w:r>
            <w:rPr>
              <w:noProof/>
            </w:rPr>
          </w:r>
          <w:r>
            <w:rPr>
              <w:noProof/>
            </w:rPr>
            <w:fldChar w:fldCharType="separate"/>
          </w:r>
          <w:ins w:id="180" w:author="Anees Shaikh" w:date="2013-10-19T23:57:00Z">
            <w:r w:rsidR="00EE43EB">
              <w:rPr>
                <w:noProof/>
              </w:rPr>
              <w:t>21</w:t>
            </w:r>
          </w:ins>
          <w:ins w:id="181"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2" w:author="Anees Shaikh" w:date="2013-10-19T03:52:00Z"/>
              <w:rFonts w:eastAsiaTheme="minorEastAsia"/>
              <w:noProof/>
              <w:sz w:val="24"/>
              <w:szCs w:val="24"/>
              <w:lang w:eastAsia="ja-JP"/>
            </w:rPr>
          </w:pPr>
          <w:ins w:id="183"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ins>
          <w:r>
            <w:rPr>
              <w:noProof/>
            </w:rPr>
          </w:r>
          <w:r>
            <w:rPr>
              <w:noProof/>
            </w:rPr>
            <w:fldChar w:fldCharType="separate"/>
          </w:r>
          <w:ins w:id="184" w:author="Anees Shaikh" w:date="2013-10-19T23:57:00Z">
            <w:r w:rsidR="00EE43EB">
              <w:rPr>
                <w:noProof/>
              </w:rPr>
              <w:t>23</w:t>
            </w:r>
          </w:ins>
          <w:ins w:id="185"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6" w:author="Anees Shaikh" w:date="2013-10-19T03:52:00Z"/>
              <w:rFonts w:eastAsiaTheme="minorEastAsia"/>
              <w:noProof/>
              <w:sz w:val="24"/>
              <w:szCs w:val="24"/>
              <w:lang w:eastAsia="ja-JP"/>
            </w:rPr>
          </w:pPr>
          <w:ins w:id="187"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ins>
          <w:r>
            <w:rPr>
              <w:noProof/>
            </w:rPr>
          </w:r>
          <w:r>
            <w:rPr>
              <w:noProof/>
            </w:rPr>
            <w:fldChar w:fldCharType="separate"/>
          </w:r>
          <w:ins w:id="188" w:author="Anees Shaikh" w:date="2013-10-19T23:57:00Z">
            <w:r w:rsidR="00EE43EB">
              <w:rPr>
                <w:noProof/>
              </w:rPr>
              <w:t>23</w:t>
            </w:r>
          </w:ins>
          <w:ins w:id="189"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0" w:author="Anees Shaikh" w:date="2013-10-19T03:52:00Z"/>
              <w:rFonts w:eastAsiaTheme="minorEastAsia"/>
              <w:noProof/>
              <w:sz w:val="24"/>
              <w:szCs w:val="24"/>
              <w:lang w:eastAsia="ja-JP"/>
            </w:rPr>
          </w:pPr>
          <w:ins w:id="191"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ins>
          <w:r>
            <w:rPr>
              <w:noProof/>
            </w:rPr>
          </w:r>
          <w:r>
            <w:rPr>
              <w:noProof/>
            </w:rPr>
            <w:fldChar w:fldCharType="separate"/>
          </w:r>
          <w:ins w:id="192" w:author="Anees Shaikh" w:date="2013-10-19T23:57:00Z">
            <w:r w:rsidR="00EE43EB">
              <w:rPr>
                <w:noProof/>
              </w:rPr>
              <w:t>23</w:t>
            </w:r>
          </w:ins>
          <w:ins w:id="193"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4" w:author="Anees Shaikh" w:date="2013-10-19T03:52:00Z"/>
              <w:rFonts w:eastAsiaTheme="minorEastAsia"/>
              <w:noProof/>
              <w:sz w:val="24"/>
              <w:szCs w:val="24"/>
              <w:lang w:eastAsia="ja-JP"/>
            </w:rPr>
          </w:pPr>
          <w:ins w:id="195"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ins>
          <w:r>
            <w:rPr>
              <w:noProof/>
            </w:rPr>
          </w:r>
          <w:r>
            <w:rPr>
              <w:noProof/>
            </w:rPr>
            <w:fldChar w:fldCharType="separate"/>
          </w:r>
          <w:ins w:id="196" w:author="Anees Shaikh" w:date="2013-10-19T23:57:00Z">
            <w:r w:rsidR="00EE43EB">
              <w:rPr>
                <w:noProof/>
              </w:rPr>
              <w:t>24</w:t>
            </w:r>
          </w:ins>
          <w:ins w:id="197"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198" w:author="Anees Shaikh" w:date="2013-10-19T03:52:00Z"/>
              <w:rFonts w:eastAsiaTheme="minorEastAsia"/>
              <w:noProof/>
              <w:sz w:val="24"/>
              <w:szCs w:val="24"/>
              <w:lang w:eastAsia="ja-JP"/>
            </w:rPr>
          </w:pPr>
          <w:ins w:id="199"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ins>
          <w:r>
            <w:rPr>
              <w:noProof/>
            </w:rPr>
          </w:r>
          <w:r>
            <w:rPr>
              <w:noProof/>
            </w:rPr>
            <w:fldChar w:fldCharType="separate"/>
          </w:r>
          <w:ins w:id="200" w:author="Anees Shaikh" w:date="2013-10-19T23:57:00Z">
            <w:r w:rsidR="00EE43EB">
              <w:rPr>
                <w:noProof/>
              </w:rPr>
              <w:t>24</w:t>
            </w:r>
          </w:ins>
          <w:ins w:id="201"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2" w:author="Anees Shaikh" w:date="2013-10-19T03:52:00Z"/>
              <w:rFonts w:eastAsiaTheme="minorEastAsia"/>
              <w:noProof/>
              <w:sz w:val="24"/>
              <w:szCs w:val="24"/>
              <w:lang w:eastAsia="ja-JP"/>
            </w:rPr>
          </w:pPr>
          <w:ins w:id="203"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ins>
          <w:r>
            <w:rPr>
              <w:noProof/>
            </w:rPr>
          </w:r>
          <w:r>
            <w:rPr>
              <w:noProof/>
            </w:rPr>
            <w:fldChar w:fldCharType="separate"/>
          </w:r>
          <w:ins w:id="204" w:author="Anees Shaikh" w:date="2013-10-19T23:57:00Z">
            <w:r w:rsidR="00EE43EB">
              <w:rPr>
                <w:noProof/>
              </w:rPr>
              <w:t>25</w:t>
            </w:r>
          </w:ins>
          <w:ins w:id="205"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6" w:author="Anees Shaikh" w:date="2013-10-19T03:52:00Z"/>
              <w:rFonts w:eastAsiaTheme="minorEastAsia"/>
              <w:noProof/>
              <w:sz w:val="24"/>
              <w:szCs w:val="24"/>
              <w:lang w:eastAsia="ja-JP"/>
            </w:rPr>
          </w:pPr>
          <w:ins w:id="207"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ins>
          <w:r>
            <w:rPr>
              <w:noProof/>
            </w:rPr>
          </w:r>
          <w:r>
            <w:rPr>
              <w:noProof/>
            </w:rPr>
            <w:fldChar w:fldCharType="separate"/>
          </w:r>
          <w:ins w:id="208" w:author="Anees Shaikh" w:date="2013-10-19T23:57:00Z">
            <w:r w:rsidR="00EE43EB">
              <w:rPr>
                <w:noProof/>
              </w:rPr>
              <w:t>25</w:t>
            </w:r>
          </w:ins>
          <w:ins w:id="209"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0" w:author="Anees Shaikh" w:date="2013-10-19T03:52:00Z"/>
              <w:rFonts w:eastAsiaTheme="minorEastAsia"/>
              <w:noProof/>
              <w:sz w:val="24"/>
              <w:szCs w:val="24"/>
              <w:lang w:eastAsia="ja-JP"/>
            </w:rPr>
          </w:pPr>
          <w:ins w:id="211"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ins>
          <w:r>
            <w:rPr>
              <w:noProof/>
            </w:rPr>
          </w:r>
          <w:r>
            <w:rPr>
              <w:noProof/>
            </w:rPr>
            <w:fldChar w:fldCharType="separate"/>
          </w:r>
          <w:ins w:id="212" w:author="Anees Shaikh" w:date="2013-10-19T23:57:00Z">
            <w:r w:rsidR="00EE43EB">
              <w:rPr>
                <w:noProof/>
              </w:rPr>
              <w:t>25</w:t>
            </w:r>
          </w:ins>
          <w:ins w:id="213"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4" w:author="Anees Shaikh" w:date="2013-10-19T03:52:00Z"/>
              <w:rFonts w:eastAsiaTheme="minorEastAsia"/>
              <w:noProof/>
              <w:sz w:val="24"/>
              <w:szCs w:val="24"/>
              <w:lang w:eastAsia="ja-JP"/>
            </w:rPr>
          </w:pPr>
          <w:ins w:id="215"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ins>
          <w:r>
            <w:rPr>
              <w:noProof/>
            </w:rPr>
          </w:r>
          <w:r>
            <w:rPr>
              <w:noProof/>
            </w:rPr>
            <w:fldChar w:fldCharType="separate"/>
          </w:r>
          <w:ins w:id="216" w:author="Anees Shaikh" w:date="2013-10-19T23:57:00Z">
            <w:r w:rsidR="00EE43EB">
              <w:rPr>
                <w:noProof/>
              </w:rPr>
              <w:t>25</w:t>
            </w:r>
          </w:ins>
          <w:ins w:id="217"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18" w:author="Anees Shaikh" w:date="2013-10-19T03:52:00Z"/>
              <w:rFonts w:eastAsiaTheme="minorEastAsia"/>
              <w:noProof/>
              <w:sz w:val="24"/>
              <w:szCs w:val="24"/>
              <w:lang w:eastAsia="ja-JP"/>
            </w:rPr>
          </w:pPr>
          <w:ins w:id="219"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ins>
          <w:r>
            <w:rPr>
              <w:noProof/>
            </w:rPr>
          </w:r>
          <w:r>
            <w:rPr>
              <w:noProof/>
            </w:rPr>
            <w:fldChar w:fldCharType="separate"/>
          </w:r>
          <w:ins w:id="220" w:author="Anees Shaikh" w:date="2013-10-19T23:57:00Z">
            <w:r w:rsidR="00EE43EB">
              <w:rPr>
                <w:noProof/>
              </w:rPr>
              <w:t>26</w:t>
            </w:r>
          </w:ins>
          <w:ins w:id="221"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2" w:author="Anees Shaikh" w:date="2013-10-19T03:52:00Z"/>
              <w:rFonts w:eastAsiaTheme="minorEastAsia"/>
              <w:noProof/>
              <w:sz w:val="24"/>
              <w:szCs w:val="24"/>
              <w:lang w:eastAsia="ja-JP"/>
            </w:rPr>
          </w:pPr>
          <w:ins w:id="223"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ins>
          <w:r>
            <w:rPr>
              <w:noProof/>
            </w:rPr>
          </w:r>
          <w:r>
            <w:rPr>
              <w:noProof/>
            </w:rPr>
            <w:fldChar w:fldCharType="separate"/>
          </w:r>
          <w:ins w:id="224" w:author="Anees Shaikh" w:date="2013-10-19T23:57:00Z">
            <w:r w:rsidR="00EE43EB">
              <w:rPr>
                <w:noProof/>
              </w:rPr>
              <w:t>26</w:t>
            </w:r>
          </w:ins>
          <w:ins w:id="225"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6" w:author="Anees Shaikh" w:date="2013-10-19T03:52:00Z"/>
              <w:rFonts w:eastAsiaTheme="minorEastAsia"/>
              <w:noProof/>
              <w:sz w:val="24"/>
              <w:szCs w:val="24"/>
              <w:lang w:eastAsia="ja-JP"/>
            </w:rPr>
          </w:pPr>
          <w:ins w:id="227"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ins>
          <w:r>
            <w:rPr>
              <w:noProof/>
            </w:rPr>
          </w:r>
          <w:r>
            <w:rPr>
              <w:noProof/>
            </w:rPr>
            <w:fldChar w:fldCharType="separate"/>
          </w:r>
          <w:ins w:id="228" w:author="Anees Shaikh" w:date="2013-10-19T23:57:00Z">
            <w:r w:rsidR="00EE43EB">
              <w:rPr>
                <w:noProof/>
              </w:rPr>
              <w:t>27</w:t>
            </w:r>
          </w:ins>
          <w:ins w:id="229"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0" w:author="Anees Shaikh" w:date="2013-10-19T03:52:00Z"/>
              <w:rFonts w:eastAsiaTheme="minorEastAsia"/>
              <w:noProof/>
              <w:sz w:val="24"/>
              <w:szCs w:val="24"/>
              <w:lang w:eastAsia="ja-JP"/>
            </w:rPr>
          </w:pPr>
          <w:ins w:id="231"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ins>
          <w:r>
            <w:rPr>
              <w:noProof/>
            </w:rPr>
          </w:r>
          <w:r>
            <w:rPr>
              <w:noProof/>
            </w:rPr>
            <w:fldChar w:fldCharType="separate"/>
          </w:r>
          <w:ins w:id="232" w:author="Anees Shaikh" w:date="2013-10-19T23:57:00Z">
            <w:r w:rsidR="00EE43EB">
              <w:rPr>
                <w:noProof/>
              </w:rPr>
              <w:t>28</w:t>
            </w:r>
          </w:ins>
          <w:ins w:id="233"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4" w:author="Anees Shaikh" w:date="2013-10-19T03:52:00Z"/>
              <w:rFonts w:eastAsiaTheme="minorEastAsia"/>
              <w:noProof/>
              <w:sz w:val="24"/>
              <w:szCs w:val="24"/>
              <w:lang w:eastAsia="ja-JP"/>
            </w:rPr>
          </w:pPr>
          <w:ins w:id="235"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ins>
          <w:r>
            <w:rPr>
              <w:noProof/>
            </w:rPr>
          </w:r>
          <w:r>
            <w:rPr>
              <w:noProof/>
            </w:rPr>
            <w:fldChar w:fldCharType="separate"/>
          </w:r>
          <w:ins w:id="236" w:author="Anees Shaikh" w:date="2013-10-19T23:57:00Z">
            <w:r w:rsidR="00EE43EB">
              <w:rPr>
                <w:noProof/>
              </w:rPr>
              <w:t>29</w:t>
            </w:r>
          </w:ins>
          <w:ins w:id="237"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38" w:author="Anees Shaikh" w:date="2013-10-19T03:52:00Z"/>
              <w:rFonts w:eastAsiaTheme="minorEastAsia"/>
              <w:noProof/>
              <w:sz w:val="24"/>
              <w:szCs w:val="24"/>
              <w:lang w:eastAsia="ja-JP"/>
            </w:rPr>
          </w:pPr>
          <w:ins w:id="239"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ins>
          <w:r>
            <w:rPr>
              <w:noProof/>
            </w:rPr>
          </w:r>
          <w:r>
            <w:rPr>
              <w:noProof/>
            </w:rPr>
            <w:fldChar w:fldCharType="separate"/>
          </w:r>
          <w:ins w:id="240" w:author="Anees Shaikh" w:date="2013-10-19T23:57:00Z">
            <w:r w:rsidR="00EE43EB">
              <w:rPr>
                <w:noProof/>
              </w:rPr>
              <w:t>29</w:t>
            </w:r>
          </w:ins>
          <w:ins w:id="241"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2" w:author="Anees Shaikh" w:date="2013-10-19T03:52:00Z"/>
              <w:rFonts w:eastAsiaTheme="minorEastAsia"/>
              <w:noProof/>
              <w:sz w:val="24"/>
              <w:szCs w:val="24"/>
              <w:lang w:eastAsia="ja-JP"/>
            </w:rPr>
          </w:pPr>
          <w:ins w:id="243"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ins>
          <w:r>
            <w:rPr>
              <w:noProof/>
            </w:rPr>
          </w:r>
          <w:r>
            <w:rPr>
              <w:noProof/>
            </w:rPr>
            <w:fldChar w:fldCharType="separate"/>
          </w:r>
          <w:ins w:id="244" w:author="Anees Shaikh" w:date="2013-10-19T23:57:00Z">
            <w:r w:rsidR="00EE43EB">
              <w:rPr>
                <w:noProof/>
              </w:rPr>
              <w:t>29</w:t>
            </w:r>
          </w:ins>
          <w:ins w:id="245"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6" w:author="Anees Shaikh" w:date="2013-10-19T03:52:00Z"/>
              <w:rFonts w:eastAsiaTheme="minorEastAsia"/>
              <w:noProof/>
              <w:sz w:val="24"/>
              <w:szCs w:val="24"/>
              <w:lang w:eastAsia="ja-JP"/>
            </w:rPr>
          </w:pPr>
          <w:ins w:id="247"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ins>
          <w:r>
            <w:rPr>
              <w:noProof/>
            </w:rPr>
          </w:r>
          <w:r>
            <w:rPr>
              <w:noProof/>
            </w:rPr>
            <w:fldChar w:fldCharType="separate"/>
          </w:r>
          <w:ins w:id="248" w:author="Anees Shaikh" w:date="2013-10-19T23:57:00Z">
            <w:r w:rsidR="00EE43EB">
              <w:rPr>
                <w:noProof/>
              </w:rPr>
              <w:t>30</w:t>
            </w:r>
          </w:ins>
          <w:ins w:id="249"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0" w:author="Anees Shaikh" w:date="2013-10-19T03:52:00Z"/>
              <w:rFonts w:eastAsiaTheme="minorEastAsia"/>
              <w:noProof/>
              <w:sz w:val="24"/>
              <w:szCs w:val="24"/>
              <w:lang w:eastAsia="ja-JP"/>
            </w:rPr>
          </w:pPr>
          <w:ins w:id="251"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ins>
          <w:r>
            <w:rPr>
              <w:noProof/>
            </w:rPr>
          </w:r>
          <w:r>
            <w:rPr>
              <w:noProof/>
            </w:rPr>
            <w:fldChar w:fldCharType="separate"/>
          </w:r>
          <w:ins w:id="252" w:author="Anees Shaikh" w:date="2013-10-19T23:57:00Z">
            <w:r w:rsidR="00EE43EB">
              <w:rPr>
                <w:noProof/>
              </w:rPr>
              <w:t>30</w:t>
            </w:r>
          </w:ins>
          <w:ins w:id="253"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4" w:author="Anees Shaikh" w:date="2013-10-19T03:52:00Z"/>
              <w:rFonts w:eastAsiaTheme="minorEastAsia"/>
              <w:noProof/>
              <w:sz w:val="24"/>
              <w:szCs w:val="24"/>
              <w:lang w:eastAsia="ja-JP"/>
            </w:rPr>
          </w:pPr>
          <w:ins w:id="255"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ins>
          <w:r>
            <w:rPr>
              <w:noProof/>
            </w:rPr>
          </w:r>
          <w:r>
            <w:rPr>
              <w:noProof/>
            </w:rPr>
            <w:fldChar w:fldCharType="separate"/>
          </w:r>
          <w:ins w:id="256" w:author="Anees Shaikh" w:date="2013-10-19T23:57:00Z">
            <w:r w:rsidR="00EE43EB">
              <w:rPr>
                <w:noProof/>
              </w:rPr>
              <w:t>31</w:t>
            </w:r>
          </w:ins>
          <w:ins w:id="257"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58" w:author="Anees Shaikh" w:date="2013-10-19T03:52:00Z"/>
              <w:rFonts w:eastAsiaTheme="minorEastAsia"/>
              <w:noProof/>
              <w:sz w:val="24"/>
              <w:szCs w:val="24"/>
              <w:lang w:eastAsia="ja-JP"/>
            </w:rPr>
          </w:pPr>
          <w:ins w:id="259"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ins>
          <w:r>
            <w:rPr>
              <w:noProof/>
            </w:rPr>
          </w:r>
          <w:r>
            <w:rPr>
              <w:noProof/>
            </w:rPr>
            <w:fldChar w:fldCharType="separate"/>
          </w:r>
          <w:ins w:id="260" w:author="Anees Shaikh" w:date="2013-10-19T23:57:00Z">
            <w:r w:rsidR="00EE43EB">
              <w:rPr>
                <w:noProof/>
              </w:rPr>
              <w:t>31</w:t>
            </w:r>
          </w:ins>
          <w:ins w:id="261"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2" w:author="Anees Shaikh" w:date="2013-10-19T03:52:00Z"/>
              <w:rFonts w:eastAsiaTheme="minorEastAsia"/>
              <w:noProof/>
              <w:sz w:val="24"/>
              <w:szCs w:val="24"/>
              <w:lang w:eastAsia="ja-JP"/>
            </w:rPr>
          </w:pPr>
          <w:ins w:id="263"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ins>
          <w:r>
            <w:rPr>
              <w:noProof/>
            </w:rPr>
          </w:r>
          <w:r>
            <w:rPr>
              <w:noProof/>
            </w:rPr>
            <w:fldChar w:fldCharType="separate"/>
          </w:r>
          <w:ins w:id="264" w:author="Anees Shaikh" w:date="2013-10-19T23:57:00Z">
            <w:r w:rsidR="00EE43EB">
              <w:rPr>
                <w:noProof/>
              </w:rPr>
              <w:t>31</w:t>
            </w:r>
          </w:ins>
          <w:ins w:id="265"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6" w:author="Anees Shaikh" w:date="2013-10-19T03:52:00Z"/>
              <w:rFonts w:eastAsiaTheme="minorEastAsia"/>
              <w:noProof/>
              <w:sz w:val="24"/>
              <w:szCs w:val="24"/>
              <w:lang w:eastAsia="ja-JP"/>
            </w:rPr>
          </w:pPr>
          <w:ins w:id="267"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ins>
          <w:r>
            <w:rPr>
              <w:noProof/>
            </w:rPr>
          </w:r>
          <w:r>
            <w:rPr>
              <w:noProof/>
            </w:rPr>
            <w:fldChar w:fldCharType="separate"/>
          </w:r>
          <w:ins w:id="268" w:author="Anees Shaikh" w:date="2013-10-19T23:57:00Z">
            <w:r w:rsidR="00EE43EB">
              <w:rPr>
                <w:noProof/>
              </w:rPr>
              <w:t>31</w:t>
            </w:r>
          </w:ins>
          <w:ins w:id="269"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0" w:author="Anees Shaikh" w:date="2013-10-19T03:52:00Z"/>
              <w:rFonts w:eastAsiaTheme="minorEastAsia"/>
              <w:noProof/>
              <w:sz w:val="24"/>
              <w:szCs w:val="24"/>
              <w:lang w:eastAsia="ja-JP"/>
            </w:rPr>
          </w:pPr>
          <w:ins w:id="271" w:author="Anees Shaikh" w:date="2013-10-19T03:52: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ins>
          <w:r>
            <w:rPr>
              <w:noProof/>
            </w:rPr>
          </w:r>
          <w:r>
            <w:rPr>
              <w:noProof/>
            </w:rPr>
            <w:fldChar w:fldCharType="separate"/>
          </w:r>
          <w:ins w:id="272" w:author="Anees Shaikh" w:date="2013-10-19T23:57:00Z">
            <w:r w:rsidR="00EE43EB">
              <w:rPr>
                <w:noProof/>
              </w:rPr>
              <w:t>32</w:t>
            </w:r>
          </w:ins>
          <w:ins w:id="273"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4" w:author="Anees Shaikh" w:date="2013-10-19T03:52:00Z"/>
              <w:rFonts w:eastAsiaTheme="minorEastAsia"/>
              <w:noProof/>
              <w:sz w:val="24"/>
              <w:szCs w:val="24"/>
              <w:lang w:eastAsia="ja-JP"/>
            </w:rPr>
          </w:pPr>
          <w:ins w:id="275"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ins>
          <w:r>
            <w:rPr>
              <w:noProof/>
            </w:rPr>
          </w:r>
          <w:r>
            <w:rPr>
              <w:noProof/>
            </w:rPr>
            <w:fldChar w:fldCharType="separate"/>
          </w:r>
          <w:ins w:id="276" w:author="Anees Shaikh" w:date="2013-10-19T23:57:00Z">
            <w:r w:rsidR="00EE43EB">
              <w:rPr>
                <w:noProof/>
              </w:rPr>
              <w:t>32</w:t>
            </w:r>
          </w:ins>
          <w:ins w:id="277"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78" w:author="Anees Shaikh" w:date="2013-10-19T03:52:00Z"/>
              <w:rFonts w:eastAsiaTheme="minorEastAsia"/>
              <w:noProof/>
              <w:sz w:val="24"/>
              <w:szCs w:val="24"/>
              <w:lang w:eastAsia="ja-JP"/>
            </w:rPr>
          </w:pPr>
          <w:ins w:id="279"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ins>
          <w:r>
            <w:rPr>
              <w:noProof/>
            </w:rPr>
          </w:r>
          <w:r>
            <w:rPr>
              <w:noProof/>
            </w:rPr>
            <w:fldChar w:fldCharType="separate"/>
          </w:r>
          <w:ins w:id="280" w:author="Anees Shaikh" w:date="2013-10-19T23:57:00Z">
            <w:r w:rsidR="00EE43EB">
              <w:rPr>
                <w:noProof/>
              </w:rPr>
              <w:t>33</w:t>
            </w:r>
          </w:ins>
          <w:ins w:id="281"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2" w:author="Anees Shaikh" w:date="2013-10-19T03:52:00Z"/>
              <w:rFonts w:eastAsiaTheme="minorEastAsia"/>
              <w:noProof/>
              <w:sz w:val="24"/>
              <w:szCs w:val="24"/>
              <w:lang w:eastAsia="ja-JP"/>
            </w:rPr>
          </w:pPr>
          <w:ins w:id="283"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ins>
          <w:r>
            <w:rPr>
              <w:noProof/>
            </w:rPr>
          </w:r>
          <w:r>
            <w:rPr>
              <w:noProof/>
            </w:rPr>
            <w:fldChar w:fldCharType="separate"/>
          </w:r>
          <w:ins w:id="284" w:author="Anees Shaikh" w:date="2013-10-19T23:57:00Z">
            <w:r w:rsidR="00EE43EB">
              <w:rPr>
                <w:noProof/>
              </w:rPr>
              <w:t>33</w:t>
            </w:r>
          </w:ins>
          <w:ins w:id="285"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6" w:author="Anees Shaikh" w:date="2013-10-19T03:52:00Z"/>
              <w:rFonts w:eastAsiaTheme="minorEastAsia"/>
              <w:noProof/>
              <w:sz w:val="24"/>
              <w:szCs w:val="24"/>
              <w:lang w:eastAsia="ja-JP"/>
            </w:rPr>
          </w:pPr>
          <w:ins w:id="287"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ins>
          <w:r>
            <w:rPr>
              <w:noProof/>
            </w:rPr>
          </w:r>
          <w:r>
            <w:rPr>
              <w:noProof/>
            </w:rPr>
            <w:fldChar w:fldCharType="separate"/>
          </w:r>
          <w:ins w:id="288" w:author="Anees Shaikh" w:date="2013-10-19T23:57:00Z">
            <w:r w:rsidR="00EE43EB">
              <w:rPr>
                <w:noProof/>
              </w:rPr>
              <w:t>33</w:t>
            </w:r>
          </w:ins>
          <w:ins w:id="289"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0" w:author="Anees Shaikh" w:date="2013-10-19T03:52:00Z"/>
              <w:rFonts w:eastAsiaTheme="minorEastAsia"/>
              <w:noProof/>
              <w:sz w:val="24"/>
              <w:szCs w:val="24"/>
              <w:lang w:eastAsia="ja-JP"/>
            </w:rPr>
          </w:pPr>
          <w:ins w:id="291"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ins>
          <w:r>
            <w:rPr>
              <w:noProof/>
            </w:rPr>
          </w:r>
          <w:r>
            <w:rPr>
              <w:noProof/>
            </w:rPr>
            <w:fldChar w:fldCharType="separate"/>
          </w:r>
          <w:ins w:id="292" w:author="Anees Shaikh" w:date="2013-10-19T23:57:00Z">
            <w:r w:rsidR="00EE43EB">
              <w:rPr>
                <w:noProof/>
              </w:rPr>
              <w:t>34</w:t>
            </w:r>
          </w:ins>
          <w:ins w:id="293"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4" w:author="Anees Shaikh" w:date="2013-10-19T03:52:00Z"/>
              <w:rFonts w:eastAsiaTheme="minorEastAsia"/>
              <w:noProof/>
              <w:sz w:val="24"/>
              <w:szCs w:val="24"/>
              <w:lang w:eastAsia="ja-JP"/>
            </w:rPr>
          </w:pPr>
          <w:ins w:id="295"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ins>
          <w:r>
            <w:rPr>
              <w:noProof/>
            </w:rPr>
          </w:r>
          <w:r>
            <w:rPr>
              <w:noProof/>
            </w:rPr>
            <w:fldChar w:fldCharType="separate"/>
          </w:r>
          <w:ins w:id="296" w:author="Anees Shaikh" w:date="2013-10-19T23:57:00Z">
            <w:r w:rsidR="00EE43EB">
              <w:rPr>
                <w:noProof/>
              </w:rPr>
              <w:t>35</w:t>
            </w:r>
          </w:ins>
          <w:ins w:id="297"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298" w:author="Anees Shaikh" w:date="2013-10-19T03:52:00Z"/>
              <w:rFonts w:eastAsiaTheme="minorEastAsia"/>
              <w:noProof/>
              <w:sz w:val="24"/>
              <w:szCs w:val="24"/>
              <w:lang w:eastAsia="ja-JP"/>
            </w:rPr>
          </w:pPr>
          <w:ins w:id="299"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ins>
          <w:r>
            <w:rPr>
              <w:noProof/>
            </w:rPr>
          </w:r>
          <w:r>
            <w:rPr>
              <w:noProof/>
            </w:rPr>
            <w:fldChar w:fldCharType="separate"/>
          </w:r>
          <w:ins w:id="300" w:author="Anees Shaikh" w:date="2013-10-19T23:57:00Z">
            <w:r w:rsidR="00EE43EB">
              <w:rPr>
                <w:noProof/>
              </w:rPr>
              <w:t>35</w:t>
            </w:r>
          </w:ins>
          <w:ins w:id="301"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2" w:author="Anees Shaikh" w:date="2013-10-19T03:52:00Z"/>
              <w:rFonts w:eastAsiaTheme="minorEastAsia"/>
              <w:noProof/>
              <w:sz w:val="24"/>
              <w:szCs w:val="24"/>
              <w:lang w:eastAsia="ja-JP"/>
            </w:rPr>
          </w:pPr>
          <w:ins w:id="303"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ins>
          <w:r>
            <w:rPr>
              <w:noProof/>
            </w:rPr>
          </w:r>
          <w:r>
            <w:rPr>
              <w:noProof/>
            </w:rPr>
            <w:fldChar w:fldCharType="separate"/>
          </w:r>
          <w:ins w:id="304" w:author="Anees Shaikh" w:date="2013-10-19T23:57:00Z">
            <w:r w:rsidR="00EE43EB">
              <w:rPr>
                <w:noProof/>
              </w:rPr>
              <w:t>36</w:t>
            </w:r>
          </w:ins>
          <w:ins w:id="305"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6" w:author="Anees Shaikh" w:date="2013-10-19T03:52:00Z"/>
              <w:rFonts w:eastAsiaTheme="minorEastAsia"/>
              <w:noProof/>
              <w:sz w:val="24"/>
              <w:szCs w:val="24"/>
              <w:lang w:eastAsia="ja-JP"/>
            </w:rPr>
          </w:pPr>
          <w:ins w:id="307"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ins>
          <w:r>
            <w:rPr>
              <w:noProof/>
            </w:rPr>
          </w:r>
          <w:r>
            <w:rPr>
              <w:noProof/>
            </w:rPr>
            <w:fldChar w:fldCharType="separate"/>
          </w:r>
          <w:ins w:id="308" w:author="Anees Shaikh" w:date="2013-10-19T23:57:00Z">
            <w:r w:rsidR="00EE43EB">
              <w:rPr>
                <w:noProof/>
              </w:rPr>
              <w:t>36</w:t>
            </w:r>
          </w:ins>
          <w:ins w:id="309"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0" w:author="Anees Shaikh" w:date="2013-10-19T03:52:00Z"/>
              <w:rFonts w:eastAsiaTheme="minorEastAsia"/>
              <w:noProof/>
              <w:sz w:val="24"/>
              <w:szCs w:val="24"/>
              <w:lang w:eastAsia="ja-JP"/>
            </w:rPr>
          </w:pPr>
          <w:ins w:id="311"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ins>
          <w:r>
            <w:rPr>
              <w:noProof/>
            </w:rPr>
          </w:r>
          <w:r>
            <w:rPr>
              <w:noProof/>
            </w:rPr>
            <w:fldChar w:fldCharType="separate"/>
          </w:r>
          <w:ins w:id="312" w:author="Anees Shaikh" w:date="2013-10-19T23:57:00Z">
            <w:r w:rsidR="00EE43EB">
              <w:rPr>
                <w:noProof/>
              </w:rPr>
              <w:t>36</w:t>
            </w:r>
          </w:ins>
          <w:ins w:id="313"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4" w:author="Anees Shaikh" w:date="2013-10-19T03:52:00Z"/>
              <w:rFonts w:eastAsiaTheme="minorEastAsia"/>
              <w:noProof/>
              <w:sz w:val="24"/>
              <w:szCs w:val="24"/>
              <w:lang w:eastAsia="ja-JP"/>
            </w:rPr>
          </w:pPr>
          <w:ins w:id="315"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ins>
          <w:r>
            <w:rPr>
              <w:noProof/>
            </w:rPr>
          </w:r>
          <w:r>
            <w:rPr>
              <w:noProof/>
            </w:rPr>
            <w:fldChar w:fldCharType="separate"/>
          </w:r>
          <w:ins w:id="316" w:author="Anees Shaikh" w:date="2013-10-19T23:57:00Z">
            <w:r w:rsidR="00EE43EB">
              <w:rPr>
                <w:noProof/>
              </w:rPr>
              <w:t>36</w:t>
            </w:r>
          </w:ins>
          <w:ins w:id="317"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18" w:author="Anees Shaikh" w:date="2013-10-19T03:52:00Z"/>
              <w:rFonts w:eastAsiaTheme="minorEastAsia"/>
              <w:noProof/>
              <w:sz w:val="24"/>
              <w:szCs w:val="24"/>
              <w:lang w:eastAsia="ja-JP"/>
            </w:rPr>
          </w:pPr>
          <w:ins w:id="319"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ins>
          <w:r>
            <w:rPr>
              <w:noProof/>
            </w:rPr>
          </w:r>
          <w:r>
            <w:rPr>
              <w:noProof/>
            </w:rPr>
            <w:fldChar w:fldCharType="separate"/>
          </w:r>
          <w:ins w:id="320" w:author="Anees Shaikh" w:date="2013-10-19T23:57:00Z">
            <w:r w:rsidR="00EE43EB">
              <w:rPr>
                <w:noProof/>
              </w:rPr>
              <w:t>38</w:t>
            </w:r>
          </w:ins>
          <w:ins w:id="321"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2" w:author="Anees Shaikh" w:date="2013-10-19T03:52:00Z"/>
              <w:rFonts w:eastAsiaTheme="minorEastAsia"/>
              <w:noProof/>
              <w:sz w:val="24"/>
              <w:szCs w:val="24"/>
              <w:lang w:eastAsia="ja-JP"/>
            </w:rPr>
          </w:pPr>
          <w:ins w:id="323"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ins>
          <w:r>
            <w:rPr>
              <w:noProof/>
            </w:rPr>
          </w:r>
          <w:r>
            <w:rPr>
              <w:noProof/>
            </w:rPr>
            <w:fldChar w:fldCharType="separate"/>
          </w:r>
          <w:ins w:id="324" w:author="Anees Shaikh" w:date="2013-10-19T23:57:00Z">
            <w:r w:rsidR="00EE43EB">
              <w:rPr>
                <w:noProof/>
              </w:rPr>
              <w:t>39</w:t>
            </w:r>
          </w:ins>
          <w:ins w:id="325"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6" w:author="Anees Shaikh" w:date="2013-10-19T03:52:00Z"/>
              <w:rFonts w:eastAsiaTheme="minorEastAsia"/>
              <w:noProof/>
              <w:sz w:val="24"/>
              <w:szCs w:val="24"/>
              <w:lang w:eastAsia="ja-JP"/>
            </w:rPr>
          </w:pPr>
          <w:ins w:id="327"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ins>
          <w:r>
            <w:rPr>
              <w:noProof/>
            </w:rPr>
          </w:r>
          <w:r>
            <w:rPr>
              <w:noProof/>
            </w:rPr>
            <w:fldChar w:fldCharType="separate"/>
          </w:r>
          <w:ins w:id="328" w:author="Anees Shaikh" w:date="2013-10-19T23:57:00Z">
            <w:r w:rsidR="00EE43EB">
              <w:rPr>
                <w:noProof/>
              </w:rPr>
              <w:t>40</w:t>
            </w:r>
          </w:ins>
          <w:ins w:id="329"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0" w:author="Anees Shaikh" w:date="2013-10-19T03:52:00Z"/>
              <w:rFonts w:eastAsiaTheme="minorEastAsia"/>
              <w:noProof/>
              <w:sz w:val="24"/>
              <w:szCs w:val="24"/>
              <w:lang w:eastAsia="ja-JP"/>
            </w:rPr>
          </w:pPr>
          <w:ins w:id="331"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ins>
          <w:r>
            <w:rPr>
              <w:noProof/>
            </w:rPr>
          </w:r>
          <w:r>
            <w:rPr>
              <w:noProof/>
            </w:rPr>
            <w:fldChar w:fldCharType="separate"/>
          </w:r>
          <w:ins w:id="332" w:author="Anees Shaikh" w:date="2013-10-19T23:57:00Z">
            <w:r w:rsidR="00EE43EB">
              <w:rPr>
                <w:noProof/>
              </w:rPr>
              <w:t>40</w:t>
            </w:r>
          </w:ins>
          <w:ins w:id="333"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4" w:author="Anees Shaikh" w:date="2013-10-19T03:52:00Z"/>
              <w:rFonts w:eastAsiaTheme="minorEastAsia"/>
              <w:noProof/>
              <w:sz w:val="24"/>
              <w:szCs w:val="24"/>
              <w:lang w:eastAsia="ja-JP"/>
            </w:rPr>
          </w:pPr>
          <w:ins w:id="335"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ins>
          <w:r>
            <w:rPr>
              <w:noProof/>
            </w:rPr>
          </w:r>
          <w:r>
            <w:rPr>
              <w:noProof/>
            </w:rPr>
            <w:fldChar w:fldCharType="separate"/>
          </w:r>
          <w:ins w:id="336" w:author="Anees Shaikh" w:date="2013-10-19T23:57:00Z">
            <w:r w:rsidR="00EE43EB">
              <w:rPr>
                <w:noProof/>
              </w:rPr>
              <w:t>42</w:t>
            </w:r>
          </w:ins>
          <w:ins w:id="337"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38" w:author="Anees Shaikh" w:date="2013-10-19T03:52:00Z"/>
              <w:rFonts w:eastAsiaTheme="minorEastAsia"/>
              <w:noProof/>
            </w:rPr>
          </w:pPr>
          <w:del w:id="339"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0" w:author="Anees Shaikh" w:date="2013-10-19T03:52:00Z"/>
              <w:rFonts w:eastAsiaTheme="minorEastAsia"/>
              <w:noProof/>
            </w:rPr>
          </w:pPr>
          <w:del w:id="341"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2" w:author="Anees Shaikh" w:date="2013-10-19T03:52:00Z"/>
              <w:rFonts w:eastAsiaTheme="minorEastAsia"/>
              <w:noProof/>
            </w:rPr>
          </w:pPr>
          <w:del w:id="343"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4" w:author="Anees Shaikh" w:date="2013-10-19T03:52:00Z"/>
              <w:rFonts w:eastAsiaTheme="minorEastAsia"/>
              <w:noProof/>
            </w:rPr>
          </w:pPr>
          <w:del w:id="345"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6" w:author="Anees Shaikh" w:date="2013-10-19T03:52:00Z"/>
              <w:rFonts w:eastAsiaTheme="minorEastAsia"/>
              <w:noProof/>
            </w:rPr>
          </w:pPr>
          <w:del w:id="347"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48" w:author="Anees Shaikh" w:date="2013-10-19T03:52:00Z"/>
              <w:rFonts w:eastAsiaTheme="minorEastAsia"/>
              <w:noProof/>
            </w:rPr>
          </w:pPr>
          <w:del w:id="349"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0" w:author="Anees Shaikh" w:date="2013-10-19T03:52:00Z"/>
              <w:rFonts w:eastAsiaTheme="minorEastAsia"/>
              <w:noProof/>
            </w:rPr>
          </w:pPr>
          <w:del w:id="351"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2" w:author="Anees Shaikh" w:date="2013-10-19T03:52:00Z"/>
              <w:rFonts w:eastAsiaTheme="minorEastAsia"/>
              <w:noProof/>
            </w:rPr>
          </w:pPr>
          <w:del w:id="353"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4" w:author="Anees Shaikh" w:date="2013-10-19T03:52:00Z"/>
              <w:rFonts w:eastAsiaTheme="minorEastAsia"/>
              <w:noProof/>
            </w:rPr>
          </w:pPr>
          <w:del w:id="355"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6" w:author="Anees Shaikh" w:date="2013-10-19T03:52:00Z"/>
              <w:rFonts w:eastAsiaTheme="minorEastAsia"/>
              <w:noProof/>
            </w:rPr>
          </w:pPr>
          <w:del w:id="357"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58" w:author="Anees Shaikh" w:date="2013-10-19T03:52:00Z"/>
              <w:rFonts w:eastAsiaTheme="minorEastAsia"/>
              <w:noProof/>
            </w:rPr>
          </w:pPr>
          <w:del w:id="359"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0" w:author="Anees Shaikh" w:date="2013-10-19T03:52:00Z"/>
              <w:rFonts w:eastAsiaTheme="minorEastAsia"/>
              <w:noProof/>
            </w:rPr>
          </w:pPr>
          <w:del w:id="361"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2" w:author="Anees Shaikh" w:date="2013-10-19T03:52:00Z"/>
              <w:rFonts w:eastAsiaTheme="minorEastAsia"/>
              <w:noProof/>
            </w:rPr>
          </w:pPr>
          <w:del w:id="363"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4" w:author="Anees Shaikh" w:date="2013-10-19T03:52:00Z"/>
              <w:rFonts w:eastAsiaTheme="minorEastAsia"/>
              <w:noProof/>
            </w:rPr>
          </w:pPr>
          <w:del w:id="365"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6" w:author="Anees Shaikh" w:date="2013-10-19T03:52:00Z"/>
              <w:rFonts w:eastAsiaTheme="minorEastAsia"/>
              <w:noProof/>
            </w:rPr>
          </w:pPr>
          <w:del w:id="367"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68" w:author="Anees Shaikh" w:date="2013-10-19T03:52:00Z"/>
              <w:rFonts w:eastAsiaTheme="minorEastAsia"/>
              <w:noProof/>
            </w:rPr>
          </w:pPr>
          <w:del w:id="369"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0" w:author="Anees Shaikh" w:date="2013-10-19T03:52:00Z"/>
              <w:rFonts w:eastAsiaTheme="minorEastAsia"/>
              <w:noProof/>
            </w:rPr>
          </w:pPr>
          <w:del w:id="371"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2" w:author="Anees Shaikh" w:date="2013-10-19T03:52:00Z"/>
              <w:rFonts w:eastAsiaTheme="minorEastAsia"/>
              <w:noProof/>
            </w:rPr>
          </w:pPr>
          <w:del w:id="373"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4" w:author="Anees Shaikh" w:date="2013-10-19T03:52:00Z"/>
              <w:rFonts w:eastAsiaTheme="minorEastAsia"/>
              <w:noProof/>
            </w:rPr>
          </w:pPr>
          <w:del w:id="375"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6" w:author="Anees Shaikh" w:date="2013-10-19T03:52:00Z"/>
              <w:rFonts w:eastAsiaTheme="minorEastAsia"/>
              <w:noProof/>
            </w:rPr>
          </w:pPr>
          <w:del w:id="377"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78" w:author="Anees Shaikh" w:date="2013-10-19T03:52:00Z"/>
              <w:rFonts w:eastAsiaTheme="minorEastAsia"/>
              <w:noProof/>
            </w:rPr>
          </w:pPr>
          <w:del w:id="379"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0" w:author="Anees Shaikh" w:date="2013-10-19T03:52:00Z"/>
              <w:rFonts w:eastAsiaTheme="minorEastAsia"/>
              <w:noProof/>
            </w:rPr>
          </w:pPr>
          <w:del w:id="381"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2" w:author="Anees Shaikh" w:date="2013-10-19T03:52:00Z"/>
              <w:rFonts w:eastAsiaTheme="minorEastAsia"/>
              <w:noProof/>
            </w:rPr>
          </w:pPr>
          <w:del w:id="383"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4" w:author="Anees Shaikh" w:date="2013-10-19T03:52:00Z"/>
              <w:rFonts w:eastAsiaTheme="minorEastAsia"/>
              <w:noProof/>
            </w:rPr>
          </w:pPr>
          <w:del w:id="385"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6" w:author="Anees Shaikh" w:date="2013-10-19T03:52:00Z"/>
              <w:rFonts w:eastAsiaTheme="minorEastAsia"/>
              <w:noProof/>
            </w:rPr>
          </w:pPr>
          <w:del w:id="387"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88" w:author="Anees Shaikh" w:date="2013-10-19T03:52:00Z"/>
              <w:rFonts w:eastAsiaTheme="minorEastAsia"/>
              <w:noProof/>
            </w:rPr>
          </w:pPr>
          <w:del w:id="389"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0" w:author="Anees Shaikh" w:date="2013-10-19T03:52:00Z"/>
              <w:rFonts w:eastAsiaTheme="minorEastAsia"/>
              <w:noProof/>
            </w:rPr>
          </w:pPr>
          <w:del w:id="391"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2" w:author="Anees Shaikh" w:date="2013-10-19T03:52:00Z"/>
              <w:rFonts w:eastAsiaTheme="minorEastAsia"/>
              <w:noProof/>
            </w:rPr>
          </w:pPr>
          <w:del w:id="393"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4" w:author="Anees Shaikh" w:date="2013-10-19T03:52:00Z"/>
              <w:rFonts w:eastAsiaTheme="minorEastAsia"/>
              <w:noProof/>
            </w:rPr>
          </w:pPr>
          <w:del w:id="395"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6" w:author="Anees Shaikh" w:date="2013-10-19T03:52:00Z"/>
              <w:rFonts w:eastAsiaTheme="minorEastAsia"/>
              <w:noProof/>
            </w:rPr>
          </w:pPr>
          <w:del w:id="397"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98" w:author="Anees Shaikh" w:date="2013-10-19T03:52:00Z"/>
              <w:rFonts w:eastAsiaTheme="minorEastAsia"/>
              <w:noProof/>
            </w:rPr>
          </w:pPr>
          <w:del w:id="399"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0" w:author="Anees Shaikh" w:date="2013-10-19T03:52:00Z"/>
              <w:rFonts w:eastAsiaTheme="minorEastAsia"/>
              <w:noProof/>
            </w:rPr>
          </w:pPr>
          <w:del w:id="401"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2" w:author="Anees Shaikh" w:date="2013-10-19T03:52:00Z"/>
              <w:rFonts w:eastAsiaTheme="minorEastAsia"/>
              <w:noProof/>
            </w:rPr>
          </w:pPr>
          <w:del w:id="403"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4" w:author="Anees Shaikh" w:date="2013-10-19T03:52:00Z"/>
              <w:rFonts w:eastAsiaTheme="minorEastAsia"/>
              <w:noProof/>
            </w:rPr>
          </w:pPr>
          <w:del w:id="405"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6" w:author="Anees Shaikh" w:date="2013-10-19T03:52:00Z"/>
              <w:rFonts w:eastAsiaTheme="minorEastAsia"/>
              <w:noProof/>
            </w:rPr>
          </w:pPr>
          <w:del w:id="407"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08" w:author="Anees Shaikh" w:date="2013-10-19T03:52:00Z"/>
              <w:rFonts w:eastAsiaTheme="minorEastAsia"/>
              <w:noProof/>
            </w:rPr>
          </w:pPr>
          <w:del w:id="409"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0" w:author="Anees Shaikh" w:date="2013-10-19T03:52:00Z"/>
              <w:rFonts w:eastAsiaTheme="minorEastAsia"/>
              <w:noProof/>
            </w:rPr>
          </w:pPr>
          <w:del w:id="411"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2" w:author="Anees Shaikh" w:date="2013-10-19T03:52:00Z"/>
              <w:rFonts w:eastAsiaTheme="minorEastAsia"/>
              <w:noProof/>
            </w:rPr>
          </w:pPr>
          <w:del w:id="413"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4" w:author="Anees Shaikh" w:date="2013-10-19T03:52:00Z"/>
              <w:rFonts w:eastAsiaTheme="minorEastAsia"/>
              <w:noProof/>
            </w:rPr>
          </w:pPr>
          <w:del w:id="415"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6" w:author="Anees Shaikh" w:date="2013-10-19T03:52:00Z"/>
              <w:rFonts w:eastAsiaTheme="minorEastAsia"/>
              <w:noProof/>
            </w:rPr>
          </w:pPr>
          <w:del w:id="417"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18" w:author="Anees Shaikh" w:date="2013-10-19T03:52:00Z"/>
              <w:rFonts w:eastAsiaTheme="minorEastAsia"/>
              <w:noProof/>
            </w:rPr>
          </w:pPr>
          <w:del w:id="419"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0" w:author="Anees Shaikh" w:date="2013-10-19T03:52:00Z"/>
              <w:rFonts w:eastAsiaTheme="minorEastAsia"/>
              <w:noProof/>
            </w:rPr>
          </w:pPr>
          <w:del w:id="421"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2" w:author="Anees Shaikh" w:date="2013-10-19T03:52:00Z"/>
              <w:rFonts w:eastAsiaTheme="minorEastAsia"/>
              <w:noProof/>
            </w:rPr>
          </w:pPr>
          <w:del w:id="423"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4" w:author="Anees Shaikh" w:date="2013-10-19T03:52:00Z"/>
              <w:rFonts w:eastAsiaTheme="minorEastAsia"/>
              <w:noProof/>
            </w:rPr>
          </w:pPr>
          <w:del w:id="425"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6" w:author="Anees Shaikh" w:date="2013-10-19T03:52:00Z"/>
              <w:rFonts w:eastAsiaTheme="minorEastAsia"/>
              <w:noProof/>
            </w:rPr>
          </w:pPr>
          <w:del w:id="427"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28" w:author="Anees Shaikh" w:date="2013-10-19T03:52:00Z"/>
              <w:rFonts w:eastAsiaTheme="minorEastAsia"/>
              <w:noProof/>
            </w:rPr>
          </w:pPr>
          <w:del w:id="429"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0" w:author="Anees Shaikh" w:date="2013-10-19T03:52:00Z"/>
              <w:rFonts w:eastAsiaTheme="minorEastAsia"/>
              <w:noProof/>
            </w:rPr>
          </w:pPr>
          <w:del w:id="431"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2" w:author="Anees Shaikh" w:date="2013-10-19T03:52:00Z"/>
              <w:rFonts w:eastAsiaTheme="minorEastAsia"/>
              <w:noProof/>
            </w:rPr>
          </w:pPr>
          <w:del w:id="433"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4" w:author="Anees Shaikh" w:date="2013-10-19T03:52:00Z"/>
              <w:rFonts w:eastAsiaTheme="minorEastAsia"/>
              <w:noProof/>
            </w:rPr>
          </w:pPr>
          <w:del w:id="435"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6" w:author="Anees Shaikh" w:date="2013-10-19T03:52:00Z"/>
              <w:rFonts w:eastAsiaTheme="minorEastAsia"/>
              <w:noProof/>
            </w:rPr>
          </w:pPr>
          <w:del w:id="437"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38" w:author="Anees Shaikh" w:date="2013-10-19T03:52:00Z"/>
              <w:rFonts w:eastAsiaTheme="minorEastAsia"/>
              <w:noProof/>
            </w:rPr>
          </w:pPr>
          <w:del w:id="439"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0" w:author="Anees Shaikh" w:date="2013-10-19T03:52:00Z"/>
              <w:rFonts w:eastAsiaTheme="minorEastAsia"/>
              <w:noProof/>
            </w:rPr>
          </w:pPr>
          <w:del w:id="441"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2" w:author="Anees Shaikh" w:date="2013-10-19T03:52:00Z"/>
              <w:rFonts w:eastAsiaTheme="minorEastAsia"/>
              <w:noProof/>
            </w:rPr>
          </w:pPr>
          <w:del w:id="443"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4" w:author="Anees Shaikh" w:date="2013-10-19T03:52:00Z"/>
              <w:rFonts w:eastAsiaTheme="minorEastAsia"/>
              <w:noProof/>
            </w:rPr>
          </w:pPr>
          <w:del w:id="445"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6" w:author="Anees Shaikh" w:date="2013-10-19T03:52:00Z"/>
              <w:rFonts w:eastAsiaTheme="minorEastAsia"/>
              <w:noProof/>
            </w:rPr>
          </w:pPr>
          <w:del w:id="447"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48" w:author="Anees Shaikh" w:date="2013-10-19T03:52:00Z"/>
              <w:rFonts w:eastAsiaTheme="minorEastAsia"/>
              <w:noProof/>
            </w:rPr>
          </w:pPr>
          <w:del w:id="449"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0" w:author="Anees Shaikh" w:date="2013-10-19T03:52:00Z"/>
              <w:rFonts w:eastAsiaTheme="minorEastAsia"/>
              <w:noProof/>
            </w:rPr>
          </w:pPr>
          <w:del w:id="451"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2" w:author="Anees Shaikh" w:date="2013-10-19T03:52:00Z"/>
              <w:rFonts w:eastAsiaTheme="minorEastAsia"/>
              <w:noProof/>
            </w:rPr>
          </w:pPr>
          <w:del w:id="453"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4" w:author="Anees Shaikh" w:date="2013-10-19T03:52:00Z"/>
              <w:rFonts w:eastAsiaTheme="minorEastAsia"/>
              <w:noProof/>
            </w:rPr>
          </w:pPr>
          <w:del w:id="455"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6" w:author="Anees Shaikh" w:date="2013-10-19T03:52:00Z"/>
              <w:rFonts w:eastAsiaTheme="minorEastAsia"/>
              <w:noProof/>
            </w:rPr>
          </w:pPr>
          <w:del w:id="457"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58" w:author="Anees Shaikh" w:date="2013-10-19T03:52:00Z"/>
              <w:rFonts w:eastAsiaTheme="minorEastAsia"/>
              <w:noProof/>
            </w:rPr>
          </w:pPr>
          <w:del w:id="459"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0" w:author="Anees Shaikh" w:date="2013-10-19T03:52:00Z"/>
              <w:rFonts w:eastAsiaTheme="minorEastAsia"/>
              <w:noProof/>
            </w:rPr>
          </w:pPr>
          <w:del w:id="461"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2" w:author="Anees Shaikh" w:date="2013-10-19T03:52:00Z"/>
              <w:rFonts w:eastAsiaTheme="minorEastAsia"/>
              <w:noProof/>
            </w:rPr>
          </w:pPr>
          <w:del w:id="463"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4" w:author="Anees Shaikh" w:date="2013-10-19T03:52:00Z"/>
              <w:rFonts w:eastAsiaTheme="minorEastAsia"/>
              <w:noProof/>
            </w:rPr>
          </w:pPr>
          <w:del w:id="465"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6" w:author="Anees Shaikh" w:date="2013-10-19T03:52:00Z"/>
              <w:rFonts w:eastAsiaTheme="minorEastAsia"/>
              <w:noProof/>
            </w:rPr>
          </w:pPr>
          <w:del w:id="467"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68" w:author="Anees Shaikh" w:date="2013-10-19T03:52:00Z"/>
              <w:rFonts w:eastAsiaTheme="minorEastAsia"/>
              <w:noProof/>
            </w:rPr>
          </w:pPr>
          <w:del w:id="469"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0" w:author="Anees Shaikh" w:date="2013-10-19T03:52:00Z"/>
              <w:rFonts w:eastAsiaTheme="minorEastAsia"/>
              <w:noProof/>
            </w:rPr>
          </w:pPr>
          <w:del w:id="471"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2" w:author="Anees Shaikh" w:date="2013-10-19T03:52:00Z"/>
              <w:rFonts w:eastAsiaTheme="minorEastAsia"/>
              <w:noProof/>
            </w:rPr>
          </w:pPr>
          <w:del w:id="473"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4" w:author="Anees Shaikh" w:date="2013-10-19T03:52:00Z"/>
              <w:rFonts w:eastAsiaTheme="minorEastAsia"/>
              <w:noProof/>
            </w:rPr>
          </w:pPr>
          <w:del w:id="475"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6" w:author="Anees Shaikh" w:date="2013-10-19T03:52:00Z"/>
              <w:rFonts w:eastAsiaTheme="minorEastAsia"/>
              <w:noProof/>
            </w:rPr>
          </w:pPr>
          <w:del w:id="477"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78" w:author="Anees Shaikh" w:date="2013-10-19T03:52:00Z"/>
              <w:rFonts w:eastAsiaTheme="minorEastAsia"/>
              <w:noProof/>
            </w:rPr>
          </w:pPr>
          <w:del w:id="479"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0" w:author="Anees Shaikh" w:date="2013-10-19T03:52:00Z"/>
              <w:rFonts w:eastAsiaTheme="minorEastAsia"/>
              <w:noProof/>
            </w:rPr>
          </w:pPr>
          <w:del w:id="481"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2" w:author="Anees Shaikh" w:date="2013-10-19T03:52:00Z"/>
              <w:rFonts w:eastAsiaTheme="minorEastAsia"/>
              <w:noProof/>
            </w:rPr>
          </w:pPr>
          <w:del w:id="483"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4" w:author="Anees Shaikh" w:date="2013-10-19T03:52:00Z"/>
              <w:rFonts w:eastAsiaTheme="minorEastAsia"/>
              <w:noProof/>
            </w:rPr>
          </w:pPr>
          <w:del w:id="485"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6" w:author="Anees Shaikh" w:date="2013-10-19T03:52:00Z"/>
              <w:rFonts w:eastAsiaTheme="minorEastAsia"/>
              <w:noProof/>
            </w:rPr>
          </w:pPr>
          <w:del w:id="487"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88" w:author="Anees Shaikh" w:date="2013-10-19T03:52:00Z"/>
              <w:rFonts w:eastAsiaTheme="minorEastAsia"/>
              <w:noProof/>
            </w:rPr>
          </w:pPr>
          <w:del w:id="489"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0" w:author="Anees Shaikh" w:date="2013-10-19T03:52:00Z"/>
              <w:rFonts w:eastAsiaTheme="minorEastAsia"/>
              <w:noProof/>
            </w:rPr>
          </w:pPr>
          <w:del w:id="491"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2" w:author="Anees Shaikh" w:date="2013-10-19T03:52:00Z"/>
              <w:rFonts w:eastAsiaTheme="minorEastAsia"/>
              <w:noProof/>
            </w:rPr>
          </w:pPr>
          <w:del w:id="493"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4" w:author="Anees Shaikh" w:date="2013-10-19T03:52:00Z"/>
              <w:rFonts w:eastAsiaTheme="minorEastAsia"/>
              <w:noProof/>
            </w:rPr>
          </w:pPr>
          <w:del w:id="495"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6" w:author="Anees Shaikh" w:date="2013-10-19T03:52:00Z"/>
              <w:rFonts w:eastAsiaTheme="minorEastAsia"/>
              <w:noProof/>
            </w:rPr>
          </w:pPr>
          <w:del w:id="497"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98" w:author="Anees Shaikh" w:date="2013-10-19T03:52:00Z"/>
              <w:rFonts w:eastAsiaTheme="minorEastAsia"/>
              <w:noProof/>
            </w:rPr>
          </w:pPr>
          <w:del w:id="499"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0" w:author="Anees Shaikh" w:date="2013-10-19T03:52:00Z"/>
              <w:rFonts w:eastAsiaTheme="minorEastAsia"/>
              <w:noProof/>
            </w:rPr>
          </w:pPr>
          <w:del w:id="501"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2" w:author="Anees Shaikh" w:date="2013-10-19T03:52:00Z"/>
              <w:rFonts w:eastAsiaTheme="minorEastAsia"/>
              <w:noProof/>
            </w:rPr>
          </w:pPr>
          <w:del w:id="503"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4" w:author="Anees Shaikh" w:date="2013-10-19T03:52:00Z"/>
              <w:rFonts w:eastAsiaTheme="minorEastAsia"/>
              <w:noProof/>
            </w:rPr>
          </w:pPr>
          <w:del w:id="505"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6" w:author="Anees Shaikh" w:date="2013-10-19T03:52:00Z"/>
              <w:rFonts w:eastAsiaTheme="minorEastAsia"/>
              <w:noProof/>
            </w:rPr>
          </w:pPr>
          <w:del w:id="507"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08" w:author="Anees Shaikh" w:date="2013-10-19T03:52:00Z"/>
              <w:rFonts w:eastAsiaTheme="minorEastAsia"/>
              <w:noProof/>
            </w:rPr>
          </w:pPr>
          <w:del w:id="509"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0" w:author="Anees Shaikh" w:date="2013-10-19T03:52:00Z"/>
              <w:rFonts w:eastAsiaTheme="minorEastAsia"/>
              <w:noProof/>
            </w:rPr>
          </w:pPr>
          <w:del w:id="511"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2" w:author="Anees Shaikh" w:date="2013-10-19T03:52:00Z"/>
              <w:rFonts w:eastAsiaTheme="minorEastAsia"/>
              <w:noProof/>
            </w:rPr>
          </w:pPr>
          <w:del w:id="513"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4" w:author="Anees Shaikh" w:date="2013-10-19T03:52:00Z"/>
              <w:rFonts w:eastAsiaTheme="minorEastAsia"/>
              <w:noProof/>
            </w:rPr>
          </w:pPr>
          <w:del w:id="515"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6" w:author="Anees Shaikh" w:date="2013-10-19T03:52:00Z"/>
              <w:rFonts w:eastAsiaTheme="minorEastAsia"/>
              <w:noProof/>
            </w:rPr>
          </w:pPr>
          <w:del w:id="517"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18" w:author="Anees Shaikh" w:date="2013-10-19T03:52:00Z"/>
              <w:rFonts w:eastAsiaTheme="minorEastAsia"/>
              <w:noProof/>
            </w:rPr>
          </w:pPr>
          <w:del w:id="519"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0" w:author="Anees Shaikh" w:date="2013-10-19T03:52:00Z"/>
              <w:rFonts w:eastAsiaTheme="minorEastAsia"/>
              <w:noProof/>
            </w:rPr>
          </w:pPr>
          <w:del w:id="521"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2" w:author="aas" w:date="2013-10-14T02:06:00Z"/>
              <w:del w:id="523" w:author="Anees Shaikh" w:date="2013-10-19T03:52:00Z"/>
              <w:rFonts w:eastAsiaTheme="minorEastAsia"/>
              <w:noProof/>
              <w:sz w:val="24"/>
              <w:szCs w:val="24"/>
              <w:lang w:eastAsia="ja-JP"/>
            </w:rPr>
          </w:pPr>
          <w:ins w:id="524" w:author="aas" w:date="2013-10-14T02:06:00Z">
            <w:del w:id="525"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6" w:author="aas" w:date="2013-10-14T02:06:00Z"/>
              <w:del w:id="527" w:author="Anees Shaikh" w:date="2013-10-19T03:52:00Z"/>
              <w:rFonts w:eastAsiaTheme="minorEastAsia"/>
              <w:noProof/>
              <w:sz w:val="24"/>
              <w:szCs w:val="24"/>
              <w:lang w:eastAsia="ja-JP"/>
            </w:rPr>
          </w:pPr>
          <w:ins w:id="528" w:author="aas" w:date="2013-10-14T02:06:00Z">
            <w:del w:id="529"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0" w:author="aas" w:date="2013-10-14T02:06:00Z"/>
              <w:del w:id="531" w:author="Anees Shaikh" w:date="2013-10-19T03:52:00Z"/>
              <w:rFonts w:eastAsiaTheme="minorEastAsia"/>
              <w:noProof/>
              <w:sz w:val="24"/>
              <w:szCs w:val="24"/>
              <w:lang w:eastAsia="ja-JP"/>
            </w:rPr>
          </w:pPr>
          <w:ins w:id="532" w:author="aas" w:date="2013-10-14T02:06:00Z">
            <w:del w:id="533"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4" w:author="aas" w:date="2013-10-14T02:06:00Z"/>
              <w:del w:id="535" w:author="Anees Shaikh" w:date="2013-10-19T03:52:00Z"/>
              <w:rFonts w:eastAsiaTheme="minorEastAsia"/>
              <w:noProof/>
              <w:sz w:val="24"/>
              <w:szCs w:val="24"/>
              <w:lang w:eastAsia="ja-JP"/>
            </w:rPr>
          </w:pPr>
          <w:ins w:id="536" w:author="aas" w:date="2013-10-14T02:06:00Z">
            <w:del w:id="537"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38" w:author="aas" w:date="2013-10-14T02:06:00Z"/>
              <w:del w:id="539" w:author="Anees Shaikh" w:date="2013-10-19T03:52:00Z"/>
              <w:rFonts w:eastAsiaTheme="minorEastAsia"/>
              <w:noProof/>
              <w:sz w:val="24"/>
              <w:szCs w:val="24"/>
              <w:lang w:eastAsia="ja-JP"/>
            </w:rPr>
          </w:pPr>
          <w:ins w:id="540" w:author="aas" w:date="2013-10-14T02:06:00Z">
            <w:del w:id="541"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2" w:author="aas" w:date="2013-10-14T02:06:00Z"/>
              <w:del w:id="543" w:author="Anees Shaikh" w:date="2013-10-19T03:52:00Z"/>
              <w:rFonts w:eastAsiaTheme="minorEastAsia"/>
              <w:noProof/>
              <w:sz w:val="24"/>
              <w:szCs w:val="24"/>
              <w:lang w:eastAsia="ja-JP"/>
            </w:rPr>
          </w:pPr>
          <w:ins w:id="544" w:author="aas" w:date="2013-10-14T02:06:00Z">
            <w:del w:id="545"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6" w:author="aas" w:date="2013-10-14T02:06:00Z"/>
              <w:del w:id="547" w:author="Anees Shaikh" w:date="2013-10-19T03:52:00Z"/>
              <w:rFonts w:eastAsiaTheme="minorEastAsia"/>
              <w:noProof/>
              <w:sz w:val="24"/>
              <w:szCs w:val="24"/>
              <w:lang w:eastAsia="ja-JP"/>
            </w:rPr>
          </w:pPr>
          <w:ins w:id="548" w:author="aas" w:date="2013-10-14T02:06:00Z">
            <w:del w:id="549"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0" w:author="aas" w:date="2013-10-14T02:06:00Z"/>
              <w:del w:id="551" w:author="Anees Shaikh" w:date="2013-10-19T03:52:00Z"/>
              <w:rFonts w:eastAsiaTheme="minorEastAsia"/>
              <w:noProof/>
              <w:sz w:val="24"/>
              <w:szCs w:val="24"/>
              <w:lang w:eastAsia="ja-JP"/>
            </w:rPr>
          </w:pPr>
          <w:ins w:id="552" w:author="aas" w:date="2013-10-14T02:06:00Z">
            <w:del w:id="553"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4" w:author="aas" w:date="2013-10-14T02:06:00Z"/>
              <w:del w:id="555" w:author="Anees Shaikh" w:date="2013-10-19T03:52:00Z"/>
              <w:rFonts w:eastAsiaTheme="minorEastAsia"/>
              <w:noProof/>
              <w:sz w:val="24"/>
              <w:szCs w:val="24"/>
              <w:lang w:eastAsia="ja-JP"/>
            </w:rPr>
          </w:pPr>
          <w:ins w:id="556" w:author="aas" w:date="2013-10-14T02:06:00Z">
            <w:del w:id="557"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58" w:author="aas" w:date="2013-10-14T02:06:00Z"/>
              <w:del w:id="559" w:author="Anees Shaikh" w:date="2013-10-19T03:52:00Z"/>
              <w:rFonts w:eastAsiaTheme="minorEastAsia"/>
              <w:noProof/>
              <w:sz w:val="24"/>
              <w:szCs w:val="24"/>
              <w:lang w:eastAsia="ja-JP"/>
            </w:rPr>
          </w:pPr>
          <w:ins w:id="560" w:author="aas" w:date="2013-10-14T02:06:00Z">
            <w:del w:id="561"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2" w:author="aas" w:date="2013-10-14T02:06:00Z"/>
              <w:del w:id="563" w:author="Anees Shaikh" w:date="2013-10-19T03:52:00Z"/>
              <w:rFonts w:eastAsiaTheme="minorEastAsia"/>
              <w:noProof/>
              <w:sz w:val="24"/>
              <w:szCs w:val="24"/>
              <w:lang w:eastAsia="ja-JP"/>
            </w:rPr>
          </w:pPr>
          <w:ins w:id="564" w:author="aas" w:date="2013-10-14T02:06:00Z">
            <w:del w:id="565"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6" w:author="aas" w:date="2013-10-14T02:06:00Z"/>
              <w:del w:id="567" w:author="Anees Shaikh" w:date="2013-10-19T03:52:00Z"/>
              <w:rFonts w:eastAsiaTheme="minorEastAsia"/>
              <w:noProof/>
              <w:sz w:val="24"/>
              <w:szCs w:val="24"/>
              <w:lang w:eastAsia="ja-JP"/>
            </w:rPr>
          </w:pPr>
          <w:ins w:id="568" w:author="aas" w:date="2013-10-14T02:06:00Z">
            <w:del w:id="569"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0" w:author="aas" w:date="2013-10-14T02:06:00Z"/>
              <w:del w:id="571" w:author="Anees Shaikh" w:date="2013-10-19T03:52:00Z"/>
              <w:rFonts w:eastAsiaTheme="minorEastAsia"/>
              <w:noProof/>
              <w:sz w:val="24"/>
              <w:szCs w:val="24"/>
              <w:lang w:eastAsia="ja-JP"/>
            </w:rPr>
          </w:pPr>
          <w:ins w:id="572" w:author="aas" w:date="2013-10-14T02:06:00Z">
            <w:del w:id="573"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4" w:author="aas" w:date="2013-10-14T02:06:00Z"/>
              <w:del w:id="575" w:author="Anees Shaikh" w:date="2013-10-19T03:52:00Z"/>
              <w:rFonts w:eastAsiaTheme="minorEastAsia"/>
              <w:noProof/>
              <w:sz w:val="24"/>
              <w:szCs w:val="24"/>
              <w:lang w:eastAsia="ja-JP"/>
            </w:rPr>
          </w:pPr>
          <w:ins w:id="576" w:author="aas" w:date="2013-10-14T02:06:00Z">
            <w:del w:id="577"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78" w:author="aas" w:date="2013-10-14T02:06:00Z"/>
              <w:del w:id="579" w:author="Anees Shaikh" w:date="2013-10-19T03:52:00Z"/>
              <w:rFonts w:eastAsiaTheme="minorEastAsia"/>
              <w:noProof/>
              <w:sz w:val="24"/>
              <w:szCs w:val="24"/>
              <w:lang w:eastAsia="ja-JP"/>
            </w:rPr>
          </w:pPr>
          <w:ins w:id="580" w:author="aas" w:date="2013-10-14T02:06:00Z">
            <w:del w:id="581"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2" w:author="aas" w:date="2013-10-14T02:06:00Z"/>
              <w:del w:id="583" w:author="Anees Shaikh" w:date="2013-10-19T03:52:00Z"/>
              <w:rFonts w:eastAsiaTheme="minorEastAsia"/>
              <w:noProof/>
              <w:sz w:val="24"/>
              <w:szCs w:val="24"/>
              <w:lang w:eastAsia="ja-JP"/>
            </w:rPr>
          </w:pPr>
          <w:ins w:id="584" w:author="aas" w:date="2013-10-14T02:06:00Z">
            <w:del w:id="585"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6" w:author="aas" w:date="2013-10-14T02:06:00Z"/>
              <w:del w:id="587" w:author="Anees Shaikh" w:date="2013-10-19T03:52:00Z"/>
              <w:rFonts w:eastAsiaTheme="minorEastAsia"/>
              <w:noProof/>
              <w:sz w:val="24"/>
              <w:szCs w:val="24"/>
              <w:lang w:eastAsia="ja-JP"/>
            </w:rPr>
          </w:pPr>
          <w:ins w:id="588" w:author="aas" w:date="2013-10-14T02:06:00Z">
            <w:del w:id="589"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0" w:author="aas" w:date="2013-10-14T02:06:00Z"/>
              <w:del w:id="591" w:author="Anees Shaikh" w:date="2013-10-19T03:52:00Z"/>
              <w:rFonts w:eastAsiaTheme="minorEastAsia"/>
              <w:noProof/>
              <w:sz w:val="24"/>
              <w:szCs w:val="24"/>
              <w:lang w:eastAsia="ja-JP"/>
            </w:rPr>
          </w:pPr>
          <w:ins w:id="592" w:author="aas" w:date="2013-10-14T02:06:00Z">
            <w:del w:id="593"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4" w:author="aas" w:date="2013-10-14T02:06:00Z"/>
              <w:del w:id="595" w:author="Anees Shaikh" w:date="2013-10-19T03:52:00Z"/>
              <w:rFonts w:eastAsiaTheme="minorEastAsia"/>
              <w:noProof/>
              <w:sz w:val="24"/>
              <w:szCs w:val="24"/>
              <w:lang w:eastAsia="ja-JP"/>
            </w:rPr>
          </w:pPr>
          <w:ins w:id="596" w:author="aas" w:date="2013-10-14T02:06:00Z">
            <w:del w:id="597"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98" w:author="aas" w:date="2013-10-14T02:06:00Z"/>
              <w:del w:id="599" w:author="Anees Shaikh" w:date="2013-10-19T03:52:00Z"/>
              <w:rFonts w:eastAsiaTheme="minorEastAsia"/>
              <w:noProof/>
              <w:sz w:val="24"/>
              <w:szCs w:val="24"/>
              <w:lang w:eastAsia="ja-JP"/>
            </w:rPr>
          </w:pPr>
          <w:ins w:id="600" w:author="aas" w:date="2013-10-14T02:06:00Z">
            <w:del w:id="601"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2" w:author="aas" w:date="2013-10-14T02:06:00Z"/>
              <w:del w:id="603" w:author="Anees Shaikh" w:date="2013-10-19T03:52:00Z"/>
              <w:rFonts w:eastAsiaTheme="minorEastAsia"/>
              <w:noProof/>
              <w:sz w:val="24"/>
              <w:szCs w:val="24"/>
              <w:lang w:eastAsia="ja-JP"/>
            </w:rPr>
          </w:pPr>
          <w:ins w:id="604" w:author="aas" w:date="2013-10-14T02:06:00Z">
            <w:del w:id="605"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6" w:author="aas" w:date="2013-10-14T02:06:00Z"/>
              <w:del w:id="607" w:author="Anees Shaikh" w:date="2013-10-19T03:52:00Z"/>
              <w:rFonts w:eastAsiaTheme="minorEastAsia"/>
              <w:noProof/>
              <w:sz w:val="24"/>
              <w:szCs w:val="24"/>
              <w:lang w:eastAsia="ja-JP"/>
            </w:rPr>
          </w:pPr>
          <w:ins w:id="608" w:author="aas" w:date="2013-10-14T02:06:00Z">
            <w:del w:id="609"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0" w:author="aas" w:date="2013-10-14T02:06:00Z"/>
              <w:del w:id="611" w:author="Anees Shaikh" w:date="2013-10-19T03:52:00Z"/>
              <w:rFonts w:eastAsiaTheme="minorEastAsia"/>
              <w:noProof/>
              <w:sz w:val="24"/>
              <w:szCs w:val="24"/>
              <w:lang w:eastAsia="ja-JP"/>
            </w:rPr>
          </w:pPr>
          <w:ins w:id="612" w:author="aas" w:date="2013-10-14T02:06:00Z">
            <w:del w:id="613"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4" w:author="aas" w:date="2013-10-14T02:06:00Z"/>
              <w:del w:id="615" w:author="Anees Shaikh" w:date="2013-10-19T03:52:00Z"/>
              <w:rFonts w:eastAsiaTheme="minorEastAsia"/>
              <w:noProof/>
              <w:sz w:val="24"/>
              <w:szCs w:val="24"/>
              <w:lang w:eastAsia="ja-JP"/>
            </w:rPr>
          </w:pPr>
          <w:ins w:id="616" w:author="aas" w:date="2013-10-14T02:06:00Z">
            <w:del w:id="617"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18" w:author="aas" w:date="2013-10-14T02:06:00Z"/>
              <w:del w:id="619" w:author="Anees Shaikh" w:date="2013-10-19T03:52:00Z"/>
              <w:rFonts w:eastAsiaTheme="minorEastAsia"/>
              <w:noProof/>
              <w:sz w:val="24"/>
              <w:szCs w:val="24"/>
              <w:lang w:eastAsia="ja-JP"/>
            </w:rPr>
          </w:pPr>
          <w:ins w:id="620" w:author="aas" w:date="2013-10-14T02:06:00Z">
            <w:del w:id="621"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2" w:author="aas" w:date="2013-10-14T02:06:00Z"/>
              <w:del w:id="623" w:author="Anees Shaikh" w:date="2013-10-19T03:52:00Z"/>
              <w:rFonts w:eastAsiaTheme="minorEastAsia"/>
              <w:noProof/>
              <w:sz w:val="24"/>
              <w:szCs w:val="24"/>
              <w:lang w:eastAsia="ja-JP"/>
            </w:rPr>
          </w:pPr>
          <w:ins w:id="624" w:author="aas" w:date="2013-10-14T02:06:00Z">
            <w:del w:id="625"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6" w:author="aas" w:date="2013-10-14T02:06:00Z"/>
              <w:del w:id="627" w:author="Anees Shaikh" w:date="2013-10-19T03:52:00Z"/>
              <w:rFonts w:eastAsiaTheme="minorEastAsia"/>
              <w:noProof/>
              <w:sz w:val="24"/>
              <w:szCs w:val="24"/>
              <w:lang w:eastAsia="ja-JP"/>
            </w:rPr>
          </w:pPr>
          <w:ins w:id="628" w:author="aas" w:date="2013-10-14T02:06:00Z">
            <w:del w:id="629"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0" w:author="aas" w:date="2013-10-14T02:06:00Z"/>
              <w:del w:id="631" w:author="Anees Shaikh" w:date="2013-10-19T03:52:00Z"/>
              <w:rFonts w:eastAsiaTheme="minorEastAsia"/>
              <w:noProof/>
              <w:sz w:val="24"/>
              <w:szCs w:val="24"/>
              <w:lang w:eastAsia="ja-JP"/>
            </w:rPr>
          </w:pPr>
          <w:ins w:id="632" w:author="aas" w:date="2013-10-14T02:06:00Z">
            <w:del w:id="633"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4" w:author="aas" w:date="2013-10-14T02:06:00Z"/>
              <w:del w:id="635" w:author="Anees Shaikh" w:date="2013-10-19T03:52:00Z"/>
              <w:rFonts w:eastAsiaTheme="minorEastAsia"/>
              <w:noProof/>
              <w:sz w:val="24"/>
              <w:szCs w:val="24"/>
              <w:lang w:eastAsia="ja-JP"/>
            </w:rPr>
          </w:pPr>
          <w:ins w:id="636" w:author="aas" w:date="2013-10-14T02:06:00Z">
            <w:del w:id="637"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38" w:author="aas" w:date="2013-10-14T02:06:00Z"/>
              <w:del w:id="639" w:author="Anees Shaikh" w:date="2013-10-19T03:52:00Z"/>
              <w:rFonts w:eastAsiaTheme="minorEastAsia"/>
              <w:noProof/>
              <w:sz w:val="24"/>
              <w:szCs w:val="24"/>
              <w:lang w:eastAsia="ja-JP"/>
            </w:rPr>
          </w:pPr>
          <w:ins w:id="640" w:author="aas" w:date="2013-10-14T02:06:00Z">
            <w:del w:id="641"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2" w:author="aas" w:date="2013-10-14T02:06:00Z"/>
              <w:del w:id="643" w:author="Anees Shaikh" w:date="2013-10-19T03:52:00Z"/>
              <w:rFonts w:eastAsiaTheme="minorEastAsia"/>
              <w:noProof/>
              <w:sz w:val="24"/>
              <w:szCs w:val="24"/>
              <w:lang w:eastAsia="ja-JP"/>
            </w:rPr>
          </w:pPr>
          <w:ins w:id="644" w:author="aas" w:date="2013-10-14T02:06:00Z">
            <w:del w:id="645"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6" w:author="aas" w:date="2013-10-14T02:06:00Z"/>
              <w:del w:id="647" w:author="Anees Shaikh" w:date="2013-10-19T03:52:00Z"/>
              <w:rFonts w:eastAsiaTheme="minorEastAsia"/>
              <w:noProof/>
              <w:sz w:val="24"/>
              <w:szCs w:val="24"/>
              <w:lang w:eastAsia="ja-JP"/>
            </w:rPr>
          </w:pPr>
          <w:ins w:id="648" w:author="aas" w:date="2013-10-14T02:06:00Z">
            <w:del w:id="649"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0" w:author="aas" w:date="2013-10-14T02:06:00Z"/>
              <w:del w:id="651" w:author="Anees Shaikh" w:date="2013-10-19T03:52:00Z"/>
              <w:rFonts w:eastAsiaTheme="minorEastAsia"/>
              <w:noProof/>
              <w:sz w:val="24"/>
              <w:szCs w:val="24"/>
              <w:lang w:eastAsia="ja-JP"/>
            </w:rPr>
          </w:pPr>
          <w:ins w:id="652" w:author="aas" w:date="2013-10-14T02:06:00Z">
            <w:del w:id="653"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4" w:author="aas" w:date="2013-10-14T02:06:00Z"/>
              <w:del w:id="655" w:author="Anees Shaikh" w:date="2013-10-19T03:52:00Z"/>
              <w:rFonts w:eastAsiaTheme="minorEastAsia"/>
              <w:noProof/>
              <w:sz w:val="24"/>
              <w:szCs w:val="24"/>
              <w:lang w:eastAsia="ja-JP"/>
            </w:rPr>
          </w:pPr>
          <w:ins w:id="656" w:author="aas" w:date="2013-10-14T02:06:00Z">
            <w:del w:id="657"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58" w:author="aas" w:date="2013-10-14T02:06:00Z"/>
              <w:del w:id="659" w:author="Anees Shaikh" w:date="2013-10-19T03:52:00Z"/>
              <w:rFonts w:eastAsiaTheme="minorEastAsia"/>
              <w:noProof/>
              <w:sz w:val="24"/>
              <w:szCs w:val="24"/>
              <w:lang w:eastAsia="ja-JP"/>
            </w:rPr>
          </w:pPr>
          <w:ins w:id="660" w:author="aas" w:date="2013-10-14T02:06:00Z">
            <w:del w:id="661"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2" w:author="aas" w:date="2013-10-14T02:06:00Z"/>
              <w:del w:id="663" w:author="Anees Shaikh" w:date="2013-10-19T03:52:00Z"/>
              <w:rFonts w:eastAsiaTheme="minorEastAsia"/>
              <w:noProof/>
              <w:sz w:val="24"/>
              <w:szCs w:val="24"/>
              <w:lang w:eastAsia="ja-JP"/>
            </w:rPr>
          </w:pPr>
          <w:ins w:id="664" w:author="aas" w:date="2013-10-14T02:06:00Z">
            <w:del w:id="665"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6" w:author="aas" w:date="2013-10-14T02:06:00Z"/>
              <w:del w:id="667" w:author="Anees Shaikh" w:date="2013-10-19T03:52:00Z"/>
              <w:rFonts w:eastAsiaTheme="minorEastAsia"/>
              <w:noProof/>
              <w:sz w:val="24"/>
              <w:szCs w:val="24"/>
              <w:lang w:eastAsia="ja-JP"/>
            </w:rPr>
          </w:pPr>
          <w:ins w:id="668" w:author="aas" w:date="2013-10-14T02:06:00Z">
            <w:del w:id="669"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0" w:author="aas" w:date="2013-10-14T02:06:00Z"/>
              <w:del w:id="671" w:author="Anees Shaikh" w:date="2013-10-19T03:52:00Z"/>
              <w:rFonts w:eastAsiaTheme="minorEastAsia"/>
              <w:noProof/>
              <w:sz w:val="24"/>
              <w:szCs w:val="24"/>
              <w:lang w:eastAsia="ja-JP"/>
            </w:rPr>
          </w:pPr>
          <w:ins w:id="672" w:author="aas" w:date="2013-10-14T02:06:00Z">
            <w:del w:id="673"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4" w:author="aas" w:date="2013-10-14T02:06:00Z"/>
              <w:del w:id="675" w:author="Anees Shaikh" w:date="2013-10-19T03:52:00Z"/>
              <w:rFonts w:eastAsiaTheme="minorEastAsia"/>
              <w:noProof/>
              <w:sz w:val="24"/>
              <w:szCs w:val="24"/>
              <w:lang w:eastAsia="ja-JP"/>
            </w:rPr>
          </w:pPr>
          <w:ins w:id="676" w:author="aas" w:date="2013-10-14T02:06:00Z">
            <w:del w:id="677"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78" w:author="aas" w:date="2013-10-14T02:06:00Z"/>
              <w:del w:id="679" w:author="Anees Shaikh" w:date="2013-10-19T03:52:00Z"/>
              <w:rFonts w:eastAsiaTheme="minorEastAsia"/>
              <w:noProof/>
              <w:sz w:val="24"/>
              <w:szCs w:val="24"/>
              <w:lang w:eastAsia="ja-JP"/>
            </w:rPr>
          </w:pPr>
          <w:ins w:id="680" w:author="aas" w:date="2013-10-14T02:06:00Z">
            <w:del w:id="681"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2" w:author="aas" w:date="2013-10-14T02:06:00Z"/>
              <w:del w:id="683" w:author="Anees Shaikh" w:date="2013-10-19T03:52:00Z"/>
              <w:rFonts w:eastAsiaTheme="minorEastAsia"/>
              <w:noProof/>
              <w:sz w:val="24"/>
              <w:szCs w:val="24"/>
              <w:lang w:eastAsia="ja-JP"/>
            </w:rPr>
          </w:pPr>
          <w:ins w:id="684" w:author="aas" w:date="2013-10-14T02:06:00Z">
            <w:del w:id="685"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6" w:author="aas" w:date="2013-10-14T02:06:00Z"/>
              <w:del w:id="687" w:author="Anees Shaikh" w:date="2013-10-19T03:52:00Z"/>
              <w:rFonts w:eastAsiaTheme="minorEastAsia"/>
              <w:noProof/>
              <w:sz w:val="24"/>
              <w:szCs w:val="24"/>
              <w:lang w:eastAsia="ja-JP"/>
            </w:rPr>
          </w:pPr>
          <w:ins w:id="688" w:author="aas" w:date="2013-10-14T02:06:00Z">
            <w:del w:id="689"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0" w:author="aas" w:date="2013-10-14T02:06:00Z"/>
              <w:del w:id="691" w:author="Anees Shaikh" w:date="2013-10-19T03:52:00Z"/>
              <w:rFonts w:eastAsiaTheme="minorEastAsia"/>
              <w:noProof/>
              <w:sz w:val="24"/>
              <w:szCs w:val="24"/>
              <w:lang w:eastAsia="ja-JP"/>
            </w:rPr>
          </w:pPr>
          <w:ins w:id="692" w:author="aas" w:date="2013-10-14T02:06:00Z">
            <w:del w:id="693"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4" w:author="aas" w:date="2013-10-14T02:06:00Z"/>
              <w:del w:id="695" w:author="Anees Shaikh" w:date="2013-10-19T03:52:00Z"/>
              <w:rFonts w:eastAsiaTheme="minorEastAsia"/>
              <w:noProof/>
              <w:sz w:val="24"/>
              <w:szCs w:val="24"/>
              <w:lang w:eastAsia="ja-JP"/>
            </w:rPr>
          </w:pPr>
          <w:ins w:id="696" w:author="aas" w:date="2013-10-14T02:06:00Z">
            <w:del w:id="697"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98" w:author="aas" w:date="2013-10-14T02:06:00Z"/>
              <w:del w:id="699" w:author="Anees Shaikh" w:date="2013-10-19T03:52:00Z"/>
              <w:rFonts w:eastAsiaTheme="minorEastAsia"/>
              <w:noProof/>
              <w:sz w:val="24"/>
              <w:szCs w:val="24"/>
              <w:lang w:eastAsia="ja-JP"/>
            </w:rPr>
          </w:pPr>
          <w:ins w:id="700" w:author="aas" w:date="2013-10-14T02:06:00Z">
            <w:del w:id="701"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2" w:author="aas" w:date="2013-10-14T02:06:00Z"/>
              <w:del w:id="703" w:author="Anees Shaikh" w:date="2013-10-19T03:52:00Z"/>
              <w:rFonts w:eastAsiaTheme="minorEastAsia"/>
              <w:noProof/>
              <w:sz w:val="24"/>
              <w:szCs w:val="24"/>
              <w:lang w:eastAsia="ja-JP"/>
            </w:rPr>
          </w:pPr>
          <w:ins w:id="704" w:author="aas" w:date="2013-10-14T02:06:00Z">
            <w:del w:id="705"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6" w:author="aas" w:date="2013-10-14T02:06:00Z"/>
              <w:del w:id="707" w:author="Anees Shaikh" w:date="2013-10-19T03:52:00Z"/>
              <w:rFonts w:eastAsiaTheme="minorEastAsia"/>
              <w:noProof/>
              <w:sz w:val="24"/>
              <w:szCs w:val="24"/>
              <w:lang w:eastAsia="ja-JP"/>
            </w:rPr>
          </w:pPr>
          <w:ins w:id="708" w:author="aas" w:date="2013-10-14T02:06:00Z">
            <w:del w:id="709"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0" w:author="aas" w:date="2013-10-14T02:06:00Z"/>
              <w:del w:id="711" w:author="Anees Shaikh" w:date="2013-10-19T03:52:00Z"/>
              <w:rFonts w:eastAsiaTheme="minorEastAsia"/>
              <w:noProof/>
              <w:sz w:val="24"/>
              <w:szCs w:val="24"/>
              <w:lang w:eastAsia="ja-JP"/>
            </w:rPr>
          </w:pPr>
          <w:ins w:id="712" w:author="aas" w:date="2013-10-14T02:06:00Z">
            <w:del w:id="713"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4" w:author="aas" w:date="2013-10-14T02:06:00Z"/>
              <w:del w:id="715" w:author="Anees Shaikh" w:date="2013-10-19T03:52:00Z"/>
              <w:rFonts w:eastAsiaTheme="minorEastAsia"/>
              <w:noProof/>
              <w:sz w:val="24"/>
              <w:szCs w:val="24"/>
              <w:lang w:eastAsia="ja-JP"/>
            </w:rPr>
          </w:pPr>
          <w:ins w:id="716" w:author="aas" w:date="2013-10-14T02:06:00Z">
            <w:del w:id="717"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18" w:author="aas" w:date="2013-10-14T02:06:00Z"/>
              <w:del w:id="719" w:author="Anees Shaikh" w:date="2013-10-19T03:52:00Z"/>
              <w:rFonts w:eastAsiaTheme="minorEastAsia"/>
              <w:noProof/>
              <w:sz w:val="24"/>
              <w:szCs w:val="24"/>
              <w:lang w:eastAsia="ja-JP"/>
            </w:rPr>
          </w:pPr>
          <w:ins w:id="720" w:author="aas" w:date="2013-10-14T02:06:00Z">
            <w:del w:id="721"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2" w:author="aas" w:date="2013-10-14T02:06:00Z"/>
              <w:del w:id="723" w:author="Anees Shaikh" w:date="2013-10-19T03:52:00Z"/>
              <w:rFonts w:eastAsiaTheme="minorEastAsia"/>
              <w:noProof/>
              <w:sz w:val="24"/>
              <w:szCs w:val="24"/>
              <w:lang w:eastAsia="ja-JP"/>
            </w:rPr>
          </w:pPr>
          <w:ins w:id="724" w:author="aas" w:date="2013-10-14T02:06:00Z">
            <w:del w:id="725"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6" w:author="aas" w:date="2013-10-14T02:06:00Z"/>
              <w:del w:id="727" w:author="Anees Shaikh" w:date="2013-10-19T03:52:00Z"/>
              <w:rFonts w:eastAsiaTheme="minorEastAsia"/>
              <w:noProof/>
              <w:sz w:val="24"/>
              <w:szCs w:val="24"/>
              <w:lang w:eastAsia="ja-JP"/>
            </w:rPr>
          </w:pPr>
          <w:ins w:id="728" w:author="aas" w:date="2013-10-14T02:06:00Z">
            <w:del w:id="729"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0" w:author="aas" w:date="2013-10-14T02:06:00Z"/>
              <w:del w:id="731" w:author="Anees Shaikh" w:date="2013-10-19T03:52:00Z"/>
              <w:rFonts w:eastAsiaTheme="minorEastAsia"/>
              <w:noProof/>
              <w:sz w:val="24"/>
              <w:szCs w:val="24"/>
              <w:lang w:eastAsia="ja-JP"/>
            </w:rPr>
          </w:pPr>
          <w:ins w:id="732" w:author="aas" w:date="2013-10-14T02:06:00Z">
            <w:del w:id="733"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4" w:author="aas" w:date="2013-10-14T02:06:00Z"/>
              <w:del w:id="735" w:author="Anees Shaikh" w:date="2013-10-19T03:52:00Z"/>
              <w:rFonts w:eastAsiaTheme="minorEastAsia"/>
              <w:noProof/>
              <w:sz w:val="24"/>
              <w:szCs w:val="24"/>
              <w:lang w:eastAsia="ja-JP"/>
            </w:rPr>
          </w:pPr>
          <w:ins w:id="736" w:author="aas" w:date="2013-10-14T02:06:00Z">
            <w:del w:id="737"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38" w:author="aas" w:date="2013-10-14T02:06:00Z"/>
              <w:del w:id="739" w:author="Anees Shaikh" w:date="2013-10-19T03:52:00Z"/>
              <w:rFonts w:eastAsiaTheme="minorEastAsia"/>
              <w:noProof/>
              <w:sz w:val="24"/>
              <w:szCs w:val="24"/>
              <w:lang w:eastAsia="ja-JP"/>
            </w:rPr>
          </w:pPr>
          <w:ins w:id="740" w:author="aas" w:date="2013-10-14T02:06:00Z">
            <w:del w:id="741"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2" w:author="aas" w:date="2013-10-14T02:06:00Z"/>
              <w:del w:id="743" w:author="Anees Shaikh" w:date="2013-10-19T03:52:00Z"/>
              <w:rFonts w:eastAsiaTheme="minorEastAsia"/>
              <w:noProof/>
              <w:sz w:val="24"/>
              <w:szCs w:val="24"/>
              <w:lang w:eastAsia="ja-JP"/>
            </w:rPr>
          </w:pPr>
          <w:ins w:id="744" w:author="aas" w:date="2013-10-14T02:06:00Z">
            <w:del w:id="745"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6" w:author="aas" w:date="2013-10-14T02:06:00Z"/>
              <w:del w:id="747" w:author="Anees Shaikh" w:date="2013-10-19T03:52:00Z"/>
              <w:rFonts w:eastAsiaTheme="minorEastAsia"/>
              <w:noProof/>
              <w:sz w:val="24"/>
              <w:szCs w:val="24"/>
              <w:lang w:eastAsia="ja-JP"/>
            </w:rPr>
          </w:pPr>
          <w:ins w:id="748" w:author="aas" w:date="2013-10-14T02:06:00Z">
            <w:del w:id="749"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0" w:author="aas" w:date="2013-10-14T02:06:00Z"/>
              <w:del w:id="751" w:author="Anees Shaikh" w:date="2013-10-19T03:52:00Z"/>
              <w:rFonts w:eastAsiaTheme="minorEastAsia"/>
              <w:noProof/>
              <w:sz w:val="24"/>
              <w:szCs w:val="24"/>
              <w:lang w:eastAsia="ja-JP"/>
            </w:rPr>
          </w:pPr>
          <w:ins w:id="752" w:author="aas" w:date="2013-10-14T02:06:00Z">
            <w:del w:id="753"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4" w:author="aas" w:date="2013-10-14T02:06:00Z"/>
              <w:del w:id="755" w:author="Anees Shaikh" w:date="2013-10-19T03:52:00Z"/>
              <w:rFonts w:eastAsiaTheme="minorEastAsia"/>
              <w:noProof/>
              <w:sz w:val="24"/>
              <w:szCs w:val="24"/>
              <w:lang w:eastAsia="ja-JP"/>
            </w:rPr>
          </w:pPr>
          <w:ins w:id="756" w:author="aas" w:date="2013-10-14T02:06:00Z">
            <w:del w:id="757"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58" w:author="aas" w:date="2013-10-14T02:06:00Z"/>
              <w:del w:id="759" w:author="Anees Shaikh" w:date="2013-10-19T03:52:00Z"/>
              <w:rFonts w:eastAsiaTheme="minorEastAsia"/>
              <w:noProof/>
              <w:sz w:val="24"/>
              <w:szCs w:val="24"/>
              <w:lang w:eastAsia="ja-JP"/>
            </w:rPr>
          </w:pPr>
          <w:ins w:id="760" w:author="aas" w:date="2013-10-14T02:06:00Z">
            <w:del w:id="761"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2" w:author="aas" w:date="2013-10-14T02:06:00Z"/>
              <w:del w:id="763" w:author="Anees Shaikh" w:date="2013-10-19T03:52:00Z"/>
              <w:rFonts w:eastAsiaTheme="minorEastAsia"/>
              <w:noProof/>
              <w:sz w:val="24"/>
              <w:szCs w:val="24"/>
              <w:lang w:eastAsia="ja-JP"/>
            </w:rPr>
          </w:pPr>
          <w:ins w:id="764" w:author="aas" w:date="2013-10-14T02:06:00Z">
            <w:del w:id="765"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6" w:author="aas" w:date="2013-10-14T02:06:00Z"/>
              <w:del w:id="767" w:author="Anees Shaikh" w:date="2013-10-19T03:52:00Z"/>
              <w:rFonts w:eastAsiaTheme="minorEastAsia"/>
              <w:noProof/>
              <w:sz w:val="24"/>
              <w:szCs w:val="24"/>
              <w:lang w:eastAsia="ja-JP"/>
            </w:rPr>
          </w:pPr>
          <w:ins w:id="768" w:author="aas" w:date="2013-10-14T02:06:00Z">
            <w:del w:id="769"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0" w:author="aas" w:date="2013-10-14T02:06:00Z"/>
              <w:del w:id="771" w:author="Anees Shaikh" w:date="2013-10-19T03:52:00Z"/>
              <w:rFonts w:eastAsiaTheme="minorEastAsia"/>
              <w:noProof/>
              <w:sz w:val="24"/>
              <w:szCs w:val="24"/>
              <w:lang w:eastAsia="ja-JP"/>
            </w:rPr>
          </w:pPr>
          <w:ins w:id="772" w:author="aas" w:date="2013-10-14T02:06:00Z">
            <w:del w:id="773"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4" w:author="aas" w:date="2013-10-14T02:06:00Z"/>
              <w:del w:id="775" w:author="Anees Shaikh" w:date="2013-10-19T03:52:00Z"/>
              <w:rFonts w:eastAsiaTheme="minorEastAsia"/>
              <w:noProof/>
              <w:sz w:val="24"/>
              <w:szCs w:val="24"/>
              <w:lang w:eastAsia="ja-JP"/>
            </w:rPr>
          </w:pPr>
          <w:ins w:id="776" w:author="aas" w:date="2013-10-14T02:06:00Z">
            <w:del w:id="777"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78" w:author="aas" w:date="2013-10-14T02:06:00Z"/>
              <w:del w:id="779" w:author="Anees Shaikh" w:date="2013-10-19T03:52:00Z"/>
              <w:rFonts w:eastAsiaTheme="minorEastAsia"/>
              <w:noProof/>
              <w:sz w:val="24"/>
              <w:szCs w:val="24"/>
              <w:lang w:eastAsia="ja-JP"/>
            </w:rPr>
          </w:pPr>
          <w:ins w:id="780" w:author="aas" w:date="2013-10-14T02:06:00Z">
            <w:del w:id="781"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2" w:author="aas" w:date="2013-10-14T02:06:00Z"/>
              <w:del w:id="783" w:author="Anees Shaikh" w:date="2013-10-19T03:52:00Z"/>
              <w:rFonts w:eastAsiaTheme="minorEastAsia"/>
              <w:noProof/>
              <w:sz w:val="24"/>
              <w:szCs w:val="24"/>
              <w:lang w:eastAsia="ja-JP"/>
            </w:rPr>
          </w:pPr>
          <w:ins w:id="784" w:author="aas" w:date="2013-10-14T02:06:00Z">
            <w:del w:id="785"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6" w:author="aas" w:date="2013-10-14T02:06:00Z"/>
              <w:del w:id="787" w:author="Anees Shaikh" w:date="2013-10-19T03:52:00Z"/>
              <w:rFonts w:eastAsiaTheme="minorEastAsia"/>
              <w:noProof/>
              <w:sz w:val="24"/>
              <w:szCs w:val="24"/>
              <w:lang w:eastAsia="ja-JP"/>
            </w:rPr>
          </w:pPr>
          <w:ins w:id="788" w:author="aas" w:date="2013-10-14T02:06:00Z">
            <w:del w:id="789"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0" w:author="aas" w:date="2013-10-14T02:06:00Z"/>
              <w:del w:id="791" w:author="Anees Shaikh" w:date="2013-10-19T03:52:00Z"/>
              <w:rFonts w:eastAsiaTheme="minorEastAsia"/>
              <w:noProof/>
              <w:sz w:val="24"/>
              <w:szCs w:val="24"/>
              <w:lang w:eastAsia="ja-JP"/>
            </w:rPr>
          </w:pPr>
          <w:ins w:id="792" w:author="aas" w:date="2013-10-14T02:06:00Z">
            <w:del w:id="793"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4" w:author="aas" w:date="2013-10-14T02:06:00Z"/>
              <w:del w:id="795" w:author="Anees Shaikh" w:date="2013-10-19T03:52:00Z"/>
              <w:rFonts w:eastAsiaTheme="minorEastAsia"/>
              <w:noProof/>
              <w:sz w:val="24"/>
              <w:szCs w:val="24"/>
              <w:lang w:eastAsia="ja-JP"/>
            </w:rPr>
          </w:pPr>
          <w:ins w:id="796" w:author="aas" w:date="2013-10-14T02:06:00Z">
            <w:del w:id="797"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98" w:author="aas" w:date="2013-10-14T02:06:00Z"/>
              <w:del w:id="799" w:author="Anees Shaikh" w:date="2013-10-19T03:52:00Z"/>
              <w:rFonts w:eastAsiaTheme="minorEastAsia"/>
              <w:noProof/>
              <w:sz w:val="24"/>
              <w:szCs w:val="24"/>
              <w:lang w:eastAsia="ja-JP"/>
            </w:rPr>
          </w:pPr>
          <w:ins w:id="800" w:author="aas" w:date="2013-10-14T02:06:00Z">
            <w:del w:id="801"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2" w:author="aas" w:date="2013-10-14T02:06:00Z"/>
              <w:del w:id="803" w:author="Anees Shaikh" w:date="2013-10-19T03:52:00Z"/>
              <w:rFonts w:eastAsiaTheme="minorEastAsia"/>
              <w:noProof/>
              <w:sz w:val="24"/>
              <w:szCs w:val="24"/>
              <w:lang w:eastAsia="ja-JP"/>
            </w:rPr>
          </w:pPr>
          <w:ins w:id="804" w:author="aas" w:date="2013-10-14T02:06:00Z">
            <w:del w:id="805"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6" w:author="aas" w:date="2013-10-14T02:06:00Z"/>
              <w:del w:id="807" w:author="Anees Shaikh" w:date="2013-10-19T03:52:00Z"/>
              <w:rFonts w:eastAsiaTheme="minorEastAsia"/>
              <w:noProof/>
              <w:sz w:val="24"/>
              <w:szCs w:val="24"/>
              <w:lang w:eastAsia="ja-JP"/>
            </w:rPr>
          </w:pPr>
          <w:ins w:id="808" w:author="aas" w:date="2013-10-14T02:06:00Z">
            <w:del w:id="809"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0" w:author="aas" w:date="2013-10-14T02:06:00Z"/>
              <w:del w:id="811" w:author="Anees Shaikh" w:date="2013-10-19T03:52:00Z"/>
              <w:rFonts w:eastAsiaTheme="minorEastAsia"/>
              <w:noProof/>
              <w:sz w:val="24"/>
              <w:szCs w:val="24"/>
              <w:lang w:eastAsia="ja-JP"/>
            </w:rPr>
          </w:pPr>
          <w:ins w:id="812" w:author="aas" w:date="2013-10-14T02:06:00Z">
            <w:del w:id="813"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4" w:author="aas" w:date="2013-10-14T02:06:00Z"/>
              <w:del w:id="815" w:author="Anees Shaikh" w:date="2013-10-19T03:52:00Z"/>
              <w:rFonts w:eastAsiaTheme="minorEastAsia"/>
              <w:noProof/>
              <w:sz w:val="24"/>
              <w:szCs w:val="24"/>
              <w:lang w:eastAsia="ja-JP"/>
            </w:rPr>
          </w:pPr>
          <w:ins w:id="816" w:author="aas" w:date="2013-10-14T02:06:00Z">
            <w:del w:id="817"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18" w:author="aas" w:date="2013-10-14T02:06:00Z"/>
              <w:del w:id="819" w:author="Anees Shaikh" w:date="2013-10-19T03:52:00Z"/>
              <w:rFonts w:eastAsiaTheme="minorEastAsia"/>
              <w:noProof/>
              <w:sz w:val="24"/>
              <w:szCs w:val="24"/>
              <w:lang w:eastAsia="ja-JP"/>
            </w:rPr>
          </w:pPr>
          <w:ins w:id="820" w:author="aas" w:date="2013-10-14T02:06:00Z">
            <w:del w:id="821"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2" w:author="aas" w:date="2013-10-14T02:06:00Z"/>
              <w:del w:id="823" w:author="Anees Shaikh" w:date="2013-10-19T03:52:00Z"/>
              <w:rFonts w:eastAsiaTheme="minorEastAsia"/>
              <w:noProof/>
              <w:sz w:val="24"/>
              <w:szCs w:val="24"/>
              <w:lang w:eastAsia="ja-JP"/>
            </w:rPr>
          </w:pPr>
          <w:ins w:id="824" w:author="aas" w:date="2013-10-14T02:06:00Z">
            <w:del w:id="825"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6" w:author="aas" w:date="2013-10-14T02:06:00Z"/>
              <w:del w:id="827" w:author="Anees Shaikh" w:date="2013-10-19T03:52:00Z"/>
              <w:rFonts w:eastAsiaTheme="minorEastAsia"/>
              <w:noProof/>
              <w:sz w:val="24"/>
              <w:szCs w:val="24"/>
              <w:lang w:eastAsia="ja-JP"/>
            </w:rPr>
          </w:pPr>
          <w:ins w:id="828" w:author="aas" w:date="2013-10-14T02:06:00Z">
            <w:del w:id="829"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0" w:author="aas" w:date="2013-10-14T02:06:00Z"/>
              <w:del w:id="831" w:author="Anees Shaikh" w:date="2013-10-19T03:52:00Z"/>
              <w:rFonts w:eastAsiaTheme="minorEastAsia"/>
              <w:noProof/>
              <w:sz w:val="24"/>
              <w:szCs w:val="24"/>
              <w:lang w:eastAsia="ja-JP"/>
            </w:rPr>
          </w:pPr>
          <w:ins w:id="832" w:author="aas" w:date="2013-10-14T02:06:00Z">
            <w:del w:id="833"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4" w:author="aas" w:date="2013-10-14T02:06:00Z"/>
              <w:del w:id="835" w:author="Anees Shaikh" w:date="2013-10-19T03:52:00Z"/>
              <w:rFonts w:eastAsiaTheme="minorEastAsia"/>
              <w:noProof/>
              <w:sz w:val="24"/>
              <w:szCs w:val="24"/>
              <w:lang w:eastAsia="ja-JP"/>
            </w:rPr>
          </w:pPr>
          <w:ins w:id="836" w:author="aas" w:date="2013-10-14T02:06:00Z">
            <w:del w:id="837"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38" w:author="aas" w:date="2013-10-14T02:06:00Z"/>
              <w:del w:id="839" w:author="Anees Shaikh" w:date="2013-10-19T03:52:00Z"/>
              <w:rFonts w:eastAsiaTheme="minorEastAsia"/>
              <w:noProof/>
              <w:sz w:val="24"/>
              <w:szCs w:val="24"/>
              <w:lang w:eastAsia="ja-JP"/>
            </w:rPr>
          </w:pPr>
          <w:ins w:id="840" w:author="aas" w:date="2013-10-14T02:06:00Z">
            <w:del w:id="841"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2" w:author="aas" w:date="2013-10-14T02:06:00Z"/>
              <w:del w:id="843" w:author="Anees Shaikh" w:date="2013-10-19T03:52:00Z"/>
              <w:rFonts w:eastAsiaTheme="minorEastAsia"/>
              <w:noProof/>
              <w:sz w:val="24"/>
              <w:szCs w:val="24"/>
              <w:lang w:eastAsia="ja-JP"/>
            </w:rPr>
          </w:pPr>
          <w:ins w:id="844" w:author="aas" w:date="2013-10-14T02:06:00Z">
            <w:del w:id="845"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6" w:author="aas" w:date="2013-10-14T02:06:00Z"/>
              <w:del w:id="847" w:author="Anees Shaikh" w:date="2013-10-19T03:52:00Z"/>
              <w:rFonts w:eastAsiaTheme="minorEastAsia"/>
              <w:noProof/>
              <w:sz w:val="24"/>
              <w:szCs w:val="24"/>
              <w:lang w:eastAsia="ja-JP"/>
            </w:rPr>
          </w:pPr>
          <w:ins w:id="848" w:author="aas" w:date="2013-10-14T02:06:00Z">
            <w:del w:id="849"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0" w:author="aas" w:date="2013-10-14T02:06:00Z"/>
              <w:del w:id="851" w:author="Anees Shaikh" w:date="2013-10-19T03:52:00Z"/>
              <w:rFonts w:eastAsiaTheme="minorEastAsia"/>
              <w:noProof/>
              <w:sz w:val="24"/>
              <w:szCs w:val="24"/>
              <w:lang w:eastAsia="ja-JP"/>
            </w:rPr>
          </w:pPr>
          <w:ins w:id="852" w:author="aas" w:date="2013-10-14T02:06:00Z">
            <w:del w:id="853"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4" w:name="_Toc243774021"/>
      <w:r w:rsidR="00E64B71" w:rsidRPr="00013F69">
        <w:lastRenderedPageBreak/>
        <w:t>Introduction</w:t>
      </w:r>
      <w:bookmarkEnd w:id="854"/>
    </w:p>
    <w:p w14:paraId="588F0622" w14:textId="1F76856C" w:rsidR="00E64B71" w:rsidRPr="009F1B7D" w:rsidRDefault="00E64B71" w:rsidP="00E64B71">
      <w:r>
        <w:t xml:space="preserve">This document describes the motivation, scope, requirements, and specification of the standard configuration and management protocol of an operational context which is capable of containing an </w:t>
      </w:r>
      <w:proofErr w:type="spellStart"/>
      <w:r>
        <w:t>OpenFlow</w:t>
      </w:r>
      <w:proofErr w:type="spellEnd"/>
      <w:r>
        <w:t xml:space="preserve">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xml:space="preserve">. This configuration and management protocol is referred to as OF-CONFIG and is a companion protocol to </w:t>
      </w:r>
      <w:proofErr w:type="spellStart"/>
      <w:r>
        <w:t>OpenFlow</w:t>
      </w:r>
      <w:proofErr w:type="spellEnd"/>
      <w:r>
        <w:t>. This document specifies version 1.</w:t>
      </w:r>
      <w:ins w:id="855" w:author="Anees Shaikh" w:date="2013-11-24T21:41:00Z">
        <w:r w:rsidR="00457B24">
          <w:t>2</w:t>
        </w:r>
      </w:ins>
      <w:del w:id="856"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43pt" o:ole="">
            <v:imagedata r:id="rId13" o:title=""/>
          </v:shape>
          <o:OLEObject Type="Embed" ProgID="Visio.Drawing.11" ShapeID="_x0000_i1025" DrawAspect="Content" ObjectID="_1447426550" r:id="rId14"/>
        </w:object>
      </w:r>
      <w:r w:rsidDel="006B018A">
        <w:rPr>
          <w:noProof/>
          <w:lang w:eastAsia="zh-CN"/>
        </w:rPr>
        <w:t xml:space="preserve"> </w:t>
      </w:r>
    </w:p>
    <w:p w14:paraId="35F9758F" w14:textId="77777777" w:rsidR="00E64B71" w:rsidRDefault="00E64B71" w:rsidP="00E64B71">
      <w:pPr>
        <w:pStyle w:val="Caption"/>
      </w:pPr>
      <w:bookmarkStart w:id="857" w:name="_Ref316755854"/>
      <w:r>
        <w:t xml:space="preserve">Figure </w:t>
      </w:r>
      <w:fldSimple w:instr=" SEQ Figure \* ARABIC ">
        <w:r w:rsidR="00EE43EB">
          <w:rPr>
            <w:noProof/>
          </w:rPr>
          <w:t>1</w:t>
        </w:r>
      </w:fldSimple>
      <w:bookmarkEnd w:id="857"/>
      <w:r w:rsidRPr="00825E39">
        <w:t xml:space="preserve">: An </w:t>
      </w:r>
      <w:proofErr w:type="spellStart"/>
      <w:r w:rsidRPr="00825E39">
        <w:t>OpenFlow</w:t>
      </w:r>
      <w:proofErr w:type="spellEnd"/>
      <w:r w:rsidRPr="00825E39">
        <w:t xml:space="preserve"> Configuration Point communicates with an operational context which is capable of supporting an </w:t>
      </w:r>
      <w:proofErr w:type="spellStart"/>
      <w:r w:rsidRPr="00825E39">
        <w:t>OpenFlow</w:t>
      </w:r>
      <w:proofErr w:type="spellEnd"/>
      <w:r w:rsidRPr="00825E39">
        <w:t xml:space="preserve"> Switch using the </w:t>
      </w:r>
      <w:proofErr w:type="spellStart"/>
      <w:r w:rsidRPr="00825E39">
        <w:t>OpenFlow</w:t>
      </w:r>
      <w:proofErr w:type="spellEnd"/>
      <w:r w:rsidRPr="00825E39">
        <w:t xml:space="preserve"> Configuration and Management Protocol (OF-CONFIG)</w:t>
      </w:r>
    </w:p>
    <w:p w14:paraId="3E1FB383" w14:textId="77777777" w:rsidR="00E64B71" w:rsidRDefault="00E64B71" w:rsidP="00E64B71">
      <w:r>
        <w:t xml:space="preserve">The reader of this document is assumed to be familiar with the </w:t>
      </w:r>
      <w:proofErr w:type="spellStart"/>
      <w:r>
        <w:t>OpenFlow</w:t>
      </w:r>
      <w:proofErr w:type="spellEnd"/>
      <w:r>
        <w:t xml:space="preserve"> protocol and </w:t>
      </w:r>
      <w:proofErr w:type="spellStart"/>
      <w:r>
        <w:t>OpenFlow</w:t>
      </w:r>
      <w:proofErr w:type="spellEnd"/>
      <w:r>
        <w:t xml:space="preserve"> related concepts. Reading the </w:t>
      </w:r>
      <w:proofErr w:type="spellStart"/>
      <w:r>
        <w:t>OpenFlow</w:t>
      </w:r>
      <w:proofErr w:type="spellEnd"/>
      <w:r>
        <w:t xml:space="preserve"> whitepaper (2) and the </w:t>
      </w:r>
      <w:proofErr w:type="spellStart"/>
      <w:r>
        <w:t>OpenFlow</w:t>
      </w:r>
      <w:proofErr w:type="spellEnd"/>
      <w:r>
        <w:t xml:space="preserve"> Specification (1</w:t>
      </w:r>
      <w:r w:rsidR="00920140">
        <w:t>) is</w:t>
      </w:r>
      <w:r>
        <w:t xml:space="preserve"> recommended prior to reading this document.</w:t>
      </w:r>
    </w:p>
    <w:p w14:paraId="61367AC9" w14:textId="06409C01" w:rsidR="00E64B71" w:rsidRDefault="00E64B71" w:rsidP="00E64B71">
      <w:r>
        <w:t xml:space="preserve">It is strongly recommended that switches which implement OF-CONFIG make changes to the </w:t>
      </w:r>
      <w:proofErr w:type="spellStart"/>
      <w:r>
        <w:t>OpenFlow</w:t>
      </w:r>
      <w:proofErr w:type="spellEnd"/>
      <w:r>
        <w:t xml:space="preserve"> </w:t>
      </w:r>
      <w:r w:rsidR="00C02FD7">
        <w:t>logical switch</w:t>
      </w:r>
      <w:r>
        <w:t xml:space="preserve"> described in this document via OF-CONFIG and limit changes to the </w:t>
      </w:r>
      <w:proofErr w:type="spellStart"/>
      <w:r>
        <w:t>OpenFlow</w:t>
      </w:r>
      <w:proofErr w:type="spellEnd"/>
      <w:r>
        <w:t xml:space="preserve"> </w:t>
      </w:r>
      <w:r w:rsidR="00C02FD7">
        <w:t>logical switch</w:t>
      </w:r>
      <w:r>
        <w:t xml:space="preserve"> via other methods (e.g. command line interfaces and other legacy management protocols). Future versions may better support other methods of change with detailed notification to the </w:t>
      </w:r>
      <w:proofErr w:type="spellStart"/>
      <w:r>
        <w:t>OpenFlow</w:t>
      </w:r>
      <w:proofErr w:type="spellEnd"/>
      <w:r>
        <w:t xml:space="preserve"> Configuration Point via OF-CONFIG.</w:t>
      </w:r>
    </w:p>
    <w:p w14:paraId="021154D4" w14:textId="77777777" w:rsidR="00E64B71" w:rsidRDefault="00E64B71" w:rsidP="00BA30A0">
      <w:pPr>
        <w:pStyle w:val="Heading1"/>
      </w:pPr>
      <w:bookmarkStart w:id="858" w:name="_Toc243774022"/>
      <w:r>
        <w:t>Motivation</w:t>
      </w:r>
      <w:bookmarkEnd w:id="858"/>
    </w:p>
    <w:p w14:paraId="6DEFFA64" w14:textId="5F7A1FC7" w:rsidR="00E64B71" w:rsidRDefault="00E64B71" w:rsidP="00E64B71">
      <w:r>
        <w:t xml:space="preserve">The </w:t>
      </w:r>
      <w:proofErr w:type="spellStart"/>
      <w:r>
        <w:t>OpenFlow</w:t>
      </w:r>
      <w:proofErr w:type="spellEnd"/>
      <w:r>
        <w:t xml:space="preserve"> protocol assumes that an </w:t>
      </w:r>
      <w:proofErr w:type="spellStart"/>
      <w:r>
        <w:t>OpenFlow</w:t>
      </w:r>
      <w:proofErr w:type="spellEnd"/>
      <w:r>
        <w:t xml:space="preserve"> </w:t>
      </w:r>
      <w:del w:id="859" w:author="Anees Shaikh" w:date="2013-11-25T00:08:00Z">
        <w:r w:rsidDel="00701288">
          <w:delText xml:space="preserve">datapath </w:delText>
        </w:r>
      </w:del>
      <w:ins w:id="860" w:author="Anees Shaikh" w:date="2013-11-25T00:08:00Z">
        <w:r w:rsidR="00701288">
          <w:t xml:space="preserve">switch </w:t>
        </w:r>
      </w:ins>
      <w:r>
        <w:t xml:space="preserve">(e.g. an Ethernet switch which supports the </w:t>
      </w:r>
      <w:proofErr w:type="spellStart"/>
      <w:r>
        <w:t>OpenFlow</w:t>
      </w:r>
      <w:proofErr w:type="spellEnd"/>
      <w:r>
        <w:t xml:space="preserve"> protocol) has been configured with various artifacts such as the IP addresses of </w:t>
      </w:r>
      <w:proofErr w:type="spellStart"/>
      <w:r>
        <w:t>OpenFlow</w:t>
      </w:r>
      <w:proofErr w:type="spellEnd"/>
      <w:r>
        <w:t xml:space="preserve"> controllers. The motivation for the </w:t>
      </w:r>
      <w:proofErr w:type="spellStart"/>
      <w:r>
        <w:t>OpenFlow</w:t>
      </w:r>
      <w:proofErr w:type="spellEnd"/>
      <w:r>
        <w:t xml:space="preserve"> Configuration Protocol (OF-CONFIG) is to enable the remote configuration of </w:t>
      </w:r>
      <w:proofErr w:type="spellStart"/>
      <w:r>
        <w:t>OpenFlow</w:t>
      </w:r>
      <w:proofErr w:type="spellEnd"/>
      <w:r>
        <w:t xml:space="preserve"> </w:t>
      </w:r>
      <w:del w:id="861" w:author="Anees Shaikh" w:date="2013-11-25T00:08:00Z">
        <w:r w:rsidDel="00701288">
          <w:delText>datapaths</w:delText>
        </w:r>
      </w:del>
      <w:ins w:id="862" w:author="Anees Shaikh" w:date="2013-11-25T00:08:00Z">
        <w:r w:rsidR="00701288">
          <w:t>switches</w:t>
        </w:r>
      </w:ins>
      <w:r>
        <w:t xml:space="preserve">. While the </w:t>
      </w:r>
      <w:proofErr w:type="spellStart"/>
      <w:r>
        <w:t>OpenFlow</w:t>
      </w:r>
      <w:proofErr w:type="spellEnd"/>
      <w:r>
        <w:t xml:space="preserve">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w:t>
      </w:r>
      <w:proofErr w:type="spellStart"/>
      <w:r w:rsidR="00B76D83">
        <w:t>Openflow</w:t>
      </w:r>
      <w:proofErr w:type="spellEnd"/>
      <w:r w:rsidR="00B76D83">
        <w:t xml:space="preserve"> protocol while enabling/disabling a port </w:t>
      </w:r>
      <w:r w:rsidR="002A4D52">
        <w:t xml:space="preserve">generally </w:t>
      </w:r>
      <w:r w:rsidR="00B76D83">
        <w:t>does not need to be done at the timescale of a flow and</w:t>
      </w:r>
      <w:r w:rsidR="002A4D52">
        <w:t>,</w:t>
      </w:r>
      <w:r w:rsidR="00B76D83">
        <w:t xml:space="preserve"> hence, is done via OF-</w:t>
      </w:r>
      <w:proofErr w:type="spellStart"/>
      <w:r w:rsidR="00B76D83">
        <w:t>Config</w:t>
      </w:r>
      <w:proofErr w:type="spellEnd"/>
      <w:r w:rsidR="00B76D83">
        <w:t xml:space="preserve"> protocol.</w:t>
      </w:r>
    </w:p>
    <w:p w14:paraId="2A65C312" w14:textId="77777777" w:rsidR="00E64B71" w:rsidRDefault="00E64B71" w:rsidP="00E64B71">
      <w:r>
        <w:t xml:space="preserve">OF-CONFIG frames an </w:t>
      </w:r>
      <w:proofErr w:type="spellStart"/>
      <w:r>
        <w:t>OpenFlow</w:t>
      </w:r>
      <w:proofErr w:type="spellEnd"/>
      <w:r>
        <w:t xml:space="preserve"> </w:t>
      </w:r>
      <w:proofErr w:type="spellStart"/>
      <w:r>
        <w:t>datapath</w:t>
      </w:r>
      <w:proofErr w:type="spellEnd"/>
      <w:r>
        <w:t xml:space="preserve"> as an abstraction called an </w:t>
      </w:r>
      <w:proofErr w:type="spellStart"/>
      <w:r>
        <w:t>OpenFlow</w:t>
      </w:r>
      <w:proofErr w:type="spellEnd"/>
      <w:r>
        <w:t xml:space="preserve"> Logical Switch. The OF-CONFIG protocol enables configuration of essential artifacts of an </w:t>
      </w:r>
      <w:proofErr w:type="spellStart"/>
      <w:r>
        <w:t>OpenFlow</w:t>
      </w:r>
      <w:proofErr w:type="spellEnd"/>
      <w:r>
        <w:t xml:space="preserve"> Logical Switch so that an </w:t>
      </w:r>
      <w:proofErr w:type="spellStart"/>
      <w:r>
        <w:t>OpenFlow</w:t>
      </w:r>
      <w:proofErr w:type="spellEnd"/>
      <w:r>
        <w:t xml:space="preserve"> controller can communicate and control the </w:t>
      </w:r>
      <w:proofErr w:type="spellStart"/>
      <w:r>
        <w:t>OpenFlow</w:t>
      </w:r>
      <w:proofErr w:type="spellEnd"/>
      <w:r>
        <w:t xml:space="preserve"> Logical switch via the </w:t>
      </w:r>
      <w:proofErr w:type="spellStart"/>
      <w:r>
        <w:t>OpenFlow</w:t>
      </w:r>
      <w:proofErr w:type="spellEnd"/>
      <w:r>
        <w:t xml:space="preserve"> protocol.</w:t>
      </w:r>
    </w:p>
    <w:p w14:paraId="1CF953F2" w14:textId="4BFAAE56" w:rsidR="00E64B71" w:rsidRDefault="00C128FA" w:rsidP="00E64B71">
      <w:r>
        <w:t xml:space="preserve">OF-CONFIG </w:t>
      </w:r>
      <w:r w:rsidR="00E64B71">
        <w:t xml:space="preserve">introduces an operating context </w:t>
      </w:r>
      <w:r w:rsidR="002A4D52">
        <w:t xml:space="preserve">called an </w:t>
      </w:r>
      <w:proofErr w:type="spellStart"/>
      <w:r w:rsidR="002A4D52">
        <w:t>OpenFlow</w:t>
      </w:r>
      <w:proofErr w:type="spellEnd"/>
      <w:r w:rsidR="002A4D52">
        <w:t xml:space="preserve"> Capable Switch </w:t>
      </w:r>
      <w:r w:rsidR="00E64B71">
        <w:t xml:space="preserve">for one or more </w:t>
      </w:r>
      <w:proofErr w:type="spellStart"/>
      <w:r w:rsidR="00E64B71">
        <w:t>OpenFlow</w:t>
      </w:r>
      <w:proofErr w:type="spellEnd"/>
      <w:r w:rsidR="00E64B71">
        <w:t xml:space="preserve"> </w:t>
      </w:r>
      <w:proofErr w:type="spellStart"/>
      <w:r w:rsidR="00E64B71">
        <w:t>datapaths</w:t>
      </w:r>
      <w:proofErr w:type="spellEnd"/>
      <w:r w:rsidR="00E64B71">
        <w:t xml:space="preserve">. An </w:t>
      </w:r>
      <w:proofErr w:type="spellStart"/>
      <w:r w:rsidR="00E64B71">
        <w:t>OpenFlow</w:t>
      </w:r>
      <w:proofErr w:type="spellEnd"/>
      <w:r w:rsidR="00E64B71">
        <w:t xml:space="preserve"> Capable Switch is intended to be equivalent to </w:t>
      </w:r>
      <w:r w:rsidR="00920140">
        <w:t>an</w:t>
      </w:r>
      <w:r w:rsidR="00E64B71">
        <w:t xml:space="preserve"> actual physical or virtual network element (e.g. an Ethernet switch) which is hosting one or more </w:t>
      </w:r>
      <w:proofErr w:type="spellStart"/>
      <w:r w:rsidR="00E64B71">
        <w:t>OpenFlow</w:t>
      </w:r>
      <w:proofErr w:type="spellEnd"/>
      <w:r w:rsidR="00E64B71">
        <w:t xml:space="preserve"> </w:t>
      </w:r>
      <w:del w:id="863" w:author="Anees Shaikh" w:date="2013-11-25T00:09:00Z">
        <w:r w:rsidR="00E64B71" w:rsidDel="00701288">
          <w:delText xml:space="preserve">datapaths </w:delText>
        </w:r>
      </w:del>
      <w:ins w:id="864" w:author="Anees Shaikh" w:date="2013-11-25T00:09:00Z">
        <w:r w:rsidR="00701288">
          <w:t xml:space="preserve">Logical Switches </w:t>
        </w:r>
      </w:ins>
      <w:r w:rsidR="00E64B71">
        <w:t xml:space="preserve">by partitioning a set of </w:t>
      </w:r>
      <w:proofErr w:type="spellStart"/>
      <w:r w:rsidR="00E64B71">
        <w:t>OpenFlow</w:t>
      </w:r>
      <w:proofErr w:type="spellEnd"/>
      <w:r w:rsidR="00E64B71">
        <w:t xml:space="preserve"> related resources such as ports and queues among the hosted </w:t>
      </w:r>
      <w:proofErr w:type="spellStart"/>
      <w:r w:rsidR="00E64B71">
        <w:t>OpenFlow</w:t>
      </w:r>
      <w:proofErr w:type="spellEnd"/>
      <w:r w:rsidR="00E64B71">
        <w:t xml:space="preserve"> </w:t>
      </w:r>
      <w:del w:id="865" w:author="Anees Shaikh" w:date="2013-11-25T00:09:00Z">
        <w:r w:rsidR="00E64B71" w:rsidDel="00701288">
          <w:delText>datapaths</w:delText>
        </w:r>
      </w:del>
      <w:ins w:id="866" w:author="Anees Shaikh" w:date="2013-11-25T00:09:00Z">
        <w:r w:rsidR="00701288">
          <w:t xml:space="preserve">Logical </w:t>
        </w:r>
        <w:proofErr w:type="gramStart"/>
        <w:r w:rsidR="00701288">
          <w:t xml:space="preserve">Switches </w:t>
        </w:r>
      </w:ins>
      <w:r w:rsidR="00E64B71">
        <w:t>.</w:t>
      </w:r>
      <w:proofErr w:type="gramEnd"/>
      <w:r w:rsidR="00E64B71">
        <w:t xml:space="preserve"> The OF-CONFIG protocol enables dynamic association of the </w:t>
      </w:r>
      <w:proofErr w:type="spellStart"/>
      <w:r w:rsidR="00E64B71">
        <w:t>OpenFlow</w:t>
      </w:r>
      <w:proofErr w:type="spellEnd"/>
      <w:r w:rsidR="00E64B71">
        <w:t xml:space="preserve"> related resources of an </w:t>
      </w:r>
      <w:proofErr w:type="spellStart"/>
      <w:r w:rsidR="00E64B71">
        <w:t>OpenFlow</w:t>
      </w:r>
      <w:proofErr w:type="spellEnd"/>
      <w:r w:rsidR="00E64B71">
        <w:t xml:space="preserve"> Capable Switch with specific </w:t>
      </w:r>
      <w:proofErr w:type="spellStart"/>
      <w:r w:rsidR="00E64B71">
        <w:t>OpenFlow</w:t>
      </w:r>
      <w:proofErr w:type="spellEnd"/>
      <w:r w:rsidR="00E64B71">
        <w:t xml:space="preserve"> Logical Switches which are being hosted on the </w:t>
      </w:r>
      <w:proofErr w:type="spellStart"/>
      <w:r w:rsidR="00E64B71">
        <w:t>OpenFlow</w:t>
      </w:r>
      <w:proofErr w:type="spellEnd"/>
      <w:r w:rsidR="00E64B71">
        <w:t xml:space="preserve"> Capable Switch. OF-CONFIG does not specify or report how the partitioning of resources on an </w:t>
      </w:r>
      <w:proofErr w:type="spellStart"/>
      <w:r w:rsidR="00E64B71">
        <w:t>OpenFlow</w:t>
      </w:r>
      <w:proofErr w:type="spellEnd"/>
      <w:r w:rsidR="00E64B71">
        <w:t xml:space="preserve"> Capable Switch is achieved. OF-CONFIG assumes that resources such as ports and queues are partitioned </w:t>
      </w:r>
      <w:r w:rsidR="002A4D52">
        <w:t xml:space="preserve">between </w:t>
      </w:r>
      <w:r w:rsidR="00E64B71">
        <w:t xml:space="preserve">multiple </w:t>
      </w:r>
      <w:proofErr w:type="spellStart"/>
      <w:r w:rsidR="00E64B71">
        <w:t>OpenFlow</w:t>
      </w:r>
      <w:proofErr w:type="spellEnd"/>
      <w:r w:rsidR="00E64B71">
        <w:t xml:space="preserve"> Logical Switches such that each </w:t>
      </w:r>
      <w:proofErr w:type="spellStart"/>
      <w:r w:rsidR="00E64B71">
        <w:t>OpenFlow</w:t>
      </w:r>
      <w:proofErr w:type="spellEnd"/>
      <w:r w:rsidR="00E64B71">
        <w:t xml:space="preserve"> Logical Switch can assume full control over the resources that is assigned to it.</w:t>
      </w:r>
    </w:p>
    <w:p w14:paraId="24162C8E" w14:textId="04ABFE77" w:rsidR="00E64B71" w:rsidRDefault="00E34319" w:rsidP="00E64B71">
      <w:r>
        <w:t>OF-CONFIG 1.2</w:t>
      </w:r>
      <w:r w:rsidR="00E64B71">
        <w:t xml:space="preserve"> makes simplifying assumptions about the architecture of </w:t>
      </w:r>
      <w:proofErr w:type="spellStart"/>
      <w:r w:rsidR="00E64B71">
        <w:t>OpenFlow</w:t>
      </w:r>
      <w:proofErr w:type="spellEnd"/>
      <w:r w:rsidR="00E64B71">
        <w:t xml:space="preserve"> switches. The specification is deliberately decoupled from whether the switch supports </w:t>
      </w:r>
      <w:proofErr w:type="spellStart"/>
      <w:r w:rsidR="00E64B71">
        <w:t>flowvisor</w:t>
      </w:r>
      <w:proofErr w:type="spellEnd"/>
      <w:r w:rsidR="00E64B71">
        <w:t xml:space="preserve"> or other virtualization models</w:t>
      </w:r>
      <w:r w:rsidR="00CB5DE8">
        <w:t>, for example.</w:t>
      </w:r>
    </w:p>
    <w:p w14:paraId="01B7FB90" w14:textId="6AFEE538" w:rsidR="00E64B71" w:rsidRDefault="00E64B71" w:rsidP="00E64B71">
      <w:r>
        <w:t xml:space="preserve">The service which sends OF-CONFIG messages to an </w:t>
      </w:r>
      <w:proofErr w:type="spellStart"/>
      <w:r>
        <w:t>OpenFlow</w:t>
      </w:r>
      <w:proofErr w:type="spellEnd"/>
      <w:r>
        <w:t xml:space="preserve"> Capable Switch is called an </w:t>
      </w:r>
      <w:proofErr w:type="spellStart"/>
      <w:r>
        <w:t>OpenFlow</w:t>
      </w:r>
      <w:proofErr w:type="spellEnd"/>
      <w:r>
        <w:t xml:space="preserve"> Configuration Point. No assumptions are made about the nature of the </w:t>
      </w:r>
      <w:proofErr w:type="spellStart"/>
      <w:r>
        <w:t>OpenFlow</w:t>
      </w:r>
      <w:proofErr w:type="spellEnd"/>
      <w:r>
        <w:t xml:space="preserve"> Configuration Point. For example, it may be</w:t>
      </w:r>
      <w:r w:rsidR="00CB5DE8">
        <w:t xml:space="preserve"> </w:t>
      </w:r>
      <w:r>
        <w:t xml:space="preserve">provided by software acting as an </w:t>
      </w:r>
      <w:proofErr w:type="spellStart"/>
      <w:r>
        <w:t>OpenFlow</w:t>
      </w:r>
      <w:proofErr w:type="spellEnd"/>
      <w:r>
        <w:t xml:space="preserve"> controller or it may by a service provided by a traditional network management framework. </w:t>
      </w:r>
      <w:r w:rsidR="00CB5DE8">
        <w:t xml:space="preserve"> </w:t>
      </w:r>
      <w:ins w:id="867" w:author="Anees Shaikh" w:date="2013-11-25T00:10:00Z">
        <w:r w:rsidR="00701288">
          <w:t xml:space="preserve">In some deployment contexts, the </w:t>
        </w:r>
        <w:proofErr w:type="spellStart"/>
        <w:r w:rsidR="00701288">
          <w:t>OpenFlow</w:t>
        </w:r>
        <w:proofErr w:type="spellEnd"/>
        <w:r w:rsidR="00701288">
          <w:t xml:space="preserve"> Configuration Point and </w:t>
        </w:r>
        <w:proofErr w:type="spellStart"/>
        <w:r w:rsidR="00701288">
          <w:t>OpenFlow</w:t>
        </w:r>
        <w:proofErr w:type="spellEnd"/>
        <w:r w:rsidR="00701288">
          <w:t xml:space="preserve"> controller may belong to different administrative entities, e.g., provider and customer, respectively.  </w:t>
        </w:r>
      </w:ins>
      <w:r w:rsidR="00CB5DE8">
        <w:t>Interactions</w:t>
      </w:r>
      <w:r>
        <w:t xml:space="preserve"> between the </w:t>
      </w:r>
      <w:proofErr w:type="spellStart"/>
      <w:r>
        <w:t>OpenFlow</w:t>
      </w:r>
      <w:proofErr w:type="spellEnd"/>
      <w:r>
        <w:t xml:space="preserve"> Configuration Points and </w:t>
      </w:r>
      <w:proofErr w:type="spellStart"/>
      <w:r>
        <w:t>OpenFlow</w:t>
      </w:r>
      <w:proofErr w:type="spellEnd"/>
      <w:r>
        <w:t xml:space="preserve">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w:t>
      </w:r>
      <w:proofErr w:type="spellStart"/>
      <w:r w:rsidR="00E64B71">
        <w:t>OpenFlow</w:t>
      </w:r>
      <w:proofErr w:type="spellEnd"/>
      <w:r w:rsidR="00E64B71">
        <w:t xml:space="preserve"> Configuration Points and </w:t>
      </w:r>
      <w:proofErr w:type="spellStart"/>
      <w:r w:rsidR="00E64B71">
        <w:t>OpenFlow</w:t>
      </w:r>
      <w:proofErr w:type="spellEnd"/>
      <w:r w:rsidR="00E64B71">
        <w:t xml:space="preserve">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spellStart"/>
      <w:proofErr w:type="gramEnd"/>
      <w:r w:rsidR="00065E25">
        <w:t>es</w:t>
      </w:r>
      <w:proofErr w:type="spellEnd"/>
      <w:r w:rsidR="00065E25">
        <w:t>).</w:t>
      </w:r>
      <w:r w:rsidR="00E64B71">
        <w:t xml:space="preserve"> </w:t>
      </w:r>
      <w:proofErr w:type="spellStart"/>
      <w:r w:rsidR="00E64B71">
        <w:t>OpenFlow</w:t>
      </w:r>
      <w:proofErr w:type="spellEnd"/>
      <w:r w:rsidR="00E64B71">
        <w:t xml:space="preserve"> Controllers and </w:t>
      </w:r>
      <w:proofErr w:type="spellStart"/>
      <w:r w:rsidR="00E64B71">
        <w:t>OpenFlow</w:t>
      </w:r>
      <w:proofErr w:type="spellEnd"/>
      <w:r w:rsidR="00E64B71">
        <w:t xml:space="preserve"> Logical Switches (i.e. </w:t>
      </w:r>
      <w:proofErr w:type="spellStart"/>
      <w:r w:rsidR="00E64B71">
        <w:t>datapaths</w:t>
      </w:r>
      <w:proofErr w:type="spellEnd"/>
      <w:r w:rsidR="00E64B71">
        <w:t xml:space="preserve">) communicate via </w:t>
      </w:r>
      <w:proofErr w:type="spellStart"/>
      <w:r w:rsidR="00E64B71">
        <w:t>OpenFlow</w:t>
      </w:r>
      <w:proofErr w:type="spellEnd"/>
      <w:r w:rsidR="00E64B71">
        <w:t xml:space="preserve">.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68" w:name="_Ref316755787"/>
      <w:r>
        <w:t xml:space="preserve">Figure </w:t>
      </w:r>
      <w:fldSimple w:instr=" SEQ Figure \* ARABIC ">
        <w:r w:rsidR="00EE43EB">
          <w:rPr>
            <w:noProof/>
          </w:rPr>
          <w:t>2</w:t>
        </w:r>
      </w:fldSimple>
      <w:bookmarkEnd w:id="868"/>
      <w:r>
        <w:t xml:space="preserve">: </w:t>
      </w:r>
      <w:r w:rsidRPr="004B4623">
        <w:t xml:space="preserve">Relationship between components defined in this specification, the OF-CONFIG protocol and the </w:t>
      </w:r>
      <w:proofErr w:type="spellStart"/>
      <w:r w:rsidRPr="004B4623">
        <w:t>OpenFlow</w:t>
      </w:r>
      <w:proofErr w:type="spellEnd"/>
      <w:r w:rsidRPr="004B4623">
        <w:t xml:space="preserve"> protocol</w:t>
      </w:r>
    </w:p>
    <w:p w14:paraId="07110944" w14:textId="77777777" w:rsidR="00E64B71" w:rsidRDefault="00E64B71" w:rsidP="00E64B71">
      <w:r>
        <w:t xml:space="preserve">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w:t>
      </w:r>
      <w:proofErr w:type="spellStart"/>
      <w:r>
        <w:t>OpenFlow</w:t>
      </w:r>
      <w:proofErr w:type="spellEnd"/>
      <w:r>
        <w:t xml:space="preserve"> specification in a meaningful way to further drive the adoption of the software defined networking vision.</w:t>
      </w:r>
    </w:p>
    <w:p w14:paraId="6ECFCE31" w14:textId="5D79F6F5" w:rsidR="00CD2671" w:rsidRDefault="00CD2671" w:rsidP="001026D4">
      <w:pPr>
        <w:pStyle w:val="Heading2"/>
      </w:pPr>
      <w:bookmarkStart w:id="869" w:name="_Toc243774023"/>
      <w:r>
        <w:t>OF-CONFIG and OF-</w:t>
      </w:r>
      <w:r w:rsidR="001B345E">
        <w:t>SWITCH</w:t>
      </w:r>
      <w:bookmarkEnd w:id="869"/>
    </w:p>
    <w:p w14:paraId="7533C0D7" w14:textId="401D4A83" w:rsidR="001B345E" w:rsidRDefault="001B345E">
      <w:r>
        <w:t xml:space="preserve">Although OF-CONFIG is considered a complementary protocol to the main </w:t>
      </w:r>
      <w:proofErr w:type="spellStart"/>
      <w:r>
        <w:t>OpenFlow</w:t>
      </w:r>
      <w:proofErr w:type="spellEnd"/>
      <w:r>
        <w:t xml:space="preserve">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proofErr w:type="spellStart"/>
            <w:r>
              <w:t>OpenFlow</w:t>
            </w:r>
            <w:proofErr w:type="spellEnd"/>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 xml:space="preserve">Modification of match-action rules effecting flows of network packets across an </w:t>
            </w:r>
            <w:proofErr w:type="spellStart"/>
            <w:r>
              <w:t>OpenFlow</w:t>
            </w:r>
            <w:proofErr w:type="spellEnd"/>
            <w:r>
              <w:t xml:space="preserve"> </w:t>
            </w:r>
            <w:proofErr w:type="spellStart"/>
            <w:r>
              <w:t>datapath</w:t>
            </w:r>
            <w:proofErr w:type="spellEnd"/>
          </w:p>
        </w:tc>
        <w:tc>
          <w:tcPr>
            <w:tcW w:w="3834" w:type="dxa"/>
          </w:tcPr>
          <w:p w14:paraId="19A47C89" w14:textId="16A9D997" w:rsidR="001B345E" w:rsidRDefault="001B345E" w:rsidP="001B345E">
            <w:r w:rsidRPr="001B345E">
              <w:t xml:space="preserve">Remote configuration of possibly multiple </w:t>
            </w:r>
            <w:proofErr w:type="spellStart"/>
            <w:r w:rsidRPr="001B345E">
              <w:t>OpenFlow</w:t>
            </w:r>
            <w:proofErr w:type="spellEnd"/>
            <w:r w:rsidRPr="001B345E">
              <w:t xml:space="preserve"> </w:t>
            </w:r>
            <w:proofErr w:type="spellStart"/>
            <w:r w:rsidRPr="001B345E">
              <w:t>datapaths</w:t>
            </w:r>
            <w:proofErr w:type="spellEnd"/>
            <w:r w:rsidRPr="001B345E">
              <w:t xml:space="preserve">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70" w:author="Anees Shaikh" w:date="2013-11-24T21:30:00Z">
                <w:pPr>
                  <w:spacing w:after="200"/>
                </w:pPr>
              </w:pPrChange>
            </w:pPr>
            <w:ins w:id="871" w:author="Anees Shaikh" w:date="2013-11-24T21:29:00Z">
              <w:r>
                <w:t xml:space="preserve">Newer versions of </w:t>
              </w:r>
            </w:ins>
            <w:del w:id="872" w:author="Anees Shaikh" w:date="2013-11-24T21:29:00Z">
              <w:r w:rsidR="001B345E" w:rsidDel="00465408">
                <w:delText>In t</w:delText>
              </w:r>
            </w:del>
            <w:ins w:id="873" w:author="Anees Shaikh" w:date="2013-11-24T21:29:00Z">
              <w:r>
                <w:t>t</w:t>
              </w:r>
            </w:ins>
            <w:r w:rsidR="001B345E">
              <w:t xml:space="preserve">he </w:t>
            </w:r>
            <w:proofErr w:type="spellStart"/>
            <w:r w:rsidR="001B345E">
              <w:t>OpenFlow</w:t>
            </w:r>
            <w:proofErr w:type="spellEnd"/>
            <w:r w:rsidR="001B345E">
              <w:t xml:space="preserve"> 1.3</w:t>
            </w:r>
            <w:del w:id="874" w:author="Anees Shaikh" w:date="2013-11-24T21:21:00Z">
              <w:r w:rsidR="001B345E" w:rsidDel="00465408">
                <w:delText>.1</w:delText>
              </w:r>
            </w:del>
            <w:r w:rsidR="001B345E">
              <w:t xml:space="preserve"> specification </w:t>
            </w:r>
            <w:ins w:id="875" w:author="Anees Shaikh" w:date="2013-11-24T21:29:00Z">
              <w:r>
                <w:t xml:space="preserve">adopt the term </w:t>
              </w:r>
              <w:proofErr w:type="spellStart"/>
              <w:r>
                <w:t>OpenFlow</w:t>
              </w:r>
              <w:proofErr w:type="spellEnd"/>
              <w:r>
                <w:t xml:space="preserve"> Logical Switch and distinguish it from the earlier </w:t>
              </w:r>
            </w:ins>
            <w:ins w:id="876" w:author="Anees Shaikh" w:date="2013-11-24T21:30:00Z">
              <w:r>
                <w:t>“</w:t>
              </w:r>
              <w:proofErr w:type="spellStart"/>
              <w:r>
                <w:t>datapath</w:t>
              </w:r>
              <w:proofErr w:type="spellEnd"/>
              <w:r>
                <w:t xml:space="preserve">” term.  </w:t>
              </w:r>
            </w:ins>
            <w:del w:id="877" w:author="Anees Shaikh" w:date="2013-11-24T21:30:00Z">
              <w:r w:rsidR="001B345E" w:rsidDel="00465408">
                <w:delText>and earlier, t</w:delText>
              </w:r>
            </w:del>
            <w:ins w:id="878" w:author="Anees Shaikh" w:date="2013-11-24T21:30:00Z">
              <w:r>
                <w:t>T</w:t>
              </w:r>
            </w:ins>
            <w:r w:rsidR="001B345E">
              <w:t xml:space="preserve">he terms </w:t>
            </w:r>
            <w:proofErr w:type="spellStart"/>
            <w:r w:rsidR="001B345E">
              <w:t>OpenFlow</w:t>
            </w:r>
            <w:proofErr w:type="spellEnd"/>
            <w:r w:rsidR="001B345E">
              <w:t xml:space="preserve"> </w:t>
            </w:r>
            <w:del w:id="879" w:author="Anees Shaikh" w:date="2013-11-24T21:26:00Z">
              <w:r w:rsidR="001B345E" w:rsidDel="00465408">
                <w:delText xml:space="preserve">datapath </w:delText>
              </w:r>
            </w:del>
            <w:ins w:id="880" w:author="Anees Shaikh" w:date="2013-11-24T21:26:00Z">
              <w:r>
                <w:t xml:space="preserve">Logical </w:t>
              </w:r>
              <w:proofErr w:type="spellStart"/>
              <w:r>
                <w:t>Swtich</w:t>
              </w:r>
              <w:proofErr w:type="spellEnd"/>
              <w:r>
                <w:t xml:space="preserve"> </w:t>
              </w:r>
            </w:ins>
            <w:r w:rsidR="001B345E">
              <w:t xml:space="preserve">and </w:t>
            </w:r>
            <w:proofErr w:type="spellStart"/>
            <w:r w:rsidR="001B345E">
              <w:t>OpenFlow</w:t>
            </w:r>
            <w:proofErr w:type="spellEnd"/>
            <w:r w:rsidR="001B345E">
              <w:t xml:space="preserve"> Switch are </w:t>
            </w:r>
            <w:del w:id="881"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In the OF-</w:t>
            </w:r>
            <w:proofErr w:type="spellStart"/>
            <w:r>
              <w:t>Config</w:t>
            </w:r>
            <w:proofErr w:type="spellEnd"/>
            <w:r>
              <w:t xml:space="preserve"> 1.1.1 specification </w:t>
            </w:r>
            <w:del w:id="882" w:author="Anees Shaikh" w:date="2013-11-24T21:27:00Z">
              <w:r w:rsidDel="00465408">
                <w:delText>and earlier, the term OpenFlow Logical Switch maps to the OpenFlow datapath in the OpenFlow 1.3</w:delText>
              </w:r>
            </w:del>
            <w:del w:id="883" w:author="Anees Shaikh" w:date="2013-11-24T21:21:00Z">
              <w:r w:rsidDel="00465408">
                <w:delText>.1</w:delText>
              </w:r>
            </w:del>
            <w:del w:id="884" w:author="Anees Shaikh" w:date="2013-11-24T21:27:00Z">
              <w:r w:rsidDel="00465408">
                <w:delText xml:space="preserve"> and earlier specs. T</w:delText>
              </w:r>
            </w:del>
            <w:ins w:id="885" w:author="Anees Shaikh" w:date="2013-11-24T21:27:00Z">
              <w:r w:rsidR="00465408">
                <w:t>t</w:t>
              </w:r>
            </w:ins>
            <w:r>
              <w:t xml:space="preserve">he term </w:t>
            </w:r>
            <w:proofErr w:type="spellStart"/>
            <w:r>
              <w:t>OpenFlow</w:t>
            </w:r>
            <w:proofErr w:type="spellEnd"/>
            <w:r>
              <w:t xml:space="preserve"> Capable Switch introduces a new abstraction.</w:t>
            </w:r>
          </w:p>
          <w:p w14:paraId="0A723A44" w14:textId="07DA7D1E" w:rsidR="00691DAE" w:rsidDel="00465408" w:rsidRDefault="00691DAE" w:rsidP="00691DAE">
            <w:pPr>
              <w:rPr>
                <w:del w:id="886" w:author="Anees Shaikh" w:date="2013-11-24T21:27:00Z"/>
              </w:rPr>
            </w:pPr>
            <w:del w:id="887"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88" w:author="Anees Shaikh" w:date="2013-11-24T21:27:00Z"/>
              </w:rPr>
            </w:pPr>
            <w:del w:id="889" w:author="Anees Shaikh" w:date="2013-11-24T21:27:00Z">
              <w:r w:rsidDel="00465408">
                <w:delText>OpenFlow Controller = controller (as defined in the OpenFlow specification)</w:delText>
              </w:r>
            </w:del>
          </w:p>
          <w:p w14:paraId="2459CFEE" w14:textId="6BF3FBD1" w:rsidR="00691DAE" w:rsidRDefault="00691DAE" w:rsidP="00691DAE">
            <w:proofErr w:type="spellStart"/>
            <w:r>
              <w:t>OpenFlow</w:t>
            </w:r>
            <w:proofErr w:type="spellEnd"/>
            <w:r>
              <w:t xml:space="preserve"> Capable Switch = a new element</w:t>
            </w:r>
          </w:p>
          <w:p w14:paraId="0F1DCDC7" w14:textId="3331639A" w:rsidR="001B345E" w:rsidRDefault="00691DAE" w:rsidP="00691DAE">
            <w:proofErr w:type="spellStart"/>
            <w:r>
              <w:t>OpenFlow</w:t>
            </w:r>
            <w:proofErr w:type="spellEnd"/>
            <w:r>
              <w:t xml:space="preserve">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proofErr w:type="spellStart"/>
            <w:r>
              <w:lastRenderedPageBreak/>
              <w:t>OpenFlow</w:t>
            </w:r>
            <w:proofErr w:type="spellEnd"/>
            <w:r>
              <w:t xml:space="preserve">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w:t>
            </w:r>
            <w:proofErr w:type="spellStart"/>
            <w:r>
              <w:t>Config</w:t>
            </w:r>
            <w:proofErr w:type="spellEnd"/>
            <w:r>
              <w:t xml:space="preserve">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 xml:space="preserve">1) An </w:t>
            </w:r>
            <w:proofErr w:type="spellStart"/>
            <w:r>
              <w:t>OpenFlow</w:t>
            </w:r>
            <w:proofErr w:type="spellEnd"/>
            <w:r>
              <w:t xml:space="preserve"> </w:t>
            </w:r>
            <w:proofErr w:type="spellStart"/>
            <w:r>
              <w:t>datapath</w:t>
            </w:r>
            <w:proofErr w:type="spellEnd"/>
            <w:r>
              <w:t xml:space="preserve">, also referred to as </w:t>
            </w:r>
            <w:proofErr w:type="spellStart"/>
            <w:r>
              <w:t>OpenFlow</w:t>
            </w:r>
            <w:proofErr w:type="spellEnd"/>
            <w:r>
              <w:t xml:space="preserve"> Logical Switch (OFLS)</w:t>
            </w:r>
          </w:p>
          <w:p w14:paraId="334E666F" w14:textId="2333E46F" w:rsidR="001B345E" w:rsidRDefault="009D0127" w:rsidP="009D0127">
            <w:r>
              <w:t xml:space="preserve">2) An </w:t>
            </w:r>
            <w:proofErr w:type="spellStart"/>
            <w:r>
              <w:t>OpenFlow</w:t>
            </w:r>
            <w:proofErr w:type="spellEnd"/>
            <w:r>
              <w:t xml:space="preserve"> Controller  (OFC)</w:t>
            </w:r>
          </w:p>
        </w:tc>
        <w:tc>
          <w:tcPr>
            <w:tcW w:w="3834" w:type="dxa"/>
          </w:tcPr>
          <w:p w14:paraId="439F1420" w14:textId="052EC637" w:rsidR="009D0127" w:rsidRDefault="009D0127" w:rsidP="009D0127">
            <w:r>
              <w:t xml:space="preserve">1) An </w:t>
            </w:r>
            <w:proofErr w:type="spellStart"/>
            <w:r>
              <w:t>OpenFlow</w:t>
            </w:r>
            <w:proofErr w:type="spellEnd"/>
            <w:r>
              <w:t xml:space="preserve"> Capable Switch (OFCS) able to instantiate one or more </w:t>
            </w:r>
            <w:proofErr w:type="spellStart"/>
            <w:r>
              <w:t>OpenFlow</w:t>
            </w:r>
            <w:proofErr w:type="spellEnd"/>
            <w:r>
              <w:t xml:space="preserve"> Logical Switches (i.e. </w:t>
            </w:r>
            <w:proofErr w:type="spellStart"/>
            <w:r>
              <w:t>OpenFlow</w:t>
            </w:r>
            <w:proofErr w:type="spellEnd"/>
            <w:r>
              <w:t xml:space="preserve"> </w:t>
            </w:r>
            <w:proofErr w:type="spellStart"/>
            <w:r>
              <w:t>datapaths</w:t>
            </w:r>
            <w:proofErr w:type="spellEnd"/>
            <w:r>
              <w:t>)</w:t>
            </w:r>
          </w:p>
          <w:p w14:paraId="61BC6F30" w14:textId="48D3ECC3" w:rsidR="001B345E" w:rsidRDefault="009D0127" w:rsidP="009D0127">
            <w:r>
              <w:t xml:space="preserve">2) An </w:t>
            </w:r>
            <w:proofErr w:type="spellStart"/>
            <w:r>
              <w:t>OpenFlow</w:t>
            </w:r>
            <w:proofErr w:type="spellEnd"/>
            <w:r>
              <w:t xml:space="preserve">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 xml:space="preserve">An </w:t>
            </w:r>
            <w:proofErr w:type="spellStart"/>
            <w:r>
              <w:t>OpenFlow</w:t>
            </w:r>
            <w:proofErr w:type="spellEnd"/>
            <w:r>
              <w:t xml:space="preserve"> Controller adds a flow modification to an </w:t>
            </w:r>
            <w:proofErr w:type="spellStart"/>
            <w:r>
              <w:t>OpenFlow</w:t>
            </w:r>
            <w:proofErr w:type="spellEnd"/>
            <w:r>
              <w:t xml:space="preserve"> </w:t>
            </w:r>
            <w:proofErr w:type="spellStart"/>
            <w:r>
              <w:t>datapath</w:t>
            </w:r>
            <w:proofErr w:type="spellEnd"/>
            <w:r>
              <w:t xml:space="preserve"> (OFLS) which allows Ethernet frames containing IP packets which originated from 192.168.3.10 and are coming in on the </w:t>
            </w:r>
            <w:proofErr w:type="spellStart"/>
            <w:r>
              <w:t>datapath's</w:t>
            </w:r>
            <w:proofErr w:type="spellEnd"/>
            <w:r>
              <w:t xml:space="preserve"> port 2 to be forwarded out on the </w:t>
            </w:r>
            <w:proofErr w:type="spellStart"/>
            <w:r>
              <w:t>datapath's</w:t>
            </w:r>
            <w:proofErr w:type="spellEnd"/>
            <w:r>
              <w:t xml:space="preserve"> port 14</w:t>
            </w:r>
          </w:p>
        </w:tc>
        <w:tc>
          <w:tcPr>
            <w:tcW w:w="3834" w:type="dxa"/>
          </w:tcPr>
          <w:p w14:paraId="68A8D453" w14:textId="593D3E18" w:rsidR="009D0127" w:rsidRDefault="000B2CBA" w:rsidP="000B2CBA">
            <w:r>
              <w:t xml:space="preserve">An </w:t>
            </w:r>
            <w:proofErr w:type="spellStart"/>
            <w:r>
              <w:t>OpenFlow</w:t>
            </w:r>
            <w:proofErr w:type="spellEnd"/>
            <w:r>
              <w:t xml:space="preserve"> Configuration Point configures a particular </w:t>
            </w:r>
            <w:proofErr w:type="spellStart"/>
            <w:r>
              <w:t>OpenFlow</w:t>
            </w:r>
            <w:proofErr w:type="spellEnd"/>
            <w:r>
              <w:t xml:space="preserve"> Logical Switch (OF </w:t>
            </w:r>
            <w:proofErr w:type="spellStart"/>
            <w:r>
              <w:t>datapath</w:t>
            </w:r>
            <w:proofErr w:type="spellEnd"/>
            <w:r>
              <w:t xml:space="preserve">) to be associated with a particular </w:t>
            </w:r>
            <w:proofErr w:type="spellStart"/>
            <w:r>
              <w:t>OpenFlow</w:t>
            </w:r>
            <w:proofErr w:type="spellEnd"/>
            <w:r>
              <w:t xml:space="preserve"> Controller</w:t>
            </w:r>
          </w:p>
        </w:tc>
      </w:tr>
    </w:tbl>
    <w:p w14:paraId="0CC36C45" w14:textId="1CCF66E8" w:rsidR="001B345E" w:rsidRPr="001B345E" w:rsidRDefault="001E337C" w:rsidP="001B345E">
      <w:r w:rsidRPr="001E337C">
        <w:t xml:space="preserve">It should be noted that some properties of the </w:t>
      </w:r>
      <w:proofErr w:type="spellStart"/>
      <w:r w:rsidRPr="001E337C">
        <w:t>OpenFlow</w:t>
      </w:r>
      <w:proofErr w:type="spellEnd"/>
      <w:r w:rsidRPr="001E337C">
        <w:t xml:space="preserve"> Logical Switch (i.e. </w:t>
      </w:r>
      <w:proofErr w:type="spellStart"/>
      <w:r w:rsidRPr="001E337C">
        <w:t>OpenFlow</w:t>
      </w:r>
      <w:proofErr w:type="spellEnd"/>
      <w:r w:rsidRPr="001E337C">
        <w:t xml:space="preserve"> </w:t>
      </w:r>
      <w:del w:id="890" w:author="Anees Shaikh" w:date="2013-11-25T00:12:00Z">
        <w:r w:rsidRPr="001E337C" w:rsidDel="00701288">
          <w:delText>datapath</w:delText>
        </w:r>
      </w:del>
      <w:ins w:id="891" w:author="Anees Shaikh" w:date="2013-11-25T00:12:00Z">
        <w:r w:rsidR="00701288">
          <w:t>switch</w:t>
        </w:r>
      </w:ins>
      <w:r w:rsidRPr="001E337C">
        <w:t xml:space="preserve">) are available and </w:t>
      </w:r>
      <w:r>
        <w:t>configurable</w:t>
      </w:r>
      <w:r w:rsidRPr="001E337C">
        <w:t xml:space="preserve"> via both </w:t>
      </w:r>
      <w:proofErr w:type="spellStart"/>
      <w:r w:rsidRPr="001E337C">
        <w:t>OpenFlow</w:t>
      </w:r>
      <w:proofErr w:type="spellEnd"/>
      <w:r w:rsidRPr="001E337C">
        <w:t xml:space="preserve"> and OF-</w:t>
      </w:r>
      <w:r>
        <w:t>CONFIG</w:t>
      </w:r>
      <w:r w:rsidRPr="001E337C">
        <w:t xml:space="preserve">.  Having multiple channels for some of the same data is considered appropriate since the primary purpose of </w:t>
      </w:r>
      <w:proofErr w:type="spellStart"/>
      <w:r w:rsidRPr="001E337C">
        <w:t>OpenFlow</w:t>
      </w:r>
      <w:proofErr w:type="spellEnd"/>
      <w:r w:rsidRPr="001E337C">
        <w:t xml:space="preserve"> Configuration Points and </w:t>
      </w:r>
      <w:proofErr w:type="spellStart"/>
      <w:r w:rsidRPr="001E337C">
        <w:t>OpenFlow</w:t>
      </w:r>
      <w:proofErr w:type="spellEnd"/>
      <w:r w:rsidRPr="001E337C">
        <w:t xml:space="preserve"> Controllers are quite different.   The ONF strives for synchronization of the data models and semantics between the </w:t>
      </w:r>
      <w:proofErr w:type="spellStart"/>
      <w:r w:rsidRPr="001E337C">
        <w:t>OpenFlow</w:t>
      </w:r>
      <w:proofErr w:type="spellEnd"/>
      <w:r w:rsidRPr="001E337C">
        <w:t xml:space="preserve">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92" w:name="_Toc243774024"/>
      <w:r>
        <w:t>Scope</w:t>
      </w:r>
      <w:bookmarkEnd w:id="892"/>
    </w:p>
    <w:p w14:paraId="195AD289" w14:textId="39C6ABB8" w:rsidR="00D35927" w:rsidRDefault="00E34319" w:rsidP="00D35927">
      <w:r>
        <w:t>OF-CONFIG 1.2</w:t>
      </w:r>
      <w:r w:rsidR="00D35927">
        <w:t xml:space="preserve"> is focused on the following functions needed to configure an </w:t>
      </w:r>
      <w:proofErr w:type="spellStart"/>
      <w:r w:rsidR="00D35927">
        <w:t>OpenFlow</w:t>
      </w:r>
      <w:proofErr w:type="spellEnd"/>
      <w:r w:rsidR="00D35927">
        <w:t xml:space="preserve"> </w:t>
      </w:r>
      <w:proofErr w:type="gramStart"/>
      <w:r w:rsidR="00D35927">
        <w:t xml:space="preserve">1.3  </w:t>
      </w:r>
      <w:proofErr w:type="spellStart"/>
      <w:r w:rsidR="00D35927">
        <w:t>datapath</w:t>
      </w:r>
      <w:proofErr w:type="spellEnd"/>
      <w:proofErr w:type="gramEnd"/>
      <w:r w:rsidR="00D35927">
        <w:t>:</w:t>
      </w:r>
    </w:p>
    <w:p w14:paraId="4C4B8731" w14:textId="1249E5AC" w:rsidR="00D35927" w:rsidRDefault="00D35927" w:rsidP="00D35927">
      <w:pPr>
        <w:numPr>
          <w:ilvl w:val="0"/>
          <w:numId w:val="1"/>
        </w:numPr>
      </w:pPr>
      <w:r>
        <w:t xml:space="preserve">The assignment of one or more </w:t>
      </w:r>
      <w:proofErr w:type="spellStart"/>
      <w:r>
        <w:t>OpenFlow</w:t>
      </w:r>
      <w:proofErr w:type="spellEnd"/>
      <w:r>
        <w:t xml:space="preserve"> controllers</w:t>
      </w:r>
      <w:r w:rsidR="000D4800">
        <w:t xml:space="preserve"> to </w:t>
      </w:r>
      <w:del w:id="893" w:author="Anees Shaikh" w:date="2013-11-24T21:34:00Z">
        <w:r w:rsidR="000D4800" w:rsidDel="00465408">
          <w:delText xml:space="preserve">openflow </w:delText>
        </w:r>
      </w:del>
      <w:proofErr w:type="spellStart"/>
      <w:ins w:id="894" w:author="Anees Shaikh" w:date="2013-11-24T21:34:00Z">
        <w:r w:rsidR="00465408">
          <w:t>OpenFlow</w:t>
        </w:r>
        <w:proofErr w:type="spellEnd"/>
        <w:r w:rsidR="00465408">
          <w:t xml:space="preserve">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95" w:author="Anees Shaikh" w:date="2013-11-24T21:33:00Z">
        <w:r w:rsidDel="00465408">
          <w:delText xml:space="preserve">ceritificates </w:delText>
        </w:r>
      </w:del>
      <w:ins w:id="896" w:author="Anees Shaikh" w:date="2013-11-24T21:33:00Z">
        <w:r w:rsidR="00465408">
          <w:t xml:space="preserve">certificates </w:t>
        </w:r>
      </w:ins>
      <w:r>
        <w:t xml:space="preserve">for secure communication between the </w:t>
      </w:r>
      <w:proofErr w:type="spellStart"/>
      <w:r>
        <w:t>OpenFlow</w:t>
      </w:r>
      <w:proofErr w:type="spellEnd"/>
      <w:r>
        <w:t xml:space="preserve"> Logical Switches and </w:t>
      </w:r>
      <w:proofErr w:type="spellStart"/>
      <w:r>
        <w:t>OpenFlow</w:t>
      </w:r>
      <w:proofErr w:type="spellEnd"/>
      <w:r>
        <w:t xml:space="preserve"> Controllers</w:t>
      </w:r>
    </w:p>
    <w:p w14:paraId="284E4FBA" w14:textId="77777777" w:rsidR="00D35927" w:rsidRDefault="00D35927" w:rsidP="00D35927">
      <w:pPr>
        <w:numPr>
          <w:ilvl w:val="0"/>
          <w:numId w:val="1"/>
        </w:numPr>
      </w:pPr>
      <w:r>
        <w:t xml:space="preserve">Discovery of capabilities of an </w:t>
      </w:r>
      <w:proofErr w:type="spellStart"/>
      <w:r>
        <w:t>OpenFlow</w:t>
      </w:r>
      <w:proofErr w:type="spellEnd"/>
      <w:r>
        <w:t xml:space="preserve"> Logical Switch</w:t>
      </w:r>
    </w:p>
    <w:p w14:paraId="5F555FF8" w14:textId="5961FCD9" w:rsidR="00D35927" w:rsidRDefault="00D35927" w:rsidP="00D35927">
      <w:pPr>
        <w:numPr>
          <w:ilvl w:val="0"/>
          <w:numId w:val="1"/>
        </w:numPr>
      </w:pPr>
      <w:r>
        <w:t xml:space="preserve">Configuration of a set of </w:t>
      </w:r>
      <w:r w:rsidR="00DA4FF1">
        <w:t xml:space="preserve">specific </w:t>
      </w:r>
      <w:r>
        <w:t xml:space="preserve">tunnel types such as IP-in-GRE, NV-GRE, </w:t>
      </w:r>
      <w:proofErr w:type="spellStart"/>
      <w:r>
        <w:t>VxLAN</w:t>
      </w:r>
      <w:proofErr w:type="spellEnd"/>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97" w:author="Anees Shaikh" w:date="2013-11-24T22:17:00Z"/>
        </w:rPr>
        <w:pPrChange w:id="898" w:author="Anees Shaikh" w:date="2013-11-24T22:27:00Z">
          <w:pPr>
            <w:pStyle w:val="ListParagraph"/>
            <w:numPr>
              <w:numId w:val="31"/>
            </w:numPr>
            <w:ind w:hanging="360"/>
          </w:pPr>
        </w:pPrChange>
      </w:pPr>
      <w:r>
        <w:t xml:space="preserve">Instantiation of </w:t>
      </w:r>
      <w:del w:id="899" w:author="Anees Shaikh" w:date="2013-11-24T21:34:00Z">
        <w:r w:rsidDel="00465408">
          <w:delText xml:space="preserve">openflow </w:delText>
        </w:r>
      </w:del>
      <w:proofErr w:type="spellStart"/>
      <w:ins w:id="900" w:author="Anees Shaikh" w:date="2013-11-24T21:34:00Z">
        <w:r w:rsidR="00465408">
          <w:t>OpenFlow</w:t>
        </w:r>
        <w:proofErr w:type="spellEnd"/>
        <w:r w:rsidR="00465408">
          <w:t xml:space="preserve"> </w:t>
        </w:r>
      </w:ins>
      <w:r>
        <w:t xml:space="preserve">data planes (called </w:t>
      </w:r>
      <w:del w:id="901" w:author="Anees Shaikh" w:date="2013-11-24T21:34:00Z">
        <w:r w:rsidDel="00465408">
          <w:delText xml:space="preserve">openflow </w:delText>
        </w:r>
      </w:del>
      <w:proofErr w:type="spellStart"/>
      <w:ins w:id="902" w:author="Anees Shaikh" w:date="2013-11-24T21:34:00Z">
        <w:r w:rsidR="00465408">
          <w:t>OpenFlow</w:t>
        </w:r>
        <w:proofErr w:type="spellEnd"/>
        <w:r w:rsidR="00465408">
          <w:t xml:space="preserve"> </w:t>
        </w:r>
      </w:ins>
      <w:ins w:id="903" w:author="Anees Shaikh" w:date="2013-11-25T00:12:00Z">
        <w:r w:rsidR="00701288">
          <w:t>L</w:t>
        </w:r>
      </w:ins>
      <w:del w:id="904" w:author="Anees Shaikh" w:date="2013-11-25T00:12:00Z">
        <w:r w:rsidDel="00701288">
          <w:delText>l</w:delText>
        </w:r>
      </w:del>
      <w:r>
        <w:t xml:space="preserve">ogical </w:t>
      </w:r>
      <w:ins w:id="905" w:author="Anees Shaikh" w:date="2013-11-25T00:12:00Z">
        <w:r w:rsidR="00701288">
          <w:t>S</w:t>
        </w:r>
      </w:ins>
      <w:del w:id="906" w:author="Anees Shaikh" w:date="2013-11-25T00:12:00Z">
        <w:r w:rsidDel="00701288">
          <w:delText>s</w:delText>
        </w:r>
      </w:del>
      <w:r>
        <w:t>witches)</w:t>
      </w:r>
    </w:p>
    <w:p w14:paraId="62E41251" w14:textId="77777777" w:rsidR="00344709" w:rsidRDefault="00344709">
      <w:pPr>
        <w:rPr>
          <w:ins w:id="907" w:author="Anees Shaikh" w:date="2013-11-24T22:17:00Z"/>
        </w:rPr>
        <w:pPrChange w:id="908"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909" w:author="Anees Shaikh" w:date="2013-11-24T22:12:00Z"/>
        </w:rPr>
        <w:pPrChange w:id="910" w:author="Anees Shaikh" w:date="2013-11-24T22:18:00Z">
          <w:pPr>
            <w:numPr>
              <w:numId w:val="31"/>
            </w:numPr>
            <w:ind w:left="720" w:hanging="360"/>
          </w:pPr>
        </w:pPrChange>
      </w:pPr>
      <w:r>
        <w:t>Assignment of resources o</w:t>
      </w:r>
      <w:r w:rsidR="000D4800">
        <w:t>f an</w:t>
      </w:r>
      <w:r>
        <w:t xml:space="preserve"> </w:t>
      </w:r>
      <w:proofErr w:type="spellStart"/>
      <w:r>
        <w:t>OpenFlow</w:t>
      </w:r>
      <w:proofErr w:type="spellEnd"/>
      <w:r>
        <w:t xml:space="preserve"> Capable Switch to one or more </w:t>
      </w:r>
      <w:proofErr w:type="spellStart"/>
      <w:r>
        <w:t>OpenFlow</w:t>
      </w:r>
      <w:proofErr w:type="spellEnd"/>
      <w:r>
        <w:t xml:space="preserve"> Logical Switches</w:t>
      </w:r>
    </w:p>
    <w:p w14:paraId="1FA8AC11" w14:textId="77777777" w:rsidR="00344709" w:rsidRDefault="00344709">
      <w:pPr>
        <w:rPr>
          <w:ins w:id="911" w:author="Anees Shaikh" w:date="2013-11-24T22:17:00Z"/>
          <w:rFonts w:cstheme="minorHAnsi"/>
        </w:rPr>
        <w:pPrChange w:id="912"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913" w:author="Anees Shaikh" w:date="2013-11-24T21:34:00Z"/>
          <w:rFonts w:cstheme="minorHAnsi"/>
        </w:rPr>
        <w:pPrChange w:id="914" w:author="Anees Shaikh" w:date="2013-11-24T22:18:00Z">
          <w:pPr>
            <w:pStyle w:val="ListParagraph"/>
            <w:numPr>
              <w:numId w:val="31"/>
            </w:numPr>
            <w:ind w:hanging="360"/>
          </w:pPr>
        </w:pPrChange>
      </w:pPr>
      <w:r w:rsidRPr="001904A8">
        <w:lastRenderedPageBreak/>
        <w:t xml:space="preserve">Support for the emerging Negotiable </w:t>
      </w:r>
      <w:proofErr w:type="spellStart"/>
      <w:r w:rsidRPr="001904A8">
        <w:t>Datapath</w:t>
      </w:r>
      <w:proofErr w:type="spellEnd"/>
      <w:r w:rsidRPr="001904A8">
        <w:t xml:space="preserve"> Model (NDM) being developed in the ONF </w:t>
      </w:r>
    </w:p>
    <w:p w14:paraId="0F9E01FC" w14:textId="77777777" w:rsidR="00404E0B" w:rsidRDefault="00404E0B">
      <w:pPr>
        <w:rPr>
          <w:ins w:id="915" w:author="Anees Shaikh" w:date="2013-11-24T22:12:00Z"/>
        </w:rPr>
        <w:pPrChange w:id="916"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917" w:author="Anees Shaikh" w:date="2013-11-24T22:12:00Z"/>
          <w:rFonts w:asciiTheme="minorHAnsi" w:hAnsiTheme="minorHAnsi" w:cstheme="minorHAnsi"/>
          <w:rPrChange w:id="918" w:author="Anees Shaikh" w:date="2013-11-24T21:34:00Z">
            <w:rPr>
              <w:ins w:id="919" w:author="Anees Shaikh" w:date="2013-11-24T22:12:00Z"/>
              <w:rFonts w:cstheme="minorHAnsi"/>
            </w:rPr>
          </w:rPrChange>
        </w:rPr>
        <w:pPrChange w:id="920"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921" w:author="Anees Shaikh" w:date="2013-11-24T21:34:00Z">
            <w:rPr/>
          </w:rPrChange>
        </w:rPr>
        <w:t>Versioning Support</w:t>
      </w:r>
      <w:ins w:id="922"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xml:space="preserve">, and bootstrap of the </w:t>
      </w:r>
      <w:proofErr w:type="spellStart"/>
      <w:r>
        <w:t>OpenFlow</w:t>
      </w:r>
      <w:proofErr w:type="spellEnd"/>
      <w:r>
        <w:t xml:space="preserve"> capable network.</w:t>
      </w:r>
    </w:p>
    <w:p w14:paraId="1A190A38" w14:textId="3E8A20B0" w:rsidR="00956990" w:rsidRDefault="00956990" w:rsidP="00D35927">
      <w:r>
        <w:t xml:space="preserve">Note that even though this specification refers to </w:t>
      </w:r>
      <w:proofErr w:type="spellStart"/>
      <w:r>
        <w:t>OpenFlow</w:t>
      </w:r>
      <w:proofErr w:type="spellEnd"/>
      <w:r>
        <w:t xml:space="preserve"> 1.3, </w:t>
      </w:r>
      <w:r w:rsidR="00E34319">
        <w:t>OF-CONFIG 1.2</w:t>
      </w:r>
      <w:r w:rsidR="009F3843">
        <w:t xml:space="preserve"> supports previous </w:t>
      </w:r>
      <w:proofErr w:type="spellStart"/>
      <w:r w:rsidR="009F3843">
        <w:t>Op</w:t>
      </w:r>
      <w:r>
        <w:t>e</w:t>
      </w:r>
      <w:r w:rsidR="009F3843">
        <w:t>nFlow</w:t>
      </w:r>
      <w:proofErr w:type="spellEnd"/>
      <w:r w:rsidR="009F3843">
        <w:t xml:space="preserve"> versions, specifically, </w:t>
      </w:r>
      <w:proofErr w:type="spellStart"/>
      <w:r w:rsidR="009F3843">
        <w:t>Op</w:t>
      </w:r>
      <w:r>
        <w:t>enFlow</w:t>
      </w:r>
      <w:proofErr w:type="spellEnd"/>
      <w:r>
        <w:t xml:space="preserve"> 1.0, 1.1 and 1.2.</w:t>
      </w:r>
    </w:p>
    <w:p w14:paraId="474A8AFC" w14:textId="77777777" w:rsidR="00E64B71" w:rsidRDefault="00E64B71" w:rsidP="00BA30A0">
      <w:pPr>
        <w:pStyle w:val="Heading1"/>
      </w:pPr>
      <w:bookmarkStart w:id="923" w:name="_Toc243774025"/>
      <w:r>
        <w:t>Normative Language</w:t>
      </w:r>
      <w:bookmarkEnd w:id="92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924" w:name="_Toc243774026"/>
      <w:r>
        <w:t>Terms</w:t>
      </w:r>
      <w:bookmarkEnd w:id="92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925" w:name="_Toc243774027"/>
      <w:proofErr w:type="spellStart"/>
      <w:r>
        <w:t>OpenFlow</w:t>
      </w:r>
      <w:proofErr w:type="spellEnd"/>
      <w:r>
        <w:t xml:space="preserve"> Capable Switch</w:t>
      </w:r>
      <w:bookmarkEnd w:id="925"/>
    </w:p>
    <w:p w14:paraId="23EF787D" w14:textId="77777777" w:rsidR="00E64B71" w:rsidRDefault="00E64B71" w:rsidP="00E64B71">
      <w:r>
        <w:t xml:space="preserve">An </w:t>
      </w:r>
      <w:proofErr w:type="spellStart"/>
      <w:r>
        <w:t>OpenFlow</w:t>
      </w:r>
      <w:proofErr w:type="spellEnd"/>
      <w:r>
        <w:t xml:space="preserve"> Capable switch is a physical or virtual switching device which can act an as operational context for an </w:t>
      </w:r>
      <w:proofErr w:type="spellStart"/>
      <w:r>
        <w:t>OpenFlow</w:t>
      </w:r>
      <w:proofErr w:type="spellEnd"/>
      <w:r>
        <w:t xml:space="preserve"> Logical Switch. </w:t>
      </w:r>
      <w:proofErr w:type="spellStart"/>
      <w:r>
        <w:t>OpenFlow</w:t>
      </w:r>
      <w:proofErr w:type="spellEnd"/>
      <w:r>
        <w:t xml:space="preserve"> Capable Switches contain and manage </w:t>
      </w:r>
      <w:proofErr w:type="spellStart"/>
      <w:r>
        <w:t>OpenFlow</w:t>
      </w:r>
      <w:proofErr w:type="spellEnd"/>
      <w:r>
        <w:t xml:space="preserve"> Resources which may be associated with an </w:t>
      </w:r>
      <w:proofErr w:type="spellStart"/>
      <w:r>
        <w:t>OpenFlow</w:t>
      </w:r>
      <w:proofErr w:type="spellEnd"/>
      <w:r>
        <w:t xml:space="preserve"> Logical Switch context.</w:t>
      </w:r>
    </w:p>
    <w:p w14:paraId="34EE0730" w14:textId="77777777" w:rsidR="00E64B71" w:rsidRDefault="00E64B71" w:rsidP="00BA30A0">
      <w:pPr>
        <w:pStyle w:val="Heading2"/>
      </w:pPr>
      <w:bookmarkStart w:id="926" w:name="_Toc243774028"/>
      <w:proofErr w:type="spellStart"/>
      <w:r>
        <w:t>OpenFlow</w:t>
      </w:r>
      <w:proofErr w:type="spellEnd"/>
      <w:r>
        <w:t xml:space="preserve"> Configuration Point</w:t>
      </w:r>
      <w:bookmarkEnd w:id="926"/>
    </w:p>
    <w:p w14:paraId="2A96839F" w14:textId="77777777" w:rsidR="00E64B71" w:rsidRDefault="00E64B71" w:rsidP="00E64B71">
      <w:r>
        <w:t xml:space="preserve">An </w:t>
      </w:r>
      <w:proofErr w:type="spellStart"/>
      <w:r>
        <w:t>OpenFlow</w:t>
      </w:r>
      <w:proofErr w:type="spellEnd"/>
      <w:r>
        <w:t xml:space="preserve"> Configuration Point configures one or more </w:t>
      </w:r>
      <w:proofErr w:type="spellStart"/>
      <w:r>
        <w:t>OpenFlow</w:t>
      </w:r>
      <w:proofErr w:type="spellEnd"/>
      <w:r>
        <w:t xml:space="preserve"> Capable Switches via the </w:t>
      </w:r>
      <w:proofErr w:type="spellStart"/>
      <w:r>
        <w:t>OpenFlow</w:t>
      </w:r>
      <w:proofErr w:type="spellEnd"/>
      <w:r>
        <w:t xml:space="preserve"> Configuration and Management Protocol (OF-CONFIG).</w:t>
      </w:r>
    </w:p>
    <w:p w14:paraId="6B4433AA" w14:textId="77777777" w:rsidR="00E64B71" w:rsidRDefault="00E64B71" w:rsidP="00BA30A0">
      <w:pPr>
        <w:pStyle w:val="Heading2"/>
      </w:pPr>
      <w:bookmarkStart w:id="927" w:name="_Toc243774029"/>
      <w:proofErr w:type="spellStart"/>
      <w:r>
        <w:t>OpenFlow</w:t>
      </w:r>
      <w:proofErr w:type="spellEnd"/>
      <w:r>
        <w:t xml:space="preserve"> Logical Switch</w:t>
      </w:r>
      <w:bookmarkEnd w:id="927"/>
    </w:p>
    <w:p w14:paraId="327EF6D9" w14:textId="133D4840" w:rsidR="00E64B71" w:rsidRDefault="00E64B71" w:rsidP="00E64B71">
      <w:r w:rsidRPr="00E83D4B">
        <w:t xml:space="preserve">An </w:t>
      </w:r>
      <w:proofErr w:type="spellStart"/>
      <w:r w:rsidRPr="00E83D4B">
        <w:t>OpenFlow</w:t>
      </w:r>
      <w:proofErr w:type="spellEnd"/>
      <w:r w:rsidRPr="00E83D4B">
        <w:t xml:space="preserve"> Logical Switch is a set of resources (e.g. ports) from an </w:t>
      </w:r>
      <w:proofErr w:type="spellStart"/>
      <w:r w:rsidRPr="00E83D4B">
        <w:t>OpenFlow</w:t>
      </w:r>
      <w:proofErr w:type="spellEnd"/>
      <w:r w:rsidRPr="00E83D4B">
        <w:t xml:space="preserve"> Capable Switch which can be associated with a specific </w:t>
      </w:r>
      <w:proofErr w:type="spellStart"/>
      <w:r w:rsidRPr="00E83D4B">
        <w:t>OpenFlow</w:t>
      </w:r>
      <w:proofErr w:type="spellEnd"/>
      <w:r w:rsidRPr="00E83D4B">
        <w:t xml:space="preserve"> Controller. An </w:t>
      </w:r>
      <w:proofErr w:type="spellStart"/>
      <w:r w:rsidRPr="00E83D4B">
        <w:t>OpenFlow</w:t>
      </w:r>
      <w:proofErr w:type="spellEnd"/>
      <w:r w:rsidRPr="00E83D4B">
        <w:t xml:space="preserve"> Logical switch is an instantiation of an </w:t>
      </w:r>
      <w:proofErr w:type="spellStart"/>
      <w:r w:rsidRPr="00E83D4B">
        <w:t>OpenFlow</w:t>
      </w:r>
      <w:proofErr w:type="spellEnd"/>
      <w:r w:rsidRPr="00E83D4B">
        <w:t xml:space="preserve"> </w:t>
      </w:r>
      <w:del w:id="928" w:author="Anees Shaikh" w:date="2013-11-25T00:13:00Z">
        <w:r w:rsidRPr="00E83D4B" w:rsidDel="00795478">
          <w:delText xml:space="preserve">Datapath </w:delText>
        </w:r>
      </w:del>
      <w:ins w:id="929" w:author="Anees Shaikh" w:date="2013-11-25T00:13:00Z">
        <w:r w:rsidR="00795478">
          <w:t>Switch</w:t>
        </w:r>
        <w:r w:rsidR="00795478" w:rsidRPr="00E83D4B">
          <w:t xml:space="preserve"> </w:t>
        </w:r>
      </w:ins>
      <w:r w:rsidRPr="00E83D4B">
        <w:t>as specified in (1).</w:t>
      </w:r>
    </w:p>
    <w:p w14:paraId="4BD0A07F" w14:textId="77777777" w:rsidR="00E64B71" w:rsidRDefault="00E64B71" w:rsidP="00BA30A0">
      <w:pPr>
        <w:pStyle w:val="Heading2"/>
      </w:pPr>
      <w:bookmarkStart w:id="930" w:name="_Toc243774030"/>
      <w:proofErr w:type="spellStart"/>
      <w:r>
        <w:lastRenderedPageBreak/>
        <w:t>OpenFlow</w:t>
      </w:r>
      <w:proofErr w:type="spellEnd"/>
      <w:r>
        <w:t xml:space="preserve"> Resource</w:t>
      </w:r>
      <w:bookmarkEnd w:id="930"/>
    </w:p>
    <w:p w14:paraId="1DAA14C9" w14:textId="77777777" w:rsidR="00E64B71" w:rsidRDefault="00E64B71" w:rsidP="00E64B71">
      <w:r>
        <w:t xml:space="preserve">An </w:t>
      </w:r>
      <w:proofErr w:type="spellStart"/>
      <w:r>
        <w:t>OpenFlow</w:t>
      </w:r>
      <w:proofErr w:type="spellEnd"/>
      <w:r>
        <w:t xml:space="preserve"> Resource is a resource (e.g. port or queue) which is associated with an </w:t>
      </w:r>
      <w:proofErr w:type="spellStart"/>
      <w:r>
        <w:t>OpenFlow</w:t>
      </w:r>
      <w:proofErr w:type="spellEnd"/>
      <w:r>
        <w:t xml:space="preserve"> Capable Switch and may be associated with an </w:t>
      </w:r>
      <w:proofErr w:type="spellStart"/>
      <w:r>
        <w:t>OpenFlow</w:t>
      </w:r>
      <w:proofErr w:type="spellEnd"/>
      <w:r>
        <w:t xml:space="preserve"> Logical Switch.</w:t>
      </w:r>
    </w:p>
    <w:p w14:paraId="20EC2509" w14:textId="77777777" w:rsidR="00E64B71" w:rsidRDefault="00E64B71" w:rsidP="00C128FA">
      <w:pPr>
        <w:pStyle w:val="Heading3"/>
      </w:pPr>
      <w:bookmarkStart w:id="931" w:name="_Toc243774031"/>
      <w:proofErr w:type="spellStart"/>
      <w:r>
        <w:t>OpenFlow</w:t>
      </w:r>
      <w:proofErr w:type="spellEnd"/>
      <w:r>
        <w:t xml:space="preserve"> Queue</w:t>
      </w:r>
      <w:bookmarkEnd w:id="931"/>
    </w:p>
    <w:p w14:paraId="1E557EB9" w14:textId="77777777" w:rsidR="00E64B71" w:rsidRDefault="00E64B71" w:rsidP="00E64B71">
      <w:r>
        <w:t xml:space="preserve">An </w:t>
      </w:r>
      <w:proofErr w:type="spellStart"/>
      <w:r>
        <w:t>OpenFlow</w:t>
      </w:r>
      <w:proofErr w:type="spellEnd"/>
      <w:r>
        <w:t xml:space="preserve"> Queue is a queuing resource of an </w:t>
      </w:r>
      <w:proofErr w:type="spellStart"/>
      <w:r>
        <w:t>OpenFlow</w:t>
      </w:r>
      <w:proofErr w:type="spellEnd"/>
      <w:r>
        <w:t xml:space="preserve"> Logical Switch as described in the </w:t>
      </w:r>
      <w:proofErr w:type="spellStart"/>
      <w:r>
        <w:t>OpenFlow</w:t>
      </w:r>
      <w:proofErr w:type="spellEnd"/>
      <w:r>
        <w:t xml:space="preserve"> specification as the queue component of an </w:t>
      </w:r>
      <w:proofErr w:type="spellStart"/>
      <w:r>
        <w:t>OpenFlow</w:t>
      </w:r>
      <w:proofErr w:type="spellEnd"/>
      <w:r>
        <w:t xml:space="preserve"> </w:t>
      </w:r>
      <w:proofErr w:type="spellStart"/>
      <w:r>
        <w:t>datapath</w:t>
      </w:r>
      <w:proofErr w:type="spellEnd"/>
      <w:r>
        <w:t>.</w:t>
      </w:r>
    </w:p>
    <w:p w14:paraId="50EB3860" w14:textId="77777777" w:rsidR="00E64B71" w:rsidRDefault="00E64B71" w:rsidP="00BA30A0">
      <w:pPr>
        <w:pStyle w:val="Heading3"/>
      </w:pPr>
      <w:bookmarkStart w:id="932" w:name="_Toc243774032"/>
      <w:proofErr w:type="spellStart"/>
      <w:r>
        <w:t>OpenFlow</w:t>
      </w:r>
      <w:proofErr w:type="spellEnd"/>
      <w:r>
        <w:t xml:space="preserve"> Port</w:t>
      </w:r>
      <w:bookmarkEnd w:id="932"/>
    </w:p>
    <w:p w14:paraId="6ADEAB6A" w14:textId="2104682B" w:rsidR="00E64B71" w:rsidRDefault="00E64B71" w:rsidP="00E64B71">
      <w:r>
        <w:t xml:space="preserve">An </w:t>
      </w:r>
      <w:proofErr w:type="spellStart"/>
      <w:r>
        <w:t>OpenFlow</w:t>
      </w:r>
      <w:proofErr w:type="spellEnd"/>
      <w:r>
        <w:t xml:space="preserve"> Port is a forwarding interface of an </w:t>
      </w:r>
      <w:proofErr w:type="spellStart"/>
      <w:r>
        <w:t>OpenFlow</w:t>
      </w:r>
      <w:proofErr w:type="spellEnd"/>
      <w:r>
        <w:t xml:space="preserve"> Logical Switch as described in the </w:t>
      </w:r>
      <w:proofErr w:type="spellStart"/>
      <w:r>
        <w:t>OpenFlow</w:t>
      </w:r>
      <w:proofErr w:type="spellEnd"/>
      <w:r>
        <w:t xml:space="preserve"> specification as the port component of an </w:t>
      </w:r>
      <w:proofErr w:type="spellStart"/>
      <w:r>
        <w:t>OpenFlow</w:t>
      </w:r>
      <w:proofErr w:type="spellEnd"/>
      <w:r>
        <w:t xml:space="preserve"> </w:t>
      </w:r>
      <w:proofErr w:type="spellStart"/>
      <w:r>
        <w:t>datapath</w:t>
      </w:r>
      <w:proofErr w:type="spellEnd"/>
      <w:r>
        <w:t>.</w:t>
      </w:r>
      <w:r w:rsidR="00D35927">
        <w:t xml:space="preserve"> An </w:t>
      </w:r>
      <w:proofErr w:type="spellStart"/>
      <w:r w:rsidR="00D35927">
        <w:t>Openflow</w:t>
      </w:r>
      <w:proofErr w:type="spellEnd"/>
      <w:r w:rsidR="00D35927">
        <w:t xml:space="preserve"> Port may map to a physical port on a physical switch or a logical port on a physical or virtual switch.</w:t>
      </w:r>
    </w:p>
    <w:p w14:paraId="7B62FAF7" w14:textId="77777777" w:rsidR="00E64B71" w:rsidRDefault="00E64B71" w:rsidP="00C128FA">
      <w:pPr>
        <w:pStyle w:val="Heading2"/>
      </w:pPr>
      <w:bookmarkStart w:id="933" w:name="_Toc243774033"/>
      <w:proofErr w:type="spellStart"/>
      <w:r>
        <w:t>OpenFlow</w:t>
      </w:r>
      <w:proofErr w:type="spellEnd"/>
      <w:r>
        <w:t xml:space="preserve"> Controller</w:t>
      </w:r>
      <w:bookmarkEnd w:id="933"/>
    </w:p>
    <w:p w14:paraId="1F42C081" w14:textId="77777777" w:rsidR="00E64B71" w:rsidRDefault="00E64B71" w:rsidP="00E64B71">
      <w:r>
        <w:t xml:space="preserve">An </w:t>
      </w:r>
      <w:proofErr w:type="spellStart"/>
      <w:r>
        <w:t>OpenFlow</w:t>
      </w:r>
      <w:proofErr w:type="spellEnd"/>
      <w:r>
        <w:t xml:space="preserve"> Controller is software which controls </w:t>
      </w:r>
      <w:proofErr w:type="spellStart"/>
      <w:r>
        <w:t>OpenFlow</w:t>
      </w:r>
      <w:proofErr w:type="spellEnd"/>
      <w:r>
        <w:t xml:space="preserve"> Logical Switches via the </w:t>
      </w:r>
      <w:proofErr w:type="spellStart"/>
      <w:r>
        <w:t>OpenFlow</w:t>
      </w:r>
      <w:proofErr w:type="spellEnd"/>
      <w:r>
        <w:t xml:space="preserve"> protocol.</w:t>
      </w:r>
    </w:p>
    <w:p w14:paraId="3AF64E1D" w14:textId="51D9A6E4" w:rsidR="00747312" w:rsidRDefault="00747312" w:rsidP="00747312">
      <w:pPr>
        <w:pStyle w:val="Heading2"/>
      </w:pPr>
      <w:bookmarkStart w:id="934" w:name="_Toc243774034"/>
      <w:r>
        <w:t>NDM</w:t>
      </w:r>
      <w:bookmarkEnd w:id="934"/>
    </w:p>
    <w:p w14:paraId="161F8262" w14:textId="35B0C90B" w:rsidR="00747312" w:rsidRPr="00747312" w:rsidRDefault="00747312" w:rsidP="00747312">
      <w:r w:rsidRPr="00747312">
        <w:t xml:space="preserve">A Negotiable </w:t>
      </w:r>
      <w:proofErr w:type="spellStart"/>
      <w:r w:rsidRPr="00747312">
        <w:t>Datapath</w:t>
      </w:r>
      <w:proofErr w:type="spellEnd"/>
      <w:r w:rsidRPr="00747312">
        <w:t xml:space="preserve"> Model (NDM) is an abstract switch model that describes specific switch forwarding behaviors controllable via the </w:t>
      </w:r>
      <w:proofErr w:type="spellStart"/>
      <w:r w:rsidRPr="00747312">
        <w:t>OpenFlow</w:t>
      </w:r>
      <w:proofErr w:type="spellEnd"/>
      <w:r w:rsidRPr="00747312">
        <w:t>-Switch protocol.</w:t>
      </w:r>
      <w:r>
        <w:t xml:space="preserve"> </w:t>
      </w:r>
      <w:r w:rsidRPr="00747312">
        <w:t xml:space="preserve">The NDM describes specific requirements for switch behavior so that implementers can perform optimizations or deliver more complex forwarding behaviors (beyond what can be </w:t>
      </w:r>
      <w:proofErr w:type="spellStart"/>
      <w:r w:rsidRPr="00747312">
        <w:t>scalably</w:t>
      </w:r>
      <w:proofErr w:type="spellEnd"/>
      <w:r w:rsidRPr="00747312">
        <w:t xml:space="preserve"> represented in a single </w:t>
      </w:r>
      <w:proofErr w:type="spellStart"/>
      <w:r w:rsidRPr="00747312">
        <w:t>OpenFlow</w:t>
      </w:r>
      <w:proofErr w:type="spellEnd"/>
      <w:r w:rsidRPr="00747312">
        <w:t xml:space="preserve"> t</w:t>
      </w:r>
      <w:r>
        <w:t>able) than they could otherwise</w:t>
      </w:r>
      <w:r w:rsidRPr="00747312">
        <w:t>.</w:t>
      </w:r>
    </w:p>
    <w:p w14:paraId="5EDFE88E" w14:textId="77777777" w:rsidR="00E64B71" w:rsidRDefault="00E64B71" w:rsidP="00BA30A0">
      <w:pPr>
        <w:pStyle w:val="Heading1"/>
      </w:pPr>
      <w:bookmarkStart w:id="935" w:name="_Toc243774035"/>
      <w:r>
        <w:t>Requirements</w:t>
      </w:r>
      <w:bookmarkEnd w:id="93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936" w:name="_Toc243774036"/>
      <w:r w:rsidRPr="008206D7">
        <w:t>Requirements</w:t>
      </w:r>
      <w:r>
        <w:t xml:space="preserve"> from the </w:t>
      </w:r>
      <w:proofErr w:type="spellStart"/>
      <w:r>
        <w:t>OpenFlow</w:t>
      </w:r>
      <w:proofErr w:type="spellEnd"/>
      <w:r>
        <w:t xml:space="preserve"> 1.</w:t>
      </w:r>
      <w:r w:rsidR="00D35927">
        <w:t>3</w:t>
      </w:r>
      <w:r>
        <w:t xml:space="preserve"> Protocol Specification</w:t>
      </w:r>
      <w:bookmarkEnd w:id="936"/>
    </w:p>
    <w:p w14:paraId="42F3D47D" w14:textId="3A06F336" w:rsidR="00E64B71" w:rsidRDefault="00E64B71" w:rsidP="00E64B71">
      <w:r>
        <w:t>The specification of version 1.</w:t>
      </w:r>
      <w:r w:rsidR="00D35927">
        <w:t>3</w:t>
      </w:r>
      <w:r>
        <w:t xml:space="preserve"> of the </w:t>
      </w:r>
      <w:proofErr w:type="spellStart"/>
      <w:r>
        <w:t>OpenFlow</w:t>
      </w:r>
      <w:proofErr w:type="spellEnd"/>
      <w:r>
        <w:t xml:space="preserve"> protocol (1) includes explicit and implicit requirements for the configuration of </w:t>
      </w:r>
      <w:proofErr w:type="spellStart"/>
      <w:r>
        <w:t>OpenFlow</w:t>
      </w:r>
      <w:proofErr w:type="spellEnd"/>
      <w:r>
        <w:t xml:space="preserve"> switches. In (1) the term ‘configuration’ is used for two different kinds of operations: </w:t>
      </w:r>
      <w:r w:rsidR="009C7A8A">
        <w:t>c</w:t>
      </w:r>
      <w:r>
        <w:t xml:space="preserve">onfiguration using the </w:t>
      </w:r>
      <w:proofErr w:type="spellStart"/>
      <w:r>
        <w:t>OpenFlow</w:t>
      </w:r>
      <w:proofErr w:type="spellEnd"/>
      <w:r>
        <w:t xml:space="preserve"> protocol and configuration outside of the </w:t>
      </w:r>
      <w:proofErr w:type="spellStart"/>
      <w:r>
        <w:t>OpenFlow</w:t>
      </w:r>
      <w:proofErr w:type="spellEnd"/>
      <w:r>
        <w:t xml:space="preserve"> protocol. The first kind of configuration is dealt within (1). </w:t>
      </w:r>
      <w:r w:rsidR="00E34319">
        <w:t>OF-CONFIG 1.2</w:t>
      </w:r>
      <w:r>
        <w:t xml:space="preserve"> enables other configuration of </w:t>
      </w:r>
      <w:proofErr w:type="spellStart"/>
      <w:r>
        <w:t>OpenFlow</w:t>
      </w:r>
      <w:proofErr w:type="spellEnd"/>
      <w:r>
        <w:t xml:space="preserve">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937" w:name="_Toc243774037"/>
      <w:r>
        <w:lastRenderedPageBreak/>
        <w:t xml:space="preserve">Instantiation of one or more </w:t>
      </w:r>
      <w:proofErr w:type="spellStart"/>
      <w:r>
        <w:t>Openflow</w:t>
      </w:r>
      <w:proofErr w:type="spellEnd"/>
      <w:r>
        <w:t xml:space="preserve"> Data Planes on an </w:t>
      </w:r>
      <w:proofErr w:type="spellStart"/>
      <w:r>
        <w:t>Openflow</w:t>
      </w:r>
      <w:proofErr w:type="spellEnd"/>
      <w:r>
        <w:t xml:space="preserve"> Capable Switch</w:t>
      </w:r>
      <w:del w:id="938" w:author="Anees Shaikh" w:date="2013-11-24T21:37:00Z">
        <w:r w:rsidR="00016664" w:rsidDel="00457B24">
          <w:delText xml:space="preserve"> and assignment of resources to these data planes</w:delText>
        </w:r>
      </w:del>
      <w:bookmarkEnd w:id="937"/>
    </w:p>
    <w:p w14:paraId="750AFA41" w14:textId="5B6A7E27" w:rsidR="000D4800" w:rsidRPr="00B433CD" w:rsidRDefault="000D4800" w:rsidP="001026D4">
      <w:r>
        <w:t xml:space="preserve">An </w:t>
      </w:r>
      <w:del w:id="939" w:author="Anees Shaikh" w:date="2013-11-24T21:36:00Z">
        <w:r w:rsidDel="00457B24">
          <w:delText>openflow</w:delText>
        </w:r>
      </w:del>
      <w:proofErr w:type="spellStart"/>
      <w:ins w:id="940" w:author="Anees Shaikh" w:date="2013-11-24T21:36:00Z">
        <w:r w:rsidR="00457B24">
          <w:t>OpenFlow</w:t>
        </w:r>
      </w:ins>
      <w:proofErr w:type="spellEnd"/>
      <w:r>
        <w:t xml:space="preserve"> capable switch is capable of hosting one or more </w:t>
      </w:r>
      <w:del w:id="941" w:author="Anees Shaikh" w:date="2013-11-24T21:36:00Z">
        <w:r w:rsidDel="00457B24">
          <w:delText>openflow</w:delText>
        </w:r>
      </w:del>
      <w:proofErr w:type="spellStart"/>
      <w:ins w:id="942" w:author="Anees Shaikh" w:date="2013-11-24T21:36:00Z">
        <w:r w:rsidR="00457B24">
          <w:t>OpenFlow</w:t>
        </w:r>
      </w:ins>
      <w:proofErr w:type="spellEnd"/>
      <w:r>
        <w:t xml:space="preserve"> data planes</w:t>
      </w:r>
      <w:r w:rsidR="00016664">
        <w:t xml:space="preserve"> (also </w:t>
      </w:r>
      <w:proofErr w:type="spellStart"/>
      <w:r w:rsidR="00016664">
        <w:t>refered</w:t>
      </w:r>
      <w:proofErr w:type="spellEnd"/>
      <w:r w:rsidR="00016664">
        <w:t xml:space="preserve"> to as </w:t>
      </w:r>
      <w:del w:id="943" w:author="Anees Shaikh" w:date="2013-11-24T21:36:00Z">
        <w:r w:rsidR="00016664" w:rsidDel="00457B24">
          <w:delText>openflow</w:delText>
        </w:r>
      </w:del>
      <w:proofErr w:type="spellStart"/>
      <w:ins w:id="944" w:author="Anees Shaikh" w:date="2013-11-24T21:36:00Z">
        <w:r w:rsidR="00457B24">
          <w:t>OpenFlow</w:t>
        </w:r>
      </w:ins>
      <w:proofErr w:type="spellEnd"/>
      <w:r w:rsidR="00016664">
        <w:t xml:space="preserve"> logical switch)</w:t>
      </w:r>
      <w:r>
        <w:t xml:space="preserve">. Initially, </w:t>
      </w:r>
      <w:r w:rsidR="00261194">
        <w:t xml:space="preserve">the </w:t>
      </w:r>
      <w:del w:id="945" w:author="Anees Shaikh" w:date="2013-11-24T21:36:00Z">
        <w:r w:rsidR="00261194" w:rsidDel="00457B24">
          <w:delText>openflow</w:delText>
        </w:r>
      </w:del>
      <w:proofErr w:type="spellStart"/>
      <w:ins w:id="946" w:author="Anees Shaikh" w:date="2013-11-24T21:36:00Z">
        <w:r w:rsidR="00457B24">
          <w:t>OpenFlow</w:t>
        </w:r>
      </w:ins>
      <w:proofErr w:type="spellEnd"/>
      <w:r w:rsidR="00261194">
        <w:t xml:space="preserve"> capable switch owns all the resources of the switch and does not have any data plane instantiated. Using the </w:t>
      </w:r>
      <w:ins w:id="947" w:author="Anees Shaikh" w:date="2013-11-24T21:37:00Z">
        <w:r w:rsidR="00457B24">
          <w:t>OF-CONFIG</w:t>
        </w:r>
      </w:ins>
      <w:del w:id="948" w:author="Anees Shaikh" w:date="2013-11-24T21:37:00Z">
        <w:r w:rsidR="00261194" w:rsidDel="00457B24">
          <w:delText>of-config</w:delText>
        </w:r>
      </w:del>
      <w:r w:rsidR="00261194">
        <w:t xml:space="preserve"> 1.2 protocol, OFCP can instantiate one or more </w:t>
      </w:r>
      <w:del w:id="949" w:author="Anees Shaikh" w:date="2013-11-24T21:36:00Z">
        <w:r w:rsidR="00261194" w:rsidDel="00457B24">
          <w:delText>openflow</w:delText>
        </w:r>
      </w:del>
      <w:proofErr w:type="spellStart"/>
      <w:ins w:id="950" w:author="Anees Shaikh" w:date="2013-11-24T21:36:00Z">
        <w:r w:rsidR="00457B24">
          <w:t>OpenFlow</w:t>
        </w:r>
      </w:ins>
      <w:proofErr w:type="spellEnd"/>
      <w:r w:rsidR="00261194">
        <w:t xml:space="preserve"> data planes and can assign resources such as queues and ports to these </w:t>
      </w:r>
      <w:del w:id="951" w:author="Anees Shaikh" w:date="2013-11-24T21:36:00Z">
        <w:r w:rsidR="00261194" w:rsidDel="00457B24">
          <w:delText>openflow</w:delText>
        </w:r>
      </w:del>
      <w:proofErr w:type="spellStart"/>
      <w:ins w:id="952" w:author="Anees Shaikh" w:date="2013-11-24T21:36:00Z">
        <w:r w:rsidR="00457B24">
          <w:t>OpenFlow</w:t>
        </w:r>
      </w:ins>
      <w:proofErr w:type="spellEnd"/>
      <w:r w:rsidR="00261194">
        <w:t xml:space="preserve"> data planes. </w:t>
      </w:r>
      <w:r w:rsidR="00016664">
        <w:t xml:space="preserve">Some of the resources like management port may not be assigned to any </w:t>
      </w:r>
      <w:del w:id="953" w:author="Anees Shaikh" w:date="2013-11-24T21:36:00Z">
        <w:r w:rsidR="00016664" w:rsidDel="00457B24">
          <w:delText>openflow</w:delText>
        </w:r>
      </w:del>
      <w:proofErr w:type="spellStart"/>
      <w:ins w:id="954" w:author="Anees Shaikh" w:date="2013-11-24T21:36:00Z">
        <w:r w:rsidR="00457B24">
          <w:t>OpenFlow</w:t>
        </w:r>
      </w:ins>
      <w:proofErr w:type="spellEnd"/>
      <w:r w:rsidR="00016664">
        <w:t xml:space="preserve"> data plane. </w:t>
      </w:r>
    </w:p>
    <w:p w14:paraId="1F2B9F8C" w14:textId="77777777" w:rsidR="00E64B71" w:rsidRDefault="00E64B71" w:rsidP="00C128FA">
      <w:pPr>
        <w:pStyle w:val="Heading3"/>
      </w:pPr>
      <w:bookmarkStart w:id="955" w:name="_Toc243774038"/>
      <w:r>
        <w:t>Connection Setup to a Controller</w:t>
      </w:r>
      <w:bookmarkEnd w:id="955"/>
    </w:p>
    <w:p w14:paraId="6794730E" w14:textId="3E97A957" w:rsidR="00E64B71" w:rsidRDefault="00E64B71" w:rsidP="00E64B71">
      <w:r>
        <w:t>Section 6.</w:t>
      </w:r>
      <w:ins w:id="956" w:author="Anees Shaikh" w:date="2013-11-25T00:14:00Z">
        <w:r w:rsidR="00795478">
          <w:t>3</w:t>
        </w:r>
      </w:ins>
      <w:del w:id="957" w:author="Anees Shaikh" w:date="2013-11-25T00:14:00Z">
        <w:r w:rsidDel="00795478">
          <w:delText>2</w:delText>
        </w:r>
      </w:del>
      <w:r>
        <w:t xml:space="preserve"> (Connection Setup) of (1) </w:t>
      </w:r>
      <w:r w:rsidR="00311E03">
        <w:t xml:space="preserve">requires that an </w:t>
      </w:r>
      <w:proofErr w:type="spellStart"/>
      <w:r w:rsidR="00311E03">
        <w:t>OpenFlow</w:t>
      </w:r>
      <w:proofErr w:type="spellEnd"/>
      <w:r w:rsidR="00311E03">
        <w:t xml:space="preserve"> switch </w:t>
      </w:r>
      <w:del w:id="958" w:author="Anees Shaikh" w:date="2013-11-25T00:15:00Z">
        <w:r w:rsidR="00311E03" w:rsidDel="005A5959">
          <w:delText xml:space="preserve">always </w:delText>
        </w:r>
      </w:del>
      <w:ins w:id="959" w:author="Anees Shaikh" w:date="2013-11-25T00:15:00Z">
        <w:r w:rsidR="005A5959">
          <w:t xml:space="preserve">must be able to </w:t>
        </w:r>
      </w:ins>
      <w:r w:rsidR="00311E03">
        <w:t xml:space="preserve">initiate the connection to the </w:t>
      </w:r>
      <w:proofErr w:type="spellStart"/>
      <w:r w:rsidR="00311E03">
        <w:t>OpenFlow</w:t>
      </w:r>
      <w:proofErr w:type="spellEnd"/>
      <w:r w:rsidR="00311E03">
        <w:t xml:space="preserve"> controller and </w:t>
      </w:r>
      <w:r>
        <w:t xml:space="preserve">discusses the process of setting up a connection between the </w:t>
      </w:r>
      <w:proofErr w:type="spellStart"/>
      <w:r>
        <w:t>OpenFlow</w:t>
      </w:r>
      <w:proofErr w:type="spellEnd"/>
      <w:r>
        <w:t xml:space="preserve"> switch and an </w:t>
      </w:r>
      <w:proofErr w:type="spellStart"/>
      <w:r>
        <w:t>OpenFlow</w:t>
      </w:r>
      <w:proofErr w:type="spellEnd"/>
      <w:r>
        <w:t xml:space="preserve">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w:t>
      </w:r>
      <w:proofErr w:type="spellStart"/>
      <w:r w:rsidR="00311E03">
        <w:t>OpenFlow</w:t>
      </w:r>
      <w:proofErr w:type="spellEnd"/>
      <w:r w:rsidR="00311E03">
        <w:t xml:space="preserve"> controller may be supported.</w:t>
      </w:r>
    </w:p>
    <w:p w14:paraId="24A80C79" w14:textId="77777777" w:rsidR="00E64B71" w:rsidRDefault="00E64B71" w:rsidP="00BA30A0">
      <w:pPr>
        <w:pStyle w:val="Heading3"/>
      </w:pPr>
      <w:bookmarkStart w:id="960" w:name="_Toc243774039"/>
      <w:r>
        <w:t xml:space="preserve">Multiple </w:t>
      </w:r>
      <w:r w:rsidRPr="005250DF">
        <w:t>Controllers</w:t>
      </w:r>
      <w:bookmarkEnd w:id="960"/>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61" w:name="_Toc243774040"/>
      <w:proofErr w:type="spellStart"/>
      <w:r>
        <w:t>OpenFlow</w:t>
      </w:r>
      <w:proofErr w:type="spellEnd"/>
      <w:r w:rsidR="00E64B71">
        <w:t xml:space="preserve"> Logical Switches</w:t>
      </w:r>
      <w:bookmarkEnd w:id="961"/>
    </w:p>
    <w:p w14:paraId="534540DC" w14:textId="073A9985" w:rsidR="00E64B71" w:rsidRDefault="00E64B71" w:rsidP="00E64B71">
      <w:r>
        <w:t xml:space="preserve">The </w:t>
      </w:r>
      <w:proofErr w:type="spellStart"/>
      <w:r w:rsidR="00920140">
        <w:t>OpenFlow</w:t>
      </w:r>
      <w:proofErr w:type="spellEnd"/>
      <w:r>
        <w:t xml:space="preserve"> 1.</w:t>
      </w:r>
      <w:r w:rsidR="00D35927">
        <w:t>3</w:t>
      </w:r>
      <w:r>
        <w:t xml:space="preserve"> protocol specifies various kinds of </w:t>
      </w:r>
      <w:proofErr w:type="spellStart"/>
      <w:r w:rsidR="00920140">
        <w:t>OpenFlow</w:t>
      </w:r>
      <w:proofErr w:type="spellEnd"/>
      <w:r>
        <w:t xml:space="preserve"> resources associated with an </w:t>
      </w:r>
      <w:proofErr w:type="spellStart"/>
      <w:r w:rsidR="00920140">
        <w:t>OpenFlow</w:t>
      </w:r>
      <w:proofErr w:type="spellEnd"/>
      <w:r>
        <w:t xml:space="preserve"> Logical Switch. The OF-CONFIG protocol must support the configuration of these </w:t>
      </w:r>
      <w:proofErr w:type="spellStart"/>
      <w:r w:rsidR="00920140">
        <w:t>OpenFlow</w:t>
      </w:r>
      <w:proofErr w:type="spellEnd"/>
      <w:r>
        <w:t xml:space="preserve"> resources associated with an </w:t>
      </w:r>
      <w:proofErr w:type="spellStart"/>
      <w:r w:rsidR="00920140">
        <w:t>OpenFlow</w:t>
      </w:r>
      <w:proofErr w:type="spellEnd"/>
      <w:r>
        <w:t xml:space="preserve"> Logical Switch. Examples of resources include queues and ports that have been assigned to an </w:t>
      </w:r>
      <w:proofErr w:type="spellStart"/>
      <w:r w:rsidR="00920140">
        <w:t>OpenFlow</w:t>
      </w:r>
      <w:proofErr w:type="spellEnd"/>
      <w:r>
        <w:t xml:space="preserve"> Logical Switch. It is assumed that </w:t>
      </w:r>
      <w:proofErr w:type="spellStart"/>
      <w:r w:rsidR="00920140">
        <w:t>OpenFlow</w:t>
      </w:r>
      <w:proofErr w:type="spellEnd"/>
      <w:r>
        <w:t xml:space="preserve"> Logical Switches have been instantiated out of band, for example, an administrator may have created them upfront. In addition, partitioning/assignment of </w:t>
      </w:r>
      <w:proofErr w:type="spellStart"/>
      <w:r w:rsidR="00920140">
        <w:t>OpenFlow</w:t>
      </w:r>
      <w:proofErr w:type="spellEnd"/>
      <w:r>
        <w:t xml:space="preserve"> resources amongst multiple </w:t>
      </w:r>
      <w:proofErr w:type="spellStart"/>
      <w:r w:rsidR="00920140">
        <w:t>OpenFlow</w:t>
      </w:r>
      <w:proofErr w:type="spellEnd"/>
      <w:r>
        <w:t xml:space="preserve"> switches that may exist in an </w:t>
      </w:r>
      <w:proofErr w:type="spellStart"/>
      <w:r w:rsidR="00920140">
        <w:t>OpenFlow</w:t>
      </w:r>
      <w:proofErr w:type="spellEnd"/>
      <w:r>
        <w:t xml:space="preserve"> Capable Switch has also been done out of band. </w:t>
      </w:r>
    </w:p>
    <w:p w14:paraId="22D61A9B" w14:textId="77777777" w:rsidR="00E64B71" w:rsidRDefault="00E64B71" w:rsidP="00BA30A0">
      <w:pPr>
        <w:pStyle w:val="Heading3"/>
      </w:pPr>
      <w:bookmarkStart w:id="962" w:name="_Toc243774041"/>
      <w:r>
        <w:t>Connection Interruption</w:t>
      </w:r>
      <w:bookmarkEnd w:id="962"/>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lastRenderedPageBreak/>
        <w:t>OF-CONFIG protocol must provide means for configuring the mode to enter in such a case.</w:t>
      </w:r>
    </w:p>
    <w:p w14:paraId="4742717E" w14:textId="77777777" w:rsidR="00E64B71" w:rsidRDefault="00E64B71" w:rsidP="00BA30A0">
      <w:pPr>
        <w:pStyle w:val="Heading3"/>
      </w:pPr>
      <w:bookmarkStart w:id="963" w:name="_Toc243774042"/>
      <w:r>
        <w:t>Encryption</w:t>
      </w:r>
      <w:bookmarkEnd w:id="963"/>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64" w:name="_Toc243774043"/>
      <w:r>
        <w:t>Queues</w:t>
      </w:r>
      <w:bookmarkEnd w:id="964"/>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65" w:name="_Toc243774044"/>
      <w:r>
        <w:t>Ports</w:t>
      </w:r>
      <w:bookmarkEnd w:id="965"/>
    </w:p>
    <w:p w14:paraId="7E485F18" w14:textId="5AF2DBDA" w:rsidR="00E64B71" w:rsidRDefault="00E64B71" w:rsidP="00E64B71">
      <w:r>
        <w:t xml:space="preserve">The </w:t>
      </w:r>
      <w:proofErr w:type="spellStart"/>
      <w:r>
        <w:t>OpenFlow</w:t>
      </w:r>
      <w:proofErr w:type="spellEnd"/>
      <w:r>
        <w:t xml:space="preserve"> protocol already contains methods to configure </w:t>
      </w:r>
      <w:r w:rsidR="00A72730">
        <w:t xml:space="preserve">a limited amount of </w:t>
      </w:r>
      <w:r>
        <w:t>port</w:t>
      </w:r>
      <w:r w:rsidR="00A72730">
        <w:t xml:space="preserve"> </w:t>
      </w:r>
      <w:r w:rsidR="00AC06DB">
        <w:t>parameters</w:t>
      </w:r>
      <w:r>
        <w:t xml:space="preserve"> of </w:t>
      </w:r>
      <w:proofErr w:type="spellStart"/>
      <w:r>
        <w:t>OpenFlow</w:t>
      </w:r>
      <w:proofErr w:type="spellEnd"/>
      <w:r>
        <w:t xml:space="preserve"> switches. The </w:t>
      </w:r>
      <w:proofErr w:type="spellStart"/>
      <w:r>
        <w:t>OpenFlow</w:t>
      </w:r>
      <w:proofErr w:type="spellEnd"/>
      <w:r>
        <w:t xml:space="preserve">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w:t>
      </w:r>
      <w:proofErr w:type="spellStart"/>
      <w:r>
        <w:t>recv</w:t>
      </w:r>
      <w:r w:rsidR="00AC06DB">
        <w:t>eive</w:t>
      </w:r>
      <w:proofErr w:type="spellEnd"/>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w:t>
      </w:r>
      <w:proofErr w:type="spellStart"/>
      <w:r>
        <w:t>packetin</w:t>
      </w:r>
      <w:proofErr w:type="spellEnd"/>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w:t>
      </w:r>
      <w:proofErr w:type="spellStart"/>
      <w:r>
        <w:t>OpenFlow</w:t>
      </w:r>
      <w:proofErr w:type="spellEnd"/>
      <w:r>
        <w:t xml:space="preserve">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lastRenderedPageBreak/>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w:t>
      </w:r>
      <w:proofErr w:type="spellStart"/>
      <w:r>
        <w:t>abstratcions</w:t>
      </w:r>
      <w:proofErr w:type="spellEnd"/>
      <w:r>
        <w:t xml:space="preserve">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w:t>
      </w:r>
      <w:proofErr w:type="spellStart"/>
      <w:r>
        <w:t>IPinGRE</w:t>
      </w:r>
      <w:proofErr w:type="spellEnd"/>
      <w:r>
        <w:t xml:space="preserve">, </w:t>
      </w:r>
      <w:proofErr w:type="spellStart"/>
      <w:r>
        <w:t>VxLAN</w:t>
      </w:r>
      <w:proofErr w:type="spellEnd"/>
      <w:r>
        <w:t xml:space="preserve">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66" w:name="_Toc243774045"/>
      <w:r>
        <w:t>Capability Discovery</w:t>
      </w:r>
      <w:bookmarkEnd w:id="966"/>
    </w:p>
    <w:p w14:paraId="42143007" w14:textId="7E259A5A" w:rsidR="00D35927" w:rsidRDefault="00B719B3" w:rsidP="00D35927">
      <w:proofErr w:type="spellStart"/>
      <w:r>
        <w:t>OpenFlow</w:t>
      </w:r>
      <w:proofErr w:type="spellEnd"/>
      <w:r>
        <w:t xml:space="preserve"> 1.3</w:t>
      </w:r>
      <w:r w:rsidR="00D35927">
        <w:t xml:space="preserve"> describes the various capabilities that an </w:t>
      </w:r>
      <w:proofErr w:type="spellStart"/>
      <w:r w:rsidR="00D35927">
        <w:t>OpenFlow</w:t>
      </w:r>
      <w:proofErr w:type="spellEnd"/>
      <w:r w:rsidR="00D35927">
        <w:t xml:space="preserve"> Logical Switch may implement</w:t>
      </w:r>
      <w:r>
        <w:t xml:space="preserve"> </w:t>
      </w:r>
      <w:proofErr w:type="spellStart"/>
      <w:r>
        <w:t>eg</w:t>
      </w:r>
      <w:proofErr w:type="spellEnd"/>
      <w:r>
        <w:t xml:space="preserve"> there are several actions in </w:t>
      </w:r>
      <w:proofErr w:type="spellStart"/>
      <w:r>
        <w:t>OpenFlow</w:t>
      </w:r>
      <w:proofErr w:type="spellEnd"/>
      <w:r>
        <w:t xml:space="preserve"> 1.3 that are optional</w:t>
      </w:r>
      <w:r w:rsidR="00D35927">
        <w:t xml:space="preserve">. While configuration of these capabilities is outside the scope of </w:t>
      </w:r>
      <w:r w:rsidR="00E34319">
        <w:t>OF-CONFIG 1.2</w:t>
      </w:r>
      <w:r w:rsidR="00D35927">
        <w:t xml:space="preserve">, it supports discovery of these capabilities.  It is assumed that capabilities have been configured for </w:t>
      </w:r>
      <w:proofErr w:type="spellStart"/>
      <w:r w:rsidR="00D35927">
        <w:t>OpenFlow</w:t>
      </w:r>
      <w:proofErr w:type="spellEnd"/>
      <w:r w:rsidR="00D35927">
        <w:t xml:space="preserve"> Logical switches either as part of instantiation of these switches or through some out of band mechanisms.</w:t>
      </w:r>
    </w:p>
    <w:p w14:paraId="78A0AEC7" w14:textId="77777777" w:rsidR="00E64B71" w:rsidRDefault="00E64B71" w:rsidP="00BA30A0">
      <w:pPr>
        <w:pStyle w:val="Heading3"/>
      </w:pPr>
      <w:bookmarkStart w:id="967" w:name="_Toc243774046"/>
      <w:proofErr w:type="spellStart"/>
      <w:r>
        <w:t>Datapath</w:t>
      </w:r>
      <w:proofErr w:type="spellEnd"/>
      <w:r>
        <w:t xml:space="preserve"> ID</w:t>
      </w:r>
      <w:bookmarkEnd w:id="967"/>
    </w:p>
    <w:p w14:paraId="475DFAA2" w14:textId="77777777" w:rsidR="00E64B71" w:rsidRDefault="00E64B71" w:rsidP="00E64B71">
      <w:r>
        <w:t xml:space="preserve">Section A.3.1 of (1) discusses the </w:t>
      </w:r>
      <w:proofErr w:type="spellStart"/>
      <w:r>
        <w:t>datapath</w:t>
      </w:r>
      <w:proofErr w:type="spellEnd"/>
      <w:r>
        <w:t xml:space="preserve"> ID of a switch. It is a 64-bit filed with the lower 48 bit intended for the switch MAC address and the remaining 16 bit left to the switch operator. Although not explicitly requested by (1), OF-CONFIG should provide means for configuring the </w:t>
      </w:r>
      <w:proofErr w:type="spellStart"/>
      <w:r>
        <w:t>datapath</w:t>
      </w:r>
      <w:proofErr w:type="spellEnd"/>
      <w:r>
        <w:t xml:space="preserve"> ID.</w:t>
      </w:r>
    </w:p>
    <w:p w14:paraId="3071E770" w14:textId="550144AE" w:rsidR="00DF5716" w:rsidRDefault="00DF5716" w:rsidP="00C128FA">
      <w:pPr>
        <w:pStyle w:val="Heading2"/>
      </w:pPr>
      <w:bookmarkStart w:id="968" w:name="_Toc243774047"/>
      <w:r>
        <w:t>Requirements for NDMs</w:t>
      </w:r>
      <w:bookmarkEnd w:id="968"/>
    </w:p>
    <w:p w14:paraId="41264338" w14:textId="77777777" w:rsidR="00DF5716" w:rsidRDefault="00DF5716" w:rsidP="00DF5716">
      <w:r>
        <w:t xml:space="preserve">OF-CONFIG 1.2 includes optional support for Negotiable </w:t>
      </w:r>
      <w:proofErr w:type="spellStart"/>
      <w:r>
        <w:t>Datapath</w:t>
      </w:r>
      <w:proofErr w:type="spellEnd"/>
      <w:r>
        <w:t xml:space="preserve"> Models (NDMs). An NDM is </w:t>
      </w:r>
      <w:r w:rsidRPr="00DF5716">
        <w:t>an abstract switch model that describes specific switch forwarding behaviors controllable via</w:t>
      </w:r>
      <w:r>
        <w:t xml:space="preserve"> the </w:t>
      </w:r>
      <w:proofErr w:type="spellStart"/>
      <w:r>
        <w:t>OpenFlow</w:t>
      </w:r>
      <w:proofErr w:type="spellEnd"/>
      <w:r>
        <w:t xml:space="preserve">-Switch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 xml:space="preserve">an optional enhancement to </w:t>
      </w:r>
      <w:proofErr w:type="spellStart"/>
      <w:r w:rsidRPr="00DF5716">
        <w:t>OpenFlow</w:t>
      </w:r>
      <w:proofErr w:type="spellEnd"/>
      <w:r w:rsidRPr="00DF5716">
        <w:t xml:space="preserve">), an OFCP and a capable switch agree on an NDM to be associated with a logical switch prior to sending control messages, such as </w:t>
      </w:r>
      <w:proofErr w:type="spellStart"/>
      <w:r w:rsidRPr="00DF5716">
        <w:t>fl</w:t>
      </w:r>
      <w:r>
        <w:t>owmods</w:t>
      </w:r>
      <w:proofErr w:type="spellEnd"/>
      <w:r>
        <w:t xml:space="preserve">,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69" w:author="Anees Shaikh" w:date="2013-10-19T01:44:00Z">
        <w:r w:rsidR="00C61314" w:rsidDel="004B664B">
          <w:delText xml:space="preserve"> (?)</w:delText>
        </w:r>
      </w:del>
      <w:r w:rsidR="00C61314">
        <w:t xml:space="preserve"> also offer an RPC mechanism to allow the OFCP and the capable</w:t>
      </w:r>
      <w:del w:id="970" w:author="Anees Shaikh" w:date="2013-10-19T01:44:00Z">
        <w:r w:rsidR="00C61314" w:rsidDel="004B664B">
          <w:delText xml:space="preserve"> (?)</w:delText>
        </w:r>
      </w:del>
      <w:r w:rsidR="00C61314">
        <w:t xml:space="preserve"> switch to determine the parameters in a specific situation.</w:t>
      </w:r>
    </w:p>
    <w:p w14:paraId="3593CB5F" w14:textId="01EDC578" w:rsidR="00DF5716" w:rsidRDefault="00DF5716" w:rsidP="00DF5716">
      <w:r w:rsidRPr="00DF5716">
        <w:lastRenderedPageBreak/>
        <w:t xml:space="preserve">The NDM framework </w:t>
      </w:r>
      <w:r>
        <w:t>simplifies</w:t>
      </w:r>
      <w:r w:rsidRPr="00DF5716">
        <w:t xml:space="preserve"> the job of implementing an </w:t>
      </w:r>
      <w:proofErr w:type="spellStart"/>
      <w:r w:rsidRPr="00DF5716">
        <w:t>OpenFlow</w:t>
      </w:r>
      <w:proofErr w:type="spellEnd"/>
      <w:r w:rsidRPr="00DF5716">
        <w:t xml:space="preserve"> controller o</w:t>
      </w:r>
      <w:r>
        <w:t xml:space="preserve">r </w:t>
      </w:r>
      <w:proofErr w:type="spellStart"/>
      <w:r>
        <w:t>OpenFlow</w:t>
      </w:r>
      <w:proofErr w:type="spellEnd"/>
      <w:r>
        <w:t xml:space="preserve"> agent for a switch. </w:t>
      </w:r>
      <w:r w:rsidRPr="00DF5716">
        <w:t xml:space="preserve">The NDM describes specific requirements for switch behavior so that implementers can perform optimizations or deliver more complex forwarding behaviors (beyond what can be </w:t>
      </w:r>
      <w:proofErr w:type="spellStart"/>
      <w:r w:rsidRPr="00DF5716">
        <w:t>scalably</w:t>
      </w:r>
      <w:proofErr w:type="spellEnd"/>
      <w:r w:rsidRPr="00DF5716">
        <w:t xml:space="preserve"> represented in a single </w:t>
      </w:r>
      <w:proofErr w:type="spellStart"/>
      <w:r w:rsidRPr="00DF5716">
        <w:t>OpenFlow</w:t>
      </w:r>
      <w:proofErr w:type="spellEnd"/>
      <w:r w:rsidRPr="00DF5716">
        <w:t xml:space="preserve">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71" w:name="_Toc243774048"/>
      <w:r>
        <w:t>Operational Requirements</w:t>
      </w:r>
      <w:bookmarkEnd w:id="971"/>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Capable Switch being configured by multiple </w:t>
      </w:r>
      <w:proofErr w:type="spellStart"/>
      <w:r w:rsidR="00E64B71" w:rsidRPr="00B937C8">
        <w:t>OpenFlow</w:t>
      </w:r>
      <w:proofErr w:type="spellEnd"/>
      <w:r w:rsidR="00E64B71" w:rsidRPr="00B937C8">
        <w:t xml:space="preserve">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Configuration Point managing multiple </w:t>
      </w:r>
      <w:proofErr w:type="spellStart"/>
      <w:r w:rsidR="00E64B71" w:rsidRPr="00B937C8">
        <w:t>OpenFlow</w:t>
      </w:r>
      <w:proofErr w:type="spellEnd"/>
      <w:r w:rsidR="00E64B71" w:rsidRPr="00B937C8">
        <w:t xml:space="preserve"> Capable Switches.</w:t>
      </w:r>
    </w:p>
    <w:p w14:paraId="1AE41F48" w14:textId="25519B80"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Logical Switch being controlled by multiple </w:t>
      </w:r>
      <w:proofErr w:type="spellStart"/>
      <w:r w:rsidR="00E64B71" w:rsidRPr="00B937C8">
        <w:t>OpenFlow</w:t>
      </w:r>
      <w:proofErr w:type="spellEnd"/>
      <w:r w:rsidR="00E64B71" w:rsidRPr="00B937C8">
        <w:t xml:space="preserve">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w:t>
      </w:r>
      <w:proofErr w:type="spellStart"/>
      <w:r w:rsidR="00E64B71" w:rsidRPr="00B937C8">
        <w:t>OpenFlow</w:t>
      </w:r>
      <w:proofErr w:type="spellEnd"/>
      <w:r w:rsidR="00E64B71" w:rsidRPr="00B937C8">
        <w:t xml:space="preserve"> Capable Switch that have been assigned to an </w:t>
      </w:r>
      <w:proofErr w:type="spellStart"/>
      <w:r w:rsidR="00E64B71" w:rsidRPr="00B937C8">
        <w:t>OpenFlow</w:t>
      </w:r>
      <w:proofErr w:type="spellEnd"/>
      <w:r w:rsidR="00E64B71" w:rsidRPr="00B937C8">
        <w:t xml:space="preserve"> Logical Switch.</w:t>
      </w:r>
    </w:p>
    <w:p w14:paraId="465333DF" w14:textId="6FBF9FD8" w:rsidR="00A601F7" w:rsidRDefault="00E34319" w:rsidP="00A601F7">
      <w:pPr>
        <w:numPr>
          <w:ilvl w:val="0"/>
          <w:numId w:val="8"/>
        </w:numPr>
      </w:pPr>
      <w:r>
        <w:t>OF-CONFIG 1.2</w:t>
      </w:r>
      <w:r w:rsidR="00A601F7">
        <w:t xml:space="preserve"> must support discovery of capabilities of an </w:t>
      </w:r>
      <w:proofErr w:type="spellStart"/>
      <w:r w:rsidR="00A601F7">
        <w:t>OpenFlow</w:t>
      </w:r>
      <w:proofErr w:type="spellEnd"/>
      <w:r w:rsidR="00A601F7">
        <w:t xml:space="preserve">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w:t>
      </w:r>
      <w:proofErr w:type="spellStart"/>
      <w:r w:rsidR="00A601F7">
        <w:t>VxLan</w:t>
      </w:r>
      <w:proofErr w:type="spellEnd"/>
      <w:r w:rsidR="00EF3488">
        <w:t xml:space="preserve"> that are represented as logical ports of an </w:t>
      </w:r>
      <w:proofErr w:type="spellStart"/>
      <w:r w:rsidR="00EF3488">
        <w:t>OpenFlow</w:t>
      </w:r>
      <w:proofErr w:type="spellEnd"/>
      <w:r w:rsidR="00EF3488">
        <w:t xml:space="preserve"> Logical Switch</w:t>
      </w:r>
      <w:r w:rsidR="00401619">
        <w:t>.</w:t>
      </w:r>
    </w:p>
    <w:p w14:paraId="1829994D" w14:textId="77777777" w:rsidR="00E64B71" w:rsidRDefault="00E64B71" w:rsidP="00BA30A0">
      <w:pPr>
        <w:pStyle w:val="Heading2"/>
      </w:pPr>
      <w:bookmarkStart w:id="972" w:name="_Toc243774049"/>
      <w:r>
        <w:t>Requirements for the Switch Management Protocol</w:t>
      </w:r>
      <w:bookmarkEnd w:id="972"/>
    </w:p>
    <w:p w14:paraId="0EEAEABA" w14:textId="1B9876C6" w:rsidR="00E64B71" w:rsidRDefault="00E34319" w:rsidP="00E64B71">
      <w:r>
        <w:t>OF-CONFIG 1.2</w:t>
      </w:r>
      <w:r w:rsidR="00E64B71">
        <w:t xml:space="preserve"> defines a communication standard between an </w:t>
      </w:r>
      <w:proofErr w:type="spellStart"/>
      <w:r w:rsidR="00E64B71">
        <w:t>OpenFlow</w:t>
      </w:r>
      <w:proofErr w:type="spellEnd"/>
      <w:r w:rsidR="00E64B71">
        <w:t xml:space="preserve"> switch and an </w:t>
      </w:r>
      <w:proofErr w:type="spellStart"/>
      <w:r w:rsidR="00E64B71">
        <w:t>OpenFlow</w:t>
      </w:r>
      <w:proofErr w:type="spellEnd"/>
      <w:r w:rsidR="00E64B71">
        <w:t xml:space="preserve">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73" w:author="Anees Shaikh" w:date="2013-11-24T22:32:00Z">
          <w:pPr>
            <w:numPr>
              <w:numId w:val="10"/>
            </w:numPr>
            <w:ind w:left="720" w:hanging="360"/>
          </w:pPr>
        </w:pPrChange>
      </w:pPr>
      <w:r>
        <w:t>The protocol must be secure providing integrity, privacy, and authentication. Authentication of both ends, switch and configuration point, must be supported.</w:t>
      </w:r>
    </w:p>
    <w:p w14:paraId="3D7DB4BE" w14:textId="77777777" w:rsidR="00E64B71" w:rsidRDefault="00E64B71">
      <w:pPr>
        <w:numPr>
          <w:ilvl w:val="0"/>
          <w:numId w:val="40"/>
        </w:numPr>
        <w:pPrChange w:id="974"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75" w:author="Anees Shaikh" w:date="2013-11-24T22:32:00Z">
          <w:pPr>
            <w:numPr>
              <w:numId w:val="10"/>
            </w:numPr>
            <w:ind w:left="720" w:hanging="360"/>
          </w:pPr>
        </w:pPrChange>
      </w:pPr>
      <w:r>
        <w:lastRenderedPageBreak/>
        <w:t>The protocol must support connection setup by the configuration point.</w:t>
      </w:r>
    </w:p>
    <w:p w14:paraId="7C26F723" w14:textId="77777777" w:rsidR="00E64B71" w:rsidRDefault="00E64B71">
      <w:pPr>
        <w:numPr>
          <w:ilvl w:val="0"/>
          <w:numId w:val="40"/>
        </w:numPr>
        <w:pPrChange w:id="976"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77"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78"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79"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80"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81"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82"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83"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84"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85"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86"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87"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88"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89"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90" w:name="_Toc243774050"/>
      <w:bookmarkStart w:id="991" w:name="_Ref316762640"/>
      <w:r>
        <w:t>N</w:t>
      </w:r>
      <w:r w:rsidR="00C92724">
        <w:t>ETCONF</w:t>
      </w:r>
      <w:r>
        <w:t xml:space="preserve"> as the </w:t>
      </w:r>
      <w:r w:rsidR="00C92724">
        <w:t>T</w:t>
      </w:r>
      <w:r>
        <w:t xml:space="preserve">ransport </w:t>
      </w:r>
      <w:r w:rsidR="00C92724">
        <w:t>P</w:t>
      </w:r>
      <w:r>
        <w:t>rotocol</w:t>
      </w:r>
      <w:bookmarkEnd w:id="990"/>
    </w:p>
    <w:p w14:paraId="5A6D7858" w14:textId="5427AB7A" w:rsidR="005A3974" w:rsidRPr="006F4495" w:rsidRDefault="005A3974" w:rsidP="005A3974">
      <w:pPr>
        <w:rPr>
          <w:rFonts w:cstheme="minorHAnsi"/>
        </w:rPr>
      </w:pPr>
      <w:r w:rsidRPr="006F4495">
        <w:rPr>
          <w:rFonts w:cstheme="minorHAnsi"/>
        </w:rPr>
        <w:t>The OF-CONFIG</w:t>
      </w:r>
      <w:del w:id="992" w:author="Anees Shaikh" w:date="2013-11-24T22:07:00Z">
        <w:r w:rsidRPr="006F4495" w:rsidDel="00404E0B">
          <w:rPr>
            <w:rFonts w:cstheme="minorHAnsi"/>
          </w:rPr>
          <w:delText>1.</w:delText>
        </w:r>
        <w:r w:rsidDel="00404E0B">
          <w:rPr>
            <w:rFonts w:cstheme="minorHAnsi"/>
          </w:rPr>
          <w:delText>1.1</w:delText>
        </w:r>
      </w:del>
      <w:ins w:id="993" w:author="Anees Shaikh" w:date="2013-11-24T22:07:00Z">
        <w:r w:rsidR="00404E0B">
          <w:rPr>
            <w:rFonts w:cstheme="minorHAnsi"/>
          </w:rPr>
          <w:t>1.2</w:t>
        </w:r>
      </w:ins>
      <w:r w:rsidRPr="006F4495">
        <w:rPr>
          <w:rFonts w:cstheme="minorHAnsi"/>
        </w:rPr>
        <w:t xml:space="preserve"> protocol provides a standard way to modify basic </w:t>
      </w:r>
      <w:proofErr w:type="spellStart"/>
      <w:r w:rsidRPr="006F4495">
        <w:rPr>
          <w:rFonts w:cstheme="minorHAnsi"/>
        </w:rPr>
        <w:t>OpenFlow</w:t>
      </w:r>
      <w:proofErr w:type="spellEnd"/>
      <w:r w:rsidRPr="006F4495">
        <w:rPr>
          <w:rFonts w:cstheme="minorHAnsi"/>
        </w:rPr>
        <w:t xml:space="preserve"> configuration for the operation of an </w:t>
      </w:r>
      <w:proofErr w:type="spellStart"/>
      <w:r w:rsidRPr="006F4495">
        <w:rPr>
          <w:rFonts w:cstheme="minorHAnsi"/>
        </w:rPr>
        <w:t>OpenFlow</w:t>
      </w:r>
      <w:proofErr w:type="spellEnd"/>
      <w:r w:rsidRPr="006F4495">
        <w:rPr>
          <w:rFonts w:cstheme="minorHAnsi"/>
        </w:rPr>
        <w:t xml:space="preserve"> logical switch within the context of an </w:t>
      </w:r>
      <w:proofErr w:type="spellStart"/>
      <w:r w:rsidRPr="006F4495">
        <w:rPr>
          <w:rFonts w:cstheme="minorHAnsi"/>
        </w:rPr>
        <w:t>OpenFlow</w:t>
      </w:r>
      <w:proofErr w:type="spellEnd"/>
      <w:r w:rsidRPr="006F4495">
        <w:rPr>
          <w:rFonts w:cstheme="minorHAnsi"/>
        </w:rPr>
        <w:t xml:space="preserve"> Capable Switch. At the same time, it provides vendors the ability to extend and innovate by providing new and improved configuration capabilities. To achieve these goals, OF-CONFIG</w:t>
      </w:r>
      <w:del w:id="994" w:author="Anees Shaikh" w:date="2013-11-24T22:07:00Z">
        <w:r w:rsidRPr="006F4495" w:rsidDel="00404E0B">
          <w:rPr>
            <w:rFonts w:cstheme="minorHAnsi"/>
          </w:rPr>
          <w:delText>1.</w:delText>
        </w:r>
        <w:r w:rsidDel="00404E0B">
          <w:rPr>
            <w:rFonts w:cstheme="minorHAnsi"/>
          </w:rPr>
          <w:delText>1.1</w:delText>
        </w:r>
      </w:del>
      <w:ins w:id="995" w:author="Anees Shaikh" w:date="2013-11-24T22:07:00Z">
        <w:r w:rsidR="00404E0B">
          <w:rPr>
            <w:rFonts w:cstheme="minorHAnsi"/>
          </w:rPr>
          <w:t xml:space="preserve"> 1.2</w:t>
        </w:r>
      </w:ins>
      <w:r w:rsidRPr="006F4495">
        <w:rPr>
          <w:rFonts w:cstheme="minorHAnsi"/>
        </w:rPr>
        <w:t xml:space="preserve"> requires that devices supporting OF-CONFIG</w:t>
      </w:r>
      <w:ins w:id="996" w:author="Anees Shaikh" w:date="2013-11-24T22:08:00Z">
        <w:r w:rsidR="00404E0B">
          <w:rPr>
            <w:rFonts w:cstheme="minorHAnsi"/>
          </w:rPr>
          <w:t xml:space="preserve"> </w:t>
        </w:r>
      </w:ins>
      <w:del w:id="997"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 xml:space="preserve">NETCONF specification that </w:t>
      </w:r>
      <w:proofErr w:type="spellStart"/>
      <w:r w:rsidRPr="006F4495">
        <w:rPr>
          <w:rFonts w:cstheme="minorHAnsi"/>
        </w:rPr>
        <w:t>OpenFlow</w:t>
      </w:r>
      <w:proofErr w:type="spellEnd"/>
      <w:r w:rsidRPr="006F4495">
        <w:rPr>
          <w:rFonts w:cstheme="minorHAnsi"/>
        </w:rPr>
        <w:t xml:space="preserve"> Capable Switches supporting OF-CONFIG</w:t>
      </w:r>
      <w:ins w:id="998" w:author="Anees Shaikh" w:date="2013-11-24T22:11:00Z">
        <w:r w:rsidR="00404E0B">
          <w:rPr>
            <w:rFonts w:cstheme="minorHAnsi"/>
          </w:rPr>
          <w:t xml:space="preserve"> </w:t>
        </w:r>
      </w:ins>
      <w:del w:id="999"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SSH as a transport protocol. In addition, the </w:t>
      </w:r>
      <w:proofErr w:type="spellStart"/>
      <w:r w:rsidRPr="006F4495">
        <w:rPr>
          <w:rFonts w:cstheme="minorHAnsi"/>
        </w:rPr>
        <w:t>OpenFlow</w:t>
      </w:r>
      <w:proofErr w:type="spellEnd"/>
      <w:r w:rsidRPr="006F4495">
        <w:rPr>
          <w:rFonts w:cstheme="minorHAnsi"/>
        </w:rPr>
        <w:t xml:space="preserve"> Capable Switches implementing OF-CONFIG</w:t>
      </w:r>
      <w:ins w:id="1000" w:author="Anees Shaikh" w:date="2013-11-24T22:08:00Z">
        <w:r w:rsidR="00404E0B">
          <w:rPr>
            <w:rFonts w:cstheme="minorHAnsi"/>
          </w:rPr>
          <w:t xml:space="preserve"> </w:t>
        </w:r>
      </w:ins>
      <w:del w:id="1001"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w:t>
      </w:r>
      <w:ins w:id="1002" w:author="Anees Shaikh" w:date="2013-11-24T22:11:00Z">
        <w:r w:rsidR="00404E0B">
          <w:rPr>
            <w:rFonts w:cstheme="minorHAnsi"/>
          </w:rPr>
          <w:t>.</w:t>
        </w:r>
      </w:ins>
      <w:del w:id="1003"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1004" w:author="Anees Shaikh" w:date="2013-10-19T23:57:00Z">
          <w:r w:rsidR="00EE43EB">
            <w:rPr>
              <w:noProof/>
            </w:rPr>
            <w:t>3</w:t>
          </w:r>
        </w:ins>
        <w:del w:id="1005"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w:t>
      </w:r>
      <w:proofErr w:type="spellStart"/>
      <w:r w:rsidRPr="00C31DBC">
        <w:rPr>
          <w:rFonts w:cstheme="minorHAnsi"/>
        </w:rPr>
        <w:t>OpenFlow</w:t>
      </w:r>
      <w:proofErr w:type="spellEnd"/>
      <w:r w:rsidRPr="00C31DBC">
        <w:rPr>
          <w:rFonts w:cstheme="minorHAnsi"/>
        </w:rPr>
        <w:t xml:space="preserve">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w:t>
      </w:r>
      <w:proofErr w:type="spellStart"/>
      <w:r w:rsidRPr="00C31DBC">
        <w:rPr>
          <w:rFonts w:cstheme="minorHAnsi"/>
        </w:rPr>
        <w:t>OpenFlow</w:t>
      </w:r>
      <w:proofErr w:type="spellEnd"/>
      <w:r w:rsidRPr="00C31DBC">
        <w:rPr>
          <w:rFonts w:cstheme="minorHAnsi"/>
        </w:rPr>
        <w:t xml:space="preserve"> Configuration Point and an </w:t>
      </w:r>
      <w:proofErr w:type="spellStart"/>
      <w:r w:rsidRPr="00C31DBC">
        <w:rPr>
          <w:rFonts w:cstheme="minorHAnsi"/>
        </w:rPr>
        <w:t>OpenFlow</w:t>
      </w:r>
      <w:proofErr w:type="spellEnd"/>
      <w:r w:rsidRPr="00C31DBC">
        <w:rPr>
          <w:rFonts w:cstheme="minorHAnsi"/>
        </w:rPr>
        <w:t xml:space="preserve">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6" w:name="_Ref333636009"/>
      <w:bookmarkStart w:id="1007" w:name="_Toc243774051"/>
      <w:r>
        <w:t>Data Model</w:t>
      </w:r>
      <w:bookmarkEnd w:id="991"/>
      <w:bookmarkEnd w:id="1006"/>
      <w:bookmarkEnd w:id="1007"/>
    </w:p>
    <w:p w14:paraId="40C3C0E1" w14:textId="2588F061" w:rsidR="00E64B71" w:rsidRDefault="00E64B71" w:rsidP="00E64B71">
      <w:r>
        <w:t xml:space="preserve">This section specifies the data model for </w:t>
      </w:r>
      <w:r w:rsidR="00E34319">
        <w:t>OF-CONFIG 1.2</w:t>
      </w:r>
      <w:r>
        <w:t xml:space="preserve">. Configurations of an </w:t>
      </w:r>
      <w:proofErr w:type="spellStart"/>
      <w:r>
        <w:t>OpenFlow</w:t>
      </w:r>
      <w:proofErr w:type="spellEnd"/>
      <w:r>
        <w:t xml:space="preserve">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1008" w:author="aas" w:date="2013-10-14T02:06:00Z"/>
        </w:rPr>
      </w:pPr>
      <w:del w:id="1009"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1010" w:author="aas" w:date="2013-10-14T02:06:00Z"/>
        </w:rPr>
      </w:pPr>
    </w:p>
    <w:p w14:paraId="11FEFCA8" w14:textId="26D92B97" w:rsidR="00E64B71" w:rsidRDefault="00E64B71" w:rsidP="00E64B71">
      <w:r>
        <w:t xml:space="preserve">The full XML schema </w:t>
      </w:r>
      <w:del w:id="1011" w:author="aas" w:date="2013-10-14T02:06:00Z">
        <w:r>
          <w:delText>and the full YANG module are</w:delText>
        </w:r>
      </w:del>
      <w:ins w:id="1012" w:author="aas" w:date="2013-10-14T02:06:00Z">
        <w:r w:rsidR="00DF6825">
          <w:t>is</w:t>
        </w:r>
      </w:ins>
      <w:r w:rsidR="00DF6825">
        <w:t xml:space="preserve"> </w:t>
      </w:r>
      <w:del w:id="1013" w:author="Anees Shaikh" w:date="2013-10-19T02:06:00Z">
        <w:r w:rsidDel="006A4016">
          <w:delText xml:space="preserve">listed </w:delText>
        </w:r>
      </w:del>
      <w:ins w:id="1014" w:author="Anees Shaikh" w:date="2013-10-19T02:06:00Z">
        <w:r w:rsidR="006A4016">
          <w:t xml:space="preserve">provided as a </w:t>
        </w:r>
      </w:ins>
      <w:ins w:id="1015" w:author="Anees Shaikh" w:date="2013-10-19T02:07:00Z">
        <w:r w:rsidR="006A4016">
          <w:t xml:space="preserve">separate </w:t>
        </w:r>
      </w:ins>
      <w:ins w:id="1016" w:author="Anees Shaikh" w:date="2013-10-19T02:06:00Z">
        <w:r w:rsidR="006A4016">
          <w:t>companion file</w:t>
        </w:r>
      </w:ins>
      <w:del w:id="1017" w:author="Anees Shaikh" w:date="2013-10-19T02:06:00Z">
        <w:r w:rsidDel="006A4016">
          <w:delText xml:space="preserve">in </w:delText>
        </w:r>
      </w:del>
      <w:del w:id="1018" w:author="aas" w:date="2013-10-14T02:06:00Z">
        <w:r>
          <w:delText>Appendices</w:delText>
        </w:r>
      </w:del>
      <w:ins w:id="1019" w:author="aas" w:date="2013-10-14T02:06:00Z">
        <w:del w:id="1020" w:author="Anees Shaikh" w:date="2013-10-19T02:06:00Z">
          <w:r w:rsidDel="006A4016">
            <w:delText>Ap</w:delText>
          </w:r>
        </w:del>
        <w:del w:id="1021" w:author="Anees Shaikh" w:date="2013-10-19T02:07:00Z">
          <w:r w:rsidDel="006A4016">
            <w:delText>pendi</w:delText>
          </w:r>
          <w:r w:rsidR="00DF6825" w:rsidDel="006A4016">
            <w:delText>x</w:delText>
          </w:r>
        </w:del>
      </w:ins>
      <w:del w:id="1022" w:author="Anees Shaikh" w:date="2013-10-19T02:07:00Z">
        <w:r w:rsidDel="006A4016">
          <w:delText xml:space="preserve"> A </w:delText>
        </w:r>
      </w:del>
      <w:del w:id="1023" w:author="aas" w:date="2013-10-14T02:06:00Z">
        <w:r>
          <w:delText>and B</w:delText>
        </w:r>
      </w:del>
      <w:r>
        <w:t xml:space="preserve">. Normative for </w:t>
      </w:r>
      <w:r w:rsidR="00E34319">
        <w:t>OF-CONFIG 1.2</w:t>
      </w:r>
      <w:r>
        <w:t xml:space="preserve"> is the XML schema </w:t>
      </w:r>
      <w:del w:id="1024" w:author="Anees Shaikh" w:date="2013-11-24T22:47:00Z">
        <w:r w:rsidDel="00983DE7">
          <w:delText xml:space="preserve">in </w:delText>
        </w:r>
        <w:r w:rsidR="00E95DBE" w:rsidDel="00983DE7">
          <w:delText>2013</w:delText>
        </w:r>
        <w:r w:rsidDel="00983DE7">
          <w:delText xml:space="preserve"> and </w:delText>
        </w:r>
      </w:del>
      <w:ins w:id="1025" w:author="Anees Shaikh" w:date="2013-11-24T22:47:00Z">
        <w:r w:rsidR="00983DE7">
          <w:t xml:space="preserve">and </w:t>
        </w:r>
      </w:ins>
      <w:r>
        <w:t xml:space="preserve">the normative constraints in </w:t>
      </w:r>
      <w:r w:rsidR="002B638C">
        <w:t>the descriptions of the individual elements.</w:t>
      </w:r>
      <w:r>
        <w:t xml:space="preserve"> </w:t>
      </w:r>
      <w:del w:id="1026"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7" w:name="_Toc243774052"/>
      <w:r>
        <w:lastRenderedPageBreak/>
        <w:t>YANG Module</w:t>
      </w:r>
      <w:bookmarkEnd w:id="1027"/>
    </w:p>
    <w:p w14:paraId="418A4881" w14:textId="4E12BF63" w:rsidR="00BA474E" w:rsidRDefault="00BA474E" w:rsidP="00BA474E">
      <w:pPr>
        <w:pStyle w:val="PlainText"/>
      </w:pPr>
      <w:del w:id="1028" w:author="aas" w:date="2013-10-14T02:06:00Z">
        <w:r>
          <w:delText>In Appendix B you can find a YANG module that</w:delText>
        </w:r>
      </w:del>
      <w:ins w:id="1029" w:author="aas" w:date="2013-10-14T02:06:00Z">
        <w:r w:rsidR="00DF6825">
          <w:t xml:space="preserve">OF-CONFIG 1.2 has a companion YANG module, </w:t>
        </w:r>
      </w:ins>
      <w:ins w:id="1030" w:author="Anees Shaikh" w:date="2013-10-19T02:07:00Z">
        <w:r w:rsidR="006A4016">
          <w:t xml:space="preserve">also </w:t>
        </w:r>
      </w:ins>
      <w:ins w:id="1031"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2" w:name="_Toc243774053"/>
      <w:r>
        <w:t>Core Data Model</w:t>
      </w:r>
      <w:bookmarkEnd w:id="1032"/>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2.75pt" o:ole="">
            <v:imagedata r:id="rId17" o:title=""/>
          </v:shape>
          <o:OLEObject Type="Embed" ProgID="Visio.Drawing.15" ShapeID="_x0000_i1026" DrawAspect="Content" ObjectID="_1447426551" r:id="rId18"/>
        </w:object>
      </w:r>
    </w:p>
    <w:p w14:paraId="7D795C5A" w14:textId="1B43975F" w:rsidR="00E64B71" w:rsidDel="006A4016" w:rsidRDefault="001D1E49" w:rsidP="00E64B71">
      <w:pPr>
        <w:rPr>
          <w:ins w:id="1033" w:author="aas" w:date="2013-10-14T02:06:00Z"/>
          <w:del w:id="1034" w:author="Anees Shaikh" w:date="2013-10-19T02:09:00Z"/>
        </w:rPr>
      </w:pPr>
      <w:ins w:id="1035" w:author="aas" w:date="2013-10-14T02:06:00Z">
        <w:del w:id="1036" w:author="Anees Shaikh" w:date="2013-10-19T02:08:00Z">
          <w:r w:rsidDel="006A4016">
            <w:object w:dxaOrig="8965" w:dyaOrig="7275" w14:anchorId="753617CE">
              <v:shape id="_x0000_i1027" type="#_x0000_t75" style="width:6in;height:350.25pt" o:ole="">
                <v:imagedata r:id="rId19" o:title=""/>
              </v:shape>
              <o:OLEObject Type="Embed" ProgID="Visio.Drawing.11" ShapeID="_x0000_i1027" DrawAspect="Content" ObjectID="_1447426552" r:id="rId20"/>
            </w:object>
          </w:r>
        </w:del>
      </w:ins>
    </w:p>
    <w:p w14:paraId="33D8D86A" w14:textId="77777777" w:rsidR="001F476B" w:rsidRDefault="001F476B" w:rsidP="001F476B">
      <w:pPr>
        <w:pStyle w:val="Caption"/>
      </w:pPr>
      <w:r>
        <w:t xml:space="preserve">Figure </w:t>
      </w:r>
      <w:fldSimple w:instr=" SEQ Figure \* ARABIC ">
        <w:ins w:id="1037" w:author="Anees Shaikh" w:date="2013-10-19T23:57:00Z">
          <w:r w:rsidR="00EE43EB">
            <w:rPr>
              <w:noProof/>
            </w:rPr>
            <w:t>4</w:t>
          </w:r>
        </w:ins>
        <w:del w:id="1038"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w:t>
      </w:r>
      <w:proofErr w:type="spellStart"/>
      <w:r>
        <w:t>OpenFlow</w:t>
      </w:r>
      <w:proofErr w:type="spellEnd"/>
      <w:r>
        <w:t xml:space="preserve"> Capable Switch that is configured by </w:t>
      </w:r>
      <w:proofErr w:type="spellStart"/>
      <w:r>
        <w:t>OpenFlow</w:t>
      </w:r>
      <w:proofErr w:type="spellEnd"/>
      <w:r>
        <w:t xml:space="preserve">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w:t>
      </w:r>
      <w:proofErr w:type="spellStart"/>
      <w:r>
        <w:t>OpenFlow</w:t>
      </w:r>
      <w:proofErr w:type="spellEnd"/>
      <w:r>
        <w:t xml:space="preserve"> Ports</w:t>
      </w:r>
      <w:r w:rsidR="00DF0F70">
        <w:t xml:space="preserve">, </w:t>
      </w:r>
      <w:proofErr w:type="spellStart"/>
      <w:r>
        <w:t>OpenFlow</w:t>
      </w:r>
      <w:proofErr w:type="spellEnd"/>
      <w:r>
        <w:t xml:space="preserve"> Queues</w:t>
      </w:r>
      <w:r w:rsidR="00DF0F70">
        <w:t>, External Certificate, Owned Certificate and Flow Table</w:t>
      </w:r>
      <w:r>
        <w:t xml:space="preserve">. More resource types may be added in future revisions of OF-CONFIG. </w:t>
      </w:r>
      <w:proofErr w:type="spellStart"/>
      <w:r>
        <w:t>OpenFlow</w:t>
      </w:r>
      <w:proofErr w:type="spellEnd"/>
      <w:r>
        <w:t xml:space="preserve"> resources can be made available for use to </w:t>
      </w:r>
      <w:proofErr w:type="spellStart"/>
      <w:r>
        <w:t>OpenFlow</w:t>
      </w:r>
      <w:proofErr w:type="spellEnd"/>
      <w:r>
        <w:t xml:space="preserve"> Logical Switches. </w:t>
      </w:r>
    </w:p>
    <w:p w14:paraId="25A0F560" w14:textId="77777777" w:rsidR="00E64B71" w:rsidRDefault="00E64B71" w:rsidP="00E64B71">
      <w:r>
        <w:lastRenderedPageBreak/>
        <w:t xml:space="preserve">Instances of </w:t>
      </w:r>
      <w:proofErr w:type="spellStart"/>
      <w:r>
        <w:t>OpenFlow</w:t>
      </w:r>
      <w:proofErr w:type="spellEnd"/>
      <w:r>
        <w:t xml:space="preserve"> logical switches are contained within the </w:t>
      </w:r>
      <w:proofErr w:type="spellStart"/>
      <w:r>
        <w:t>OpenFlow</w:t>
      </w:r>
      <w:proofErr w:type="spellEnd"/>
      <w:r>
        <w:t xml:space="preserve"> Capable Switch. A set of </w:t>
      </w:r>
      <w:proofErr w:type="spellStart"/>
      <w:r>
        <w:t>OpenFlow</w:t>
      </w:r>
      <w:proofErr w:type="spellEnd"/>
      <w:r>
        <w:t xml:space="preserve"> Controllers is assigned to each </w:t>
      </w:r>
      <w:proofErr w:type="spellStart"/>
      <w:r>
        <w:t>OpenFlow</w:t>
      </w:r>
      <w:proofErr w:type="spellEnd"/>
      <w:r>
        <w:t xml:space="preserve">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039" w:name="_Toc333522884"/>
      <w:bookmarkStart w:id="1040" w:name="_Toc335146808"/>
      <w:bookmarkStart w:id="1041" w:name="_Toc243774054"/>
      <w:bookmarkEnd w:id="1039"/>
      <w:bookmarkEnd w:id="1040"/>
      <w:proofErr w:type="spellStart"/>
      <w:r>
        <w:t>OpenFlow</w:t>
      </w:r>
      <w:proofErr w:type="spellEnd"/>
      <w:r>
        <w:t xml:space="preserve"> Capable Switch</w:t>
      </w:r>
      <w:bookmarkEnd w:id="1041"/>
    </w:p>
    <w:p w14:paraId="4D366758" w14:textId="77777777" w:rsidR="00E64B71" w:rsidRDefault="00E64B71" w:rsidP="00E64B71">
      <w:r>
        <w:t xml:space="preserve">The </w:t>
      </w:r>
      <w:proofErr w:type="spellStart"/>
      <w:r>
        <w:t>OpenFlow</w:t>
      </w:r>
      <w:proofErr w:type="spellEnd"/>
      <w:r>
        <w:t xml:space="preserve"> Capable Switch serves as the root element for an </w:t>
      </w:r>
      <w:proofErr w:type="spellStart"/>
      <w:r>
        <w:t>OpenFlow</w:t>
      </w:r>
      <w:proofErr w:type="spellEnd"/>
      <w:r>
        <w:t xml:space="preserve"> configuration. It has relationships to </w:t>
      </w:r>
    </w:p>
    <w:p w14:paraId="3B277E79" w14:textId="77777777" w:rsidR="00E64B71" w:rsidRDefault="00E64B71" w:rsidP="002C0E22">
      <w:pPr>
        <w:numPr>
          <w:ilvl w:val="0"/>
          <w:numId w:val="9"/>
        </w:numPr>
      </w:pPr>
      <w:proofErr w:type="spellStart"/>
      <w:r>
        <w:t>OpenFlow</w:t>
      </w:r>
      <w:proofErr w:type="spellEnd"/>
      <w:r>
        <w:t xml:space="preserve"> Configuration Points that manage and particularly configure the </w:t>
      </w:r>
      <w:proofErr w:type="spellStart"/>
      <w:r>
        <w:t>OpenFlow</w:t>
      </w:r>
      <w:proofErr w:type="spellEnd"/>
      <w:r>
        <w:t xml:space="preserve"> Capable Switch,</w:t>
      </w:r>
    </w:p>
    <w:p w14:paraId="752BCA2F" w14:textId="77777777" w:rsidR="00E64B71" w:rsidRDefault="00E64B71" w:rsidP="002C0E22">
      <w:pPr>
        <w:numPr>
          <w:ilvl w:val="0"/>
          <w:numId w:val="9"/>
        </w:numPr>
      </w:pPr>
      <w:proofErr w:type="spellStart"/>
      <w:r>
        <w:t>OpenFlow</w:t>
      </w:r>
      <w:proofErr w:type="spellEnd"/>
      <w:r>
        <w:t xml:space="preserve"> logical switches that are contained and instantiated within the </w:t>
      </w:r>
      <w:proofErr w:type="spellStart"/>
      <w:r>
        <w:t>OpenFlow</w:t>
      </w:r>
      <w:proofErr w:type="spellEnd"/>
      <w:r>
        <w:t xml:space="preserve"> Capable Switch, </w:t>
      </w:r>
    </w:p>
    <w:p w14:paraId="2BF8724C" w14:textId="77777777" w:rsidR="00E64B71" w:rsidRDefault="00E64B71" w:rsidP="002C0E22">
      <w:pPr>
        <w:numPr>
          <w:ilvl w:val="0"/>
          <w:numId w:val="2"/>
        </w:numPr>
      </w:pPr>
      <w:proofErr w:type="spellStart"/>
      <w:r>
        <w:t>OpenFlow</w:t>
      </w:r>
      <w:proofErr w:type="spellEnd"/>
      <w:r>
        <w:t xml:space="preserve"> Resources contained in the </w:t>
      </w:r>
      <w:proofErr w:type="spellStart"/>
      <w:r>
        <w:t>OpenFlow</w:t>
      </w:r>
      <w:proofErr w:type="spellEnd"/>
      <w:r>
        <w:t xml:space="preserve"> Capable Switch that may be used by </w:t>
      </w:r>
      <w:proofErr w:type="spellStart"/>
      <w:r>
        <w:t>OpenFlow</w:t>
      </w:r>
      <w:proofErr w:type="spellEnd"/>
      <w:r>
        <w:t xml:space="preserve"> Logical Switches.</w:t>
      </w:r>
    </w:p>
    <w:p w14:paraId="7545A5F2" w14:textId="77777777" w:rsidR="00E64B71" w:rsidRDefault="00E64B71" w:rsidP="00C128FA">
      <w:pPr>
        <w:pStyle w:val="Heading3"/>
      </w:pPr>
      <w:bookmarkStart w:id="1042" w:name="_Toc243774055"/>
      <w:r>
        <w:t>UML Diagram</w:t>
      </w:r>
      <w:bookmarkEnd w:id="1042"/>
    </w:p>
    <w:p w14:paraId="0BFC3B0A" w14:textId="7F71EB9F" w:rsidR="00E64B71" w:rsidRDefault="00B80901" w:rsidP="000B2FB6">
      <w:pPr>
        <w:jc w:val="center"/>
      </w:pPr>
      <w:r>
        <w:object w:dxaOrig="8155" w:dyaOrig="4195" w14:anchorId="5AA61D9C">
          <v:shape id="_x0000_i1028" type="#_x0000_t75" style="width:408pt;height:209.25pt" o:ole="">
            <v:imagedata r:id="rId21" o:title=""/>
          </v:shape>
          <o:OLEObject Type="Embed" ProgID="Visio.Drawing.11" ShapeID="_x0000_i1028" DrawAspect="Content" ObjectID="_1447426553" r:id="rId22"/>
        </w:object>
      </w:r>
    </w:p>
    <w:p w14:paraId="3133D489" w14:textId="18DB3F02" w:rsidR="00D84428" w:rsidRPr="009F1B7D" w:rsidRDefault="001F476B" w:rsidP="001026D4">
      <w:pPr>
        <w:pStyle w:val="Caption"/>
      </w:pPr>
      <w:r>
        <w:t xml:space="preserve">Figure </w:t>
      </w:r>
      <w:r w:rsidR="001026D4">
        <w:rPr>
          <w:b w:val="0"/>
          <w:rPrChange w:id="1043" w:author="aas" w:date="2013-10-14T02:06:00Z">
            <w:rPr>
              <w:lang w:bidi="ar-SA"/>
            </w:rPr>
          </w:rPrChange>
        </w:rPr>
        <w:fldChar w:fldCharType="begin"/>
      </w:r>
      <w:r w:rsidR="001026D4">
        <w:rPr>
          <w:b w:val="0"/>
          <w:rPrChange w:id="1044" w:author="aas" w:date="2013-10-14T02:06:00Z">
            <w:rPr/>
          </w:rPrChange>
        </w:rPr>
        <w:instrText xml:space="preserve"> SEQ Figure \* ARABIC </w:instrText>
      </w:r>
      <w:r w:rsidR="001026D4">
        <w:rPr>
          <w:b w:val="0"/>
          <w:rPrChange w:id="1045" w:author="aas" w:date="2013-10-14T02:06:00Z">
            <w:rPr>
              <w:lang w:bidi="ar-SA"/>
            </w:rPr>
          </w:rPrChange>
        </w:rPr>
        <w:fldChar w:fldCharType="separate"/>
      </w:r>
      <w:ins w:id="1046" w:author="Anees Shaikh" w:date="2013-10-19T23:57:00Z">
        <w:r w:rsidR="00EE43EB">
          <w:rPr>
            <w:b w:val="0"/>
            <w:noProof/>
          </w:rPr>
          <w:t>5</w:t>
        </w:r>
      </w:ins>
      <w:del w:id="1047" w:author="Anees Shaikh" w:date="2013-10-19T23:57:00Z">
        <w:r w:rsidDel="00EE43EB">
          <w:rPr>
            <w:noProof/>
          </w:rPr>
          <w:delText>4</w:delText>
        </w:r>
      </w:del>
      <w:r w:rsidR="001026D4">
        <w:rPr>
          <w:rFonts w:asciiTheme="minorHAnsi" w:hAnsiTheme="minorHAnsi"/>
          <w:b w:val="0"/>
          <w:color w:val="auto"/>
          <w:sz w:val="22"/>
          <w:rPrChange w:id="1048" w:author="aas" w:date="2013-10-14T02:06:00Z">
            <w:rPr>
              <w:lang w:bidi="ar-SA"/>
            </w:rPr>
          </w:rPrChange>
        </w:rPr>
        <w:fldChar w:fldCharType="end"/>
      </w:r>
      <w:r>
        <w:t xml:space="preserve">: </w:t>
      </w:r>
      <w:r w:rsidRPr="00337B8B">
        <w:t xml:space="preserve">Data Model Diagram for </w:t>
      </w:r>
      <w:proofErr w:type="spellStart"/>
      <w:r w:rsidRPr="00337B8B">
        <w:t>OpenFlow</w:t>
      </w:r>
      <w:proofErr w:type="spellEnd"/>
      <w:r w:rsidRPr="00337B8B">
        <w:t xml:space="preserve"> Capable Switch</w:t>
      </w:r>
    </w:p>
    <w:p w14:paraId="0FD97FED" w14:textId="77777777" w:rsidR="00D84428" w:rsidRPr="009F1B7D" w:rsidRDefault="00013F69" w:rsidP="00BA30A0">
      <w:pPr>
        <w:pStyle w:val="Heading3"/>
        <w:rPr>
          <w:del w:id="1049" w:author="aas" w:date="2013-10-14T02:06:00Z"/>
        </w:rPr>
      </w:pPr>
      <w:del w:id="1050"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1" w:author="aas" w:date="2013-10-14T02:06:00Z"/>
        </w:trPr>
        <w:tc>
          <w:tcPr>
            <w:tcW w:w="5000" w:type="pct"/>
            <w:shd w:val="clear" w:color="auto" w:fill="C8FCCD"/>
          </w:tcPr>
          <w:p w14:paraId="260D697C" w14:textId="77777777" w:rsidR="00DC2CE4" w:rsidRDefault="00DC2CE4" w:rsidP="00DC2CE4">
            <w:pPr>
              <w:pStyle w:val="XML1"/>
              <w:rPr>
                <w:del w:id="1052" w:author="aas" w:date="2013-10-14T02:06:00Z"/>
              </w:rPr>
            </w:pPr>
            <w:del w:id="1053" w:author="aas" w:date="2013-10-14T02:06:00Z">
              <w:r>
                <w:delText xml:space="preserve">  &lt;xs:element name="capable-switch"&gt;</w:delText>
              </w:r>
            </w:del>
          </w:p>
          <w:p w14:paraId="6B949156" w14:textId="77777777" w:rsidR="00DC2CE4" w:rsidRDefault="00DC2CE4" w:rsidP="00DC2CE4">
            <w:pPr>
              <w:pStyle w:val="XML1"/>
              <w:rPr>
                <w:del w:id="1054" w:author="aas" w:date="2013-10-14T02:06:00Z"/>
              </w:rPr>
            </w:pPr>
            <w:del w:id="1055" w:author="aas" w:date="2013-10-14T02:06:00Z">
              <w:r>
                <w:delText xml:space="preserve">    &lt;xs:annotation&gt;</w:delText>
              </w:r>
            </w:del>
          </w:p>
          <w:p w14:paraId="3D988189" w14:textId="77777777" w:rsidR="00DC2CE4" w:rsidRDefault="00DC2CE4" w:rsidP="00DC2CE4">
            <w:pPr>
              <w:pStyle w:val="XML1"/>
              <w:rPr>
                <w:del w:id="1056" w:author="aas" w:date="2013-10-14T02:06:00Z"/>
              </w:rPr>
            </w:pPr>
            <w:del w:id="1057" w:author="aas" w:date="2013-10-14T02:06:00Z">
              <w:r>
                <w:delText xml:space="preserve">      &lt;xs:documentation&gt;</w:delText>
              </w:r>
            </w:del>
          </w:p>
          <w:p w14:paraId="1EAE30D3" w14:textId="77777777" w:rsidR="00DC2CE4" w:rsidRDefault="00DC2CE4" w:rsidP="00DC2CE4">
            <w:pPr>
              <w:pStyle w:val="XML1"/>
              <w:rPr>
                <w:del w:id="1058" w:author="aas" w:date="2013-10-14T02:06:00Z"/>
              </w:rPr>
            </w:pPr>
            <w:del w:id="1059" w:author="aas" w:date="2013-10-14T02:06:00Z">
              <w:r>
                <w:delText xml:space="preserve">        The OpenFlow Capable Switch serves as the root </w:delText>
              </w:r>
            </w:del>
          </w:p>
          <w:p w14:paraId="1B93D024" w14:textId="77777777" w:rsidR="00DC2CE4" w:rsidRDefault="00DC2CE4" w:rsidP="00DC2CE4">
            <w:pPr>
              <w:pStyle w:val="XML1"/>
              <w:rPr>
                <w:del w:id="1060" w:author="aas" w:date="2013-10-14T02:06:00Z"/>
              </w:rPr>
            </w:pPr>
            <w:del w:id="1061"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2" w:author="aas" w:date="2013-10-14T02:06:00Z"/>
              </w:rPr>
            </w:pPr>
            <w:del w:id="1063" w:author="aas" w:date="2013-10-14T02:06:00Z">
              <w:r>
                <w:delText xml:space="preserve">        switches and resources that can be assigned to logical</w:delText>
              </w:r>
            </w:del>
          </w:p>
          <w:p w14:paraId="1C38AF57" w14:textId="77777777" w:rsidR="00DC2CE4" w:rsidRDefault="00DC2CE4" w:rsidP="00DC2CE4">
            <w:pPr>
              <w:pStyle w:val="XML1"/>
              <w:rPr>
                <w:del w:id="1064" w:author="aas" w:date="2013-10-14T02:06:00Z"/>
              </w:rPr>
            </w:pPr>
            <w:del w:id="1065" w:author="aas" w:date="2013-10-14T02:06:00Z">
              <w:r>
                <w:delText xml:space="preserve">        switches.  It may have relations to OpenFlow Configuration </w:delText>
              </w:r>
            </w:del>
          </w:p>
          <w:p w14:paraId="45AB6429" w14:textId="77777777" w:rsidR="00DC2CE4" w:rsidRDefault="00DC2CE4" w:rsidP="00DC2CE4">
            <w:pPr>
              <w:pStyle w:val="XML1"/>
              <w:rPr>
                <w:del w:id="1066" w:author="aas" w:date="2013-10-14T02:06:00Z"/>
              </w:rPr>
            </w:pPr>
            <w:del w:id="1067" w:author="aas" w:date="2013-10-14T02:06:00Z">
              <w:r>
                <w:delText xml:space="preserve">        Points.</w:delText>
              </w:r>
            </w:del>
          </w:p>
          <w:p w14:paraId="5B2E64A4" w14:textId="77777777" w:rsidR="00DC2CE4" w:rsidRDefault="00DC2CE4" w:rsidP="00DC2CE4">
            <w:pPr>
              <w:pStyle w:val="XML1"/>
              <w:rPr>
                <w:del w:id="1068" w:author="aas" w:date="2013-10-14T02:06:00Z"/>
              </w:rPr>
            </w:pPr>
            <w:del w:id="1069" w:author="aas" w:date="2013-10-14T02:06:00Z">
              <w:r>
                <w:delText xml:space="preserve">      &lt;/xs:documentation&gt;</w:delText>
              </w:r>
            </w:del>
          </w:p>
          <w:p w14:paraId="1DD7C910" w14:textId="77777777" w:rsidR="00DC2CE4" w:rsidRDefault="00DC2CE4" w:rsidP="00DC2CE4">
            <w:pPr>
              <w:pStyle w:val="XML1"/>
              <w:rPr>
                <w:del w:id="1070" w:author="aas" w:date="2013-10-14T02:06:00Z"/>
              </w:rPr>
            </w:pPr>
            <w:del w:id="1071" w:author="aas" w:date="2013-10-14T02:06:00Z">
              <w:r>
                <w:delText xml:space="preserve">    &lt;/xs:annotation&gt;</w:delText>
              </w:r>
            </w:del>
          </w:p>
          <w:p w14:paraId="7A492A59" w14:textId="77777777" w:rsidR="00DC2CE4" w:rsidRDefault="00DC2CE4" w:rsidP="00DC2CE4">
            <w:pPr>
              <w:pStyle w:val="XML1"/>
              <w:rPr>
                <w:del w:id="1072" w:author="aas" w:date="2013-10-14T02:06:00Z"/>
              </w:rPr>
            </w:pPr>
            <w:del w:id="1073" w:author="aas" w:date="2013-10-14T02:06:00Z">
              <w:r>
                <w:delText xml:space="preserve">    &lt;xs:complexType&gt;</w:delText>
              </w:r>
            </w:del>
          </w:p>
          <w:p w14:paraId="63EA99BB" w14:textId="77777777" w:rsidR="00DC2CE4" w:rsidRDefault="00DC2CE4" w:rsidP="00DC2CE4">
            <w:pPr>
              <w:pStyle w:val="XML1"/>
              <w:rPr>
                <w:del w:id="1074" w:author="aas" w:date="2013-10-14T02:06:00Z"/>
              </w:rPr>
            </w:pPr>
            <w:del w:id="1075" w:author="aas" w:date="2013-10-14T02:06:00Z">
              <w:r>
                <w:delText xml:space="preserve">      &lt;xs:sequence&gt;</w:delText>
              </w:r>
            </w:del>
          </w:p>
          <w:p w14:paraId="3A188F73" w14:textId="77777777" w:rsidR="00DC2CE4" w:rsidRDefault="00DC2CE4" w:rsidP="00DC2CE4">
            <w:pPr>
              <w:pStyle w:val="XML1"/>
              <w:rPr>
                <w:del w:id="1076" w:author="aas" w:date="2013-10-14T02:06:00Z"/>
              </w:rPr>
            </w:pPr>
            <w:del w:id="1077" w:author="aas" w:date="2013-10-14T02:06:00Z">
              <w:r>
                <w:delText xml:space="preserve">        &lt;xs:element name="id"  type="inet:uri"&gt;</w:delText>
              </w:r>
            </w:del>
          </w:p>
          <w:p w14:paraId="5B43F38F" w14:textId="77777777" w:rsidR="00DC2CE4" w:rsidRDefault="00DC2CE4" w:rsidP="00DC2CE4">
            <w:pPr>
              <w:pStyle w:val="XML1"/>
              <w:rPr>
                <w:del w:id="1078" w:author="aas" w:date="2013-10-14T02:06:00Z"/>
              </w:rPr>
            </w:pPr>
            <w:del w:id="1079" w:author="aas" w:date="2013-10-14T02:06:00Z">
              <w:r>
                <w:delText xml:space="preserve">          &lt;xs:annotation&gt;</w:delText>
              </w:r>
            </w:del>
          </w:p>
          <w:p w14:paraId="58E3AB69" w14:textId="77777777" w:rsidR="00DC2CE4" w:rsidRDefault="00DC2CE4" w:rsidP="00DC2CE4">
            <w:pPr>
              <w:pStyle w:val="XML1"/>
              <w:rPr>
                <w:del w:id="1080" w:author="aas" w:date="2013-10-14T02:06:00Z"/>
              </w:rPr>
            </w:pPr>
            <w:del w:id="1081" w:author="aas" w:date="2013-10-14T02:06:00Z">
              <w:r>
                <w:delText xml:space="preserve">            &lt;xs:documentation&gt;</w:delText>
              </w:r>
            </w:del>
          </w:p>
          <w:p w14:paraId="3133BBA7" w14:textId="77777777" w:rsidR="00DC2CE4" w:rsidRDefault="00DC2CE4" w:rsidP="00DC2CE4">
            <w:pPr>
              <w:pStyle w:val="XML1"/>
              <w:rPr>
                <w:del w:id="1082" w:author="aas" w:date="2013-10-14T02:06:00Z"/>
              </w:rPr>
            </w:pPr>
            <w:del w:id="1083" w:author="aas" w:date="2013-10-14T02:06:00Z">
              <w:r>
                <w:delText xml:space="preserve">              A unique but locally arbitrary identifier that</w:delText>
              </w:r>
            </w:del>
          </w:p>
          <w:p w14:paraId="28B2CDB6" w14:textId="77777777" w:rsidR="00DC2CE4" w:rsidRDefault="00DC2CE4" w:rsidP="00DC2CE4">
            <w:pPr>
              <w:pStyle w:val="XML1"/>
              <w:rPr>
                <w:del w:id="1084" w:author="aas" w:date="2013-10-14T02:06:00Z"/>
              </w:rPr>
            </w:pPr>
            <w:del w:id="1085" w:author="aas" w:date="2013-10-14T02:06:00Z">
              <w:r>
                <w:delText xml:space="preserve">              uniquely identifies a Capable Switch within the context of </w:delText>
              </w:r>
            </w:del>
          </w:p>
          <w:p w14:paraId="6E8A8300" w14:textId="77777777" w:rsidR="00DC2CE4" w:rsidRDefault="00DC2CE4" w:rsidP="00DC2CE4">
            <w:pPr>
              <w:pStyle w:val="XML1"/>
              <w:rPr>
                <w:del w:id="1086" w:author="aas" w:date="2013-10-14T02:06:00Z"/>
              </w:rPr>
            </w:pPr>
            <w:del w:id="1087" w:author="aas" w:date="2013-10-14T02:06:00Z">
              <w:r>
                <w:delText xml:space="preserve">              potential OpenFlow Configuration Points.  It MUST be </w:delText>
              </w:r>
            </w:del>
          </w:p>
          <w:p w14:paraId="52D08691" w14:textId="77777777" w:rsidR="00DC2CE4" w:rsidRDefault="00DC2CE4" w:rsidP="00DC2CE4">
            <w:pPr>
              <w:pStyle w:val="XML1"/>
              <w:rPr>
                <w:del w:id="1088" w:author="aas" w:date="2013-10-14T02:06:00Z"/>
              </w:rPr>
            </w:pPr>
            <w:del w:id="1089" w:author="aas" w:date="2013-10-14T02:06:00Z">
              <w:r>
                <w:delText xml:space="preserve">              persistent across reboots of the OpenFlow Capable Switch.</w:delText>
              </w:r>
            </w:del>
          </w:p>
          <w:p w14:paraId="24C7545A" w14:textId="77777777" w:rsidR="00DC2CE4" w:rsidRDefault="00DC2CE4" w:rsidP="00DC2CE4">
            <w:pPr>
              <w:pStyle w:val="XML1"/>
              <w:rPr>
                <w:del w:id="1090" w:author="aas" w:date="2013-10-14T02:06:00Z"/>
              </w:rPr>
            </w:pPr>
          </w:p>
          <w:p w14:paraId="0DFBB4D9" w14:textId="77777777" w:rsidR="00DC2CE4" w:rsidRDefault="00DC2CE4" w:rsidP="00DC2CE4">
            <w:pPr>
              <w:pStyle w:val="XML1"/>
              <w:rPr>
                <w:del w:id="1091" w:author="aas" w:date="2013-10-14T02:06:00Z"/>
              </w:rPr>
            </w:pPr>
            <w:del w:id="1092" w:author="aas" w:date="2013-10-14T02:06:00Z">
              <w:r>
                <w:delText xml:space="preserve">              This element MUST be present in the NETCONF data store.</w:delText>
              </w:r>
            </w:del>
          </w:p>
          <w:p w14:paraId="0C55AC7F" w14:textId="77777777" w:rsidR="00DC2CE4" w:rsidRDefault="00DC2CE4" w:rsidP="00DC2CE4">
            <w:pPr>
              <w:pStyle w:val="XML1"/>
              <w:rPr>
                <w:del w:id="1093" w:author="aas" w:date="2013-10-14T02:06:00Z"/>
              </w:rPr>
            </w:pPr>
            <w:del w:id="1094" w:author="aas" w:date="2013-10-14T02:06:00Z">
              <w:r>
                <w:delText xml:space="preserve">              If this element is not present in a NETCONF &amp;lt;edit-config&amp;gt;</w:delText>
              </w:r>
            </w:del>
          </w:p>
          <w:p w14:paraId="4DC73870" w14:textId="77777777" w:rsidR="00DC2CE4" w:rsidRDefault="00DC2CE4" w:rsidP="00DC2CE4">
            <w:pPr>
              <w:pStyle w:val="XML1"/>
              <w:rPr>
                <w:del w:id="1095" w:author="aas" w:date="2013-10-14T02:06:00Z"/>
              </w:rPr>
            </w:pPr>
            <w:del w:id="1096" w:author="aas" w:date="2013-10-14T02:06:00Z">
              <w:r>
                <w:delText xml:space="preserve">              operation 'create', 'merge' or 'replace' and the parent</w:delText>
              </w:r>
            </w:del>
          </w:p>
          <w:p w14:paraId="6ECCF248" w14:textId="77777777" w:rsidR="00DC2CE4" w:rsidRDefault="00DC2CE4" w:rsidP="00DC2CE4">
            <w:pPr>
              <w:pStyle w:val="XML1"/>
              <w:rPr>
                <w:del w:id="1097" w:author="aas" w:date="2013-10-14T02:06:00Z"/>
              </w:rPr>
            </w:pPr>
            <w:del w:id="1098" w:author="aas" w:date="2013-10-14T02:06:00Z">
              <w:r>
                <w:delText xml:space="preserve">              element does not exist, a 'data-missing' error is</w:delText>
              </w:r>
            </w:del>
          </w:p>
          <w:p w14:paraId="4777ACF1" w14:textId="77777777" w:rsidR="00DC2CE4" w:rsidRDefault="00DC2CE4" w:rsidP="00DC2CE4">
            <w:pPr>
              <w:pStyle w:val="XML1"/>
              <w:rPr>
                <w:del w:id="1099" w:author="aas" w:date="2013-10-14T02:06:00Z"/>
              </w:rPr>
            </w:pPr>
            <w:del w:id="1100" w:author="aas" w:date="2013-10-14T02:06:00Z">
              <w:r>
                <w:delText xml:space="preserve">              returned.</w:delText>
              </w:r>
            </w:del>
          </w:p>
          <w:p w14:paraId="55326BE5" w14:textId="77777777" w:rsidR="00DC2CE4" w:rsidRDefault="00DC2CE4" w:rsidP="00DC2CE4">
            <w:pPr>
              <w:pStyle w:val="XML1"/>
              <w:rPr>
                <w:del w:id="1101" w:author="aas" w:date="2013-10-14T02:06:00Z"/>
              </w:rPr>
            </w:pPr>
            <w:del w:id="1102" w:author="aas" w:date="2013-10-14T02:06:00Z">
              <w:r>
                <w:delText xml:space="preserve">            &lt;/xs:documentation&gt;</w:delText>
              </w:r>
            </w:del>
          </w:p>
          <w:p w14:paraId="0A6221F0" w14:textId="77777777" w:rsidR="00DC2CE4" w:rsidRDefault="00DC2CE4" w:rsidP="00DC2CE4">
            <w:pPr>
              <w:pStyle w:val="XML1"/>
              <w:rPr>
                <w:del w:id="1103" w:author="aas" w:date="2013-10-14T02:06:00Z"/>
              </w:rPr>
            </w:pPr>
            <w:del w:id="1104" w:author="aas" w:date="2013-10-14T02:06:00Z">
              <w:r>
                <w:delText xml:space="preserve">          &lt;/xs:annotation&gt;</w:delText>
              </w:r>
            </w:del>
          </w:p>
          <w:p w14:paraId="71BC9D52" w14:textId="77777777" w:rsidR="00DC2CE4" w:rsidRDefault="00DC2CE4" w:rsidP="00DC2CE4">
            <w:pPr>
              <w:pStyle w:val="XML1"/>
              <w:rPr>
                <w:del w:id="1105" w:author="aas" w:date="2013-10-14T02:06:00Z"/>
              </w:rPr>
            </w:pPr>
            <w:del w:id="1106" w:author="aas" w:date="2013-10-14T02:06:00Z">
              <w:r>
                <w:delText xml:space="preserve">        &lt;/xs:element&gt;</w:delText>
              </w:r>
            </w:del>
          </w:p>
          <w:p w14:paraId="6BEC4846" w14:textId="77777777" w:rsidR="00DC2CE4" w:rsidRDefault="00DC2CE4" w:rsidP="00DC2CE4">
            <w:pPr>
              <w:pStyle w:val="XML1"/>
              <w:rPr>
                <w:del w:id="1107" w:author="aas" w:date="2013-10-14T02:06:00Z"/>
              </w:rPr>
            </w:pPr>
            <w:del w:id="1108" w:author="aas" w:date="2013-10-14T02:06:00Z">
              <w:r>
                <w:delText xml:space="preserve">        &lt;xs:element name="config-version" minOccurs="0"  type="xs:string"&gt;</w:delText>
              </w:r>
            </w:del>
          </w:p>
          <w:p w14:paraId="629D9E70" w14:textId="77777777" w:rsidR="00DC2CE4" w:rsidRDefault="00DC2CE4" w:rsidP="00DC2CE4">
            <w:pPr>
              <w:pStyle w:val="XML1"/>
              <w:rPr>
                <w:del w:id="1109" w:author="aas" w:date="2013-10-14T02:06:00Z"/>
              </w:rPr>
            </w:pPr>
            <w:del w:id="1110" w:author="aas" w:date="2013-10-14T02:06:00Z">
              <w:r>
                <w:delText xml:space="preserve">          &lt;xs:annotation&gt;</w:delText>
              </w:r>
            </w:del>
          </w:p>
          <w:p w14:paraId="53D41603" w14:textId="77777777" w:rsidR="00DC2CE4" w:rsidRDefault="00DC2CE4" w:rsidP="00DC2CE4">
            <w:pPr>
              <w:pStyle w:val="XML1"/>
              <w:rPr>
                <w:del w:id="1111" w:author="aas" w:date="2013-10-14T02:06:00Z"/>
              </w:rPr>
            </w:pPr>
            <w:del w:id="1112" w:author="aas" w:date="2013-10-14T02:06:00Z">
              <w:r>
                <w:delText xml:space="preserve">            &lt;xs:documentation&gt;</w:delText>
              </w:r>
            </w:del>
          </w:p>
          <w:p w14:paraId="0A5D5D71" w14:textId="77777777" w:rsidR="00DC2CE4" w:rsidRDefault="00DC2CE4" w:rsidP="00DC2CE4">
            <w:pPr>
              <w:pStyle w:val="XML1"/>
              <w:rPr>
                <w:del w:id="1113" w:author="aas" w:date="2013-10-14T02:06:00Z"/>
              </w:rPr>
            </w:pPr>
            <w:del w:id="1114" w:author="aas" w:date="2013-10-14T02:06:00Z">
              <w:r>
                <w:delText xml:space="preserve">              The maximum supported OF-CONFIG version that is</w:delText>
              </w:r>
            </w:del>
          </w:p>
          <w:p w14:paraId="3AD65E31" w14:textId="77777777" w:rsidR="00DC2CE4" w:rsidRDefault="00DC2CE4" w:rsidP="00DC2CE4">
            <w:pPr>
              <w:pStyle w:val="XML1"/>
              <w:rPr>
                <w:del w:id="1115" w:author="aas" w:date="2013-10-14T02:06:00Z"/>
              </w:rPr>
            </w:pPr>
            <w:del w:id="1116" w:author="aas" w:date="2013-10-14T02:06:00Z">
              <w:r>
                <w:delText xml:space="preserve">              supported by the OpenFlow Capable Switch. For switches</w:delText>
              </w:r>
            </w:del>
          </w:p>
          <w:p w14:paraId="4CE842BC" w14:textId="77777777" w:rsidR="00DC2CE4" w:rsidRDefault="00DC2CE4" w:rsidP="00DC2CE4">
            <w:pPr>
              <w:pStyle w:val="XML1"/>
              <w:rPr>
                <w:del w:id="1117" w:author="aas" w:date="2013-10-14T02:06:00Z"/>
              </w:rPr>
            </w:pPr>
            <w:del w:id="1118" w:author="aas" w:date="2013-10-14T02:06:00Z">
              <w:r>
                <w:delText xml:space="preserve">              implementing this version of the OF-CONFIG protocol this</w:delText>
              </w:r>
            </w:del>
          </w:p>
          <w:p w14:paraId="05550456" w14:textId="77777777" w:rsidR="00DC2CE4" w:rsidRDefault="00DC2CE4" w:rsidP="00DC2CE4">
            <w:pPr>
              <w:pStyle w:val="XML1"/>
              <w:rPr>
                <w:del w:id="1119" w:author="aas" w:date="2013-10-14T02:06:00Z"/>
              </w:rPr>
            </w:pPr>
            <w:del w:id="1120" w:author="aas" w:date="2013-10-14T02:06:00Z">
              <w:r>
                <w:delText xml:space="preserve">              MUST always be 1.1.1.</w:delText>
              </w:r>
            </w:del>
          </w:p>
          <w:p w14:paraId="29940925" w14:textId="77777777" w:rsidR="00DC2CE4" w:rsidRDefault="00DC2CE4" w:rsidP="00DC2CE4">
            <w:pPr>
              <w:pStyle w:val="XML1"/>
              <w:rPr>
                <w:del w:id="1121" w:author="aas" w:date="2013-10-14T02:06:00Z"/>
              </w:rPr>
            </w:pPr>
          </w:p>
          <w:p w14:paraId="2F2FA93C" w14:textId="77777777" w:rsidR="00DC2CE4" w:rsidRDefault="00DC2CE4" w:rsidP="00DC2CE4">
            <w:pPr>
              <w:pStyle w:val="XML1"/>
              <w:rPr>
                <w:del w:id="1122" w:author="aas" w:date="2013-10-14T02:06:00Z"/>
              </w:rPr>
            </w:pPr>
            <w:del w:id="1123" w:author="aas" w:date="2013-10-14T02:06:00Z">
              <w:r>
                <w:delText xml:space="preserve">              This object can be used to identify the OF-CONFIG version</w:delText>
              </w:r>
            </w:del>
          </w:p>
          <w:p w14:paraId="527C1FA3" w14:textId="77777777" w:rsidR="00DC2CE4" w:rsidRDefault="00DC2CE4" w:rsidP="00DC2CE4">
            <w:pPr>
              <w:pStyle w:val="XML1"/>
              <w:rPr>
                <w:del w:id="1124" w:author="aas" w:date="2013-10-14T02:06:00Z"/>
              </w:rPr>
            </w:pPr>
            <w:del w:id="1125" w:author="aas" w:date="2013-10-14T02:06:00Z">
              <w:r>
                <w:delText xml:space="preserve">              a capable switch supports beginning with version 1.1.1 of </w:delText>
              </w:r>
            </w:del>
          </w:p>
          <w:p w14:paraId="7ED69CEF" w14:textId="77777777" w:rsidR="00DC2CE4" w:rsidRDefault="00DC2CE4" w:rsidP="00DC2CE4">
            <w:pPr>
              <w:pStyle w:val="XML1"/>
              <w:rPr>
                <w:del w:id="1126" w:author="aas" w:date="2013-10-14T02:06:00Z"/>
              </w:rPr>
            </w:pPr>
            <w:del w:id="1127"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8" w:author="aas" w:date="2013-10-14T02:06:00Z"/>
              </w:rPr>
            </w:pPr>
            <w:del w:id="1129" w:author="aas" w:date="2013-10-14T02:06:00Z">
              <w:r>
                <w:delText xml:space="preserve">              determined by the namespace the OpenFlow Capable Switch</w:delText>
              </w:r>
            </w:del>
          </w:p>
          <w:p w14:paraId="23F58477" w14:textId="77777777" w:rsidR="00DC2CE4" w:rsidRDefault="00DC2CE4" w:rsidP="00DC2CE4">
            <w:pPr>
              <w:pStyle w:val="XML1"/>
              <w:rPr>
                <w:del w:id="1130" w:author="aas" w:date="2013-10-14T02:06:00Z"/>
              </w:rPr>
            </w:pPr>
            <w:del w:id="1131" w:author="aas" w:date="2013-10-14T02:06:00Z">
              <w:r>
                <w:delText xml:space="preserve">              returns to configuration request of an element (like </w:delText>
              </w:r>
            </w:del>
          </w:p>
          <w:p w14:paraId="1CE790B7" w14:textId="77777777" w:rsidR="00DC2CE4" w:rsidRDefault="00DC2CE4" w:rsidP="00DC2CE4">
            <w:pPr>
              <w:pStyle w:val="XML1"/>
              <w:rPr>
                <w:del w:id="1132" w:author="aas" w:date="2013-10-14T02:06:00Z"/>
              </w:rPr>
            </w:pPr>
            <w:del w:id="1133" w:author="aas" w:date="2013-10-14T02:06:00Z">
              <w:r>
                <w:delText xml:space="preserve">              capable-switch) that is present in all OF-CONFIG versions</w:delText>
              </w:r>
            </w:del>
          </w:p>
          <w:p w14:paraId="7AA77AE4" w14:textId="77777777" w:rsidR="00DC2CE4" w:rsidRDefault="00DC2CE4" w:rsidP="00DC2CE4">
            <w:pPr>
              <w:pStyle w:val="XML1"/>
              <w:rPr>
                <w:del w:id="1134" w:author="aas" w:date="2013-10-14T02:06:00Z"/>
              </w:rPr>
            </w:pPr>
            <w:del w:id="1135" w:author="aas" w:date="2013-10-14T02:06:00Z">
              <w:r>
                <w:delText xml:space="preserve">              specified so far. This is the only possiblity to identify</w:delText>
              </w:r>
            </w:del>
          </w:p>
          <w:p w14:paraId="062288CC" w14:textId="77777777" w:rsidR="00DC2CE4" w:rsidRDefault="00DC2CE4" w:rsidP="00DC2CE4">
            <w:pPr>
              <w:pStyle w:val="XML1"/>
              <w:rPr>
                <w:del w:id="1136" w:author="aas" w:date="2013-10-14T02:06:00Z"/>
              </w:rPr>
            </w:pPr>
            <w:del w:id="1137"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8" w:author="aas" w:date="2013-10-14T02:06:00Z"/>
              </w:rPr>
            </w:pPr>
            <w:del w:id="1139" w:author="aas" w:date="2013-10-14T02:06:00Z">
              <w:r>
                <w:delText xml:space="preserve">            &lt;/xs:documentation&gt;</w:delText>
              </w:r>
            </w:del>
          </w:p>
          <w:p w14:paraId="2F5E90FE" w14:textId="77777777" w:rsidR="00DC2CE4" w:rsidRDefault="00DC2CE4" w:rsidP="00DC2CE4">
            <w:pPr>
              <w:pStyle w:val="XML1"/>
              <w:rPr>
                <w:del w:id="1140" w:author="aas" w:date="2013-10-14T02:06:00Z"/>
              </w:rPr>
            </w:pPr>
            <w:del w:id="1141" w:author="aas" w:date="2013-10-14T02:06:00Z">
              <w:r>
                <w:delText xml:space="preserve">          &lt;/xs:annotation&gt;</w:delText>
              </w:r>
            </w:del>
          </w:p>
          <w:p w14:paraId="59ED1CBD" w14:textId="77777777" w:rsidR="00DC2CE4" w:rsidRDefault="00DC2CE4" w:rsidP="00DC2CE4">
            <w:pPr>
              <w:pStyle w:val="XML1"/>
              <w:rPr>
                <w:del w:id="1142" w:author="aas" w:date="2013-10-14T02:06:00Z"/>
              </w:rPr>
            </w:pPr>
            <w:del w:id="1143" w:author="aas" w:date="2013-10-14T02:06:00Z">
              <w:r>
                <w:delText xml:space="preserve">        &lt;/xs:element&gt;</w:delText>
              </w:r>
            </w:del>
          </w:p>
          <w:p w14:paraId="78746EE6" w14:textId="77777777" w:rsidR="00DC2CE4" w:rsidRDefault="00DC2CE4" w:rsidP="00DC2CE4">
            <w:pPr>
              <w:pStyle w:val="XML1"/>
              <w:rPr>
                <w:del w:id="1144" w:author="aas" w:date="2013-10-14T02:06:00Z"/>
              </w:rPr>
            </w:pPr>
            <w:del w:id="1145" w:author="aas" w:date="2013-10-14T02:06:00Z">
              <w:r>
                <w:delText xml:space="preserve">        &lt;xs:element name="configuration-points" minOccurs="0"&gt;</w:delText>
              </w:r>
            </w:del>
          </w:p>
          <w:p w14:paraId="25CF7181" w14:textId="77777777" w:rsidR="00DC2CE4" w:rsidRDefault="00DC2CE4" w:rsidP="00DC2CE4">
            <w:pPr>
              <w:pStyle w:val="XML1"/>
              <w:rPr>
                <w:del w:id="1146" w:author="aas" w:date="2013-10-14T02:06:00Z"/>
              </w:rPr>
            </w:pPr>
            <w:del w:id="1147" w:author="aas" w:date="2013-10-14T02:06:00Z">
              <w:r>
                <w:delText xml:space="preserve">          &lt;xs:complexType&gt;</w:delText>
              </w:r>
            </w:del>
          </w:p>
          <w:p w14:paraId="224236C2" w14:textId="77777777" w:rsidR="00DC2CE4" w:rsidRDefault="00DC2CE4" w:rsidP="00DC2CE4">
            <w:pPr>
              <w:pStyle w:val="XML1"/>
              <w:rPr>
                <w:del w:id="1148" w:author="aas" w:date="2013-10-14T02:06:00Z"/>
              </w:rPr>
            </w:pPr>
            <w:del w:id="1149" w:author="aas" w:date="2013-10-14T02:06:00Z">
              <w:r>
                <w:delText xml:space="preserve">            &lt;xs:sequence&gt;</w:delText>
              </w:r>
            </w:del>
          </w:p>
          <w:p w14:paraId="613B8299" w14:textId="77777777" w:rsidR="00DC2CE4" w:rsidRDefault="00DC2CE4" w:rsidP="00DC2CE4">
            <w:pPr>
              <w:pStyle w:val="XML1"/>
              <w:rPr>
                <w:del w:id="1150" w:author="aas" w:date="2013-10-14T02:06:00Z"/>
              </w:rPr>
            </w:pPr>
            <w:del w:id="1151" w:author="aas" w:date="2013-10-14T02:06:00Z">
              <w:r>
                <w:delText xml:space="preserve">              &lt;xs:element name="configuration-point" minOccurs="0" maxOccurs="unbounded"&gt;</w:delText>
              </w:r>
            </w:del>
          </w:p>
          <w:p w14:paraId="430E046B" w14:textId="77777777" w:rsidR="00DC2CE4" w:rsidRDefault="00DC2CE4" w:rsidP="00DC2CE4">
            <w:pPr>
              <w:pStyle w:val="XML1"/>
              <w:rPr>
                <w:del w:id="1152" w:author="aas" w:date="2013-10-14T02:06:00Z"/>
              </w:rPr>
            </w:pPr>
            <w:del w:id="1153" w:author="aas" w:date="2013-10-14T02:06:00Z">
              <w:r>
                <w:delText xml:space="preserve">                &lt;xs:annotation&gt;</w:delText>
              </w:r>
            </w:del>
          </w:p>
          <w:p w14:paraId="0BCC58BD" w14:textId="77777777" w:rsidR="00DC2CE4" w:rsidRDefault="00DC2CE4" w:rsidP="00DC2CE4">
            <w:pPr>
              <w:pStyle w:val="XML1"/>
              <w:rPr>
                <w:del w:id="1154" w:author="aas" w:date="2013-10-14T02:06:00Z"/>
              </w:rPr>
            </w:pPr>
            <w:del w:id="1155" w:author="aas" w:date="2013-10-14T02:06:00Z">
              <w:r>
                <w:delText xml:space="preserve">                  &lt;xs:documentation&gt;</w:delText>
              </w:r>
            </w:del>
          </w:p>
          <w:p w14:paraId="3974F24C" w14:textId="77777777" w:rsidR="00DC2CE4" w:rsidRDefault="00DC2CE4" w:rsidP="00DC2CE4">
            <w:pPr>
              <w:pStyle w:val="XML1"/>
              <w:rPr>
                <w:del w:id="1156" w:author="aas" w:date="2013-10-14T02:06:00Z"/>
              </w:rPr>
            </w:pPr>
            <w:del w:id="1157" w:author="aas" w:date="2013-10-14T02:06:00Z">
              <w:r>
                <w:delText xml:space="preserve">                    The list of all Configuration Points known to</w:delText>
              </w:r>
            </w:del>
          </w:p>
          <w:p w14:paraId="56802AD2" w14:textId="77777777" w:rsidR="00DC2CE4" w:rsidRDefault="00DC2CE4" w:rsidP="00DC2CE4">
            <w:pPr>
              <w:pStyle w:val="XML1"/>
              <w:rPr>
                <w:del w:id="1158" w:author="aas" w:date="2013-10-14T02:06:00Z"/>
              </w:rPr>
            </w:pPr>
            <w:del w:id="1159" w:author="aas" w:date="2013-10-14T02:06:00Z">
              <w:r>
                <w:delText xml:space="preserve">                    the OpenFlow Capable Switch that may manage it using</w:delText>
              </w:r>
            </w:del>
          </w:p>
          <w:p w14:paraId="0DF792A2" w14:textId="77777777" w:rsidR="00DC2CE4" w:rsidRDefault="00DC2CE4" w:rsidP="00DC2CE4">
            <w:pPr>
              <w:pStyle w:val="XML1"/>
              <w:rPr>
                <w:del w:id="1160" w:author="aas" w:date="2013-10-14T02:06:00Z"/>
              </w:rPr>
            </w:pPr>
            <w:del w:id="1161" w:author="aas" w:date="2013-10-14T02:06:00Z">
              <w:r>
                <w:delText xml:space="preserve">                    OF-CONFIG.</w:delText>
              </w:r>
            </w:del>
          </w:p>
          <w:p w14:paraId="6DC10A3F" w14:textId="77777777" w:rsidR="00DC2CE4" w:rsidRDefault="00DC2CE4" w:rsidP="00DC2CE4">
            <w:pPr>
              <w:pStyle w:val="XML1"/>
              <w:rPr>
                <w:del w:id="1162" w:author="aas" w:date="2013-10-14T02:06:00Z"/>
              </w:rPr>
            </w:pPr>
          </w:p>
          <w:p w14:paraId="21B2F1F9" w14:textId="77777777" w:rsidR="00DC2CE4" w:rsidRDefault="00DC2CE4" w:rsidP="00DC2CE4">
            <w:pPr>
              <w:pStyle w:val="XML1"/>
              <w:rPr>
                <w:del w:id="1163" w:author="aas" w:date="2013-10-14T02:06:00Z"/>
              </w:rPr>
            </w:pPr>
            <w:del w:id="1164" w:author="aas" w:date="2013-10-14T02:06:00Z">
              <w:r>
                <w:delText xml:space="preserve">                    The element 'id' of OFConfigurationType MUST be unique</w:delText>
              </w:r>
            </w:del>
          </w:p>
          <w:p w14:paraId="68F9A443" w14:textId="77777777" w:rsidR="00DC2CE4" w:rsidRDefault="00DC2CE4" w:rsidP="00DC2CE4">
            <w:pPr>
              <w:pStyle w:val="XML1"/>
              <w:rPr>
                <w:del w:id="1165" w:author="aas" w:date="2013-10-14T02:06:00Z"/>
              </w:rPr>
            </w:pPr>
            <w:del w:id="1166" w:author="aas" w:date="2013-10-14T02:06:00Z">
              <w:r>
                <w:delText xml:space="preserve">                    within this list.</w:delText>
              </w:r>
            </w:del>
          </w:p>
          <w:p w14:paraId="4C1F9121" w14:textId="77777777" w:rsidR="00DC2CE4" w:rsidRDefault="00DC2CE4" w:rsidP="00DC2CE4">
            <w:pPr>
              <w:pStyle w:val="XML1"/>
              <w:rPr>
                <w:del w:id="1167" w:author="aas" w:date="2013-10-14T02:06:00Z"/>
              </w:rPr>
            </w:pPr>
            <w:del w:id="1168" w:author="aas" w:date="2013-10-14T02:06:00Z">
              <w:r>
                <w:delText xml:space="preserve">                  &lt;/xs:documentation&gt;</w:delText>
              </w:r>
            </w:del>
          </w:p>
          <w:p w14:paraId="720F8351" w14:textId="77777777" w:rsidR="00DC2CE4" w:rsidRDefault="00DC2CE4" w:rsidP="00DC2CE4">
            <w:pPr>
              <w:pStyle w:val="XML1"/>
              <w:rPr>
                <w:del w:id="1169" w:author="aas" w:date="2013-10-14T02:06:00Z"/>
              </w:rPr>
            </w:pPr>
            <w:del w:id="1170" w:author="aas" w:date="2013-10-14T02:06:00Z">
              <w:r>
                <w:delText xml:space="preserve">                &lt;/xs:annotation&gt;</w:delText>
              </w:r>
            </w:del>
          </w:p>
          <w:p w14:paraId="582D9C95" w14:textId="77777777" w:rsidR="00DC2CE4" w:rsidRDefault="00DC2CE4" w:rsidP="00DC2CE4">
            <w:pPr>
              <w:pStyle w:val="XML1"/>
              <w:rPr>
                <w:del w:id="1171" w:author="aas" w:date="2013-10-14T02:06:00Z"/>
              </w:rPr>
            </w:pPr>
            <w:del w:id="1172" w:author="aas" w:date="2013-10-14T02:06:00Z">
              <w:r>
                <w:delText xml:space="preserve">                &lt;xs:complexType&gt;</w:delText>
              </w:r>
            </w:del>
          </w:p>
          <w:p w14:paraId="68DCD82B" w14:textId="77777777" w:rsidR="00DC2CE4" w:rsidRDefault="00DC2CE4" w:rsidP="00DC2CE4">
            <w:pPr>
              <w:pStyle w:val="XML1"/>
              <w:rPr>
                <w:del w:id="1173" w:author="aas" w:date="2013-10-14T02:06:00Z"/>
              </w:rPr>
            </w:pPr>
            <w:del w:id="1174" w:author="aas" w:date="2013-10-14T02:06:00Z">
              <w:r>
                <w:delText xml:space="preserve">                  &lt;xs:sequence&gt;</w:delText>
              </w:r>
            </w:del>
          </w:p>
          <w:p w14:paraId="7B5DD3DE" w14:textId="77777777" w:rsidR="00DC2CE4" w:rsidRDefault="00DC2CE4" w:rsidP="00DC2CE4">
            <w:pPr>
              <w:pStyle w:val="XML1"/>
              <w:rPr>
                <w:del w:id="1175" w:author="aas" w:date="2013-10-14T02:06:00Z"/>
              </w:rPr>
            </w:pPr>
            <w:del w:id="1176" w:author="aas" w:date="2013-10-14T02:06:00Z">
              <w:r>
                <w:delText xml:space="preserve">                    &lt;xs:group ref="OFConfigurationPointType"/&gt;</w:delText>
              </w:r>
            </w:del>
          </w:p>
          <w:p w14:paraId="5995DB37" w14:textId="77777777" w:rsidR="00DC2CE4" w:rsidRDefault="00DC2CE4" w:rsidP="00DC2CE4">
            <w:pPr>
              <w:pStyle w:val="XML1"/>
              <w:rPr>
                <w:del w:id="1177" w:author="aas" w:date="2013-10-14T02:06:00Z"/>
              </w:rPr>
            </w:pPr>
            <w:del w:id="1178" w:author="aas" w:date="2013-10-14T02:06:00Z">
              <w:r>
                <w:delText xml:space="preserve">                  &lt;/xs:sequence&gt;</w:delText>
              </w:r>
            </w:del>
          </w:p>
          <w:p w14:paraId="6507B8A7" w14:textId="77777777" w:rsidR="00DC2CE4" w:rsidRDefault="00DC2CE4" w:rsidP="00DC2CE4">
            <w:pPr>
              <w:pStyle w:val="XML1"/>
              <w:rPr>
                <w:del w:id="1179" w:author="aas" w:date="2013-10-14T02:06:00Z"/>
              </w:rPr>
            </w:pPr>
            <w:del w:id="1180" w:author="aas" w:date="2013-10-14T02:06:00Z">
              <w:r>
                <w:delText xml:space="preserve">                &lt;/xs:complexType&gt;</w:delText>
              </w:r>
            </w:del>
          </w:p>
          <w:p w14:paraId="7443B92E" w14:textId="77777777" w:rsidR="00DC2CE4" w:rsidRDefault="00DC2CE4" w:rsidP="00DC2CE4">
            <w:pPr>
              <w:pStyle w:val="XML1"/>
              <w:rPr>
                <w:del w:id="1181" w:author="aas" w:date="2013-10-14T02:06:00Z"/>
              </w:rPr>
            </w:pPr>
            <w:del w:id="1182" w:author="aas" w:date="2013-10-14T02:06:00Z">
              <w:r>
                <w:delText xml:space="preserve">              &lt;/xs:element&gt;</w:delText>
              </w:r>
            </w:del>
          </w:p>
          <w:p w14:paraId="652403BC" w14:textId="77777777" w:rsidR="00DC2CE4" w:rsidRDefault="00DC2CE4" w:rsidP="00DC2CE4">
            <w:pPr>
              <w:pStyle w:val="XML1"/>
              <w:rPr>
                <w:del w:id="1183" w:author="aas" w:date="2013-10-14T02:06:00Z"/>
              </w:rPr>
            </w:pPr>
            <w:del w:id="1184" w:author="aas" w:date="2013-10-14T02:06:00Z">
              <w:r>
                <w:delText xml:space="preserve">            &lt;/xs:sequence&gt;</w:delText>
              </w:r>
            </w:del>
          </w:p>
          <w:p w14:paraId="31B01E09" w14:textId="77777777" w:rsidR="00DC2CE4" w:rsidRDefault="00DC2CE4" w:rsidP="00DC2CE4">
            <w:pPr>
              <w:pStyle w:val="XML1"/>
              <w:rPr>
                <w:del w:id="1185" w:author="aas" w:date="2013-10-14T02:06:00Z"/>
              </w:rPr>
            </w:pPr>
            <w:del w:id="1186" w:author="aas" w:date="2013-10-14T02:06:00Z">
              <w:r>
                <w:delText xml:space="preserve">          &lt;/xs:complexType&gt;</w:delText>
              </w:r>
            </w:del>
          </w:p>
          <w:p w14:paraId="4C7D17D6" w14:textId="77777777" w:rsidR="00DC2CE4" w:rsidRDefault="00DC2CE4" w:rsidP="00DC2CE4">
            <w:pPr>
              <w:pStyle w:val="XML1"/>
              <w:rPr>
                <w:del w:id="1187" w:author="aas" w:date="2013-10-14T02:06:00Z"/>
              </w:rPr>
            </w:pPr>
            <w:del w:id="1188"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89" w:author="aas" w:date="2013-10-14T02:06:00Z"/>
              </w:rPr>
            </w:pPr>
            <w:del w:id="1190" w:author="aas" w:date="2013-10-14T02:06:00Z">
              <w:r>
                <w:delText xml:space="preserve">            &lt;xs:selector xpath="of11-config:configuration-point"/&gt;</w:delText>
              </w:r>
            </w:del>
          </w:p>
          <w:p w14:paraId="34CDE7B8" w14:textId="77777777" w:rsidR="00DC2CE4" w:rsidRDefault="00DC2CE4" w:rsidP="00DC2CE4">
            <w:pPr>
              <w:pStyle w:val="XML1"/>
              <w:rPr>
                <w:del w:id="1191" w:author="aas" w:date="2013-10-14T02:06:00Z"/>
              </w:rPr>
            </w:pPr>
            <w:del w:id="1192" w:author="aas" w:date="2013-10-14T02:06:00Z">
              <w:r>
                <w:delText xml:space="preserve">            &lt;xs:field xpath="of11-config:id"/&gt;</w:delText>
              </w:r>
            </w:del>
          </w:p>
          <w:p w14:paraId="5A3F45B3" w14:textId="77777777" w:rsidR="00DC2CE4" w:rsidRDefault="00DC2CE4" w:rsidP="00DC2CE4">
            <w:pPr>
              <w:pStyle w:val="XML1"/>
              <w:rPr>
                <w:del w:id="1193" w:author="aas" w:date="2013-10-14T02:06:00Z"/>
              </w:rPr>
            </w:pPr>
            <w:del w:id="1194" w:author="aas" w:date="2013-10-14T02:06:00Z">
              <w:r>
                <w:delText xml:space="preserve">          &lt;/xs:key&gt;</w:delText>
              </w:r>
            </w:del>
          </w:p>
          <w:p w14:paraId="4861C549" w14:textId="77777777" w:rsidR="00DC2CE4" w:rsidRDefault="00DC2CE4" w:rsidP="00DC2CE4">
            <w:pPr>
              <w:pStyle w:val="XML1"/>
              <w:rPr>
                <w:del w:id="1195" w:author="aas" w:date="2013-10-14T02:06:00Z"/>
              </w:rPr>
            </w:pPr>
            <w:del w:id="1196" w:author="aas" w:date="2013-10-14T02:06:00Z">
              <w:r>
                <w:delText xml:space="preserve">        &lt;/xs:element&gt;</w:delText>
              </w:r>
            </w:del>
          </w:p>
          <w:p w14:paraId="69DA5284" w14:textId="77777777" w:rsidR="00DC2CE4" w:rsidRDefault="00DC2CE4" w:rsidP="00DC2CE4">
            <w:pPr>
              <w:pStyle w:val="XML1"/>
              <w:rPr>
                <w:del w:id="1197" w:author="aas" w:date="2013-10-14T02:06:00Z"/>
              </w:rPr>
            </w:pPr>
            <w:del w:id="1198" w:author="aas" w:date="2013-10-14T02:06:00Z">
              <w:r>
                <w:delText xml:space="preserve">        &lt;xs:element name="resources" minOccurs="0"&gt;</w:delText>
              </w:r>
            </w:del>
          </w:p>
          <w:p w14:paraId="779C795A" w14:textId="77777777" w:rsidR="00DC2CE4" w:rsidRDefault="00DC2CE4" w:rsidP="00DC2CE4">
            <w:pPr>
              <w:pStyle w:val="XML1"/>
              <w:rPr>
                <w:del w:id="1199" w:author="aas" w:date="2013-10-14T02:06:00Z"/>
              </w:rPr>
            </w:pPr>
            <w:del w:id="1200" w:author="aas" w:date="2013-10-14T02:06:00Z">
              <w:r>
                <w:delText xml:space="preserve">          &lt;xs:annotation&gt;</w:delText>
              </w:r>
            </w:del>
          </w:p>
          <w:p w14:paraId="48E86502" w14:textId="77777777" w:rsidR="00DC2CE4" w:rsidRDefault="00DC2CE4" w:rsidP="00DC2CE4">
            <w:pPr>
              <w:pStyle w:val="XML1"/>
              <w:rPr>
                <w:del w:id="1201" w:author="aas" w:date="2013-10-14T02:06:00Z"/>
              </w:rPr>
            </w:pPr>
            <w:del w:id="1202" w:author="aas" w:date="2013-10-14T02:06:00Z">
              <w:r>
                <w:delText xml:space="preserve">            &lt;xs:documentation&gt;</w:delText>
              </w:r>
            </w:del>
          </w:p>
          <w:p w14:paraId="1677EC8C" w14:textId="77777777" w:rsidR="00DC2CE4" w:rsidRDefault="00DC2CE4" w:rsidP="00DC2CE4">
            <w:pPr>
              <w:pStyle w:val="XML1"/>
              <w:rPr>
                <w:del w:id="1203" w:author="aas" w:date="2013-10-14T02:06:00Z"/>
              </w:rPr>
            </w:pPr>
            <w:del w:id="1204" w:author="aas" w:date="2013-10-14T02:06:00Z">
              <w:r>
                <w:delText xml:space="preserve">              A lists containing all resources of the OpenFlow</w:delText>
              </w:r>
            </w:del>
          </w:p>
          <w:p w14:paraId="11BA8324" w14:textId="77777777" w:rsidR="00DC2CE4" w:rsidRDefault="00DC2CE4" w:rsidP="00DC2CE4">
            <w:pPr>
              <w:pStyle w:val="XML1"/>
              <w:rPr>
                <w:del w:id="1205" w:author="aas" w:date="2013-10-14T02:06:00Z"/>
              </w:rPr>
            </w:pPr>
            <w:del w:id="1206" w:author="aas" w:date="2013-10-14T02:06:00Z">
              <w:r>
                <w:delText xml:space="preserve">              Capable Switch that can be used by OpenFlow Logical</w:delText>
              </w:r>
            </w:del>
          </w:p>
          <w:p w14:paraId="3B45AC1C" w14:textId="77777777" w:rsidR="00DC2CE4" w:rsidRDefault="00DC2CE4" w:rsidP="00DC2CE4">
            <w:pPr>
              <w:pStyle w:val="XML1"/>
              <w:rPr>
                <w:del w:id="1207" w:author="aas" w:date="2013-10-14T02:06:00Z"/>
              </w:rPr>
            </w:pPr>
            <w:del w:id="1208" w:author="aas" w:date="2013-10-14T02:06:00Z">
              <w:r>
                <w:delText xml:space="preserve">              Switches.  Resources are listed here independent of their</w:delText>
              </w:r>
            </w:del>
          </w:p>
          <w:p w14:paraId="7AE87234" w14:textId="77777777" w:rsidR="00DC2CE4" w:rsidRDefault="00DC2CE4" w:rsidP="00DC2CE4">
            <w:pPr>
              <w:pStyle w:val="XML1"/>
              <w:rPr>
                <w:del w:id="1209" w:author="aas" w:date="2013-10-14T02:06:00Z"/>
              </w:rPr>
            </w:pPr>
            <w:del w:id="1210" w:author="aas" w:date="2013-10-14T02:06:00Z">
              <w:r>
                <w:delText xml:space="preserve">              actual assignment to OpenFlow Logical Switches.  They may</w:delText>
              </w:r>
            </w:del>
          </w:p>
          <w:p w14:paraId="42723265" w14:textId="77777777" w:rsidR="00DC2CE4" w:rsidRDefault="00DC2CE4" w:rsidP="00DC2CE4">
            <w:pPr>
              <w:pStyle w:val="XML1"/>
              <w:rPr>
                <w:del w:id="1211" w:author="aas" w:date="2013-10-14T02:06:00Z"/>
              </w:rPr>
            </w:pPr>
            <w:del w:id="1212" w:author="aas" w:date="2013-10-14T02:06:00Z">
              <w:r>
                <w:delText xml:space="preserve">              be available to be assigned to an OpenFlow Logical Switch</w:delText>
              </w:r>
            </w:del>
          </w:p>
          <w:p w14:paraId="3204301F" w14:textId="77777777" w:rsidR="00DC2CE4" w:rsidRDefault="00DC2CE4" w:rsidP="00DC2CE4">
            <w:pPr>
              <w:pStyle w:val="XML1"/>
              <w:rPr>
                <w:del w:id="1213" w:author="aas" w:date="2013-10-14T02:06:00Z"/>
              </w:rPr>
            </w:pPr>
            <w:del w:id="1214" w:author="aas" w:date="2013-10-14T02:06:00Z">
              <w:r>
                <w:delText xml:space="preserve">              or already in use by an OpenFlow Logical Switch.</w:delText>
              </w:r>
            </w:del>
          </w:p>
          <w:p w14:paraId="65B6F086" w14:textId="77777777" w:rsidR="00DC2CE4" w:rsidRDefault="00DC2CE4" w:rsidP="00DC2CE4">
            <w:pPr>
              <w:pStyle w:val="XML1"/>
              <w:rPr>
                <w:del w:id="1215" w:author="aas" w:date="2013-10-14T02:06:00Z"/>
              </w:rPr>
            </w:pPr>
            <w:del w:id="1216" w:author="aas" w:date="2013-10-14T02:06:00Z">
              <w:r>
                <w:delText xml:space="preserve">            &lt;/xs:documentation&gt;</w:delText>
              </w:r>
            </w:del>
          </w:p>
          <w:p w14:paraId="363627A9" w14:textId="77777777" w:rsidR="00DC2CE4" w:rsidRDefault="00DC2CE4" w:rsidP="00DC2CE4">
            <w:pPr>
              <w:pStyle w:val="XML1"/>
              <w:rPr>
                <w:del w:id="1217" w:author="aas" w:date="2013-10-14T02:06:00Z"/>
              </w:rPr>
            </w:pPr>
            <w:del w:id="1218" w:author="aas" w:date="2013-10-14T02:06:00Z">
              <w:r>
                <w:delText xml:space="preserve">          &lt;/xs:annotation&gt;</w:delText>
              </w:r>
            </w:del>
          </w:p>
          <w:p w14:paraId="569C5636" w14:textId="77777777" w:rsidR="00DC2CE4" w:rsidRDefault="00DC2CE4" w:rsidP="00DC2CE4">
            <w:pPr>
              <w:pStyle w:val="XML1"/>
              <w:rPr>
                <w:del w:id="1219" w:author="aas" w:date="2013-10-14T02:06:00Z"/>
              </w:rPr>
            </w:pPr>
            <w:del w:id="1220" w:author="aas" w:date="2013-10-14T02:06:00Z">
              <w:r>
                <w:delText xml:space="preserve">          &lt;xs:complexType&gt;</w:delText>
              </w:r>
            </w:del>
          </w:p>
          <w:p w14:paraId="46A42AF6" w14:textId="77777777" w:rsidR="00DC2CE4" w:rsidRDefault="00DC2CE4" w:rsidP="00DC2CE4">
            <w:pPr>
              <w:pStyle w:val="XML1"/>
              <w:rPr>
                <w:del w:id="1221" w:author="aas" w:date="2013-10-14T02:06:00Z"/>
              </w:rPr>
            </w:pPr>
            <w:del w:id="1222" w:author="aas" w:date="2013-10-14T02:06:00Z">
              <w:r>
                <w:delText xml:space="preserve">            &lt;xs:sequence&gt;</w:delText>
              </w:r>
            </w:del>
          </w:p>
          <w:p w14:paraId="2310F4F0" w14:textId="77777777" w:rsidR="00DC2CE4" w:rsidRDefault="00DC2CE4" w:rsidP="00DC2CE4">
            <w:pPr>
              <w:pStyle w:val="XML1"/>
              <w:rPr>
                <w:del w:id="1223" w:author="aas" w:date="2013-10-14T02:06:00Z"/>
              </w:rPr>
            </w:pPr>
            <w:del w:id="1224" w:author="aas" w:date="2013-10-14T02:06:00Z">
              <w:r>
                <w:delText xml:space="preserve">              &lt;xs:element name="port" minOccurs="0" maxOccurs="unbounded"&gt;</w:delText>
              </w:r>
            </w:del>
          </w:p>
          <w:p w14:paraId="5C915F4C" w14:textId="77777777" w:rsidR="00DC2CE4" w:rsidRDefault="00DC2CE4" w:rsidP="00DC2CE4">
            <w:pPr>
              <w:pStyle w:val="XML1"/>
              <w:rPr>
                <w:del w:id="1225" w:author="aas" w:date="2013-10-14T02:06:00Z"/>
              </w:rPr>
            </w:pPr>
            <w:del w:id="1226" w:author="aas" w:date="2013-10-14T02:06:00Z">
              <w:r>
                <w:delText xml:space="preserve">                &lt;xs:annotation&gt;</w:delText>
              </w:r>
            </w:del>
          </w:p>
          <w:p w14:paraId="5001C4B8" w14:textId="77777777" w:rsidR="00DC2CE4" w:rsidRDefault="00DC2CE4" w:rsidP="00DC2CE4">
            <w:pPr>
              <w:pStyle w:val="XML1"/>
              <w:rPr>
                <w:del w:id="1227" w:author="aas" w:date="2013-10-14T02:06:00Z"/>
              </w:rPr>
            </w:pPr>
            <w:del w:id="1228" w:author="aas" w:date="2013-10-14T02:06:00Z">
              <w:r>
                <w:delText xml:space="preserve">                  &lt;xs:documentation&gt;</w:delText>
              </w:r>
            </w:del>
          </w:p>
          <w:p w14:paraId="6EE4A613" w14:textId="77777777" w:rsidR="00DC2CE4" w:rsidRDefault="00DC2CE4" w:rsidP="00DC2CE4">
            <w:pPr>
              <w:pStyle w:val="XML1"/>
              <w:rPr>
                <w:del w:id="1229" w:author="aas" w:date="2013-10-14T02:06:00Z"/>
              </w:rPr>
            </w:pPr>
            <w:del w:id="1230" w:author="aas" w:date="2013-10-14T02:06:00Z">
              <w:r>
                <w:delText xml:space="preserve">                    The list contains all port resources of the</w:delText>
              </w:r>
            </w:del>
          </w:p>
          <w:p w14:paraId="54C421EF" w14:textId="77777777" w:rsidR="00DC2CE4" w:rsidRDefault="00DC2CE4" w:rsidP="00DC2CE4">
            <w:pPr>
              <w:pStyle w:val="XML1"/>
              <w:rPr>
                <w:del w:id="1231" w:author="aas" w:date="2013-10-14T02:06:00Z"/>
              </w:rPr>
            </w:pPr>
            <w:del w:id="1232" w:author="aas" w:date="2013-10-14T02:06:00Z">
              <w:r>
                <w:delText xml:space="preserve">                    OpenFlow Capable Switch.</w:delText>
              </w:r>
            </w:del>
          </w:p>
          <w:p w14:paraId="0356B18F" w14:textId="77777777" w:rsidR="00DC2CE4" w:rsidRDefault="00DC2CE4" w:rsidP="00DC2CE4">
            <w:pPr>
              <w:pStyle w:val="XML1"/>
              <w:rPr>
                <w:del w:id="1233" w:author="aas" w:date="2013-10-14T02:06:00Z"/>
              </w:rPr>
            </w:pPr>
          </w:p>
          <w:p w14:paraId="2FE6655C" w14:textId="77777777" w:rsidR="00DC2CE4" w:rsidRDefault="00DC2CE4" w:rsidP="00DC2CE4">
            <w:pPr>
              <w:pStyle w:val="XML1"/>
              <w:rPr>
                <w:del w:id="1234" w:author="aas" w:date="2013-10-14T02:06:00Z"/>
              </w:rPr>
            </w:pPr>
            <w:del w:id="1235" w:author="aas" w:date="2013-10-14T02:06:00Z">
              <w:r>
                <w:delText xml:space="preserve">                    The element 'resource-id' of OFPortType MUST be unique</w:delText>
              </w:r>
            </w:del>
          </w:p>
          <w:p w14:paraId="34CB4CEB" w14:textId="77777777" w:rsidR="00DC2CE4" w:rsidRDefault="00DC2CE4" w:rsidP="00DC2CE4">
            <w:pPr>
              <w:pStyle w:val="XML1"/>
              <w:rPr>
                <w:del w:id="1236" w:author="aas" w:date="2013-10-14T02:06:00Z"/>
              </w:rPr>
            </w:pPr>
            <w:del w:id="1237" w:author="aas" w:date="2013-10-14T02:06:00Z">
              <w:r>
                <w:delText xml:space="preserve">                    within this list.</w:delText>
              </w:r>
            </w:del>
          </w:p>
          <w:p w14:paraId="7652ACAF" w14:textId="77777777" w:rsidR="00DC2CE4" w:rsidRDefault="00DC2CE4" w:rsidP="00DC2CE4">
            <w:pPr>
              <w:pStyle w:val="XML1"/>
              <w:rPr>
                <w:del w:id="1238" w:author="aas" w:date="2013-10-14T02:06:00Z"/>
              </w:rPr>
            </w:pPr>
            <w:del w:id="1239" w:author="aas" w:date="2013-10-14T02:06:00Z">
              <w:r>
                <w:delText xml:space="preserve">                  &lt;/xs:documentation&gt;</w:delText>
              </w:r>
            </w:del>
          </w:p>
          <w:p w14:paraId="5CB7A331" w14:textId="77777777" w:rsidR="00DC2CE4" w:rsidRDefault="00DC2CE4" w:rsidP="00DC2CE4">
            <w:pPr>
              <w:pStyle w:val="XML1"/>
              <w:rPr>
                <w:del w:id="1240" w:author="aas" w:date="2013-10-14T02:06:00Z"/>
              </w:rPr>
            </w:pPr>
            <w:del w:id="1241" w:author="aas" w:date="2013-10-14T02:06:00Z">
              <w:r>
                <w:delText xml:space="preserve">                &lt;/xs:annotation&gt;</w:delText>
              </w:r>
            </w:del>
          </w:p>
          <w:p w14:paraId="0BFC851E" w14:textId="77777777" w:rsidR="00DC2CE4" w:rsidRDefault="00DC2CE4" w:rsidP="00DC2CE4">
            <w:pPr>
              <w:pStyle w:val="XML1"/>
              <w:rPr>
                <w:del w:id="1242" w:author="aas" w:date="2013-10-14T02:06:00Z"/>
              </w:rPr>
            </w:pPr>
            <w:del w:id="1243" w:author="aas" w:date="2013-10-14T02:06:00Z">
              <w:r>
                <w:delText xml:space="preserve">                &lt;xs:complexType&gt;</w:delText>
              </w:r>
            </w:del>
          </w:p>
          <w:p w14:paraId="718B7C1A" w14:textId="77777777" w:rsidR="00DC2CE4" w:rsidRDefault="00DC2CE4" w:rsidP="00DC2CE4">
            <w:pPr>
              <w:pStyle w:val="XML1"/>
              <w:rPr>
                <w:del w:id="1244" w:author="aas" w:date="2013-10-14T02:06:00Z"/>
              </w:rPr>
            </w:pPr>
            <w:del w:id="1245" w:author="aas" w:date="2013-10-14T02:06:00Z">
              <w:r>
                <w:delText xml:space="preserve">                  &lt;xs:sequence&gt;</w:delText>
              </w:r>
            </w:del>
          </w:p>
          <w:p w14:paraId="0F24F818" w14:textId="77777777" w:rsidR="00DC2CE4" w:rsidRDefault="00DC2CE4" w:rsidP="00DC2CE4">
            <w:pPr>
              <w:pStyle w:val="XML1"/>
              <w:rPr>
                <w:del w:id="1246" w:author="aas" w:date="2013-10-14T02:06:00Z"/>
              </w:rPr>
            </w:pPr>
            <w:del w:id="1247" w:author="aas" w:date="2013-10-14T02:06:00Z">
              <w:r>
                <w:delText xml:space="preserve">                    &lt;xs:group ref="OFPortType"/&gt;</w:delText>
              </w:r>
            </w:del>
          </w:p>
          <w:p w14:paraId="184E73EF" w14:textId="77777777" w:rsidR="00DC2CE4" w:rsidRDefault="00DC2CE4" w:rsidP="00DC2CE4">
            <w:pPr>
              <w:pStyle w:val="XML1"/>
              <w:rPr>
                <w:del w:id="1248" w:author="aas" w:date="2013-10-14T02:06:00Z"/>
              </w:rPr>
            </w:pPr>
            <w:del w:id="1249" w:author="aas" w:date="2013-10-14T02:06:00Z">
              <w:r>
                <w:delText xml:space="preserve">                  &lt;/xs:sequence&gt;</w:delText>
              </w:r>
            </w:del>
          </w:p>
          <w:p w14:paraId="14C248AE" w14:textId="77777777" w:rsidR="00DC2CE4" w:rsidRDefault="00DC2CE4" w:rsidP="00DC2CE4">
            <w:pPr>
              <w:pStyle w:val="XML1"/>
              <w:rPr>
                <w:del w:id="1250" w:author="aas" w:date="2013-10-14T02:06:00Z"/>
              </w:rPr>
            </w:pPr>
            <w:del w:id="1251" w:author="aas" w:date="2013-10-14T02:06:00Z">
              <w:r>
                <w:delText xml:space="preserve">                &lt;/xs:complexType&gt;</w:delText>
              </w:r>
            </w:del>
          </w:p>
          <w:p w14:paraId="7C6AFF2B" w14:textId="77777777" w:rsidR="00DC2CE4" w:rsidRDefault="00DC2CE4" w:rsidP="00DC2CE4">
            <w:pPr>
              <w:pStyle w:val="XML1"/>
              <w:rPr>
                <w:del w:id="1252" w:author="aas" w:date="2013-10-14T02:06:00Z"/>
              </w:rPr>
            </w:pPr>
            <w:del w:id="1253" w:author="aas" w:date="2013-10-14T02:06:00Z">
              <w:r>
                <w:delText xml:space="preserve">              &lt;/xs:element&gt;</w:delText>
              </w:r>
            </w:del>
          </w:p>
          <w:p w14:paraId="2FCC0B29" w14:textId="77777777" w:rsidR="00DC2CE4" w:rsidRDefault="00DC2CE4" w:rsidP="00DC2CE4">
            <w:pPr>
              <w:pStyle w:val="XML1"/>
              <w:rPr>
                <w:del w:id="1254" w:author="aas" w:date="2013-10-14T02:06:00Z"/>
              </w:rPr>
            </w:pPr>
            <w:del w:id="1255" w:author="aas" w:date="2013-10-14T02:06:00Z">
              <w:r>
                <w:delText xml:space="preserve">              &lt;xs:element name="queue" minOccurs="0" maxOccurs="unbounded"&gt;</w:delText>
              </w:r>
            </w:del>
          </w:p>
          <w:p w14:paraId="41D4E528" w14:textId="77777777" w:rsidR="00DC2CE4" w:rsidRDefault="00DC2CE4" w:rsidP="00DC2CE4">
            <w:pPr>
              <w:pStyle w:val="XML1"/>
              <w:rPr>
                <w:del w:id="1256" w:author="aas" w:date="2013-10-14T02:06:00Z"/>
              </w:rPr>
            </w:pPr>
            <w:del w:id="1257" w:author="aas" w:date="2013-10-14T02:06:00Z">
              <w:r>
                <w:delText xml:space="preserve">                &lt;xs:annotation&gt;</w:delText>
              </w:r>
            </w:del>
          </w:p>
          <w:p w14:paraId="1F681164" w14:textId="77777777" w:rsidR="00DC2CE4" w:rsidRDefault="00DC2CE4" w:rsidP="00DC2CE4">
            <w:pPr>
              <w:pStyle w:val="XML1"/>
              <w:rPr>
                <w:del w:id="1258" w:author="aas" w:date="2013-10-14T02:06:00Z"/>
              </w:rPr>
            </w:pPr>
            <w:del w:id="1259" w:author="aas" w:date="2013-10-14T02:06:00Z">
              <w:r>
                <w:delText xml:space="preserve">                  &lt;xs:documentation&gt;</w:delText>
              </w:r>
            </w:del>
          </w:p>
          <w:p w14:paraId="766FE558" w14:textId="77777777" w:rsidR="00DC2CE4" w:rsidRDefault="00DC2CE4" w:rsidP="00DC2CE4">
            <w:pPr>
              <w:pStyle w:val="XML1"/>
              <w:rPr>
                <w:del w:id="1260" w:author="aas" w:date="2013-10-14T02:06:00Z"/>
              </w:rPr>
            </w:pPr>
            <w:del w:id="1261" w:author="aas" w:date="2013-10-14T02:06:00Z">
              <w:r>
                <w:delText xml:space="preserve">                    The list contains all queue resources of the</w:delText>
              </w:r>
            </w:del>
          </w:p>
          <w:p w14:paraId="3DBE4DC4" w14:textId="77777777" w:rsidR="00DC2CE4" w:rsidRDefault="00DC2CE4" w:rsidP="00DC2CE4">
            <w:pPr>
              <w:pStyle w:val="XML1"/>
              <w:rPr>
                <w:del w:id="1262" w:author="aas" w:date="2013-10-14T02:06:00Z"/>
              </w:rPr>
            </w:pPr>
            <w:del w:id="1263" w:author="aas" w:date="2013-10-14T02:06:00Z">
              <w:r>
                <w:delText xml:space="preserve">                    OpenFlow Capable Switch.</w:delText>
              </w:r>
            </w:del>
          </w:p>
          <w:p w14:paraId="48BA2827" w14:textId="77777777" w:rsidR="00DC2CE4" w:rsidRDefault="00DC2CE4" w:rsidP="00DC2CE4">
            <w:pPr>
              <w:pStyle w:val="XML1"/>
              <w:rPr>
                <w:del w:id="1264" w:author="aas" w:date="2013-10-14T02:06:00Z"/>
              </w:rPr>
            </w:pPr>
          </w:p>
          <w:p w14:paraId="28A332BE" w14:textId="77777777" w:rsidR="00DC2CE4" w:rsidRDefault="00DC2CE4" w:rsidP="00DC2CE4">
            <w:pPr>
              <w:pStyle w:val="XML1"/>
              <w:rPr>
                <w:del w:id="1265" w:author="aas" w:date="2013-10-14T02:06:00Z"/>
              </w:rPr>
            </w:pPr>
            <w:del w:id="1266" w:author="aas" w:date="2013-10-14T02:06:00Z">
              <w:r>
                <w:delText xml:space="preserve">                    The element 'resource-id' of OFQueueType MUST be unique</w:delText>
              </w:r>
            </w:del>
          </w:p>
          <w:p w14:paraId="17DE5CF2" w14:textId="77777777" w:rsidR="00DC2CE4" w:rsidRDefault="00DC2CE4" w:rsidP="00DC2CE4">
            <w:pPr>
              <w:pStyle w:val="XML1"/>
              <w:rPr>
                <w:del w:id="1267" w:author="aas" w:date="2013-10-14T02:06:00Z"/>
              </w:rPr>
            </w:pPr>
            <w:del w:id="1268" w:author="aas" w:date="2013-10-14T02:06:00Z">
              <w:r>
                <w:delText xml:space="preserve">                    within this list.</w:delText>
              </w:r>
            </w:del>
          </w:p>
          <w:p w14:paraId="48A0730D" w14:textId="77777777" w:rsidR="00DC2CE4" w:rsidRDefault="00DC2CE4" w:rsidP="00DC2CE4">
            <w:pPr>
              <w:pStyle w:val="XML1"/>
              <w:rPr>
                <w:del w:id="1269" w:author="aas" w:date="2013-10-14T02:06:00Z"/>
              </w:rPr>
            </w:pPr>
            <w:del w:id="1270" w:author="aas" w:date="2013-10-14T02:06:00Z">
              <w:r>
                <w:delText xml:space="preserve">                  &lt;/xs:documentation&gt;</w:delText>
              </w:r>
            </w:del>
          </w:p>
          <w:p w14:paraId="4E6A89F8" w14:textId="77777777" w:rsidR="00DC2CE4" w:rsidRDefault="00DC2CE4" w:rsidP="00DC2CE4">
            <w:pPr>
              <w:pStyle w:val="XML1"/>
              <w:rPr>
                <w:del w:id="1271" w:author="aas" w:date="2013-10-14T02:06:00Z"/>
              </w:rPr>
            </w:pPr>
            <w:del w:id="1272" w:author="aas" w:date="2013-10-14T02:06:00Z">
              <w:r>
                <w:delText xml:space="preserve">                &lt;/xs:annotation&gt;</w:delText>
              </w:r>
            </w:del>
          </w:p>
          <w:p w14:paraId="683BDD89" w14:textId="77777777" w:rsidR="00DC2CE4" w:rsidRDefault="00DC2CE4" w:rsidP="00DC2CE4">
            <w:pPr>
              <w:pStyle w:val="XML1"/>
              <w:rPr>
                <w:del w:id="1273" w:author="aas" w:date="2013-10-14T02:06:00Z"/>
              </w:rPr>
            </w:pPr>
            <w:del w:id="1274" w:author="aas" w:date="2013-10-14T02:06:00Z">
              <w:r>
                <w:delText xml:space="preserve">                &lt;xs:complexType&gt;</w:delText>
              </w:r>
            </w:del>
          </w:p>
          <w:p w14:paraId="5BAEC6EE" w14:textId="77777777" w:rsidR="00DC2CE4" w:rsidRDefault="00DC2CE4" w:rsidP="00DC2CE4">
            <w:pPr>
              <w:pStyle w:val="XML1"/>
              <w:rPr>
                <w:del w:id="1275" w:author="aas" w:date="2013-10-14T02:06:00Z"/>
              </w:rPr>
            </w:pPr>
            <w:del w:id="1276" w:author="aas" w:date="2013-10-14T02:06:00Z">
              <w:r>
                <w:delText xml:space="preserve">                  &lt;xs:sequence&gt;</w:delText>
              </w:r>
            </w:del>
          </w:p>
          <w:p w14:paraId="5B128375" w14:textId="77777777" w:rsidR="00DC2CE4" w:rsidRDefault="00DC2CE4" w:rsidP="00DC2CE4">
            <w:pPr>
              <w:pStyle w:val="XML1"/>
              <w:rPr>
                <w:del w:id="1277" w:author="aas" w:date="2013-10-14T02:06:00Z"/>
              </w:rPr>
            </w:pPr>
            <w:del w:id="1278" w:author="aas" w:date="2013-10-14T02:06:00Z">
              <w:r>
                <w:delText xml:space="preserve">                    &lt;xs:group ref="OFQueueType"/&gt;</w:delText>
              </w:r>
            </w:del>
          </w:p>
          <w:p w14:paraId="704A0807" w14:textId="77777777" w:rsidR="00DC2CE4" w:rsidRDefault="00DC2CE4" w:rsidP="00DC2CE4">
            <w:pPr>
              <w:pStyle w:val="XML1"/>
              <w:rPr>
                <w:del w:id="1279" w:author="aas" w:date="2013-10-14T02:06:00Z"/>
              </w:rPr>
            </w:pPr>
            <w:del w:id="1280" w:author="aas" w:date="2013-10-14T02:06:00Z">
              <w:r>
                <w:delText xml:space="preserve">                  &lt;/xs:sequence&gt;</w:delText>
              </w:r>
            </w:del>
          </w:p>
          <w:p w14:paraId="6322DD4A" w14:textId="77777777" w:rsidR="00DC2CE4" w:rsidRDefault="00DC2CE4" w:rsidP="00DC2CE4">
            <w:pPr>
              <w:pStyle w:val="XML1"/>
              <w:rPr>
                <w:del w:id="1281" w:author="aas" w:date="2013-10-14T02:06:00Z"/>
              </w:rPr>
            </w:pPr>
            <w:del w:id="1282" w:author="aas" w:date="2013-10-14T02:06:00Z">
              <w:r>
                <w:delText xml:space="preserve">                &lt;/xs:complexType&gt;</w:delText>
              </w:r>
            </w:del>
          </w:p>
          <w:p w14:paraId="4B905DB0" w14:textId="77777777" w:rsidR="00DC2CE4" w:rsidRDefault="00DC2CE4" w:rsidP="00DC2CE4">
            <w:pPr>
              <w:pStyle w:val="XML1"/>
              <w:rPr>
                <w:del w:id="1283" w:author="aas" w:date="2013-10-14T02:06:00Z"/>
              </w:rPr>
            </w:pPr>
            <w:del w:id="1284" w:author="aas" w:date="2013-10-14T02:06:00Z">
              <w:r>
                <w:delText xml:space="preserve">              &lt;/xs:element&gt;</w:delText>
              </w:r>
            </w:del>
          </w:p>
          <w:p w14:paraId="7C6701CD" w14:textId="77777777" w:rsidR="00DC2CE4" w:rsidRDefault="00DC2CE4" w:rsidP="00DC2CE4">
            <w:pPr>
              <w:pStyle w:val="XML1"/>
              <w:rPr>
                <w:del w:id="1285" w:author="aas" w:date="2013-10-14T02:06:00Z"/>
              </w:rPr>
            </w:pPr>
            <w:del w:id="1286" w:author="aas" w:date="2013-10-14T02:06:00Z">
              <w:r>
                <w:delText xml:space="preserve">              &lt;xs:element name="owned-certificate" minOccurs="0" maxOccurs="unbounded"&gt;</w:delText>
              </w:r>
            </w:del>
          </w:p>
          <w:p w14:paraId="16BCFFA6" w14:textId="77777777" w:rsidR="00DC2CE4" w:rsidRDefault="00DC2CE4" w:rsidP="00DC2CE4">
            <w:pPr>
              <w:pStyle w:val="XML1"/>
              <w:rPr>
                <w:del w:id="1287" w:author="aas" w:date="2013-10-14T02:06:00Z"/>
              </w:rPr>
            </w:pPr>
            <w:del w:id="1288" w:author="aas" w:date="2013-10-14T02:06:00Z">
              <w:r>
                <w:delText xml:space="preserve">                &lt;xs:annotation&gt;</w:delText>
              </w:r>
            </w:del>
          </w:p>
          <w:p w14:paraId="6BA8459D" w14:textId="77777777" w:rsidR="00DC2CE4" w:rsidRDefault="00DC2CE4" w:rsidP="00DC2CE4">
            <w:pPr>
              <w:pStyle w:val="XML1"/>
              <w:rPr>
                <w:del w:id="1289" w:author="aas" w:date="2013-10-14T02:06:00Z"/>
              </w:rPr>
            </w:pPr>
            <w:del w:id="1290" w:author="aas" w:date="2013-10-14T02:06:00Z">
              <w:r>
                <w:delText xml:space="preserve">                  &lt;xs:documentation&gt;</w:delText>
              </w:r>
            </w:del>
          </w:p>
          <w:p w14:paraId="31838EB9" w14:textId="77777777" w:rsidR="00DC2CE4" w:rsidRDefault="00DC2CE4" w:rsidP="00DC2CE4">
            <w:pPr>
              <w:pStyle w:val="XML1"/>
              <w:rPr>
                <w:del w:id="1291" w:author="aas" w:date="2013-10-14T02:06:00Z"/>
              </w:rPr>
            </w:pPr>
            <w:del w:id="1292" w:author="aas" w:date="2013-10-14T02:06:00Z">
              <w:r>
                <w:delText xml:space="preserve">                    The list contains all owned certificate</w:delText>
              </w:r>
            </w:del>
          </w:p>
          <w:p w14:paraId="1F071E42" w14:textId="77777777" w:rsidR="00DC2CE4" w:rsidRDefault="00DC2CE4" w:rsidP="00DC2CE4">
            <w:pPr>
              <w:pStyle w:val="XML1"/>
              <w:rPr>
                <w:del w:id="1293" w:author="aas" w:date="2013-10-14T02:06:00Z"/>
              </w:rPr>
            </w:pPr>
            <w:del w:id="1294" w:author="aas" w:date="2013-10-14T02:06:00Z">
              <w:r>
                <w:delText xml:space="preserve">                    resources of the OpenFlow Capable Switch.</w:delText>
              </w:r>
            </w:del>
          </w:p>
          <w:p w14:paraId="6F2095A7" w14:textId="77777777" w:rsidR="00DC2CE4" w:rsidRDefault="00DC2CE4" w:rsidP="00DC2CE4">
            <w:pPr>
              <w:pStyle w:val="XML1"/>
              <w:rPr>
                <w:del w:id="1295" w:author="aas" w:date="2013-10-14T02:06:00Z"/>
              </w:rPr>
            </w:pPr>
          </w:p>
          <w:p w14:paraId="501A130A" w14:textId="77777777" w:rsidR="00DC2CE4" w:rsidRDefault="00DC2CE4" w:rsidP="00DC2CE4">
            <w:pPr>
              <w:pStyle w:val="XML1"/>
              <w:rPr>
                <w:del w:id="1296" w:author="aas" w:date="2013-10-14T02:06:00Z"/>
              </w:rPr>
            </w:pPr>
            <w:del w:id="1297" w:author="aas" w:date="2013-10-14T02:06:00Z">
              <w:r>
                <w:delText xml:space="preserve">                    The element 'resource-id' of OFOwnedCertificateType MUST</w:delText>
              </w:r>
            </w:del>
          </w:p>
          <w:p w14:paraId="13594BB7" w14:textId="77777777" w:rsidR="00DC2CE4" w:rsidRDefault="00DC2CE4" w:rsidP="00DC2CE4">
            <w:pPr>
              <w:pStyle w:val="XML1"/>
              <w:rPr>
                <w:del w:id="1298" w:author="aas" w:date="2013-10-14T02:06:00Z"/>
              </w:rPr>
            </w:pPr>
            <w:del w:id="1299" w:author="aas" w:date="2013-10-14T02:06:00Z">
              <w:r>
                <w:delText xml:space="preserve">                    be unique within this list.</w:delText>
              </w:r>
            </w:del>
          </w:p>
          <w:p w14:paraId="63BA603A" w14:textId="77777777" w:rsidR="00DC2CE4" w:rsidRDefault="00DC2CE4" w:rsidP="00DC2CE4">
            <w:pPr>
              <w:pStyle w:val="XML1"/>
              <w:rPr>
                <w:del w:id="1300" w:author="aas" w:date="2013-10-14T02:06:00Z"/>
              </w:rPr>
            </w:pPr>
            <w:del w:id="1301" w:author="aas" w:date="2013-10-14T02:06:00Z">
              <w:r>
                <w:delText xml:space="preserve">                  &lt;/xs:documentation&gt;</w:delText>
              </w:r>
            </w:del>
          </w:p>
          <w:p w14:paraId="000A8C7B" w14:textId="77777777" w:rsidR="00DC2CE4" w:rsidRDefault="00DC2CE4" w:rsidP="00DC2CE4">
            <w:pPr>
              <w:pStyle w:val="XML1"/>
              <w:rPr>
                <w:del w:id="1302" w:author="aas" w:date="2013-10-14T02:06:00Z"/>
              </w:rPr>
            </w:pPr>
            <w:del w:id="1303" w:author="aas" w:date="2013-10-14T02:06:00Z">
              <w:r>
                <w:delText xml:space="preserve">                &lt;/xs:annotation&gt;</w:delText>
              </w:r>
            </w:del>
          </w:p>
          <w:p w14:paraId="2FBC0461" w14:textId="77777777" w:rsidR="00DC2CE4" w:rsidRDefault="00DC2CE4" w:rsidP="00DC2CE4">
            <w:pPr>
              <w:pStyle w:val="XML1"/>
              <w:rPr>
                <w:del w:id="1304" w:author="aas" w:date="2013-10-14T02:06:00Z"/>
              </w:rPr>
            </w:pPr>
            <w:del w:id="1305" w:author="aas" w:date="2013-10-14T02:06:00Z">
              <w:r>
                <w:delText xml:space="preserve">                &lt;xs:complexType&gt;</w:delText>
              </w:r>
            </w:del>
          </w:p>
          <w:p w14:paraId="5B00D1D5" w14:textId="77777777" w:rsidR="00DC2CE4" w:rsidRDefault="00DC2CE4" w:rsidP="00DC2CE4">
            <w:pPr>
              <w:pStyle w:val="XML1"/>
              <w:rPr>
                <w:del w:id="1306" w:author="aas" w:date="2013-10-14T02:06:00Z"/>
              </w:rPr>
            </w:pPr>
            <w:del w:id="1307" w:author="aas" w:date="2013-10-14T02:06:00Z">
              <w:r>
                <w:delText xml:space="preserve">                  &lt;xs:sequence&gt;</w:delText>
              </w:r>
            </w:del>
          </w:p>
          <w:p w14:paraId="497EC2A1" w14:textId="77777777" w:rsidR="00DC2CE4" w:rsidRDefault="00DC2CE4" w:rsidP="00DC2CE4">
            <w:pPr>
              <w:pStyle w:val="XML1"/>
              <w:rPr>
                <w:del w:id="1308" w:author="aas" w:date="2013-10-14T02:06:00Z"/>
              </w:rPr>
            </w:pPr>
            <w:del w:id="1309" w:author="aas" w:date="2013-10-14T02:06:00Z">
              <w:r>
                <w:delText xml:space="preserve">                    &lt;xs:group ref="OFOwnedCertificateType"/&gt;</w:delText>
              </w:r>
            </w:del>
          </w:p>
          <w:p w14:paraId="1EFD63B2" w14:textId="77777777" w:rsidR="00DC2CE4" w:rsidRDefault="00DC2CE4" w:rsidP="00DC2CE4">
            <w:pPr>
              <w:pStyle w:val="XML1"/>
              <w:rPr>
                <w:del w:id="1310" w:author="aas" w:date="2013-10-14T02:06:00Z"/>
              </w:rPr>
            </w:pPr>
            <w:del w:id="1311" w:author="aas" w:date="2013-10-14T02:06:00Z">
              <w:r>
                <w:delText xml:space="preserve">                  &lt;/xs:sequence&gt;</w:delText>
              </w:r>
            </w:del>
          </w:p>
          <w:p w14:paraId="79E668E5" w14:textId="77777777" w:rsidR="00DC2CE4" w:rsidRDefault="00DC2CE4" w:rsidP="00DC2CE4">
            <w:pPr>
              <w:pStyle w:val="XML1"/>
              <w:rPr>
                <w:del w:id="1312" w:author="aas" w:date="2013-10-14T02:06:00Z"/>
              </w:rPr>
            </w:pPr>
            <w:del w:id="1313" w:author="aas" w:date="2013-10-14T02:06:00Z">
              <w:r>
                <w:delText xml:space="preserve">                &lt;/xs:complexType&gt;</w:delText>
              </w:r>
            </w:del>
          </w:p>
          <w:p w14:paraId="1753131A" w14:textId="77777777" w:rsidR="00DC2CE4" w:rsidRDefault="00DC2CE4" w:rsidP="00DC2CE4">
            <w:pPr>
              <w:pStyle w:val="XML1"/>
              <w:rPr>
                <w:del w:id="1314" w:author="aas" w:date="2013-10-14T02:06:00Z"/>
              </w:rPr>
            </w:pPr>
            <w:del w:id="1315" w:author="aas" w:date="2013-10-14T02:06:00Z">
              <w:r>
                <w:delText xml:space="preserve">              &lt;/xs:element&gt;</w:delText>
              </w:r>
            </w:del>
          </w:p>
          <w:p w14:paraId="6910944D" w14:textId="77777777" w:rsidR="00DC2CE4" w:rsidRDefault="00DC2CE4" w:rsidP="00DC2CE4">
            <w:pPr>
              <w:pStyle w:val="XML1"/>
              <w:rPr>
                <w:del w:id="1316" w:author="aas" w:date="2013-10-14T02:06:00Z"/>
              </w:rPr>
            </w:pPr>
            <w:del w:id="1317" w:author="aas" w:date="2013-10-14T02:06:00Z">
              <w:r>
                <w:delText xml:space="preserve">              &lt;xs:element name="external-certificate" minOccurs="0" maxOccurs="unbounded"&gt;</w:delText>
              </w:r>
            </w:del>
          </w:p>
          <w:p w14:paraId="3C162F3B" w14:textId="77777777" w:rsidR="00DC2CE4" w:rsidRDefault="00DC2CE4" w:rsidP="00DC2CE4">
            <w:pPr>
              <w:pStyle w:val="XML1"/>
              <w:rPr>
                <w:del w:id="1318" w:author="aas" w:date="2013-10-14T02:06:00Z"/>
              </w:rPr>
            </w:pPr>
            <w:del w:id="1319" w:author="aas" w:date="2013-10-14T02:06:00Z">
              <w:r>
                <w:delText xml:space="preserve">                &lt;xs:annotation&gt;</w:delText>
              </w:r>
            </w:del>
          </w:p>
          <w:p w14:paraId="3A1EBB6F" w14:textId="77777777" w:rsidR="00DC2CE4" w:rsidRDefault="00DC2CE4" w:rsidP="00DC2CE4">
            <w:pPr>
              <w:pStyle w:val="XML1"/>
              <w:rPr>
                <w:del w:id="1320" w:author="aas" w:date="2013-10-14T02:06:00Z"/>
              </w:rPr>
            </w:pPr>
            <w:del w:id="1321" w:author="aas" w:date="2013-10-14T02:06:00Z">
              <w:r>
                <w:delText xml:space="preserve">                  &lt;xs:documentation&gt;</w:delText>
              </w:r>
            </w:del>
          </w:p>
          <w:p w14:paraId="4809525D" w14:textId="77777777" w:rsidR="00DC2CE4" w:rsidRDefault="00DC2CE4" w:rsidP="00DC2CE4">
            <w:pPr>
              <w:pStyle w:val="XML1"/>
              <w:rPr>
                <w:del w:id="1322" w:author="aas" w:date="2013-10-14T02:06:00Z"/>
              </w:rPr>
            </w:pPr>
            <w:del w:id="1323" w:author="aas" w:date="2013-10-14T02:06:00Z">
              <w:r>
                <w:delText xml:space="preserve">                    The list contains all external certificate</w:delText>
              </w:r>
            </w:del>
          </w:p>
          <w:p w14:paraId="28A986BD" w14:textId="77777777" w:rsidR="00DC2CE4" w:rsidRDefault="00DC2CE4" w:rsidP="00DC2CE4">
            <w:pPr>
              <w:pStyle w:val="XML1"/>
              <w:rPr>
                <w:del w:id="1324" w:author="aas" w:date="2013-10-14T02:06:00Z"/>
              </w:rPr>
            </w:pPr>
            <w:del w:id="1325" w:author="aas" w:date="2013-10-14T02:06:00Z">
              <w:r>
                <w:delText xml:space="preserve">                    resources of the OpenFlow Capable Switch.</w:delText>
              </w:r>
            </w:del>
          </w:p>
          <w:p w14:paraId="0AA2C90B" w14:textId="77777777" w:rsidR="00DC2CE4" w:rsidRDefault="00DC2CE4" w:rsidP="00DC2CE4">
            <w:pPr>
              <w:pStyle w:val="XML1"/>
              <w:rPr>
                <w:del w:id="1326" w:author="aas" w:date="2013-10-14T02:06:00Z"/>
              </w:rPr>
            </w:pPr>
          </w:p>
          <w:p w14:paraId="2207704F" w14:textId="77777777" w:rsidR="00DC2CE4" w:rsidRDefault="00DC2CE4" w:rsidP="00DC2CE4">
            <w:pPr>
              <w:pStyle w:val="XML1"/>
              <w:rPr>
                <w:del w:id="1327" w:author="aas" w:date="2013-10-14T02:06:00Z"/>
              </w:rPr>
            </w:pPr>
            <w:del w:id="1328" w:author="aas" w:date="2013-10-14T02:06:00Z">
              <w:r>
                <w:delText xml:space="preserve">                    The element 'resource-id' of OFExternalCertificateType</w:delText>
              </w:r>
            </w:del>
          </w:p>
          <w:p w14:paraId="126C3ADA" w14:textId="77777777" w:rsidR="00DC2CE4" w:rsidRDefault="00DC2CE4" w:rsidP="00DC2CE4">
            <w:pPr>
              <w:pStyle w:val="XML1"/>
              <w:rPr>
                <w:del w:id="1329" w:author="aas" w:date="2013-10-14T02:06:00Z"/>
              </w:rPr>
            </w:pPr>
            <w:del w:id="1330" w:author="aas" w:date="2013-10-14T02:06:00Z">
              <w:r>
                <w:delText xml:space="preserve">                    MUST be unique within this list.</w:delText>
              </w:r>
            </w:del>
          </w:p>
          <w:p w14:paraId="5D1A80DB" w14:textId="77777777" w:rsidR="00DC2CE4" w:rsidRDefault="00DC2CE4" w:rsidP="00DC2CE4">
            <w:pPr>
              <w:pStyle w:val="XML1"/>
              <w:rPr>
                <w:del w:id="1331" w:author="aas" w:date="2013-10-14T02:06:00Z"/>
              </w:rPr>
            </w:pPr>
            <w:del w:id="1332" w:author="aas" w:date="2013-10-14T02:06:00Z">
              <w:r>
                <w:delText xml:space="preserve">                  &lt;/xs:documentation&gt;</w:delText>
              </w:r>
            </w:del>
          </w:p>
          <w:p w14:paraId="5CCE2C38" w14:textId="77777777" w:rsidR="00DC2CE4" w:rsidRDefault="00DC2CE4" w:rsidP="00DC2CE4">
            <w:pPr>
              <w:pStyle w:val="XML1"/>
              <w:rPr>
                <w:del w:id="1333" w:author="aas" w:date="2013-10-14T02:06:00Z"/>
              </w:rPr>
            </w:pPr>
            <w:del w:id="1334" w:author="aas" w:date="2013-10-14T02:06:00Z">
              <w:r>
                <w:delText xml:space="preserve">                &lt;/xs:annotation&gt;</w:delText>
              </w:r>
            </w:del>
          </w:p>
          <w:p w14:paraId="6C83584D" w14:textId="77777777" w:rsidR="00DC2CE4" w:rsidRDefault="00DC2CE4" w:rsidP="00DC2CE4">
            <w:pPr>
              <w:pStyle w:val="XML1"/>
              <w:rPr>
                <w:del w:id="1335" w:author="aas" w:date="2013-10-14T02:06:00Z"/>
              </w:rPr>
            </w:pPr>
            <w:del w:id="1336" w:author="aas" w:date="2013-10-14T02:06:00Z">
              <w:r>
                <w:delText xml:space="preserve">                &lt;xs:complexType&gt;</w:delText>
              </w:r>
            </w:del>
          </w:p>
          <w:p w14:paraId="05DF7AC3" w14:textId="77777777" w:rsidR="00DC2CE4" w:rsidRDefault="00DC2CE4" w:rsidP="00DC2CE4">
            <w:pPr>
              <w:pStyle w:val="XML1"/>
              <w:rPr>
                <w:del w:id="1337" w:author="aas" w:date="2013-10-14T02:06:00Z"/>
              </w:rPr>
            </w:pPr>
            <w:del w:id="1338" w:author="aas" w:date="2013-10-14T02:06:00Z">
              <w:r>
                <w:delText xml:space="preserve">                  &lt;xs:sequence&gt;</w:delText>
              </w:r>
            </w:del>
          </w:p>
          <w:p w14:paraId="697536D2" w14:textId="77777777" w:rsidR="00DC2CE4" w:rsidRDefault="00DC2CE4" w:rsidP="00DC2CE4">
            <w:pPr>
              <w:pStyle w:val="XML1"/>
              <w:rPr>
                <w:del w:id="1339" w:author="aas" w:date="2013-10-14T02:06:00Z"/>
              </w:rPr>
            </w:pPr>
            <w:del w:id="1340" w:author="aas" w:date="2013-10-14T02:06:00Z">
              <w:r>
                <w:delText xml:space="preserve">                    &lt;xs:group ref="OFExternalCertificateType"/&gt;</w:delText>
              </w:r>
            </w:del>
          </w:p>
          <w:p w14:paraId="50C50808" w14:textId="77777777" w:rsidR="00DC2CE4" w:rsidRDefault="00DC2CE4" w:rsidP="00DC2CE4">
            <w:pPr>
              <w:pStyle w:val="XML1"/>
              <w:rPr>
                <w:del w:id="1341" w:author="aas" w:date="2013-10-14T02:06:00Z"/>
              </w:rPr>
            </w:pPr>
            <w:del w:id="1342" w:author="aas" w:date="2013-10-14T02:06:00Z">
              <w:r>
                <w:delText xml:space="preserve">                  &lt;/xs:sequence&gt;</w:delText>
              </w:r>
            </w:del>
          </w:p>
          <w:p w14:paraId="31D1EA68" w14:textId="77777777" w:rsidR="00DC2CE4" w:rsidRDefault="00DC2CE4" w:rsidP="00DC2CE4">
            <w:pPr>
              <w:pStyle w:val="XML1"/>
              <w:rPr>
                <w:del w:id="1343" w:author="aas" w:date="2013-10-14T02:06:00Z"/>
              </w:rPr>
            </w:pPr>
            <w:del w:id="1344" w:author="aas" w:date="2013-10-14T02:06:00Z">
              <w:r>
                <w:delText xml:space="preserve">                &lt;/xs:complexType&gt;</w:delText>
              </w:r>
            </w:del>
          </w:p>
          <w:p w14:paraId="5D1A66E7" w14:textId="77777777" w:rsidR="00DC2CE4" w:rsidRDefault="00DC2CE4" w:rsidP="00DC2CE4">
            <w:pPr>
              <w:pStyle w:val="XML1"/>
              <w:rPr>
                <w:del w:id="1345" w:author="aas" w:date="2013-10-14T02:06:00Z"/>
              </w:rPr>
            </w:pPr>
            <w:del w:id="1346" w:author="aas" w:date="2013-10-14T02:06:00Z">
              <w:r>
                <w:delText xml:space="preserve">              &lt;/xs:element&gt;</w:delText>
              </w:r>
            </w:del>
          </w:p>
          <w:p w14:paraId="58EAA4ED" w14:textId="77777777" w:rsidR="00DC2CE4" w:rsidRDefault="00DC2CE4" w:rsidP="00DC2CE4">
            <w:pPr>
              <w:pStyle w:val="XML1"/>
              <w:rPr>
                <w:del w:id="1347" w:author="aas" w:date="2013-10-14T02:06:00Z"/>
              </w:rPr>
            </w:pPr>
            <w:del w:id="1348" w:author="aas" w:date="2013-10-14T02:06:00Z">
              <w:r>
                <w:delText xml:space="preserve">              &lt;xs:element name="flow-table" minOccurs="0" maxOccurs="unbounded"&gt;</w:delText>
              </w:r>
            </w:del>
          </w:p>
          <w:p w14:paraId="3CC5FF59" w14:textId="77777777" w:rsidR="00DC2CE4" w:rsidRDefault="00DC2CE4" w:rsidP="00DC2CE4">
            <w:pPr>
              <w:pStyle w:val="XML1"/>
              <w:rPr>
                <w:del w:id="1349" w:author="aas" w:date="2013-10-14T02:06:00Z"/>
              </w:rPr>
            </w:pPr>
            <w:del w:id="1350" w:author="aas" w:date="2013-10-14T02:06:00Z">
              <w:r>
                <w:delText xml:space="preserve">                &lt;xs:annotation&gt;</w:delText>
              </w:r>
            </w:del>
          </w:p>
          <w:p w14:paraId="12E1DEB7" w14:textId="77777777" w:rsidR="00DC2CE4" w:rsidRDefault="00DC2CE4" w:rsidP="00DC2CE4">
            <w:pPr>
              <w:pStyle w:val="XML1"/>
              <w:rPr>
                <w:del w:id="1351" w:author="aas" w:date="2013-10-14T02:06:00Z"/>
              </w:rPr>
            </w:pPr>
            <w:del w:id="1352" w:author="aas" w:date="2013-10-14T02:06:00Z">
              <w:r>
                <w:delText xml:space="preserve">                  &lt;xs:documentation&gt;</w:delText>
              </w:r>
            </w:del>
          </w:p>
          <w:p w14:paraId="7E29BCBD" w14:textId="77777777" w:rsidR="00DC2CE4" w:rsidRDefault="00DC2CE4" w:rsidP="00DC2CE4">
            <w:pPr>
              <w:pStyle w:val="XML1"/>
              <w:rPr>
                <w:del w:id="1353" w:author="aas" w:date="2013-10-14T02:06:00Z"/>
              </w:rPr>
            </w:pPr>
            <w:del w:id="1354" w:author="aas" w:date="2013-10-14T02:06:00Z">
              <w:r>
                <w:delText xml:space="preserve">                    The list contains all flow table resources of</w:delText>
              </w:r>
            </w:del>
          </w:p>
          <w:p w14:paraId="223A8996" w14:textId="77777777" w:rsidR="00DC2CE4" w:rsidRDefault="00DC2CE4" w:rsidP="00DC2CE4">
            <w:pPr>
              <w:pStyle w:val="XML1"/>
              <w:rPr>
                <w:del w:id="1355" w:author="aas" w:date="2013-10-14T02:06:00Z"/>
              </w:rPr>
            </w:pPr>
            <w:del w:id="1356" w:author="aas" w:date="2013-10-14T02:06:00Z">
              <w:r>
                <w:delText xml:space="preserve">                    the OpenFlow Capable Switch.</w:delText>
              </w:r>
            </w:del>
          </w:p>
          <w:p w14:paraId="3ABCFAC3" w14:textId="77777777" w:rsidR="00DC2CE4" w:rsidRDefault="00DC2CE4" w:rsidP="00DC2CE4">
            <w:pPr>
              <w:pStyle w:val="XML1"/>
              <w:rPr>
                <w:del w:id="1357" w:author="aas" w:date="2013-10-14T02:06:00Z"/>
              </w:rPr>
            </w:pPr>
          </w:p>
          <w:p w14:paraId="7EECD850" w14:textId="77777777" w:rsidR="00DC2CE4" w:rsidRDefault="00DC2CE4" w:rsidP="00DC2CE4">
            <w:pPr>
              <w:pStyle w:val="XML1"/>
              <w:rPr>
                <w:del w:id="1358" w:author="aas" w:date="2013-10-14T02:06:00Z"/>
              </w:rPr>
            </w:pPr>
            <w:del w:id="1359" w:author="aas" w:date="2013-10-14T02:06:00Z">
              <w:r>
                <w:delText xml:space="preserve">                    The element 'resource-id' of OFFlowTableType MUST be</w:delText>
              </w:r>
            </w:del>
          </w:p>
          <w:p w14:paraId="5F336E38" w14:textId="77777777" w:rsidR="00DC2CE4" w:rsidRDefault="00DC2CE4" w:rsidP="00DC2CE4">
            <w:pPr>
              <w:pStyle w:val="XML1"/>
              <w:rPr>
                <w:del w:id="1360" w:author="aas" w:date="2013-10-14T02:06:00Z"/>
              </w:rPr>
            </w:pPr>
            <w:del w:id="1361" w:author="aas" w:date="2013-10-14T02:06:00Z">
              <w:r>
                <w:delText xml:space="preserve">                    unique within this list.</w:delText>
              </w:r>
            </w:del>
          </w:p>
          <w:p w14:paraId="53184F9B" w14:textId="77777777" w:rsidR="00DC2CE4" w:rsidRDefault="00DC2CE4" w:rsidP="00DC2CE4">
            <w:pPr>
              <w:pStyle w:val="XML1"/>
              <w:rPr>
                <w:del w:id="1362" w:author="aas" w:date="2013-10-14T02:06:00Z"/>
              </w:rPr>
            </w:pPr>
            <w:del w:id="1363" w:author="aas" w:date="2013-10-14T02:06:00Z">
              <w:r>
                <w:delText xml:space="preserve">                  &lt;/xs:documentation&gt;</w:delText>
              </w:r>
            </w:del>
          </w:p>
          <w:p w14:paraId="66B2D169" w14:textId="77777777" w:rsidR="00DC2CE4" w:rsidRDefault="00DC2CE4" w:rsidP="00DC2CE4">
            <w:pPr>
              <w:pStyle w:val="XML1"/>
              <w:rPr>
                <w:del w:id="1364" w:author="aas" w:date="2013-10-14T02:06:00Z"/>
              </w:rPr>
            </w:pPr>
            <w:del w:id="1365" w:author="aas" w:date="2013-10-14T02:06:00Z">
              <w:r>
                <w:delText xml:space="preserve">                &lt;/xs:annotation&gt;</w:delText>
              </w:r>
            </w:del>
          </w:p>
          <w:p w14:paraId="75189CC2" w14:textId="77777777" w:rsidR="00DC2CE4" w:rsidRDefault="00DC2CE4" w:rsidP="00DC2CE4">
            <w:pPr>
              <w:pStyle w:val="XML1"/>
              <w:rPr>
                <w:del w:id="1366" w:author="aas" w:date="2013-10-14T02:06:00Z"/>
              </w:rPr>
            </w:pPr>
            <w:del w:id="1367" w:author="aas" w:date="2013-10-14T02:06:00Z">
              <w:r>
                <w:delText xml:space="preserve">                &lt;xs:complexType&gt;</w:delText>
              </w:r>
            </w:del>
          </w:p>
          <w:p w14:paraId="4C42A2BB" w14:textId="77777777" w:rsidR="00DC2CE4" w:rsidRDefault="00DC2CE4" w:rsidP="00DC2CE4">
            <w:pPr>
              <w:pStyle w:val="XML1"/>
              <w:rPr>
                <w:del w:id="1368" w:author="aas" w:date="2013-10-14T02:06:00Z"/>
              </w:rPr>
            </w:pPr>
            <w:del w:id="1369" w:author="aas" w:date="2013-10-14T02:06:00Z">
              <w:r>
                <w:delText xml:space="preserve">                  &lt;xs:sequence&gt;</w:delText>
              </w:r>
            </w:del>
          </w:p>
          <w:p w14:paraId="3369BB46" w14:textId="77777777" w:rsidR="00DC2CE4" w:rsidRDefault="00DC2CE4" w:rsidP="00DC2CE4">
            <w:pPr>
              <w:pStyle w:val="XML1"/>
              <w:rPr>
                <w:del w:id="1370" w:author="aas" w:date="2013-10-14T02:06:00Z"/>
              </w:rPr>
            </w:pPr>
            <w:del w:id="1371" w:author="aas" w:date="2013-10-14T02:06:00Z">
              <w:r>
                <w:delText xml:space="preserve">                    &lt;xs:group ref="OFFlowTableType"/&gt;</w:delText>
              </w:r>
            </w:del>
          </w:p>
          <w:p w14:paraId="7A423003" w14:textId="77777777" w:rsidR="00DC2CE4" w:rsidRDefault="00DC2CE4" w:rsidP="00DC2CE4">
            <w:pPr>
              <w:pStyle w:val="XML1"/>
              <w:rPr>
                <w:del w:id="1372" w:author="aas" w:date="2013-10-14T02:06:00Z"/>
              </w:rPr>
            </w:pPr>
            <w:del w:id="1373" w:author="aas" w:date="2013-10-14T02:06:00Z">
              <w:r>
                <w:delText xml:space="preserve">                  &lt;/xs:sequence&gt;</w:delText>
              </w:r>
            </w:del>
          </w:p>
          <w:p w14:paraId="5838DD26" w14:textId="77777777" w:rsidR="00DC2CE4" w:rsidRDefault="00DC2CE4" w:rsidP="00DC2CE4">
            <w:pPr>
              <w:pStyle w:val="XML1"/>
              <w:rPr>
                <w:del w:id="1374" w:author="aas" w:date="2013-10-14T02:06:00Z"/>
              </w:rPr>
            </w:pPr>
            <w:del w:id="1375" w:author="aas" w:date="2013-10-14T02:06:00Z">
              <w:r>
                <w:delText xml:space="preserve">                &lt;/xs:complexType&gt;</w:delText>
              </w:r>
            </w:del>
          </w:p>
          <w:p w14:paraId="1888D09A" w14:textId="77777777" w:rsidR="00DC2CE4" w:rsidRDefault="00DC2CE4" w:rsidP="00DC2CE4">
            <w:pPr>
              <w:pStyle w:val="XML1"/>
              <w:rPr>
                <w:del w:id="1376" w:author="aas" w:date="2013-10-14T02:06:00Z"/>
              </w:rPr>
            </w:pPr>
            <w:del w:id="1377" w:author="aas" w:date="2013-10-14T02:06:00Z">
              <w:r>
                <w:delText xml:space="preserve">              &lt;/xs:element&gt;</w:delText>
              </w:r>
            </w:del>
          </w:p>
          <w:p w14:paraId="53B75699" w14:textId="77777777" w:rsidR="00DC2CE4" w:rsidRDefault="00DC2CE4" w:rsidP="00DC2CE4">
            <w:pPr>
              <w:pStyle w:val="XML1"/>
              <w:rPr>
                <w:del w:id="1378" w:author="aas" w:date="2013-10-14T02:06:00Z"/>
              </w:rPr>
            </w:pPr>
            <w:del w:id="1379" w:author="aas" w:date="2013-10-14T02:06:00Z">
              <w:r>
                <w:delText xml:space="preserve">            &lt;/xs:sequence&gt;</w:delText>
              </w:r>
            </w:del>
          </w:p>
          <w:p w14:paraId="3B81FD54" w14:textId="77777777" w:rsidR="00DC2CE4" w:rsidRDefault="00DC2CE4" w:rsidP="00DC2CE4">
            <w:pPr>
              <w:pStyle w:val="XML1"/>
              <w:rPr>
                <w:del w:id="1380" w:author="aas" w:date="2013-10-14T02:06:00Z"/>
              </w:rPr>
            </w:pPr>
            <w:del w:id="1381" w:author="aas" w:date="2013-10-14T02:06:00Z">
              <w:r>
                <w:delText xml:space="preserve">          &lt;/xs:complexType&gt;</w:delText>
              </w:r>
            </w:del>
          </w:p>
          <w:p w14:paraId="04E05FE1" w14:textId="77777777" w:rsidR="00DC2CE4" w:rsidRDefault="00DC2CE4" w:rsidP="00DC2CE4">
            <w:pPr>
              <w:pStyle w:val="XML1"/>
              <w:rPr>
                <w:del w:id="1382" w:author="aas" w:date="2013-10-14T02:06:00Z"/>
              </w:rPr>
            </w:pPr>
            <w:del w:id="1383" w:author="aas" w:date="2013-10-14T02:06:00Z">
              <w:r>
                <w:delText xml:space="preserve">          &lt;xs:key name="key_resources_capable-switch_port"&gt;</w:delText>
              </w:r>
            </w:del>
          </w:p>
          <w:p w14:paraId="2ECADE7B" w14:textId="77777777" w:rsidR="00DC2CE4" w:rsidRDefault="00DC2CE4" w:rsidP="00DC2CE4">
            <w:pPr>
              <w:pStyle w:val="XML1"/>
              <w:rPr>
                <w:del w:id="1384" w:author="aas" w:date="2013-10-14T02:06:00Z"/>
              </w:rPr>
            </w:pPr>
            <w:del w:id="1385" w:author="aas" w:date="2013-10-14T02:06:00Z">
              <w:r>
                <w:delText xml:space="preserve">            &lt;xs:selector xpath="of11-config:port"/&gt;</w:delText>
              </w:r>
            </w:del>
          </w:p>
          <w:p w14:paraId="37C5E0D0" w14:textId="77777777" w:rsidR="00DC2CE4" w:rsidRDefault="00DC2CE4" w:rsidP="00DC2CE4">
            <w:pPr>
              <w:pStyle w:val="XML1"/>
              <w:rPr>
                <w:del w:id="1386" w:author="aas" w:date="2013-10-14T02:06:00Z"/>
              </w:rPr>
            </w:pPr>
            <w:del w:id="1387" w:author="aas" w:date="2013-10-14T02:06:00Z">
              <w:r>
                <w:delText xml:space="preserve">            &lt;xs:field xpath="of11-config:resource-id"/&gt;</w:delText>
              </w:r>
            </w:del>
          </w:p>
          <w:p w14:paraId="3D4E5405" w14:textId="77777777" w:rsidR="00DC2CE4" w:rsidRDefault="00DC2CE4" w:rsidP="00DC2CE4">
            <w:pPr>
              <w:pStyle w:val="XML1"/>
              <w:rPr>
                <w:del w:id="1388" w:author="aas" w:date="2013-10-14T02:06:00Z"/>
              </w:rPr>
            </w:pPr>
            <w:del w:id="1389" w:author="aas" w:date="2013-10-14T02:06:00Z">
              <w:r>
                <w:delText xml:space="preserve">          &lt;/xs:key&gt;</w:delText>
              </w:r>
            </w:del>
          </w:p>
          <w:p w14:paraId="00FA1019" w14:textId="77777777" w:rsidR="00DC2CE4" w:rsidRDefault="00DC2CE4" w:rsidP="00DC2CE4">
            <w:pPr>
              <w:pStyle w:val="XML1"/>
              <w:rPr>
                <w:del w:id="1390" w:author="aas" w:date="2013-10-14T02:06:00Z"/>
              </w:rPr>
            </w:pPr>
            <w:del w:id="1391" w:author="aas" w:date="2013-10-14T02:06:00Z">
              <w:r>
                <w:delText xml:space="preserve">          &lt;xs:key name="key_resources_capable-switch_queue"&gt;</w:delText>
              </w:r>
            </w:del>
          </w:p>
          <w:p w14:paraId="14483F1D" w14:textId="77777777" w:rsidR="00DC2CE4" w:rsidRDefault="00DC2CE4" w:rsidP="00DC2CE4">
            <w:pPr>
              <w:pStyle w:val="XML1"/>
              <w:rPr>
                <w:del w:id="1392" w:author="aas" w:date="2013-10-14T02:06:00Z"/>
              </w:rPr>
            </w:pPr>
            <w:del w:id="1393" w:author="aas" w:date="2013-10-14T02:06:00Z">
              <w:r>
                <w:delText xml:space="preserve">            &lt;xs:selector xpath="of11-config:queue"/&gt;</w:delText>
              </w:r>
            </w:del>
          </w:p>
          <w:p w14:paraId="32A9FF93" w14:textId="77777777" w:rsidR="00DC2CE4" w:rsidRDefault="00DC2CE4" w:rsidP="00DC2CE4">
            <w:pPr>
              <w:pStyle w:val="XML1"/>
              <w:rPr>
                <w:del w:id="1394" w:author="aas" w:date="2013-10-14T02:06:00Z"/>
              </w:rPr>
            </w:pPr>
            <w:del w:id="1395" w:author="aas" w:date="2013-10-14T02:06:00Z">
              <w:r>
                <w:delText xml:space="preserve">            &lt;xs:field xpath="of11-config:resource-id"/&gt;</w:delText>
              </w:r>
            </w:del>
          </w:p>
          <w:p w14:paraId="3EBE66AF" w14:textId="77777777" w:rsidR="00DC2CE4" w:rsidRDefault="00DC2CE4" w:rsidP="00DC2CE4">
            <w:pPr>
              <w:pStyle w:val="XML1"/>
              <w:rPr>
                <w:del w:id="1396" w:author="aas" w:date="2013-10-14T02:06:00Z"/>
              </w:rPr>
            </w:pPr>
            <w:del w:id="1397" w:author="aas" w:date="2013-10-14T02:06:00Z">
              <w:r>
                <w:delText xml:space="preserve">          &lt;/xs:key&gt;</w:delText>
              </w:r>
            </w:del>
          </w:p>
          <w:p w14:paraId="29761337" w14:textId="77777777" w:rsidR="00DC2CE4" w:rsidRDefault="00DC2CE4" w:rsidP="00DC2CE4">
            <w:pPr>
              <w:pStyle w:val="XML1"/>
              <w:rPr>
                <w:del w:id="1398" w:author="aas" w:date="2013-10-14T02:06:00Z"/>
              </w:rPr>
            </w:pPr>
            <w:del w:id="1399" w:author="aas" w:date="2013-10-14T02:06:00Z">
              <w:r>
                <w:delText xml:space="preserve">          &lt;xs:key name="key_resources_capable-switch_owned-certificate"&gt;</w:delText>
              </w:r>
            </w:del>
          </w:p>
          <w:p w14:paraId="31CBF9A7" w14:textId="77777777" w:rsidR="00DC2CE4" w:rsidRDefault="00DC2CE4" w:rsidP="00DC2CE4">
            <w:pPr>
              <w:pStyle w:val="XML1"/>
              <w:rPr>
                <w:del w:id="1400" w:author="aas" w:date="2013-10-14T02:06:00Z"/>
              </w:rPr>
            </w:pPr>
            <w:del w:id="1401" w:author="aas" w:date="2013-10-14T02:06:00Z">
              <w:r>
                <w:delText xml:space="preserve">            &lt;xs:selector xpath="of11-config:owned-certificate"/&gt;</w:delText>
              </w:r>
            </w:del>
          </w:p>
          <w:p w14:paraId="793538E2" w14:textId="77777777" w:rsidR="00DC2CE4" w:rsidRDefault="00DC2CE4" w:rsidP="00DC2CE4">
            <w:pPr>
              <w:pStyle w:val="XML1"/>
              <w:rPr>
                <w:del w:id="1402" w:author="aas" w:date="2013-10-14T02:06:00Z"/>
              </w:rPr>
            </w:pPr>
            <w:del w:id="1403" w:author="aas" w:date="2013-10-14T02:06:00Z">
              <w:r>
                <w:delText xml:space="preserve">            &lt;xs:field xpath="of11-config:resource-id"/&gt;</w:delText>
              </w:r>
            </w:del>
          </w:p>
          <w:p w14:paraId="09D41F4E" w14:textId="77777777" w:rsidR="00DC2CE4" w:rsidRDefault="00DC2CE4" w:rsidP="00DC2CE4">
            <w:pPr>
              <w:pStyle w:val="XML1"/>
              <w:rPr>
                <w:del w:id="1404" w:author="aas" w:date="2013-10-14T02:06:00Z"/>
              </w:rPr>
            </w:pPr>
            <w:del w:id="1405" w:author="aas" w:date="2013-10-14T02:06:00Z">
              <w:r>
                <w:delText xml:space="preserve">          &lt;/xs:key&gt;</w:delText>
              </w:r>
            </w:del>
          </w:p>
          <w:p w14:paraId="29C1A7B6" w14:textId="77777777" w:rsidR="00DC2CE4" w:rsidRDefault="00DC2CE4" w:rsidP="00DC2CE4">
            <w:pPr>
              <w:pStyle w:val="XML1"/>
              <w:rPr>
                <w:del w:id="1406" w:author="aas" w:date="2013-10-14T02:06:00Z"/>
              </w:rPr>
            </w:pPr>
            <w:del w:id="1407" w:author="aas" w:date="2013-10-14T02:06:00Z">
              <w:r>
                <w:delText xml:space="preserve">          &lt;xs:key name="key_resources_capable-switch_external-certificate"&gt;</w:delText>
              </w:r>
            </w:del>
          </w:p>
          <w:p w14:paraId="054BC9B0" w14:textId="77777777" w:rsidR="00DC2CE4" w:rsidRDefault="00DC2CE4" w:rsidP="00DC2CE4">
            <w:pPr>
              <w:pStyle w:val="XML1"/>
              <w:rPr>
                <w:del w:id="1408" w:author="aas" w:date="2013-10-14T02:06:00Z"/>
              </w:rPr>
            </w:pPr>
            <w:del w:id="1409" w:author="aas" w:date="2013-10-14T02:06:00Z">
              <w:r>
                <w:delText xml:space="preserve">            &lt;xs:selector xpath="of11-config:external-certificate"/&gt;</w:delText>
              </w:r>
            </w:del>
          </w:p>
          <w:p w14:paraId="47850CE0" w14:textId="77777777" w:rsidR="00DC2CE4" w:rsidRDefault="00DC2CE4" w:rsidP="00DC2CE4">
            <w:pPr>
              <w:pStyle w:val="XML1"/>
              <w:rPr>
                <w:del w:id="1410" w:author="aas" w:date="2013-10-14T02:06:00Z"/>
              </w:rPr>
            </w:pPr>
            <w:del w:id="1411" w:author="aas" w:date="2013-10-14T02:06:00Z">
              <w:r>
                <w:delText xml:space="preserve">            &lt;xs:field xpath="of11-config:resource-id"/&gt;</w:delText>
              </w:r>
            </w:del>
          </w:p>
          <w:p w14:paraId="564BC018" w14:textId="77777777" w:rsidR="00DC2CE4" w:rsidRDefault="00DC2CE4" w:rsidP="00DC2CE4">
            <w:pPr>
              <w:pStyle w:val="XML1"/>
              <w:rPr>
                <w:del w:id="1412" w:author="aas" w:date="2013-10-14T02:06:00Z"/>
              </w:rPr>
            </w:pPr>
            <w:del w:id="1413" w:author="aas" w:date="2013-10-14T02:06:00Z">
              <w:r>
                <w:delText xml:space="preserve">          &lt;/xs:key&gt;</w:delText>
              </w:r>
            </w:del>
          </w:p>
          <w:p w14:paraId="331546F0" w14:textId="77777777" w:rsidR="00DC2CE4" w:rsidRDefault="00DC2CE4" w:rsidP="00DC2CE4">
            <w:pPr>
              <w:pStyle w:val="XML1"/>
              <w:rPr>
                <w:del w:id="1414" w:author="aas" w:date="2013-10-14T02:06:00Z"/>
              </w:rPr>
            </w:pPr>
            <w:del w:id="1415" w:author="aas" w:date="2013-10-14T02:06:00Z">
              <w:r>
                <w:delText xml:space="preserve">          &lt;xs:key name="key_resources_capable-switch_flow-table"&gt;</w:delText>
              </w:r>
            </w:del>
          </w:p>
          <w:p w14:paraId="524F4672" w14:textId="77777777" w:rsidR="00DC2CE4" w:rsidRDefault="00DC2CE4" w:rsidP="00DC2CE4">
            <w:pPr>
              <w:pStyle w:val="XML1"/>
              <w:rPr>
                <w:del w:id="1416" w:author="aas" w:date="2013-10-14T02:06:00Z"/>
              </w:rPr>
            </w:pPr>
            <w:del w:id="1417" w:author="aas" w:date="2013-10-14T02:06:00Z">
              <w:r>
                <w:delText xml:space="preserve">            &lt;xs:selector xpath="of11-config:flow-table"/&gt;</w:delText>
              </w:r>
            </w:del>
          </w:p>
          <w:p w14:paraId="464E5469" w14:textId="77777777" w:rsidR="00DC2CE4" w:rsidRDefault="00DC2CE4" w:rsidP="00DC2CE4">
            <w:pPr>
              <w:pStyle w:val="XML1"/>
              <w:rPr>
                <w:del w:id="1418" w:author="aas" w:date="2013-10-14T02:06:00Z"/>
              </w:rPr>
            </w:pPr>
            <w:del w:id="1419" w:author="aas" w:date="2013-10-14T02:06:00Z">
              <w:r>
                <w:delText xml:space="preserve">            &lt;xs:field xpath="of11-config:resource-id"/&gt;</w:delText>
              </w:r>
            </w:del>
          </w:p>
          <w:p w14:paraId="4609278C" w14:textId="77777777" w:rsidR="00DC2CE4" w:rsidRDefault="00DC2CE4" w:rsidP="00DC2CE4">
            <w:pPr>
              <w:pStyle w:val="XML1"/>
              <w:rPr>
                <w:del w:id="1420" w:author="aas" w:date="2013-10-14T02:06:00Z"/>
              </w:rPr>
            </w:pPr>
            <w:del w:id="1421" w:author="aas" w:date="2013-10-14T02:06:00Z">
              <w:r>
                <w:delText xml:space="preserve">          &lt;/xs:key&gt;</w:delText>
              </w:r>
            </w:del>
          </w:p>
          <w:p w14:paraId="683EF2CF" w14:textId="77777777" w:rsidR="00DC2CE4" w:rsidRDefault="00DC2CE4" w:rsidP="00DC2CE4">
            <w:pPr>
              <w:pStyle w:val="XML1"/>
              <w:rPr>
                <w:del w:id="1422" w:author="aas" w:date="2013-10-14T02:06:00Z"/>
              </w:rPr>
            </w:pPr>
            <w:del w:id="1423" w:author="aas" w:date="2013-10-14T02:06:00Z">
              <w:r>
                <w:delText xml:space="preserve">        &lt;/xs:element&gt;</w:delText>
              </w:r>
            </w:del>
          </w:p>
          <w:p w14:paraId="51F5DDF1" w14:textId="77777777" w:rsidR="00DC2CE4" w:rsidRDefault="00DC2CE4" w:rsidP="00DC2CE4">
            <w:pPr>
              <w:pStyle w:val="XML1"/>
              <w:rPr>
                <w:del w:id="1424" w:author="aas" w:date="2013-10-14T02:06:00Z"/>
              </w:rPr>
            </w:pPr>
            <w:del w:id="1425" w:author="aas" w:date="2013-10-14T02:06:00Z">
              <w:r>
                <w:delText xml:space="preserve">        &lt;xs:element name="logical-switches" minOccurs="0"&gt;</w:delText>
              </w:r>
            </w:del>
          </w:p>
          <w:p w14:paraId="60505239" w14:textId="77777777" w:rsidR="00DC2CE4" w:rsidRDefault="00DC2CE4" w:rsidP="00DC2CE4">
            <w:pPr>
              <w:pStyle w:val="XML1"/>
              <w:rPr>
                <w:del w:id="1426" w:author="aas" w:date="2013-10-14T02:06:00Z"/>
              </w:rPr>
            </w:pPr>
            <w:del w:id="1427" w:author="aas" w:date="2013-10-14T02:06:00Z">
              <w:r>
                <w:delText xml:space="preserve">          &lt;xs:annotation&gt;</w:delText>
              </w:r>
            </w:del>
          </w:p>
          <w:p w14:paraId="046F2F39" w14:textId="77777777" w:rsidR="00DC2CE4" w:rsidRDefault="00DC2CE4" w:rsidP="00DC2CE4">
            <w:pPr>
              <w:pStyle w:val="XML1"/>
              <w:rPr>
                <w:del w:id="1428" w:author="aas" w:date="2013-10-14T02:06:00Z"/>
              </w:rPr>
            </w:pPr>
            <w:del w:id="1429" w:author="aas" w:date="2013-10-14T02:06:00Z">
              <w:r>
                <w:delText xml:space="preserve">            &lt;xs:documentation&gt;</w:delText>
              </w:r>
            </w:del>
          </w:p>
          <w:p w14:paraId="3873615E" w14:textId="77777777" w:rsidR="00DC2CE4" w:rsidRDefault="00DC2CE4" w:rsidP="00DC2CE4">
            <w:pPr>
              <w:pStyle w:val="XML1"/>
              <w:rPr>
                <w:del w:id="1430" w:author="aas" w:date="2013-10-14T02:06:00Z"/>
              </w:rPr>
            </w:pPr>
            <w:del w:id="1431" w:author="aas" w:date="2013-10-14T02:06:00Z">
              <w:r>
                <w:delText xml:space="preserve">              This element contains a list of all OpenFlow </w:delText>
              </w:r>
            </w:del>
          </w:p>
          <w:p w14:paraId="3D6B2DD0" w14:textId="77777777" w:rsidR="00DC2CE4" w:rsidRDefault="00DC2CE4" w:rsidP="00DC2CE4">
            <w:pPr>
              <w:pStyle w:val="XML1"/>
              <w:rPr>
                <w:del w:id="1432" w:author="aas" w:date="2013-10-14T02:06:00Z"/>
              </w:rPr>
            </w:pPr>
            <w:del w:id="1433" w:author="aas" w:date="2013-10-14T02:06:00Z">
              <w:r>
                <w:delText xml:space="preserve">              Logical Switches available at the OpenFlow Capable</w:delText>
              </w:r>
            </w:del>
          </w:p>
          <w:p w14:paraId="53C95629" w14:textId="77777777" w:rsidR="00DC2CE4" w:rsidRDefault="00DC2CE4" w:rsidP="00DC2CE4">
            <w:pPr>
              <w:pStyle w:val="XML1"/>
              <w:rPr>
                <w:del w:id="1434" w:author="aas" w:date="2013-10-14T02:06:00Z"/>
              </w:rPr>
            </w:pPr>
            <w:del w:id="1435" w:author="aas" w:date="2013-10-14T02:06:00Z">
              <w:r>
                <w:delText xml:space="preserve">              Switch.</w:delText>
              </w:r>
            </w:del>
          </w:p>
          <w:p w14:paraId="6DFB3550" w14:textId="77777777" w:rsidR="00DC2CE4" w:rsidRDefault="00DC2CE4" w:rsidP="00DC2CE4">
            <w:pPr>
              <w:pStyle w:val="XML1"/>
              <w:rPr>
                <w:del w:id="1436" w:author="aas" w:date="2013-10-14T02:06:00Z"/>
              </w:rPr>
            </w:pPr>
            <w:del w:id="1437" w:author="aas" w:date="2013-10-14T02:06:00Z">
              <w:r>
                <w:delText xml:space="preserve">            &lt;/xs:documentation&gt;</w:delText>
              </w:r>
            </w:del>
          </w:p>
          <w:p w14:paraId="593936C5" w14:textId="77777777" w:rsidR="00DC2CE4" w:rsidRDefault="00DC2CE4" w:rsidP="00DC2CE4">
            <w:pPr>
              <w:pStyle w:val="XML1"/>
              <w:rPr>
                <w:del w:id="1438" w:author="aas" w:date="2013-10-14T02:06:00Z"/>
              </w:rPr>
            </w:pPr>
            <w:del w:id="1439" w:author="aas" w:date="2013-10-14T02:06:00Z">
              <w:r>
                <w:delText xml:space="preserve">          &lt;/xs:annotation&gt;</w:delText>
              </w:r>
            </w:del>
          </w:p>
          <w:p w14:paraId="02F71563" w14:textId="77777777" w:rsidR="00DC2CE4" w:rsidRDefault="00DC2CE4" w:rsidP="00DC2CE4">
            <w:pPr>
              <w:pStyle w:val="XML1"/>
              <w:rPr>
                <w:del w:id="1440" w:author="aas" w:date="2013-10-14T02:06:00Z"/>
              </w:rPr>
            </w:pPr>
            <w:del w:id="1441" w:author="aas" w:date="2013-10-14T02:06:00Z">
              <w:r>
                <w:delText xml:space="preserve">          &lt;xs:complexType&gt;</w:delText>
              </w:r>
            </w:del>
          </w:p>
          <w:p w14:paraId="5BFC2711" w14:textId="77777777" w:rsidR="00DC2CE4" w:rsidRDefault="00DC2CE4" w:rsidP="00DC2CE4">
            <w:pPr>
              <w:pStyle w:val="XML1"/>
              <w:rPr>
                <w:del w:id="1442" w:author="aas" w:date="2013-10-14T02:06:00Z"/>
              </w:rPr>
            </w:pPr>
            <w:del w:id="1443" w:author="aas" w:date="2013-10-14T02:06:00Z">
              <w:r>
                <w:delText xml:space="preserve">            &lt;xs:sequence&gt;</w:delText>
              </w:r>
            </w:del>
          </w:p>
          <w:p w14:paraId="7373A88B" w14:textId="77777777" w:rsidR="00DC2CE4" w:rsidRDefault="00DC2CE4" w:rsidP="00DC2CE4">
            <w:pPr>
              <w:pStyle w:val="XML1"/>
              <w:rPr>
                <w:del w:id="1444" w:author="aas" w:date="2013-10-14T02:06:00Z"/>
              </w:rPr>
            </w:pPr>
            <w:del w:id="1445" w:author="aas" w:date="2013-10-14T02:06:00Z">
              <w:r>
                <w:delText xml:space="preserve">              &lt;xs:element name="switch" minOccurs="0" maxOccurs="unbounded"&gt;</w:delText>
              </w:r>
            </w:del>
          </w:p>
          <w:p w14:paraId="3715C685" w14:textId="77777777" w:rsidR="00DC2CE4" w:rsidRDefault="00DC2CE4" w:rsidP="00DC2CE4">
            <w:pPr>
              <w:pStyle w:val="XML1"/>
              <w:rPr>
                <w:del w:id="1446" w:author="aas" w:date="2013-10-14T02:06:00Z"/>
              </w:rPr>
            </w:pPr>
            <w:del w:id="1447" w:author="aas" w:date="2013-10-14T02:06:00Z">
              <w:r>
                <w:delText xml:space="preserve">                &lt;xs:annotation&gt;</w:delText>
              </w:r>
            </w:del>
          </w:p>
          <w:p w14:paraId="596DB70E" w14:textId="77777777" w:rsidR="00DC2CE4" w:rsidRDefault="00DC2CE4" w:rsidP="00DC2CE4">
            <w:pPr>
              <w:pStyle w:val="XML1"/>
              <w:rPr>
                <w:del w:id="1448" w:author="aas" w:date="2013-10-14T02:06:00Z"/>
              </w:rPr>
            </w:pPr>
            <w:del w:id="1449" w:author="aas" w:date="2013-10-14T02:06:00Z">
              <w:r>
                <w:delText xml:space="preserve">                  &lt;xs:documentation&gt;</w:delText>
              </w:r>
            </w:del>
          </w:p>
          <w:p w14:paraId="61146CA6" w14:textId="77777777" w:rsidR="00DC2CE4" w:rsidRDefault="00DC2CE4" w:rsidP="00DC2CE4">
            <w:pPr>
              <w:pStyle w:val="XML1"/>
              <w:rPr>
                <w:del w:id="1450" w:author="aas" w:date="2013-10-14T02:06:00Z"/>
              </w:rPr>
            </w:pPr>
            <w:del w:id="1451" w:author="aas" w:date="2013-10-14T02:06:00Z">
              <w:r>
                <w:delText xml:space="preserve">                    The list of all OpenFlow Logical Switches on</w:delText>
              </w:r>
            </w:del>
          </w:p>
          <w:p w14:paraId="679910F7" w14:textId="77777777" w:rsidR="00DC2CE4" w:rsidRDefault="00DC2CE4" w:rsidP="00DC2CE4">
            <w:pPr>
              <w:pStyle w:val="XML1"/>
              <w:rPr>
                <w:del w:id="1452" w:author="aas" w:date="2013-10-14T02:06:00Z"/>
              </w:rPr>
            </w:pPr>
            <w:del w:id="1453" w:author="aas" w:date="2013-10-14T02:06:00Z">
              <w:r>
                <w:delText xml:space="preserve">                    the OpenFlow Capable Switch.</w:delText>
              </w:r>
            </w:del>
          </w:p>
          <w:p w14:paraId="762CCCD0" w14:textId="77777777" w:rsidR="00DC2CE4" w:rsidRDefault="00DC2CE4" w:rsidP="00DC2CE4">
            <w:pPr>
              <w:pStyle w:val="XML1"/>
              <w:rPr>
                <w:del w:id="1454" w:author="aas" w:date="2013-10-14T02:06:00Z"/>
              </w:rPr>
            </w:pPr>
          </w:p>
          <w:p w14:paraId="2FBA35C9" w14:textId="77777777" w:rsidR="00DC2CE4" w:rsidRDefault="00DC2CE4" w:rsidP="00DC2CE4">
            <w:pPr>
              <w:pStyle w:val="XML1"/>
              <w:rPr>
                <w:del w:id="1455" w:author="aas" w:date="2013-10-14T02:06:00Z"/>
              </w:rPr>
            </w:pPr>
            <w:del w:id="1456" w:author="aas" w:date="2013-10-14T02:06:00Z">
              <w:r>
                <w:delText xml:space="preserve">                    The element 'resource-id' of OFLogicalSwitchType MUST be</w:delText>
              </w:r>
            </w:del>
          </w:p>
          <w:p w14:paraId="15AE1AFE" w14:textId="77777777" w:rsidR="00DC2CE4" w:rsidRDefault="00DC2CE4" w:rsidP="00DC2CE4">
            <w:pPr>
              <w:pStyle w:val="XML1"/>
              <w:rPr>
                <w:del w:id="1457" w:author="aas" w:date="2013-10-14T02:06:00Z"/>
              </w:rPr>
            </w:pPr>
            <w:del w:id="1458" w:author="aas" w:date="2013-10-14T02:06:00Z">
              <w:r>
                <w:delText xml:space="preserve">                    unique within this list.</w:delText>
              </w:r>
            </w:del>
          </w:p>
          <w:p w14:paraId="534E33E0" w14:textId="77777777" w:rsidR="00DC2CE4" w:rsidRDefault="00DC2CE4" w:rsidP="00DC2CE4">
            <w:pPr>
              <w:pStyle w:val="XML1"/>
              <w:rPr>
                <w:del w:id="1459" w:author="aas" w:date="2013-10-14T02:06:00Z"/>
              </w:rPr>
            </w:pPr>
            <w:del w:id="1460" w:author="aas" w:date="2013-10-14T02:06:00Z">
              <w:r>
                <w:delText xml:space="preserve">                  &lt;/xs:documentation&gt;</w:delText>
              </w:r>
            </w:del>
          </w:p>
          <w:p w14:paraId="7A28FBA7" w14:textId="77777777" w:rsidR="00DC2CE4" w:rsidRDefault="00DC2CE4" w:rsidP="00DC2CE4">
            <w:pPr>
              <w:pStyle w:val="XML1"/>
              <w:rPr>
                <w:del w:id="1461" w:author="aas" w:date="2013-10-14T02:06:00Z"/>
              </w:rPr>
            </w:pPr>
            <w:del w:id="1462" w:author="aas" w:date="2013-10-14T02:06:00Z">
              <w:r>
                <w:delText xml:space="preserve">                &lt;/xs:annotation&gt;</w:delText>
              </w:r>
            </w:del>
          </w:p>
          <w:p w14:paraId="114B295C" w14:textId="77777777" w:rsidR="00DC2CE4" w:rsidRDefault="00DC2CE4" w:rsidP="00DC2CE4">
            <w:pPr>
              <w:pStyle w:val="XML1"/>
              <w:rPr>
                <w:del w:id="1463" w:author="aas" w:date="2013-10-14T02:06:00Z"/>
              </w:rPr>
            </w:pPr>
            <w:del w:id="1464" w:author="aas" w:date="2013-10-14T02:06:00Z">
              <w:r>
                <w:delText xml:space="preserve">                &lt;xs:complexType&gt;</w:delText>
              </w:r>
            </w:del>
          </w:p>
          <w:p w14:paraId="0B7E7349" w14:textId="77777777" w:rsidR="00DC2CE4" w:rsidRDefault="00DC2CE4" w:rsidP="00DC2CE4">
            <w:pPr>
              <w:pStyle w:val="XML1"/>
              <w:rPr>
                <w:del w:id="1465" w:author="aas" w:date="2013-10-14T02:06:00Z"/>
              </w:rPr>
            </w:pPr>
            <w:del w:id="1466" w:author="aas" w:date="2013-10-14T02:06:00Z">
              <w:r>
                <w:delText xml:space="preserve">                  &lt;xs:sequence&gt;</w:delText>
              </w:r>
            </w:del>
          </w:p>
          <w:p w14:paraId="0D19683A" w14:textId="77777777" w:rsidR="00DC2CE4" w:rsidRDefault="00DC2CE4" w:rsidP="00DC2CE4">
            <w:pPr>
              <w:pStyle w:val="XML1"/>
              <w:rPr>
                <w:del w:id="1467" w:author="aas" w:date="2013-10-14T02:06:00Z"/>
              </w:rPr>
            </w:pPr>
            <w:del w:id="1468" w:author="aas" w:date="2013-10-14T02:06:00Z">
              <w:r>
                <w:delText xml:space="preserve">                    &lt;xs:group ref="OFLogicalSwitchType"/&gt;</w:delText>
              </w:r>
            </w:del>
          </w:p>
          <w:p w14:paraId="22C02F19" w14:textId="77777777" w:rsidR="00DC2CE4" w:rsidRDefault="00DC2CE4" w:rsidP="00DC2CE4">
            <w:pPr>
              <w:pStyle w:val="XML1"/>
              <w:rPr>
                <w:del w:id="1469" w:author="aas" w:date="2013-10-14T02:06:00Z"/>
              </w:rPr>
            </w:pPr>
            <w:del w:id="1470" w:author="aas" w:date="2013-10-14T02:06:00Z">
              <w:r>
                <w:delText xml:space="preserve">                  &lt;/xs:sequence&gt;</w:delText>
              </w:r>
            </w:del>
          </w:p>
          <w:p w14:paraId="41DB8422" w14:textId="77777777" w:rsidR="00DC2CE4" w:rsidRDefault="00DC2CE4" w:rsidP="00DC2CE4">
            <w:pPr>
              <w:pStyle w:val="XML1"/>
              <w:rPr>
                <w:del w:id="1471" w:author="aas" w:date="2013-10-14T02:06:00Z"/>
              </w:rPr>
            </w:pPr>
            <w:del w:id="1472" w:author="aas" w:date="2013-10-14T02:06:00Z">
              <w:r>
                <w:delText xml:space="preserve">                &lt;/xs:complexType&gt;</w:delText>
              </w:r>
            </w:del>
          </w:p>
          <w:p w14:paraId="1D68F315" w14:textId="77777777" w:rsidR="00DC2CE4" w:rsidRDefault="00DC2CE4" w:rsidP="00DC2CE4">
            <w:pPr>
              <w:pStyle w:val="XML1"/>
              <w:rPr>
                <w:del w:id="1473" w:author="aas" w:date="2013-10-14T02:06:00Z"/>
              </w:rPr>
            </w:pPr>
            <w:del w:id="1474" w:author="aas" w:date="2013-10-14T02:06:00Z">
              <w:r>
                <w:delText xml:space="preserve">              &lt;/xs:element&gt;</w:delText>
              </w:r>
            </w:del>
          </w:p>
          <w:p w14:paraId="5E42213A" w14:textId="77777777" w:rsidR="00DC2CE4" w:rsidRDefault="00DC2CE4" w:rsidP="00DC2CE4">
            <w:pPr>
              <w:pStyle w:val="XML1"/>
              <w:rPr>
                <w:del w:id="1475" w:author="aas" w:date="2013-10-14T02:06:00Z"/>
              </w:rPr>
            </w:pPr>
            <w:del w:id="1476" w:author="aas" w:date="2013-10-14T02:06:00Z">
              <w:r>
                <w:delText xml:space="preserve">            &lt;/xs:sequence&gt;</w:delText>
              </w:r>
            </w:del>
          </w:p>
          <w:p w14:paraId="2A019B8B" w14:textId="77777777" w:rsidR="00DC2CE4" w:rsidRDefault="00DC2CE4" w:rsidP="00DC2CE4">
            <w:pPr>
              <w:pStyle w:val="XML1"/>
              <w:rPr>
                <w:del w:id="1477" w:author="aas" w:date="2013-10-14T02:06:00Z"/>
              </w:rPr>
            </w:pPr>
            <w:del w:id="1478" w:author="aas" w:date="2013-10-14T02:06:00Z">
              <w:r>
                <w:delText xml:space="preserve">          &lt;/xs:complexType&gt;</w:delText>
              </w:r>
            </w:del>
          </w:p>
          <w:p w14:paraId="1AB8E570" w14:textId="77777777" w:rsidR="00DC2CE4" w:rsidRDefault="00DC2CE4" w:rsidP="00DC2CE4">
            <w:pPr>
              <w:pStyle w:val="XML1"/>
              <w:rPr>
                <w:del w:id="1479" w:author="aas" w:date="2013-10-14T02:06:00Z"/>
              </w:rPr>
            </w:pPr>
            <w:del w:id="1480" w:author="aas" w:date="2013-10-14T02:06:00Z">
              <w:r>
                <w:delText xml:space="preserve">          &lt;xs:key name="key_logical-switches_capable-switch_switch"&gt;</w:delText>
              </w:r>
            </w:del>
          </w:p>
          <w:p w14:paraId="4246A72B" w14:textId="77777777" w:rsidR="00DC2CE4" w:rsidRDefault="00DC2CE4" w:rsidP="00DC2CE4">
            <w:pPr>
              <w:pStyle w:val="XML1"/>
              <w:rPr>
                <w:del w:id="1481" w:author="aas" w:date="2013-10-14T02:06:00Z"/>
              </w:rPr>
            </w:pPr>
            <w:del w:id="1482" w:author="aas" w:date="2013-10-14T02:06:00Z">
              <w:r>
                <w:delText xml:space="preserve">            &lt;xs:selector xpath="of11-config:switch"/&gt;</w:delText>
              </w:r>
            </w:del>
          </w:p>
          <w:p w14:paraId="2B880047" w14:textId="77777777" w:rsidR="00DC2CE4" w:rsidRDefault="00DC2CE4" w:rsidP="00DC2CE4">
            <w:pPr>
              <w:pStyle w:val="XML1"/>
              <w:rPr>
                <w:del w:id="1483" w:author="aas" w:date="2013-10-14T02:06:00Z"/>
              </w:rPr>
            </w:pPr>
            <w:del w:id="1484" w:author="aas" w:date="2013-10-14T02:06:00Z">
              <w:r>
                <w:delText xml:space="preserve">            &lt;xs:field xpath="of11-config:id"/&gt;</w:delText>
              </w:r>
            </w:del>
          </w:p>
          <w:p w14:paraId="1B7F6D9A" w14:textId="77777777" w:rsidR="00DC2CE4" w:rsidRDefault="00DC2CE4" w:rsidP="00DC2CE4">
            <w:pPr>
              <w:pStyle w:val="XML1"/>
              <w:rPr>
                <w:del w:id="1485" w:author="aas" w:date="2013-10-14T02:06:00Z"/>
              </w:rPr>
            </w:pPr>
            <w:del w:id="1486" w:author="aas" w:date="2013-10-14T02:06:00Z">
              <w:r>
                <w:delText xml:space="preserve">          &lt;/xs:key&gt;</w:delText>
              </w:r>
            </w:del>
          </w:p>
          <w:p w14:paraId="029C5D34" w14:textId="77777777" w:rsidR="00DC2CE4" w:rsidRDefault="00DC2CE4" w:rsidP="00DC2CE4">
            <w:pPr>
              <w:pStyle w:val="XML1"/>
              <w:rPr>
                <w:del w:id="1487" w:author="aas" w:date="2013-10-14T02:06:00Z"/>
              </w:rPr>
            </w:pPr>
            <w:del w:id="1488" w:author="aas" w:date="2013-10-14T02:06:00Z">
              <w:r>
                <w:delText xml:space="preserve">        &lt;/xs:element&gt;</w:delText>
              </w:r>
            </w:del>
          </w:p>
          <w:p w14:paraId="43B04678" w14:textId="77777777" w:rsidR="00DC2CE4" w:rsidRDefault="00DC2CE4" w:rsidP="00DC2CE4">
            <w:pPr>
              <w:pStyle w:val="XML1"/>
              <w:rPr>
                <w:del w:id="1489" w:author="aas" w:date="2013-10-14T02:06:00Z"/>
              </w:rPr>
            </w:pPr>
            <w:del w:id="1490" w:author="aas" w:date="2013-10-14T02:06:00Z">
              <w:r>
                <w:delText xml:space="preserve">      &lt;/xs:sequence&gt;</w:delText>
              </w:r>
            </w:del>
          </w:p>
          <w:p w14:paraId="5C8C3460" w14:textId="77777777" w:rsidR="00DC2CE4" w:rsidRDefault="00DC2CE4" w:rsidP="00DC2CE4">
            <w:pPr>
              <w:pStyle w:val="XML1"/>
              <w:rPr>
                <w:del w:id="1491" w:author="aas" w:date="2013-10-14T02:06:00Z"/>
              </w:rPr>
            </w:pPr>
            <w:del w:id="1492" w:author="aas" w:date="2013-10-14T02:06:00Z">
              <w:r>
                <w:delText xml:space="preserve">    &lt;/xs:complexType&gt;</w:delText>
              </w:r>
            </w:del>
          </w:p>
          <w:p w14:paraId="09C21BFF" w14:textId="77777777" w:rsidR="00D84428" w:rsidRPr="009F1B7D" w:rsidRDefault="00DC2CE4" w:rsidP="00DC2CE4">
            <w:pPr>
              <w:pStyle w:val="XML1"/>
              <w:rPr>
                <w:del w:id="1493" w:author="aas" w:date="2013-10-14T02:06:00Z"/>
              </w:rPr>
            </w:pPr>
            <w:del w:id="1494"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95" w:name="_Toc243774056"/>
      <w:r>
        <w:lastRenderedPageBreak/>
        <w:t>XML Example</w:t>
      </w:r>
      <w:bookmarkEnd w:id="1495"/>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96" w:name="_Toc335146813"/>
      <w:bookmarkStart w:id="1497" w:name="_Toc335146814"/>
      <w:bookmarkStart w:id="1498" w:name="_Toc335146815"/>
      <w:bookmarkStart w:id="1499" w:name="_Toc335146816"/>
      <w:bookmarkStart w:id="1500" w:name="_Toc335146817"/>
      <w:bookmarkStart w:id="1501" w:name="_Toc335146818"/>
      <w:bookmarkStart w:id="1502" w:name="_Toc335146976"/>
      <w:bookmarkStart w:id="1503" w:name="_Toc243774057"/>
      <w:bookmarkEnd w:id="1496"/>
      <w:bookmarkEnd w:id="1497"/>
      <w:bookmarkEnd w:id="1498"/>
      <w:bookmarkEnd w:id="1499"/>
      <w:bookmarkEnd w:id="1500"/>
      <w:bookmarkEnd w:id="1501"/>
      <w:bookmarkEnd w:id="1502"/>
      <w:proofErr w:type="spellStart"/>
      <w:r>
        <w:t>OpenFlow</w:t>
      </w:r>
      <w:proofErr w:type="spellEnd"/>
      <w:r>
        <w:t xml:space="preserve"> Configuration Point</w:t>
      </w:r>
      <w:bookmarkEnd w:id="1503"/>
    </w:p>
    <w:p w14:paraId="5EA3C479" w14:textId="77777777" w:rsidR="00E366DF" w:rsidRDefault="00E366DF" w:rsidP="00E366DF">
      <w:r>
        <w:t xml:space="preserve">The Configuration Point is an entity that manages the switch using the OF-CONFIG protocol. Attributes of an </w:t>
      </w:r>
      <w:proofErr w:type="spellStart"/>
      <w:r>
        <w:t>OpenFlow</w:t>
      </w:r>
      <w:proofErr w:type="spellEnd"/>
      <w:r>
        <w:t xml:space="preserve"> Configuration Point allow the </w:t>
      </w:r>
      <w:proofErr w:type="spellStart"/>
      <w:r>
        <w:t>OpenFlow</w:t>
      </w:r>
      <w:proofErr w:type="spellEnd"/>
      <w:r>
        <w:t xml:space="preserve"> Capable Switches to identify a Configuration Point and specify which protocol is used for communication between Configuration Point and </w:t>
      </w:r>
      <w:proofErr w:type="spellStart"/>
      <w:r>
        <w:t>OpenFlow</w:t>
      </w:r>
      <w:proofErr w:type="spellEnd"/>
      <w:r>
        <w:t xml:space="preserve"> Capable Switch. The </w:t>
      </w:r>
      <w:proofErr w:type="spellStart"/>
      <w:r>
        <w:t>OpenFlow</w:t>
      </w:r>
      <w:proofErr w:type="spellEnd"/>
      <w:r>
        <w:t xml:space="preserve"> Capable Switch stores a list of Configuration Points that manage it or have managed it. An </w:t>
      </w:r>
      <w:proofErr w:type="spellStart"/>
      <w:r>
        <w:t>OpenFlow</w:t>
      </w:r>
      <w:proofErr w:type="spellEnd"/>
      <w:r>
        <w:t xml:space="preserve"> Configuration Point is to an </w:t>
      </w:r>
      <w:proofErr w:type="spellStart"/>
      <w:r>
        <w:t>OpenFlow</w:t>
      </w:r>
      <w:proofErr w:type="spellEnd"/>
      <w:r>
        <w:t xml:space="preserve"> Capable Switch what an </w:t>
      </w:r>
      <w:proofErr w:type="spellStart"/>
      <w:r>
        <w:t>OpenFlow</w:t>
      </w:r>
      <w:proofErr w:type="spellEnd"/>
      <w:r>
        <w:t xml:space="preserve"> Controller is to an </w:t>
      </w:r>
      <w:proofErr w:type="spellStart"/>
      <w:r>
        <w:t>OpenFlow</w:t>
      </w:r>
      <w:proofErr w:type="spellEnd"/>
      <w:r>
        <w:t xml:space="preserve">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4" w:name="_Toc315953989"/>
      <w:bookmarkStart w:id="1505" w:name="_Toc316542499"/>
      <w:bookmarkStart w:id="1506" w:name="_Toc243774058"/>
      <w:r w:rsidRPr="00DB42FD">
        <w:t>UML Diagram</w:t>
      </w:r>
      <w:bookmarkEnd w:id="1504"/>
      <w:bookmarkEnd w:id="1505"/>
      <w:bookmarkEnd w:id="1506"/>
    </w:p>
    <w:p w14:paraId="55724BE6" w14:textId="679254FF" w:rsidR="00A47610" w:rsidRPr="009F1B7D" w:rsidRDefault="00CA2CAF" w:rsidP="00A47610">
      <w:pPr>
        <w:keepNext/>
        <w:jc w:val="center"/>
      </w:pPr>
      <w:r>
        <w:object w:dxaOrig="3214" w:dyaOrig="2755" w14:anchorId="7EAA552B">
          <v:shape id="_x0000_i1029" type="#_x0000_t75" style="width:159.75pt;height:137.25pt" o:ole="">
            <v:imagedata r:id="rId23" o:title=""/>
          </v:shape>
          <o:OLEObject Type="Embed" ProgID="Visio.Drawing.11" ShapeID="_x0000_i1029" DrawAspect="Content" ObjectID="_1447426554" r:id="rId24"/>
        </w:object>
      </w:r>
    </w:p>
    <w:p w14:paraId="1CD6A633" w14:textId="77777777" w:rsidR="00A47610" w:rsidRPr="00CE3A81" w:rsidRDefault="00A47610" w:rsidP="00A47610">
      <w:pPr>
        <w:pStyle w:val="Caption"/>
      </w:pPr>
      <w:r w:rsidRPr="00CE3A81">
        <w:t xml:space="preserve">Figure </w:t>
      </w:r>
      <w:fldSimple w:instr=" SEQ Figure \* ARABIC ">
        <w:ins w:id="1507" w:author="Anees Shaikh" w:date="2013-10-19T23:57:00Z">
          <w:r w:rsidR="00EE43EB">
            <w:rPr>
              <w:noProof/>
            </w:rPr>
            <w:t>6</w:t>
          </w:r>
        </w:ins>
        <w:del w:id="1508" w:author="Anees Shaikh" w:date="2013-10-19T23:57:00Z">
          <w:r w:rsidRPr="00CE3A81" w:rsidDel="00EE43EB">
            <w:rPr>
              <w:noProof/>
            </w:rPr>
            <w:delText>5</w:delText>
          </w:r>
        </w:del>
      </w:fldSimple>
      <w:r w:rsidRPr="00CE3A81">
        <w:t xml:space="preserve">: Data Model Diagram for an </w:t>
      </w:r>
      <w:proofErr w:type="spellStart"/>
      <w:r w:rsidRPr="00CE3A81">
        <w:t>OpenFlow</w:t>
      </w:r>
      <w:proofErr w:type="spellEnd"/>
      <w:r w:rsidRPr="00CE3A81">
        <w:t xml:space="preserve"> Configuration Point</w:t>
      </w:r>
    </w:p>
    <w:p w14:paraId="299C4873" w14:textId="77777777" w:rsidR="00A47610" w:rsidRPr="009F1B7D" w:rsidRDefault="00A47610" w:rsidP="00BA30A0">
      <w:pPr>
        <w:pStyle w:val="Heading3"/>
        <w:rPr>
          <w:del w:id="1509" w:author="aas" w:date="2013-10-14T02:06:00Z"/>
        </w:rPr>
      </w:pPr>
      <w:bookmarkStart w:id="1510" w:name="_Toc315953990"/>
      <w:bookmarkStart w:id="1511" w:name="_Toc316542500"/>
      <w:del w:id="1512" w:author="aas" w:date="2013-10-14T02:06:00Z">
        <w:r w:rsidRPr="00DB42FD">
          <w:delText>XML Schema</w:delText>
        </w:r>
        <w:bookmarkEnd w:id="1510"/>
        <w:bookmarkEnd w:id="151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3" w:author="aas" w:date="2013-10-14T02:06:00Z"/>
        </w:trPr>
        <w:tc>
          <w:tcPr>
            <w:tcW w:w="8820" w:type="dxa"/>
            <w:shd w:val="clear" w:color="auto" w:fill="C8FCCD"/>
          </w:tcPr>
          <w:p w14:paraId="6B941A8C" w14:textId="77777777" w:rsidR="00DC2CE4" w:rsidRDefault="00DC2CE4" w:rsidP="00DC2CE4">
            <w:pPr>
              <w:pStyle w:val="XML1"/>
              <w:rPr>
                <w:del w:id="1514" w:author="aas" w:date="2013-10-14T02:06:00Z"/>
              </w:rPr>
            </w:pPr>
            <w:del w:id="1515" w:author="aas" w:date="2013-10-14T02:06:00Z">
              <w:r>
                <w:delText xml:space="preserve">  &lt;xs:group name="OFConfigurationPointType"&gt;</w:delText>
              </w:r>
            </w:del>
          </w:p>
          <w:p w14:paraId="2BCB6499" w14:textId="77777777" w:rsidR="00DC2CE4" w:rsidRDefault="00DC2CE4" w:rsidP="00DC2CE4">
            <w:pPr>
              <w:pStyle w:val="XML1"/>
              <w:rPr>
                <w:del w:id="1516" w:author="aas" w:date="2013-10-14T02:06:00Z"/>
              </w:rPr>
            </w:pPr>
            <w:del w:id="1517" w:author="aas" w:date="2013-10-14T02:06:00Z">
              <w:r>
                <w:delText xml:space="preserve">    &lt;xs:annotation&gt;</w:delText>
              </w:r>
            </w:del>
          </w:p>
          <w:p w14:paraId="34DEFF40" w14:textId="77777777" w:rsidR="00DC2CE4" w:rsidRDefault="00DC2CE4" w:rsidP="00DC2CE4">
            <w:pPr>
              <w:pStyle w:val="XML1"/>
              <w:rPr>
                <w:del w:id="1518" w:author="aas" w:date="2013-10-14T02:06:00Z"/>
              </w:rPr>
            </w:pPr>
            <w:del w:id="1519" w:author="aas" w:date="2013-10-14T02:06:00Z">
              <w:r>
                <w:delText xml:space="preserve">      &lt;xs:documentation&gt;</w:delText>
              </w:r>
            </w:del>
          </w:p>
          <w:p w14:paraId="69F30088" w14:textId="77777777" w:rsidR="00DC2CE4" w:rsidRDefault="00DC2CE4" w:rsidP="00DC2CE4">
            <w:pPr>
              <w:pStyle w:val="XML1"/>
              <w:rPr>
                <w:del w:id="1520" w:author="aas" w:date="2013-10-14T02:06:00Z"/>
              </w:rPr>
            </w:pPr>
            <w:del w:id="1521" w:author="aas" w:date="2013-10-14T02:06:00Z">
              <w:r>
                <w:delText xml:space="preserve">        Representation of an OpenFlow Configuration Point.</w:delText>
              </w:r>
            </w:del>
          </w:p>
          <w:p w14:paraId="2A6849C8" w14:textId="77777777" w:rsidR="00DC2CE4" w:rsidRDefault="00DC2CE4" w:rsidP="00DC2CE4">
            <w:pPr>
              <w:pStyle w:val="XML1"/>
              <w:rPr>
                <w:del w:id="1522" w:author="aas" w:date="2013-10-14T02:06:00Z"/>
              </w:rPr>
            </w:pPr>
            <w:del w:id="1523" w:author="aas" w:date="2013-10-14T02:06:00Z">
              <w:r>
                <w:delText xml:space="preserve">        Instances of the Configuration Point class SHOULD be stored </w:delText>
              </w:r>
            </w:del>
          </w:p>
          <w:p w14:paraId="7DE35877" w14:textId="77777777" w:rsidR="00DC2CE4" w:rsidRDefault="00DC2CE4" w:rsidP="00DC2CE4">
            <w:pPr>
              <w:pStyle w:val="XML1"/>
              <w:rPr>
                <w:del w:id="1524" w:author="aas" w:date="2013-10-14T02:06:00Z"/>
              </w:rPr>
            </w:pPr>
            <w:del w:id="1525" w:author="aas" w:date="2013-10-14T02:06:00Z">
              <w:r>
                <w:delText xml:space="preserve">        persistently across reboots of the OpenFlow Capable Switch.</w:delText>
              </w:r>
            </w:del>
          </w:p>
          <w:p w14:paraId="15C5D321" w14:textId="77777777" w:rsidR="00DC2CE4" w:rsidRDefault="00DC2CE4" w:rsidP="00DC2CE4">
            <w:pPr>
              <w:pStyle w:val="XML1"/>
              <w:rPr>
                <w:del w:id="1526" w:author="aas" w:date="2013-10-14T02:06:00Z"/>
              </w:rPr>
            </w:pPr>
            <w:del w:id="1527" w:author="aas" w:date="2013-10-14T02:06:00Z">
              <w:r>
                <w:delText xml:space="preserve">            </w:delText>
              </w:r>
            </w:del>
          </w:p>
          <w:p w14:paraId="6141633E" w14:textId="77777777" w:rsidR="00DC2CE4" w:rsidRDefault="00DC2CE4" w:rsidP="00DC2CE4">
            <w:pPr>
              <w:pStyle w:val="XML1"/>
              <w:rPr>
                <w:del w:id="1528" w:author="aas" w:date="2013-10-14T02:06:00Z"/>
              </w:rPr>
            </w:pPr>
            <w:del w:id="1529" w:author="aas" w:date="2013-10-14T02:06:00Z">
              <w:r>
                <w:delText xml:space="preserve">        When a connection is established between an OpenFlow Capable </w:delText>
              </w:r>
            </w:del>
          </w:p>
          <w:p w14:paraId="24891B97" w14:textId="77777777" w:rsidR="00DC2CE4" w:rsidRDefault="00DC2CE4" w:rsidP="00DC2CE4">
            <w:pPr>
              <w:pStyle w:val="XML1"/>
              <w:rPr>
                <w:del w:id="1530" w:author="aas" w:date="2013-10-14T02:06:00Z"/>
              </w:rPr>
            </w:pPr>
            <w:del w:id="1531" w:author="aas" w:date="2013-10-14T02:06:00Z">
              <w:r>
                <w:delText xml:space="preserve">        Switch and a Configuration Point the switch  MUST store the </w:delText>
              </w:r>
            </w:del>
          </w:p>
          <w:p w14:paraId="3AF43012" w14:textId="77777777" w:rsidR="00DC2CE4" w:rsidRDefault="00DC2CE4" w:rsidP="00DC2CE4">
            <w:pPr>
              <w:pStyle w:val="XML1"/>
              <w:rPr>
                <w:del w:id="1532" w:author="aas" w:date="2013-10-14T02:06:00Z"/>
              </w:rPr>
            </w:pPr>
            <w:del w:id="1533" w:author="aas" w:date="2013-10-14T02:06:00Z">
              <w:r>
                <w:delText xml:space="preserve">        connection information in an instance of the Configuration </w:delText>
              </w:r>
            </w:del>
          </w:p>
          <w:p w14:paraId="44E4EF91" w14:textId="77777777" w:rsidR="00DC2CE4" w:rsidRDefault="00DC2CE4" w:rsidP="00DC2CE4">
            <w:pPr>
              <w:pStyle w:val="XML1"/>
              <w:rPr>
                <w:del w:id="1534" w:author="aas" w:date="2013-10-14T02:06:00Z"/>
              </w:rPr>
            </w:pPr>
            <w:del w:id="1535" w:author="aas" w:date="2013-10-14T02:06:00Z">
              <w:r>
                <w:delText xml:space="preserve">        Point class. If such an instance does not exist, the OpenFlow</w:delText>
              </w:r>
            </w:del>
          </w:p>
          <w:p w14:paraId="1DC75D07" w14:textId="77777777" w:rsidR="00DC2CE4" w:rsidRDefault="00DC2CE4" w:rsidP="00DC2CE4">
            <w:pPr>
              <w:pStyle w:val="XML1"/>
              <w:rPr>
                <w:del w:id="1536" w:author="aas" w:date="2013-10-14T02:06:00Z"/>
              </w:rPr>
            </w:pPr>
            <w:del w:id="1537" w:author="aas" w:date="2013-10-14T02:06:00Z">
              <w:r>
                <w:delText xml:space="preserve">        Capable Switch MUST create an instance where it then stores </w:delText>
              </w:r>
            </w:del>
          </w:p>
          <w:p w14:paraId="044896BC" w14:textId="77777777" w:rsidR="00DC2CE4" w:rsidRDefault="00DC2CE4" w:rsidP="00DC2CE4">
            <w:pPr>
              <w:pStyle w:val="XML1"/>
              <w:rPr>
                <w:del w:id="1538" w:author="aas" w:date="2013-10-14T02:06:00Z"/>
              </w:rPr>
            </w:pPr>
            <w:del w:id="1539" w:author="aas" w:date="2013-10-14T02:06:00Z">
              <w:r>
                <w:delText xml:space="preserve">        the connection information.</w:delText>
              </w:r>
            </w:del>
          </w:p>
          <w:p w14:paraId="6FCB5ED2" w14:textId="77777777" w:rsidR="00DC2CE4" w:rsidRDefault="00DC2CE4" w:rsidP="00DC2CE4">
            <w:pPr>
              <w:pStyle w:val="XML1"/>
              <w:rPr>
                <w:del w:id="1540" w:author="aas" w:date="2013-10-14T02:06:00Z"/>
              </w:rPr>
            </w:pPr>
            <w:del w:id="1541" w:author="aas" w:date="2013-10-14T02:06:00Z">
              <w:r>
                <w:delText xml:space="preserve">            </w:delText>
              </w:r>
            </w:del>
          </w:p>
          <w:p w14:paraId="680184CA" w14:textId="77777777" w:rsidR="00DC2CE4" w:rsidRDefault="00DC2CE4" w:rsidP="00DC2CE4">
            <w:pPr>
              <w:pStyle w:val="XML1"/>
              <w:rPr>
                <w:del w:id="1542" w:author="aas" w:date="2013-10-14T02:06:00Z"/>
              </w:rPr>
            </w:pPr>
            <w:del w:id="1543" w:author="aas" w:date="2013-10-14T02:06:00Z">
              <w:r>
                <w:delText xml:space="preserve">        An OpenFlow Capable Switch that cannot initiate a connection </w:delText>
              </w:r>
            </w:del>
          </w:p>
          <w:p w14:paraId="1D5025CE" w14:textId="77777777" w:rsidR="00DC2CE4" w:rsidRDefault="00DC2CE4" w:rsidP="00DC2CE4">
            <w:pPr>
              <w:pStyle w:val="XML1"/>
              <w:rPr>
                <w:del w:id="1544" w:author="aas" w:date="2013-10-14T02:06:00Z"/>
              </w:rPr>
            </w:pPr>
            <w:del w:id="1545" w:author="aas" w:date="2013-10-14T02:06:00Z">
              <w:r>
                <w:delText xml:space="preserve">        to a configuration point does not have to implement the </w:delText>
              </w:r>
            </w:del>
          </w:p>
          <w:p w14:paraId="26C7234F" w14:textId="77777777" w:rsidR="00DC2CE4" w:rsidRDefault="00DC2CE4" w:rsidP="00DC2CE4">
            <w:pPr>
              <w:pStyle w:val="XML1"/>
              <w:rPr>
                <w:del w:id="1546" w:author="aas" w:date="2013-10-14T02:06:00Z"/>
              </w:rPr>
            </w:pPr>
            <w:del w:id="1547" w:author="aas" w:date="2013-10-14T02:06:00Z">
              <w:r>
                <w:delText xml:space="preserve">        Configuration Point class. It SHOULD block attempts to write</w:delText>
              </w:r>
            </w:del>
          </w:p>
          <w:p w14:paraId="40A24E83" w14:textId="77777777" w:rsidR="00DC2CE4" w:rsidRDefault="00DC2CE4" w:rsidP="00DC2CE4">
            <w:pPr>
              <w:pStyle w:val="XML1"/>
              <w:rPr>
                <w:del w:id="1548" w:author="aas" w:date="2013-10-14T02:06:00Z"/>
              </w:rPr>
            </w:pPr>
            <w:del w:id="1549" w:author="aas" w:date="2013-10-14T02:06:00Z">
              <w:r>
                <w:delText xml:space="preserve">        to instances of the Configuration Point class with NETCONF </w:delText>
              </w:r>
            </w:del>
          </w:p>
          <w:p w14:paraId="2DAAD600" w14:textId="77777777" w:rsidR="00DC2CE4" w:rsidRDefault="00DC2CE4" w:rsidP="00DC2CE4">
            <w:pPr>
              <w:pStyle w:val="XML1"/>
              <w:rPr>
                <w:del w:id="1550" w:author="aas" w:date="2013-10-14T02:06:00Z"/>
              </w:rPr>
            </w:pPr>
            <w:del w:id="1551" w:author="aas" w:date="2013-10-14T02:06:00Z">
              <w:r>
                <w:delText xml:space="preserve">        &amp;lt;edit-config&amp;gt; operations.</w:delText>
              </w:r>
            </w:del>
          </w:p>
          <w:p w14:paraId="0DE092BF" w14:textId="77777777" w:rsidR="00DC2CE4" w:rsidRDefault="00DC2CE4" w:rsidP="00DC2CE4">
            <w:pPr>
              <w:pStyle w:val="XML1"/>
              <w:rPr>
                <w:del w:id="1552" w:author="aas" w:date="2013-10-14T02:06:00Z"/>
              </w:rPr>
            </w:pPr>
          </w:p>
          <w:p w14:paraId="7B6A6D91" w14:textId="77777777" w:rsidR="00DC2CE4" w:rsidRDefault="00DC2CE4" w:rsidP="00DC2CE4">
            <w:pPr>
              <w:pStyle w:val="XML1"/>
              <w:rPr>
                <w:del w:id="1553" w:author="aas" w:date="2013-10-14T02:06:00Z"/>
              </w:rPr>
            </w:pPr>
            <w:del w:id="1554" w:author="aas" w:date="2013-10-14T02:06:00Z">
              <w:r>
                <w:delText xml:space="preserve">        NETCONF &amp;lt;edit-config&amp;gt; operations MUST be implemented as </w:delText>
              </w:r>
            </w:del>
          </w:p>
          <w:p w14:paraId="3CFA5F1E" w14:textId="77777777" w:rsidR="00DC2CE4" w:rsidRDefault="00DC2CE4" w:rsidP="00DC2CE4">
            <w:pPr>
              <w:pStyle w:val="XML1"/>
              <w:rPr>
                <w:del w:id="1555" w:author="aas" w:date="2013-10-14T02:06:00Z"/>
              </w:rPr>
            </w:pPr>
            <w:del w:id="1556" w:author="aas" w:date="2013-10-14T02:06:00Z">
              <w:r>
                <w:delText xml:space="preserve">        follows: </w:delText>
              </w:r>
            </w:del>
          </w:p>
          <w:p w14:paraId="6C1FDD15" w14:textId="77777777" w:rsidR="00DC2CE4" w:rsidRDefault="00DC2CE4" w:rsidP="00DC2CE4">
            <w:pPr>
              <w:pStyle w:val="XML1"/>
              <w:rPr>
                <w:del w:id="1557" w:author="aas" w:date="2013-10-14T02:06:00Z"/>
              </w:rPr>
            </w:pPr>
          </w:p>
          <w:p w14:paraId="1D717102" w14:textId="77777777" w:rsidR="00DC2CE4" w:rsidRDefault="00DC2CE4" w:rsidP="00DC2CE4">
            <w:pPr>
              <w:pStyle w:val="XML1"/>
              <w:rPr>
                <w:del w:id="1558" w:author="aas" w:date="2013-10-14T02:06:00Z"/>
              </w:rPr>
            </w:pPr>
            <w:del w:id="1559" w:author="aas" w:date="2013-10-14T02:06:00Z">
              <w:r>
                <w:delText xml:space="preserve">        * The 'id' element MUST be present at all &amp;lt;edit-config&amp;gt;</w:delText>
              </w:r>
            </w:del>
          </w:p>
          <w:p w14:paraId="24090F4D" w14:textId="77777777" w:rsidR="00DC2CE4" w:rsidRDefault="00DC2CE4" w:rsidP="00DC2CE4">
            <w:pPr>
              <w:pStyle w:val="XML1"/>
              <w:rPr>
                <w:del w:id="1560" w:author="aas" w:date="2013-10-14T02:06:00Z"/>
              </w:rPr>
            </w:pPr>
            <w:del w:id="1561" w:author="aas" w:date="2013-10-14T02:06:00Z">
              <w:r>
                <w:delText xml:space="preserve">        operations to identify the configuration point.</w:delText>
              </w:r>
            </w:del>
          </w:p>
          <w:p w14:paraId="0A9CD1F2" w14:textId="77777777" w:rsidR="00DC2CE4" w:rsidRDefault="00DC2CE4" w:rsidP="00DC2CE4">
            <w:pPr>
              <w:pStyle w:val="XML1"/>
              <w:rPr>
                <w:del w:id="1562" w:author="aas" w:date="2013-10-14T02:06:00Z"/>
              </w:rPr>
            </w:pPr>
            <w:del w:id="1563" w:author="aas" w:date="2013-10-14T02:06:00Z">
              <w:r>
                <w:delText xml:space="preserve">        * If the operation is 'merge' or 'replace', the element is</w:delText>
              </w:r>
            </w:del>
          </w:p>
          <w:p w14:paraId="3D2EE3A4" w14:textId="77777777" w:rsidR="00DC2CE4" w:rsidRDefault="00DC2CE4" w:rsidP="00DC2CE4">
            <w:pPr>
              <w:pStyle w:val="XML1"/>
              <w:rPr>
                <w:del w:id="1564" w:author="aas" w:date="2013-10-14T02:06:00Z"/>
              </w:rPr>
            </w:pPr>
            <w:del w:id="1565" w:author="aas" w:date="2013-10-14T02:06:00Z">
              <w:r>
                <w:delText xml:space="preserve">        created if it does not exist, and its value is set to the</w:delText>
              </w:r>
            </w:del>
          </w:p>
          <w:p w14:paraId="4ADFE34B" w14:textId="77777777" w:rsidR="00DC2CE4" w:rsidRDefault="00DC2CE4" w:rsidP="00DC2CE4">
            <w:pPr>
              <w:pStyle w:val="XML1"/>
              <w:rPr>
                <w:del w:id="1566" w:author="aas" w:date="2013-10-14T02:06:00Z"/>
              </w:rPr>
            </w:pPr>
            <w:del w:id="1567" w:author="aas" w:date="2013-10-14T02:06:00Z">
              <w:r>
                <w:delText xml:space="preserve">        value found in the XML RPC data.</w:delText>
              </w:r>
            </w:del>
          </w:p>
          <w:p w14:paraId="0A1F907D" w14:textId="77777777" w:rsidR="00DC2CE4" w:rsidRDefault="00DC2CE4" w:rsidP="00DC2CE4">
            <w:pPr>
              <w:pStyle w:val="XML1"/>
              <w:rPr>
                <w:del w:id="1568" w:author="aas" w:date="2013-10-14T02:06:00Z"/>
              </w:rPr>
            </w:pPr>
            <w:del w:id="1569" w:author="aas" w:date="2013-10-14T02:06:00Z">
              <w:r>
                <w:delText xml:space="preserve">        * If the operation is 'create', the element is created if it</w:delText>
              </w:r>
            </w:del>
          </w:p>
          <w:p w14:paraId="77F6AF86" w14:textId="77777777" w:rsidR="00DC2CE4" w:rsidRDefault="00DC2CE4" w:rsidP="00DC2CE4">
            <w:pPr>
              <w:pStyle w:val="XML1"/>
              <w:rPr>
                <w:del w:id="1570" w:author="aas" w:date="2013-10-14T02:06:00Z"/>
              </w:rPr>
            </w:pPr>
            <w:del w:id="1571" w:author="aas" w:date="2013-10-14T02:06:00Z">
              <w:r>
                <w:delText xml:space="preserve">        does not exist. If the element already exists, a</w:delText>
              </w:r>
            </w:del>
          </w:p>
          <w:p w14:paraId="4DB896A6" w14:textId="77777777" w:rsidR="00DC2CE4" w:rsidRDefault="00DC2CE4" w:rsidP="00DC2CE4">
            <w:pPr>
              <w:pStyle w:val="XML1"/>
              <w:rPr>
                <w:del w:id="1572" w:author="aas" w:date="2013-10-14T02:06:00Z"/>
              </w:rPr>
            </w:pPr>
            <w:del w:id="1573"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4" w:author="aas" w:date="2013-10-14T02:06:00Z"/>
              </w:rPr>
            </w:pPr>
            <w:del w:id="1575" w:author="aas" w:date="2013-10-14T02:06:00Z">
              <w:r>
                <w:delText xml:space="preserve">        * If the operation is 'delete', the element is deleted if it</w:delText>
              </w:r>
            </w:del>
          </w:p>
          <w:p w14:paraId="481FF456" w14:textId="77777777" w:rsidR="00DC2CE4" w:rsidRDefault="00DC2CE4" w:rsidP="00DC2CE4">
            <w:pPr>
              <w:pStyle w:val="XML1"/>
              <w:rPr>
                <w:del w:id="1576" w:author="aas" w:date="2013-10-14T02:06:00Z"/>
              </w:rPr>
            </w:pPr>
            <w:del w:id="157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8" w:author="aas" w:date="2013-10-14T02:06:00Z"/>
              </w:rPr>
            </w:pPr>
            <w:del w:id="1579" w:author="aas" w:date="2013-10-14T02:06:00Z">
              <w:r>
                <w:delText xml:space="preserve">        error is returned.</w:delText>
              </w:r>
            </w:del>
          </w:p>
          <w:p w14:paraId="0BAC1D8B" w14:textId="77777777" w:rsidR="00DC2CE4" w:rsidRDefault="00DC2CE4" w:rsidP="00DC2CE4">
            <w:pPr>
              <w:pStyle w:val="XML1"/>
              <w:rPr>
                <w:del w:id="1580" w:author="aas" w:date="2013-10-14T02:06:00Z"/>
              </w:rPr>
            </w:pPr>
            <w:del w:id="1581" w:author="aas" w:date="2013-10-14T02:06:00Z">
              <w:r>
                <w:delText xml:space="preserve">      &lt;/xs:documentation&gt;</w:delText>
              </w:r>
            </w:del>
          </w:p>
          <w:p w14:paraId="64F6141E" w14:textId="77777777" w:rsidR="00DC2CE4" w:rsidRDefault="00DC2CE4" w:rsidP="00DC2CE4">
            <w:pPr>
              <w:pStyle w:val="XML1"/>
              <w:rPr>
                <w:del w:id="1582" w:author="aas" w:date="2013-10-14T02:06:00Z"/>
              </w:rPr>
            </w:pPr>
            <w:del w:id="1583" w:author="aas" w:date="2013-10-14T02:06:00Z">
              <w:r>
                <w:delText xml:space="preserve">    &lt;/xs:annotation&gt;</w:delText>
              </w:r>
            </w:del>
          </w:p>
          <w:p w14:paraId="4F6EACB2" w14:textId="77777777" w:rsidR="00DC2CE4" w:rsidRDefault="00DC2CE4" w:rsidP="00DC2CE4">
            <w:pPr>
              <w:pStyle w:val="XML1"/>
              <w:rPr>
                <w:del w:id="1584" w:author="aas" w:date="2013-10-14T02:06:00Z"/>
              </w:rPr>
            </w:pPr>
          </w:p>
          <w:p w14:paraId="63E414C9" w14:textId="77777777" w:rsidR="00DC2CE4" w:rsidRDefault="00DC2CE4" w:rsidP="00DC2CE4">
            <w:pPr>
              <w:pStyle w:val="XML1"/>
              <w:rPr>
                <w:del w:id="1585" w:author="aas" w:date="2013-10-14T02:06:00Z"/>
              </w:rPr>
            </w:pPr>
            <w:del w:id="1586" w:author="aas" w:date="2013-10-14T02:06:00Z">
              <w:r>
                <w:delText xml:space="preserve">    &lt;xs:sequence&gt;</w:delText>
              </w:r>
            </w:del>
          </w:p>
          <w:p w14:paraId="3FFE40FB" w14:textId="77777777" w:rsidR="00DC2CE4" w:rsidRDefault="00DC2CE4" w:rsidP="00DC2CE4">
            <w:pPr>
              <w:pStyle w:val="XML1"/>
              <w:rPr>
                <w:del w:id="1587" w:author="aas" w:date="2013-10-14T02:06:00Z"/>
              </w:rPr>
            </w:pPr>
            <w:del w:id="1588" w:author="aas" w:date="2013-10-14T02:06:00Z">
              <w:r>
                <w:delText xml:space="preserve">      &lt;xs:element name="id"  type="OFConfigId"&gt;</w:delText>
              </w:r>
            </w:del>
          </w:p>
          <w:p w14:paraId="180FAE7C" w14:textId="77777777" w:rsidR="00DC2CE4" w:rsidRDefault="00DC2CE4" w:rsidP="00DC2CE4">
            <w:pPr>
              <w:pStyle w:val="XML1"/>
              <w:rPr>
                <w:del w:id="1589" w:author="aas" w:date="2013-10-14T02:06:00Z"/>
              </w:rPr>
            </w:pPr>
            <w:del w:id="1590" w:author="aas" w:date="2013-10-14T02:06:00Z">
              <w:r>
                <w:delText xml:space="preserve">        &lt;xs:annotation&gt;</w:delText>
              </w:r>
            </w:del>
          </w:p>
          <w:p w14:paraId="2CA58199" w14:textId="77777777" w:rsidR="00DC2CE4" w:rsidRDefault="00DC2CE4" w:rsidP="00DC2CE4">
            <w:pPr>
              <w:pStyle w:val="XML1"/>
              <w:rPr>
                <w:del w:id="1591" w:author="aas" w:date="2013-10-14T02:06:00Z"/>
              </w:rPr>
            </w:pPr>
            <w:del w:id="1592" w:author="aas" w:date="2013-10-14T02:06:00Z">
              <w:r>
                <w:delText xml:space="preserve">          &lt;xs:documentation&gt;</w:delText>
              </w:r>
            </w:del>
          </w:p>
          <w:p w14:paraId="6469870C" w14:textId="77777777" w:rsidR="00DC2CE4" w:rsidRDefault="00DC2CE4" w:rsidP="00DC2CE4">
            <w:pPr>
              <w:pStyle w:val="XML1"/>
              <w:rPr>
                <w:del w:id="1593" w:author="aas" w:date="2013-10-14T02:06:00Z"/>
              </w:rPr>
            </w:pPr>
            <w:del w:id="1594" w:author="aas" w:date="2013-10-14T02:06:00Z">
              <w:r>
                <w:delText xml:space="preserve">            A unique but locally arbitrary identifier that</w:delText>
              </w:r>
            </w:del>
          </w:p>
          <w:p w14:paraId="3F6EC79A" w14:textId="77777777" w:rsidR="00DC2CE4" w:rsidRDefault="00DC2CE4" w:rsidP="00DC2CE4">
            <w:pPr>
              <w:pStyle w:val="XML1"/>
              <w:rPr>
                <w:del w:id="1595" w:author="aas" w:date="2013-10-14T02:06:00Z"/>
              </w:rPr>
            </w:pPr>
            <w:del w:id="1596" w:author="aas" w:date="2013-10-14T02:06:00Z">
              <w:r>
                <w:delText xml:space="preserve">            identifies a Configuration Point within the context of an </w:delText>
              </w:r>
            </w:del>
          </w:p>
          <w:p w14:paraId="17EC3C89" w14:textId="77777777" w:rsidR="00DC2CE4" w:rsidRDefault="00DC2CE4" w:rsidP="00DC2CE4">
            <w:pPr>
              <w:pStyle w:val="XML1"/>
              <w:rPr>
                <w:del w:id="1597" w:author="aas" w:date="2013-10-14T02:06:00Z"/>
              </w:rPr>
            </w:pPr>
            <w:del w:id="1598" w:author="aas" w:date="2013-10-14T02:06:00Z">
              <w:r>
                <w:delText xml:space="preserve">            OpenFlow Capable Switch.</w:delText>
              </w:r>
            </w:del>
          </w:p>
          <w:p w14:paraId="5CDB0239" w14:textId="77777777" w:rsidR="00DC2CE4" w:rsidRDefault="00DC2CE4" w:rsidP="00DC2CE4">
            <w:pPr>
              <w:pStyle w:val="XML1"/>
              <w:rPr>
                <w:del w:id="1599" w:author="aas" w:date="2013-10-14T02:06:00Z"/>
              </w:rPr>
            </w:pPr>
          </w:p>
          <w:p w14:paraId="58F13639" w14:textId="77777777" w:rsidR="00DC2CE4" w:rsidRDefault="00DC2CE4" w:rsidP="00DC2CE4">
            <w:pPr>
              <w:pStyle w:val="XML1"/>
              <w:rPr>
                <w:del w:id="1600" w:author="aas" w:date="2013-10-14T02:06:00Z"/>
              </w:rPr>
            </w:pPr>
            <w:del w:id="1601" w:author="aas" w:date="2013-10-14T02:06:00Z">
              <w:r>
                <w:delText xml:space="preserve">            This element MUST be present to identify the configuration</w:delText>
              </w:r>
            </w:del>
          </w:p>
          <w:p w14:paraId="38BA09AA" w14:textId="77777777" w:rsidR="00DC2CE4" w:rsidRDefault="00DC2CE4" w:rsidP="00DC2CE4">
            <w:pPr>
              <w:pStyle w:val="XML1"/>
              <w:rPr>
                <w:del w:id="1602" w:author="aas" w:date="2013-10-14T02:06:00Z"/>
              </w:rPr>
            </w:pPr>
            <w:del w:id="1603" w:author="aas" w:date="2013-10-14T02:06:00Z">
              <w:r>
                <w:delText xml:space="preserve">            point.</w:delText>
              </w:r>
            </w:del>
          </w:p>
          <w:p w14:paraId="54119A3F" w14:textId="77777777" w:rsidR="00DC2CE4" w:rsidRDefault="00DC2CE4" w:rsidP="00DC2CE4">
            <w:pPr>
              <w:pStyle w:val="XML1"/>
              <w:rPr>
                <w:del w:id="1604" w:author="aas" w:date="2013-10-14T02:06:00Z"/>
              </w:rPr>
            </w:pPr>
            <w:del w:id="1605" w:author="aas" w:date="2013-10-14T02:06:00Z">
              <w:r>
                <w:delText xml:space="preserve">          &lt;/xs:documentation&gt;</w:delText>
              </w:r>
            </w:del>
          </w:p>
          <w:p w14:paraId="42573469" w14:textId="77777777" w:rsidR="00DC2CE4" w:rsidRDefault="00DC2CE4" w:rsidP="00DC2CE4">
            <w:pPr>
              <w:pStyle w:val="XML1"/>
              <w:rPr>
                <w:del w:id="1606" w:author="aas" w:date="2013-10-14T02:06:00Z"/>
              </w:rPr>
            </w:pPr>
            <w:del w:id="1607" w:author="aas" w:date="2013-10-14T02:06:00Z">
              <w:r>
                <w:delText xml:space="preserve">        &lt;/xs:annotation&gt;</w:delText>
              </w:r>
            </w:del>
          </w:p>
          <w:p w14:paraId="26826B99" w14:textId="77777777" w:rsidR="00DC2CE4" w:rsidRDefault="00DC2CE4" w:rsidP="00DC2CE4">
            <w:pPr>
              <w:pStyle w:val="XML1"/>
              <w:rPr>
                <w:del w:id="1608" w:author="aas" w:date="2013-10-14T02:06:00Z"/>
              </w:rPr>
            </w:pPr>
            <w:del w:id="1609" w:author="aas" w:date="2013-10-14T02:06:00Z">
              <w:r>
                <w:delText xml:space="preserve">      &lt;/xs:element&gt;</w:delText>
              </w:r>
            </w:del>
          </w:p>
          <w:p w14:paraId="7466A30C" w14:textId="77777777" w:rsidR="00DC2CE4" w:rsidRDefault="00DC2CE4" w:rsidP="00DC2CE4">
            <w:pPr>
              <w:pStyle w:val="XML1"/>
              <w:rPr>
                <w:del w:id="1610" w:author="aas" w:date="2013-10-14T02:06:00Z"/>
              </w:rPr>
            </w:pPr>
            <w:del w:id="1611" w:author="aas" w:date="2013-10-14T02:06:00Z">
              <w:r>
                <w:delText xml:space="preserve">      &lt;xs:element name="uri"  type="inet:uri"&gt;</w:delText>
              </w:r>
            </w:del>
          </w:p>
          <w:p w14:paraId="2089F4BA" w14:textId="77777777" w:rsidR="00DC2CE4" w:rsidRDefault="00DC2CE4" w:rsidP="00DC2CE4">
            <w:pPr>
              <w:pStyle w:val="XML1"/>
              <w:rPr>
                <w:del w:id="1612" w:author="aas" w:date="2013-10-14T02:06:00Z"/>
              </w:rPr>
            </w:pPr>
            <w:del w:id="1613" w:author="aas" w:date="2013-10-14T02:06:00Z">
              <w:r>
                <w:delText xml:space="preserve">        &lt;xs:annotation&gt;</w:delText>
              </w:r>
            </w:del>
          </w:p>
          <w:p w14:paraId="677E56AA" w14:textId="77777777" w:rsidR="00DC2CE4" w:rsidRDefault="00DC2CE4" w:rsidP="00DC2CE4">
            <w:pPr>
              <w:pStyle w:val="XML1"/>
              <w:rPr>
                <w:del w:id="1614" w:author="aas" w:date="2013-10-14T02:06:00Z"/>
              </w:rPr>
            </w:pPr>
            <w:del w:id="1615" w:author="aas" w:date="2013-10-14T02:06:00Z">
              <w:r>
                <w:delText xml:space="preserve">          &lt;xs:documentation&gt;</w:delText>
              </w:r>
            </w:del>
          </w:p>
          <w:p w14:paraId="74CFA274" w14:textId="77777777" w:rsidR="00DC2CE4" w:rsidRDefault="00DC2CE4" w:rsidP="00DC2CE4">
            <w:pPr>
              <w:pStyle w:val="XML1"/>
              <w:rPr>
                <w:del w:id="1616" w:author="aas" w:date="2013-10-14T02:06:00Z"/>
              </w:rPr>
            </w:pPr>
            <w:del w:id="1617" w:author="aas" w:date="2013-10-14T02:06:00Z">
              <w:r>
                <w:delText xml:space="preserve">            A locator of the Configuration Point.  It </w:delText>
              </w:r>
            </w:del>
          </w:p>
          <w:p w14:paraId="5C982F27" w14:textId="77777777" w:rsidR="00DC2CE4" w:rsidRDefault="00DC2CE4" w:rsidP="00DC2CE4">
            <w:pPr>
              <w:pStyle w:val="XML1"/>
              <w:rPr>
                <w:del w:id="1618" w:author="aas" w:date="2013-10-14T02:06:00Z"/>
              </w:rPr>
            </w:pPr>
            <w:del w:id="1619" w:author="aas" w:date="2013-10-14T02:06:00Z">
              <w:r>
                <w:delText xml:space="preserve">            identifies the location of the Configuration Point as a </w:delText>
              </w:r>
            </w:del>
          </w:p>
          <w:p w14:paraId="5555E47A" w14:textId="77777777" w:rsidR="00DC2CE4" w:rsidRDefault="00DC2CE4" w:rsidP="00DC2CE4">
            <w:pPr>
              <w:pStyle w:val="XML1"/>
              <w:rPr>
                <w:del w:id="1620" w:author="aas" w:date="2013-10-14T02:06:00Z"/>
              </w:rPr>
            </w:pPr>
            <w:del w:id="1621" w:author="aas" w:date="2013-10-14T02:06:00Z">
              <w:r>
                <w:delText xml:space="preserve">            service resource and MUST include all information necessary</w:delText>
              </w:r>
            </w:del>
          </w:p>
          <w:p w14:paraId="5B2AF915" w14:textId="77777777" w:rsidR="00DC2CE4" w:rsidRDefault="00DC2CE4" w:rsidP="00DC2CE4">
            <w:pPr>
              <w:pStyle w:val="XML1"/>
              <w:rPr>
                <w:del w:id="1622" w:author="aas" w:date="2013-10-14T02:06:00Z"/>
              </w:rPr>
            </w:pPr>
            <w:del w:id="1623" w:author="aas" w:date="2013-10-14T02:06:00Z">
              <w:r>
                <w:delText xml:space="preserve">            for the OpenFlow Capable Switch to connect to the </w:delText>
              </w:r>
            </w:del>
          </w:p>
          <w:p w14:paraId="1AA26F86" w14:textId="77777777" w:rsidR="00DC2CE4" w:rsidRDefault="00DC2CE4" w:rsidP="00DC2CE4">
            <w:pPr>
              <w:pStyle w:val="XML1"/>
              <w:rPr>
                <w:del w:id="1624" w:author="aas" w:date="2013-10-14T02:06:00Z"/>
              </w:rPr>
            </w:pPr>
            <w:del w:id="1625" w:author="aas" w:date="2013-10-14T02:06:00Z">
              <w:r>
                <w:delText xml:space="preserve">            Configuration Point or re-connect to it should it become </w:delText>
              </w:r>
            </w:del>
          </w:p>
          <w:p w14:paraId="649D39CD" w14:textId="77777777" w:rsidR="00DC2CE4" w:rsidRDefault="00DC2CE4" w:rsidP="00DC2CE4">
            <w:pPr>
              <w:pStyle w:val="XML1"/>
              <w:rPr>
                <w:del w:id="1626" w:author="aas" w:date="2013-10-14T02:06:00Z"/>
              </w:rPr>
            </w:pPr>
            <w:del w:id="1627" w:author="aas" w:date="2013-10-14T02:06:00Z">
              <w:r>
                <w:delText xml:space="preserve">            disconnected.  Such information MAY include, for example, </w:delText>
              </w:r>
            </w:del>
          </w:p>
          <w:p w14:paraId="7EBF4A4E" w14:textId="77777777" w:rsidR="00DC2CE4" w:rsidRDefault="00DC2CE4" w:rsidP="00DC2CE4">
            <w:pPr>
              <w:pStyle w:val="XML1"/>
              <w:rPr>
                <w:del w:id="1628" w:author="aas" w:date="2013-10-14T02:06:00Z"/>
              </w:rPr>
            </w:pPr>
            <w:del w:id="1629" w:author="aas" w:date="2013-10-14T02:06:00Z">
              <w:r>
                <w:delText xml:space="preserve">            protocol, fully qualified domain name, IP address, port </w:delText>
              </w:r>
            </w:del>
          </w:p>
          <w:p w14:paraId="0B929491" w14:textId="77777777" w:rsidR="00DC2CE4" w:rsidRDefault="00DC2CE4" w:rsidP="00DC2CE4">
            <w:pPr>
              <w:pStyle w:val="XML1"/>
              <w:rPr>
                <w:del w:id="1630" w:author="aas" w:date="2013-10-14T02:06:00Z"/>
              </w:rPr>
            </w:pPr>
            <w:del w:id="1631" w:author="aas" w:date="2013-10-14T02:06:00Z">
              <w:r>
                <w:delText xml:space="preserve">            number, etc.</w:delText>
              </w:r>
            </w:del>
          </w:p>
          <w:p w14:paraId="115A2677" w14:textId="77777777" w:rsidR="00DC2CE4" w:rsidRDefault="00DC2CE4" w:rsidP="00DC2CE4">
            <w:pPr>
              <w:pStyle w:val="XML1"/>
              <w:rPr>
                <w:del w:id="1632" w:author="aas" w:date="2013-10-14T02:06:00Z"/>
              </w:rPr>
            </w:pPr>
          </w:p>
          <w:p w14:paraId="4A826804" w14:textId="77777777" w:rsidR="00DC2CE4" w:rsidRDefault="00DC2CE4" w:rsidP="00DC2CE4">
            <w:pPr>
              <w:pStyle w:val="XML1"/>
              <w:rPr>
                <w:del w:id="1633" w:author="aas" w:date="2013-10-14T02:06:00Z"/>
              </w:rPr>
            </w:pPr>
            <w:del w:id="1634" w:author="aas" w:date="2013-10-14T02:06:00Z">
              <w:r>
                <w:delText xml:space="preserve">            This element MUST be present in the NETCONF data store.</w:delText>
              </w:r>
            </w:del>
          </w:p>
          <w:p w14:paraId="07DD318E" w14:textId="77777777" w:rsidR="00DC2CE4" w:rsidRDefault="00DC2CE4" w:rsidP="00DC2CE4">
            <w:pPr>
              <w:pStyle w:val="XML1"/>
              <w:rPr>
                <w:del w:id="1635" w:author="aas" w:date="2013-10-14T02:06:00Z"/>
              </w:rPr>
            </w:pPr>
            <w:del w:id="1636" w:author="aas" w:date="2013-10-14T02:06:00Z">
              <w:r>
                <w:delText xml:space="preserve">            If this element is not present in a NETCONF &amp;lt;edit-config&amp;gt;</w:delText>
              </w:r>
            </w:del>
          </w:p>
          <w:p w14:paraId="4BC2CEBB" w14:textId="77777777" w:rsidR="00DC2CE4" w:rsidRDefault="00DC2CE4" w:rsidP="00DC2CE4">
            <w:pPr>
              <w:pStyle w:val="XML1"/>
              <w:rPr>
                <w:del w:id="1637" w:author="aas" w:date="2013-10-14T02:06:00Z"/>
              </w:rPr>
            </w:pPr>
            <w:del w:id="1638" w:author="aas" w:date="2013-10-14T02:06:00Z">
              <w:r>
                <w:delText xml:space="preserve">            operation 'create', 'merge' or 'replace' and the parent</w:delText>
              </w:r>
            </w:del>
          </w:p>
          <w:p w14:paraId="0B81B3FA" w14:textId="77777777" w:rsidR="00DC2CE4" w:rsidRDefault="00DC2CE4" w:rsidP="00DC2CE4">
            <w:pPr>
              <w:pStyle w:val="XML1"/>
              <w:rPr>
                <w:del w:id="1639" w:author="aas" w:date="2013-10-14T02:06:00Z"/>
              </w:rPr>
            </w:pPr>
            <w:del w:id="1640" w:author="aas" w:date="2013-10-14T02:06:00Z">
              <w:r>
                <w:delText xml:space="preserve">            element does not exist, a 'data-missing' error is</w:delText>
              </w:r>
            </w:del>
          </w:p>
          <w:p w14:paraId="09E241B5" w14:textId="77777777" w:rsidR="00DC2CE4" w:rsidRDefault="00DC2CE4" w:rsidP="00DC2CE4">
            <w:pPr>
              <w:pStyle w:val="XML1"/>
              <w:rPr>
                <w:del w:id="1641" w:author="aas" w:date="2013-10-14T02:06:00Z"/>
              </w:rPr>
            </w:pPr>
            <w:del w:id="1642" w:author="aas" w:date="2013-10-14T02:06:00Z">
              <w:r>
                <w:delText xml:space="preserve">            returned.</w:delText>
              </w:r>
            </w:del>
          </w:p>
          <w:p w14:paraId="47FF85F5" w14:textId="77777777" w:rsidR="00DC2CE4" w:rsidRDefault="00DC2CE4" w:rsidP="00DC2CE4">
            <w:pPr>
              <w:pStyle w:val="XML1"/>
              <w:rPr>
                <w:del w:id="1643" w:author="aas" w:date="2013-10-14T02:06:00Z"/>
              </w:rPr>
            </w:pPr>
            <w:del w:id="1644" w:author="aas" w:date="2013-10-14T02:06:00Z">
              <w:r>
                <w:delText xml:space="preserve">          &lt;/xs:documentation&gt;</w:delText>
              </w:r>
            </w:del>
          </w:p>
          <w:p w14:paraId="30C2F39A" w14:textId="77777777" w:rsidR="00DC2CE4" w:rsidRDefault="00DC2CE4" w:rsidP="00DC2CE4">
            <w:pPr>
              <w:pStyle w:val="XML1"/>
              <w:rPr>
                <w:del w:id="1645" w:author="aas" w:date="2013-10-14T02:06:00Z"/>
              </w:rPr>
            </w:pPr>
            <w:del w:id="1646" w:author="aas" w:date="2013-10-14T02:06:00Z">
              <w:r>
                <w:delText xml:space="preserve">        &lt;/xs:annotation&gt;</w:delText>
              </w:r>
            </w:del>
          </w:p>
          <w:p w14:paraId="42082E7E" w14:textId="77777777" w:rsidR="00DC2CE4" w:rsidRDefault="00DC2CE4" w:rsidP="00DC2CE4">
            <w:pPr>
              <w:pStyle w:val="XML1"/>
              <w:rPr>
                <w:del w:id="1647" w:author="aas" w:date="2013-10-14T02:06:00Z"/>
              </w:rPr>
            </w:pPr>
            <w:del w:id="1648" w:author="aas" w:date="2013-10-14T02:06:00Z">
              <w:r>
                <w:delText xml:space="preserve">      &lt;/xs:element&gt;</w:delText>
              </w:r>
            </w:del>
          </w:p>
          <w:p w14:paraId="4EEC5F8E" w14:textId="77777777" w:rsidR="00DC2CE4" w:rsidRDefault="00DC2CE4" w:rsidP="00DC2CE4">
            <w:pPr>
              <w:pStyle w:val="XML1"/>
              <w:rPr>
                <w:del w:id="1649" w:author="aas" w:date="2013-10-14T02:06:00Z"/>
              </w:rPr>
            </w:pPr>
            <w:del w:id="1650" w:author="aas" w:date="2013-10-14T02:06:00Z">
              <w:r>
                <w:delText xml:space="preserve">      &lt;xs:element name="protocol"  type="OFConfigurationPointProtocolType"&gt;</w:delText>
              </w:r>
            </w:del>
          </w:p>
          <w:p w14:paraId="5D1AA4E0" w14:textId="77777777" w:rsidR="00DC2CE4" w:rsidRDefault="00DC2CE4" w:rsidP="00DC2CE4">
            <w:pPr>
              <w:pStyle w:val="XML1"/>
              <w:rPr>
                <w:del w:id="1651" w:author="aas" w:date="2013-10-14T02:06:00Z"/>
              </w:rPr>
            </w:pPr>
            <w:del w:id="1652" w:author="aas" w:date="2013-10-14T02:06:00Z">
              <w:r>
                <w:delText xml:space="preserve">        &lt;xs:annotation&gt;</w:delText>
              </w:r>
            </w:del>
          </w:p>
          <w:p w14:paraId="6233FA7E" w14:textId="77777777" w:rsidR="00DC2CE4" w:rsidRDefault="00DC2CE4" w:rsidP="00DC2CE4">
            <w:pPr>
              <w:pStyle w:val="XML1"/>
              <w:rPr>
                <w:del w:id="1653" w:author="aas" w:date="2013-10-14T02:06:00Z"/>
              </w:rPr>
            </w:pPr>
            <w:del w:id="1654" w:author="aas" w:date="2013-10-14T02:06:00Z">
              <w:r>
                <w:delText xml:space="preserve">          &lt;xs:documentation&gt;</w:delText>
              </w:r>
            </w:del>
          </w:p>
          <w:p w14:paraId="7F1D9ACC" w14:textId="77777777" w:rsidR="00DC2CE4" w:rsidRDefault="00DC2CE4" w:rsidP="00DC2CE4">
            <w:pPr>
              <w:pStyle w:val="XML1"/>
              <w:rPr>
                <w:del w:id="1655" w:author="aas" w:date="2013-10-14T02:06:00Z"/>
              </w:rPr>
            </w:pPr>
            <w:del w:id="1656" w:author="aas" w:date="2013-10-14T02:06:00Z">
              <w:r>
                <w:delText xml:space="preserve">            The transport protocol that the Configuration</w:delText>
              </w:r>
            </w:del>
          </w:p>
          <w:p w14:paraId="2DC87AF2" w14:textId="77777777" w:rsidR="00DC2CE4" w:rsidRDefault="00DC2CE4" w:rsidP="00DC2CE4">
            <w:pPr>
              <w:pStyle w:val="XML1"/>
              <w:rPr>
                <w:del w:id="1657" w:author="aas" w:date="2013-10-14T02:06:00Z"/>
              </w:rPr>
            </w:pPr>
            <w:del w:id="1658" w:author="aas" w:date="2013-10-14T02:06:00Z">
              <w:r>
                <w:delText xml:space="preserve">            Point uses when communicating via NETCONF with the OpenFlow</w:delText>
              </w:r>
            </w:del>
          </w:p>
          <w:p w14:paraId="7F21730C" w14:textId="77777777" w:rsidR="00DC2CE4" w:rsidRDefault="00DC2CE4" w:rsidP="00DC2CE4">
            <w:pPr>
              <w:pStyle w:val="XML1"/>
              <w:rPr>
                <w:del w:id="1659" w:author="aas" w:date="2013-10-14T02:06:00Z"/>
              </w:rPr>
            </w:pPr>
            <w:del w:id="1660" w:author="aas" w:date="2013-10-14T02:06:00Z">
              <w:r>
                <w:delText xml:space="preserve">            Capable Switch.</w:delText>
              </w:r>
            </w:del>
          </w:p>
          <w:p w14:paraId="41478B18" w14:textId="77777777" w:rsidR="00DC2CE4" w:rsidRDefault="00DC2CE4" w:rsidP="00DC2CE4">
            <w:pPr>
              <w:pStyle w:val="XML1"/>
              <w:rPr>
                <w:del w:id="1661" w:author="aas" w:date="2013-10-14T02:06:00Z"/>
              </w:rPr>
            </w:pPr>
          </w:p>
          <w:p w14:paraId="70AFFBBF" w14:textId="77777777" w:rsidR="00DC2CE4" w:rsidRDefault="00DC2CE4" w:rsidP="00DC2CE4">
            <w:pPr>
              <w:pStyle w:val="XML1"/>
              <w:rPr>
                <w:del w:id="1662" w:author="aas" w:date="2013-10-14T02:06:00Z"/>
              </w:rPr>
            </w:pPr>
            <w:del w:id="1663" w:author="aas" w:date="2013-10-14T02:06:00Z">
              <w:r>
                <w:delText xml:space="preserve">            This element is optional. If it is not present its value </w:delText>
              </w:r>
            </w:del>
          </w:p>
          <w:p w14:paraId="2A59BB09" w14:textId="77777777" w:rsidR="00DC2CE4" w:rsidRDefault="00DC2CE4" w:rsidP="00DC2CE4">
            <w:pPr>
              <w:pStyle w:val="XML1"/>
              <w:rPr>
                <w:del w:id="1664" w:author="aas" w:date="2013-10-14T02:06:00Z"/>
              </w:rPr>
            </w:pPr>
            <w:del w:id="1665" w:author="aas" w:date="2013-10-14T02:06:00Z">
              <w:r>
                <w:delText xml:space="preserve">            defaults to 'ssh'.</w:delText>
              </w:r>
            </w:del>
          </w:p>
          <w:p w14:paraId="4F690A6E" w14:textId="77777777" w:rsidR="00DC2CE4" w:rsidRDefault="00DC2CE4" w:rsidP="00DC2CE4">
            <w:pPr>
              <w:pStyle w:val="XML1"/>
              <w:rPr>
                <w:del w:id="1666" w:author="aas" w:date="2013-10-14T02:06:00Z"/>
              </w:rPr>
            </w:pPr>
            <w:del w:id="1667" w:author="aas" w:date="2013-10-14T02:06:00Z">
              <w:r>
                <w:delText xml:space="preserve">          &lt;/xs:documentation&gt;</w:delText>
              </w:r>
            </w:del>
          </w:p>
          <w:p w14:paraId="0BC206B7" w14:textId="77777777" w:rsidR="00DC2CE4" w:rsidRDefault="00DC2CE4" w:rsidP="00DC2CE4">
            <w:pPr>
              <w:pStyle w:val="XML1"/>
              <w:rPr>
                <w:del w:id="1668" w:author="aas" w:date="2013-10-14T02:06:00Z"/>
              </w:rPr>
            </w:pPr>
            <w:del w:id="1669" w:author="aas" w:date="2013-10-14T02:06:00Z">
              <w:r>
                <w:delText xml:space="preserve">        &lt;/xs:annotation&gt;</w:delText>
              </w:r>
            </w:del>
          </w:p>
          <w:p w14:paraId="2D884B69" w14:textId="77777777" w:rsidR="00DC2CE4" w:rsidRDefault="00DC2CE4" w:rsidP="00DC2CE4">
            <w:pPr>
              <w:pStyle w:val="XML1"/>
              <w:rPr>
                <w:del w:id="1670" w:author="aas" w:date="2013-10-14T02:06:00Z"/>
              </w:rPr>
            </w:pPr>
            <w:del w:id="1671" w:author="aas" w:date="2013-10-14T02:06:00Z">
              <w:r>
                <w:delText xml:space="preserve">      &lt;/xs:element&gt;</w:delText>
              </w:r>
            </w:del>
          </w:p>
          <w:p w14:paraId="60C1C612" w14:textId="77777777" w:rsidR="00DC2CE4" w:rsidRDefault="00DC2CE4" w:rsidP="00DC2CE4">
            <w:pPr>
              <w:pStyle w:val="XML1"/>
              <w:rPr>
                <w:del w:id="1672" w:author="aas" w:date="2013-10-14T02:06:00Z"/>
              </w:rPr>
            </w:pPr>
            <w:del w:id="1673" w:author="aas" w:date="2013-10-14T02:06:00Z">
              <w:r>
                <w:delText xml:space="preserve">    &lt;/xs:sequence&gt;</w:delText>
              </w:r>
            </w:del>
          </w:p>
          <w:p w14:paraId="04D892F5" w14:textId="77777777" w:rsidR="0004515F" w:rsidRDefault="00DC2CE4" w:rsidP="0004515F">
            <w:pPr>
              <w:pStyle w:val="XML1"/>
              <w:rPr>
                <w:del w:id="1674" w:author="aas" w:date="2013-10-14T02:06:00Z"/>
              </w:rPr>
            </w:pPr>
            <w:del w:id="1675" w:author="aas" w:date="2013-10-14T02:06:00Z">
              <w:r>
                <w:delText xml:space="preserve">  &lt;/xs:group&gt;</w:delText>
              </w:r>
            </w:del>
          </w:p>
          <w:p w14:paraId="038A827F" w14:textId="77777777" w:rsidR="0004515F" w:rsidRDefault="0004515F" w:rsidP="0004515F">
            <w:pPr>
              <w:pStyle w:val="XML1"/>
              <w:rPr>
                <w:del w:id="1676" w:author="aas" w:date="2013-10-14T02:06:00Z"/>
              </w:rPr>
            </w:pPr>
          </w:p>
          <w:p w14:paraId="73BCEC2B" w14:textId="77777777" w:rsidR="0004515F" w:rsidRDefault="0004515F" w:rsidP="0004515F">
            <w:pPr>
              <w:pStyle w:val="XML1"/>
              <w:rPr>
                <w:del w:id="1677" w:author="aas" w:date="2013-10-14T02:06:00Z"/>
              </w:rPr>
            </w:pPr>
            <w:del w:id="1678" w:author="aas" w:date="2013-10-14T02:06:00Z">
              <w:r>
                <w:delText xml:space="preserve">  &lt;xs:simpleType name="OFConfigurationPointProtocolType"&gt;</w:delText>
              </w:r>
            </w:del>
          </w:p>
          <w:p w14:paraId="31BD2A01" w14:textId="77777777" w:rsidR="0004515F" w:rsidRDefault="0004515F" w:rsidP="0004515F">
            <w:pPr>
              <w:pStyle w:val="XML1"/>
              <w:rPr>
                <w:del w:id="1679" w:author="aas" w:date="2013-10-14T02:06:00Z"/>
              </w:rPr>
            </w:pPr>
            <w:del w:id="1680" w:author="aas" w:date="2013-10-14T02:06:00Z">
              <w:r>
                <w:delText xml:space="preserve">    &lt;xs:annotation&gt;</w:delText>
              </w:r>
            </w:del>
          </w:p>
          <w:p w14:paraId="41012FEC" w14:textId="77777777" w:rsidR="0004515F" w:rsidRDefault="0004515F" w:rsidP="0004515F">
            <w:pPr>
              <w:pStyle w:val="XML1"/>
              <w:rPr>
                <w:del w:id="1681" w:author="aas" w:date="2013-10-14T02:06:00Z"/>
              </w:rPr>
            </w:pPr>
            <w:del w:id="1682" w:author="aas" w:date="2013-10-14T02:06:00Z">
              <w:r>
                <w:delText xml:space="preserve">      &lt;xs:documentation&gt;</w:delText>
              </w:r>
            </w:del>
          </w:p>
          <w:p w14:paraId="6598361E" w14:textId="77777777" w:rsidR="0004515F" w:rsidRDefault="0004515F" w:rsidP="0004515F">
            <w:pPr>
              <w:pStyle w:val="XML1"/>
              <w:rPr>
                <w:del w:id="1683" w:author="aas" w:date="2013-10-14T02:06:00Z"/>
              </w:rPr>
            </w:pPr>
            <w:del w:id="1684" w:author="aas" w:date="2013-10-14T02:06:00Z">
              <w:r>
                <w:delText xml:space="preserve">        Possible protocols to connect ot an OF</w:delText>
              </w:r>
            </w:del>
          </w:p>
          <w:p w14:paraId="1B60FE62" w14:textId="77777777" w:rsidR="0004515F" w:rsidRDefault="0004515F" w:rsidP="0004515F">
            <w:pPr>
              <w:pStyle w:val="XML1"/>
              <w:rPr>
                <w:del w:id="1685" w:author="aas" w:date="2013-10-14T02:06:00Z"/>
              </w:rPr>
            </w:pPr>
            <w:del w:id="1686" w:author="aas" w:date="2013-10-14T02:06:00Z">
              <w:r>
                <w:delText xml:space="preserve">        Configuration Point</w:delText>
              </w:r>
            </w:del>
          </w:p>
          <w:p w14:paraId="730BB523" w14:textId="77777777" w:rsidR="0004515F" w:rsidRDefault="0004515F" w:rsidP="0004515F">
            <w:pPr>
              <w:pStyle w:val="XML1"/>
              <w:rPr>
                <w:del w:id="1687" w:author="aas" w:date="2013-10-14T02:06:00Z"/>
              </w:rPr>
            </w:pPr>
            <w:del w:id="1688" w:author="aas" w:date="2013-10-14T02:06:00Z">
              <w:r>
                <w:delText xml:space="preserve">      &lt;/xs:documentation&gt;</w:delText>
              </w:r>
            </w:del>
          </w:p>
          <w:p w14:paraId="2331011E" w14:textId="77777777" w:rsidR="0004515F" w:rsidRDefault="0004515F" w:rsidP="0004515F">
            <w:pPr>
              <w:pStyle w:val="XML1"/>
              <w:rPr>
                <w:del w:id="1689" w:author="aas" w:date="2013-10-14T02:06:00Z"/>
              </w:rPr>
            </w:pPr>
            <w:del w:id="1690" w:author="aas" w:date="2013-10-14T02:06:00Z">
              <w:r>
                <w:delText xml:space="preserve">    &lt;/xs:annotation&gt;</w:delText>
              </w:r>
            </w:del>
          </w:p>
          <w:p w14:paraId="2A04AA0D" w14:textId="77777777" w:rsidR="0004515F" w:rsidRDefault="0004515F" w:rsidP="0004515F">
            <w:pPr>
              <w:pStyle w:val="XML1"/>
              <w:rPr>
                <w:del w:id="1691" w:author="aas" w:date="2013-10-14T02:06:00Z"/>
              </w:rPr>
            </w:pPr>
          </w:p>
          <w:p w14:paraId="0FFC7983" w14:textId="77777777" w:rsidR="0004515F" w:rsidRDefault="0004515F" w:rsidP="0004515F">
            <w:pPr>
              <w:pStyle w:val="XML1"/>
              <w:rPr>
                <w:del w:id="1692" w:author="aas" w:date="2013-10-14T02:06:00Z"/>
              </w:rPr>
            </w:pPr>
            <w:del w:id="1693" w:author="aas" w:date="2013-10-14T02:06:00Z">
              <w:r>
                <w:delText xml:space="preserve">    &lt;xs:restriction base="xs:string"&gt;</w:delText>
              </w:r>
            </w:del>
          </w:p>
          <w:p w14:paraId="63CE4053" w14:textId="77777777" w:rsidR="0004515F" w:rsidRDefault="0004515F" w:rsidP="0004515F">
            <w:pPr>
              <w:pStyle w:val="XML1"/>
              <w:rPr>
                <w:del w:id="1694" w:author="aas" w:date="2013-10-14T02:06:00Z"/>
              </w:rPr>
            </w:pPr>
            <w:del w:id="1695" w:author="aas" w:date="2013-10-14T02:06:00Z">
              <w:r>
                <w:delText xml:space="preserve">      &lt;xs:enumeration value="ssh"/&gt;</w:delText>
              </w:r>
            </w:del>
          </w:p>
          <w:p w14:paraId="7A8690A8" w14:textId="77777777" w:rsidR="0004515F" w:rsidRDefault="0004515F" w:rsidP="0004515F">
            <w:pPr>
              <w:pStyle w:val="XML1"/>
              <w:rPr>
                <w:del w:id="1696" w:author="aas" w:date="2013-10-14T02:06:00Z"/>
              </w:rPr>
            </w:pPr>
            <w:del w:id="1697" w:author="aas" w:date="2013-10-14T02:06:00Z">
              <w:r>
                <w:delText xml:space="preserve">      &lt;xs:enumeration value="soap"/&gt;</w:delText>
              </w:r>
            </w:del>
          </w:p>
          <w:p w14:paraId="17687B70" w14:textId="77777777" w:rsidR="0004515F" w:rsidRDefault="0004515F" w:rsidP="0004515F">
            <w:pPr>
              <w:pStyle w:val="XML1"/>
              <w:rPr>
                <w:del w:id="1698" w:author="aas" w:date="2013-10-14T02:06:00Z"/>
              </w:rPr>
            </w:pPr>
            <w:del w:id="1699" w:author="aas" w:date="2013-10-14T02:06:00Z">
              <w:r>
                <w:delText xml:space="preserve">      &lt;xs:enumeration value="tls"/&gt;</w:delText>
              </w:r>
            </w:del>
          </w:p>
          <w:p w14:paraId="1E543BA6" w14:textId="77777777" w:rsidR="0004515F" w:rsidRDefault="0004515F" w:rsidP="0004515F">
            <w:pPr>
              <w:pStyle w:val="XML1"/>
              <w:rPr>
                <w:del w:id="1700" w:author="aas" w:date="2013-10-14T02:06:00Z"/>
              </w:rPr>
            </w:pPr>
            <w:del w:id="1701" w:author="aas" w:date="2013-10-14T02:06:00Z">
              <w:r>
                <w:delText xml:space="preserve">      &lt;xs:enumeration value="beep"/&gt;</w:delText>
              </w:r>
            </w:del>
          </w:p>
          <w:p w14:paraId="20811F7B" w14:textId="77777777" w:rsidR="0004515F" w:rsidRDefault="0004515F" w:rsidP="0004515F">
            <w:pPr>
              <w:pStyle w:val="XML1"/>
              <w:rPr>
                <w:del w:id="1702" w:author="aas" w:date="2013-10-14T02:06:00Z"/>
              </w:rPr>
            </w:pPr>
            <w:del w:id="1703" w:author="aas" w:date="2013-10-14T02:06:00Z">
              <w:r>
                <w:delText xml:space="preserve">    &lt;/xs:restriction&gt;</w:delText>
              </w:r>
            </w:del>
          </w:p>
          <w:p w14:paraId="14A172CD" w14:textId="77777777" w:rsidR="00A47610" w:rsidRPr="009F1B7D" w:rsidRDefault="0004515F" w:rsidP="0004515F">
            <w:pPr>
              <w:pStyle w:val="XML1"/>
              <w:rPr>
                <w:del w:id="1704" w:author="aas" w:date="2013-10-14T02:06:00Z"/>
                <w:b/>
              </w:rPr>
            </w:pPr>
            <w:del w:id="1705"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06" w:name="_Toc315953991"/>
      <w:bookmarkStart w:id="1707" w:name="_Toc316542501"/>
      <w:bookmarkStart w:id="1708" w:name="_Toc243774059"/>
      <w:r w:rsidRPr="00DB42FD">
        <w:t>XML Example</w:t>
      </w:r>
      <w:bookmarkEnd w:id="1706"/>
      <w:bookmarkEnd w:id="1707"/>
      <w:bookmarkEnd w:id="1708"/>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w:t>
            </w:r>
            <w:proofErr w:type="spellStart"/>
            <w:r w:rsidRPr="009F1B7D">
              <w:t>uri</w:t>
            </w:r>
            <w:proofErr w:type="spellEnd"/>
            <w:r w:rsidRPr="009F1B7D">
              <w:t>&gt;uri0&lt;/</w:t>
            </w:r>
            <w:proofErr w:type="spellStart"/>
            <w:r w:rsidRPr="009F1B7D">
              <w:t>uri</w:t>
            </w:r>
            <w:proofErr w:type="spellEnd"/>
            <w:r w:rsidRPr="009F1B7D">
              <w:t>&gt;</w:t>
            </w:r>
          </w:p>
          <w:p w14:paraId="434BEF58" w14:textId="77777777" w:rsidR="00A47610" w:rsidRPr="009F1B7D" w:rsidRDefault="00A47610" w:rsidP="00011096">
            <w:pPr>
              <w:pStyle w:val="XML2"/>
            </w:pPr>
            <w:r w:rsidRPr="009F1B7D">
              <w:lastRenderedPageBreak/>
              <w:t>&lt;protocol&gt;</w:t>
            </w:r>
            <w:proofErr w:type="spellStart"/>
            <w:r w:rsidRPr="009F1B7D">
              <w:t>ssh</w:t>
            </w:r>
            <w:proofErr w:type="spellEnd"/>
            <w:r w:rsidRPr="009F1B7D">
              <w:t>&lt;/protocol&gt;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709" w:name="_Toc243774060"/>
      <w:proofErr w:type="spellStart"/>
      <w:r>
        <w:t>OpenFlow</w:t>
      </w:r>
      <w:proofErr w:type="spellEnd"/>
      <w:r>
        <w:t xml:space="preserve"> Logical Switch</w:t>
      </w:r>
      <w:bookmarkEnd w:id="1709"/>
    </w:p>
    <w:p w14:paraId="0222CB2B" w14:textId="401BCC10" w:rsidR="00C805D1" w:rsidRDefault="00C805D1" w:rsidP="00C805D1">
      <w:r>
        <w:t xml:space="preserve">The </w:t>
      </w:r>
      <w:proofErr w:type="spellStart"/>
      <w:r>
        <w:t>OpenFlow</w:t>
      </w:r>
      <w:proofErr w:type="spellEnd"/>
      <w:r>
        <w:t xml:space="preserve"> Logical Switch represents an instan</w:t>
      </w:r>
      <w:r w:rsidR="00016664">
        <w:t>ce</w:t>
      </w:r>
      <w:r>
        <w:t xml:space="preserve"> of a logical switch that is available or can be made available on an </w:t>
      </w:r>
      <w:proofErr w:type="spellStart"/>
      <w:r>
        <w:t>OpenFlow</w:t>
      </w:r>
      <w:proofErr w:type="spellEnd"/>
      <w:r>
        <w:t xml:space="preserve"> Capable Switch. An </w:t>
      </w:r>
      <w:proofErr w:type="spellStart"/>
      <w:r>
        <w:t>OpenFlow</w:t>
      </w:r>
      <w:proofErr w:type="spellEnd"/>
      <w:r>
        <w:t xml:space="preserve"> Logical switch is a logical context which behaves as the </w:t>
      </w:r>
      <w:proofErr w:type="spellStart"/>
      <w:r>
        <w:t>datapath</w:t>
      </w:r>
      <w:proofErr w:type="spellEnd"/>
      <w:r>
        <w:t xml:space="preserve"> as described in the </w:t>
      </w:r>
      <w:proofErr w:type="spellStart"/>
      <w:r>
        <w:t>OpenFlow</w:t>
      </w:r>
      <w:proofErr w:type="spellEnd"/>
      <w:r>
        <w:t xml:space="preserve"> specification. The </w:t>
      </w:r>
      <w:proofErr w:type="spellStart"/>
      <w:r>
        <w:t>OpenFlow</w:t>
      </w:r>
      <w:proofErr w:type="spellEnd"/>
      <w:r>
        <w:t xml:space="preserve"> Logical Switch is connected to one or more </w:t>
      </w:r>
      <w:proofErr w:type="spellStart"/>
      <w:r>
        <w:t>OpenFlow</w:t>
      </w:r>
      <w:proofErr w:type="spellEnd"/>
      <w:r>
        <w:t xml:space="preserve"> Controllers via the </w:t>
      </w:r>
      <w:proofErr w:type="spellStart"/>
      <w:r>
        <w:t>OpenFlow</w:t>
      </w:r>
      <w:proofErr w:type="spellEnd"/>
      <w:r>
        <w:t xml:space="preserve"> protocol. It uses resources of the </w:t>
      </w:r>
      <w:proofErr w:type="spellStart"/>
      <w:r>
        <w:t>OpenFlow</w:t>
      </w:r>
      <w:proofErr w:type="spellEnd"/>
      <w:r>
        <w:t xml:space="preserve"> Capable Switch for realizing the capabilities offered via the </w:t>
      </w:r>
      <w:proofErr w:type="spellStart"/>
      <w:r>
        <w:t>OpenFlow</w:t>
      </w:r>
      <w:proofErr w:type="spellEnd"/>
      <w:r>
        <w:t xml:space="preserve"> protocol. The </w:t>
      </w:r>
      <w:proofErr w:type="spellStart"/>
      <w:r>
        <w:t>OpenFlow</w:t>
      </w:r>
      <w:proofErr w:type="spellEnd"/>
      <w:r>
        <w:t xml:space="preserve"> Logical Switch has relationships to </w:t>
      </w:r>
    </w:p>
    <w:p w14:paraId="0BD8D21E" w14:textId="77777777" w:rsidR="00C805D1" w:rsidRDefault="00C805D1" w:rsidP="002C0E22">
      <w:pPr>
        <w:numPr>
          <w:ilvl w:val="0"/>
          <w:numId w:val="2"/>
        </w:numPr>
      </w:pPr>
      <w:proofErr w:type="spellStart"/>
      <w:r>
        <w:t>OpenFlow</w:t>
      </w:r>
      <w:proofErr w:type="spellEnd"/>
      <w:r>
        <w:t xml:space="preserve"> Controllers that control the </w:t>
      </w:r>
      <w:proofErr w:type="spellStart"/>
      <w:r>
        <w:t>OpenFlow</w:t>
      </w:r>
      <w:proofErr w:type="spellEnd"/>
      <w:r>
        <w:t xml:space="preserve"> Capable Switch</w:t>
      </w:r>
    </w:p>
    <w:p w14:paraId="180183CC" w14:textId="77777777" w:rsidR="00C805D1" w:rsidRDefault="00C805D1" w:rsidP="002C0E22">
      <w:pPr>
        <w:numPr>
          <w:ilvl w:val="0"/>
          <w:numId w:val="2"/>
        </w:numPr>
      </w:pPr>
      <w:proofErr w:type="spellStart"/>
      <w:r>
        <w:t>OpenFlow</w:t>
      </w:r>
      <w:proofErr w:type="spellEnd"/>
      <w:r>
        <w:t xml:space="preserve"> Resources that are available from the </w:t>
      </w:r>
      <w:proofErr w:type="spellStart"/>
      <w:r>
        <w:t>OpenFlow</w:t>
      </w:r>
      <w:proofErr w:type="spellEnd"/>
      <w:r>
        <w:t xml:space="preserve"> Capable Switch </w:t>
      </w:r>
    </w:p>
    <w:p w14:paraId="0D29EABE" w14:textId="77777777" w:rsidR="00C805D1" w:rsidRPr="009F1B7D" w:rsidRDefault="00C805D1" w:rsidP="00C128FA">
      <w:pPr>
        <w:pStyle w:val="Heading3"/>
      </w:pPr>
      <w:bookmarkStart w:id="1710" w:name="_Toc315953995"/>
      <w:bookmarkStart w:id="1711" w:name="_Toc316542505"/>
      <w:bookmarkStart w:id="1712" w:name="_Toc243774061"/>
      <w:r w:rsidRPr="00DB42FD">
        <w:t>UML Diagram</w:t>
      </w:r>
      <w:bookmarkEnd w:id="1710"/>
      <w:bookmarkEnd w:id="1711"/>
      <w:bookmarkEnd w:id="1712"/>
    </w:p>
    <w:p w14:paraId="1C1F23C0" w14:textId="19B7D0FB" w:rsidR="00C805D1" w:rsidRPr="009F1B7D" w:rsidRDefault="00056F2B" w:rsidP="00C805D1">
      <w:pPr>
        <w:keepNext/>
        <w:jc w:val="center"/>
      </w:pPr>
      <w:r>
        <w:object w:dxaOrig="7209" w:dyaOrig="5365" w14:anchorId="6ED26D4B">
          <v:shape id="_x0000_i1030" type="#_x0000_t75" style="width:5in;height:269.25pt" o:ole="">
            <v:imagedata r:id="rId25" o:title=""/>
          </v:shape>
          <o:OLEObject Type="Embed" ProgID="Visio.Drawing.11" ShapeID="_x0000_i1030" DrawAspect="Content" ObjectID="_1447426555" r:id="rId26"/>
        </w:object>
      </w:r>
    </w:p>
    <w:p w14:paraId="71AB38BA" w14:textId="77777777" w:rsidR="00C805D1" w:rsidRPr="00CE3A81" w:rsidRDefault="00C805D1" w:rsidP="00C805D1">
      <w:pPr>
        <w:pStyle w:val="Caption"/>
      </w:pPr>
      <w:r w:rsidRPr="00CE3A81">
        <w:t xml:space="preserve">Figure </w:t>
      </w:r>
      <w:fldSimple w:instr=" SEQ Figure \* ARABIC ">
        <w:ins w:id="1713" w:author="Anees Shaikh" w:date="2013-10-19T23:57:00Z">
          <w:r w:rsidR="00EE43EB">
            <w:rPr>
              <w:noProof/>
            </w:rPr>
            <w:t>7</w:t>
          </w:r>
        </w:ins>
        <w:del w:id="1714" w:author="Anees Shaikh" w:date="2013-10-19T23:57:00Z">
          <w:r w:rsidRPr="00CE3A81" w:rsidDel="00EE43EB">
            <w:rPr>
              <w:noProof/>
            </w:rPr>
            <w:delText>6</w:delText>
          </w:r>
        </w:del>
      </w:fldSimple>
      <w:r w:rsidRPr="00CE3A81">
        <w:t xml:space="preserve">: Data Model Diagram for an </w:t>
      </w:r>
      <w:proofErr w:type="spellStart"/>
      <w:r w:rsidRPr="00CE3A81">
        <w:t>OpenFlow</w:t>
      </w:r>
      <w:proofErr w:type="spellEnd"/>
      <w:r w:rsidRPr="00CE3A81">
        <w:t xml:space="preserve"> Logical Switch</w:t>
      </w:r>
    </w:p>
    <w:p w14:paraId="5CE2872A" w14:textId="77777777" w:rsidR="00C805D1" w:rsidRPr="009F1B7D" w:rsidRDefault="00C805D1" w:rsidP="00BA30A0">
      <w:pPr>
        <w:pStyle w:val="Heading3"/>
        <w:rPr>
          <w:del w:id="1715" w:author="aas" w:date="2013-10-14T02:06:00Z"/>
        </w:rPr>
      </w:pPr>
      <w:bookmarkStart w:id="1716" w:name="_Toc315953996"/>
      <w:bookmarkStart w:id="1717" w:name="_Toc316542506"/>
      <w:del w:id="1718" w:author="aas" w:date="2013-10-14T02:06:00Z">
        <w:r w:rsidRPr="00DB42FD">
          <w:delText>XML Schema</w:delText>
        </w:r>
        <w:bookmarkEnd w:id="1716"/>
        <w:bookmarkEnd w:id="1717"/>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19" w:author="aas" w:date="2013-10-14T02:06:00Z"/>
        </w:trPr>
        <w:tc>
          <w:tcPr>
            <w:tcW w:w="5000" w:type="pct"/>
          </w:tcPr>
          <w:p w14:paraId="7968424D" w14:textId="77777777" w:rsidR="00257D58" w:rsidRDefault="00257D58" w:rsidP="00257D58">
            <w:pPr>
              <w:pStyle w:val="XML1"/>
              <w:rPr>
                <w:del w:id="1720" w:author="aas" w:date="2013-10-14T02:06:00Z"/>
              </w:rPr>
            </w:pPr>
            <w:del w:id="1721" w:author="aas" w:date="2013-10-14T02:06:00Z">
              <w:r>
                <w:delText xml:space="preserve">  &lt;xs:group name="OFLogicalSwitchType"&gt;</w:delText>
              </w:r>
            </w:del>
          </w:p>
          <w:p w14:paraId="2FC48154" w14:textId="77777777" w:rsidR="00257D58" w:rsidRDefault="00257D58" w:rsidP="00257D58">
            <w:pPr>
              <w:pStyle w:val="XML1"/>
              <w:rPr>
                <w:del w:id="1722" w:author="aas" w:date="2013-10-14T02:06:00Z"/>
              </w:rPr>
            </w:pPr>
            <w:del w:id="1723" w:author="aas" w:date="2013-10-14T02:06:00Z">
              <w:r>
                <w:delText xml:space="preserve">    &lt;xs:annotation&gt;</w:delText>
              </w:r>
            </w:del>
          </w:p>
          <w:p w14:paraId="20A24903" w14:textId="77777777" w:rsidR="00257D58" w:rsidRDefault="00257D58" w:rsidP="00257D58">
            <w:pPr>
              <w:pStyle w:val="XML1"/>
              <w:rPr>
                <w:del w:id="1724" w:author="aas" w:date="2013-10-14T02:06:00Z"/>
              </w:rPr>
            </w:pPr>
            <w:del w:id="1725" w:author="aas" w:date="2013-10-14T02:06:00Z">
              <w:r>
                <w:delText xml:space="preserve">      &lt;xs:documentation&gt;</w:delText>
              </w:r>
            </w:del>
          </w:p>
          <w:p w14:paraId="0CD7B53C" w14:textId="77777777" w:rsidR="00257D58" w:rsidRDefault="00257D58" w:rsidP="00257D58">
            <w:pPr>
              <w:pStyle w:val="XML1"/>
              <w:rPr>
                <w:del w:id="1726" w:author="aas" w:date="2013-10-14T02:06:00Z"/>
              </w:rPr>
            </w:pPr>
            <w:del w:id="1727" w:author="aas" w:date="2013-10-14T02:06:00Z">
              <w:r>
                <w:delText xml:space="preserve">        This grouping specifies all properties of an</w:delText>
              </w:r>
            </w:del>
          </w:p>
          <w:p w14:paraId="4A507AAA" w14:textId="77777777" w:rsidR="00257D58" w:rsidRDefault="00257D58" w:rsidP="00257D58">
            <w:pPr>
              <w:pStyle w:val="XML1"/>
              <w:rPr>
                <w:del w:id="1728" w:author="aas" w:date="2013-10-14T02:06:00Z"/>
              </w:rPr>
            </w:pPr>
            <w:del w:id="1729" w:author="aas" w:date="2013-10-14T02:06:00Z">
              <w:r>
                <w:delText xml:space="preserve">        OpenFlow Logical Switch.</w:delText>
              </w:r>
            </w:del>
          </w:p>
          <w:p w14:paraId="0C7EAA9F" w14:textId="77777777" w:rsidR="00257D58" w:rsidRDefault="00257D58" w:rsidP="00257D58">
            <w:pPr>
              <w:pStyle w:val="XML1"/>
              <w:rPr>
                <w:del w:id="1730" w:author="aas" w:date="2013-10-14T02:06:00Z"/>
              </w:rPr>
            </w:pPr>
          </w:p>
          <w:p w14:paraId="72644796" w14:textId="77777777" w:rsidR="00257D58" w:rsidRDefault="00257D58" w:rsidP="00257D58">
            <w:pPr>
              <w:pStyle w:val="XML1"/>
              <w:rPr>
                <w:del w:id="1731" w:author="aas" w:date="2013-10-14T02:06:00Z"/>
              </w:rPr>
            </w:pPr>
            <w:del w:id="1732"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3" w:author="aas" w:date="2013-10-14T02:06:00Z"/>
              </w:rPr>
            </w:pPr>
            <w:del w:id="1734" w:author="aas" w:date="2013-10-14T02:06:00Z">
              <w:r>
                <w:delText xml:space="preserve">        deleted with NETCONF &amp;lt;edit-config&amp;gt; 'create' or</w:delText>
              </w:r>
            </w:del>
          </w:p>
          <w:p w14:paraId="0C19FD2D" w14:textId="77777777" w:rsidR="00257D58" w:rsidRDefault="00257D58" w:rsidP="00257D58">
            <w:pPr>
              <w:pStyle w:val="XML1"/>
              <w:rPr>
                <w:del w:id="1735" w:author="aas" w:date="2013-10-14T02:06:00Z"/>
              </w:rPr>
            </w:pPr>
            <w:del w:id="1736"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37" w:author="aas" w:date="2013-10-14T02:06:00Z"/>
              </w:rPr>
            </w:pPr>
            <w:del w:id="1738" w:author="aas" w:date="2013-10-14T02:06:00Z">
              <w:r>
                <w:delText xml:space="preserve">        implemented as follows: </w:delText>
              </w:r>
            </w:del>
          </w:p>
          <w:p w14:paraId="49F92261" w14:textId="77777777" w:rsidR="00257D58" w:rsidRDefault="00257D58" w:rsidP="00257D58">
            <w:pPr>
              <w:pStyle w:val="XML1"/>
              <w:rPr>
                <w:del w:id="1739" w:author="aas" w:date="2013-10-14T02:06:00Z"/>
              </w:rPr>
            </w:pPr>
          </w:p>
          <w:p w14:paraId="75A8CE88" w14:textId="77777777" w:rsidR="00257D58" w:rsidRDefault="00257D58" w:rsidP="00257D58">
            <w:pPr>
              <w:pStyle w:val="XML1"/>
              <w:rPr>
                <w:del w:id="1740" w:author="aas" w:date="2013-10-14T02:06:00Z"/>
              </w:rPr>
            </w:pPr>
            <w:del w:id="1741" w:author="aas" w:date="2013-10-14T02:06:00Z">
              <w:r>
                <w:delText xml:space="preserve">        * The 'id' element MUST be present at all &amp;lt;edit-config&amp;gt;</w:delText>
              </w:r>
            </w:del>
          </w:p>
          <w:p w14:paraId="68083BCD" w14:textId="77777777" w:rsidR="00257D58" w:rsidRDefault="00257D58" w:rsidP="00257D58">
            <w:pPr>
              <w:pStyle w:val="XML1"/>
              <w:rPr>
                <w:del w:id="1742" w:author="aas" w:date="2013-10-14T02:06:00Z"/>
              </w:rPr>
            </w:pPr>
            <w:del w:id="1743" w:author="aas" w:date="2013-10-14T02:06:00Z">
              <w:r>
                <w:delText xml:space="preserve">        operations to identify the OpenFlow Logical Switch.</w:delText>
              </w:r>
            </w:del>
          </w:p>
          <w:p w14:paraId="1EEB262E" w14:textId="77777777" w:rsidR="00257D58" w:rsidRDefault="00257D58" w:rsidP="00257D58">
            <w:pPr>
              <w:pStyle w:val="XML1"/>
              <w:rPr>
                <w:del w:id="1744" w:author="aas" w:date="2013-10-14T02:06:00Z"/>
              </w:rPr>
            </w:pPr>
            <w:del w:id="1745" w:author="aas" w:date="2013-10-14T02:06:00Z">
              <w:r>
                <w:delText xml:space="preserve">        * If the operation is 'merge' or 'replace', and the element</w:delText>
              </w:r>
            </w:del>
          </w:p>
          <w:p w14:paraId="3E246C1B" w14:textId="77777777" w:rsidR="00257D58" w:rsidRDefault="00257D58" w:rsidP="00257D58">
            <w:pPr>
              <w:pStyle w:val="XML1"/>
              <w:rPr>
                <w:del w:id="1746" w:author="aas" w:date="2013-10-14T02:06:00Z"/>
              </w:rPr>
            </w:pPr>
            <w:del w:id="1747" w:author="aas" w:date="2013-10-14T02:06:00Z">
              <w:r>
                <w:delText xml:space="preserve">        does not exist, a 'data-missing' error is returned. If the</w:delText>
              </w:r>
            </w:del>
          </w:p>
          <w:p w14:paraId="165426E5" w14:textId="77777777" w:rsidR="00257D58" w:rsidRDefault="00257D58" w:rsidP="00257D58">
            <w:pPr>
              <w:pStyle w:val="XML1"/>
              <w:rPr>
                <w:del w:id="1748" w:author="aas" w:date="2013-10-14T02:06:00Z"/>
              </w:rPr>
            </w:pPr>
            <w:del w:id="1749" w:author="aas" w:date="2013-10-14T02:06:00Z">
              <w:r>
                <w:delText xml:space="preserve">        element exists its value is set to the value found in the</w:delText>
              </w:r>
            </w:del>
          </w:p>
          <w:p w14:paraId="3564E5ED" w14:textId="77777777" w:rsidR="00257D58" w:rsidRDefault="00257D58" w:rsidP="00257D58">
            <w:pPr>
              <w:pStyle w:val="XML1"/>
              <w:rPr>
                <w:del w:id="1750" w:author="aas" w:date="2013-10-14T02:06:00Z"/>
              </w:rPr>
            </w:pPr>
            <w:del w:id="1751" w:author="aas" w:date="2013-10-14T02:06:00Z">
              <w:r>
                <w:delText xml:space="preserve">        XML RPC data.</w:delText>
              </w:r>
            </w:del>
          </w:p>
          <w:p w14:paraId="7AD57A8E" w14:textId="77777777" w:rsidR="00257D58" w:rsidRDefault="00257D58" w:rsidP="00257D58">
            <w:pPr>
              <w:pStyle w:val="XML1"/>
              <w:rPr>
                <w:del w:id="1752" w:author="aas" w:date="2013-10-14T02:06:00Z"/>
              </w:rPr>
            </w:pPr>
            <w:del w:id="1753" w:author="aas" w:date="2013-10-14T02:06:00Z">
              <w:r>
                <w:delText xml:space="preserve">        * If the operation is 'create', a 'operation-not-supported'</w:delText>
              </w:r>
            </w:del>
          </w:p>
          <w:p w14:paraId="6ACB8209" w14:textId="77777777" w:rsidR="00257D58" w:rsidRDefault="00257D58" w:rsidP="00257D58">
            <w:pPr>
              <w:pStyle w:val="XML1"/>
              <w:rPr>
                <w:del w:id="1754" w:author="aas" w:date="2013-10-14T02:06:00Z"/>
              </w:rPr>
            </w:pPr>
            <w:del w:id="1755" w:author="aas" w:date="2013-10-14T02:06:00Z">
              <w:r>
                <w:delText xml:space="preserve">        error with type 'application' is returned.</w:delText>
              </w:r>
            </w:del>
          </w:p>
          <w:p w14:paraId="1C487534" w14:textId="77777777" w:rsidR="00257D58" w:rsidRDefault="00257D58" w:rsidP="00257D58">
            <w:pPr>
              <w:pStyle w:val="XML1"/>
              <w:rPr>
                <w:del w:id="1756" w:author="aas" w:date="2013-10-14T02:06:00Z"/>
              </w:rPr>
            </w:pPr>
            <w:del w:id="1757" w:author="aas" w:date="2013-10-14T02:06:00Z">
              <w:r>
                <w:delText xml:space="preserve">        * If the operation is 'delete', 'operation-not-supported'</w:delText>
              </w:r>
            </w:del>
          </w:p>
          <w:p w14:paraId="22C50EF4" w14:textId="77777777" w:rsidR="00257D58" w:rsidRDefault="00257D58" w:rsidP="00257D58">
            <w:pPr>
              <w:pStyle w:val="XML1"/>
              <w:rPr>
                <w:del w:id="1758" w:author="aas" w:date="2013-10-14T02:06:00Z"/>
              </w:rPr>
            </w:pPr>
            <w:del w:id="1759" w:author="aas" w:date="2013-10-14T02:06:00Z">
              <w:r>
                <w:delText xml:space="preserve">        error with type 'application' is returned.</w:delText>
              </w:r>
            </w:del>
          </w:p>
          <w:p w14:paraId="7CDB6FEB" w14:textId="77777777" w:rsidR="00257D58" w:rsidRDefault="00257D58" w:rsidP="00257D58">
            <w:pPr>
              <w:pStyle w:val="XML1"/>
              <w:rPr>
                <w:del w:id="1760" w:author="aas" w:date="2013-10-14T02:06:00Z"/>
              </w:rPr>
            </w:pPr>
            <w:del w:id="1761" w:author="aas" w:date="2013-10-14T02:06:00Z">
              <w:r>
                <w:delText xml:space="preserve">      &lt;/xs:documentation&gt;</w:delText>
              </w:r>
            </w:del>
          </w:p>
          <w:p w14:paraId="09617CF1" w14:textId="77777777" w:rsidR="00257D58" w:rsidRDefault="00257D58" w:rsidP="00257D58">
            <w:pPr>
              <w:pStyle w:val="XML1"/>
              <w:rPr>
                <w:del w:id="1762" w:author="aas" w:date="2013-10-14T02:06:00Z"/>
              </w:rPr>
            </w:pPr>
            <w:del w:id="1763" w:author="aas" w:date="2013-10-14T02:06:00Z">
              <w:r>
                <w:delText xml:space="preserve">    &lt;/xs:annotation&gt;</w:delText>
              </w:r>
            </w:del>
          </w:p>
          <w:p w14:paraId="7C02D2AF" w14:textId="77777777" w:rsidR="00257D58" w:rsidRDefault="00257D58" w:rsidP="00257D58">
            <w:pPr>
              <w:pStyle w:val="XML1"/>
              <w:rPr>
                <w:del w:id="1764" w:author="aas" w:date="2013-10-14T02:06:00Z"/>
              </w:rPr>
            </w:pPr>
          </w:p>
          <w:p w14:paraId="13597911" w14:textId="77777777" w:rsidR="00257D58" w:rsidRDefault="00257D58" w:rsidP="00257D58">
            <w:pPr>
              <w:pStyle w:val="XML1"/>
              <w:rPr>
                <w:del w:id="1765" w:author="aas" w:date="2013-10-14T02:06:00Z"/>
              </w:rPr>
            </w:pPr>
            <w:del w:id="1766" w:author="aas" w:date="2013-10-14T02:06:00Z">
              <w:r>
                <w:delText xml:space="preserve">    &lt;xs:sequence&gt;</w:delText>
              </w:r>
            </w:del>
          </w:p>
          <w:p w14:paraId="6A862D75" w14:textId="77777777" w:rsidR="00257D58" w:rsidRDefault="00257D58" w:rsidP="00257D58">
            <w:pPr>
              <w:pStyle w:val="XML1"/>
              <w:rPr>
                <w:del w:id="1767" w:author="aas" w:date="2013-10-14T02:06:00Z"/>
              </w:rPr>
            </w:pPr>
            <w:del w:id="1768" w:author="aas" w:date="2013-10-14T02:06:00Z">
              <w:r>
                <w:delText xml:space="preserve">      &lt;xs:element name="id"  type="OFConfigId"&gt;</w:delText>
              </w:r>
            </w:del>
          </w:p>
          <w:p w14:paraId="388AC8C2" w14:textId="77777777" w:rsidR="00257D58" w:rsidRDefault="00257D58" w:rsidP="00257D58">
            <w:pPr>
              <w:pStyle w:val="XML1"/>
              <w:rPr>
                <w:del w:id="1769" w:author="aas" w:date="2013-10-14T02:06:00Z"/>
              </w:rPr>
            </w:pPr>
            <w:del w:id="1770" w:author="aas" w:date="2013-10-14T02:06:00Z">
              <w:r>
                <w:delText xml:space="preserve">        &lt;xs:annotation&gt;</w:delText>
              </w:r>
            </w:del>
          </w:p>
          <w:p w14:paraId="3F44797E" w14:textId="77777777" w:rsidR="00257D58" w:rsidRDefault="00257D58" w:rsidP="00257D58">
            <w:pPr>
              <w:pStyle w:val="XML1"/>
              <w:rPr>
                <w:del w:id="1771" w:author="aas" w:date="2013-10-14T02:06:00Z"/>
              </w:rPr>
            </w:pPr>
            <w:del w:id="1772" w:author="aas" w:date="2013-10-14T02:06:00Z">
              <w:r>
                <w:delText xml:space="preserve">          &lt;xs:documentation&gt;</w:delText>
              </w:r>
            </w:del>
          </w:p>
          <w:p w14:paraId="40F5A766" w14:textId="77777777" w:rsidR="00257D58" w:rsidRDefault="00257D58" w:rsidP="00257D58">
            <w:pPr>
              <w:pStyle w:val="XML1"/>
              <w:rPr>
                <w:del w:id="1773" w:author="aas" w:date="2013-10-14T02:06:00Z"/>
              </w:rPr>
            </w:pPr>
            <w:del w:id="1774" w:author="aas" w:date="2013-10-14T02:06:00Z">
              <w:r>
                <w:delText xml:space="preserve">            A unique but locally arbitrary identifier that</w:delText>
              </w:r>
            </w:del>
          </w:p>
          <w:p w14:paraId="2B23B89E" w14:textId="77777777" w:rsidR="00257D58" w:rsidRDefault="00257D58" w:rsidP="00257D58">
            <w:pPr>
              <w:pStyle w:val="XML1"/>
              <w:rPr>
                <w:del w:id="1775" w:author="aas" w:date="2013-10-14T02:06:00Z"/>
              </w:rPr>
            </w:pPr>
            <w:del w:id="1776" w:author="aas" w:date="2013-10-14T02:06:00Z">
              <w:r>
                <w:delText xml:space="preserve">            identifies a Logical Switch within the context of an</w:delText>
              </w:r>
            </w:del>
          </w:p>
          <w:p w14:paraId="146E4098" w14:textId="77777777" w:rsidR="00257D58" w:rsidRDefault="00257D58" w:rsidP="00257D58">
            <w:pPr>
              <w:pStyle w:val="XML1"/>
              <w:rPr>
                <w:del w:id="1777" w:author="aas" w:date="2013-10-14T02:06:00Z"/>
              </w:rPr>
            </w:pPr>
            <w:del w:id="1778" w:author="aas" w:date="2013-10-14T02:06:00Z">
              <w:r>
                <w:delText xml:space="preserve">            OpenFlow Capable Switch. It MUST be persistent across</w:delText>
              </w:r>
            </w:del>
          </w:p>
          <w:p w14:paraId="64B0CDB9" w14:textId="77777777" w:rsidR="00257D58" w:rsidRDefault="00257D58" w:rsidP="00257D58">
            <w:pPr>
              <w:pStyle w:val="XML1"/>
              <w:rPr>
                <w:del w:id="1779" w:author="aas" w:date="2013-10-14T02:06:00Z"/>
              </w:rPr>
            </w:pPr>
            <w:del w:id="1780" w:author="aas" w:date="2013-10-14T02:06:00Z">
              <w:r>
                <w:delText xml:space="preserve">            reboots of the OpenFlow Capable Switch.</w:delText>
              </w:r>
            </w:del>
          </w:p>
          <w:p w14:paraId="6DD12F7C" w14:textId="77777777" w:rsidR="00257D58" w:rsidRDefault="00257D58" w:rsidP="00257D58">
            <w:pPr>
              <w:pStyle w:val="XML1"/>
              <w:rPr>
                <w:del w:id="1781" w:author="aas" w:date="2013-10-14T02:06:00Z"/>
              </w:rPr>
            </w:pPr>
          </w:p>
          <w:p w14:paraId="0D179CDD" w14:textId="77777777" w:rsidR="00257D58" w:rsidRDefault="00257D58" w:rsidP="00257D58">
            <w:pPr>
              <w:pStyle w:val="XML1"/>
              <w:rPr>
                <w:del w:id="1782" w:author="aas" w:date="2013-10-14T02:06:00Z"/>
              </w:rPr>
            </w:pPr>
            <w:del w:id="1783" w:author="aas" w:date="2013-10-14T02:06:00Z">
              <w:r>
                <w:delText xml:space="preserve">            This element MUST be present to identify the OpenFlow</w:delText>
              </w:r>
            </w:del>
          </w:p>
          <w:p w14:paraId="5DE984A7" w14:textId="77777777" w:rsidR="00257D58" w:rsidRDefault="00257D58" w:rsidP="00257D58">
            <w:pPr>
              <w:pStyle w:val="XML1"/>
              <w:rPr>
                <w:del w:id="1784" w:author="aas" w:date="2013-10-14T02:06:00Z"/>
              </w:rPr>
            </w:pPr>
            <w:del w:id="1785" w:author="aas" w:date="2013-10-14T02:06:00Z">
              <w:r>
                <w:delText xml:space="preserve">            Logical Switch.</w:delText>
              </w:r>
            </w:del>
          </w:p>
          <w:p w14:paraId="6292E79D" w14:textId="77777777" w:rsidR="00257D58" w:rsidRDefault="00257D58" w:rsidP="00257D58">
            <w:pPr>
              <w:pStyle w:val="XML1"/>
              <w:rPr>
                <w:del w:id="1786" w:author="aas" w:date="2013-10-14T02:06:00Z"/>
              </w:rPr>
            </w:pPr>
            <w:del w:id="1787" w:author="aas" w:date="2013-10-14T02:06:00Z">
              <w:r>
                <w:delText xml:space="preserve">          &lt;/xs:documentation&gt;</w:delText>
              </w:r>
            </w:del>
          </w:p>
          <w:p w14:paraId="38CC4FEC" w14:textId="77777777" w:rsidR="00257D58" w:rsidRDefault="00257D58" w:rsidP="00257D58">
            <w:pPr>
              <w:pStyle w:val="XML1"/>
              <w:rPr>
                <w:del w:id="1788" w:author="aas" w:date="2013-10-14T02:06:00Z"/>
              </w:rPr>
            </w:pPr>
            <w:del w:id="1789" w:author="aas" w:date="2013-10-14T02:06:00Z">
              <w:r>
                <w:delText xml:space="preserve">        &lt;/xs:annotation&gt;</w:delText>
              </w:r>
            </w:del>
          </w:p>
          <w:p w14:paraId="1122DB11" w14:textId="77777777" w:rsidR="00257D58" w:rsidRDefault="00257D58" w:rsidP="00257D58">
            <w:pPr>
              <w:pStyle w:val="XML1"/>
              <w:rPr>
                <w:del w:id="1790" w:author="aas" w:date="2013-10-14T02:06:00Z"/>
              </w:rPr>
            </w:pPr>
            <w:del w:id="1791" w:author="aas" w:date="2013-10-14T02:06:00Z">
              <w:r>
                <w:delText xml:space="preserve">      &lt;/xs:element&gt;</w:delText>
              </w:r>
            </w:del>
          </w:p>
          <w:p w14:paraId="013AD5D9" w14:textId="77777777" w:rsidR="00257D58" w:rsidRDefault="00257D58" w:rsidP="00257D58">
            <w:pPr>
              <w:pStyle w:val="XML1"/>
              <w:rPr>
                <w:del w:id="1792" w:author="aas" w:date="2013-10-14T02:06:00Z"/>
              </w:rPr>
            </w:pPr>
            <w:del w:id="1793" w:author="aas" w:date="2013-10-14T02:06:00Z">
              <w:r>
                <w:delText xml:space="preserve">      &lt;xs:element name="capabilities"&gt;</w:delText>
              </w:r>
            </w:del>
          </w:p>
          <w:p w14:paraId="492AA1ED" w14:textId="77777777" w:rsidR="00257D58" w:rsidRDefault="00257D58" w:rsidP="00257D58">
            <w:pPr>
              <w:pStyle w:val="XML1"/>
              <w:rPr>
                <w:del w:id="1794" w:author="aas" w:date="2013-10-14T02:06:00Z"/>
              </w:rPr>
            </w:pPr>
            <w:del w:id="1795" w:author="aas" w:date="2013-10-14T02:06:00Z">
              <w:r>
                <w:delText xml:space="preserve">        &lt;xs:annotation&gt;</w:delText>
              </w:r>
            </w:del>
          </w:p>
          <w:p w14:paraId="0392CE81" w14:textId="77777777" w:rsidR="00257D58" w:rsidRDefault="00257D58" w:rsidP="00257D58">
            <w:pPr>
              <w:pStyle w:val="XML1"/>
              <w:rPr>
                <w:del w:id="1796" w:author="aas" w:date="2013-10-14T02:06:00Z"/>
              </w:rPr>
            </w:pPr>
            <w:del w:id="1797" w:author="aas" w:date="2013-10-14T02:06:00Z">
              <w:r>
                <w:delText xml:space="preserve">          &lt;xs:documentation&gt;</w:delText>
              </w:r>
            </w:del>
          </w:p>
          <w:p w14:paraId="3208DBCB" w14:textId="77777777" w:rsidR="00257D58" w:rsidRDefault="00257D58" w:rsidP="00257D58">
            <w:pPr>
              <w:pStyle w:val="XML1"/>
              <w:rPr>
                <w:del w:id="1798" w:author="aas" w:date="2013-10-14T02:06:00Z"/>
              </w:rPr>
            </w:pPr>
            <w:del w:id="1799" w:author="aas" w:date="2013-10-14T02:06:00Z">
              <w:r>
                <w:delText xml:space="preserve">            This element contains all capability items that</w:delText>
              </w:r>
            </w:del>
          </w:p>
          <w:p w14:paraId="18E4C5AD" w14:textId="77777777" w:rsidR="00257D58" w:rsidRDefault="00257D58" w:rsidP="00257D58">
            <w:pPr>
              <w:pStyle w:val="XML1"/>
              <w:rPr>
                <w:del w:id="1800" w:author="aas" w:date="2013-10-14T02:06:00Z"/>
              </w:rPr>
            </w:pPr>
            <w:del w:id="1801" w:author="aas" w:date="2013-10-14T02:06:00Z">
              <w:r>
                <w:delText xml:space="preserve">            an OpenFlow Logical Switch MAY implement.</w:delText>
              </w:r>
            </w:del>
          </w:p>
          <w:p w14:paraId="1B8049E7" w14:textId="77777777" w:rsidR="00257D58" w:rsidRDefault="00257D58" w:rsidP="00257D58">
            <w:pPr>
              <w:pStyle w:val="XML1"/>
              <w:rPr>
                <w:del w:id="1802" w:author="aas" w:date="2013-10-14T02:06:00Z"/>
              </w:rPr>
            </w:pPr>
          </w:p>
          <w:p w14:paraId="239FE468" w14:textId="77777777" w:rsidR="00257D58" w:rsidRDefault="00257D58" w:rsidP="00257D58">
            <w:pPr>
              <w:pStyle w:val="XML1"/>
              <w:rPr>
                <w:del w:id="1803" w:author="aas" w:date="2013-10-14T02:06:00Z"/>
              </w:rPr>
            </w:pPr>
            <w:del w:id="1804" w:author="aas" w:date="2013-10-14T02:06:00Z">
              <w:r>
                <w:delText xml:space="preserve">            This element and its children can only be retrieved by</w:delText>
              </w:r>
            </w:del>
          </w:p>
          <w:p w14:paraId="480A3A2E" w14:textId="77777777" w:rsidR="00257D58" w:rsidRDefault="00257D58" w:rsidP="00257D58">
            <w:pPr>
              <w:pStyle w:val="XML1"/>
              <w:rPr>
                <w:del w:id="1805" w:author="aas" w:date="2013-10-14T02:06:00Z"/>
              </w:rPr>
            </w:pPr>
            <w:del w:id="1806" w:author="aas" w:date="2013-10-14T02:06:00Z">
              <w:r>
                <w:delText xml:space="preserve">            NETCONF &amp;lt;get&amp;gt; operation since it contain no configuration</w:delText>
              </w:r>
            </w:del>
          </w:p>
          <w:p w14:paraId="4B66CCBA" w14:textId="77777777" w:rsidR="00257D58" w:rsidRDefault="00257D58" w:rsidP="00257D58">
            <w:pPr>
              <w:pStyle w:val="XML1"/>
              <w:rPr>
                <w:del w:id="1807" w:author="aas" w:date="2013-10-14T02:06:00Z"/>
              </w:rPr>
            </w:pPr>
            <w:del w:id="1808" w:author="aas" w:date="2013-10-14T02:06:00Z">
              <w:r>
                <w:delText xml:space="preserve">            data.</w:delText>
              </w:r>
            </w:del>
          </w:p>
          <w:p w14:paraId="41C8E97E" w14:textId="77777777" w:rsidR="00257D58" w:rsidRDefault="00257D58" w:rsidP="00257D58">
            <w:pPr>
              <w:pStyle w:val="XML1"/>
              <w:rPr>
                <w:del w:id="1809" w:author="aas" w:date="2013-10-14T02:06:00Z"/>
              </w:rPr>
            </w:pPr>
            <w:del w:id="1810" w:author="aas" w:date="2013-10-14T02:06:00Z">
              <w:r>
                <w:delText xml:space="preserve">          &lt;/xs:documentation&gt;</w:delText>
              </w:r>
            </w:del>
          </w:p>
          <w:p w14:paraId="53B24C28" w14:textId="77777777" w:rsidR="00257D58" w:rsidRDefault="00257D58" w:rsidP="00257D58">
            <w:pPr>
              <w:pStyle w:val="XML1"/>
              <w:rPr>
                <w:del w:id="1811" w:author="aas" w:date="2013-10-14T02:06:00Z"/>
              </w:rPr>
            </w:pPr>
            <w:del w:id="1812" w:author="aas" w:date="2013-10-14T02:06:00Z">
              <w:r>
                <w:delText xml:space="preserve">        &lt;/xs:annotation&gt;</w:delText>
              </w:r>
            </w:del>
          </w:p>
          <w:p w14:paraId="7A207C02" w14:textId="77777777" w:rsidR="00257D58" w:rsidRDefault="00257D58" w:rsidP="00257D58">
            <w:pPr>
              <w:pStyle w:val="XML1"/>
              <w:rPr>
                <w:del w:id="1813" w:author="aas" w:date="2013-10-14T02:06:00Z"/>
              </w:rPr>
            </w:pPr>
            <w:del w:id="1814" w:author="aas" w:date="2013-10-14T02:06:00Z">
              <w:r>
                <w:delText xml:space="preserve">        &lt;xs:complexType&gt;</w:delText>
              </w:r>
            </w:del>
          </w:p>
          <w:p w14:paraId="4B4264FE" w14:textId="77777777" w:rsidR="00257D58" w:rsidRDefault="00257D58" w:rsidP="00257D58">
            <w:pPr>
              <w:pStyle w:val="XML1"/>
              <w:rPr>
                <w:del w:id="1815" w:author="aas" w:date="2013-10-14T02:06:00Z"/>
              </w:rPr>
            </w:pPr>
            <w:del w:id="1816" w:author="aas" w:date="2013-10-14T02:06:00Z">
              <w:r>
                <w:delText xml:space="preserve">          &lt;xs:sequence&gt;</w:delText>
              </w:r>
            </w:del>
          </w:p>
          <w:p w14:paraId="4D293F50" w14:textId="77777777" w:rsidR="00257D58" w:rsidRDefault="00257D58" w:rsidP="00257D58">
            <w:pPr>
              <w:pStyle w:val="XML1"/>
              <w:rPr>
                <w:del w:id="1817" w:author="aas" w:date="2013-10-14T02:06:00Z"/>
              </w:rPr>
            </w:pPr>
            <w:del w:id="1818" w:author="aas" w:date="2013-10-14T02:06:00Z">
              <w:r>
                <w:delText xml:space="preserve">            &lt;xs:group ref="OFLogicalSwitchCapabilitiesType"/&gt;</w:delText>
              </w:r>
            </w:del>
          </w:p>
          <w:p w14:paraId="426EAE23" w14:textId="77777777" w:rsidR="00257D58" w:rsidRDefault="00257D58" w:rsidP="00257D58">
            <w:pPr>
              <w:pStyle w:val="XML1"/>
              <w:rPr>
                <w:del w:id="1819" w:author="aas" w:date="2013-10-14T02:06:00Z"/>
              </w:rPr>
            </w:pPr>
            <w:del w:id="1820" w:author="aas" w:date="2013-10-14T02:06:00Z">
              <w:r>
                <w:delText xml:space="preserve">          &lt;/xs:sequence&gt;</w:delText>
              </w:r>
            </w:del>
          </w:p>
          <w:p w14:paraId="2B1B58E5" w14:textId="77777777" w:rsidR="00257D58" w:rsidRDefault="00257D58" w:rsidP="00257D58">
            <w:pPr>
              <w:pStyle w:val="XML1"/>
              <w:rPr>
                <w:del w:id="1821" w:author="aas" w:date="2013-10-14T02:06:00Z"/>
              </w:rPr>
            </w:pPr>
            <w:del w:id="1822" w:author="aas" w:date="2013-10-14T02:06:00Z">
              <w:r>
                <w:delText xml:space="preserve">        &lt;/xs:complexType&gt;</w:delText>
              </w:r>
            </w:del>
          </w:p>
          <w:p w14:paraId="532E1D69" w14:textId="77777777" w:rsidR="00257D58" w:rsidRDefault="00257D58" w:rsidP="00257D58">
            <w:pPr>
              <w:pStyle w:val="XML1"/>
              <w:rPr>
                <w:del w:id="1823" w:author="aas" w:date="2013-10-14T02:06:00Z"/>
              </w:rPr>
            </w:pPr>
            <w:del w:id="1824" w:author="aas" w:date="2013-10-14T02:06:00Z">
              <w:r>
                <w:delText xml:space="preserve">      &lt;/xs:element&gt;</w:delText>
              </w:r>
            </w:del>
          </w:p>
          <w:p w14:paraId="2B2B2547" w14:textId="77777777" w:rsidR="00257D58" w:rsidRDefault="00257D58" w:rsidP="00257D58">
            <w:pPr>
              <w:pStyle w:val="XML1"/>
              <w:rPr>
                <w:del w:id="1825" w:author="aas" w:date="2013-10-14T02:06:00Z"/>
              </w:rPr>
            </w:pPr>
            <w:del w:id="1826" w:author="aas" w:date="2013-10-14T02:06:00Z">
              <w:r>
                <w:delText xml:space="preserve">      &lt;xs:element name="datapath-id"  type="datapath-id-type"&gt;</w:delText>
              </w:r>
            </w:del>
          </w:p>
          <w:p w14:paraId="3141F05B" w14:textId="77777777" w:rsidR="00257D58" w:rsidRDefault="00257D58" w:rsidP="00257D58">
            <w:pPr>
              <w:pStyle w:val="XML1"/>
              <w:rPr>
                <w:del w:id="1827" w:author="aas" w:date="2013-10-14T02:06:00Z"/>
              </w:rPr>
            </w:pPr>
            <w:del w:id="1828" w:author="aas" w:date="2013-10-14T02:06:00Z">
              <w:r>
                <w:delText xml:space="preserve">        &lt;xs:annotation&gt;</w:delText>
              </w:r>
            </w:del>
          </w:p>
          <w:p w14:paraId="49AEAB8C" w14:textId="77777777" w:rsidR="00257D58" w:rsidRDefault="00257D58" w:rsidP="00257D58">
            <w:pPr>
              <w:pStyle w:val="XML1"/>
              <w:rPr>
                <w:del w:id="1829" w:author="aas" w:date="2013-10-14T02:06:00Z"/>
              </w:rPr>
            </w:pPr>
            <w:del w:id="1830" w:author="aas" w:date="2013-10-14T02:06:00Z">
              <w:r>
                <w:delText xml:space="preserve">          &lt;xs:documentation&gt;</w:delText>
              </w:r>
            </w:del>
          </w:p>
          <w:p w14:paraId="4CF8078E" w14:textId="77777777" w:rsidR="00257D58" w:rsidRDefault="00257D58" w:rsidP="00257D58">
            <w:pPr>
              <w:pStyle w:val="XML1"/>
              <w:rPr>
                <w:del w:id="1831" w:author="aas" w:date="2013-10-14T02:06:00Z"/>
              </w:rPr>
            </w:pPr>
            <w:del w:id="1832" w:author="aas" w:date="2013-10-14T02:06:00Z">
              <w:r>
                <w:delText xml:space="preserve">            The datapath identifier of the Logical Switch</w:delText>
              </w:r>
            </w:del>
          </w:p>
          <w:p w14:paraId="6246A96D" w14:textId="77777777" w:rsidR="00257D58" w:rsidRDefault="00257D58" w:rsidP="00257D58">
            <w:pPr>
              <w:pStyle w:val="XML1"/>
              <w:rPr>
                <w:del w:id="1833" w:author="aas" w:date="2013-10-14T02:06:00Z"/>
              </w:rPr>
            </w:pPr>
            <w:del w:id="1834" w:author="aas" w:date="2013-10-14T02:06:00Z">
              <w:r>
                <w:delText xml:space="preserve">            that uniquely identifies this Logical Switch within the</w:delText>
              </w:r>
            </w:del>
          </w:p>
          <w:p w14:paraId="4BDEA871" w14:textId="77777777" w:rsidR="00257D58" w:rsidRDefault="00257D58" w:rsidP="00257D58">
            <w:pPr>
              <w:pStyle w:val="XML1"/>
              <w:rPr>
                <w:del w:id="1835" w:author="aas" w:date="2013-10-14T02:06:00Z"/>
              </w:rPr>
            </w:pPr>
            <w:del w:id="1836" w:author="aas" w:date="2013-10-14T02:06:00Z">
              <w:r>
                <w:delText xml:space="preserve">            context of all OpenFlow Controllers associated with the</w:delText>
              </w:r>
            </w:del>
          </w:p>
          <w:p w14:paraId="37F0DBD5" w14:textId="77777777" w:rsidR="00257D58" w:rsidRDefault="00257D58" w:rsidP="00257D58">
            <w:pPr>
              <w:pStyle w:val="XML1"/>
              <w:rPr>
                <w:del w:id="1837" w:author="aas" w:date="2013-10-14T02:06:00Z"/>
              </w:rPr>
            </w:pPr>
            <w:del w:id="1838" w:author="aas" w:date="2013-10-14T02:06:00Z">
              <w:r>
                <w:delText xml:space="preserve">            OpenFlow Logical Switch.  The datapath identifier is a</w:delText>
              </w:r>
            </w:del>
          </w:p>
          <w:p w14:paraId="2E2E399F" w14:textId="77777777" w:rsidR="00257D58" w:rsidRDefault="00257D58" w:rsidP="00257D58">
            <w:pPr>
              <w:pStyle w:val="XML1"/>
              <w:rPr>
                <w:del w:id="1839" w:author="aas" w:date="2013-10-14T02:06:00Z"/>
              </w:rPr>
            </w:pPr>
            <w:del w:id="1840" w:author="aas" w:date="2013-10-14T02:06:00Z">
              <w:r>
                <w:delText xml:space="preserve">            string value that MUST be formatted as a sequence of 8</w:delText>
              </w:r>
            </w:del>
          </w:p>
          <w:p w14:paraId="3E6547ED" w14:textId="77777777" w:rsidR="00257D58" w:rsidRDefault="00257D58" w:rsidP="00257D58">
            <w:pPr>
              <w:pStyle w:val="XML1"/>
              <w:rPr>
                <w:del w:id="1841" w:author="aas" w:date="2013-10-14T02:06:00Z"/>
              </w:rPr>
            </w:pPr>
            <w:del w:id="1842" w:author="aas" w:date="2013-10-14T02:06:00Z">
              <w:r>
                <w:delText xml:space="preserve">            2-digit hexadecimal numbers that are separated by colons,</w:delText>
              </w:r>
            </w:del>
          </w:p>
          <w:p w14:paraId="4E852DA8" w14:textId="77777777" w:rsidR="00257D58" w:rsidRDefault="00257D58" w:rsidP="00257D58">
            <w:pPr>
              <w:pStyle w:val="XML1"/>
              <w:rPr>
                <w:del w:id="1843" w:author="aas" w:date="2013-10-14T02:06:00Z"/>
              </w:rPr>
            </w:pPr>
            <w:del w:id="1844" w:author="aas" w:date="2013-10-14T02:06:00Z">
              <w:r>
                <w:delText xml:space="preserve">            for example, '01:23:45:67:89:ab:cd:ef'.  When processing a</w:delText>
              </w:r>
            </w:del>
          </w:p>
          <w:p w14:paraId="663568B6" w14:textId="77777777" w:rsidR="00257D58" w:rsidRDefault="00257D58" w:rsidP="00257D58">
            <w:pPr>
              <w:pStyle w:val="XML1"/>
              <w:rPr>
                <w:del w:id="1845" w:author="aas" w:date="2013-10-14T02:06:00Z"/>
              </w:rPr>
            </w:pPr>
            <w:del w:id="1846" w:author="aas" w:date="2013-10-14T02:06:00Z">
              <w:r>
                <w:delText xml:space="preserve">            datapath identifier, the case of the decimal digits MUST be</w:delText>
              </w:r>
            </w:del>
          </w:p>
          <w:p w14:paraId="29FEF06D" w14:textId="77777777" w:rsidR="00257D58" w:rsidRDefault="00257D58" w:rsidP="00257D58">
            <w:pPr>
              <w:pStyle w:val="XML1"/>
              <w:rPr>
                <w:del w:id="1847" w:author="aas" w:date="2013-10-14T02:06:00Z"/>
              </w:rPr>
            </w:pPr>
            <w:del w:id="1848" w:author="aas" w:date="2013-10-14T02:06:00Z">
              <w:r>
                <w:delText xml:space="preserve">            ignored.</w:delText>
              </w:r>
            </w:del>
          </w:p>
          <w:p w14:paraId="345A4510" w14:textId="77777777" w:rsidR="00257D58" w:rsidRDefault="00257D58" w:rsidP="00257D58">
            <w:pPr>
              <w:pStyle w:val="XML1"/>
              <w:rPr>
                <w:del w:id="1849" w:author="aas" w:date="2013-10-14T02:06:00Z"/>
              </w:rPr>
            </w:pPr>
          </w:p>
          <w:p w14:paraId="06184AE3" w14:textId="77777777" w:rsidR="00257D58" w:rsidRDefault="00257D58" w:rsidP="00257D58">
            <w:pPr>
              <w:pStyle w:val="XML1"/>
              <w:rPr>
                <w:del w:id="1850" w:author="aas" w:date="2013-10-14T02:06:00Z"/>
              </w:rPr>
            </w:pPr>
            <w:del w:id="1851" w:author="aas" w:date="2013-10-14T02:06:00Z">
              <w:r>
                <w:delText xml:space="preserve">            This element MUST be present in the NETCONF data store.</w:delText>
              </w:r>
            </w:del>
          </w:p>
          <w:p w14:paraId="6CFD924C" w14:textId="77777777" w:rsidR="00257D58" w:rsidRDefault="00257D58" w:rsidP="00257D58">
            <w:pPr>
              <w:pStyle w:val="XML1"/>
              <w:rPr>
                <w:del w:id="1852" w:author="aas" w:date="2013-10-14T02:06:00Z"/>
              </w:rPr>
            </w:pPr>
            <w:del w:id="1853" w:author="aas" w:date="2013-10-14T02:06:00Z">
              <w:r>
                <w:delText xml:space="preserve">            If this element is not present in a NETCONF &amp;lt;edit-config&amp;gt;</w:delText>
              </w:r>
            </w:del>
          </w:p>
          <w:p w14:paraId="56E2516A" w14:textId="77777777" w:rsidR="00257D58" w:rsidRDefault="00257D58" w:rsidP="00257D58">
            <w:pPr>
              <w:pStyle w:val="XML1"/>
              <w:rPr>
                <w:del w:id="1854" w:author="aas" w:date="2013-10-14T02:06:00Z"/>
              </w:rPr>
            </w:pPr>
            <w:del w:id="1855" w:author="aas" w:date="2013-10-14T02:06:00Z">
              <w:r>
                <w:delText xml:space="preserve">            operation 'create', 'merge' or 'replace' and the parent</w:delText>
              </w:r>
            </w:del>
          </w:p>
          <w:p w14:paraId="435A2740" w14:textId="77777777" w:rsidR="00257D58" w:rsidRDefault="00257D58" w:rsidP="00257D58">
            <w:pPr>
              <w:pStyle w:val="XML1"/>
              <w:rPr>
                <w:del w:id="1856" w:author="aas" w:date="2013-10-14T02:06:00Z"/>
              </w:rPr>
            </w:pPr>
            <w:del w:id="1857" w:author="aas" w:date="2013-10-14T02:06:00Z">
              <w:r>
                <w:delText xml:space="preserve">            element does not exist, a 'data-missing' error is</w:delText>
              </w:r>
            </w:del>
          </w:p>
          <w:p w14:paraId="74A0909F" w14:textId="77777777" w:rsidR="00257D58" w:rsidRDefault="00257D58" w:rsidP="00257D58">
            <w:pPr>
              <w:pStyle w:val="XML1"/>
              <w:rPr>
                <w:del w:id="1858" w:author="aas" w:date="2013-10-14T02:06:00Z"/>
              </w:rPr>
            </w:pPr>
            <w:del w:id="1859" w:author="aas" w:date="2013-10-14T02:06:00Z">
              <w:r>
                <w:delText xml:space="preserve">            returned.</w:delText>
              </w:r>
            </w:del>
          </w:p>
          <w:p w14:paraId="4ED923D0" w14:textId="77777777" w:rsidR="00257D58" w:rsidRDefault="00257D58" w:rsidP="00257D58">
            <w:pPr>
              <w:pStyle w:val="XML1"/>
              <w:rPr>
                <w:del w:id="1860" w:author="aas" w:date="2013-10-14T02:06:00Z"/>
              </w:rPr>
            </w:pPr>
            <w:del w:id="1861" w:author="aas" w:date="2013-10-14T02:06:00Z">
              <w:r>
                <w:delText xml:space="preserve">          &lt;/xs:documentation&gt;</w:delText>
              </w:r>
            </w:del>
          </w:p>
          <w:p w14:paraId="7B3FCCBC" w14:textId="77777777" w:rsidR="00257D58" w:rsidRDefault="00257D58" w:rsidP="00257D58">
            <w:pPr>
              <w:pStyle w:val="XML1"/>
              <w:rPr>
                <w:del w:id="1862" w:author="aas" w:date="2013-10-14T02:06:00Z"/>
              </w:rPr>
            </w:pPr>
            <w:del w:id="1863" w:author="aas" w:date="2013-10-14T02:06:00Z">
              <w:r>
                <w:delText xml:space="preserve">        &lt;/xs:annotation&gt;</w:delText>
              </w:r>
            </w:del>
          </w:p>
          <w:p w14:paraId="599E30E5" w14:textId="77777777" w:rsidR="00257D58" w:rsidRDefault="00257D58" w:rsidP="00257D58">
            <w:pPr>
              <w:pStyle w:val="XML1"/>
              <w:rPr>
                <w:del w:id="1864" w:author="aas" w:date="2013-10-14T02:06:00Z"/>
              </w:rPr>
            </w:pPr>
            <w:del w:id="1865" w:author="aas" w:date="2013-10-14T02:06:00Z">
              <w:r>
                <w:delText xml:space="preserve">      &lt;/xs:element&gt;</w:delText>
              </w:r>
            </w:del>
          </w:p>
          <w:p w14:paraId="24C6B0E9" w14:textId="77777777" w:rsidR="00257D58" w:rsidRDefault="00257D58" w:rsidP="00257D58">
            <w:pPr>
              <w:pStyle w:val="XML1"/>
              <w:rPr>
                <w:del w:id="1866" w:author="aas" w:date="2013-10-14T02:06:00Z"/>
              </w:rPr>
            </w:pPr>
            <w:del w:id="1867" w:author="aas" w:date="2013-10-14T02:06:00Z">
              <w:r>
                <w:delText xml:space="preserve">      &lt;xs:element name="enabled"  type="xs:boolean"&gt;</w:delText>
              </w:r>
            </w:del>
          </w:p>
          <w:p w14:paraId="757DADD0" w14:textId="77777777" w:rsidR="00257D58" w:rsidRDefault="00257D58" w:rsidP="00257D58">
            <w:pPr>
              <w:pStyle w:val="XML1"/>
              <w:rPr>
                <w:del w:id="1868" w:author="aas" w:date="2013-10-14T02:06:00Z"/>
              </w:rPr>
            </w:pPr>
            <w:del w:id="1869" w:author="aas" w:date="2013-10-14T02:06:00Z">
              <w:r>
                <w:delText xml:space="preserve">        &lt;xs:annotation&gt;</w:delText>
              </w:r>
            </w:del>
          </w:p>
          <w:p w14:paraId="7181F63A" w14:textId="77777777" w:rsidR="00257D58" w:rsidRDefault="00257D58" w:rsidP="00257D58">
            <w:pPr>
              <w:pStyle w:val="XML1"/>
              <w:rPr>
                <w:del w:id="1870" w:author="aas" w:date="2013-10-14T02:06:00Z"/>
              </w:rPr>
            </w:pPr>
            <w:del w:id="1871" w:author="aas" w:date="2013-10-14T02:06:00Z">
              <w:r>
                <w:delText xml:space="preserve">          &lt;xs:documentation&gt;</w:delText>
              </w:r>
            </w:del>
          </w:p>
          <w:p w14:paraId="21CFFE0B" w14:textId="77777777" w:rsidR="00257D58" w:rsidRDefault="00257D58" w:rsidP="00257D58">
            <w:pPr>
              <w:pStyle w:val="XML1"/>
              <w:rPr>
                <w:del w:id="1872" w:author="aas" w:date="2013-10-14T02:06:00Z"/>
              </w:rPr>
            </w:pPr>
            <w:del w:id="1873" w:author="aas" w:date="2013-10-14T02:06:00Z">
              <w:r>
                <w:delText xml:space="preserve">            This element indicates the administrative state</w:delText>
              </w:r>
            </w:del>
          </w:p>
          <w:p w14:paraId="43519FEC" w14:textId="77777777" w:rsidR="00257D58" w:rsidRDefault="00257D58" w:rsidP="00257D58">
            <w:pPr>
              <w:pStyle w:val="XML1"/>
              <w:rPr>
                <w:del w:id="1874" w:author="aas" w:date="2013-10-14T02:06:00Z"/>
              </w:rPr>
            </w:pPr>
            <w:del w:id="1875" w:author="aas" w:date="2013-10-14T02:06:00Z">
              <w:r>
                <w:delText xml:space="preserve">            of the OpenFlow Logical Switch.  A value of 'false' means</w:delText>
              </w:r>
            </w:del>
          </w:p>
          <w:p w14:paraId="2D70F5DB" w14:textId="77777777" w:rsidR="00257D58" w:rsidRDefault="00257D58" w:rsidP="00257D58">
            <w:pPr>
              <w:pStyle w:val="XML1"/>
              <w:rPr>
                <w:del w:id="1876" w:author="aas" w:date="2013-10-14T02:06:00Z"/>
              </w:rPr>
            </w:pPr>
            <w:del w:id="1877" w:author="aas" w:date="2013-10-14T02:06:00Z">
              <w:r>
                <w:delText xml:space="preserve">            the OpenFlow Logical Switch MUST NOT communicate with any </w:delText>
              </w:r>
            </w:del>
          </w:p>
          <w:p w14:paraId="61949338" w14:textId="77777777" w:rsidR="00257D58" w:rsidRDefault="00257D58" w:rsidP="00257D58">
            <w:pPr>
              <w:pStyle w:val="XML1"/>
              <w:rPr>
                <w:del w:id="1878" w:author="aas" w:date="2013-10-14T02:06:00Z"/>
              </w:rPr>
            </w:pPr>
            <w:del w:id="1879" w:author="aas" w:date="2013-10-14T02:06:00Z">
              <w:r>
                <w:delText xml:space="preserve">            OpenFlow Controllers, MUST NOT conduct any OpenFlow </w:delText>
              </w:r>
            </w:del>
          </w:p>
          <w:p w14:paraId="1BE0C22F" w14:textId="77777777" w:rsidR="00257D58" w:rsidRDefault="00257D58" w:rsidP="00257D58">
            <w:pPr>
              <w:pStyle w:val="XML1"/>
              <w:rPr>
                <w:del w:id="1880" w:author="aas" w:date="2013-10-14T02:06:00Z"/>
              </w:rPr>
            </w:pPr>
            <w:del w:id="1881" w:author="aas" w:date="2013-10-14T02:06:00Z">
              <w:r>
                <w:delText xml:space="preserve">            processing, and SHOULD NOT be utilizing computational or </w:delText>
              </w:r>
            </w:del>
          </w:p>
          <w:p w14:paraId="18863BB3" w14:textId="77777777" w:rsidR="00257D58" w:rsidRDefault="00257D58" w:rsidP="00257D58">
            <w:pPr>
              <w:pStyle w:val="XML1"/>
              <w:rPr>
                <w:del w:id="1882" w:author="aas" w:date="2013-10-14T02:06:00Z"/>
              </w:rPr>
            </w:pPr>
            <w:del w:id="1883" w:author="aas" w:date="2013-10-14T02:06:00Z">
              <w:r>
                <w:delText xml:space="preserve">            network resources of the underlying platform.</w:delText>
              </w:r>
            </w:del>
          </w:p>
          <w:p w14:paraId="70AD0576" w14:textId="77777777" w:rsidR="00257D58" w:rsidRDefault="00257D58" w:rsidP="00257D58">
            <w:pPr>
              <w:pStyle w:val="XML1"/>
              <w:rPr>
                <w:del w:id="1884" w:author="aas" w:date="2013-10-14T02:06:00Z"/>
              </w:rPr>
            </w:pPr>
          </w:p>
          <w:p w14:paraId="38B76BFD" w14:textId="77777777" w:rsidR="00257D58" w:rsidRDefault="00257D58" w:rsidP="00257D58">
            <w:pPr>
              <w:pStyle w:val="XML1"/>
              <w:rPr>
                <w:del w:id="1885" w:author="aas" w:date="2013-10-14T02:06:00Z"/>
              </w:rPr>
            </w:pPr>
            <w:del w:id="1886" w:author="aas" w:date="2013-10-14T02:06:00Z">
              <w:r>
                <w:delText xml:space="preserve">            This element is optional. If this element is not present it</w:delText>
              </w:r>
            </w:del>
          </w:p>
          <w:p w14:paraId="6FB6A6F1" w14:textId="77777777" w:rsidR="00257D58" w:rsidRDefault="00257D58" w:rsidP="00257D58">
            <w:pPr>
              <w:pStyle w:val="XML1"/>
              <w:rPr>
                <w:del w:id="1887" w:author="aas" w:date="2013-10-14T02:06:00Z"/>
              </w:rPr>
            </w:pPr>
            <w:del w:id="1888" w:author="aas" w:date="2013-10-14T02:06:00Z">
              <w:r>
                <w:delText xml:space="preserve">            defaults to 'false'.</w:delText>
              </w:r>
            </w:del>
          </w:p>
          <w:p w14:paraId="4D2F6A2E" w14:textId="77777777" w:rsidR="00257D58" w:rsidRDefault="00257D58" w:rsidP="00257D58">
            <w:pPr>
              <w:pStyle w:val="XML1"/>
              <w:rPr>
                <w:del w:id="1889" w:author="aas" w:date="2013-10-14T02:06:00Z"/>
              </w:rPr>
            </w:pPr>
            <w:del w:id="1890" w:author="aas" w:date="2013-10-14T02:06:00Z">
              <w:r>
                <w:delText xml:space="preserve">          &lt;/xs:documentation&gt;</w:delText>
              </w:r>
            </w:del>
          </w:p>
          <w:p w14:paraId="2F093FA7" w14:textId="77777777" w:rsidR="00257D58" w:rsidRDefault="00257D58" w:rsidP="00257D58">
            <w:pPr>
              <w:pStyle w:val="XML1"/>
              <w:rPr>
                <w:del w:id="1891" w:author="aas" w:date="2013-10-14T02:06:00Z"/>
              </w:rPr>
            </w:pPr>
            <w:del w:id="1892" w:author="aas" w:date="2013-10-14T02:06:00Z">
              <w:r>
                <w:delText xml:space="preserve">        &lt;/xs:annotation&gt;</w:delText>
              </w:r>
            </w:del>
          </w:p>
          <w:p w14:paraId="10DBB473" w14:textId="77777777" w:rsidR="00257D58" w:rsidRDefault="00257D58" w:rsidP="00257D58">
            <w:pPr>
              <w:pStyle w:val="XML1"/>
              <w:rPr>
                <w:del w:id="1893" w:author="aas" w:date="2013-10-14T02:06:00Z"/>
              </w:rPr>
            </w:pPr>
            <w:del w:id="1894" w:author="aas" w:date="2013-10-14T02:06:00Z">
              <w:r>
                <w:delText xml:space="preserve">      &lt;/xs:element&gt;</w:delText>
              </w:r>
            </w:del>
          </w:p>
          <w:p w14:paraId="57A65DE4" w14:textId="77777777" w:rsidR="00257D58" w:rsidRDefault="00257D58" w:rsidP="00257D58">
            <w:pPr>
              <w:pStyle w:val="XML1"/>
              <w:rPr>
                <w:del w:id="1895" w:author="aas" w:date="2013-10-14T02:06:00Z"/>
              </w:rPr>
            </w:pPr>
            <w:del w:id="1896" w:author="aas" w:date="2013-10-14T02:06:00Z">
              <w:r>
                <w:delText xml:space="preserve">      &lt;xs:element name="check-controller-certificate"  type="xs:boolean"&gt;</w:delText>
              </w:r>
            </w:del>
          </w:p>
          <w:p w14:paraId="246CE3EC" w14:textId="77777777" w:rsidR="00257D58" w:rsidRDefault="00257D58" w:rsidP="00257D58">
            <w:pPr>
              <w:pStyle w:val="XML1"/>
              <w:rPr>
                <w:del w:id="1897" w:author="aas" w:date="2013-10-14T02:06:00Z"/>
              </w:rPr>
            </w:pPr>
            <w:del w:id="1898" w:author="aas" w:date="2013-10-14T02:06:00Z">
              <w:r>
                <w:delText xml:space="preserve">        &lt;xs:annotation&gt;</w:delText>
              </w:r>
            </w:del>
          </w:p>
          <w:p w14:paraId="0070A463" w14:textId="77777777" w:rsidR="00257D58" w:rsidRDefault="00257D58" w:rsidP="00257D58">
            <w:pPr>
              <w:pStyle w:val="XML1"/>
              <w:rPr>
                <w:del w:id="1899" w:author="aas" w:date="2013-10-14T02:06:00Z"/>
              </w:rPr>
            </w:pPr>
            <w:del w:id="1900" w:author="aas" w:date="2013-10-14T02:06:00Z">
              <w:r>
                <w:delText xml:space="preserve">          &lt;xs:documentation&gt;</w:delText>
              </w:r>
            </w:del>
          </w:p>
          <w:p w14:paraId="7C5F20A9" w14:textId="77777777" w:rsidR="00257D58" w:rsidRDefault="00257D58" w:rsidP="00257D58">
            <w:pPr>
              <w:pStyle w:val="XML1"/>
              <w:rPr>
                <w:del w:id="1901" w:author="aas" w:date="2013-10-14T02:06:00Z"/>
              </w:rPr>
            </w:pPr>
            <w:del w:id="1902" w:author="aas" w:date="2013-10-14T02:06:00Z">
              <w:r>
                <w:delText xml:space="preserve">            This element indicates the behavior of the </w:delText>
              </w:r>
            </w:del>
          </w:p>
          <w:p w14:paraId="6874E429" w14:textId="77777777" w:rsidR="00257D58" w:rsidRDefault="00257D58" w:rsidP="00257D58">
            <w:pPr>
              <w:pStyle w:val="XML1"/>
              <w:rPr>
                <w:del w:id="1903" w:author="aas" w:date="2013-10-14T02:06:00Z"/>
              </w:rPr>
            </w:pPr>
            <w:del w:id="1904" w:author="aas" w:date="2013-10-14T02:06:00Z">
              <w:r>
                <w:delText xml:space="preserve">            OpenFlow Logical Switch when connecting to an OpenFlow</w:delText>
              </w:r>
            </w:del>
          </w:p>
          <w:p w14:paraId="6761EC82" w14:textId="77777777" w:rsidR="00257D58" w:rsidRDefault="00257D58" w:rsidP="00257D58">
            <w:pPr>
              <w:pStyle w:val="XML1"/>
              <w:rPr>
                <w:del w:id="1905" w:author="aas" w:date="2013-10-14T02:06:00Z"/>
              </w:rPr>
            </w:pPr>
            <w:del w:id="1906" w:author="aas" w:date="2013-10-14T02:06:00Z">
              <w:r>
                <w:delText xml:space="preserve">            Controller.  </w:delText>
              </w:r>
            </w:del>
          </w:p>
          <w:p w14:paraId="32BB1B7B" w14:textId="77777777" w:rsidR="00257D58" w:rsidRDefault="00257D58" w:rsidP="00257D58">
            <w:pPr>
              <w:pStyle w:val="XML1"/>
              <w:rPr>
                <w:del w:id="1907" w:author="aas" w:date="2013-10-14T02:06:00Z"/>
              </w:rPr>
            </w:pPr>
            <w:del w:id="1908" w:author="aas" w:date="2013-10-14T02:06:00Z">
              <w:r>
                <w:delText xml:space="preserve">                  </w:delText>
              </w:r>
            </w:del>
          </w:p>
          <w:p w14:paraId="4F1A18DF" w14:textId="77777777" w:rsidR="00257D58" w:rsidRDefault="00257D58" w:rsidP="00257D58">
            <w:pPr>
              <w:pStyle w:val="XML1"/>
              <w:rPr>
                <w:del w:id="1909" w:author="aas" w:date="2013-10-14T02:06:00Z"/>
              </w:rPr>
            </w:pPr>
            <w:del w:id="1910" w:author="aas" w:date="2013-10-14T02:06:00Z">
              <w:r>
                <w:delText xml:space="preserve">            If set to value 'false', the logical switch will connect to</w:delText>
              </w:r>
            </w:del>
          </w:p>
          <w:p w14:paraId="3738FF06" w14:textId="77777777" w:rsidR="00257D58" w:rsidRDefault="00257D58" w:rsidP="00257D58">
            <w:pPr>
              <w:pStyle w:val="XML1"/>
              <w:rPr>
                <w:del w:id="1911" w:author="aas" w:date="2013-10-14T02:06:00Z"/>
              </w:rPr>
            </w:pPr>
            <w:del w:id="1912" w:author="aas" w:date="2013-10-14T02:06:00Z">
              <w:r>
                <w:delText xml:space="preserve">            a controller without checking any controller certificate.  </w:delText>
              </w:r>
            </w:del>
          </w:p>
          <w:p w14:paraId="209C651E" w14:textId="77777777" w:rsidR="00257D58" w:rsidRDefault="00257D58" w:rsidP="00257D58">
            <w:pPr>
              <w:pStyle w:val="XML1"/>
              <w:rPr>
                <w:del w:id="1913" w:author="aas" w:date="2013-10-14T02:06:00Z"/>
              </w:rPr>
            </w:pPr>
            <w:del w:id="1914" w:author="aas" w:date="2013-10-14T02:06:00Z">
              <w:r>
                <w:delText xml:space="preserve">                  </w:delText>
              </w:r>
            </w:del>
          </w:p>
          <w:p w14:paraId="2AE004DE" w14:textId="77777777" w:rsidR="00257D58" w:rsidRDefault="00257D58" w:rsidP="00257D58">
            <w:pPr>
              <w:pStyle w:val="XML1"/>
              <w:rPr>
                <w:del w:id="1915" w:author="aas" w:date="2013-10-14T02:06:00Z"/>
              </w:rPr>
            </w:pPr>
            <w:del w:id="1916" w:author="aas" w:date="2013-10-14T02:06:00Z">
              <w:r>
                <w:delText xml:space="preserve">            If set to value 'true', then the logical switch will</w:delText>
              </w:r>
            </w:del>
          </w:p>
          <w:p w14:paraId="6F2791BC" w14:textId="77777777" w:rsidR="00257D58" w:rsidRDefault="00257D58" w:rsidP="00257D58">
            <w:pPr>
              <w:pStyle w:val="XML1"/>
              <w:rPr>
                <w:del w:id="1917" w:author="aas" w:date="2013-10-14T02:06:00Z"/>
              </w:rPr>
            </w:pPr>
            <w:del w:id="1918" w:author="aas" w:date="2013-10-14T02:06:00Z">
              <w:r>
                <w:delText xml:space="preserve">            connect to a controller with element &amp;lt;protocol&amp;gt; set to</w:delText>
              </w:r>
            </w:del>
          </w:p>
          <w:p w14:paraId="5C0ED860" w14:textId="77777777" w:rsidR="00257D58" w:rsidRDefault="00257D58" w:rsidP="00257D58">
            <w:pPr>
              <w:pStyle w:val="XML1"/>
              <w:rPr>
                <w:del w:id="1919" w:author="aas" w:date="2013-10-14T02:06:00Z"/>
              </w:rPr>
            </w:pPr>
            <w:del w:id="1920" w:author="aas" w:date="2013-10-14T02:06:00Z">
              <w:r>
                <w:delText xml:space="preserve">            'TLS', only if the controller provides a certificate that</w:delText>
              </w:r>
            </w:del>
          </w:p>
          <w:p w14:paraId="408FB71D" w14:textId="77777777" w:rsidR="00257D58" w:rsidRDefault="00257D58" w:rsidP="00257D58">
            <w:pPr>
              <w:pStyle w:val="XML1"/>
              <w:rPr>
                <w:del w:id="1921" w:author="aas" w:date="2013-10-14T02:06:00Z"/>
              </w:rPr>
            </w:pPr>
            <w:del w:id="1922" w:author="aas" w:date="2013-10-14T02:06:00Z">
              <w:r>
                <w:delText xml:space="preserve">            can be verified with one of the certificates stored in the</w:delText>
              </w:r>
            </w:del>
          </w:p>
          <w:p w14:paraId="64709E03" w14:textId="77777777" w:rsidR="00257D58" w:rsidRDefault="00257D58" w:rsidP="00257D58">
            <w:pPr>
              <w:pStyle w:val="XML1"/>
              <w:rPr>
                <w:del w:id="1923" w:author="aas" w:date="2013-10-14T02:06:00Z"/>
              </w:rPr>
            </w:pPr>
            <w:del w:id="1924" w:author="aas" w:date="2013-10-14T02:06:00Z">
              <w:r>
                <w:delText xml:space="preserve">            list called external-certificates in the OpenFlow Capable</w:delText>
              </w:r>
            </w:del>
          </w:p>
          <w:p w14:paraId="4F6AC80F" w14:textId="77777777" w:rsidR="00257D58" w:rsidRDefault="00257D58" w:rsidP="00257D58">
            <w:pPr>
              <w:pStyle w:val="XML1"/>
              <w:rPr>
                <w:del w:id="1925" w:author="aas" w:date="2013-10-14T02:06:00Z"/>
              </w:rPr>
            </w:pPr>
            <w:del w:id="1926" w:author="aas" w:date="2013-10-14T02:06:00Z">
              <w:r>
                <w:delText xml:space="preserve">            Switch.  </w:delText>
              </w:r>
            </w:del>
          </w:p>
          <w:p w14:paraId="4E89C1AA" w14:textId="77777777" w:rsidR="00257D58" w:rsidRDefault="00257D58" w:rsidP="00257D58">
            <w:pPr>
              <w:pStyle w:val="XML1"/>
              <w:rPr>
                <w:del w:id="1927" w:author="aas" w:date="2013-10-14T02:06:00Z"/>
              </w:rPr>
            </w:pPr>
            <w:del w:id="1928" w:author="aas" w:date="2013-10-14T02:06:00Z">
              <w:r>
                <w:delText xml:space="preserve">                  </w:delText>
              </w:r>
            </w:del>
          </w:p>
          <w:p w14:paraId="15D764E9" w14:textId="77777777" w:rsidR="00257D58" w:rsidRDefault="00257D58" w:rsidP="00257D58">
            <w:pPr>
              <w:pStyle w:val="XML1"/>
              <w:rPr>
                <w:del w:id="1929" w:author="aas" w:date="2013-10-14T02:06:00Z"/>
              </w:rPr>
            </w:pPr>
            <w:del w:id="1930" w:author="aas" w:date="2013-10-14T02:06:00Z">
              <w:r>
                <w:delText xml:space="preserve">            If a certificate cannot be validated, the OpenFlow Logical </w:delText>
              </w:r>
            </w:del>
          </w:p>
          <w:p w14:paraId="0347036F" w14:textId="77777777" w:rsidR="00257D58" w:rsidRDefault="00257D58" w:rsidP="00257D58">
            <w:pPr>
              <w:pStyle w:val="XML1"/>
              <w:rPr>
                <w:del w:id="1931" w:author="aas" w:date="2013-10-14T02:06:00Z"/>
              </w:rPr>
            </w:pPr>
            <w:del w:id="1932" w:author="aas" w:date="2013-10-14T02:06:00Z">
              <w:r>
                <w:delText xml:space="preserve">            Switch MUST terminate communication with the corresponding</w:delText>
              </w:r>
            </w:del>
          </w:p>
          <w:p w14:paraId="565B630F" w14:textId="77777777" w:rsidR="00257D58" w:rsidRDefault="00257D58" w:rsidP="00257D58">
            <w:pPr>
              <w:pStyle w:val="XML1"/>
              <w:rPr>
                <w:del w:id="1933" w:author="aas" w:date="2013-10-14T02:06:00Z"/>
              </w:rPr>
            </w:pPr>
            <w:del w:id="1934" w:author="aas" w:date="2013-10-14T02:06:00Z">
              <w:r>
                <w:delText xml:space="preserve">            OpenFlow Controller, MUST NOT conduct any OpenFlow</w:delText>
              </w:r>
            </w:del>
          </w:p>
          <w:p w14:paraId="0AF416F6" w14:textId="77777777" w:rsidR="00257D58" w:rsidRDefault="00257D58" w:rsidP="00257D58">
            <w:pPr>
              <w:pStyle w:val="XML1"/>
              <w:rPr>
                <w:del w:id="1935" w:author="aas" w:date="2013-10-14T02:06:00Z"/>
              </w:rPr>
            </w:pPr>
            <w:del w:id="1936" w:author="aas" w:date="2013-10-14T02:06:00Z">
              <w:r>
                <w:delText xml:space="preserve">            processing on requests of this OpenFlow controller, and </w:delText>
              </w:r>
            </w:del>
          </w:p>
          <w:p w14:paraId="5121A40C" w14:textId="77777777" w:rsidR="00257D58" w:rsidRDefault="00257D58" w:rsidP="00257D58">
            <w:pPr>
              <w:pStyle w:val="XML1"/>
              <w:rPr>
                <w:del w:id="1937" w:author="aas" w:date="2013-10-14T02:06:00Z"/>
              </w:rPr>
            </w:pPr>
            <w:del w:id="1938" w:author="aas" w:date="2013-10-14T02:06:00Z">
              <w:r>
                <w:delText xml:space="preserve">            SHOULD NOT further utilize any computational or network </w:delText>
              </w:r>
            </w:del>
          </w:p>
          <w:p w14:paraId="129F418B" w14:textId="77777777" w:rsidR="00257D58" w:rsidRDefault="00257D58" w:rsidP="00257D58">
            <w:pPr>
              <w:pStyle w:val="XML1"/>
              <w:rPr>
                <w:del w:id="1939" w:author="aas" w:date="2013-10-14T02:06:00Z"/>
              </w:rPr>
            </w:pPr>
            <w:del w:id="1940" w:author="aas" w:date="2013-10-14T02:06:00Z">
              <w:r>
                <w:delText xml:space="preserve">            resources of for dealing with this connection.</w:delText>
              </w:r>
            </w:del>
          </w:p>
          <w:p w14:paraId="02A23B88" w14:textId="77777777" w:rsidR="00257D58" w:rsidRDefault="00257D58" w:rsidP="00257D58">
            <w:pPr>
              <w:pStyle w:val="XML1"/>
              <w:rPr>
                <w:del w:id="1941" w:author="aas" w:date="2013-10-14T02:06:00Z"/>
              </w:rPr>
            </w:pPr>
            <w:del w:id="1942" w:author="aas" w:date="2013-10-14T02:06:00Z">
              <w:r>
                <w:delText xml:space="preserve">                  </w:delText>
              </w:r>
            </w:del>
          </w:p>
          <w:p w14:paraId="24D26F34" w14:textId="77777777" w:rsidR="00257D58" w:rsidRDefault="00257D58" w:rsidP="00257D58">
            <w:pPr>
              <w:pStyle w:val="XML1"/>
              <w:rPr>
                <w:del w:id="1943" w:author="aas" w:date="2013-10-14T02:06:00Z"/>
              </w:rPr>
            </w:pPr>
            <w:del w:id="1944" w:author="aas" w:date="2013-10-14T02:06:00Z">
              <w:r>
                <w:delText xml:space="preserve">            If set to value 'true', the OpenFlow Logical Switch MUST</w:delText>
              </w:r>
            </w:del>
          </w:p>
          <w:p w14:paraId="3800EA78" w14:textId="77777777" w:rsidR="00257D58" w:rsidRDefault="00257D58" w:rsidP="00257D58">
            <w:pPr>
              <w:pStyle w:val="XML1"/>
              <w:rPr>
                <w:del w:id="1945" w:author="aas" w:date="2013-10-14T02:06:00Z"/>
              </w:rPr>
            </w:pPr>
            <w:del w:id="1946" w:author="aas" w:date="2013-10-14T02:06:00Z">
              <w:r>
                <w:delText xml:space="preserve">            NOT connect to any OpenFlow Controller that does not</w:delText>
              </w:r>
            </w:del>
          </w:p>
          <w:p w14:paraId="162FE081" w14:textId="77777777" w:rsidR="00257D58" w:rsidRDefault="00257D58" w:rsidP="00257D58">
            <w:pPr>
              <w:pStyle w:val="XML1"/>
              <w:rPr>
                <w:del w:id="1947" w:author="aas" w:date="2013-10-14T02:06:00Z"/>
              </w:rPr>
            </w:pPr>
            <w:del w:id="1948" w:author="aas" w:date="2013-10-14T02:06:00Z">
              <w:r>
                <w:delText xml:space="preserve">            provide a certificate. This implies that it cannot connect</w:delText>
              </w:r>
            </w:del>
          </w:p>
          <w:p w14:paraId="45C45F59" w14:textId="77777777" w:rsidR="00257D58" w:rsidRDefault="00257D58" w:rsidP="00257D58">
            <w:pPr>
              <w:pStyle w:val="XML1"/>
              <w:rPr>
                <w:del w:id="1949" w:author="aas" w:date="2013-10-14T02:06:00Z"/>
              </w:rPr>
            </w:pPr>
            <w:del w:id="1950" w:author="aas" w:date="2013-10-14T02:06:00Z">
              <w:r>
                <w:delText xml:space="preserve">            to an OpenFlow controller that has the value of element</w:delText>
              </w:r>
            </w:del>
          </w:p>
          <w:p w14:paraId="198AB2CD" w14:textId="77777777" w:rsidR="00257D58" w:rsidRDefault="00257D58" w:rsidP="00257D58">
            <w:pPr>
              <w:pStyle w:val="XML1"/>
              <w:rPr>
                <w:del w:id="1951" w:author="aas" w:date="2013-10-14T02:06:00Z"/>
              </w:rPr>
            </w:pPr>
            <w:del w:id="1952" w:author="aas" w:date="2013-10-14T02:06:00Z">
              <w:r>
                <w:delText xml:space="preserve">            protocol set to 'TCP'. Only connections with protocol 'TLS'</w:delText>
              </w:r>
            </w:del>
          </w:p>
          <w:p w14:paraId="78FA114D" w14:textId="77777777" w:rsidR="00257D58" w:rsidRDefault="00257D58" w:rsidP="00257D58">
            <w:pPr>
              <w:pStyle w:val="XML1"/>
              <w:rPr>
                <w:del w:id="1953" w:author="aas" w:date="2013-10-14T02:06:00Z"/>
              </w:rPr>
            </w:pPr>
            <w:del w:id="1954" w:author="aas" w:date="2013-10-14T02:06:00Z">
              <w:r>
                <w:delText xml:space="preserve">            are possible in this case.</w:delText>
              </w:r>
            </w:del>
          </w:p>
          <w:p w14:paraId="2C76A4F8" w14:textId="77777777" w:rsidR="00257D58" w:rsidRDefault="00257D58" w:rsidP="00257D58">
            <w:pPr>
              <w:pStyle w:val="XML1"/>
              <w:rPr>
                <w:del w:id="1955" w:author="aas" w:date="2013-10-14T02:06:00Z"/>
              </w:rPr>
            </w:pPr>
          </w:p>
          <w:p w14:paraId="5EA38A72" w14:textId="77777777" w:rsidR="00257D58" w:rsidRDefault="00257D58" w:rsidP="00257D58">
            <w:pPr>
              <w:pStyle w:val="XML1"/>
              <w:rPr>
                <w:del w:id="1956" w:author="aas" w:date="2013-10-14T02:06:00Z"/>
              </w:rPr>
            </w:pPr>
            <w:del w:id="1957" w:author="aas" w:date="2013-10-14T02:06:00Z">
              <w:r>
                <w:delText xml:space="preserve">            This element is optional. If this element is not present it</w:delText>
              </w:r>
            </w:del>
          </w:p>
          <w:p w14:paraId="430314C6" w14:textId="77777777" w:rsidR="00257D58" w:rsidRDefault="00257D58" w:rsidP="00257D58">
            <w:pPr>
              <w:pStyle w:val="XML1"/>
              <w:rPr>
                <w:del w:id="1958" w:author="aas" w:date="2013-10-14T02:06:00Z"/>
              </w:rPr>
            </w:pPr>
            <w:del w:id="1959" w:author="aas" w:date="2013-10-14T02:06:00Z">
              <w:r>
                <w:delText xml:space="preserve">            defaults to 'false'.</w:delText>
              </w:r>
            </w:del>
          </w:p>
          <w:p w14:paraId="6840D634" w14:textId="77777777" w:rsidR="00257D58" w:rsidRDefault="00257D58" w:rsidP="00257D58">
            <w:pPr>
              <w:pStyle w:val="XML1"/>
              <w:rPr>
                <w:del w:id="1960" w:author="aas" w:date="2013-10-14T02:06:00Z"/>
              </w:rPr>
            </w:pPr>
            <w:del w:id="1961" w:author="aas" w:date="2013-10-14T02:06:00Z">
              <w:r>
                <w:delText xml:space="preserve">          &lt;/xs:documentation&gt;</w:delText>
              </w:r>
            </w:del>
          </w:p>
          <w:p w14:paraId="1A6686C6" w14:textId="77777777" w:rsidR="00257D58" w:rsidRDefault="00257D58" w:rsidP="00257D58">
            <w:pPr>
              <w:pStyle w:val="XML1"/>
              <w:rPr>
                <w:del w:id="1962" w:author="aas" w:date="2013-10-14T02:06:00Z"/>
              </w:rPr>
            </w:pPr>
            <w:del w:id="1963" w:author="aas" w:date="2013-10-14T02:06:00Z">
              <w:r>
                <w:delText xml:space="preserve">        &lt;/xs:annotation&gt;</w:delText>
              </w:r>
            </w:del>
          </w:p>
          <w:p w14:paraId="6A4D1366" w14:textId="77777777" w:rsidR="00257D58" w:rsidRDefault="00257D58" w:rsidP="00257D58">
            <w:pPr>
              <w:pStyle w:val="XML1"/>
              <w:rPr>
                <w:del w:id="1964" w:author="aas" w:date="2013-10-14T02:06:00Z"/>
              </w:rPr>
            </w:pPr>
            <w:del w:id="1965" w:author="aas" w:date="2013-10-14T02:06:00Z">
              <w:r>
                <w:delText xml:space="preserve">      &lt;/xs:element&gt;</w:delText>
              </w:r>
            </w:del>
          </w:p>
          <w:p w14:paraId="29EE161C" w14:textId="77777777" w:rsidR="00257D58" w:rsidRDefault="00257D58" w:rsidP="00257D58">
            <w:pPr>
              <w:pStyle w:val="XML1"/>
              <w:rPr>
                <w:del w:id="1966" w:author="aas" w:date="2013-10-14T02:06:00Z"/>
              </w:rPr>
            </w:pPr>
            <w:del w:id="1967" w:author="aas" w:date="2013-10-14T02:06:00Z">
              <w:r>
                <w:delText xml:space="preserve">      &lt;xs:element name="lost-connection-behavior"&gt;</w:delText>
              </w:r>
            </w:del>
          </w:p>
          <w:p w14:paraId="2DD2F2C9" w14:textId="77777777" w:rsidR="00257D58" w:rsidRDefault="00257D58" w:rsidP="00257D58">
            <w:pPr>
              <w:pStyle w:val="XML1"/>
              <w:rPr>
                <w:del w:id="1968" w:author="aas" w:date="2013-10-14T02:06:00Z"/>
              </w:rPr>
            </w:pPr>
            <w:del w:id="1969" w:author="aas" w:date="2013-10-14T02:06:00Z">
              <w:r>
                <w:delText xml:space="preserve">        &lt;xs:annotation&gt;</w:delText>
              </w:r>
            </w:del>
          </w:p>
          <w:p w14:paraId="10B8CEDB" w14:textId="77777777" w:rsidR="00257D58" w:rsidRDefault="00257D58" w:rsidP="00257D58">
            <w:pPr>
              <w:pStyle w:val="XML1"/>
              <w:rPr>
                <w:del w:id="1970" w:author="aas" w:date="2013-10-14T02:06:00Z"/>
              </w:rPr>
            </w:pPr>
            <w:del w:id="1971" w:author="aas" w:date="2013-10-14T02:06:00Z">
              <w:r>
                <w:delText xml:space="preserve">          &lt;xs:documentation&gt;</w:delText>
              </w:r>
            </w:del>
          </w:p>
          <w:p w14:paraId="1CE46620" w14:textId="77777777" w:rsidR="00257D58" w:rsidRDefault="00257D58" w:rsidP="00257D58">
            <w:pPr>
              <w:pStyle w:val="XML1"/>
              <w:rPr>
                <w:del w:id="1972" w:author="aas" w:date="2013-10-14T02:06:00Z"/>
              </w:rPr>
            </w:pPr>
            <w:del w:id="1973" w:author="aas" w:date="2013-10-14T02:06:00Z">
              <w:r>
                <w:delText xml:space="preserve">            This element indicates the the behavior of the </w:delText>
              </w:r>
            </w:del>
          </w:p>
          <w:p w14:paraId="012EA6CE" w14:textId="77777777" w:rsidR="00257D58" w:rsidRDefault="00257D58" w:rsidP="00257D58">
            <w:pPr>
              <w:pStyle w:val="XML1"/>
              <w:rPr>
                <w:del w:id="1974" w:author="aas" w:date="2013-10-14T02:06:00Z"/>
              </w:rPr>
            </w:pPr>
            <w:del w:id="1975" w:author="aas" w:date="2013-10-14T02:06:00Z">
              <w:r>
                <w:delText xml:space="preserve">            OpenFlow Logical Switch in case it loses contact with all </w:delText>
              </w:r>
            </w:del>
          </w:p>
          <w:p w14:paraId="75C1E3C1" w14:textId="77777777" w:rsidR="00257D58" w:rsidRDefault="00257D58" w:rsidP="00257D58">
            <w:pPr>
              <w:pStyle w:val="XML1"/>
              <w:rPr>
                <w:del w:id="1976" w:author="aas" w:date="2013-10-14T02:06:00Z"/>
              </w:rPr>
            </w:pPr>
            <w:del w:id="1977" w:author="aas" w:date="2013-10-14T02:06:00Z">
              <w:r>
                <w:delText xml:space="preserve">            OpenFlow Controllers.  There are two alternative modes in</w:delText>
              </w:r>
            </w:del>
          </w:p>
          <w:p w14:paraId="2A4B68CA" w14:textId="77777777" w:rsidR="00257D58" w:rsidRDefault="00257D58" w:rsidP="00257D58">
            <w:pPr>
              <w:pStyle w:val="XML1"/>
              <w:rPr>
                <w:del w:id="1978" w:author="aas" w:date="2013-10-14T02:06:00Z"/>
              </w:rPr>
            </w:pPr>
            <w:del w:id="1979" w:author="aas" w:date="2013-10-14T02:06:00Z">
              <w:r>
                <w:delText xml:space="preserve">            such a case: fails secure mode and fail standalone mode as</w:delText>
              </w:r>
            </w:del>
          </w:p>
          <w:p w14:paraId="29FFCE33" w14:textId="77777777" w:rsidR="00257D58" w:rsidRDefault="00257D58" w:rsidP="00257D58">
            <w:pPr>
              <w:pStyle w:val="XML1"/>
              <w:rPr>
                <w:del w:id="1980" w:author="aas" w:date="2013-10-14T02:06:00Z"/>
              </w:rPr>
            </w:pPr>
            <w:del w:id="1981" w:author="aas" w:date="2013-10-14T02:06:00Z">
              <w:r>
                <w:delText xml:space="preserve">            defined by the OpenFlow protocol specification version 1.2,</w:delText>
              </w:r>
            </w:del>
          </w:p>
          <w:p w14:paraId="55963293" w14:textId="77777777" w:rsidR="00257D58" w:rsidRDefault="00257D58" w:rsidP="00257D58">
            <w:pPr>
              <w:pStyle w:val="XML1"/>
              <w:rPr>
                <w:del w:id="1982" w:author="aas" w:date="2013-10-14T02:06:00Z"/>
              </w:rPr>
            </w:pPr>
            <w:del w:id="1983" w:author="aas" w:date="2013-10-14T02:06:00Z">
              <w:r>
                <w:delText xml:space="preserve">            section 6.4.  These are the only allowed values for this</w:delText>
              </w:r>
            </w:del>
          </w:p>
          <w:p w14:paraId="7E1F0625" w14:textId="77777777" w:rsidR="00257D58" w:rsidRDefault="00257D58" w:rsidP="00257D58">
            <w:pPr>
              <w:pStyle w:val="XML1"/>
              <w:rPr>
                <w:del w:id="1984" w:author="aas" w:date="2013-10-14T02:06:00Z"/>
              </w:rPr>
            </w:pPr>
            <w:del w:id="1985" w:author="aas" w:date="2013-10-14T02:06:00Z">
              <w:r>
                <w:delText xml:space="preserve">            element. Default is the fail secure mode.</w:delText>
              </w:r>
            </w:del>
          </w:p>
          <w:p w14:paraId="073BA3FE" w14:textId="77777777" w:rsidR="00257D58" w:rsidRDefault="00257D58" w:rsidP="00257D58">
            <w:pPr>
              <w:pStyle w:val="XML1"/>
              <w:rPr>
                <w:del w:id="1986" w:author="aas" w:date="2013-10-14T02:06:00Z"/>
              </w:rPr>
            </w:pPr>
          </w:p>
          <w:p w14:paraId="160F0624" w14:textId="77777777" w:rsidR="00257D58" w:rsidRDefault="00257D58" w:rsidP="00257D58">
            <w:pPr>
              <w:pStyle w:val="XML1"/>
              <w:rPr>
                <w:del w:id="1987" w:author="aas" w:date="2013-10-14T02:06:00Z"/>
              </w:rPr>
            </w:pPr>
            <w:del w:id="1988" w:author="aas" w:date="2013-10-14T02:06:00Z">
              <w:r>
                <w:delText xml:space="preserve">            This element is optional. If this element is not present it</w:delText>
              </w:r>
            </w:del>
          </w:p>
          <w:p w14:paraId="596B55C3" w14:textId="77777777" w:rsidR="00257D58" w:rsidRDefault="00257D58" w:rsidP="00257D58">
            <w:pPr>
              <w:pStyle w:val="XML1"/>
              <w:rPr>
                <w:del w:id="1989" w:author="aas" w:date="2013-10-14T02:06:00Z"/>
              </w:rPr>
            </w:pPr>
            <w:del w:id="1990" w:author="aas" w:date="2013-10-14T02:06:00Z">
              <w:r>
                <w:delText xml:space="preserve">            defaults to 'failSecureMode'.</w:delText>
              </w:r>
            </w:del>
          </w:p>
          <w:p w14:paraId="05C60D02" w14:textId="77777777" w:rsidR="00257D58" w:rsidRDefault="00257D58" w:rsidP="00257D58">
            <w:pPr>
              <w:pStyle w:val="XML1"/>
              <w:rPr>
                <w:del w:id="1991" w:author="aas" w:date="2013-10-14T02:06:00Z"/>
              </w:rPr>
            </w:pPr>
            <w:del w:id="1992" w:author="aas" w:date="2013-10-14T02:06:00Z">
              <w:r>
                <w:delText xml:space="preserve">          &lt;/xs:documentation&gt;</w:delText>
              </w:r>
            </w:del>
          </w:p>
          <w:p w14:paraId="19EDC02C" w14:textId="77777777" w:rsidR="00257D58" w:rsidRDefault="00257D58" w:rsidP="00257D58">
            <w:pPr>
              <w:pStyle w:val="XML1"/>
              <w:rPr>
                <w:del w:id="1993" w:author="aas" w:date="2013-10-14T02:06:00Z"/>
              </w:rPr>
            </w:pPr>
            <w:del w:id="1994" w:author="aas" w:date="2013-10-14T02:06:00Z">
              <w:r>
                <w:delText xml:space="preserve">        &lt;/xs:annotation&gt;</w:delText>
              </w:r>
            </w:del>
          </w:p>
          <w:p w14:paraId="50F22589" w14:textId="77777777" w:rsidR="00257D58" w:rsidRDefault="00257D58" w:rsidP="00257D58">
            <w:pPr>
              <w:pStyle w:val="XML1"/>
              <w:rPr>
                <w:del w:id="1995" w:author="aas" w:date="2013-10-14T02:06:00Z"/>
              </w:rPr>
            </w:pPr>
            <w:del w:id="1996" w:author="aas" w:date="2013-10-14T02:06:00Z">
              <w:r>
                <w:delText xml:space="preserve">        &lt;xs:simpleType&gt;</w:delText>
              </w:r>
            </w:del>
          </w:p>
          <w:p w14:paraId="7496D288" w14:textId="77777777" w:rsidR="00257D58" w:rsidRDefault="00257D58" w:rsidP="00257D58">
            <w:pPr>
              <w:pStyle w:val="XML1"/>
              <w:rPr>
                <w:del w:id="1997" w:author="aas" w:date="2013-10-14T02:06:00Z"/>
              </w:rPr>
            </w:pPr>
            <w:del w:id="1998" w:author="aas" w:date="2013-10-14T02:06:00Z">
              <w:r>
                <w:delText xml:space="preserve">          &lt;xs:restriction base="xs:string"&gt;</w:delText>
              </w:r>
            </w:del>
          </w:p>
          <w:p w14:paraId="59179C79" w14:textId="77777777" w:rsidR="00257D58" w:rsidRDefault="00257D58" w:rsidP="00257D58">
            <w:pPr>
              <w:pStyle w:val="XML1"/>
              <w:rPr>
                <w:del w:id="1999" w:author="aas" w:date="2013-10-14T02:06:00Z"/>
              </w:rPr>
            </w:pPr>
            <w:del w:id="2000" w:author="aas" w:date="2013-10-14T02:06:00Z">
              <w:r>
                <w:delText xml:space="preserve">            &lt;xs:enumeration value="failSecureMode"/&gt;</w:delText>
              </w:r>
            </w:del>
          </w:p>
          <w:p w14:paraId="79DAAB8A" w14:textId="77777777" w:rsidR="00257D58" w:rsidRDefault="00257D58" w:rsidP="00257D58">
            <w:pPr>
              <w:pStyle w:val="XML1"/>
              <w:rPr>
                <w:del w:id="2001" w:author="aas" w:date="2013-10-14T02:06:00Z"/>
              </w:rPr>
            </w:pPr>
            <w:del w:id="2002" w:author="aas" w:date="2013-10-14T02:06:00Z">
              <w:r>
                <w:delText xml:space="preserve">            &lt;xs:enumeration value="failStandaloneMode"/&gt;</w:delText>
              </w:r>
            </w:del>
          </w:p>
          <w:p w14:paraId="54F3C850" w14:textId="77777777" w:rsidR="00257D58" w:rsidRDefault="00257D58" w:rsidP="00257D58">
            <w:pPr>
              <w:pStyle w:val="XML1"/>
              <w:rPr>
                <w:del w:id="2003" w:author="aas" w:date="2013-10-14T02:06:00Z"/>
              </w:rPr>
            </w:pPr>
            <w:del w:id="2004" w:author="aas" w:date="2013-10-14T02:06:00Z">
              <w:r>
                <w:delText xml:space="preserve">          &lt;/xs:restriction&gt;</w:delText>
              </w:r>
            </w:del>
          </w:p>
          <w:p w14:paraId="27589695" w14:textId="77777777" w:rsidR="00257D58" w:rsidRDefault="00257D58" w:rsidP="00257D58">
            <w:pPr>
              <w:pStyle w:val="XML1"/>
              <w:rPr>
                <w:del w:id="2005" w:author="aas" w:date="2013-10-14T02:06:00Z"/>
              </w:rPr>
            </w:pPr>
            <w:del w:id="2006" w:author="aas" w:date="2013-10-14T02:06:00Z">
              <w:r>
                <w:delText xml:space="preserve">        &lt;/xs:simpleType&gt;</w:delText>
              </w:r>
            </w:del>
          </w:p>
          <w:p w14:paraId="0C958CBA" w14:textId="77777777" w:rsidR="00257D58" w:rsidRDefault="00257D58" w:rsidP="00257D58">
            <w:pPr>
              <w:pStyle w:val="XML1"/>
              <w:rPr>
                <w:del w:id="2007" w:author="aas" w:date="2013-10-14T02:06:00Z"/>
              </w:rPr>
            </w:pPr>
            <w:del w:id="2008" w:author="aas" w:date="2013-10-14T02:06:00Z">
              <w:r>
                <w:delText xml:space="preserve">      &lt;/xs:element&gt;</w:delText>
              </w:r>
            </w:del>
          </w:p>
          <w:p w14:paraId="604470B1" w14:textId="77777777" w:rsidR="00257D58" w:rsidRDefault="00257D58" w:rsidP="00257D58">
            <w:pPr>
              <w:pStyle w:val="XML1"/>
              <w:rPr>
                <w:del w:id="2009" w:author="aas" w:date="2013-10-14T02:06:00Z"/>
              </w:rPr>
            </w:pPr>
            <w:del w:id="2010" w:author="aas" w:date="2013-10-14T02:06:00Z">
              <w:r>
                <w:delText xml:space="preserve">      &lt;xs:element name="controllers"&gt;</w:delText>
              </w:r>
            </w:del>
          </w:p>
          <w:p w14:paraId="3CA42E30" w14:textId="77777777" w:rsidR="00257D58" w:rsidRDefault="00257D58" w:rsidP="00257D58">
            <w:pPr>
              <w:pStyle w:val="XML1"/>
              <w:rPr>
                <w:del w:id="2011" w:author="aas" w:date="2013-10-14T02:06:00Z"/>
              </w:rPr>
            </w:pPr>
            <w:del w:id="2012" w:author="aas" w:date="2013-10-14T02:06:00Z">
              <w:r>
                <w:delText xml:space="preserve">        &lt;xs:annotation&gt;</w:delText>
              </w:r>
            </w:del>
          </w:p>
          <w:p w14:paraId="018CB2E5" w14:textId="77777777" w:rsidR="00257D58" w:rsidRDefault="00257D58" w:rsidP="00257D58">
            <w:pPr>
              <w:pStyle w:val="XML1"/>
              <w:rPr>
                <w:del w:id="2013" w:author="aas" w:date="2013-10-14T02:06:00Z"/>
              </w:rPr>
            </w:pPr>
            <w:del w:id="2014" w:author="aas" w:date="2013-10-14T02:06:00Z">
              <w:r>
                <w:delText xml:space="preserve">          &lt;xs:documentation&gt;</w:delText>
              </w:r>
            </w:del>
          </w:p>
          <w:p w14:paraId="0DB7AB4C" w14:textId="77777777" w:rsidR="00257D58" w:rsidRDefault="00257D58" w:rsidP="00257D58">
            <w:pPr>
              <w:pStyle w:val="XML1"/>
              <w:rPr>
                <w:del w:id="2015" w:author="aas" w:date="2013-10-14T02:06:00Z"/>
              </w:rPr>
            </w:pPr>
            <w:del w:id="2016" w:author="aas" w:date="2013-10-14T02:06:00Z">
              <w:r>
                <w:delText xml:space="preserve">            The list of controllers for this Logical switch.</w:delText>
              </w:r>
            </w:del>
          </w:p>
          <w:p w14:paraId="5A334D9D" w14:textId="77777777" w:rsidR="00257D58" w:rsidRDefault="00257D58" w:rsidP="00257D58">
            <w:pPr>
              <w:pStyle w:val="XML1"/>
              <w:rPr>
                <w:del w:id="2017" w:author="aas" w:date="2013-10-14T02:06:00Z"/>
              </w:rPr>
            </w:pPr>
          </w:p>
          <w:p w14:paraId="7D355E8E" w14:textId="77777777" w:rsidR="00257D58" w:rsidRDefault="00257D58" w:rsidP="00257D58">
            <w:pPr>
              <w:pStyle w:val="XML1"/>
              <w:rPr>
                <w:del w:id="2018" w:author="aas" w:date="2013-10-14T02:06:00Z"/>
              </w:rPr>
            </w:pPr>
            <w:del w:id="2019" w:author="aas" w:date="2013-10-14T02:06:00Z">
              <w:r>
                <w:delText xml:space="preserve">            The element 'id' of OFControllerType MUST be unique within</w:delText>
              </w:r>
            </w:del>
          </w:p>
          <w:p w14:paraId="03795FEE" w14:textId="77777777" w:rsidR="00257D58" w:rsidRDefault="00257D58" w:rsidP="00257D58">
            <w:pPr>
              <w:pStyle w:val="XML1"/>
              <w:rPr>
                <w:del w:id="2020" w:author="aas" w:date="2013-10-14T02:06:00Z"/>
              </w:rPr>
            </w:pPr>
            <w:del w:id="2021" w:author="aas" w:date="2013-10-14T02:06:00Z">
              <w:r>
                <w:delText xml:space="preserve">            this list.</w:delText>
              </w:r>
            </w:del>
          </w:p>
          <w:p w14:paraId="6261E821" w14:textId="77777777" w:rsidR="00257D58" w:rsidRDefault="00257D58" w:rsidP="00257D58">
            <w:pPr>
              <w:pStyle w:val="XML1"/>
              <w:rPr>
                <w:del w:id="2022" w:author="aas" w:date="2013-10-14T02:06:00Z"/>
              </w:rPr>
            </w:pPr>
            <w:del w:id="2023" w:author="aas" w:date="2013-10-14T02:06:00Z">
              <w:r>
                <w:delText xml:space="preserve">          &lt;/xs:documentation&gt;</w:delText>
              </w:r>
            </w:del>
          </w:p>
          <w:p w14:paraId="61131C71" w14:textId="77777777" w:rsidR="00257D58" w:rsidRDefault="00257D58" w:rsidP="00257D58">
            <w:pPr>
              <w:pStyle w:val="XML1"/>
              <w:rPr>
                <w:del w:id="2024" w:author="aas" w:date="2013-10-14T02:06:00Z"/>
              </w:rPr>
            </w:pPr>
            <w:del w:id="2025" w:author="aas" w:date="2013-10-14T02:06:00Z">
              <w:r>
                <w:delText xml:space="preserve">        &lt;/xs:annotation&gt;</w:delText>
              </w:r>
            </w:del>
          </w:p>
          <w:p w14:paraId="35370ED1" w14:textId="77777777" w:rsidR="00257D58" w:rsidRDefault="00257D58" w:rsidP="00257D58">
            <w:pPr>
              <w:pStyle w:val="XML1"/>
              <w:rPr>
                <w:del w:id="2026" w:author="aas" w:date="2013-10-14T02:06:00Z"/>
              </w:rPr>
            </w:pPr>
            <w:del w:id="2027" w:author="aas" w:date="2013-10-14T02:06:00Z">
              <w:r>
                <w:delText xml:space="preserve">        &lt;xs:complexType&gt;</w:delText>
              </w:r>
            </w:del>
          </w:p>
          <w:p w14:paraId="1C4033C1" w14:textId="77777777" w:rsidR="00257D58" w:rsidRDefault="00257D58" w:rsidP="00257D58">
            <w:pPr>
              <w:pStyle w:val="XML1"/>
              <w:rPr>
                <w:del w:id="2028" w:author="aas" w:date="2013-10-14T02:06:00Z"/>
              </w:rPr>
            </w:pPr>
            <w:del w:id="2029" w:author="aas" w:date="2013-10-14T02:06:00Z">
              <w:r>
                <w:delText xml:space="preserve">          &lt;xs:sequence&gt;</w:delText>
              </w:r>
            </w:del>
          </w:p>
          <w:p w14:paraId="660E460F" w14:textId="77777777" w:rsidR="00257D58" w:rsidRDefault="00257D58" w:rsidP="00257D58">
            <w:pPr>
              <w:pStyle w:val="XML1"/>
              <w:rPr>
                <w:del w:id="2030" w:author="aas" w:date="2013-10-14T02:06:00Z"/>
              </w:rPr>
            </w:pPr>
            <w:del w:id="2031" w:author="aas" w:date="2013-10-14T02:06:00Z">
              <w:r>
                <w:delText xml:space="preserve">            &lt;xs:element name="controller" minOccurs="0" maxOccurs="unbounded"&gt;</w:delText>
              </w:r>
            </w:del>
          </w:p>
          <w:p w14:paraId="4CA28A36" w14:textId="77777777" w:rsidR="00257D58" w:rsidRDefault="00257D58" w:rsidP="00257D58">
            <w:pPr>
              <w:pStyle w:val="XML1"/>
              <w:rPr>
                <w:del w:id="2032" w:author="aas" w:date="2013-10-14T02:06:00Z"/>
              </w:rPr>
            </w:pPr>
            <w:del w:id="2033" w:author="aas" w:date="2013-10-14T02:06:00Z">
              <w:r>
                <w:delText xml:space="preserve">              &lt;xs:annotation&gt;</w:delText>
              </w:r>
            </w:del>
          </w:p>
          <w:p w14:paraId="129D0E84" w14:textId="77777777" w:rsidR="00257D58" w:rsidRDefault="00257D58" w:rsidP="00257D58">
            <w:pPr>
              <w:pStyle w:val="XML1"/>
              <w:rPr>
                <w:del w:id="2034" w:author="aas" w:date="2013-10-14T02:06:00Z"/>
              </w:rPr>
            </w:pPr>
            <w:del w:id="2035" w:author="aas" w:date="2013-10-14T02:06:00Z">
              <w:r>
                <w:delText xml:space="preserve">                &lt;xs:documentation&gt;</w:delText>
              </w:r>
            </w:del>
          </w:p>
          <w:p w14:paraId="2E4289B6" w14:textId="77777777" w:rsidR="00257D58" w:rsidRDefault="00257D58" w:rsidP="00257D58">
            <w:pPr>
              <w:pStyle w:val="XML1"/>
              <w:rPr>
                <w:del w:id="2036" w:author="aas" w:date="2013-10-14T02:06:00Z"/>
              </w:rPr>
            </w:pPr>
            <w:del w:id="2037" w:author="aas" w:date="2013-10-14T02:06:00Z">
              <w:r>
                <w:delText xml:space="preserve">                  The list of OpenFlow Controllers that are </w:delText>
              </w:r>
            </w:del>
          </w:p>
          <w:p w14:paraId="49A9E7F4" w14:textId="77777777" w:rsidR="00257D58" w:rsidRDefault="00257D58" w:rsidP="00257D58">
            <w:pPr>
              <w:pStyle w:val="XML1"/>
              <w:rPr>
                <w:del w:id="2038" w:author="aas" w:date="2013-10-14T02:06:00Z"/>
              </w:rPr>
            </w:pPr>
            <w:del w:id="2039" w:author="aas" w:date="2013-10-14T02:06:00Z">
              <w:r>
                <w:delText xml:space="preserve">                  assigned to the OpenFlow Logical Switch.  The switch MUST</w:delText>
              </w:r>
            </w:del>
          </w:p>
          <w:p w14:paraId="16345781" w14:textId="77777777" w:rsidR="00257D58" w:rsidRDefault="00257D58" w:rsidP="00257D58">
            <w:pPr>
              <w:pStyle w:val="XML1"/>
              <w:rPr>
                <w:del w:id="2040" w:author="aas" w:date="2013-10-14T02:06:00Z"/>
              </w:rPr>
            </w:pPr>
            <w:del w:id="2041" w:author="aas" w:date="2013-10-14T02:06:00Z">
              <w:r>
                <w:delText xml:space="preserve">                  NOT connect to any OpenFlow Controller that is not</w:delText>
              </w:r>
            </w:del>
          </w:p>
          <w:p w14:paraId="710DBDDC" w14:textId="77777777" w:rsidR="00257D58" w:rsidRDefault="00257D58" w:rsidP="00257D58">
            <w:pPr>
              <w:pStyle w:val="XML1"/>
              <w:rPr>
                <w:del w:id="2042" w:author="aas" w:date="2013-10-14T02:06:00Z"/>
              </w:rPr>
            </w:pPr>
            <w:del w:id="2043" w:author="aas" w:date="2013-10-14T02:06:00Z">
              <w:r>
                <w:delText xml:space="preserve">                  contained in this list.</w:delText>
              </w:r>
            </w:del>
          </w:p>
          <w:p w14:paraId="3739A47F" w14:textId="77777777" w:rsidR="00257D58" w:rsidRDefault="00257D58" w:rsidP="00257D58">
            <w:pPr>
              <w:pStyle w:val="XML1"/>
              <w:rPr>
                <w:del w:id="2044" w:author="aas" w:date="2013-10-14T02:06:00Z"/>
              </w:rPr>
            </w:pPr>
          </w:p>
          <w:p w14:paraId="3968747A" w14:textId="77777777" w:rsidR="00257D58" w:rsidRDefault="00257D58" w:rsidP="00257D58">
            <w:pPr>
              <w:pStyle w:val="XML1"/>
              <w:rPr>
                <w:del w:id="2045" w:author="aas" w:date="2013-10-14T02:06:00Z"/>
              </w:rPr>
            </w:pPr>
            <w:del w:id="2046" w:author="aas" w:date="2013-10-14T02:06:00Z">
              <w:r>
                <w:delText xml:space="preserve">                  NETCONF &amp;lt;edit-config&amp;gt; operations MUST be implemented as </w:delText>
              </w:r>
            </w:del>
          </w:p>
          <w:p w14:paraId="77494C13" w14:textId="77777777" w:rsidR="00257D58" w:rsidRDefault="00257D58" w:rsidP="00257D58">
            <w:pPr>
              <w:pStyle w:val="XML1"/>
              <w:rPr>
                <w:del w:id="2047" w:author="aas" w:date="2013-10-14T02:06:00Z"/>
              </w:rPr>
            </w:pPr>
            <w:del w:id="2048" w:author="aas" w:date="2013-10-14T02:06:00Z">
              <w:r>
                <w:delText xml:space="preserve">                  follows: </w:delText>
              </w:r>
            </w:del>
          </w:p>
          <w:p w14:paraId="51F87A59" w14:textId="77777777" w:rsidR="00257D58" w:rsidRDefault="00257D58" w:rsidP="00257D58">
            <w:pPr>
              <w:pStyle w:val="XML1"/>
              <w:rPr>
                <w:del w:id="2049" w:author="aas" w:date="2013-10-14T02:06:00Z"/>
              </w:rPr>
            </w:pPr>
          </w:p>
          <w:p w14:paraId="447A9581" w14:textId="77777777" w:rsidR="00257D58" w:rsidRDefault="00257D58" w:rsidP="00257D58">
            <w:pPr>
              <w:pStyle w:val="XML1"/>
              <w:rPr>
                <w:del w:id="2050" w:author="aas" w:date="2013-10-14T02:06:00Z"/>
              </w:rPr>
            </w:pPr>
            <w:del w:id="2051" w:author="aas" w:date="2013-10-14T02:06:00Z">
              <w:r>
                <w:delText xml:space="preserve">                  * The 'id' element MUST be present at all &amp;lt;edit-config&amp;gt;</w:delText>
              </w:r>
            </w:del>
          </w:p>
          <w:p w14:paraId="2DC6424B" w14:textId="77777777" w:rsidR="00257D58" w:rsidRDefault="00257D58" w:rsidP="00257D58">
            <w:pPr>
              <w:pStyle w:val="XML1"/>
              <w:rPr>
                <w:del w:id="2052" w:author="aas" w:date="2013-10-14T02:06:00Z"/>
              </w:rPr>
            </w:pPr>
            <w:del w:id="2053" w:author="aas" w:date="2013-10-14T02:06:00Z">
              <w:r>
                <w:delText xml:space="preserve">                  operations to identify the controller.</w:delText>
              </w:r>
            </w:del>
          </w:p>
          <w:p w14:paraId="29E9F537" w14:textId="77777777" w:rsidR="00257D58" w:rsidRDefault="00257D58" w:rsidP="00257D58">
            <w:pPr>
              <w:pStyle w:val="XML1"/>
              <w:rPr>
                <w:del w:id="2054" w:author="aas" w:date="2013-10-14T02:06:00Z"/>
              </w:rPr>
            </w:pPr>
            <w:del w:id="2055" w:author="aas" w:date="2013-10-14T02:06:00Z">
              <w:r>
                <w:delText xml:space="preserve">                  * If the operation is 'merge' or 'replace', the element</w:delText>
              </w:r>
            </w:del>
          </w:p>
          <w:p w14:paraId="0F70FAC7" w14:textId="77777777" w:rsidR="00257D58" w:rsidRDefault="00257D58" w:rsidP="00257D58">
            <w:pPr>
              <w:pStyle w:val="XML1"/>
              <w:rPr>
                <w:del w:id="2056" w:author="aas" w:date="2013-10-14T02:06:00Z"/>
              </w:rPr>
            </w:pPr>
            <w:del w:id="2057" w:author="aas" w:date="2013-10-14T02:06:00Z">
              <w:r>
                <w:delText xml:space="preserve">                  is created if it does not exist, and its value is set</w:delText>
              </w:r>
            </w:del>
          </w:p>
          <w:p w14:paraId="7C5155D1" w14:textId="77777777" w:rsidR="00257D58" w:rsidRDefault="00257D58" w:rsidP="00257D58">
            <w:pPr>
              <w:pStyle w:val="XML1"/>
              <w:rPr>
                <w:del w:id="2058" w:author="aas" w:date="2013-10-14T02:06:00Z"/>
              </w:rPr>
            </w:pPr>
            <w:del w:id="2059" w:author="aas" w:date="2013-10-14T02:06:00Z">
              <w:r>
                <w:delText xml:space="preserve">                  to the value found in the XML RPC data.</w:delText>
              </w:r>
            </w:del>
          </w:p>
          <w:p w14:paraId="5756359A" w14:textId="77777777" w:rsidR="00257D58" w:rsidRDefault="00257D58" w:rsidP="00257D58">
            <w:pPr>
              <w:pStyle w:val="XML1"/>
              <w:rPr>
                <w:del w:id="2060" w:author="aas" w:date="2013-10-14T02:06:00Z"/>
              </w:rPr>
            </w:pPr>
            <w:del w:id="2061" w:author="aas" w:date="2013-10-14T02:06:00Z">
              <w:r>
                <w:delText xml:space="preserve">                  * If the operation is 'create', the element is created if</w:delText>
              </w:r>
            </w:del>
          </w:p>
          <w:p w14:paraId="21532665" w14:textId="77777777" w:rsidR="00257D58" w:rsidRDefault="00257D58" w:rsidP="00257D58">
            <w:pPr>
              <w:pStyle w:val="XML1"/>
              <w:rPr>
                <w:del w:id="2062" w:author="aas" w:date="2013-10-14T02:06:00Z"/>
              </w:rPr>
            </w:pPr>
            <w:del w:id="2063" w:author="aas" w:date="2013-10-14T02:06:00Z">
              <w:r>
                <w:delText xml:space="preserve">                  it does not exist. If the element already exists, a</w:delText>
              </w:r>
            </w:del>
          </w:p>
          <w:p w14:paraId="0DF4B52E" w14:textId="77777777" w:rsidR="00257D58" w:rsidRDefault="00257D58" w:rsidP="00257D58">
            <w:pPr>
              <w:pStyle w:val="XML1"/>
              <w:rPr>
                <w:del w:id="2064" w:author="aas" w:date="2013-10-14T02:06:00Z"/>
              </w:rPr>
            </w:pPr>
            <w:del w:id="2065"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66" w:author="aas" w:date="2013-10-14T02:06:00Z"/>
              </w:rPr>
            </w:pPr>
            <w:del w:id="2067" w:author="aas" w:date="2013-10-14T02:06:00Z">
              <w:r>
                <w:delText xml:space="preserve">                  * If the operation is 'delete', the element is deleted if</w:delText>
              </w:r>
            </w:del>
          </w:p>
          <w:p w14:paraId="03A216D2" w14:textId="77777777" w:rsidR="00257D58" w:rsidRDefault="00257D58" w:rsidP="00257D58">
            <w:pPr>
              <w:pStyle w:val="XML1"/>
              <w:rPr>
                <w:del w:id="2068" w:author="aas" w:date="2013-10-14T02:06:00Z"/>
              </w:rPr>
            </w:pPr>
            <w:del w:id="2069" w:author="aas" w:date="2013-10-14T02:06:00Z">
              <w:r>
                <w:delText xml:space="preserve">                  it exists. If the element does not exist, a </w:delText>
              </w:r>
            </w:del>
          </w:p>
          <w:p w14:paraId="7C522677" w14:textId="77777777" w:rsidR="00257D58" w:rsidRDefault="00257D58" w:rsidP="00257D58">
            <w:pPr>
              <w:pStyle w:val="XML1"/>
              <w:rPr>
                <w:del w:id="2070" w:author="aas" w:date="2013-10-14T02:06:00Z"/>
              </w:rPr>
            </w:pPr>
            <w:del w:id="2071"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2" w:author="aas" w:date="2013-10-14T02:06:00Z"/>
              </w:rPr>
            </w:pPr>
            <w:del w:id="2073" w:author="aas" w:date="2013-10-14T02:06:00Z">
              <w:r>
                <w:delText xml:space="preserve">                &lt;/xs:documentation&gt;</w:delText>
              </w:r>
            </w:del>
          </w:p>
          <w:p w14:paraId="244ED8BA" w14:textId="77777777" w:rsidR="00257D58" w:rsidRDefault="00257D58" w:rsidP="00257D58">
            <w:pPr>
              <w:pStyle w:val="XML1"/>
              <w:rPr>
                <w:del w:id="2074" w:author="aas" w:date="2013-10-14T02:06:00Z"/>
              </w:rPr>
            </w:pPr>
            <w:del w:id="2075" w:author="aas" w:date="2013-10-14T02:06:00Z">
              <w:r>
                <w:delText xml:space="preserve">              &lt;/xs:annotation&gt;</w:delText>
              </w:r>
            </w:del>
          </w:p>
          <w:p w14:paraId="7FDD2352" w14:textId="77777777" w:rsidR="00257D58" w:rsidRDefault="00257D58" w:rsidP="00257D58">
            <w:pPr>
              <w:pStyle w:val="XML1"/>
              <w:rPr>
                <w:del w:id="2076" w:author="aas" w:date="2013-10-14T02:06:00Z"/>
              </w:rPr>
            </w:pPr>
            <w:del w:id="2077" w:author="aas" w:date="2013-10-14T02:06:00Z">
              <w:r>
                <w:delText xml:space="preserve">              &lt;xs:complexType&gt;</w:delText>
              </w:r>
            </w:del>
          </w:p>
          <w:p w14:paraId="61A0F321" w14:textId="77777777" w:rsidR="00257D58" w:rsidRDefault="00257D58" w:rsidP="00257D58">
            <w:pPr>
              <w:pStyle w:val="XML1"/>
              <w:rPr>
                <w:del w:id="2078" w:author="aas" w:date="2013-10-14T02:06:00Z"/>
              </w:rPr>
            </w:pPr>
            <w:del w:id="2079" w:author="aas" w:date="2013-10-14T02:06:00Z">
              <w:r>
                <w:delText xml:space="preserve">                &lt;xs:sequence&gt;</w:delText>
              </w:r>
            </w:del>
          </w:p>
          <w:p w14:paraId="769C1A04" w14:textId="77777777" w:rsidR="00257D58" w:rsidRDefault="00257D58" w:rsidP="00257D58">
            <w:pPr>
              <w:pStyle w:val="XML1"/>
              <w:rPr>
                <w:del w:id="2080" w:author="aas" w:date="2013-10-14T02:06:00Z"/>
              </w:rPr>
            </w:pPr>
            <w:del w:id="2081" w:author="aas" w:date="2013-10-14T02:06:00Z">
              <w:r>
                <w:delText xml:space="preserve">                  &lt;xs:group ref="OFControllerType"/&gt;</w:delText>
              </w:r>
            </w:del>
          </w:p>
          <w:p w14:paraId="5D9F1445" w14:textId="77777777" w:rsidR="00257D58" w:rsidRDefault="00257D58" w:rsidP="00257D58">
            <w:pPr>
              <w:pStyle w:val="XML1"/>
              <w:rPr>
                <w:del w:id="2082" w:author="aas" w:date="2013-10-14T02:06:00Z"/>
              </w:rPr>
            </w:pPr>
            <w:del w:id="2083" w:author="aas" w:date="2013-10-14T02:06:00Z">
              <w:r>
                <w:delText xml:space="preserve">                &lt;/xs:sequence&gt;</w:delText>
              </w:r>
            </w:del>
          </w:p>
          <w:p w14:paraId="3AD98EFB" w14:textId="77777777" w:rsidR="00257D58" w:rsidRDefault="00257D58" w:rsidP="00257D58">
            <w:pPr>
              <w:pStyle w:val="XML1"/>
              <w:rPr>
                <w:del w:id="2084" w:author="aas" w:date="2013-10-14T02:06:00Z"/>
              </w:rPr>
            </w:pPr>
            <w:del w:id="2085" w:author="aas" w:date="2013-10-14T02:06:00Z">
              <w:r>
                <w:delText xml:space="preserve">              &lt;/xs:complexType&gt;</w:delText>
              </w:r>
            </w:del>
          </w:p>
          <w:p w14:paraId="474F0CF3" w14:textId="77777777" w:rsidR="00257D58" w:rsidRDefault="00257D58" w:rsidP="00257D58">
            <w:pPr>
              <w:pStyle w:val="XML1"/>
              <w:rPr>
                <w:del w:id="2086" w:author="aas" w:date="2013-10-14T02:06:00Z"/>
              </w:rPr>
            </w:pPr>
            <w:del w:id="2087" w:author="aas" w:date="2013-10-14T02:06:00Z">
              <w:r>
                <w:delText xml:space="preserve">            &lt;/xs:element&gt;</w:delText>
              </w:r>
            </w:del>
          </w:p>
          <w:p w14:paraId="3EB090FB" w14:textId="77777777" w:rsidR="00257D58" w:rsidRDefault="00257D58" w:rsidP="00257D58">
            <w:pPr>
              <w:pStyle w:val="XML1"/>
              <w:rPr>
                <w:del w:id="2088" w:author="aas" w:date="2013-10-14T02:06:00Z"/>
              </w:rPr>
            </w:pPr>
            <w:del w:id="2089" w:author="aas" w:date="2013-10-14T02:06:00Z">
              <w:r>
                <w:delText xml:space="preserve">          &lt;/xs:sequence&gt;</w:delText>
              </w:r>
            </w:del>
          </w:p>
          <w:p w14:paraId="16B6CAB2" w14:textId="77777777" w:rsidR="00257D58" w:rsidRDefault="00257D58" w:rsidP="00257D58">
            <w:pPr>
              <w:pStyle w:val="XML1"/>
              <w:rPr>
                <w:del w:id="2090" w:author="aas" w:date="2013-10-14T02:06:00Z"/>
              </w:rPr>
            </w:pPr>
            <w:del w:id="2091" w:author="aas" w:date="2013-10-14T02:06:00Z">
              <w:r>
                <w:delText xml:space="preserve">        &lt;/xs:complexType&gt;</w:delText>
              </w:r>
            </w:del>
          </w:p>
          <w:p w14:paraId="7D8ADC83" w14:textId="77777777" w:rsidR="00257D58" w:rsidRDefault="00257D58" w:rsidP="00257D58">
            <w:pPr>
              <w:pStyle w:val="XML1"/>
              <w:rPr>
                <w:del w:id="2092" w:author="aas" w:date="2013-10-14T02:06:00Z"/>
              </w:rPr>
            </w:pPr>
            <w:del w:id="2093" w:author="aas" w:date="2013-10-14T02:06:00Z">
              <w:r>
                <w:delText xml:space="preserve">        &lt;xs:key name="key_controllers_controller"&gt;</w:delText>
              </w:r>
            </w:del>
          </w:p>
          <w:p w14:paraId="533A833A" w14:textId="77777777" w:rsidR="00257D58" w:rsidRDefault="00257D58" w:rsidP="00257D58">
            <w:pPr>
              <w:pStyle w:val="XML1"/>
              <w:rPr>
                <w:del w:id="2094" w:author="aas" w:date="2013-10-14T02:06:00Z"/>
              </w:rPr>
            </w:pPr>
            <w:del w:id="2095" w:author="aas" w:date="2013-10-14T02:06:00Z">
              <w:r>
                <w:delText xml:space="preserve">          &lt;xs:selector xpath="of11-config:controller"/&gt;</w:delText>
              </w:r>
            </w:del>
          </w:p>
          <w:p w14:paraId="06C928CE" w14:textId="77777777" w:rsidR="00257D58" w:rsidRDefault="00257D58" w:rsidP="00257D58">
            <w:pPr>
              <w:pStyle w:val="XML1"/>
              <w:rPr>
                <w:del w:id="2096" w:author="aas" w:date="2013-10-14T02:06:00Z"/>
              </w:rPr>
            </w:pPr>
            <w:del w:id="2097" w:author="aas" w:date="2013-10-14T02:06:00Z">
              <w:r>
                <w:delText xml:space="preserve">          &lt;xs:field xpath="of11-config:id"/&gt;</w:delText>
              </w:r>
            </w:del>
          </w:p>
          <w:p w14:paraId="6E2F2D6A" w14:textId="77777777" w:rsidR="00257D58" w:rsidRDefault="00257D58" w:rsidP="00257D58">
            <w:pPr>
              <w:pStyle w:val="XML1"/>
              <w:rPr>
                <w:del w:id="2098" w:author="aas" w:date="2013-10-14T02:06:00Z"/>
              </w:rPr>
            </w:pPr>
            <w:del w:id="2099" w:author="aas" w:date="2013-10-14T02:06:00Z">
              <w:r>
                <w:delText xml:space="preserve">        &lt;/xs:key&gt;</w:delText>
              </w:r>
            </w:del>
          </w:p>
          <w:p w14:paraId="22EE3FC2" w14:textId="77777777" w:rsidR="00257D58" w:rsidRDefault="00257D58" w:rsidP="00257D58">
            <w:pPr>
              <w:pStyle w:val="XML1"/>
              <w:rPr>
                <w:del w:id="2100" w:author="aas" w:date="2013-10-14T02:06:00Z"/>
              </w:rPr>
            </w:pPr>
            <w:del w:id="2101" w:author="aas" w:date="2013-10-14T02:06:00Z">
              <w:r>
                <w:delText xml:space="preserve">      &lt;/xs:element&gt;</w:delText>
              </w:r>
            </w:del>
          </w:p>
          <w:p w14:paraId="2910BFE2" w14:textId="77777777" w:rsidR="00257D58" w:rsidRDefault="00257D58" w:rsidP="00257D58">
            <w:pPr>
              <w:pStyle w:val="XML1"/>
              <w:rPr>
                <w:del w:id="2102" w:author="aas" w:date="2013-10-14T02:06:00Z"/>
              </w:rPr>
            </w:pPr>
            <w:del w:id="2103" w:author="aas" w:date="2013-10-14T02:06:00Z">
              <w:r>
                <w:delText xml:space="preserve">      &lt;xs:element name="resources"&gt;</w:delText>
              </w:r>
            </w:del>
          </w:p>
          <w:p w14:paraId="029E02BE" w14:textId="77777777" w:rsidR="00257D58" w:rsidRDefault="00257D58" w:rsidP="00257D58">
            <w:pPr>
              <w:pStyle w:val="XML1"/>
              <w:rPr>
                <w:del w:id="2104" w:author="aas" w:date="2013-10-14T02:06:00Z"/>
              </w:rPr>
            </w:pPr>
            <w:del w:id="2105" w:author="aas" w:date="2013-10-14T02:06:00Z">
              <w:r>
                <w:delText xml:space="preserve">        &lt;xs:annotation&gt;</w:delText>
              </w:r>
            </w:del>
          </w:p>
          <w:p w14:paraId="02DBEB00" w14:textId="77777777" w:rsidR="00257D58" w:rsidRDefault="00257D58" w:rsidP="00257D58">
            <w:pPr>
              <w:pStyle w:val="XML1"/>
              <w:rPr>
                <w:del w:id="2106" w:author="aas" w:date="2013-10-14T02:06:00Z"/>
              </w:rPr>
            </w:pPr>
            <w:del w:id="2107" w:author="aas" w:date="2013-10-14T02:06:00Z">
              <w:r>
                <w:delText xml:space="preserve">          &lt;xs:documentation&gt;</w:delText>
              </w:r>
            </w:del>
          </w:p>
          <w:p w14:paraId="49D3066A" w14:textId="77777777" w:rsidR="00257D58" w:rsidRDefault="00257D58" w:rsidP="00257D58">
            <w:pPr>
              <w:pStyle w:val="XML1"/>
              <w:rPr>
                <w:del w:id="2108" w:author="aas" w:date="2013-10-14T02:06:00Z"/>
              </w:rPr>
            </w:pPr>
            <w:del w:id="2109" w:author="aas" w:date="2013-10-14T02:06:00Z">
              <w:r>
                <w:delText xml:space="preserve">            The list of identifiers of all resources of the</w:delText>
              </w:r>
            </w:del>
          </w:p>
          <w:p w14:paraId="3FA9EFD0" w14:textId="77777777" w:rsidR="00257D58" w:rsidRDefault="00257D58" w:rsidP="00257D58">
            <w:pPr>
              <w:pStyle w:val="XML1"/>
              <w:rPr>
                <w:del w:id="2110" w:author="aas" w:date="2013-10-14T02:06:00Z"/>
              </w:rPr>
            </w:pPr>
            <w:del w:id="2111" w:author="aas" w:date="2013-10-14T02:06:00Z">
              <w:r>
                <w:delText xml:space="preserve">            OpenFlow Capable Switch that the OpenFlow Logical Switch</w:delText>
              </w:r>
            </w:del>
          </w:p>
          <w:p w14:paraId="7561D28E" w14:textId="77777777" w:rsidR="00257D58" w:rsidRDefault="00257D58" w:rsidP="00257D58">
            <w:pPr>
              <w:pStyle w:val="XML1"/>
              <w:rPr>
                <w:del w:id="2112" w:author="aas" w:date="2013-10-14T02:06:00Z"/>
              </w:rPr>
            </w:pPr>
            <w:del w:id="2113" w:author="aas" w:date="2013-10-14T02:06:00Z">
              <w:r>
                <w:delText xml:space="preserve">            has exclusive or non-exclusive access to.  A resource is </w:delText>
              </w:r>
            </w:del>
          </w:p>
          <w:p w14:paraId="44D7832D" w14:textId="77777777" w:rsidR="00257D58" w:rsidRDefault="00257D58" w:rsidP="00257D58">
            <w:pPr>
              <w:pStyle w:val="XML1"/>
              <w:rPr>
                <w:del w:id="2114" w:author="aas" w:date="2013-10-14T02:06:00Z"/>
              </w:rPr>
            </w:pPr>
            <w:del w:id="2115" w:author="aas" w:date="2013-10-14T02:06:00Z">
              <w:r>
                <w:delText xml:space="preserve">            identified by the value of its resource-identifier element.</w:delText>
              </w:r>
            </w:del>
          </w:p>
          <w:p w14:paraId="1AD03D47" w14:textId="77777777" w:rsidR="00257D58" w:rsidRDefault="00257D58" w:rsidP="00257D58">
            <w:pPr>
              <w:pStyle w:val="XML1"/>
              <w:rPr>
                <w:del w:id="2116" w:author="aas" w:date="2013-10-14T02:06:00Z"/>
              </w:rPr>
            </w:pPr>
            <w:del w:id="2117" w:author="aas" w:date="2013-10-14T02:06:00Z">
              <w:r>
                <w:delText xml:space="preserve">            For each resource identifier value in this list, there MUST</w:delText>
              </w:r>
            </w:del>
          </w:p>
          <w:p w14:paraId="41CB7DCC" w14:textId="77777777" w:rsidR="00257D58" w:rsidRDefault="00257D58" w:rsidP="00257D58">
            <w:pPr>
              <w:pStyle w:val="XML1"/>
              <w:rPr>
                <w:del w:id="2118" w:author="aas" w:date="2013-10-14T02:06:00Z"/>
              </w:rPr>
            </w:pPr>
            <w:del w:id="2119" w:author="aas" w:date="2013-10-14T02:06:00Z">
              <w:r>
                <w:delText xml:space="preserve">            be an element with a matching resource identifier value in </w:delText>
              </w:r>
            </w:del>
          </w:p>
          <w:p w14:paraId="36A5CD02" w14:textId="77777777" w:rsidR="00257D58" w:rsidRDefault="00257D58" w:rsidP="00257D58">
            <w:pPr>
              <w:pStyle w:val="XML1"/>
              <w:rPr>
                <w:del w:id="2120" w:author="aas" w:date="2013-10-14T02:06:00Z"/>
              </w:rPr>
            </w:pPr>
            <w:del w:id="2121" w:author="aas" w:date="2013-10-14T02:06:00Z">
              <w:r>
                <w:delText xml:space="preserve">            the resources list of the OpenFlow Capable Switch.</w:delText>
              </w:r>
            </w:del>
          </w:p>
          <w:p w14:paraId="11B68DA9" w14:textId="77777777" w:rsidR="00257D58" w:rsidRDefault="00257D58" w:rsidP="00257D58">
            <w:pPr>
              <w:pStyle w:val="XML1"/>
              <w:rPr>
                <w:del w:id="2122" w:author="aas" w:date="2013-10-14T02:06:00Z"/>
              </w:rPr>
            </w:pPr>
            <w:del w:id="2123" w:author="aas" w:date="2013-10-14T02:06:00Z">
              <w:r>
                <w:delText xml:space="preserve">                  </w:delText>
              </w:r>
            </w:del>
          </w:p>
          <w:p w14:paraId="23654E42" w14:textId="77777777" w:rsidR="00257D58" w:rsidRDefault="00257D58" w:rsidP="00257D58">
            <w:pPr>
              <w:pStyle w:val="XML1"/>
              <w:rPr>
                <w:del w:id="2124" w:author="aas" w:date="2013-10-14T02:06:00Z"/>
              </w:rPr>
            </w:pPr>
            <w:del w:id="2125" w:author="aas" w:date="2013-10-14T02:06:00Z">
              <w:r>
                <w:delText xml:space="preserve">            Identifiers of this list are contained in elements</w:delText>
              </w:r>
            </w:del>
          </w:p>
          <w:p w14:paraId="007806DB" w14:textId="77777777" w:rsidR="00257D58" w:rsidRDefault="00257D58" w:rsidP="00257D58">
            <w:pPr>
              <w:pStyle w:val="XML1"/>
              <w:rPr>
                <w:del w:id="2126" w:author="aas" w:date="2013-10-14T02:06:00Z"/>
              </w:rPr>
            </w:pPr>
            <w:del w:id="2127" w:author="aas" w:date="2013-10-14T02:06:00Z">
              <w:r>
                <w:delText xml:space="preserve">            indicating the type of resource: 'port', 'queue',</w:delText>
              </w:r>
            </w:del>
          </w:p>
          <w:p w14:paraId="17ABC0F9" w14:textId="77777777" w:rsidR="00257D58" w:rsidRDefault="00257D58" w:rsidP="00257D58">
            <w:pPr>
              <w:pStyle w:val="XML1"/>
              <w:rPr>
                <w:del w:id="2128" w:author="aas" w:date="2013-10-14T02:06:00Z"/>
              </w:rPr>
            </w:pPr>
            <w:del w:id="2129" w:author="aas" w:date="2013-10-14T02:06:00Z">
              <w:r>
                <w:delText xml:space="preserve">            'certificate', or 'flow-table'.  Depending on the type,</w:delText>
              </w:r>
            </w:del>
          </w:p>
          <w:p w14:paraId="3316D9E4" w14:textId="77777777" w:rsidR="00257D58" w:rsidRDefault="00257D58" w:rsidP="00257D58">
            <w:pPr>
              <w:pStyle w:val="XML1"/>
              <w:rPr>
                <w:del w:id="2130" w:author="aas" w:date="2013-10-14T02:06:00Z"/>
              </w:rPr>
            </w:pPr>
            <w:del w:id="2131" w:author="aas" w:date="2013-10-14T02:06:00Z">
              <w:r>
                <w:delText xml:space="preserve">            different constraints apply.  These are specified in</w:delText>
              </w:r>
            </w:del>
          </w:p>
          <w:p w14:paraId="0EB1BF1C" w14:textId="77777777" w:rsidR="00257D58" w:rsidRDefault="00257D58" w:rsidP="00257D58">
            <w:pPr>
              <w:pStyle w:val="XML1"/>
              <w:rPr>
                <w:del w:id="2132" w:author="aas" w:date="2013-10-14T02:06:00Z"/>
              </w:rPr>
            </w:pPr>
            <w:del w:id="2133" w:author="aas" w:date="2013-10-14T02:06:00Z">
              <w:r>
                <w:delText xml:space="preserve">            separate descriptions per type.</w:delText>
              </w:r>
            </w:del>
          </w:p>
          <w:p w14:paraId="53FD44A3" w14:textId="77777777" w:rsidR="00257D58" w:rsidRDefault="00257D58" w:rsidP="00257D58">
            <w:pPr>
              <w:pStyle w:val="XML1"/>
              <w:rPr>
                <w:del w:id="2134" w:author="aas" w:date="2013-10-14T02:06:00Z"/>
              </w:rPr>
            </w:pPr>
          </w:p>
          <w:p w14:paraId="363F10E5" w14:textId="77777777" w:rsidR="0079721D" w:rsidRDefault="00257D58">
            <w:pPr>
              <w:pStyle w:val="XML1"/>
              <w:rPr>
                <w:del w:id="2135" w:author="aas" w:date="2013-10-14T02:06:00Z"/>
              </w:rPr>
            </w:pPr>
            <w:del w:id="2136"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37" w:author="aas" w:date="2013-10-14T02:06:00Z"/>
              </w:rPr>
            </w:pPr>
            <w:del w:id="2138"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39" w:author="aas" w:date="2013-10-14T02:06:00Z"/>
              </w:rPr>
            </w:pPr>
            <w:del w:id="2140" w:author="aas" w:date="2013-10-14T02:06:00Z">
              <w:r>
                <w:delText xml:space="preserve">            </w:delText>
              </w:r>
              <w:r w:rsidR="00257D58">
                <w:delText>&amp;lt;get&amp;gt; or &amp;lt;get-config&amp;gt;</w:delText>
              </w:r>
            </w:del>
          </w:p>
          <w:p w14:paraId="669D9AEC" w14:textId="77777777" w:rsidR="00257D58" w:rsidRDefault="00257D58">
            <w:pPr>
              <w:pStyle w:val="XML1"/>
              <w:rPr>
                <w:del w:id="2141" w:author="aas" w:date="2013-10-14T02:06:00Z"/>
              </w:rPr>
            </w:pPr>
            <w:del w:id="2142" w:author="aas" w:date="2013-10-14T02:06:00Z">
              <w:r>
                <w:delText xml:space="preserve">            operations. </w:delText>
              </w:r>
            </w:del>
          </w:p>
          <w:p w14:paraId="474D4B4A" w14:textId="77777777" w:rsidR="00257D58" w:rsidRDefault="00257D58" w:rsidP="00257D58">
            <w:pPr>
              <w:pStyle w:val="XML1"/>
              <w:rPr>
                <w:del w:id="2143" w:author="aas" w:date="2013-10-14T02:06:00Z"/>
              </w:rPr>
            </w:pPr>
            <w:del w:id="2144" w:author="aas" w:date="2013-10-14T02:06:00Z">
              <w:r>
                <w:delText xml:space="preserve">          &lt;/xs:documentation&gt;</w:delText>
              </w:r>
            </w:del>
          </w:p>
          <w:p w14:paraId="7B4E43E0" w14:textId="77777777" w:rsidR="00257D58" w:rsidRDefault="00257D58" w:rsidP="00257D58">
            <w:pPr>
              <w:pStyle w:val="XML1"/>
              <w:rPr>
                <w:del w:id="2145" w:author="aas" w:date="2013-10-14T02:06:00Z"/>
              </w:rPr>
            </w:pPr>
            <w:del w:id="2146" w:author="aas" w:date="2013-10-14T02:06:00Z">
              <w:r>
                <w:delText xml:space="preserve">        &lt;/xs:annotation&gt;</w:delText>
              </w:r>
            </w:del>
          </w:p>
          <w:p w14:paraId="048EDB18" w14:textId="77777777" w:rsidR="00257D58" w:rsidRDefault="00257D58" w:rsidP="00257D58">
            <w:pPr>
              <w:pStyle w:val="XML1"/>
              <w:rPr>
                <w:del w:id="2147" w:author="aas" w:date="2013-10-14T02:06:00Z"/>
              </w:rPr>
            </w:pPr>
            <w:del w:id="2148" w:author="aas" w:date="2013-10-14T02:06:00Z">
              <w:r>
                <w:delText xml:space="preserve">        &lt;xs:complexType&gt;</w:delText>
              </w:r>
            </w:del>
          </w:p>
          <w:p w14:paraId="7777DECA" w14:textId="77777777" w:rsidR="00257D58" w:rsidRDefault="00257D58" w:rsidP="00257D58">
            <w:pPr>
              <w:pStyle w:val="XML1"/>
              <w:rPr>
                <w:del w:id="2149" w:author="aas" w:date="2013-10-14T02:06:00Z"/>
              </w:rPr>
            </w:pPr>
            <w:del w:id="2150" w:author="aas" w:date="2013-10-14T02:06:00Z">
              <w:r>
                <w:delText xml:space="preserve">          &lt;xs:sequence&gt;</w:delText>
              </w:r>
            </w:del>
          </w:p>
          <w:p w14:paraId="4CAAD8A1" w14:textId="77777777" w:rsidR="00257D58" w:rsidRDefault="00257D58" w:rsidP="00257D58">
            <w:pPr>
              <w:pStyle w:val="XML1"/>
              <w:rPr>
                <w:del w:id="2151" w:author="aas" w:date="2013-10-14T02:06:00Z"/>
              </w:rPr>
            </w:pPr>
            <w:del w:id="2152" w:author="aas" w:date="2013-10-14T02:06:00Z">
              <w:r>
                <w:delText xml:space="preserve">            &lt;xs:element name="port" minOccurs="0" maxOccurs="unbounded"&gt;</w:delText>
              </w:r>
            </w:del>
          </w:p>
          <w:p w14:paraId="51456C08" w14:textId="77777777" w:rsidR="00257D58" w:rsidRDefault="00257D58" w:rsidP="00257D58">
            <w:pPr>
              <w:pStyle w:val="XML1"/>
              <w:rPr>
                <w:del w:id="2153" w:author="aas" w:date="2013-10-14T02:06:00Z"/>
              </w:rPr>
            </w:pPr>
            <w:del w:id="2154" w:author="aas" w:date="2013-10-14T02:06:00Z">
              <w:r>
                <w:delText xml:space="preserve">              &lt;xs:annotation&gt;</w:delText>
              </w:r>
            </w:del>
          </w:p>
          <w:p w14:paraId="6F4E5D0C" w14:textId="77777777" w:rsidR="00257D58" w:rsidRDefault="00257D58" w:rsidP="00257D58">
            <w:pPr>
              <w:pStyle w:val="XML1"/>
              <w:rPr>
                <w:del w:id="2155" w:author="aas" w:date="2013-10-14T02:06:00Z"/>
              </w:rPr>
            </w:pPr>
            <w:del w:id="2156" w:author="aas" w:date="2013-10-14T02:06:00Z">
              <w:r>
                <w:delText xml:space="preserve">                &lt;xs:documentation&gt;</w:delText>
              </w:r>
            </w:del>
          </w:p>
          <w:p w14:paraId="2C549603" w14:textId="77777777" w:rsidR="00257D58" w:rsidRDefault="00257D58" w:rsidP="00257D58">
            <w:pPr>
              <w:pStyle w:val="XML1"/>
              <w:rPr>
                <w:del w:id="2157" w:author="aas" w:date="2013-10-14T02:06:00Z"/>
              </w:rPr>
            </w:pPr>
            <w:del w:id="2158" w:author="aas" w:date="2013-10-14T02:06:00Z">
              <w:r>
                <w:delText xml:space="preserve">                  A resource identifier of a port of the </w:delText>
              </w:r>
            </w:del>
          </w:p>
          <w:p w14:paraId="440BC649" w14:textId="77777777" w:rsidR="00257D58" w:rsidRDefault="00257D58" w:rsidP="00257D58">
            <w:pPr>
              <w:pStyle w:val="XML1"/>
              <w:rPr>
                <w:del w:id="2159" w:author="aas" w:date="2013-10-14T02:06:00Z"/>
              </w:rPr>
            </w:pPr>
            <w:del w:id="2160" w:author="aas" w:date="2013-10-14T02:06:00Z">
              <w:r>
                <w:delText xml:space="preserve">                  OpenFlow Capable Switch that the OpenFlow Logical Switch</w:delText>
              </w:r>
            </w:del>
          </w:p>
          <w:p w14:paraId="12C2A627" w14:textId="77777777" w:rsidR="00257D58" w:rsidRDefault="00257D58" w:rsidP="00257D58">
            <w:pPr>
              <w:pStyle w:val="XML1"/>
              <w:rPr>
                <w:del w:id="2161" w:author="aas" w:date="2013-10-14T02:06:00Z"/>
              </w:rPr>
            </w:pPr>
            <w:del w:id="2162" w:author="aas" w:date="2013-10-14T02:06:00Z">
              <w:r>
                <w:delText xml:space="preserve">                  has exclusive access to.</w:delText>
              </w:r>
            </w:del>
          </w:p>
          <w:p w14:paraId="506CF285" w14:textId="77777777" w:rsidR="00257D58" w:rsidRDefault="00257D58" w:rsidP="00257D58">
            <w:pPr>
              <w:pStyle w:val="XML1"/>
              <w:rPr>
                <w:del w:id="2163" w:author="aas" w:date="2013-10-14T02:06:00Z"/>
              </w:rPr>
            </w:pPr>
          </w:p>
          <w:p w14:paraId="7EA0B5AC" w14:textId="77777777" w:rsidR="00257D58" w:rsidRDefault="00257D58" w:rsidP="00257D58">
            <w:pPr>
              <w:pStyle w:val="XML1"/>
              <w:rPr>
                <w:del w:id="2164" w:author="aas" w:date="2013-10-14T02:06:00Z"/>
              </w:rPr>
            </w:pPr>
            <w:del w:id="2165" w:author="aas" w:date="2013-10-14T02:06:00Z">
              <w:r>
                <w:delText xml:space="preserve">                  The elements in this list MUST refer to elements at the</w:delText>
              </w:r>
            </w:del>
          </w:p>
          <w:p w14:paraId="7666941F" w14:textId="77777777" w:rsidR="00257D58" w:rsidRDefault="00257D58" w:rsidP="00257D58">
            <w:pPr>
              <w:pStyle w:val="XML1"/>
              <w:rPr>
                <w:del w:id="2166" w:author="aas" w:date="2013-10-14T02:06:00Z"/>
              </w:rPr>
            </w:pPr>
            <w:del w:id="2167" w:author="aas" w:date="2013-10-14T02:06:00Z">
              <w:r>
                <w:delText xml:space="preserve">                  following path:</w:delText>
              </w:r>
            </w:del>
          </w:p>
          <w:p w14:paraId="584D6737" w14:textId="77777777" w:rsidR="00257D58" w:rsidRDefault="00257D58" w:rsidP="00257D58">
            <w:pPr>
              <w:pStyle w:val="XML1"/>
              <w:rPr>
                <w:del w:id="2168" w:author="aas" w:date="2013-10-14T02:06:00Z"/>
              </w:rPr>
            </w:pPr>
            <w:del w:id="2169" w:author="aas" w:date="2013-10-14T02:06:00Z">
              <w:r>
                <w:delText xml:space="preserve">                  /capable-switch/resources/port/resource-id</w:delText>
              </w:r>
            </w:del>
          </w:p>
          <w:p w14:paraId="2C7D8FDC" w14:textId="77777777" w:rsidR="00257D58" w:rsidRDefault="00257D58" w:rsidP="00257D58">
            <w:pPr>
              <w:pStyle w:val="XML1"/>
              <w:rPr>
                <w:del w:id="2170" w:author="aas" w:date="2013-10-14T02:06:00Z"/>
              </w:rPr>
            </w:pPr>
          </w:p>
          <w:p w14:paraId="6804AD75" w14:textId="77777777" w:rsidR="00257D58" w:rsidRDefault="00257D58" w:rsidP="00257D58">
            <w:pPr>
              <w:pStyle w:val="XML1"/>
              <w:rPr>
                <w:del w:id="2171" w:author="aas" w:date="2013-10-14T02:06:00Z"/>
              </w:rPr>
            </w:pPr>
            <w:del w:id="2172" w:author="aas" w:date="2013-10-14T02:06:00Z">
              <w:r>
                <w:delText xml:space="preserve">                  Elements in this list MUST be unique. This means each</w:delText>
              </w:r>
            </w:del>
          </w:p>
          <w:p w14:paraId="167F46BC" w14:textId="77777777" w:rsidR="00257D58" w:rsidRDefault="00257D58" w:rsidP="00257D58">
            <w:pPr>
              <w:pStyle w:val="XML1"/>
              <w:rPr>
                <w:del w:id="2173" w:author="aas" w:date="2013-10-14T02:06:00Z"/>
              </w:rPr>
            </w:pPr>
            <w:del w:id="2174" w:author="aas" w:date="2013-10-14T02:06:00Z">
              <w:r>
                <w:delText xml:space="preserve">                  port element can only be referenced once.</w:delText>
              </w:r>
            </w:del>
          </w:p>
          <w:p w14:paraId="2BC95CFC" w14:textId="77777777" w:rsidR="00257D58" w:rsidRDefault="00257D58" w:rsidP="00257D58">
            <w:pPr>
              <w:pStyle w:val="XML1"/>
              <w:rPr>
                <w:del w:id="2175" w:author="aas" w:date="2013-10-14T02:06:00Z"/>
              </w:rPr>
            </w:pPr>
            <w:del w:id="2176" w:author="aas" w:date="2013-10-14T02:06:00Z">
              <w:r>
                <w:delText xml:space="preserve">                &lt;/xs:documentation&gt;</w:delText>
              </w:r>
            </w:del>
          </w:p>
          <w:p w14:paraId="6700FC59" w14:textId="77777777" w:rsidR="00257D58" w:rsidRDefault="00257D58" w:rsidP="00257D58">
            <w:pPr>
              <w:pStyle w:val="XML1"/>
              <w:rPr>
                <w:del w:id="2177" w:author="aas" w:date="2013-10-14T02:06:00Z"/>
              </w:rPr>
            </w:pPr>
            <w:del w:id="2178" w:author="aas" w:date="2013-10-14T02:06:00Z">
              <w:r>
                <w:delText xml:space="preserve">              &lt;/xs:annotation&gt;</w:delText>
              </w:r>
            </w:del>
          </w:p>
          <w:p w14:paraId="2BDDC324" w14:textId="77777777" w:rsidR="00257D58" w:rsidRDefault="00257D58" w:rsidP="00257D58">
            <w:pPr>
              <w:pStyle w:val="XML1"/>
              <w:rPr>
                <w:del w:id="2179" w:author="aas" w:date="2013-10-14T02:06:00Z"/>
              </w:rPr>
            </w:pPr>
            <w:del w:id="2180" w:author="aas" w:date="2013-10-14T02:06:00Z">
              <w:r>
                <w:delText xml:space="preserve">              &lt;xs:simpleType&gt;</w:delText>
              </w:r>
            </w:del>
          </w:p>
          <w:p w14:paraId="759409A0" w14:textId="77777777" w:rsidR="00257D58" w:rsidRDefault="00257D58" w:rsidP="00257D58">
            <w:pPr>
              <w:pStyle w:val="XML1"/>
              <w:rPr>
                <w:del w:id="2181" w:author="aas" w:date="2013-10-14T02:06:00Z"/>
              </w:rPr>
            </w:pPr>
            <w:del w:id="2182" w:author="aas" w:date="2013-10-14T02:06:00Z">
              <w:r>
                <w:delText xml:space="preserve">                &lt;xs:restriction base="inet:uri"&gt;</w:delText>
              </w:r>
            </w:del>
          </w:p>
          <w:p w14:paraId="4B423F41" w14:textId="77777777" w:rsidR="00257D58" w:rsidRDefault="00257D58" w:rsidP="00257D58">
            <w:pPr>
              <w:pStyle w:val="XML1"/>
              <w:rPr>
                <w:del w:id="2183" w:author="aas" w:date="2013-10-14T02:06:00Z"/>
              </w:rPr>
            </w:pPr>
            <w:del w:id="2184" w:author="aas" w:date="2013-10-14T02:06:00Z">
              <w:r>
                <w:delText xml:space="preserve">                &lt;/xs:restriction&gt;</w:delText>
              </w:r>
            </w:del>
          </w:p>
          <w:p w14:paraId="47816B77" w14:textId="77777777" w:rsidR="00257D58" w:rsidRDefault="00257D58" w:rsidP="00257D58">
            <w:pPr>
              <w:pStyle w:val="XML1"/>
              <w:rPr>
                <w:del w:id="2185" w:author="aas" w:date="2013-10-14T02:06:00Z"/>
              </w:rPr>
            </w:pPr>
            <w:del w:id="2186" w:author="aas" w:date="2013-10-14T02:06:00Z">
              <w:r>
                <w:delText xml:space="preserve">              &lt;/xs:simpleType&gt;</w:delText>
              </w:r>
            </w:del>
          </w:p>
          <w:p w14:paraId="4B049FAD" w14:textId="77777777" w:rsidR="00257D58" w:rsidRDefault="00257D58" w:rsidP="00257D58">
            <w:pPr>
              <w:pStyle w:val="XML1"/>
              <w:rPr>
                <w:del w:id="2187" w:author="aas" w:date="2013-10-14T02:06:00Z"/>
              </w:rPr>
            </w:pPr>
            <w:del w:id="2188" w:author="aas" w:date="2013-10-14T02:06:00Z">
              <w:r>
                <w:delText xml:space="preserve">            &lt;/xs:element&gt;</w:delText>
              </w:r>
            </w:del>
          </w:p>
          <w:p w14:paraId="0B6E9BD3" w14:textId="77777777" w:rsidR="00257D58" w:rsidRDefault="00257D58" w:rsidP="00257D58">
            <w:pPr>
              <w:pStyle w:val="XML1"/>
              <w:rPr>
                <w:del w:id="2189" w:author="aas" w:date="2013-10-14T02:06:00Z"/>
              </w:rPr>
            </w:pPr>
            <w:del w:id="2190" w:author="aas" w:date="2013-10-14T02:06:00Z">
              <w:r>
                <w:delText xml:space="preserve">            &lt;xs:element name="queue" minOccurs="0" maxOccurs="unbounded"&gt;</w:delText>
              </w:r>
            </w:del>
          </w:p>
          <w:p w14:paraId="2D5C9750" w14:textId="77777777" w:rsidR="00257D58" w:rsidRDefault="00257D58" w:rsidP="00257D58">
            <w:pPr>
              <w:pStyle w:val="XML1"/>
              <w:rPr>
                <w:del w:id="2191" w:author="aas" w:date="2013-10-14T02:06:00Z"/>
              </w:rPr>
            </w:pPr>
            <w:del w:id="2192" w:author="aas" w:date="2013-10-14T02:06:00Z">
              <w:r>
                <w:delText xml:space="preserve">              &lt;xs:annotation&gt;</w:delText>
              </w:r>
            </w:del>
          </w:p>
          <w:p w14:paraId="5425B19A" w14:textId="77777777" w:rsidR="00257D58" w:rsidRDefault="00257D58" w:rsidP="00257D58">
            <w:pPr>
              <w:pStyle w:val="XML1"/>
              <w:rPr>
                <w:del w:id="2193" w:author="aas" w:date="2013-10-14T02:06:00Z"/>
              </w:rPr>
            </w:pPr>
            <w:del w:id="2194" w:author="aas" w:date="2013-10-14T02:06:00Z">
              <w:r>
                <w:delText xml:space="preserve">                &lt;xs:documentation&gt;</w:delText>
              </w:r>
            </w:del>
          </w:p>
          <w:p w14:paraId="451B3D1B" w14:textId="77777777" w:rsidR="00257D58" w:rsidRDefault="00257D58" w:rsidP="00257D58">
            <w:pPr>
              <w:pStyle w:val="XML1"/>
              <w:rPr>
                <w:del w:id="2195" w:author="aas" w:date="2013-10-14T02:06:00Z"/>
              </w:rPr>
            </w:pPr>
            <w:del w:id="2196" w:author="aas" w:date="2013-10-14T02:06:00Z">
              <w:r>
                <w:delText xml:space="preserve">                  A resource identifier of a queue of the</w:delText>
              </w:r>
            </w:del>
          </w:p>
          <w:p w14:paraId="41041EAF" w14:textId="77777777" w:rsidR="00257D58" w:rsidRDefault="00257D58" w:rsidP="00257D58">
            <w:pPr>
              <w:pStyle w:val="XML1"/>
              <w:rPr>
                <w:del w:id="2197" w:author="aas" w:date="2013-10-14T02:06:00Z"/>
              </w:rPr>
            </w:pPr>
            <w:del w:id="2198" w:author="aas" w:date="2013-10-14T02:06:00Z">
              <w:r>
                <w:delText xml:space="preserve">                  OpenFlow Capable Switch that the OpenFlow Logical Switch</w:delText>
              </w:r>
            </w:del>
          </w:p>
          <w:p w14:paraId="5619EC4D" w14:textId="77777777" w:rsidR="00257D58" w:rsidRDefault="00257D58" w:rsidP="00257D58">
            <w:pPr>
              <w:pStyle w:val="XML1"/>
              <w:rPr>
                <w:del w:id="2199" w:author="aas" w:date="2013-10-14T02:06:00Z"/>
              </w:rPr>
            </w:pPr>
            <w:del w:id="2200" w:author="aas" w:date="2013-10-14T02:06:00Z">
              <w:r>
                <w:delText xml:space="preserve">                  has exclusive access to.</w:delText>
              </w:r>
            </w:del>
          </w:p>
          <w:p w14:paraId="3B8B1FD0" w14:textId="77777777" w:rsidR="00257D58" w:rsidRDefault="00257D58" w:rsidP="00257D58">
            <w:pPr>
              <w:pStyle w:val="XML1"/>
              <w:rPr>
                <w:del w:id="2201" w:author="aas" w:date="2013-10-14T02:06:00Z"/>
              </w:rPr>
            </w:pPr>
          </w:p>
          <w:p w14:paraId="6350403C" w14:textId="77777777" w:rsidR="00257D58" w:rsidRDefault="00257D58" w:rsidP="00257D58">
            <w:pPr>
              <w:pStyle w:val="XML1"/>
              <w:rPr>
                <w:del w:id="2202" w:author="aas" w:date="2013-10-14T02:06:00Z"/>
              </w:rPr>
            </w:pPr>
            <w:del w:id="2203" w:author="aas" w:date="2013-10-14T02:06:00Z">
              <w:r>
                <w:delText xml:space="preserve">                  The elements in this list MUST refer to elements at the</w:delText>
              </w:r>
            </w:del>
          </w:p>
          <w:p w14:paraId="18BD1730" w14:textId="77777777" w:rsidR="00257D58" w:rsidRDefault="00257D58" w:rsidP="00257D58">
            <w:pPr>
              <w:pStyle w:val="XML1"/>
              <w:rPr>
                <w:del w:id="2204" w:author="aas" w:date="2013-10-14T02:06:00Z"/>
              </w:rPr>
            </w:pPr>
            <w:del w:id="2205" w:author="aas" w:date="2013-10-14T02:06:00Z">
              <w:r>
                <w:delText xml:space="preserve">                  following path:</w:delText>
              </w:r>
            </w:del>
          </w:p>
          <w:p w14:paraId="292F5AAA" w14:textId="77777777" w:rsidR="00257D58" w:rsidRDefault="00257D58" w:rsidP="00257D58">
            <w:pPr>
              <w:pStyle w:val="XML1"/>
              <w:rPr>
                <w:del w:id="2206" w:author="aas" w:date="2013-10-14T02:06:00Z"/>
              </w:rPr>
            </w:pPr>
            <w:del w:id="2207" w:author="aas" w:date="2013-10-14T02:06:00Z">
              <w:r>
                <w:delText xml:space="preserve">                  /capable-switch/resources/queue/resource-id</w:delText>
              </w:r>
            </w:del>
          </w:p>
          <w:p w14:paraId="18B5F783" w14:textId="77777777" w:rsidR="00257D58" w:rsidRDefault="00257D58" w:rsidP="00257D58">
            <w:pPr>
              <w:pStyle w:val="XML1"/>
              <w:rPr>
                <w:del w:id="2208" w:author="aas" w:date="2013-10-14T02:06:00Z"/>
              </w:rPr>
            </w:pPr>
          </w:p>
          <w:p w14:paraId="17E52892" w14:textId="77777777" w:rsidR="00257D58" w:rsidRDefault="00257D58" w:rsidP="00257D58">
            <w:pPr>
              <w:pStyle w:val="XML1"/>
              <w:rPr>
                <w:del w:id="2209" w:author="aas" w:date="2013-10-14T02:06:00Z"/>
              </w:rPr>
            </w:pPr>
            <w:del w:id="2210" w:author="aas" w:date="2013-10-14T02:06:00Z">
              <w:r>
                <w:delText xml:space="preserve">                  Elements in this list MUST be unique. This means each</w:delText>
              </w:r>
            </w:del>
          </w:p>
          <w:p w14:paraId="4D52238F" w14:textId="77777777" w:rsidR="00257D58" w:rsidRDefault="00257D58" w:rsidP="00257D58">
            <w:pPr>
              <w:pStyle w:val="XML1"/>
              <w:rPr>
                <w:del w:id="2211" w:author="aas" w:date="2013-10-14T02:06:00Z"/>
              </w:rPr>
            </w:pPr>
            <w:del w:id="2212" w:author="aas" w:date="2013-10-14T02:06:00Z">
              <w:r>
                <w:delText xml:space="preserve">                  queue element can only be referenced once.</w:delText>
              </w:r>
            </w:del>
          </w:p>
          <w:p w14:paraId="632AF977" w14:textId="77777777" w:rsidR="00257D58" w:rsidRDefault="00257D58" w:rsidP="00257D58">
            <w:pPr>
              <w:pStyle w:val="XML1"/>
              <w:rPr>
                <w:del w:id="2213" w:author="aas" w:date="2013-10-14T02:06:00Z"/>
              </w:rPr>
            </w:pPr>
            <w:del w:id="2214" w:author="aas" w:date="2013-10-14T02:06:00Z">
              <w:r>
                <w:delText xml:space="preserve">                &lt;/xs:documentation&gt;</w:delText>
              </w:r>
            </w:del>
          </w:p>
          <w:p w14:paraId="02B1463E" w14:textId="77777777" w:rsidR="00257D58" w:rsidRDefault="00257D58" w:rsidP="00257D58">
            <w:pPr>
              <w:pStyle w:val="XML1"/>
              <w:rPr>
                <w:del w:id="2215" w:author="aas" w:date="2013-10-14T02:06:00Z"/>
              </w:rPr>
            </w:pPr>
            <w:del w:id="2216" w:author="aas" w:date="2013-10-14T02:06:00Z">
              <w:r>
                <w:delText xml:space="preserve">              &lt;/xs:annotation&gt;</w:delText>
              </w:r>
            </w:del>
          </w:p>
          <w:p w14:paraId="65E05D3C" w14:textId="77777777" w:rsidR="00257D58" w:rsidRDefault="00257D58" w:rsidP="00257D58">
            <w:pPr>
              <w:pStyle w:val="XML1"/>
              <w:rPr>
                <w:del w:id="2217" w:author="aas" w:date="2013-10-14T02:06:00Z"/>
              </w:rPr>
            </w:pPr>
            <w:del w:id="2218" w:author="aas" w:date="2013-10-14T02:06:00Z">
              <w:r>
                <w:delText xml:space="preserve">              &lt;xs:simpleType&gt;</w:delText>
              </w:r>
            </w:del>
          </w:p>
          <w:p w14:paraId="6B65C726" w14:textId="77777777" w:rsidR="00257D58" w:rsidRDefault="00257D58" w:rsidP="00257D58">
            <w:pPr>
              <w:pStyle w:val="XML1"/>
              <w:rPr>
                <w:del w:id="2219" w:author="aas" w:date="2013-10-14T02:06:00Z"/>
              </w:rPr>
            </w:pPr>
            <w:del w:id="2220" w:author="aas" w:date="2013-10-14T02:06:00Z">
              <w:r>
                <w:delText xml:space="preserve">                &lt;xs:restriction base="inet:uri"&gt;</w:delText>
              </w:r>
            </w:del>
          </w:p>
          <w:p w14:paraId="3A95F36B" w14:textId="77777777" w:rsidR="00257D58" w:rsidRDefault="00257D58" w:rsidP="00257D58">
            <w:pPr>
              <w:pStyle w:val="XML1"/>
              <w:rPr>
                <w:del w:id="2221" w:author="aas" w:date="2013-10-14T02:06:00Z"/>
              </w:rPr>
            </w:pPr>
            <w:del w:id="2222" w:author="aas" w:date="2013-10-14T02:06:00Z">
              <w:r>
                <w:delText xml:space="preserve">                &lt;/xs:restriction&gt;</w:delText>
              </w:r>
            </w:del>
          </w:p>
          <w:p w14:paraId="25A81807" w14:textId="77777777" w:rsidR="00257D58" w:rsidRDefault="00257D58" w:rsidP="00257D58">
            <w:pPr>
              <w:pStyle w:val="XML1"/>
              <w:rPr>
                <w:del w:id="2223" w:author="aas" w:date="2013-10-14T02:06:00Z"/>
              </w:rPr>
            </w:pPr>
            <w:del w:id="2224" w:author="aas" w:date="2013-10-14T02:06:00Z">
              <w:r>
                <w:delText xml:space="preserve">              &lt;/xs:simpleType&gt;</w:delText>
              </w:r>
            </w:del>
          </w:p>
          <w:p w14:paraId="3CAE9B4F" w14:textId="77777777" w:rsidR="00257D58" w:rsidRDefault="00257D58" w:rsidP="00257D58">
            <w:pPr>
              <w:pStyle w:val="XML1"/>
              <w:rPr>
                <w:del w:id="2225" w:author="aas" w:date="2013-10-14T02:06:00Z"/>
              </w:rPr>
            </w:pPr>
            <w:del w:id="2226" w:author="aas" w:date="2013-10-14T02:06:00Z">
              <w:r>
                <w:delText xml:space="preserve">            &lt;/xs:element&gt;</w:delText>
              </w:r>
            </w:del>
          </w:p>
          <w:p w14:paraId="11890C94" w14:textId="77777777" w:rsidR="00257D58" w:rsidRDefault="00257D58" w:rsidP="00257D58">
            <w:pPr>
              <w:pStyle w:val="XML1"/>
              <w:rPr>
                <w:del w:id="2227" w:author="aas" w:date="2013-10-14T02:06:00Z"/>
              </w:rPr>
            </w:pPr>
            <w:del w:id="2228" w:author="aas" w:date="2013-10-14T02:06:00Z">
              <w:r>
                <w:delText xml:space="preserve">            &lt;xs:element name="certificate" minOccurs="0"&gt;</w:delText>
              </w:r>
            </w:del>
          </w:p>
          <w:p w14:paraId="51B44C4D" w14:textId="77777777" w:rsidR="00257D58" w:rsidRDefault="00257D58" w:rsidP="00257D58">
            <w:pPr>
              <w:pStyle w:val="XML1"/>
              <w:rPr>
                <w:del w:id="2229" w:author="aas" w:date="2013-10-14T02:06:00Z"/>
              </w:rPr>
            </w:pPr>
            <w:del w:id="2230" w:author="aas" w:date="2013-10-14T02:06:00Z">
              <w:r>
                <w:delText xml:space="preserve">              &lt;xs:annotation&gt;</w:delText>
              </w:r>
            </w:del>
          </w:p>
          <w:p w14:paraId="0CE00B34" w14:textId="77777777" w:rsidR="00257D58" w:rsidRDefault="00257D58" w:rsidP="00257D58">
            <w:pPr>
              <w:pStyle w:val="XML1"/>
              <w:rPr>
                <w:del w:id="2231" w:author="aas" w:date="2013-10-14T02:06:00Z"/>
              </w:rPr>
            </w:pPr>
            <w:del w:id="2232" w:author="aas" w:date="2013-10-14T02:06:00Z">
              <w:r>
                <w:delText xml:space="preserve">                &lt;xs:documentation&gt;</w:delText>
              </w:r>
            </w:del>
          </w:p>
          <w:p w14:paraId="0A1A8C95" w14:textId="77777777" w:rsidR="00257D58" w:rsidRDefault="00257D58" w:rsidP="00257D58">
            <w:pPr>
              <w:pStyle w:val="XML1"/>
              <w:rPr>
                <w:del w:id="2233" w:author="aas" w:date="2013-10-14T02:06:00Z"/>
              </w:rPr>
            </w:pPr>
            <w:del w:id="2234" w:author="aas" w:date="2013-10-14T02:06:00Z">
              <w:r>
                <w:delText xml:space="preserve">                  The resource identifier of the owned</w:delText>
              </w:r>
            </w:del>
          </w:p>
          <w:p w14:paraId="378FD691" w14:textId="77777777" w:rsidR="00257D58" w:rsidRDefault="00257D58" w:rsidP="00257D58">
            <w:pPr>
              <w:pStyle w:val="XML1"/>
              <w:rPr>
                <w:del w:id="2235" w:author="aas" w:date="2013-10-14T02:06:00Z"/>
              </w:rPr>
            </w:pPr>
            <w:del w:id="2236" w:author="aas" w:date="2013-10-14T02:06:00Z">
              <w:r>
                <w:delText xml:space="preserve">                  certificate in the OpenFlow Capable Switch that the</w:delText>
              </w:r>
            </w:del>
          </w:p>
          <w:p w14:paraId="2427597C" w14:textId="77777777" w:rsidR="00257D58" w:rsidRDefault="00257D58" w:rsidP="00257D58">
            <w:pPr>
              <w:pStyle w:val="XML1"/>
              <w:rPr>
                <w:del w:id="2237" w:author="aas" w:date="2013-10-14T02:06:00Z"/>
              </w:rPr>
            </w:pPr>
            <w:del w:id="2238" w:author="aas" w:date="2013-10-14T02:06:00Z">
              <w:r>
                <w:delText xml:space="preserve">                  OpenFlow Logical Switch uses to identify itself.  This</w:delText>
              </w:r>
            </w:del>
          </w:p>
          <w:p w14:paraId="14A0B79A" w14:textId="77777777" w:rsidR="00257D58" w:rsidRDefault="00257D58" w:rsidP="00257D58">
            <w:pPr>
              <w:pStyle w:val="XML1"/>
              <w:rPr>
                <w:del w:id="2239" w:author="aas" w:date="2013-10-14T02:06:00Z"/>
              </w:rPr>
            </w:pPr>
            <w:del w:id="2240" w:author="aas" w:date="2013-10-14T02:06:00Z">
              <w:r>
                <w:delText xml:space="preserve">                  element MUST NOT occur more than once in an OpenFlow</w:delText>
              </w:r>
            </w:del>
          </w:p>
          <w:p w14:paraId="74B04258" w14:textId="77777777" w:rsidR="00257D58" w:rsidRDefault="00257D58" w:rsidP="00257D58">
            <w:pPr>
              <w:pStyle w:val="XML1"/>
              <w:rPr>
                <w:del w:id="2241" w:author="aas" w:date="2013-10-14T02:06:00Z"/>
              </w:rPr>
            </w:pPr>
            <w:del w:id="2242" w:author="aas" w:date="2013-10-14T02:06:00Z">
              <w:r>
                <w:delText xml:space="preserve">                  Logical Switch's resource list.  </w:delText>
              </w:r>
            </w:del>
          </w:p>
          <w:p w14:paraId="28EE1B0A" w14:textId="77777777" w:rsidR="00257D58" w:rsidRDefault="00257D58" w:rsidP="00257D58">
            <w:pPr>
              <w:pStyle w:val="XML1"/>
              <w:rPr>
                <w:del w:id="2243" w:author="aas" w:date="2013-10-14T02:06:00Z"/>
              </w:rPr>
            </w:pPr>
            <w:del w:id="2244" w:author="aas" w:date="2013-10-14T02:06:00Z">
              <w:r>
                <w:delText xml:space="preserve">                          </w:delText>
              </w:r>
            </w:del>
          </w:p>
          <w:p w14:paraId="519005DB" w14:textId="77777777" w:rsidR="00257D58" w:rsidRDefault="00257D58" w:rsidP="00257D58">
            <w:pPr>
              <w:pStyle w:val="XML1"/>
              <w:rPr>
                <w:del w:id="2245" w:author="aas" w:date="2013-10-14T02:06:00Z"/>
              </w:rPr>
            </w:pPr>
            <w:del w:id="2246" w:author="aas" w:date="2013-10-14T02:06:00Z">
              <w:r>
                <w:delText xml:space="preserve">                  If no such element is in an OpenFlow Logical Switch's </w:delText>
              </w:r>
            </w:del>
          </w:p>
          <w:p w14:paraId="1D3D7761" w14:textId="77777777" w:rsidR="00257D58" w:rsidRDefault="00257D58" w:rsidP="00257D58">
            <w:pPr>
              <w:pStyle w:val="XML1"/>
              <w:rPr>
                <w:del w:id="2247" w:author="aas" w:date="2013-10-14T02:06:00Z"/>
              </w:rPr>
            </w:pPr>
            <w:del w:id="2248" w:author="aas" w:date="2013-10-14T02:06:00Z">
              <w:r>
                <w:delText xml:space="preserve">                  resource list, then the OpenFlow Logical Switch does not </w:delText>
              </w:r>
            </w:del>
          </w:p>
          <w:p w14:paraId="5A198F64" w14:textId="77777777" w:rsidR="00257D58" w:rsidRDefault="00257D58" w:rsidP="00257D58">
            <w:pPr>
              <w:pStyle w:val="XML1"/>
              <w:rPr>
                <w:del w:id="2249" w:author="aas" w:date="2013-10-14T02:06:00Z"/>
              </w:rPr>
            </w:pPr>
            <w:del w:id="2250" w:author="aas" w:date="2013-10-14T02:06:00Z">
              <w:r>
                <w:delText xml:space="preserve">                  authenticate itself towards an OpenFloe Controller with a</w:delText>
              </w:r>
            </w:del>
          </w:p>
          <w:p w14:paraId="219ED04A" w14:textId="77777777" w:rsidR="00257D58" w:rsidRDefault="00257D58" w:rsidP="00257D58">
            <w:pPr>
              <w:pStyle w:val="XML1"/>
              <w:rPr>
                <w:del w:id="2251" w:author="aas" w:date="2013-10-14T02:06:00Z"/>
              </w:rPr>
            </w:pPr>
            <w:del w:id="2252" w:author="aas" w:date="2013-10-14T02:06:00Z">
              <w:r>
                <w:delText xml:space="preserve">                  certificate.  If this element is present, then the</w:delText>
              </w:r>
            </w:del>
          </w:p>
          <w:p w14:paraId="64A95C01" w14:textId="77777777" w:rsidR="00257D58" w:rsidRDefault="00257D58" w:rsidP="00257D58">
            <w:pPr>
              <w:pStyle w:val="XML1"/>
              <w:rPr>
                <w:del w:id="2253" w:author="aas" w:date="2013-10-14T02:06:00Z"/>
              </w:rPr>
            </w:pPr>
            <w:del w:id="2254" w:author="aas" w:date="2013-10-14T02:06:00Z">
              <w:r>
                <w:delText xml:space="preserve">                  OpenFlow Logical Switch MUST provide this certificate for</w:delText>
              </w:r>
            </w:del>
          </w:p>
          <w:p w14:paraId="503B8A3F" w14:textId="77777777" w:rsidR="00257D58" w:rsidRDefault="00257D58" w:rsidP="00257D58">
            <w:pPr>
              <w:pStyle w:val="XML1"/>
              <w:rPr>
                <w:del w:id="2255" w:author="aas" w:date="2013-10-14T02:06:00Z"/>
              </w:rPr>
            </w:pPr>
            <w:del w:id="2256" w:author="aas" w:date="2013-10-14T02:06:00Z">
              <w:r>
                <w:delText xml:space="preserve">                  authentication to an OpenFlow Controller when setting up</w:delText>
              </w:r>
            </w:del>
          </w:p>
          <w:p w14:paraId="173384B5" w14:textId="77777777" w:rsidR="00257D58" w:rsidRDefault="00257D58" w:rsidP="00257D58">
            <w:pPr>
              <w:pStyle w:val="XML1"/>
              <w:rPr>
                <w:del w:id="2257" w:author="aas" w:date="2013-10-14T02:06:00Z"/>
              </w:rPr>
            </w:pPr>
            <w:del w:id="2258" w:author="aas" w:date="2013-10-14T02:06:00Z">
              <w:r>
                <w:delText xml:space="preserve">                  a TLS connection.  </w:delText>
              </w:r>
            </w:del>
          </w:p>
          <w:p w14:paraId="2E76C3DC" w14:textId="77777777" w:rsidR="00257D58" w:rsidRDefault="00257D58" w:rsidP="00257D58">
            <w:pPr>
              <w:pStyle w:val="XML1"/>
              <w:rPr>
                <w:del w:id="2259" w:author="aas" w:date="2013-10-14T02:06:00Z"/>
              </w:rPr>
            </w:pPr>
            <w:del w:id="2260" w:author="aas" w:date="2013-10-14T02:06:00Z">
              <w:r>
                <w:delText xml:space="preserve">                          </w:delText>
              </w:r>
            </w:del>
          </w:p>
          <w:p w14:paraId="1D4499ED" w14:textId="77777777" w:rsidR="00257D58" w:rsidRDefault="00257D58" w:rsidP="00257D58">
            <w:pPr>
              <w:pStyle w:val="XML1"/>
              <w:rPr>
                <w:del w:id="2261" w:author="aas" w:date="2013-10-14T02:06:00Z"/>
              </w:rPr>
            </w:pPr>
            <w:del w:id="2262" w:author="aas" w:date="2013-10-14T02:06:00Z">
              <w:r>
                <w:delText xml:space="preserve">                  For TCP connections this element is irrelevant.</w:delText>
              </w:r>
            </w:del>
          </w:p>
          <w:p w14:paraId="6BD1EC1E" w14:textId="77777777" w:rsidR="00257D58" w:rsidRDefault="00257D58" w:rsidP="00257D58">
            <w:pPr>
              <w:pStyle w:val="XML1"/>
              <w:rPr>
                <w:del w:id="2263" w:author="aas" w:date="2013-10-14T02:06:00Z"/>
              </w:rPr>
            </w:pPr>
          </w:p>
          <w:p w14:paraId="6F5C1EA0" w14:textId="77777777" w:rsidR="00257D58" w:rsidRDefault="00257D58" w:rsidP="00257D58">
            <w:pPr>
              <w:pStyle w:val="XML1"/>
              <w:rPr>
                <w:del w:id="2264" w:author="aas" w:date="2013-10-14T02:06:00Z"/>
              </w:rPr>
            </w:pPr>
            <w:del w:id="2265" w:author="aas" w:date="2013-10-14T02:06:00Z">
              <w:r>
                <w:delText xml:space="preserve">                  The element MUST refer to an element at the following</w:delText>
              </w:r>
            </w:del>
          </w:p>
          <w:p w14:paraId="3C0FD756" w14:textId="77777777" w:rsidR="00257D58" w:rsidRDefault="00257D58" w:rsidP="00257D58">
            <w:pPr>
              <w:pStyle w:val="XML1"/>
              <w:rPr>
                <w:del w:id="2266" w:author="aas" w:date="2013-10-14T02:06:00Z"/>
              </w:rPr>
            </w:pPr>
            <w:del w:id="2267" w:author="aas" w:date="2013-10-14T02:06:00Z">
              <w:r>
                <w:delText xml:space="preserve">                  path:</w:delText>
              </w:r>
            </w:del>
          </w:p>
          <w:p w14:paraId="46C4D7C8" w14:textId="77777777" w:rsidR="00257D58" w:rsidRDefault="00257D58" w:rsidP="00257D58">
            <w:pPr>
              <w:pStyle w:val="XML1"/>
              <w:rPr>
                <w:del w:id="2268" w:author="aas" w:date="2013-10-14T02:06:00Z"/>
              </w:rPr>
            </w:pPr>
            <w:del w:id="2269" w:author="aas" w:date="2013-10-14T02:06:00Z">
              <w:r>
                <w:delText xml:space="preserve">                  /capable-switch/resources/owned-certificate/resource-id</w:delText>
              </w:r>
            </w:del>
          </w:p>
          <w:p w14:paraId="0896EFD2" w14:textId="77777777" w:rsidR="00257D58" w:rsidRDefault="00257D58" w:rsidP="00257D58">
            <w:pPr>
              <w:pStyle w:val="XML1"/>
              <w:rPr>
                <w:del w:id="2270" w:author="aas" w:date="2013-10-14T02:06:00Z"/>
              </w:rPr>
            </w:pPr>
          </w:p>
          <w:p w14:paraId="217B0ECD" w14:textId="77777777" w:rsidR="00257D58" w:rsidRDefault="00257D58" w:rsidP="00257D58">
            <w:pPr>
              <w:pStyle w:val="XML1"/>
              <w:rPr>
                <w:del w:id="2271" w:author="aas" w:date="2013-10-14T02:06:00Z"/>
              </w:rPr>
            </w:pPr>
            <w:del w:id="2272" w:author="aas" w:date="2013-10-14T02:06:00Z">
              <w:r>
                <w:delText xml:space="preserve">                &lt;/xs:documentation&gt;</w:delText>
              </w:r>
            </w:del>
          </w:p>
          <w:p w14:paraId="08F39B34" w14:textId="77777777" w:rsidR="00257D58" w:rsidRDefault="00257D58" w:rsidP="00257D58">
            <w:pPr>
              <w:pStyle w:val="XML1"/>
              <w:rPr>
                <w:del w:id="2273" w:author="aas" w:date="2013-10-14T02:06:00Z"/>
              </w:rPr>
            </w:pPr>
            <w:del w:id="2274" w:author="aas" w:date="2013-10-14T02:06:00Z">
              <w:r>
                <w:delText xml:space="preserve">              &lt;/xs:annotation&gt;</w:delText>
              </w:r>
            </w:del>
          </w:p>
          <w:p w14:paraId="0495CD5F" w14:textId="77777777" w:rsidR="00257D58" w:rsidRDefault="00257D58" w:rsidP="00257D58">
            <w:pPr>
              <w:pStyle w:val="XML1"/>
              <w:rPr>
                <w:del w:id="2275" w:author="aas" w:date="2013-10-14T02:06:00Z"/>
              </w:rPr>
            </w:pPr>
            <w:del w:id="2276" w:author="aas" w:date="2013-10-14T02:06:00Z">
              <w:r>
                <w:delText xml:space="preserve">              &lt;xs:simpleType&gt;</w:delText>
              </w:r>
            </w:del>
          </w:p>
          <w:p w14:paraId="01F460D3" w14:textId="77777777" w:rsidR="00257D58" w:rsidRDefault="00257D58" w:rsidP="00257D58">
            <w:pPr>
              <w:pStyle w:val="XML1"/>
              <w:rPr>
                <w:del w:id="2277" w:author="aas" w:date="2013-10-14T02:06:00Z"/>
              </w:rPr>
            </w:pPr>
            <w:del w:id="2278" w:author="aas" w:date="2013-10-14T02:06:00Z">
              <w:r>
                <w:delText xml:space="preserve">                &lt;xs:restriction base="inet:uri"&gt;</w:delText>
              </w:r>
            </w:del>
          </w:p>
          <w:p w14:paraId="173331AE" w14:textId="77777777" w:rsidR="00257D58" w:rsidRDefault="00257D58" w:rsidP="00257D58">
            <w:pPr>
              <w:pStyle w:val="XML1"/>
              <w:rPr>
                <w:del w:id="2279" w:author="aas" w:date="2013-10-14T02:06:00Z"/>
              </w:rPr>
            </w:pPr>
            <w:del w:id="2280" w:author="aas" w:date="2013-10-14T02:06:00Z">
              <w:r>
                <w:delText xml:space="preserve">                &lt;/xs:restriction&gt;</w:delText>
              </w:r>
            </w:del>
          </w:p>
          <w:p w14:paraId="2205AE71" w14:textId="77777777" w:rsidR="00257D58" w:rsidRDefault="00257D58" w:rsidP="00257D58">
            <w:pPr>
              <w:pStyle w:val="XML1"/>
              <w:rPr>
                <w:del w:id="2281" w:author="aas" w:date="2013-10-14T02:06:00Z"/>
              </w:rPr>
            </w:pPr>
            <w:del w:id="2282" w:author="aas" w:date="2013-10-14T02:06:00Z">
              <w:r>
                <w:delText xml:space="preserve">              &lt;/xs:simpleType&gt;</w:delText>
              </w:r>
            </w:del>
          </w:p>
          <w:p w14:paraId="4F01E171" w14:textId="77777777" w:rsidR="00257D58" w:rsidRDefault="00257D58" w:rsidP="00257D58">
            <w:pPr>
              <w:pStyle w:val="XML1"/>
              <w:rPr>
                <w:del w:id="2283" w:author="aas" w:date="2013-10-14T02:06:00Z"/>
              </w:rPr>
            </w:pPr>
            <w:del w:id="2284" w:author="aas" w:date="2013-10-14T02:06:00Z">
              <w:r>
                <w:delText xml:space="preserve">            &lt;/xs:element&gt;</w:delText>
              </w:r>
            </w:del>
          </w:p>
          <w:p w14:paraId="16329554" w14:textId="77777777" w:rsidR="00257D58" w:rsidRDefault="00257D58" w:rsidP="00257D58">
            <w:pPr>
              <w:pStyle w:val="XML1"/>
              <w:rPr>
                <w:del w:id="2285" w:author="aas" w:date="2013-10-14T02:06:00Z"/>
              </w:rPr>
            </w:pPr>
            <w:del w:id="2286" w:author="aas" w:date="2013-10-14T02:06:00Z">
              <w:r>
                <w:delText xml:space="preserve">            &lt;xs:element name="flow-table" minOccurs="0" maxOccurs="unbounded"&gt;</w:delText>
              </w:r>
            </w:del>
          </w:p>
          <w:p w14:paraId="2D9772DC" w14:textId="77777777" w:rsidR="00257D58" w:rsidRDefault="00257D58" w:rsidP="00257D58">
            <w:pPr>
              <w:pStyle w:val="XML1"/>
              <w:rPr>
                <w:del w:id="2287" w:author="aas" w:date="2013-10-14T02:06:00Z"/>
              </w:rPr>
            </w:pPr>
            <w:del w:id="2288" w:author="aas" w:date="2013-10-14T02:06:00Z">
              <w:r>
                <w:delText xml:space="preserve">              &lt;xs:annotation&gt;</w:delText>
              </w:r>
            </w:del>
          </w:p>
          <w:p w14:paraId="261E365E" w14:textId="77777777" w:rsidR="00257D58" w:rsidRDefault="00257D58" w:rsidP="00257D58">
            <w:pPr>
              <w:pStyle w:val="XML1"/>
              <w:rPr>
                <w:del w:id="2289" w:author="aas" w:date="2013-10-14T02:06:00Z"/>
              </w:rPr>
            </w:pPr>
            <w:del w:id="2290" w:author="aas" w:date="2013-10-14T02:06:00Z">
              <w:r>
                <w:delText xml:space="preserve">                &lt;xs:documentation&gt;</w:delText>
              </w:r>
            </w:del>
          </w:p>
          <w:p w14:paraId="701882D2" w14:textId="77777777" w:rsidR="00257D58" w:rsidRDefault="00257D58" w:rsidP="00257D58">
            <w:pPr>
              <w:pStyle w:val="XML1"/>
              <w:rPr>
                <w:del w:id="2291" w:author="aas" w:date="2013-10-14T02:06:00Z"/>
              </w:rPr>
            </w:pPr>
            <w:del w:id="2292" w:author="aas" w:date="2013-10-14T02:06:00Z">
              <w:r>
                <w:delText xml:space="preserve">                  A resource identifier of a flow table of the </w:delText>
              </w:r>
            </w:del>
          </w:p>
          <w:p w14:paraId="775FA7D9" w14:textId="77777777" w:rsidR="00257D58" w:rsidRDefault="00257D58" w:rsidP="00257D58">
            <w:pPr>
              <w:pStyle w:val="XML1"/>
              <w:rPr>
                <w:del w:id="2293" w:author="aas" w:date="2013-10-14T02:06:00Z"/>
              </w:rPr>
            </w:pPr>
            <w:del w:id="2294" w:author="aas" w:date="2013-10-14T02:06:00Z">
              <w:r>
                <w:delText xml:space="preserve">                  OpenFlow Capable Switch that the OpenFlow Logical Switch </w:delText>
              </w:r>
            </w:del>
          </w:p>
          <w:p w14:paraId="2BB72FE3" w14:textId="77777777" w:rsidR="00257D58" w:rsidRDefault="00257D58" w:rsidP="00257D58">
            <w:pPr>
              <w:pStyle w:val="XML1"/>
              <w:rPr>
                <w:del w:id="2295" w:author="aas" w:date="2013-10-14T02:06:00Z"/>
              </w:rPr>
            </w:pPr>
            <w:del w:id="2296" w:author="aas" w:date="2013-10-14T02:06:00Z">
              <w:r>
                <w:delText xml:space="preserve">                  has exclusive access to.</w:delText>
              </w:r>
            </w:del>
          </w:p>
          <w:p w14:paraId="2DB4DB47" w14:textId="77777777" w:rsidR="00257D58" w:rsidRDefault="00257D58" w:rsidP="00257D58">
            <w:pPr>
              <w:pStyle w:val="XML1"/>
              <w:rPr>
                <w:del w:id="2297" w:author="aas" w:date="2013-10-14T02:06:00Z"/>
              </w:rPr>
            </w:pPr>
          </w:p>
          <w:p w14:paraId="0E4CF508" w14:textId="77777777" w:rsidR="00257D58" w:rsidRDefault="00257D58" w:rsidP="00257D58">
            <w:pPr>
              <w:pStyle w:val="XML1"/>
              <w:rPr>
                <w:del w:id="2298" w:author="aas" w:date="2013-10-14T02:06:00Z"/>
              </w:rPr>
            </w:pPr>
            <w:del w:id="2299" w:author="aas" w:date="2013-10-14T02:06:00Z">
              <w:r>
                <w:delText xml:space="preserve">                  The elements in this list MUST refer to elements at the</w:delText>
              </w:r>
            </w:del>
          </w:p>
          <w:p w14:paraId="3960FD43" w14:textId="77777777" w:rsidR="00257D58" w:rsidRDefault="00257D58" w:rsidP="00257D58">
            <w:pPr>
              <w:pStyle w:val="XML1"/>
              <w:rPr>
                <w:del w:id="2300" w:author="aas" w:date="2013-10-14T02:06:00Z"/>
              </w:rPr>
            </w:pPr>
            <w:del w:id="2301" w:author="aas" w:date="2013-10-14T02:06:00Z">
              <w:r>
                <w:delText xml:space="preserve">                  following path:</w:delText>
              </w:r>
            </w:del>
          </w:p>
          <w:p w14:paraId="58E0C682" w14:textId="77777777" w:rsidR="00257D58" w:rsidRDefault="00257D58" w:rsidP="00257D58">
            <w:pPr>
              <w:pStyle w:val="XML1"/>
              <w:rPr>
                <w:del w:id="2302" w:author="aas" w:date="2013-10-14T02:06:00Z"/>
              </w:rPr>
            </w:pPr>
            <w:del w:id="2303" w:author="aas" w:date="2013-10-14T02:06:00Z">
              <w:r>
                <w:delText xml:space="preserve">                  /capable-switch/resources/flow-table/resource-id</w:delText>
              </w:r>
            </w:del>
          </w:p>
          <w:p w14:paraId="422C5AE5" w14:textId="77777777" w:rsidR="00257D58" w:rsidRDefault="00257D58" w:rsidP="00257D58">
            <w:pPr>
              <w:pStyle w:val="XML1"/>
              <w:rPr>
                <w:del w:id="2304" w:author="aas" w:date="2013-10-14T02:06:00Z"/>
              </w:rPr>
            </w:pPr>
          </w:p>
          <w:p w14:paraId="3AA7CBB9" w14:textId="77777777" w:rsidR="00257D58" w:rsidRDefault="00257D58" w:rsidP="00257D58">
            <w:pPr>
              <w:pStyle w:val="XML1"/>
              <w:rPr>
                <w:del w:id="2305" w:author="aas" w:date="2013-10-14T02:06:00Z"/>
              </w:rPr>
            </w:pPr>
            <w:del w:id="2306" w:author="aas" w:date="2013-10-14T02:06:00Z">
              <w:r>
                <w:delText xml:space="preserve">                  Elements in this list MUST be unique. This means each</w:delText>
              </w:r>
            </w:del>
          </w:p>
          <w:p w14:paraId="523F4B74" w14:textId="77777777" w:rsidR="00257D58" w:rsidRDefault="00257D58" w:rsidP="00257D58">
            <w:pPr>
              <w:pStyle w:val="XML1"/>
              <w:rPr>
                <w:del w:id="2307" w:author="aas" w:date="2013-10-14T02:06:00Z"/>
              </w:rPr>
            </w:pPr>
            <w:del w:id="2308" w:author="aas" w:date="2013-10-14T02:06:00Z">
              <w:r>
                <w:delText xml:space="preserve">                  flow-table element can only be referenced once.</w:delText>
              </w:r>
            </w:del>
          </w:p>
          <w:p w14:paraId="613E7369" w14:textId="77777777" w:rsidR="00257D58" w:rsidRDefault="00257D58" w:rsidP="00257D58">
            <w:pPr>
              <w:pStyle w:val="XML1"/>
              <w:rPr>
                <w:del w:id="2309" w:author="aas" w:date="2013-10-14T02:06:00Z"/>
              </w:rPr>
            </w:pPr>
            <w:del w:id="2310" w:author="aas" w:date="2013-10-14T02:06:00Z">
              <w:r>
                <w:delText xml:space="preserve">                &lt;/xs:documentation&gt;</w:delText>
              </w:r>
            </w:del>
          </w:p>
          <w:p w14:paraId="33DE6DEB" w14:textId="77777777" w:rsidR="00257D58" w:rsidRDefault="00257D58" w:rsidP="00257D58">
            <w:pPr>
              <w:pStyle w:val="XML1"/>
              <w:rPr>
                <w:del w:id="2311" w:author="aas" w:date="2013-10-14T02:06:00Z"/>
              </w:rPr>
            </w:pPr>
            <w:del w:id="2312" w:author="aas" w:date="2013-10-14T02:06:00Z">
              <w:r>
                <w:delText xml:space="preserve">              &lt;/xs:annotation&gt;</w:delText>
              </w:r>
            </w:del>
          </w:p>
          <w:p w14:paraId="772BA3FD" w14:textId="77777777" w:rsidR="00257D58" w:rsidRDefault="00257D58" w:rsidP="00257D58">
            <w:pPr>
              <w:pStyle w:val="XML1"/>
              <w:rPr>
                <w:del w:id="2313" w:author="aas" w:date="2013-10-14T02:06:00Z"/>
              </w:rPr>
            </w:pPr>
            <w:del w:id="2314" w:author="aas" w:date="2013-10-14T02:06:00Z">
              <w:r>
                <w:delText xml:space="preserve">              &lt;xs:simpleType&gt;</w:delText>
              </w:r>
            </w:del>
          </w:p>
          <w:p w14:paraId="603F1605" w14:textId="77777777" w:rsidR="00257D58" w:rsidRDefault="00257D58" w:rsidP="00257D58">
            <w:pPr>
              <w:pStyle w:val="XML1"/>
              <w:rPr>
                <w:del w:id="2315" w:author="aas" w:date="2013-10-14T02:06:00Z"/>
              </w:rPr>
            </w:pPr>
            <w:del w:id="2316" w:author="aas" w:date="2013-10-14T02:06:00Z">
              <w:r>
                <w:delText xml:space="preserve">                &lt;xs:restriction base="inet:uri"&gt;</w:delText>
              </w:r>
            </w:del>
          </w:p>
          <w:p w14:paraId="6F3CBA6B" w14:textId="77777777" w:rsidR="00257D58" w:rsidRDefault="00257D58" w:rsidP="00257D58">
            <w:pPr>
              <w:pStyle w:val="XML1"/>
              <w:rPr>
                <w:del w:id="2317" w:author="aas" w:date="2013-10-14T02:06:00Z"/>
              </w:rPr>
            </w:pPr>
            <w:del w:id="2318" w:author="aas" w:date="2013-10-14T02:06:00Z">
              <w:r>
                <w:delText xml:space="preserve">                &lt;/xs:restriction&gt;</w:delText>
              </w:r>
            </w:del>
          </w:p>
          <w:p w14:paraId="07C89DB3" w14:textId="77777777" w:rsidR="00257D58" w:rsidRDefault="00257D58" w:rsidP="00257D58">
            <w:pPr>
              <w:pStyle w:val="XML1"/>
              <w:rPr>
                <w:del w:id="2319" w:author="aas" w:date="2013-10-14T02:06:00Z"/>
              </w:rPr>
            </w:pPr>
            <w:del w:id="2320" w:author="aas" w:date="2013-10-14T02:06:00Z">
              <w:r>
                <w:delText xml:space="preserve">              &lt;/xs:simpleType&gt;</w:delText>
              </w:r>
            </w:del>
          </w:p>
          <w:p w14:paraId="36569533" w14:textId="77777777" w:rsidR="00257D58" w:rsidRDefault="00257D58" w:rsidP="00257D58">
            <w:pPr>
              <w:pStyle w:val="XML1"/>
              <w:rPr>
                <w:del w:id="2321" w:author="aas" w:date="2013-10-14T02:06:00Z"/>
              </w:rPr>
            </w:pPr>
            <w:del w:id="2322" w:author="aas" w:date="2013-10-14T02:06:00Z">
              <w:r>
                <w:delText xml:space="preserve">            &lt;/xs:element&gt;</w:delText>
              </w:r>
            </w:del>
          </w:p>
          <w:p w14:paraId="32A68FB5" w14:textId="77777777" w:rsidR="00257D58" w:rsidRDefault="00257D58" w:rsidP="00257D58">
            <w:pPr>
              <w:pStyle w:val="XML1"/>
              <w:rPr>
                <w:del w:id="2323" w:author="aas" w:date="2013-10-14T02:06:00Z"/>
              </w:rPr>
            </w:pPr>
            <w:del w:id="2324" w:author="aas" w:date="2013-10-14T02:06:00Z">
              <w:r>
                <w:delText xml:space="preserve">          &lt;/xs:sequence&gt;</w:delText>
              </w:r>
            </w:del>
          </w:p>
          <w:p w14:paraId="3AE3E5DA" w14:textId="77777777" w:rsidR="00257D58" w:rsidRDefault="00257D58" w:rsidP="00257D58">
            <w:pPr>
              <w:pStyle w:val="XML1"/>
              <w:rPr>
                <w:del w:id="2325" w:author="aas" w:date="2013-10-14T02:06:00Z"/>
              </w:rPr>
            </w:pPr>
            <w:del w:id="2326" w:author="aas" w:date="2013-10-14T02:06:00Z">
              <w:r>
                <w:delText xml:space="preserve">        &lt;/xs:complexType&gt;</w:delText>
              </w:r>
            </w:del>
          </w:p>
          <w:p w14:paraId="53F5A087" w14:textId="77777777" w:rsidR="00257D58" w:rsidRDefault="00257D58" w:rsidP="00257D58">
            <w:pPr>
              <w:pStyle w:val="XML1"/>
              <w:rPr>
                <w:del w:id="2327" w:author="aas" w:date="2013-10-14T02:06:00Z"/>
              </w:rPr>
            </w:pPr>
            <w:del w:id="2328" w:author="aas" w:date="2013-10-14T02:06:00Z">
              <w:r>
                <w:delText xml:space="preserve">      &lt;/xs:element&gt;</w:delText>
              </w:r>
            </w:del>
          </w:p>
          <w:p w14:paraId="111C4E10" w14:textId="77777777" w:rsidR="00257D58" w:rsidRDefault="00257D58" w:rsidP="00257D58">
            <w:pPr>
              <w:pStyle w:val="XML1"/>
              <w:rPr>
                <w:del w:id="2329" w:author="aas" w:date="2013-10-14T02:06:00Z"/>
              </w:rPr>
            </w:pPr>
            <w:del w:id="2330" w:author="aas" w:date="2013-10-14T02:06:00Z">
              <w:r>
                <w:delText xml:space="preserve">    &lt;/xs:sequence&gt;</w:delText>
              </w:r>
            </w:del>
          </w:p>
          <w:p w14:paraId="05EB6853" w14:textId="77777777" w:rsidR="00C805D1" w:rsidRDefault="00257D58" w:rsidP="00257D58">
            <w:pPr>
              <w:pStyle w:val="XML1"/>
              <w:rPr>
                <w:del w:id="2331" w:author="aas" w:date="2013-10-14T02:06:00Z"/>
              </w:rPr>
            </w:pPr>
            <w:del w:id="2332" w:author="aas" w:date="2013-10-14T02:06:00Z">
              <w:r>
                <w:delText xml:space="preserve">  &lt;/xs:group&gt;</w:delText>
              </w:r>
            </w:del>
          </w:p>
          <w:p w14:paraId="330DE795" w14:textId="77777777" w:rsidR="0004515F" w:rsidRPr="001D1E49" w:rsidRDefault="0004515F" w:rsidP="00257D58">
            <w:pPr>
              <w:pStyle w:val="XML1"/>
              <w:rPr>
                <w:del w:id="2333" w:author="aas" w:date="2013-10-14T02:06:00Z"/>
              </w:rPr>
            </w:pPr>
          </w:p>
          <w:p w14:paraId="377A1825" w14:textId="77777777" w:rsidR="0004515F" w:rsidRPr="00C128FA" w:rsidRDefault="0004515F" w:rsidP="0004515F">
            <w:pPr>
              <w:pStyle w:val="XML1"/>
              <w:rPr>
                <w:del w:id="2334" w:author="aas" w:date="2013-10-14T02:06:00Z"/>
              </w:rPr>
            </w:pPr>
            <w:del w:id="2335"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36" w:author="aas" w:date="2013-10-14T02:06:00Z"/>
              </w:rPr>
            </w:pPr>
            <w:del w:id="2337" w:author="aas" w:date="2013-10-14T02:06:00Z">
              <w:r w:rsidRPr="00C128FA">
                <w:delText xml:space="preserve">    &lt;xs:annotation&gt;</w:delText>
              </w:r>
            </w:del>
          </w:p>
          <w:p w14:paraId="4522B2CC" w14:textId="77777777" w:rsidR="0004515F" w:rsidRPr="00C128FA" w:rsidRDefault="0004515F" w:rsidP="0004515F">
            <w:pPr>
              <w:pStyle w:val="XML1"/>
              <w:rPr>
                <w:del w:id="2338" w:author="aas" w:date="2013-10-14T02:06:00Z"/>
              </w:rPr>
            </w:pPr>
            <w:del w:id="2339" w:author="aas" w:date="2013-10-14T02:06:00Z">
              <w:r w:rsidRPr="00C128FA">
                <w:delText xml:space="preserve">      &lt;xs:documentation&gt;</w:delText>
              </w:r>
            </w:del>
          </w:p>
          <w:p w14:paraId="5F320636" w14:textId="77777777" w:rsidR="0004515F" w:rsidRPr="00C128FA" w:rsidRDefault="0004515F" w:rsidP="0004515F">
            <w:pPr>
              <w:pStyle w:val="XML1"/>
              <w:rPr>
                <w:del w:id="2340" w:author="aas" w:date="2013-10-14T02:06:00Z"/>
              </w:rPr>
            </w:pPr>
            <w:del w:id="2341"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2" w:author="aas" w:date="2013-10-14T02:06:00Z"/>
              </w:rPr>
            </w:pPr>
            <w:del w:id="2343" w:author="aas" w:date="2013-10-14T02:06:00Z">
              <w:r w:rsidRPr="00C128FA">
                <w:delText xml:space="preserve">        datapath identifier.</w:delText>
              </w:r>
            </w:del>
          </w:p>
          <w:p w14:paraId="37E652A1" w14:textId="77777777" w:rsidR="0004515F" w:rsidRPr="00C128FA" w:rsidRDefault="0004515F" w:rsidP="0004515F">
            <w:pPr>
              <w:pStyle w:val="XML1"/>
              <w:rPr>
                <w:del w:id="2344" w:author="aas" w:date="2013-10-14T02:06:00Z"/>
              </w:rPr>
            </w:pPr>
            <w:del w:id="2345" w:author="aas" w:date="2013-10-14T02:06:00Z">
              <w:r w:rsidRPr="00C128FA">
                <w:delText xml:space="preserve">      &lt;/xs:documentation&gt;</w:delText>
              </w:r>
            </w:del>
          </w:p>
          <w:p w14:paraId="19FCB6C5" w14:textId="77777777" w:rsidR="0004515F" w:rsidRPr="00C128FA" w:rsidRDefault="0004515F" w:rsidP="0004515F">
            <w:pPr>
              <w:pStyle w:val="XML1"/>
              <w:rPr>
                <w:del w:id="2346" w:author="aas" w:date="2013-10-14T02:06:00Z"/>
              </w:rPr>
            </w:pPr>
            <w:del w:id="2347" w:author="aas" w:date="2013-10-14T02:06:00Z">
              <w:r w:rsidRPr="00C128FA">
                <w:delText xml:space="preserve">    &lt;/xs:annotation&gt;</w:delText>
              </w:r>
            </w:del>
          </w:p>
          <w:p w14:paraId="0EFC5399" w14:textId="77777777" w:rsidR="0004515F" w:rsidRPr="00C128FA" w:rsidRDefault="0004515F" w:rsidP="0004515F">
            <w:pPr>
              <w:pStyle w:val="XML1"/>
              <w:rPr>
                <w:del w:id="2348" w:author="aas" w:date="2013-10-14T02:06:00Z"/>
              </w:rPr>
            </w:pPr>
          </w:p>
          <w:p w14:paraId="011FD89F" w14:textId="77777777" w:rsidR="0004515F" w:rsidRPr="00C128FA" w:rsidRDefault="0004515F" w:rsidP="0004515F">
            <w:pPr>
              <w:pStyle w:val="XML1"/>
              <w:rPr>
                <w:del w:id="2349" w:author="aas" w:date="2013-10-14T02:06:00Z"/>
              </w:rPr>
            </w:pPr>
            <w:del w:id="2350" w:author="aas" w:date="2013-10-14T02:06:00Z">
              <w:r w:rsidRPr="00C128FA">
                <w:delText xml:space="preserve">    &lt;xs:restriction base="xs:string"&gt;</w:delText>
              </w:r>
            </w:del>
          </w:p>
          <w:p w14:paraId="3DC5FC8A" w14:textId="77777777" w:rsidR="0004515F" w:rsidRPr="00C128FA" w:rsidRDefault="0004515F" w:rsidP="0004515F">
            <w:pPr>
              <w:pStyle w:val="XML1"/>
              <w:rPr>
                <w:del w:id="2351" w:author="aas" w:date="2013-10-14T02:06:00Z"/>
              </w:rPr>
            </w:pPr>
            <w:del w:id="2352"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3" w:author="aas" w:date="2013-10-14T02:06:00Z"/>
              </w:rPr>
            </w:pPr>
            <w:del w:id="2354" w:author="aas" w:date="2013-10-14T02:06:00Z">
              <w:r w:rsidRPr="00C128FA">
                <w:delText xml:space="preserve">    &lt;/xs:restriction&gt;</w:delText>
              </w:r>
            </w:del>
          </w:p>
          <w:p w14:paraId="2156242C" w14:textId="77777777" w:rsidR="0004515F" w:rsidRPr="009F1B7D" w:rsidRDefault="0004515F" w:rsidP="0004515F">
            <w:pPr>
              <w:pStyle w:val="XML1"/>
              <w:rPr>
                <w:del w:id="2355" w:author="aas" w:date="2013-10-14T02:06:00Z"/>
                <w:b/>
              </w:rPr>
            </w:pPr>
            <w:del w:id="2356"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57"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8" w:name="_Toc315953997"/>
      <w:bookmarkStart w:id="2359" w:name="_Toc316542507"/>
      <w:bookmarkStart w:id="2360" w:name="_Toc243774062"/>
      <w:r w:rsidRPr="00DB42FD">
        <w:t>XML Example</w:t>
      </w:r>
      <w:bookmarkEnd w:id="2358"/>
      <w:bookmarkEnd w:id="2359"/>
      <w:bookmarkEnd w:id="2360"/>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lastRenderedPageBreak/>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w:t>
            </w:r>
            <w:proofErr w:type="spellStart"/>
            <w:r w:rsidRPr="009F1B7D">
              <w:t>datapath</w:t>
            </w:r>
            <w:proofErr w:type="spellEnd"/>
            <w:r w:rsidRPr="009F1B7D">
              <w:t>-id&gt;datapath-id0&lt;/</w:t>
            </w:r>
            <w:proofErr w:type="spellStart"/>
            <w:r w:rsidRPr="009F1B7D">
              <w:t>datapath</w:t>
            </w:r>
            <w:proofErr w:type="spellEnd"/>
            <w:r w:rsidRPr="009F1B7D">
              <w:t>-id&gt;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1" w:name="_Toc333522898"/>
      <w:bookmarkStart w:id="2362" w:name="_Toc335146985"/>
      <w:bookmarkStart w:id="2363" w:name="_Toc333522899"/>
      <w:bookmarkStart w:id="2364" w:name="_Toc335146986"/>
      <w:bookmarkStart w:id="2365" w:name="_Toc333522900"/>
      <w:bookmarkStart w:id="2366" w:name="_Toc335146987"/>
      <w:bookmarkStart w:id="2367" w:name="_Toc333522901"/>
      <w:bookmarkStart w:id="2368" w:name="_Toc335146988"/>
      <w:bookmarkStart w:id="2369" w:name="_Toc333522902"/>
      <w:bookmarkStart w:id="2370" w:name="_Toc335146989"/>
      <w:bookmarkStart w:id="2371" w:name="_Toc333522903"/>
      <w:bookmarkStart w:id="2372" w:name="_Toc335146990"/>
      <w:bookmarkStart w:id="2373" w:name="_Toc333522904"/>
      <w:bookmarkStart w:id="2374" w:name="_Toc335146991"/>
      <w:bookmarkStart w:id="2375" w:name="_Toc333522905"/>
      <w:bookmarkStart w:id="2376" w:name="_Toc335146992"/>
      <w:bookmarkStart w:id="2377" w:name="_Toc333522906"/>
      <w:bookmarkStart w:id="2378" w:name="_Toc335146993"/>
      <w:bookmarkStart w:id="2379" w:name="_Toc333522907"/>
      <w:bookmarkStart w:id="2380" w:name="_Toc335146994"/>
      <w:bookmarkStart w:id="2381" w:name="_Toc333522908"/>
      <w:bookmarkStart w:id="2382" w:name="_Toc335146995"/>
      <w:bookmarkStart w:id="2383" w:name="_Toc333522909"/>
      <w:bookmarkStart w:id="2384" w:name="_Toc335146996"/>
      <w:bookmarkStart w:id="2385" w:name="_Ref320556201"/>
      <w:bookmarkStart w:id="2386" w:name="_Toc243774063"/>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r>
        <w:lastRenderedPageBreak/>
        <w:t xml:space="preserve">Logical </w:t>
      </w:r>
      <w:r w:rsidRPr="0082590C">
        <w:t>Switch</w:t>
      </w:r>
      <w:r>
        <w:t xml:space="preserve"> Capabilities</w:t>
      </w:r>
      <w:bookmarkEnd w:id="2385"/>
      <w:bookmarkEnd w:id="2386"/>
    </w:p>
    <w:p w14:paraId="5A2DC302" w14:textId="77777777" w:rsidR="00D8113B" w:rsidRDefault="00D8113B" w:rsidP="00C128FA">
      <w:pPr>
        <w:pStyle w:val="Heading3"/>
      </w:pPr>
      <w:bookmarkStart w:id="2387" w:name="_Toc243774064"/>
      <w:r>
        <w:t>UML Diagram</w:t>
      </w:r>
      <w:bookmarkEnd w:id="2387"/>
    </w:p>
    <w:p w14:paraId="6376345E" w14:textId="28853628" w:rsidR="00AF1D6D" w:rsidRDefault="00AF1D6D" w:rsidP="00AF1D6D">
      <w:pPr>
        <w:jc w:val="center"/>
      </w:pPr>
      <w:r>
        <w:object w:dxaOrig="6040" w:dyaOrig="6895" w14:anchorId="71B78564">
          <v:shape id="_x0000_i1031" type="#_x0000_t75" style="width:297.75pt;height:346.5pt" o:ole="">
            <v:imagedata r:id="rId27" o:title=""/>
          </v:shape>
          <o:OLEObject Type="Embed" ProgID="Visio.Drawing.11" ShapeID="_x0000_i1031" DrawAspect="Content" ObjectID="_1447426556" r:id="rId28"/>
        </w:object>
      </w:r>
    </w:p>
    <w:p w14:paraId="2BFAE4F6" w14:textId="20412BAD" w:rsidR="00D8113B" w:rsidRPr="00BB2984" w:rsidRDefault="00AF1D6D" w:rsidP="00874469">
      <w:pPr>
        <w:pStyle w:val="Caption"/>
      </w:pPr>
      <w:r w:rsidRPr="00CE3A81">
        <w:t xml:space="preserve">Figure </w:t>
      </w:r>
      <w:r>
        <w:t>7</w:t>
      </w:r>
      <w:r w:rsidRPr="00CE3A81">
        <w:t xml:space="preserve">: Data Model Diagram for an </w:t>
      </w:r>
      <w:proofErr w:type="spellStart"/>
      <w:r w:rsidRPr="00CE3A81">
        <w:t>OpenFlow</w:t>
      </w:r>
      <w:proofErr w:type="spellEnd"/>
      <w:r w:rsidRPr="00CE3A81">
        <w:t xml:space="preserve"> Logical Switch</w:t>
      </w:r>
      <w:r>
        <w:t xml:space="preserve"> Capabilities</w:t>
      </w:r>
    </w:p>
    <w:p w14:paraId="7047FA3A" w14:textId="77777777" w:rsidR="00D8113B" w:rsidRPr="009F1B7D" w:rsidRDefault="00D8113B" w:rsidP="00BA30A0">
      <w:pPr>
        <w:pStyle w:val="Heading3"/>
        <w:rPr>
          <w:del w:id="2388" w:author="aas" w:date="2013-10-14T02:06:00Z"/>
        </w:rPr>
      </w:pPr>
      <w:del w:id="2389"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0" w:author="aas" w:date="2013-10-14T02:06:00Z"/>
        </w:trPr>
        <w:tc>
          <w:tcPr>
            <w:tcW w:w="5000" w:type="pct"/>
          </w:tcPr>
          <w:p w14:paraId="145766A7" w14:textId="77777777" w:rsidR="00860C7A" w:rsidRPr="00C128FA" w:rsidRDefault="00860C7A" w:rsidP="00860C7A">
            <w:pPr>
              <w:pStyle w:val="XML1"/>
              <w:rPr>
                <w:del w:id="2391" w:author="aas" w:date="2013-10-14T02:06:00Z"/>
              </w:rPr>
            </w:pPr>
            <w:del w:id="2392"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3" w:author="aas" w:date="2013-10-14T02:06:00Z"/>
              </w:rPr>
            </w:pPr>
            <w:del w:id="2394" w:author="aas" w:date="2013-10-14T02:06:00Z">
              <w:r w:rsidRPr="00C128FA">
                <w:delText xml:space="preserve">    &lt;xs:annotation&gt;</w:delText>
              </w:r>
            </w:del>
          </w:p>
          <w:p w14:paraId="2E5AD68F" w14:textId="77777777" w:rsidR="00860C7A" w:rsidRPr="00C128FA" w:rsidRDefault="00860C7A" w:rsidP="00860C7A">
            <w:pPr>
              <w:pStyle w:val="XML1"/>
              <w:rPr>
                <w:del w:id="2395" w:author="aas" w:date="2013-10-14T02:06:00Z"/>
              </w:rPr>
            </w:pPr>
            <w:del w:id="2396" w:author="aas" w:date="2013-10-14T02:06:00Z">
              <w:r w:rsidRPr="00C128FA">
                <w:delText xml:space="preserve">      &lt;xs:documentation&gt;</w:delText>
              </w:r>
            </w:del>
          </w:p>
          <w:p w14:paraId="6DE5EBB6" w14:textId="77777777" w:rsidR="00860C7A" w:rsidRPr="00C128FA" w:rsidRDefault="00860C7A" w:rsidP="00860C7A">
            <w:pPr>
              <w:pStyle w:val="XML1"/>
              <w:rPr>
                <w:del w:id="2397" w:author="aas" w:date="2013-10-14T02:06:00Z"/>
              </w:rPr>
            </w:pPr>
            <w:del w:id="2398"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399" w:author="aas" w:date="2013-10-14T02:06:00Z"/>
              </w:rPr>
            </w:pPr>
            <w:del w:id="2400"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1" w:author="aas" w:date="2013-10-14T02:06:00Z"/>
              </w:rPr>
            </w:pPr>
          </w:p>
          <w:p w14:paraId="71F7E1B9" w14:textId="77777777" w:rsidR="00860C7A" w:rsidRPr="00C128FA" w:rsidRDefault="00860C7A" w:rsidP="00860C7A">
            <w:pPr>
              <w:pStyle w:val="XML1"/>
              <w:rPr>
                <w:del w:id="2402" w:author="aas" w:date="2013-10-14T02:06:00Z"/>
              </w:rPr>
            </w:pPr>
            <w:del w:id="2403"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4" w:author="aas" w:date="2013-10-14T02:06:00Z"/>
              </w:rPr>
            </w:pPr>
            <w:del w:id="2405"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06" w:author="aas" w:date="2013-10-14T02:06:00Z"/>
              </w:rPr>
            </w:pPr>
            <w:del w:id="2407"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8" w:author="aas" w:date="2013-10-14T02:06:00Z"/>
              </w:rPr>
            </w:pPr>
            <w:del w:id="2409"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0" w:author="aas" w:date="2013-10-14T02:06:00Z"/>
              </w:rPr>
            </w:pPr>
            <w:del w:id="2411"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2" w:author="aas" w:date="2013-10-14T02:06:00Z"/>
              </w:rPr>
            </w:pPr>
            <w:del w:id="2413" w:author="aas" w:date="2013-10-14T02:06:00Z">
              <w:r w:rsidRPr="00C128FA">
                <w:delText xml:space="preserve">      &lt;/xs:documentation&gt;</w:delText>
              </w:r>
            </w:del>
          </w:p>
          <w:p w14:paraId="5A036B15" w14:textId="77777777" w:rsidR="00860C7A" w:rsidRPr="00C128FA" w:rsidRDefault="00860C7A" w:rsidP="00860C7A">
            <w:pPr>
              <w:pStyle w:val="XML1"/>
              <w:rPr>
                <w:del w:id="2414" w:author="aas" w:date="2013-10-14T02:06:00Z"/>
              </w:rPr>
            </w:pPr>
            <w:del w:id="2415" w:author="aas" w:date="2013-10-14T02:06:00Z">
              <w:r w:rsidRPr="00C128FA">
                <w:delText xml:space="preserve">    &lt;/xs:annotation&gt;</w:delText>
              </w:r>
            </w:del>
          </w:p>
          <w:p w14:paraId="502FF159" w14:textId="77777777" w:rsidR="00860C7A" w:rsidRPr="00C128FA" w:rsidRDefault="00860C7A" w:rsidP="00860C7A">
            <w:pPr>
              <w:pStyle w:val="XML1"/>
              <w:rPr>
                <w:del w:id="2416" w:author="aas" w:date="2013-10-14T02:06:00Z"/>
              </w:rPr>
            </w:pPr>
          </w:p>
          <w:p w14:paraId="5A4AD2AD" w14:textId="77777777" w:rsidR="00860C7A" w:rsidRPr="00C128FA" w:rsidRDefault="00860C7A" w:rsidP="00860C7A">
            <w:pPr>
              <w:pStyle w:val="XML1"/>
              <w:rPr>
                <w:del w:id="2417" w:author="aas" w:date="2013-10-14T02:06:00Z"/>
              </w:rPr>
            </w:pPr>
            <w:del w:id="2418" w:author="aas" w:date="2013-10-14T02:06:00Z">
              <w:r w:rsidRPr="00C128FA">
                <w:delText xml:space="preserve">    &lt;xs:sequence&gt;</w:delText>
              </w:r>
            </w:del>
          </w:p>
          <w:p w14:paraId="03810D8B" w14:textId="77777777" w:rsidR="00860C7A" w:rsidRPr="00C128FA" w:rsidRDefault="00860C7A" w:rsidP="00860C7A">
            <w:pPr>
              <w:pStyle w:val="XML1"/>
              <w:rPr>
                <w:del w:id="2419" w:author="aas" w:date="2013-10-14T02:06:00Z"/>
              </w:rPr>
            </w:pPr>
            <w:del w:id="2420"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1" w:author="aas" w:date="2013-10-14T02:06:00Z"/>
              </w:rPr>
            </w:pPr>
            <w:del w:id="2422" w:author="aas" w:date="2013-10-14T02:06:00Z">
              <w:r w:rsidRPr="00C128FA">
                <w:delText xml:space="preserve">        &lt;xs:annotation&gt;</w:delText>
              </w:r>
            </w:del>
          </w:p>
          <w:p w14:paraId="2B3F37A8" w14:textId="77777777" w:rsidR="00860C7A" w:rsidRPr="00C128FA" w:rsidRDefault="00860C7A" w:rsidP="00860C7A">
            <w:pPr>
              <w:pStyle w:val="XML1"/>
              <w:rPr>
                <w:del w:id="2423" w:author="aas" w:date="2013-10-14T02:06:00Z"/>
              </w:rPr>
            </w:pPr>
            <w:del w:id="2424" w:author="aas" w:date="2013-10-14T02:06:00Z">
              <w:r w:rsidRPr="00C128FA">
                <w:delText xml:space="preserve">          &lt;xs:documentation&gt;</w:delText>
              </w:r>
            </w:del>
          </w:p>
          <w:p w14:paraId="3346E686" w14:textId="77777777" w:rsidR="00860C7A" w:rsidRPr="00C128FA" w:rsidRDefault="00860C7A" w:rsidP="00860C7A">
            <w:pPr>
              <w:pStyle w:val="XML1"/>
              <w:rPr>
                <w:del w:id="2425" w:author="aas" w:date="2013-10-14T02:06:00Z"/>
              </w:rPr>
            </w:pPr>
            <w:del w:id="2426"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27" w:author="aas" w:date="2013-10-14T02:06:00Z"/>
              </w:rPr>
            </w:pPr>
            <w:del w:id="2428"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29" w:author="aas" w:date="2013-10-14T02:06:00Z"/>
              </w:rPr>
            </w:pPr>
            <w:del w:id="2430" w:author="aas" w:date="2013-10-14T02:06:00Z">
              <w:r w:rsidRPr="00C128FA">
                <w:delText xml:space="preserve">            packet-in messages.</w:delText>
              </w:r>
            </w:del>
          </w:p>
          <w:p w14:paraId="1B0522F3" w14:textId="77777777" w:rsidR="00860C7A" w:rsidRPr="00C128FA" w:rsidRDefault="00860C7A" w:rsidP="00860C7A">
            <w:pPr>
              <w:pStyle w:val="XML1"/>
              <w:rPr>
                <w:del w:id="2431" w:author="aas" w:date="2013-10-14T02:06:00Z"/>
              </w:rPr>
            </w:pPr>
            <w:del w:id="2432" w:author="aas" w:date="2013-10-14T02:06:00Z">
              <w:r w:rsidRPr="00C128FA">
                <w:delText xml:space="preserve">          &lt;/xs:documentation&gt;</w:delText>
              </w:r>
            </w:del>
          </w:p>
          <w:p w14:paraId="2F1A7D13" w14:textId="77777777" w:rsidR="00860C7A" w:rsidRPr="00C128FA" w:rsidRDefault="00860C7A" w:rsidP="00860C7A">
            <w:pPr>
              <w:pStyle w:val="XML1"/>
              <w:rPr>
                <w:del w:id="2433" w:author="aas" w:date="2013-10-14T02:06:00Z"/>
              </w:rPr>
            </w:pPr>
            <w:del w:id="2434" w:author="aas" w:date="2013-10-14T02:06:00Z">
              <w:r w:rsidRPr="00C128FA">
                <w:delText xml:space="preserve">        &lt;/xs:annotation&gt;</w:delText>
              </w:r>
            </w:del>
          </w:p>
          <w:p w14:paraId="263D0F9B" w14:textId="77777777" w:rsidR="00860C7A" w:rsidRPr="00C128FA" w:rsidRDefault="00860C7A" w:rsidP="00860C7A">
            <w:pPr>
              <w:pStyle w:val="XML1"/>
              <w:rPr>
                <w:del w:id="2435" w:author="aas" w:date="2013-10-14T02:06:00Z"/>
              </w:rPr>
            </w:pPr>
            <w:del w:id="2436" w:author="aas" w:date="2013-10-14T02:06:00Z">
              <w:r w:rsidRPr="00C128FA">
                <w:delText xml:space="preserve">      &lt;/xs:element&gt;</w:delText>
              </w:r>
            </w:del>
          </w:p>
          <w:p w14:paraId="0F8C6EA6" w14:textId="77777777" w:rsidR="00860C7A" w:rsidRPr="00C128FA" w:rsidRDefault="00860C7A" w:rsidP="00860C7A">
            <w:pPr>
              <w:pStyle w:val="XML1"/>
              <w:rPr>
                <w:del w:id="2437" w:author="aas" w:date="2013-10-14T02:06:00Z"/>
              </w:rPr>
            </w:pPr>
            <w:del w:id="2438"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39" w:author="aas" w:date="2013-10-14T02:06:00Z"/>
              </w:rPr>
            </w:pPr>
            <w:del w:id="2440" w:author="aas" w:date="2013-10-14T02:06:00Z">
              <w:r w:rsidRPr="00C128FA">
                <w:delText xml:space="preserve">        &lt;xs:annotation&gt;</w:delText>
              </w:r>
            </w:del>
          </w:p>
          <w:p w14:paraId="025A7578" w14:textId="77777777" w:rsidR="00860C7A" w:rsidRPr="00C128FA" w:rsidRDefault="00860C7A" w:rsidP="00860C7A">
            <w:pPr>
              <w:pStyle w:val="XML1"/>
              <w:rPr>
                <w:del w:id="2441" w:author="aas" w:date="2013-10-14T02:06:00Z"/>
              </w:rPr>
            </w:pPr>
            <w:del w:id="2442" w:author="aas" w:date="2013-10-14T02:06:00Z">
              <w:r w:rsidRPr="00C128FA">
                <w:delText xml:space="preserve">          &lt;xs:documentation&gt;</w:delText>
              </w:r>
            </w:del>
          </w:p>
          <w:p w14:paraId="63591D09" w14:textId="77777777" w:rsidR="00860C7A" w:rsidRPr="00C128FA" w:rsidRDefault="00860C7A" w:rsidP="00860C7A">
            <w:pPr>
              <w:pStyle w:val="XML1"/>
              <w:rPr>
                <w:del w:id="2443" w:author="aas" w:date="2013-10-14T02:06:00Z"/>
              </w:rPr>
            </w:pPr>
            <w:del w:id="2444"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45" w:author="aas" w:date="2013-10-14T02:06:00Z"/>
              </w:rPr>
            </w:pPr>
            <w:del w:id="2446" w:author="aas" w:date="2013-10-14T02:06:00Z">
              <w:r w:rsidRPr="00C128FA">
                <w:delText xml:space="preserve">            logical switch.</w:delText>
              </w:r>
            </w:del>
          </w:p>
          <w:p w14:paraId="7CE99BC7" w14:textId="77777777" w:rsidR="00860C7A" w:rsidRPr="00C128FA" w:rsidRDefault="00860C7A" w:rsidP="00860C7A">
            <w:pPr>
              <w:pStyle w:val="XML1"/>
              <w:rPr>
                <w:del w:id="2447" w:author="aas" w:date="2013-10-14T02:06:00Z"/>
              </w:rPr>
            </w:pPr>
            <w:del w:id="2448" w:author="aas" w:date="2013-10-14T02:06:00Z">
              <w:r w:rsidRPr="00C128FA">
                <w:delText xml:space="preserve">          &lt;/xs:documentation&gt;</w:delText>
              </w:r>
            </w:del>
          </w:p>
          <w:p w14:paraId="290A20E6" w14:textId="77777777" w:rsidR="00860C7A" w:rsidRPr="00C128FA" w:rsidRDefault="00860C7A" w:rsidP="00860C7A">
            <w:pPr>
              <w:pStyle w:val="XML1"/>
              <w:rPr>
                <w:del w:id="2449" w:author="aas" w:date="2013-10-14T02:06:00Z"/>
              </w:rPr>
            </w:pPr>
            <w:del w:id="2450" w:author="aas" w:date="2013-10-14T02:06:00Z">
              <w:r w:rsidRPr="00C128FA">
                <w:delText xml:space="preserve">        &lt;/xs:annotation&gt;</w:delText>
              </w:r>
            </w:del>
          </w:p>
          <w:p w14:paraId="049CD7EC" w14:textId="77777777" w:rsidR="00860C7A" w:rsidRPr="00C128FA" w:rsidRDefault="00860C7A" w:rsidP="00860C7A">
            <w:pPr>
              <w:pStyle w:val="XML1"/>
              <w:rPr>
                <w:del w:id="2451" w:author="aas" w:date="2013-10-14T02:06:00Z"/>
              </w:rPr>
            </w:pPr>
            <w:del w:id="2452" w:author="aas" w:date="2013-10-14T02:06:00Z">
              <w:r w:rsidRPr="00C128FA">
                <w:delText xml:space="preserve">      &lt;/xs:element&gt;</w:delText>
              </w:r>
            </w:del>
          </w:p>
          <w:p w14:paraId="10142D56" w14:textId="77777777" w:rsidR="00860C7A" w:rsidRPr="00C128FA" w:rsidRDefault="00860C7A" w:rsidP="00860C7A">
            <w:pPr>
              <w:pStyle w:val="XML1"/>
              <w:rPr>
                <w:del w:id="2453" w:author="aas" w:date="2013-10-14T02:06:00Z"/>
              </w:rPr>
            </w:pPr>
            <w:del w:id="2454"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55" w:author="aas" w:date="2013-10-14T02:06:00Z"/>
              </w:rPr>
            </w:pPr>
            <w:del w:id="2456" w:author="aas" w:date="2013-10-14T02:06:00Z">
              <w:r w:rsidRPr="00C128FA">
                <w:delText xml:space="preserve">        &lt;xs:annotation&gt;</w:delText>
              </w:r>
            </w:del>
          </w:p>
          <w:p w14:paraId="5AB955A2" w14:textId="77777777" w:rsidR="00860C7A" w:rsidRPr="00C128FA" w:rsidRDefault="00860C7A" w:rsidP="00860C7A">
            <w:pPr>
              <w:pStyle w:val="XML1"/>
              <w:rPr>
                <w:del w:id="2457" w:author="aas" w:date="2013-10-14T02:06:00Z"/>
              </w:rPr>
            </w:pPr>
            <w:del w:id="2458" w:author="aas" w:date="2013-10-14T02:06:00Z">
              <w:r w:rsidRPr="00C128FA">
                <w:delText xml:space="preserve">          &lt;xs:documentation&gt;</w:delText>
              </w:r>
            </w:del>
          </w:p>
          <w:p w14:paraId="1316FBB3" w14:textId="77777777" w:rsidR="00860C7A" w:rsidRPr="00C128FA" w:rsidRDefault="00860C7A" w:rsidP="00860C7A">
            <w:pPr>
              <w:pStyle w:val="XML1"/>
              <w:rPr>
                <w:del w:id="2459" w:author="aas" w:date="2013-10-14T02:06:00Z"/>
              </w:rPr>
            </w:pPr>
            <w:del w:id="2460"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1" w:author="aas" w:date="2013-10-14T02:06:00Z"/>
              </w:rPr>
            </w:pPr>
            <w:del w:id="2462" w:author="aas" w:date="2013-10-14T02:06:00Z">
              <w:r w:rsidRPr="00C128FA">
                <w:delText xml:space="preserve">            logical switch.</w:delText>
              </w:r>
            </w:del>
          </w:p>
          <w:p w14:paraId="11327699" w14:textId="77777777" w:rsidR="00860C7A" w:rsidRPr="00C128FA" w:rsidRDefault="00860C7A" w:rsidP="00860C7A">
            <w:pPr>
              <w:pStyle w:val="XML1"/>
              <w:rPr>
                <w:del w:id="2463" w:author="aas" w:date="2013-10-14T02:06:00Z"/>
              </w:rPr>
            </w:pPr>
            <w:del w:id="2464" w:author="aas" w:date="2013-10-14T02:06:00Z">
              <w:r w:rsidRPr="00C128FA">
                <w:delText xml:space="preserve">          &lt;/xs:documentation&gt;</w:delText>
              </w:r>
            </w:del>
          </w:p>
          <w:p w14:paraId="57FC7BE9" w14:textId="77777777" w:rsidR="00860C7A" w:rsidRPr="00C128FA" w:rsidRDefault="00860C7A" w:rsidP="00860C7A">
            <w:pPr>
              <w:pStyle w:val="XML1"/>
              <w:rPr>
                <w:del w:id="2465" w:author="aas" w:date="2013-10-14T02:06:00Z"/>
              </w:rPr>
            </w:pPr>
            <w:del w:id="2466" w:author="aas" w:date="2013-10-14T02:06:00Z">
              <w:r w:rsidRPr="00C128FA">
                <w:delText xml:space="preserve">        &lt;/xs:annotation&gt;</w:delText>
              </w:r>
            </w:del>
          </w:p>
          <w:p w14:paraId="0C2A798E" w14:textId="77777777" w:rsidR="00860C7A" w:rsidRPr="00C128FA" w:rsidRDefault="00860C7A" w:rsidP="00860C7A">
            <w:pPr>
              <w:pStyle w:val="XML1"/>
              <w:rPr>
                <w:del w:id="2467" w:author="aas" w:date="2013-10-14T02:06:00Z"/>
              </w:rPr>
            </w:pPr>
            <w:del w:id="2468" w:author="aas" w:date="2013-10-14T02:06:00Z">
              <w:r w:rsidRPr="00C128FA">
                <w:delText xml:space="preserve">      &lt;/xs:element&gt;</w:delText>
              </w:r>
            </w:del>
          </w:p>
          <w:p w14:paraId="5486033E" w14:textId="77777777" w:rsidR="00860C7A" w:rsidRPr="00C128FA" w:rsidRDefault="00860C7A" w:rsidP="00860C7A">
            <w:pPr>
              <w:pStyle w:val="XML1"/>
              <w:rPr>
                <w:del w:id="2469" w:author="aas" w:date="2013-10-14T02:06:00Z"/>
              </w:rPr>
            </w:pPr>
            <w:del w:id="2470"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1" w:author="aas" w:date="2013-10-14T02:06:00Z"/>
              </w:rPr>
            </w:pPr>
            <w:del w:id="2472" w:author="aas" w:date="2013-10-14T02:06:00Z">
              <w:r w:rsidRPr="00C128FA">
                <w:delText xml:space="preserve">        &lt;xs:annotation&gt;</w:delText>
              </w:r>
            </w:del>
          </w:p>
          <w:p w14:paraId="4793BD72" w14:textId="77777777" w:rsidR="00860C7A" w:rsidRPr="00C128FA" w:rsidRDefault="00860C7A" w:rsidP="00860C7A">
            <w:pPr>
              <w:pStyle w:val="XML1"/>
              <w:rPr>
                <w:del w:id="2473" w:author="aas" w:date="2013-10-14T02:06:00Z"/>
              </w:rPr>
            </w:pPr>
            <w:del w:id="2474" w:author="aas" w:date="2013-10-14T02:06:00Z">
              <w:r w:rsidRPr="00C128FA">
                <w:delText xml:space="preserve">          &lt;xs:documentation&gt;</w:delText>
              </w:r>
            </w:del>
          </w:p>
          <w:p w14:paraId="09D79FD3" w14:textId="77777777" w:rsidR="00860C7A" w:rsidRPr="00C128FA" w:rsidRDefault="00860C7A" w:rsidP="00860C7A">
            <w:pPr>
              <w:pStyle w:val="XML1"/>
              <w:rPr>
                <w:del w:id="2475" w:author="aas" w:date="2013-10-14T02:06:00Z"/>
              </w:rPr>
            </w:pPr>
            <w:del w:id="2476"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77" w:author="aas" w:date="2013-10-14T02:06:00Z"/>
              </w:rPr>
            </w:pPr>
            <w:del w:id="2478" w:author="aas" w:date="2013-10-14T02:06:00Z">
              <w:r w:rsidRPr="00C128FA">
                <w:delText xml:space="preserve">            statistics.</w:delText>
              </w:r>
            </w:del>
          </w:p>
          <w:p w14:paraId="1AC9DBDE" w14:textId="77777777" w:rsidR="00860C7A" w:rsidRPr="00C128FA" w:rsidRDefault="00860C7A" w:rsidP="00860C7A">
            <w:pPr>
              <w:pStyle w:val="XML1"/>
              <w:rPr>
                <w:del w:id="2479" w:author="aas" w:date="2013-10-14T02:06:00Z"/>
              </w:rPr>
            </w:pPr>
            <w:del w:id="2480" w:author="aas" w:date="2013-10-14T02:06:00Z">
              <w:r w:rsidRPr="00C128FA">
                <w:delText xml:space="preserve">          &lt;/xs:documentation&gt;</w:delText>
              </w:r>
            </w:del>
          </w:p>
          <w:p w14:paraId="4D04A159" w14:textId="77777777" w:rsidR="00860C7A" w:rsidRPr="00C128FA" w:rsidRDefault="00860C7A" w:rsidP="00860C7A">
            <w:pPr>
              <w:pStyle w:val="XML1"/>
              <w:rPr>
                <w:del w:id="2481" w:author="aas" w:date="2013-10-14T02:06:00Z"/>
              </w:rPr>
            </w:pPr>
            <w:del w:id="2482" w:author="aas" w:date="2013-10-14T02:06:00Z">
              <w:r w:rsidRPr="00C128FA">
                <w:delText xml:space="preserve">        &lt;/xs:annotation&gt;</w:delText>
              </w:r>
            </w:del>
          </w:p>
          <w:p w14:paraId="45AEBB08" w14:textId="77777777" w:rsidR="00860C7A" w:rsidRPr="00C128FA" w:rsidRDefault="00860C7A" w:rsidP="00860C7A">
            <w:pPr>
              <w:pStyle w:val="XML1"/>
              <w:rPr>
                <w:del w:id="2483" w:author="aas" w:date="2013-10-14T02:06:00Z"/>
              </w:rPr>
            </w:pPr>
            <w:del w:id="2484" w:author="aas" w:date="2013-10-14T02:06:00Z">
              <w:r w:rsidRPr="00C128FA">
                <w:delText xml:space="preserve">      &lt;/xs:element&gt;</w:delText>
              </w:r>
            </w:del>
          </w:p>
          <w:p w14:paraId="5B4A0ABB" w14:textId="77777777" w:rsidR="00860C7A" w:rsidRPr="00C128FA" w:rsidRDefault="00860C7A" w:rsidP="00860C7A">
            <w:pPr>
              <w:pStyle w:val="XML1"/>
              <w:rPr>
                <w:del w:id="2485" w:author="aas" w:date="2013-10-14T02:06:00Z"/>
              </w:rPr>
            </w:pPr>
            <w:del w:id="2486"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87" w:author="aas" w:date="2013-10-14T02:06:00Z"/>
              </w:rPr>
            </w:pPr>
            <w:del w:id="2488" w:author="aas" w:date="2013-10-14T02:06:00Z">
              <w:r w:rsidRPr="00C128FA">
                <w:delText xml:space="preserve">        &lt;xs:annotation&gt;</w:delText>
              </w:r>
            </w:del>
          </w:p>
          <w:p w14:paraId="574AF2F8" w14:textId="77777777" w:rsidR="00860C7A" w:rsidRPr="00C128FA" w:rsidRDefault="00860C7A" w:rsidP="00860C7A">
            <w:pPr>
              <w:pStyle w:val="XML1"/>
              <w:rPr>
                <w:del w:id="2489" w:author="aas" w:date="2013-10-14T02:06:00Z"/>
              </w:rPr>
            </w:pPr>
            <w:del w:id="2490" w:author="aas" w:date="2013-10-14T02:06:00Z">
              <w:r w:rsidRPr="00C128FA">
                <w:delText xml:space="preserve">          &lt;xs:documentation&gt;</w:delText>
              </w:r>
            </w:del>
          </w:p>
          <w:p w14:paraId="715806E2" w14:textId="77777777" w:rsidR="00860C7A" w:rsidRPr="00C128FA" w:rsidRDefault="00860C7A" w:rsidP="00860C7A">
            <w:pPr>
              <w:pStyle w:val="XML1"/>
              <w:rPr>
                <w:del w:id="2491" w:author="aas" w:date="2013-10-14T02:06:00Z"/>
              </w:rPr>
            </w:pPr>
            <w:del w:id="2492"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3" w:author="aas" w:date="2013-10-14T02:06:00Z"/>
              </w:rPr>
            </w:pPr>
            <w:del w:id="2494" w:author="aas" w:date="2013-10-14T02:06:00Z">
              <w:r w:rsidRPr="00C128FA">
                <w:delText xml:space="preserve">            statistics.</w:delText>
              </w:r>
            </w:del>
          </w:p>
          <w:p w14:paraId="60708E31" w14:textId="77777777" w:rsidR="00860C7A" w:rsidRPr="00C128FA" w:rsidRDefault="00860C7A" w:rsidP="00860C7A">
            <w:pPr>
              <w:pStyle w:val="XML1"/>
              <w:rPr>
                <w:del w:id="2495" w:author="aas" w:date="2013-10-14T02:06:00Z"/>
              </w:rPr>
            </w:pPr>
            <w:del w:id="2496" w:author="aas" w:date="2013-10-14T02:06:00Z">
              <w:r w:rsidRPr="00C128FA">
                <w:delText xml:space="preserve">          &lt;/xs:documentation&gt;</w:delText>
              </w:r>
            </w:del>
          </w:p>
          <w:p w14:paraId="590BCCA9" w14:textId="77777777" w:rsidR="00860C7A" w:rsidRPr="00C128FA" w:rsidRDefault="00860C7A" w:rsidP="00860C7A">
            <w:pPr>
              <w:pStyle w:val="XML1"/>
              <w:rPr>
                <w:del w:id="2497" w:author="aas" w:date="2013-10-14T02:06:00Z"/>
              </w:rPr>
            </w:pPr>
            <w:del w:id="2498" w:author="aas" w:date="2013-10-14T02:06:00Z">
              <w:r w:rsidRPr="00C128FA">
                <w:delText xml:space="preserve">        &lt;/xs:annotation&gt;</w:delText>
              </w:r>
            </w:del>
          </w:p>
          <w:p w14:paraId="34B74796" w14:textId="77777777" w:rsidR="00860C7A" w:rsidRPr="00C128FA" w:rsidRDefault="00860C7A" w:rsidP="00860C7A">
            <w:pPr>
              <w:pStyle w:val="XML1"/>
              <w:rPr>
                <w:del w:id="2499" w:author="aas" w:date="2013-10-14T02:06:00Z"/>
              </w:rPr>
            </w:pPr>
            <w:del w:id="2500" w:author="aas" w:date="2013-10-14T02:06:00Z">
              <w:r w:rsidRPr="00C128FA">
                <w:delText xml:space="preserve">      &lt;/xs:element&gt;</w:delText>
              </w:r>
            </w:del>
          </w:p>
          <w:p w14:paraId="76421750" w14:textId="77777777" w:rsidR="00860C7A" w:rsidRPr="00C128FA" w:rsidRDefault="00860C7A" w:rsidP="00860C7A">
            <w:pPr>
              <w:pStyle w:val="XML1"/>
              <w:rPr>
                <w:del w:id="2501" w:author="aas" w:date="2013-10-14T02:06:00Z"/>
              </w:rPr>
            </w:pPr>
            <w:del w:id="2502"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3" w:author="aas" w:date="2013-10-14T02:06:00Z"/>
              </w:rPr>
            </w:pPr>
            <w:del w:id="2504" w:author="aas" w:date="2013-10-14T02:06:00Z">
              <w:r w:rsidRPr="00C128FA">
                <w:delText xml:space="preserve">        &lt;xs:annotation&gt;</w:delText>
              </w:r>
            </w:del>
          </w:p>
          <w:p w14:paraId="72DDA562" w14:textId="77777777" w:rsidR="00860C7A" w:rsidRPr="00C128FA" w:rsidRDefault="00860C7A" w:rsidP="00860C7A">
            <w:pPr>
              <w:pStyle w:val="XML1"/>
              <w:rPr>
                <w:del w:id="2505" w:author="aas" w:date="2013-10-14T02:06:00Z"/>
              </w:rPr>
            </w:pPr>
            <w:del w:id="2506" w:author="aas" w:date="2013-10-14T02:06:00Z">
              <w:r w:rsidRPr="00C128FA">
                <w:delText xml:space="preserve">          &lt;xs:documentation&gt;</w:delText>
              </w:r>
            </w:del>
          </w:p>
          <w:p w14:paraId="3C1E9A6F" w14:textId="77777777" w:rsidR="00860C7A" w:rsidRPr="00C128FA" w:rsidRDefault="00860C7A" w:rsidP="00860C7A">
            <w:pPr>
              <w:pStyle w:val="XML1"/>
              <w:rPr>
                <w:del w:id="2507" w:author="aas" w:date="2013-10-14T02:06:00Z"/>
              </w:rPr>
            </w:pPr>
            <w:del w:id="2508"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09" w:author="aas" w:date="2013-10-14T02:06:00Z"/>
              </w:rPr>
            </w:pPr>
            <w:del w:id="2510" w:author="aas" w:date="2013-10-14T02:06:00Z">
              <w:r w:rsidRPr="00C128FA">
                <w:delText xml:space="preserve">            statistics.</w:delText>
              </w:r>
            </w:del>
          </w:p>
          <w:p w14:paraId="08EF7BA8" w14:textId="77777777" w:rsidR="00860C7A" w:rsidRPr="00C128FA" w:rsidRDefault="00860C7A" w:rsidP="00860C7A">
            <w:pPr>
              <w:pStyle w:val="XML1"/>
              <w:rPr>
                <w:del w:id="2511" w:author="aas" w:date="2013-10-14T02:06:00Z"/>
              </w:rPr>
            </w:pPr>
            <w:del w:id="2512" w:author="aas" w:date="2013-10-14T02:06:00Z">
              <w:r w:rsidRPr="00C128FA">
                <w:delText xml:space="preserve">          &lt;/xs:documentation&gt;</w:delText>
              </w:r>
            </w:del>
          </w:p>
          <w:p w14:paraId="66678251" w14:textId="77777777" w:rsidR="00860C7A" w:rsidRPr="00C128FA" w:rsidRDefault="00860C7A" w:rsidP="00860C7A">
            <w:pPr>
              <w:pStyle w:val="XML1"/>
              <w:rPr>
                <w:del w:id="2513" w:author="aas" w:date="2013-10-14T02:06:00Z"/>
              </w:rPr>
            </w:pPr>
            <w:del w:id="2514" w:author="aas" w:date="2013-10-14T02:06:00Z">
              <w:r w:rsidRPr="00C128FA">
                <w:delText xml:space="preserve">        &lt;/xs:annotation&gt;</w:delText>
              </w:r>
            </w:del>
          </w:p>
          <w:p w14:paraId="2BFF56A9" w14:textId="77777777" w:rsidR="00860C7A" w:rsidRPr="00C128FA" w:rsidRDefault="00860C7A" w:rsidP="00860C7A">
            <w:pPr>
              <w:pStyle w:val="XML1"/>
              <w:rPr>
                <w:del w:id="2515" w:author="aas" w:date="2013-10-14T02:06:00Z"/>
              </w:rPr>
            </w:pPr>
            <w:del w:id="2516" w:author="aas" w:date="2013-10-14T02:06:00Z">
              <w:r w:rsidRPr="00C128FA">
                <w:delText xml:space="preserve">      &lt;/xs:element&gt;</w:delText>
              </w:r>
            </w:del>
          </w:p>
          <w:p w14:paraId="7DAC672F" w14:textId="77777777" w:rsidR="00860C7A" w:rsidRPr="00C128FA" w:rsidRDefault="00860C7A" w:rsidP="00860C7A">
            <w:pPr>
              <w:pStyle w:val="XML1"/>
              <w:rPr>
                <w:del w:id="2517" w:author="aas" w:date="2013-10-14T02:06:00Z"/>
              </w:rPr>
            </w:pPr>
            <w:del w:id="2518"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19" w:author="aas" w:date="2013-10-14T02:06:00Z"/>
              </w:rPr>
            </w:pPr>
            <w:del w:id="2520" w:author="aas" w:date="2013-10-14T02:06:00Z">
              <w:r w:rsidRPr="00C128FA">
                <w:delText xml:space="preserve">        &lt;xs:annotation&gt;</w:delText>
              </w:r>
            </w:del>
          </w:p>
          <w:p w14:paraId="3849B4E3" w14:textId="77777777" w:rsidR="00860C7A" w:rsidRPr="00C128FA" w:rsidRDefault="00860C7A" w:rsidP="00860C7A">
            <w:pPr>
              <w:pStyle w:val="XML1"/>
              <w:rPr>
                <w:del w:id="2521" w:author="aas" w:date="2013-10-14T02:06:00Z"/>
              </w:rPr>
            </w:pPr>
            <w:del w:id="2522" w:author="aas" w:date="2013-10-14T02:06:00Z">
              <w:r w:rsidRPr="00C128FA">
                <w:delText xml:space="preserve">          &lt;xs:documentation&gt;</w:delText>
              </w:r>
            </w:del>
          </w:p>
          <w:p w14:paraId="7EAD48D2" w14:textId="77777777" w:rsidR="00860C7A" w:rsidRPr="00C128FA" w:rsidRDefault="00860C7A" w:rsidP="00860C7A">
            <w:pPr>
              <w:pStyle w:val="XML1"/>
              <w:rPr>
                <w:del w:id="2523" w:author="aas" w:date="2013-10-14T02:06:00Z"/>
              </w:rPr>
            </w:pPr>
            <w:del w:id="2524"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25" w:author="aas" w:date="2013-10-14T02:06:00Z"/>
              </w:rPr>
            </w:pPr>
            <w:del w:id="2526" w:author="aas" w:date="2013-10-14T02:06:00Z">
              <w:r w:rsidRPr="00C128FA">
                <w:delText xml:space="preserve">            statistics.</w:delText>
              </w:r>
            </w:del>
          </w:p>
          <w:p w14:paraId="2DF12EAE" w14:textId="77777777" w:rsidR="00860C7A" w:rsidRPr="00C128FA" w:rsidRDefault="00860C7A" w:rsidP="00860C7A">
            <w:pPr>
              <w:pStyle w:val="XML1"/>
              <w:rPr>
                <w:del w:id="2527" w:author="aas" w:date="2013-10-14T02:06:00Z"/>
              </w:rPr>
            </w:pPr>
            <w:del w:id="2528" w:author="aas" w:date="2013-10-14T02:06:00Z">
              <w:r w:rsidRPr="00C128FA">
                <w:delText xml:space="preserve">          &lt;/xs:documentation&gt;</w:delText>
              </w:r>
            </w:del>
          </w:p>
          <w:p w14:paraId="189898A3" w14:textId="77777777" w:rsidR="00860C7A" w:rsidRPr="00C128FA" w:rsidRDefault="00860C7A" w:rsidP="00860C7A">
            <w:pPr>
              <w:pStyle w:val="XML1"/>
              <w:rPr>
                <w:del w:id="2529" w:author="aas" w:date="2013-10-14T02:06:00Z"/>
              </w:rPr>
            </w:pPr>
            <w:del w:id="2530" w:author="aas" w:date="2013-10-14T02:06:00Z">
              <w:r w:rsidRPr="00C128FA">
                <w:delText xml:space="preserve">        &lt;/xs:annotation&gt;</w:delText>
              </w:r>
            </w:del>
          </w:p>
          <w:p w14:paraId="31246D5F" w14:textId="77777777" w:rsidR="00860C7A" w:rsidRPr="00C128FA" w:rsidRDefault="00860C7A" w:rsidP="00860C7A">
            <w:pPr>
              <w:pStyle w:val="XML1"/>
              <w:rPr>
                <w:del w:id="2531" w:author="aas" w:date="2013-10-14T02:06:00Z"/>
              </w:rPr>
            </w:pPr>
            <w:del w:id="2532" w:author="aas" w:date="2013-10-14T02:06:00Z">
              <w:r w:rsidRPr="00C128FA">
                <w:delText xml:space="preserve">      &lt;/xs:element&gt;</w:delText>
              </w:r>
            </w:del>
          </w:p>
          <w:p w14:paraId="5D84AC47" w14:textId="77777777" w:rsidR="00860C7A" w:rsidRPr="00C128FA" w:rsidRDefault="00860C7A" w:rsidP="00860C7A">
            <w:pPr>
              <w:pStyle w:val="XML1"/>
              <w:rPr>
                <w:del w:id="2533" w:author="aas" w:date="2013-10-14T02:06:00Z"/>
              </w:rPr>
            </w:pPr>
            <w:del w:id="2534"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35" w:author="aas" w:date="2013-10-14T02:06:00Z"/>
              </w:rPr>
            </w:pPr>
            <w:del w:id="2536" w:author="aas" w:date="2013-10-14T02:06:00Z">
              <w:r w:rsidRPr="00C128FA">
                <w:delText xml:space="preserve">        &lt;xs:annotation&gt;</w:delText>
              </w:r>
            </w:del>
          </w:p>
          <w:p w14:paraId="2556B706" w14:textId="77777777" w:rsidR="00860C7A" w:rsidRPr="00C128FA" w:rsidRDefault="00860C7A" w:rsidP="00860C7A">
            <w:pPr>
              <w:pStyle w:val="XML1"/>
              <w:rPr>
                <w:del w:id="2537" w:author="aas" w:date="2013-10-14T02:06:00Z"/>
              </w:rPr>
            </w:pPr>
            <w:del w:id="2538" w:author="aas" w:date="2013-10-14T02:06:00Z">
              <w:r w:rsidRPr="00C128FA">
                <w:delText xml:space="preserve">          &lt;xs:documentation&gt;</w:delText>
              </w:r>
            </w:del>
          </w:p>
          <w:p w14:paraId="0AB8200C" w14:textId="77777777" w:rsidR="00860C7A" w:rsidRPr="00C128FA" w:rsidRDefault="00860C7A" w:rsidP="00860C7A">
            <w:pPr>
              <w:pStyle w:val="XML1"/>
              <w:rPr>
                <w:del w:id="2539" w:author="aas" w:date="2013-10-14T02:06:00Z"/>
              </w:rPr>
            </w:pPr>
            <w:del w:id="2540"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1" w:author="aas" w:date="2013-10-14T02:06:00Z"/>
              </w:rPr>
            </w:pPr>
            <w:del w:id="2542" w:author="aas" w:date="2013-10-14T02:06:00Z">
              <w:r w:rsidRPr="00C128FA">
                <w:delText xml:space="preserve">            statistics.</w:delText>
              </w:r>
            </w:del>
          </w:p>
          <w:p w14:paraId="52C3AC29" w14:textId="77777777" w:rsidR="00860C7A" w:rsidRPr="00C128FA" w:rsidRDefault="00860C7A" w:rsidP="00860C7A">
            <w:pPr>
              <w:pStyle w:val="XML1"/>
              <w:rPr>
                <w:del w:id="2543" w:author="aas" w:date="2013-10-14T02:06:00Z"/>
              </w:rPr>
            </w:pPr>
            <w:del w:id="2544" w:author="aas" w:date="2013-10-14T02:06:00Z">
              <w:r w:rsidRPr="00C128FA">
                <w:delText xml:space="preserve">          &lt;/xs:documentation&gt;</w:delText>
              </w:r>
            </w:del>
          </w:p>
          <w:p w14:paraId="37B081B4" w14:textId="77777777" w:rsidR="00860C7A" w:rsidRPr="00C128FA" w:rsidRDefault="00860C7A" w:rsidP="00860C7A">
            <w:pPr>
              <w:pStyle w:val="XML1"/>
              <w:rPr>
                <w:del w:id="2545" w:author="aas" w:date="2013-10-14T02:06:00Z"/>
              </w:rPr>
            </w:pPr>
            <w:del w:id="2546" w:author="aas" w:date="2013-10-14T02:06:00Z">
              <w:r w:rsidRPr="00C128FA">
                <w:delText xml:space="preserve">        &lt;/xs:annotation&gt;</w:delText>
              </w:r>
            </w:del>
          </w:p>
          <w:p w14:paraId="096CA3F2" w14:textId="77777777" w:rsidR="00860C7A" w:rsidRPr="00C128FA" w:rsidRDefault="00860C7A" w:rsidP="00860C7A">
            <w:pPr>
              <w:pStyle w:val="XML1"/>
              <w:rPr>
                <w:del w:id="2547" w:author="aas" w:date="2013-10-14T02:06:00Z"/>
              </w:rPr>
            </w:pPr>
            <w:del w:id="2548" w:author="aas" w:date="2013-10-14T02:06:00Z">
              <w:r w:rsidRPr="00C128FA">
                <w:delText xml:space="preserve">      &lt;/xs:element&gt;</w:delText>
              </w:r>
            </w:del>
          </w:p>
          <w:p w14:paraId="27DA2E51" w14:textId="77777777" w:rsidR="00860C7A" w:rsidRPr="00C128FA" w:rsidRDefault="00860C7A" w:rsidP="00860C7A">
            <w:pPr>
              <w:pStyle w:val="XML1"/>
              <w:rPr>
                <w:del w:id="2549" w:author="aas" w:date="2013-10-14T02:06:00Z"/>
              </w:rPr>
            </w:pPr>
            <w:del w:id="2550"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1" w:author="aas" w:date="2013-10-14T02:06:00Z"/>
              </w:rPr>
            </w:pPr>
            <w:del w:id="2552" w:author="aas" w:date="2013-10-14T02:06:00Z">
              <w:r w:rsidRPr="00C128FA">
                <w:delText xml:space="preserve">        &lt;xs:annotation&gt;</w:delText>
              </w:r>
            </w:del>
          </w:p>
          <w:p w14:paraId="56B8637F" w14:textId="77777777" w:rsidR="00860C7A" w:rsidRPr="00C128FA" w:rsidRDefault="00860C7A" w:rsidP="00860C7A">
            <w:pPr>
              <w:pStyle w:val="XML1"/>
              <w:rPr>
                <w:del w:id="2553" w:author="aas" w:date="2013-10-14T02:06:00Z"/>
              </w:rPr>
            </w:pPr>
            <w:del w:id="2554" w:author="aas" w:date="2013-10-14T02:06:00Z">
              <w:r w:rsidRPr="00C128FA">
                <w:delText xml:space="preserve">          &lt;xs:documentation&gt;</w:delText>
              </w:r>
            </w:del>
          </w:p>
          <w:p w14:paraId="7ACDF359" w14:textId="77777777" w:rsidR="00860C7A" w:rsidRPr="00C128FA" w:rsidRDefault="00860C7A" w:rsidP="00860C7A">
            <w:pPr>
              <w:pStyle w:val="XML1"/>
              <w:rPr>
                <w:del w:id="2555" w:author="aas" w:date="2013-10-14T02:06:00Z"/>
              </w:rPr>
            </w:pPr>
            <w:del w:id="2556"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57" w:author="aas" w:date="2013-10-14T02:06:00Z"/>
              </w:rPr>
            </w:pPr>
            <w:del w:id="2558" w:author="aas" w:date="2013-10-14T02:06:00Z">
              <w:r w:rsidRPr="00C128FA">
                <w:delText xml:space="preserve">            reassemble IP fragments.</w:delText>
              </w:r>
            </w:del>
          </w:p>
          <w:p w14:paraId="1FFC14D4" w14:textId="77777777" w:rsidR="00860C7A" w:rsidRPr="00C128FA" w:rsidRDefault="00860C7A" w:rsidP="00860C7A">
            <w:pPr>
              <w:pStyle w:val="XML1"/>
              <w:rPr>
                <w:del w:id="2559" w:author="aas" w:date="2013-10-14T02:06:00Z"/>
              </w:rPr>
            </w:pPr>
            <w:del w:id="2560" w:author="aas" w:date="2013-10-14T02:06:00Z">
              <w:r w:rsidRPr="00C128FA">
                <w:delText xml:space="preserve">          &lt;/xs:documentation&gt;</w:delText>
              </w:r>
            </w:del>
          </w:p>
          <w:p w14:paraId="24B7CF9A" w14:textId="77777777" w:rsidR="00860C7A" w:rsidRPr="00C128FA" w:rsidRDefault="00860C7A" w:rsidP="00860C7A">
            <w:pPr>
              <w:pStyle w:val="XML1"/>
              <w:rPr>
                <w:del w:id="2561" w:author="aas" w:date="2013-10-14T02:06:00Z"/>
              </w:rPr>
            </w:pPr>
            <w:del w:id="2562" w:author="aas" w:date="2013-10-14T02:06:00Z">
              <w:r w:rsidRPr="00C128FA">
                <w:delText xml:space="preserve">        &lt;/xs:annotation&gt;</w:delText>
              </w:r>
            </w:del>
          </w:p>
          <w:p w14:paraId="3AA3FE78" w14:textId="77777777" w:rsidR="00860C7A" w:rsidRPr="00C128FA" w:rsidRDefault="00860C7A" w:rsidP="00860C7A">
            <w:pPr>
              <w:pStyle w:val="XML1"/>
              <w:rPr>
                <w:del w:id="2563" w:author="aas" w:date="2013-10-14T02:06:00Z"/>
              </w:rPr>
            </w:pPr>
            <w:del w:id="2564" w:author="aas" w:date="2013-10-14T02:06:00Z">
              <w:r w:rsidRPr="00C128FA">
                <w:delText xml:space="preserve">      &lt;/xs:element&gt;</w:delText>
              </w:r>
            </w:del>
          </w:p>
          <w:p w14:paraId="40660BEC" w14:textId="77777777" w:rsidR="00860C7A" w:rsidRPr="00C128FA" w:rsidRDefault="00860C7A" w:rsidP="00860C7A">
            <w:pPr>
              <w:pStyle w:val="XML1"/>
              <w:rPr>
                <w:del w:id="2565" w:author="aas" w:date="2013-10-14T02:06:00Z"/>
              </w:rPr>
            </w:pPr>
            <w:del w:id="2566"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67" w:author="aas" w:date="2013-10-14T02:06:00Z"/>
              </w:rPr>
            </w:pPr>
            <w:del w:id="2568" w:author="aas" w:date="2013-10-14T02:06:00Z">
              <w:r w:rsidRPr="00C128FA">
                <w:delText xml:space="preserve">        &lt;xs:annotation&gt;</w:delText>
              </w:r>
            </w:del>
          </w:p>
          <w:p w14:paraId="40226AA9" w14:textId="77777777" w:rsidR="00860C7A" w:rsidRPr="00C128FA" w:rsidRDefault="00860C7A" w:rsidP="00860C7A">
            <w:pPr>
              <w:pStyle w:val="XML1"/>
              <w:rPr>
                <w:del w:id="2569" w:author="aas" w:date="2013-10-14T02:06:00Z"/>
              </w:rPr>
            </w:pPr>
            <w:del w:id="2570" w:author="aas" w:date="2013-10-14T02:06:00Z">
              <w:r w:rsidRPr="00C128FA">
                <w:delText xml:space="preserve">          &lt;xs:documentation&gt;</w:delText>
              </w:r>
            </w:del>
          </w:p>
          <w:p w14:paraId="0362A2CD" w14:textId="77777777" w:rsidR="00860C7A" w:rsidRPr="00C128FA" w:rsidRDefault="00860C7A" w:rsidP="00860C7A">
            <w:pPr>
              <w:pStyle w:val="XML1"/>
              <w:rPr>
                <w:del w:id="2571" w:author="aas" w:date="2013-10-14T02:06:00Z"/>
              </w:rPr>
            </w:pPr>
            <w:del w:id="2572"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3" w:author="aas" w:date="2013-10-14T02:06:00Z"/>
              </w:rPr>
            </w:pPr>
            <w:del w:id="2574"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75" w:author="aas" w:date="2013-10-14T02:06:00Z"/>
              </w:rPr>
            </w:pPr>
            <w:del w:id="2576"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77" w:author="aas" w:date="2013-10-14T02:06:00Z"/>
              </w:rPr>
            </w:pPr>
            <w:del w:id="2578" w:author="aas" w:date="2013-10-14T02:06:00Z">
              <w:r w:rsidRPr="00C128FA">
                <w:delText xml:space="preserve">          &lt;/xs:documentation&gt;</w:delText>
              </w:r>
            </w:del>
          </w:p>
          <w:p w14:paraId="719DBB4C" w14:textId="77777777" w:rsidR="00860C7A" w:rsidRPr="00C128FA" w:rsidRDefault="00860C7A" w:rsidP="00860C7A">
            <w:pPr>
              <w:pStyle w:val="XML1"/>
              <w:rPr>
                <w:del w:id="2579" w:author="aas" w:date="2013-10-14T02:06:00Z"/>
              </w:rPr>
            </w:pPr>
            <w:del w:id="2580" w:author="aas" w:date="2013-10-14T02:06:00Z">
              <w:r w:rsidRPr="00C128FA">
                <w:delText xml:space="preserve">        &lt;/xs:annotation&gt;</w:delText>
              </w:r>
            </w:del>
          </w:p>
          <w:p w14:paraId="4B2746F9" w14:textId="77777777" w:rsidR="00860C7A" w:rsidRPr="00C128FA" w:rsidRDefault="00860C7A" w:rsidP="00860C7A">
            <w:pPr>
              <w:pStyle w:val="XML1"/>
              <w:rPr>
                <w:del w:id="2581" w:author="aas" w:date="2013-10-14T02:06:00Z"/>
              </w:rPr>
            </w:pPr>
            <w:del w:id="2582" w:author="aas" w:date="2013-10-14T02:06:00Z">
              <w:r w:rsidRPr="00C128FA">
                <w:delText xml:space="preserve">      &lt;/xs:element&gt;</w:delText>
              </w:r>
            </w:del>
          </w:p>
          <w:p w14:paraId="3CDA9BBE" w14:textId="77777777" w:rsidR="00860C7A" w:rsidRPr="00C128FA" w:rsidRDefault="00860C7A" w:rsidP="00860C7A">
            <w:pPr>
              <w:pStyle w:val="XML1"/>
              <w:rPr>
                <w:del w:id="2583" w:author="aas" w:date="2013-10-14T02:06:00Z"/>
              </w:rPr>
            </w:pPr>
            <w:del w:id="2584"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85" w:author="aas" w:date="2013-10-14T02:06:00Z"/>
              </w:rPr>
            </w:pPr>
            <w:del w:id="2586" w:author="aas" w:date="2013-10-14T02:06:00Z">
              <w:r w:rsidRPr="00C128FA">
                <w:delText xml:space="preserve">        &lt;xs:annotation&gt;</w:delText>
              </w:r>
            </w:del>
          </w:p>
          <w:p w14:paraId="6D414384" w14:textId="77777777" w:rsidR="00860C7A" w:rsidRPr="00C128FA" w:rsidRDefault="00860C7A" w:rsidP="00860C7A">
            <w:pPr>
              <w:pStyle w:val="XML1"/>
              <w:rPr>
                <w:del w:id="2587" w:author="aas" w:date="2013-10-14T02:06:00Z"/>
              </w:rPr>
            </w:pPr>
            <w:del w:id="2588" w:author="aas" w:date="2013-10-14T02:06:00Z">
              <w:r w:rsidRPr="00C128FA">
                <w:delText xml:space="preserve">          &lt;xs:documentation&gt;</w:delText>
              </w:r>
            </w:del>
          </w:p>
          <w:p w14:paraId="7BC7FE69" w14:textId="77777777" w:rsidR="00860C7A" w:rsidRPr="00C128FA" w:rsidRDefault="00860C7A" w:rsidP="00860C7A">
            <w:pPr>
              <w:pStyle w:val="XML1"/>
              <w:rPr>
                <w:del w:id="2589" w:author="aas" w:date="2013-10-14T02:06:00Z"/>
              </w:rPr>
            </w:pPr>
            <w:del w:id="2590"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1" w:author="aas" w:date="2013-10-14T02:06:00Z"/>
              </w:rPr>
            </w:pPr>
            <w:del w:id="2592"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3" w:author="aas" w:date="2013-10-14T02:06:00Z"/>
              </w:rPr>
            </w:pPr>
            <w:del w:id="2594"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95" w:author="aas" w:date="2013-10-14T02:06:00Z"/>
              </w:rPr>
            </w:pPr>
            <w:del w:id="2596" w:author="aas" w:date="2013-10-14T02:06:00Z">
              <w:r w:rsidRPr="00C128FA">
                <w:delText xml:space="preserve">          &lt;/xs:documentation&gt;</w:delText>
              </w:r>
            </w:del>
          </w:p>
          <w:p w14:paraId="108E3C67" w14:textId="77777777" w:rsidR="00860C7A" w:rsidRPr="00C128FA" w:rsidRDefault="00860C7A" w:rsidP="00860C7A">
            <w:pPr>
              <w:pStyle w:val="XML1"/>
              <w:rPr>
                <w:del w:id="2597" w:author="aas" w:date="2013-10-14T02:06:00Z"/>
              </w:rPr>
            </w:pPr>
            <w:del w:id="2598" w:author="aas" w:date="2013-10-14T02:06:00Z">
              <w:r w:rsidRPr="00C128FA">
                <w:delText xml:space="preserve">        &lt;/xs:annotation&gt;</w:delText>
              </w:r>
            </w:del>
          </w:p>
          <w:p w14:paraId="3BAFF5DD" w14:textId="77777777" w:rsidR="00860C7A" w:rsidRPr="00C128FA" w:rsidRDefault="00860C7A" w:rsidP="00860C7A">
            <w:pPr>
              <w:pStyle w:val="XML1"/>
              <w:rPr>
                <w:del w:id="2599" w:author="aas" w:date="2013-10-14T02:06:00Z"/>
              </w:rPr>
            </w:pPr>
            <w:del w:id="2600" w:author="aas" w:date="2013-10-14T02:06:00Z">
              <w:r w:rsidRPr="00C128FA">
                <w:delText xml:space="preserve">        &lt;xs:complexType&gt;</w:delText>
              </w:r>
            </w:del>
          </w:p>
          <w:p w14:paraId="6877ECD5" w14:textId="77777777" w:rsidR="00860C7A" w:rsidRPr="00C128FA" w:rsidRDefault="00860C7A" w:rsidP="00860C7A">
            <w:pPr>
              <w:pStyle w:val="XML1"/>
              <w:rPr>
                <w:del w:id="2601" w:author="aas" w:date="2013-10-14T02:06:00Z"/>
              </w:rPr>
            </w:pPr>
            <w:del w:id="2602" w:author="aas" w:date="2013-10-14T02:06:00Z">
              <w:r w:rsidRPr="00C128FA">
                <w:delText xml:space="preserve">          &lt;xs:sequence&gt;</w:delText>
              </w:r>
            </w:del>
          </w:p>
          <w:p w14:paraId="5BC5A781" w14:textId="77777777" w:rsidR="00860C7A" w:rsidRPr="00C128FA" w:rsidRDefault="00860C7A" w:rsidP="00860C7A">
            <w:pPr>
              <w:pStyle w:val="XML1"/>
              <w:rPr>
                <w:del w:id="2603" w:author="aas" w:date="2013-10-14T02:06:00Z"/>
              </w:rPr>
            </w:pPr>
            <w:del w:id="2604"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05" w:author="aas" w:date="2013-10-14T02:06:00Z"/>
              </w:rPr>
            </w:pPr>
            <w:del w:id="2606" w:author="aas" w:date="2013-10-14T02:06:00Z">
              <w:r w:rsidRPr="00C128FA">
                <w:delText xml:space="preserve">              &lt;xs:simpleType&gt;</w:delText>
              </w:r>
            </w:del>
          </w:p>
          <w:p w14:paraId="53A2B7F8" w14:textId="77777777" w:rsidR="00860C7A" w:rsidRPr="00C128FA" w:rsidRDefault="00860C7A" w:rsidP="00860C7A">
            <w:pPr>
              <w:pStyle w:val="XML1"/>
              <w:rPr>
                <w:del w:id="2607" w:author="aas" w:date="2013-10-14T02:06:00Z"/>
              </w:rPr>
            </w:pPr>
            <w:del w:id="2608" w:author="aas" w:date="2013-10-14T02:06:00Z">
              <w:r w:rsidRPr="00C128FA">
                <w:delText xml:space="preserve">                &lt;xs:restriction base="xs:string"&gt;</w:delText>
              </w:r>
            </w:del>
          </w:p>
          <w:p w14:paraId="2478994F" w14:textId="77777777" w:rsidR="00860C7A" w:rsidRPr="00C128FA" w:rsidRDefault="00860C7A" w:rsidP="00860C7A">
            <w:pPr>
              <w:pStyle w:val="XML1"/>
              <w:rPr>
                <w:del w:id="2609" w:author="aas" w:date="2013-10-14T02:06:00Z"/>
              </w:rPr>
            </w:pPr>
            <w:del w:id="2610" w:author="aas" w:date="2013-10-14T02:06:00Z">
              <w:r w:rsidRPr="00C128FA">
                <w:delText xml:space="preserve">                  &lt;xs:enumeration value="all"/&gt;</w:delText>
              </w:r>
            </w:del>
          </w:p>
          <w:p w14:paraId="419E3AF9" w14:textId="77777777" w:rsidR="00860C7A" w:rsidRPr="00C128FA" w:rsidRDefault="00860C7A" w:rsidP="00860C7A">
            <w:pPr>
              <w:pStyle w:val="XML1"/>
              <w:rPr>
                <w:del w:id="2611" w:author="aas" w:date="2013-10-14T02:06:00Z"/>
              </w:rPr>
            </w:pPr>
            <w:del w:id="2612" w:author="aas" w:date="2013-10-14T02:06:00Z">
              <w:r w:rsidRPr="00C128FA">
                <w:delText xml:space="preserve">                  &lt;xs:enumeration value="controller"/&gt;</w:delText>
              </w:r>
            </w:del>
          </w:p>
          <w:p w14:paraId="6E494309" w14:textId="77777777" w:rsidR="00860C7A" w:rsidRPr="00C128FA" w:rsidRDefault="00860C7A" w:rsidP="00860C7A">
            <w:pPr>
              <w:pStyle w:val="XML1"/>
              <w:rPr>
                <w:del w:id="2613" w:author="aas" w:date="2013-10-14T02:06:00Z"/>
              </w:rPr>
            </w:pPr>
            <w:del w:id="2614" w:author="aas" w:date="2013-10-14T02:06:00Z">
              <w:r w:rsidRPr="00C128FA">
                <w:delText xml:space="preserve">                  &lt;xs:enumeration value="table"/&gt;</w:delText>
              </w:r>
            </w:del>
          </w:p>
          <w:p w14:paraId="0B9DB5A5" w14:textId="77777777" w:rsidR="00860C7A" w:rsidRPr="00C128FA" w:rsidRDefault="00860C7A" w:rsidP="00860C7A">
            <w:pPr>
              <w:pStyle w:val="XML1"/>
              <w:rPr>
                <w:del w:id="2615" w:author="aas" w:date="2013-10-14T02:06:00Z"/>
              </w:rPr>
            </w:pPr>
            <w:del w:id="2616" w:author="aas" w:date="2013-10-14T02:06:00Z">
              <w:r w:rsidRPr="00C128FA">
                <w:delText xml:space="preserve">                  &lt;xs:enumeration value="inport"/&gt;</w:delText>
              </w:r>
            </w:del>
          </w:p>
          <w:p w14:paraId="3C4E3AB5" w14:textId="77777777" w:rsidR="00860C7A" w:rsidRPr="00C128FA" w:rsidRDefault="00860C7A" w:rsidP="00860C7A">
            <w:pPr>
              <w:pStyle w:val="XML1"/>
              <w:rPr>
                <w:del w:id="2617" w:author="aas" w:date="2013-10-14T02:06:00Z"/>
              </w:rPr>
            </w:pPr>
            <w:del w:id="2618" w:author="aas" w:date="2013-10-14T02:06:00Z">
              <w:r w:rsidRPr="00C128FA">
                <w:delText xml:space="preserve">                  &lt;xs:enumeration value="any"/&gt;</w:delText>
              </w:r>
            </w:del>
          </w:p>
          <w:p w14:paraId="202EFB56" w14:textId="77777777" w:rsidR="00860C7A" w:rsidRPr="00C128FA" w:rsidRDefault="00860C7A" w:rsidP="00860C7A">
            <w:pPr>
              <w:pStyle w:val="XML1"/>
              <w:rPr>
                <w:del w:id="2619" w:author="aas" w:date="2013-10-14T02:06:00Z"/>
              </w:rPr>
            </w:pPr>
            <w:del w:id="2620" w:author="aas" w:date="2013-10-14T02:06:00Z">
              <w:r w:rsidRPr="00C128FA">
                <w:delText xml:space="preserve">                  &lt;xs:enumeration value="normal"/&gt;</w:delText>
              </w:r>
            </w:del>
          </w:p>
          <w:p w14:paraId="456CD3F4" w14:textId="77777777" w:rsidR="00860C7A" w:rsidRPr="00C128FA" w:rsidRDefault="00860C7A" w:rsidP="00860C7A">
            <w:pPr>
              <w:pStyle w:val="XML1"/>
              <w:rPr>
                <w:del w:id="2621" w:author="aas" w:date="2013-10-14T02:06:00Z"/>
              </w:rPr>
            </w:pPr>
            <w:del w:id="2622" w:author="aas" w:date="2013-10-14T02:06:00Z">
              <w:r w:rsidRPr="00C128FA">
                <w:delText xml:space="preserve">                  &lt;xs:enumeration value="flood"/&gt;</w:delText>
              </w:r>
            </w:del>
          </w:p>
          <w:p w14:paraId="7B0C1CF1" w14:textId="77777777" w:rsidR="00860C7A" w:rsidRPr="00C128FA" w:rsidRDefault="00860C7A" w:rsidP="00860C7A">
            <w:pPr>
              <w:pStyle w:val="XML1"/>
              <w:rPr>
                <w:del w:id="2623" w:author="aas" w:date="2013-10-14T02:06:00Z"/>
              </w:rPr>
            </w:pPr>
            <w:del w:id="2624" w:author="aas" w:date="2013-10-14T02:06:00Z">
              <w:r w:rsidRPr="00C128FA">
                <w:delText xml:space="preserve">                &lt;/xs:restriction&gt;</w:delText>
              </w:r>
            </w:del>
          </w:p>
          <w:p w14:paraId="1ABF3992" w14:textId="77777777" w:rsidR="00860C7A" w:rsidRPr="00C128FA" w:rsidRDefault="00860C7A" w:rsidP="00860C7A">
            <w:pPr>
              <w:pStyle w:val="XML1"/>
              <w:rPr>
                <w:del w:id="2625" w:author="aas" w:date="2013-10-14T02:06:00Z"/>
              </w:rPr>
            </w:pPr>
            <w:del w:id="2626" w:author="aas" w:date="2013-10-14T02:06:00Z">
              <w:r w:rsidRPr="00C128FA">
                <w:delText xml:space="preserve">              &lt;/xs:simpleType&gt;</w:delText>
              </w:r>
            </w:del>
          </w:p>
          <w:p w14:paraId="35105ECC" w14:textId="77777777" w:rsidR="00860C7A" w:rsidRPr="00C128FA" w:rsidRDefault="00860C7A" w:rsidP="00860C7A">
            <w:pPr>
              <w:pStyle w:val="XML1"/>
              <w:rPr>
                <w:del w:id="2627" w:author="aas" w:date="2013-10-14T02:06:00Z"/>
              </w:rPr>
            </w:pPr>
            <w:del w:id="2628" w:author="aas" w:date="2013-10-14T02:06:00Z">
              <w:r w:rsidRPr="00C128FA">
                <w:delText xml:space="preserve">            &lt;/xs:element&gt;</w:delText>
              </w:r>
            </w:del>
          </w:p>
          <w:p w14:paraId="501179E5" w14:textId="77777777" w:rsidR="00860C7A" w:rsidRPr="00C128FA" w:rsidRDefault="00860C7A" w:rsidP="00860C7A">
            <w:pPr>
              <w:pStyle w:val="XML1"/>
              <w:rPr>
                <w:del w:id="2629" w:author="aas" w:date="2013-10-14T02:06:00Z"/>
              </w:rPr>
            </w:pPr>
            <w:del w:id="2630" w:author="aas" w:date="2013-10-14T02:06:00Z">
              <w:r w:rsidRPr="00C128FA">
                <w:delText xml:space="preserve">          &lt;/xs:sequence&gt;</w:delText>
              </w:r>
            </w:del>
          </w:p>
          <w:p w14:paraId="497E3276" w14:textId="77777777" w:rsidR="00860C7A" w:rsidRPr="00C128FA" w:rsidRDefault="00860C7A" w:rsidP="00860C7A">
            <w:pPr>
              <w:pStyle w:val="XML1"/>
              <w:rPr>
                <w:del w:id="2631" w:author="aas" w:date="2013-10-14T02:06:00Z"/>
              </w:rPr>
            </w:pPr>
            <w:del w:id="2632" w:author="aas" w:date="2013-10-14T02:06:00Z">
              <w:r w:rsidRPr="00C128FA">
                <w:delText xml:space="preserve">        &lt;/xs:complexType&gt;</w:delText>
              </w:r>
            </w:del>
          </w:p>
          <w:p w14:paraId="0962C4C5" w14:textId="77777777" w:rsidR="00860C7A" w:rsidRPr="00C128FA" w:rsidRDefault="00860C7A" w:rsidP="00860C7A">
            <w:pPr>
              <w:pStyle w:val="XML1"/>
              <w:rPr>
                <w:del w:id="2633" w:author="aas" w:date="2013-10-14T02:06:00Z"/>
              </w:rPr>
            </w:pPr>
            <w:del w:id="2634" w:author="aas" w:date="2013-10-14T02:06:00Z">
              <w:r w:rsidRPr="00C128FA">
                <w:delText xml:space="preserve">      &lt;/xs:element&gt;</w:delText>
              </w:r>
            </w:del>
          </w:p>
          <w:p w14:paraId="2D235C42" w14:textId="77777777" w:rsidR="00860C7A" w:rsidRPr="00C128FA" w:rsidRDefault="00860C7A" w:rsidP="00860C7A">
            <w:pPr>
              <w:pStyle w:val="XML1"/>
              <w:rPr>
                <w:del w:id="2635" w:author="aas" w:date="2013-10-14T02:06:00Z"/>
              </w:rPr>
            </w:pPr>
            <w:del w:id="2636" w:author="aas" w:date="2013-10-14T02:06:00Z">
              <w:r w:rsidRPr="00C128FA">
                <w:delText xml:space="preserve">      &lt;xs:element name="group-types"&gt;</w:delText>
              </w:r>
            </w:del>
          </w:p>
          <w:p w14:paraId="40972DA3" w14:textId="77777777" w:rsidR="00860C7A" w:rsidRPr="00C128FA" w:rsidRDefault="00860C7A" w:rsidP="00860C7A">
            <w:pPr>
              <w:pStyle w:val="XML1"/>
              <w:rPr>
                <w:del w:id="2637" w:author="aas" w:date="2013-10-14T02:06:00Z"/>
              </w:rPr>
            </w:pPr>
            <w:del w:id="2638" w:author="aas" w:date="2013-10-14T02:06:00Z">
              <w:r w:rsidRPr="00C128FA">
                <w:delText xml:space="preserve">        &lt;xs:annotation&gt;</w:delText>
              </w:r>
            </w:del>
          </w:p>
          <w:p w14:paraId="02BEA202" w14:textId="77777777" w:rsidR="00860C7A" w:rsidRPr="00C128FA" w:rsidRDefault="00860C7A" w:rsidP="00860C7A">
            <w:pPr>
              <w:pStyle w:val="XML1"/>
              <w:rPr>
                <w:del w:id="2639" w:author="aas" w:date="2013-10-14T02:06:00Z"/>
              </w:rPr>
            </w:pPr>
            <w:del w:id="2640" w:author="aas" w:date="2013-10-14T02:06:00Z">
              <w:r w:rsidRPr="00C128FA">
                <w:delText xml:space="preserve">          &lt;xs:documentation&gt;</w:delText>
              </w:r>
            </w:del>
          </w:p>
          <w:p w14:paraId="6659C765" w14:textId="77777777" w:rsidR="00860C7A" w:rsidRPr="00C128FA" w:rsidRDefault="00860C7A" w:rsidP="00860C7A">
            <w:pPr>
              <w:pStyle w:val="XML1"/>
              <w:rPr>
                <w:del w:id="2641" w:author="aas" w:date="2013-10-14T02:06:00Z"/>
              </w:rPr>
            </w:pPr>
            <w:del w:id="2642"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3" w:author="aas" w:date="2013-10-14T02:06:00Z"/>
              </w:rPr>
            </w:pPr>
            <w:del w:id="2644" w:author="aas" w:date="2013-10-14T02:06:00Z">
              <w:r w:rsidRPr="00C128FA">
                <w:delText xml:space="preserve">            switch.</w:delText>
              </w:r>
            </w:del>
          </w:p>
          <w:p w14:paraId="3A3B8826" w14:textId="77777777" w:rsidR="00860C7A" w:rsidRPr="00C128FA" w:rsidRDefault="00860C7A" w:rsidP="00860C7A">
            <w:pPr>
              <w:pStyle w:val="XML1"/>
              <w:rPr>
                <w:del w:id="2645" w:author="aas" w:date="2013-10-14T02:06:00Z"/>
              </w:rPr>
            </w:pPr>
            <w:del w:id="2646" w:author="aas" w:date="2013-10-14T02:06:00Z">
              <w:r w:rsidRPr="00C128FA">
                <w:delText xml:space="preserve">          &lt;/xs:documentation&gt;</w:delText>
              </w:r>
            </w:del>
          </w:p>
          <w:p w14:paraId="18E2F405" w14:textId="77777777" w:rsidR="00860C7A" w:rsidRPr="00C128FA" w:rsidRDefault="00860C7A" w:rsidP="00860C7A">
            <w:pPr>
              <w:pStyle w:val="XML1"/>
              <w:rPr>
                <w:del w:id="2647" w:author="aas" w:date="2013-10-14T02:06:00Z"/>
              </w:rPr>
            </w:pPr>
            <w:del w:id="2648" w:author="aas" w:date="2013-10-14T02:06:00Z">
              <w:r w:rsidRPr="00C128FA">
                <w:delText xml:space="preserve">        &lt;/xs:annotation&gt;</w:delText>
              </w:r>
            </w:del>
          </w:p>
          <w:p w14:paraId="55B831F7" w14:textId="77777777" w:rsidR="00860C7A" w:rsidRPr="00C128FA" w:rsidRDefault="00860C7A" w:rsidP="00860C7A">
            <w:pPr>
              <w:pStyle w:val="XML1"/>
              <w:rPr>
                <w:del w:id="2649" w:author="aas" w:date="2013-10-14T02:06:00Z"/>
              </w:rPr>
            </w:pPr>
            <w:del w:id="2650" w:author="aas" w:date="2013-10-14T02:06:00Z">
              <w:r w:rsidRPr="00C128FA">
                <w:delText xml:space="preserve">        &lt;xs:complexType&gt;</w:delText>
              </w:r>
            </w:del>
          </w:p>
          <w:p w14:paraId="1661BBE1" w14:textId="77777777" w:rsidR="00860C7A" w:rsidRPr="00C128FA" w:rsidRDefault="00860C7A" w:rsidP="00860C7A">
            <w:pPr>
              <w:pStyle w:val="XML1"/>
              <w:rPr>
                <w:del w:id="2651" w:author="aas" w:date="2013-10-14T02:06:00Z"/>
              </w:rPr>
            </w:pPr>
            <w:del w:id="2652" w:author="aas" w:date="2013-10-14T02:06:00Z">
              <w:r w:rsidRPr="00C128FA">
                <w:delText xml:space="preserve">          &lt;xs:sequence&gt;</w:delText>
              </w:r>
            </w:del>
          </w:p>
          <w:p w14:paraId="3E7176D6" w14:textId="77777777" w:rsidR="00860C7A" w:rsidRPr="00C128FA" w:rsidRDefault="00860C7A" w:rsidP="00860C7A">
            <w:pPr>
              <w:pStyle w:val="XML1"/>
              <w:rPr>
                <w:del w:id="2653" w:author="aas" w:date="2013-10-14T02:06:00Z"/>
              </w:rPr>
            </w:pPr>
            <w:del w:id="2654"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55" w:author="aas" w:date="2013-10-14T02:06:00Z"/>
              </w:rPr>
            </w:pPr>
            <w:del w:id="2656" w:author="aas" w:date="2013-10-14T02:06:00Z">
              <w:r w:rsidRPr="00C128FA">
                <w:delText xml:space="preserve">              &lt;xs:simpleType&gt;</w:delText>
              </w:r>
            </w:del>
          </w:p>
          <w:p w14:paraId="7B89FF4A" w14:textId="77777777" w:rsidR="00860C7A" w:rsidRPr="00C128FA" w:rsidRDefault="00860C7A" w:rsidP="00860C7A">
            <w:pPr>
              <w:pStyle w:val="XML1"/>
              <w:rPr>
                <w:del w:id="2657" w:author="aas" w:date="2013-10-14T02:06:00Z"/>
              </w:rPr>
            </w:pPr>
            <w:del w:id="2658" w:author="aas" w:date="2013-10-14T02:06:00Z">
              <w:r w:rsidRPr="00C128FA">
                <w:delText xml:space="preserve">                &lt;xs:restriction base="xs:string"&gt;</w:delText>
              </w:r>
            </w:del>
          </w:p>
          <w:p w14:paraId="7813A421" w14:textId="77777777" w:rsidR="00860C7A" w:rsidRPr="00C128FA" w:rsidRDefault="00860C7A" w:rsidP="00860C7A">
            <w:pPr>
              <w:pStyle w:val="XML1"/>
              <w:rPr>
                <w:del w:id="2659" w:author="aas" w:date="2013-10-14T02:06:00Z"/>
              </w:rPr>
            </w:pPr>
            <w:del w:id="2660" w:author="aas" w:date="2013-10-14T02:06:00Z">
              <w:r w:rsidRPr="00C128FA">
                <w:delText xml:space="preserve">                  &lt;xs:enumeration value="all"/&gt;</w:delText>
              </w:r>
            </w:del>
          </w:p>
          <w:p w14:paraId="248C75B5" w14:textId="77777777" w:rsidR="00860C7A" w:rsidRPr="00C128FA" w:rsidRDefault="00860C7A" w:rsidP="00860C7A">
            <w:pPr>
              <w:pStyle w:val="XML1"/>
              <w:rPr>
                <w:del w:id="2661" w:author="aas" w:date="2013-10-14T02:06:00Z"/>
              </w:rPr>
            </w:pPr>
            <w:del w:id="2662" w:author="aas" w:date="2013-10-14T02:06:00Z">
              <w:r w:rsidRPr="00C128FA">
                <w:delText xml:space="preserve">                  &lt;xs:enumeration value="select"/&gt;</w:delText>
              </w:r>
            </w:del>
          </w:p>
          <w:p w14:paraId="3B8C7400" w14:textId="77777777" w:rsidR="00860C7A" w:rsidRPr="00C128FA" w:rsidRDefault="00860C7A" w:rsidP="00860C7A">
            <w:pPr>
              <w:pStyle w:val="XML1"/>
              <w:rPr>
                <w:del w:id="2663" w:author="aas" w:date="2013-10-14T02:06:00Z"/>
              </w:rPr>
            </w:pPr>
            <w:del w:id="2664" w:author="aas" w:date="2013-10-14T02:06:00Z">
              <w:r w:rsidRPr="00C128FA">
                <w:delText xml:space="preserve">                  &lt;xs:enumeration value="indirect"/&gt;</w:delText>
              </w:r>
            </w:del>
          </w:p>
          <w:p w14:paraId="164AF646" w14:textId="77777777" w:rsidR="00860C7A" w:rsidRPr="00C128FA" w:rsidRDefault="00860C7A" w:rsidP="00860C7A">
            <w:pPr>
              <w:pStyle w:val="XML1"/>
              <w:rPr>
                <w:del w:id="2665" w:author="aas" w:date="2013-10-14T02:06:00Z"/>
              </w:rPr>
            </w:pPr>
            <w:del w:id="2666"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67" w:author="aas" w:date="2013-10-14T02:06:00Z"/>
              </w:rPr>
            </w:pPr>
            <w:del w:id="2668" w:author="aas" w:date="2013-10-14T02:06:00Z">
              <w:r w:rsidRPr="00C128FA">
                <w:delText xml:space="preserve">                &lt;/xs:restriction&gt;</w:delText>
              </w:r>
            </w:del>
          </w:p>
          <w:p w14:paraId="48BECEBA" w14:textId="77777777" w:rsidR="00860C7A" w:rsidRPr="00C128FA" w:rsidRDefault="00860C7A" w:rsidP="00860C7A">
            <w:pPr>
              <w:pStyle w:val="XML1"/>
              <w:rPr>
                <w:del w:id="2669" w:author="aas" w:date="2013-10-14T02:06:00Z"/>
              </w:rPr>
            </w:pPr>
            <w:del w:id="2670" w:author="aas" w:date="2013-10-14T02:06:00Z">
              <w:r w:rsidRPr="00C128FA">
                <w:delText xml:space="preserve">              &lt;/xs:simpleType&gt;</w:delText>
              </w:r>
            </w:del>
          </w:p>
          <w:p w14:paraId="5B0D8452" w14:textId="77777777" w:rsidR="00860C7A" w:rsidRPr="00C128FA" w:rsidRDefault="00860C7A" w:rsidP="00860C7A">
            <w:pPr>
              <w:pStyle w:val="XML1"/>
              <w:rPr>
                <w:del w:id="2671" w:author="aas" w:date="2013-10-14T02:06:00Z"/>
              </w:rPr>
            </w:pPr>
            <w:del w:id="2672" w:author="aas" w:date="2013-10-14T02:06:00Z">
              <w:r w:rsidRPr="00C128FA">
                <w:delText xml:space="preserve">            &lt;/xs:element&gt;</w:delText>
              </w:r>
            </w:del>
          </w:p>
          <w:p w14:paraId="309A13F5" w14:textId="77777777" w:rsidR="00860C7A" w:rsidRPr="00C128FA" w:rsidRDefault="00860C7A" w:rsidP="00860C7A">
            <w:pPr>
              <w:pStyle w:val="XML1"/>
              <w:rPr>
                <w:del w:id="2673" w:author="aas" w:date="2013-10-14T02:06:00Z"/>
              </w:rPr>
            </w:pPr>
            <w:del w:id="2674" w:author="aas" w:date="2013-10-14T02:06:00Z">
              <w:r w:rsidRPr="00C128FA">
                <w:delText xml:space="preserve">          &lt;/xs:sequence&gt;</w:delText>
              </w:r>
            </w:del>
          </w:p>
          <w:p w14:paraId="21FC7380" w14:textId="77777777" w:rsidR="00860C7A" w:rsidRPr="00C128FA" w:rsidRDefault="00860C7A" w:rsidP="00860C7A">
            <w:pPr>
              <w:pStyle w:val="XML1"/>
              <w:rPr>
                <w:del w:id="2675" w:author="aas" w:date="2013-10-14T02:06:00Z"/>
              </w:rPr>
            </w:pPr>
            <w:del w:id="2676" w:author="aas" w:date="2013-10-14T02:06:00Z">
              <w:r w:rsidRPr="00C128FA">
                <w:delText xml:space="preserve">        &lt;/xs:complexType&gt;</w:delText>
              </w:r>
            </w:del>
          </w:p>
          <w:p w14:paraId="6CE7B2A4" w14:textId="77777777" w:rsidR="00860C7A" w:rsidRPr="00C128FA" w:rsidRDefault="00860C7A" w:rsidP="00860C7A">
            <w:pPr>
              <w:pStyle w:val="XML1"/>
              <w:rPr>
                <w:del w:id="2677" w:author="aas" w:date="2013-10-14T02:06:00Z"/>
              </w:rPr>
            </w:pPr>
            <w:del w:id="2678" w:author="aas" w:date="2013-10-14T02:06:00Z">
              <w:r w:rsidRPr="00C128FA">
                <w:delText xml:space="preserve">      &lt;/xs:element&gt;</w:delText>
              </w:r>
            </w:del>
          </w:p>
          <w:p w14:paraId="0FBD1FD0" w14:textId="77777777" w:rsidR="00860C7A" w:rsidRPr="00C128FA" w:rsidRDefault="00860C7A" w:rsidP="00860C7A">
            <w:pPr>
              <w:pStyle w:val="XML1"/>
              <w:rPr>
                <w:del w:id="2679" w:author="aas" w:date="2013-10-14T02:06:00Z"/>
              </w:rPr>
            </w:pPr>
            <w:del w:id="2680"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1" w:author="aas" w:date="2013-10-14T02:06:00Z"/>
              </w:rPr>
            </w:pPr>
            <w:del w:id="2682" w:author="aas" w:date="2013-10-14T02:06:00Z">
              <w:r w:rsidRPr="00C128FA">
                <w:delText xml:space="preserve">        &lt;xs:annotation&gt;</w:delText>
              </w:r>
            </w:del>
          </w:p>
          <w:p w14:paraId="1A3C2283" w14:textId="77777777" w:rsidR="00860C7A" w:rsidRPr="00C128FA" w:rsidRDefault="00860C7A" w:rsidP="00860C7A">
            <w:pPr>
              <w:pStyle w:val="XML1"/>
              <w:rPr>
                <w:del w:id="2683" w:author="aas" w:date="2013-10-14T02:06:00Z"/>
              </w:rPr>
            </w:pPr>
            <w:del w:id="2684" w:author="aas" w:date="2013-10-14T02:06:00Z">
              <w:r w:rsidRPr="00C128FA">
                <w:delText xml:space="preserve">          &lt;xs:documentation&gt;</w:delText>
              </w:r>
            </w:del>
          </w:p>
          <w:p w14:paraId="1004C94B" w14:textId="77777777" w:rsidR="00860C7A" w:rsidRPr="00C128FA" w:rsidRDefault="00860C7A" w:rsidP="00860C7A">
            <w:pPr>
              <w:pStyle w:val="XML1"/>
              <w:rPr>
                <w:del w:id="2685" w:author="aas" w:date="2013-10-14T02:06:00Z"/>
              </w:rPr>
            </w:pPr>
            <w:del w:id="2686"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87" w:author="aas" w:date="2013-10-14T02:06:00Z"/>
              </w:rPr>
            </w:pPr>
            <w:del w:id="2688" w:author="aas" w:date="2013-10-14T02:06:00Z">
              <w:r w:rsidRPr="00C128FA">
                <w:delText xml:space="preserve">            logical switch.</w:delText>
              </w:r>
            </w:del>
          </w:p>
          <w:p w14:paraId="15B553F5" w14:textId="77777777" w:rsidR="00860C7A" w:rsidRPr="00C128FA" w:rsidRDefault="00860C7A" w:rsidP="00860C7A">
            <w:pPr>
              <w:pStyle w:val="XML1"/>
              <w:rPr>
                <w:del w:id="2689" w:author="aas" w:date="2013-10-14T02:06:00Z"/>
              </w:rPr>
            </w:pPr>
            <w:del w:id="2690" w:author="aas" w:date="2013-10-14T02:06:00Z">
              <w:r w:rsidRPr="00C128FA">
                <w:delText xml:space="preserve">          &lt;/xs:documentation&gt;</w:delText>
              </w:r>
            </w:del>
          </w:p>
          <w:p w14:paraId="686295E6" w14:textId="77777777" w:rsidR="00860C7A" w:rsidRPr="00C128FA" w:rsidRDefault="00860C7A" w:rsidP="00860C7A">
            <w:pPr>
              <w:pStyle w:val="XML1"/>
              <w:rPr>
                <w:del w:id="2691" w:author="aas" w:date="2013-10-14T02:06:00Z"/>
              </w:rPr>
            </w:pPr>
            <w:del w:id="2692" w:author="aas" w:date="2013-10-14T02:06:00Z">
              <w:r w:rsidRPr="00C128FA">
                <w:delText xml:space="preserve">        &lt;/xs:annotation&gt;</w:delText>
              </w:r>
            </w:del>
          </w:p>
          <w:p w14:paraId="291D85BA" w14:textId="77777777" w:rsidR="00860C7A" w:rsidRPr="00C128FA" w:rsidRDefault="00860C7A" w:rsidP="00860C7A">
            <w:pPr>
              <w:pStyle w:val="XML1"/>
              <w:rPr>
                <w:del w:id="2693" w:author="aas" w:date="2013-10-14T02:06:00Z"/>
              </w:rPr>
            </w:pPr>
            <w:del w:id="2694" w:author="aas" w:date="2013-10-14T02:06:00Z">
              <w:r w:rsidRPr="00C128FA">
                <w:delText xml:space="preserve">        &lt;xs:complexType&gt;</w:delText>
              </w:r>
            </w:del>
          </w:p>
          <w:p w14:paraId="6C9FFCFF" w14:textId="77777777" w:rsidR="00860C7A" w:rsidRPr="00C128FA" w:rsidRDefault="00860C7A" w:rsidP="00860C7A">
            <w:pPr>
              <w:pStyle w:val="XML1"/>
              <w:rPr>
                <w:del w:id="2695" w:author="aas" w:date="2013-10-14T02:06:00Z"/>
              </w:rPr>
            </w:pPr>
            <w:del w:id="2696" w:author="aas" w:date="2013-10-14T02:06:00Z">
              <w:r w:rsidRPr="00C128FA">
                <w:delText xml:space="preserve">          &lt;xs:sequence&gt;</w:delText>
              </w:r>
            </w:del>
          </w:p>
          <w:p w14:paraId="50B9A6F7" w14:textId="77777777" w:rsidR="00860C7A" w:rsidRPr="00C128FA" w:rsidRDefault="00860C7A" w:rsidP="00860C7A">
            <w:pPr>
              <w:pStyle w:val="XML1"/>
              <w:rPr>
                <w:del w:id="2697" w:author="aas" w:date="2013-10-14T02:06:00Z"/>
              </w:rPr>
            </w:pPr>
            <w:del w:id="2698"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699" w:author="aas" w:date="2013-10-14T02:06:00Z"/>
              </w:rPr>
            </w:pPr>
            <w:del w:id="2700" w:author="aas" w:date="2013-10-14T02:06:00Z">
              <w:r w:rsidRPr="00C128FA">
                <w:delText xml:space="preserve">              &lt;xs:simpleType&gt;</w:delText>
              </w:r>
            </w:del>
          </w:p>
          <w:p w14:paraId="2FA1433A" w14:textId="77777777" w:rsidR="00860C7A" w:rsidRPr="00C128FA" w:rsidRDefault="00860C7A" w:rsidP="00860C7A">
            <w:pPr>
              <w:pStyle w:val="XML1"/>
              <w:rPr>
                <w:del w:id="2701" w:author="aas" w:date="2013-10-14T02:06:00Z"/>
              </w:rPr>
            </w:pPr>
            <w:del w:id="2702" w:author="aas" w:date="2013-10-14T02:06:00Z">
              <w:r w:rsidRPr="00C128FA">
                <w:delText xml:space="preserve">                &lt;xs:restriction base="xs:string"&gt;</w:delText>
              </w:r>
            </w:del>
          </w:p>
          <w:p w14:paraId="589CE069" w14:textId="77777777" w:rsidR="00860C7A" w:rsidRPr="00C128FA" w:rsidRDefault="00860C7A" w:rsidP="00860C7A">
            <w:pPr>
              <w:pStyle w:val="XML1"/>
              <w:rPr>
                <w:del w:id="2703" w:author="aas" w:date="2013-10-14T02:06:00Z"/>
              </w:rPr>
            </w:pPr>
            <w:del w:id="2704"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05" w:author="aas" w:date="2013-10-14T02:06:00Z"/>
              </w:rPr>
            </w:pPr>
            <w:del w:id="2706"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07" w:author="aas" w:date="2013-10-14T02:06:00Z"/>
              </w:rPr>
            </w:pPr>
            <w:del w:id="2708" w:author="aas" w:date="2013-10-14T02:06:00Z">
              <w:r w:rsidRPr="00C128FA">
                <w:delText xml:space="preserve">                  &lt;xs:enumeration value="chaining"/&gt;</w:delText>
              </w:r>
            </w:del>
          </w:p>
          <w:p w14:paraId="7ED06918" w14:textId="77777777" w:rsidR="00860C7A" w:rsidRPr="00C128FA" w:rsidRDefault="00860C7A" w:rsidP="00860C7A">
            <w:pPr>
              <w:pStyle w:val="XML1"/>
              <w:rPr>
                <w:del w:id="2709" w:author="aas" w:date="2013-10-14T02:06:00Z"/>
              </w:rPr>
            </w:pPr>
            <w:del w:id="2710"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1" w:author="aas" w:date="2013-10-14T02:06:00Z"/>
              </w:rPr>
            </w:pPr>
            <w:del w:id="2712" w:author="aas" w:date="2013-10-14T02:06:00Z">
              <w:r w:rsidRPr="00C128FA">
                <w:delText xml:space="preserve">                &lt;/xs:restriction&gt;</w:delText>
              </w:r>
            </w:del>
          </w:p>
          <w:p w14:paraId="29E0FBA9" w14:textId="77777777" w:rsidR="00860C7A" w:rsidRPr="00C128FA" w:rsidRDefault="00860C7A" w:rsidP="00860C7A">
            <w:pPr>
              <w:pStyle w:val="XML1"/>
              <w:rPr>
                <w:del w:id="2713" w:author="aas" w:date="2013-10-14T02:06:00Z"/>
              </w:rPr>
            </w:pPr>
            <w:del w:id="2714" w:author="aas" w:date="2013-10-14T02:06:00Z">
              <w:r w:rsidRPr="00C128FA">
                <w:delText xml:space="preserve">              &lt;/xs:simpleType&gt;</w:delText>
              </w:r>
            </w:del>
          </w:p>
          <w:p w14:paraId="372344C8" w14:textId="77777777" w:rsidR="00860C7A" w:rsidRPr="00C128FA" w:rsidRDefault="00860C7A" w:rsidP="00860C7A">
            <w:pPr>
              <w:pStyle w:val="XML1"/>
              <w:rPr>
                <w:del w:id="2715" w:author="aas" w:date="2013-10-14T02:06:00Z"/>
              </w:rPr>
            </w:pPr>
            <w:del w:id="2716" w:author="aas" w:date="2013-10-14T02:06:00Z">
              <w:r w:rsidRPr="00C128FA">
                <w:delText xml:space="preserve">            &lt;/xs:element&gt;</w:delText>
              </w:r>
            </w:del>
          </w:p>
          <w:p w14:paraId="5F1283F2" w14:textId="77777777" w:rsidR="00860C7A" w:rsidRPr="00C128FA" w:rsidRDefault="00860C7A" w:rsidP="00860C7A">
            <w:pPr>
              <w:pStyle w:val="XML1"/>
              <w:rPr>
                <w:del w:id="2717" w:author="aas" w:date="2013-10-14T02:06:00Z"/>
              </w:rPr>
            </w:pPr>
            <w:del w:id="2718" w:author="aas" w:date="2013-10-14T02:06:00Z">
              <w:r w:rsidRPr="00C128FA">
                <w:delText xml:space="preserve">          &lt;/xs:sequence&gt;</w:delText>
              </w:r>
            </w:del>
          </w:p>
          <w:p w14:paraId="645CCC34" w14:textId="77777777" w:rsidR="00860C7A" w:rsidRPr="00C128FA" w:rsidRDefault="00860C7A" w:rsidP="00860C7A">
            <w:pPr>
              <w:pStyle w:val="XML1"/>
              <w:rPr>
                <w:del w:id="2719" w:author="aas" w:date="2013-10-14T02:06:00Z"/>
              </w:rPr>
            </w:pPr>
            <w:del w:id="2720" w:author="aas" w:date="2013-10-14T02:06:00Z">
              <w:r w:rsidRPr="00C128FA">
                <w:delText xml:space="preserve">        &lt;/xs:complexType&gt;</w:delText>
              </w:r>
            </w:del>
          </w:p>
          <w:p w14:paraId="5712D94E" w14:textId="77777777" w:rsidR="00860C7A" w:rsidRPr="00C128FA" w:rsidRDefault="00860C7A" w:rsidP="00860C7A">
            <w:pPr>
              <w:pStyle w:val="XML1"/>
              <w:rPr>
                <w:del w:id="2721" w:author="aas" w:date="2013-10-14T02:06:00Z"/>
              </w:rPr>
            </w:pPr>
            <w:del w:id="2722" w:author="aas" w:date="2013-10-14T02:06:00Z">
              <w:r w:rsidRPr="00C128FA">
                <w:delText xml:space="preserve">      &lt;/xs:element&gt;</w:delText>
              </w:r>
            </w:del>
          </w:p>
          <w:p w14:paraId="09276D31" w14:textId="77777777" w:rsidR="00860C7A" w:rsidRPr="00C128FA" w:rsidRDefault="00860C7A" w:rsidP="00860C7A">
            <w:pPr>
              <w:pStyle w:val="XML1"/>
              <w:rPr>
                <w:del w:id="2723" w:author="aas" w:date="2013-10-14T02:06:00Z"/>
              </w:rPr>
            </w:pPr>
            <w:del w:id="2724" w:author="aas" w:date="2013-10-14T02:06:00Z">
              <w:r w:rsidRPr="00C128FA">
                <w:delText xml:space="preserve">      &lt;xs:element name="action-types"&gt;</w:delText>
              </w:r>
            </w:del>
          </w:p>
          <w:p w14:paraId="48949AD6" w14:textId="77777777" w:rsidR="00860C7A" w:rsidRPr="00C128FA" w:rsidRDefault="00860C7A" w:rsidP="00860C7A">
            <w:pPr>
              <w:pStyle w:val="XML1"/>
              <w:rPr>
                <w:del w:id="2725" w:author="aas" w:date="2013-10-14T02:06:00Z"/>
              </w:rPr>
            </w:pPr>
            <w:del w:id="2726" w:author="aas" w:date="2013-10-14T02:06:00Z">
              <w:r w:rsidRPr="00C128FA">
                <w:delText xml:space="preserve">        &lt;xs:annotation&gt;</w:delText>
              </w:r>
            </w:del>
          </w:p>
          <w:p w14:paraId="0804D9C3" w14:textId="77777777" w:rsidR="00860C7A" w:rsidRPr="00C128FA" w:rsidRDefault="00860C7A" w:rsidP="00860C7A">
            <w:pPr>
              <w:pStyle w:val="XML1"/>
              <w:rPr>
                <w:del w:id="2727" w:author="aas" w:date="2013-10-14T02:06:00Z"/>
              </w:rPr>
            </w:pPr>
            <w:del w:id="2728" w:author="aas" w:date="2013-10-14T02:06:00Z">
              <w:r w:rsidRPr="00C128FA">
                <w:delText xml:space="preserve">          &lt;xs:documentation&gt;</w:delText>
              </w:r>
            </w:del>
          </w:p>
          <w:p w14:paraId="3D22D566" w14:textId="77777777" w:rsidR="00860C7A" w:rsidRPr="00C128FA" w:rsidRDefault="00860C7A" w:rsidP="00860C7A">
            <w:pPr>
              <w:pStyle w:val="XML1"/>
              <w:rPr>
                <w:del w:id="2729" w:author="aas" w:date="2013-10-14T02:06:00Z"/>
              </w:rPr>
            </w:pPr>
            <w:del w:id="2730"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1" w:author="aas" w:date="2013-10-14T02:06:00Z"/>
              </w:rPr>
            </w:pPr>
            <w:del w:id="2732" w:author="aas" w:date="2013-10-14T02:06:00Z">
              <w:r w:rsidRPr="00C128FA">
                <w:delText xml:space="preserve">            logical switch.</w:delText>
              </w:r>
            </w:del>
          </w:p>
          <w:p w14:paraId="40FCFD2B" w14:textId="77777777" w:rsidR="00860C7A" w:rsidRPr="00C128FA" w:rsidRDefault="00860C7A" w:rsidP="00860C7A">
            <w:pPr>
              <w:pStyle w:val="XML1"/>
              <w:rPr>
                <w:del w:id="2733" w:author="aas" w:date="2013-10-14T02:06:00Z"/>
              </w:rPr>
            </w:pPr>
            <w:del w:id="2734" w:author="aas" w:date="2013-10-14T02:06:00Z">
              <w:r w:rsidRPr="00C128FA">
                <w:delText xml:space="preserve">          &lt;/xs:documentation&gt;</w:delText>
              </w:r>
            </w:del>
          </w:p>
          <w:p w14:paraId="44894099" w14:textId="77777777" w:rsidR="00860C7A" w:rsidRPr="00C128FA" w:rsidRDefault="00860C7A" w:rsidP="00860C7A">
            <w:pPr>
              <w:pStyle w:val="XML1"/>
              <w:rPr>
                <w:del w:id="2735" w:author="aas" w:date="2013-10-14T02:06:00Z"/>
              </w:rPr>
            </w:pPr>
            <w:del w:id="2736" w:author="aas" w:date="2013-10-14T02:06:00Z">
              <w:r w:rsidRPr="00C128FA">
                <w:delText xml:space="preserve">        &lt;/xs:annotation&gt;</w:delText>
              </w:r>
            </w:del>
          </w:p>
          <w:p w14:paraId="60800F96" w14:textId="77777777" w:rsidR="00860C7A" w:rsidRPr="00C128FA" w:rsidRDefault="00860C7A" w:rsidP="00860C7A">
            <w:pPr>
              <w:pStyle w:val="XML1"/>
              <w:rPr>
                <w:del w:id="2737" w:author="aas" w:date="2013-10-14T02:06:00Z"/>
              </w:rPr>
            </w:pPr>
            <w:del w:id="2738" w:author="aas" w:date="2013-10-14T02:06:00Z">
              <w:r w:rsidRPr="00C128FA">
                <w:delText xml:space="preserve">        &lt;xs:complexType&gt;</w:delText>
              </w:r>
            </w:del>
          </w:p>
          <w:p w14:paraId="2BE2DDD0" w14:textId="77777777" w:rsidR="00860C7A" w:rsidRPr="00C128FA" w:rsidRDefault="00860C7A" w:rsidP="00860C7A">
            <w:pPr>
              <w:pStyle w:val="XML1"/>
              <w:rPr>
                <w:del w:id="2739" w:author="aas" w:date="2013-10-14T02:06:00Z"/>
              </w:rPr>
            </w:pPr>
            <w:del w:id="2740" w:author="aas" w:date="2013-10-14T02:06:00Z">
              <w:r w:rsidRPr="00C128FA">
                <w:delText xml:space="preserve">          &lt;xs:sequence&gt;</w:delText>
              </w:r>
            </w:del>
          </w:p>
          <w:p w14:paraId="396432C1" w14:textId="77777777" w:rsidR="00860C7A" w:rsidRPr="00C128FA" w:rsidRDefault="00860C7A" w:rsidP="00860C7A">
            <w:pPr>
              <w:pStyle w:val="XML1"/>
              <w:rPr>
                <w:del w:id="2741" w:author="aas" w:date="2013-10-14T02:06:00Z"/>
              </w:rPr>
            </w:pPr>
            <w:del w:id="2742"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3" w:author="aas" w:date="2013-10-14T02:06:00Z"/>
              </w:rPr>
            </w:pPr>
            <w:del w:id="2744" w:author="aas" w:date="2013-10-14T02:06:00Z">
              <w:r w:rsidRPr="00C128FA">
                <w:delText xml:space="preserve">          &lt;/xs:sequence&gt;</w:delText>
              </w:r>
            </w:del>
          </w:p>
          <w:p w14:paraId="01D28518" w14:textId="77777777" w:rsidR="00860C7A" w:rsidRPr="00C128FA" w:rsidRDefault="00860C7A" w:rsidP="00860C7A">
            <w:pPr>
              <w:pStyle w:val="XML1"/>
              <w:rPr>
                <w:del w:id="2745" w:author="aas" w:date="2013-10-14T02:06:00Z"/>
              </w:rPr>
            </w:pPr>
            <w:del w:id="2746" w:author="aas" w:date="2013-10-14T02:06:00Z">
              <w:r w:rsidRPr="00C128FA">
                <w:delText xml:space="preserve">        &lt;/xs:complexType&gt;</w:delText>
              </w:r>
            </w:del>
          </w:p>
          <w:p w14:paraId="0448A0CC" w14:textId="77777777" w:rsidR="00860C7A" w:rsidRPr="00C128FA" w:rsidRDefault="00860C7A" w:rsidP="00860C7A">
            <w:pPr>
              <w:pStyle w:val="XML1"/>
              <w:rPr>
                <w:del w:id="2747" w:author="aas" w:date="2013-10-14T02:06:00Z"/>
              </w:rPr>
            </w:pPr>
            <w:del w:id="2748" w:author="aas" w:date="2013-10-14T02:06:00Z">
              <w:r w:rsidRPr="00C128FA">
                <w:delText xml:space="preserve">      &lt;/xs:element&gt;</w:delText>
              </w:r>
            </w:del>
          </w:p>
          <w:p w14:paraId="714D52A1" w14:textId="77777777" w:rsidR="00860C7A" w:rsidRPr="00C128FA" w:rsidRDefault="00860C7A" w:rsidP="00860C7A">
            <w:pPr>
              <w:pStyle w:val="XML1"/>
              <w:rPr>
                <w:del w:id="2749" w:author="aas" w:date="2013-10-14T02:06:00Z"/>
              </w:rPr>
            </w:pPr>
            <w:del w:id="2750"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1" w:author="aas" w:date="2013-10-14T02:06:00Z"/>
              </w:rPr>
            </w:pPr>
            <w:del w:id="2752" w:author="aas" w:date="2013-10-14T02:06:00Z">
              <w:r w:rsidRPr="00C128FA">
                <w:delText xml:space="preserve">        &lt;xs:annotation&gt;</w:delText>
              </w:r>
            </w:del>
          </w:p>
          <w:p w14:paraId="305E83BF" w14:textId="77777777" w:rsidR="00860C7A" w:rsidRPr="00C128FA" w:rsidRDefault="00860C7A" w:rsidP="00860C7A">
            <w:pPr>
              <w:pStyle w:val="XML1"/>
              <w:rPr>
                <w:del w:id="2753" w:author="aas" w:date="2013-10-14T02:06:00Z"/>
              </w:rPr>
            </w:pPr>
            <w:del w:id="2754" w:author="aas" w:date="2013-10-14T02:06:00Z">
              <w:r w:rsidRPr="00C128FA">
                <w:delText xml:space="preserve">          &lt;xs:documentation&gt;</w:delText>
              </w:r>
            </w:del>
          </w:p>
          <w:p w14:paraId="34F0FF38" w14:textId="77777777" w:rsidR="00860C7A" w:rsidRPr="00C128FA" w:rsidRDefault="00860C7A" w:rsidP="00860C7A">
            <w:pPr>
              <w:pStyle w:val="XML1"/>
              <w:rPr>
                <w:del w:id="2755" w:author="aas" w:date="2013-10-14T02:06:00Z"/>
              </w:rPr>
            </w:pPr>
            <w:del w:id="2756"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57" w:author="aas" w:date="2013-10-14T02:06:00Z"/>
              </w:rPr>
            </w:pPr>
            <w:del w:id="2758" w:author="aas" w:date="2013-10-14T02:06:00Z">
              <w:r w:rsidRPr="00C128FA">
                <w:delText xml:space="preserve">            logical switch.</w:delText>
              </w:r>
            </w:del>
          </w:p>
          <w:p w14:paraId="54EB373B" w14:textId="77777777" w:rsidR="00860C7A" w:rsidRPr="00C128FA" w:rsidRDefault="00860C7A" w:rsidP="00860C7A">
            <w:pPr>
              <w:pStyle w:val="XML1"/>
              <w:rPr>
                <w:del w:id="2759" w:author="aas" w:date="2013-10-14T02:06:00Z"/>
              </w:rPr>
            </w:pPr>
            <w:del w:id="2760" w:author="aas" w:date="2013-10-14T02:06:00Z">
              <w:r w:rsidRPr="00C128FA">
                <w:delText xml:space="preserve">          &lt;/xs:documentation&gt;</w:delText>
              </w:r>
            </w:del>
          </w:p>
          <w:p w14:paraId="5EB2BEB4" w14:textId="77777777" w:rsidR="00860C7A" w:rsidRPr="00C128FA" w:rsidRDefault="00860C7A" w:rsidP="00860C7A">
            <w:pPr>
              <w:pStyle w:val="XML1"/>
              <w:rPr>
                <w:del w:id="2761" w:author="aas" w:date="2013-10-14T02:06:00Z"/>
              </w:rPr>
            </w:pPr>
            <w:del w:id="2762" w:author="aas" w:date="2013-10-14T02:06:00Z">
              <w:r w:rsidRPr="00C128FA">
                <w:delText xml:space="preserve">        &lt;/xs:annotation&gt;</w:delText>
              </w:r>
            </w:del>
          </w:p>
          <w:p w14:paraId="0A4AEB4A" w14:textId="77777777" w:rsidR="00860C7A" w:rsidRPr="00C128FA" w:rsidRDefault="00860C7A" w:rsidP="00860C7A">
            <w:pPr>
              <w:pStyle w:val="XML1"/>
              <w:rPr>
                <w:del w:id="2763" w:author="aas" w:date="2013-10-14T02:06:00Z"/>
              </w:rPr>
            </w:pPr>
            <w:del w:id="2764" w:author="aas" w:date="2013-10-14T02:06:00Z">
              <w:r w:rsidRPr="00C128FA">
                <w:delText xml:space="preserve">        &lt;xs:complexType&gt;</w:delText>
              </w:r>
            </w:del>
          </w:p>
          <w:p w14:paraId="77313EEF" w14:textId="77777777" w:rsidR="00860C7A" w:rsidRPr="00C128FA" w:rsidRDefault="00860C7A" w:rsidP="00860C7A">
            <w:pPr>
              <w:pStyle w:val="XML1"/>
              <w:rPr>
                <w:del w:id="2765" w:author="aas" w:date="2013-10-14T02:06:00Z"/>
              </w:rPr>
            </w:pPr>
            <w:del w:id="2766" w:author="aas" w:date="2013-10-14T02:06:00Z">
              <w:r w:rsidRPr="00C128FA">
                <w:delText xml:space="preserve">          &lt;xs:sequence&gt;</w:delText>
              </w:r>
            </w:del>
          </w:p>
          <w:p w14:paraId="37485AD9" w14:textId="77777777" w:rsidR="00860C7A" w:rsidRPr="00C128FA" w:rsidRDefault="00860C7A" w:rsidP="00860C7A">
            <w:pPr>
              <w:pStyle w:val="XML1"/>
              <w:rPr>
                <w:del w:id="2767" w:author="aas" w:date="2013-10-14T02:06:00Z"/>
              </w:rPr>
            </w:pPr>
            <w:del w:id="2768"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69" w:author="aas" w:date="2013-10-14T02:06:00Z"/>
              </w:rPr>
            </w:pPr>
            <w:del w:id="2770" w:author="aas" w:date="2013-10-14T02:06:00Z">
              <w:r w:rsidRPr="00C128FA">
                <w:delText xml:space="preserve">          &lt;/xs:sequence&gt;</w:delText>
              </w:r>
            </w:del>
          </w:p>
          <w:p w14:paraId="2F26E489" w14:textId="77777777" w:rsidR="00860C7A" w:rsidRPr="00C128FA" w:rsidRDefault="00860C7A" w:rsidP="00860C7A">
            <w:pPr>
              <w:pStyle w:val="XML1"/>
              <w:rPr>
                <w:del w:id="2771" w:author="aas" w:date="2013-10-14T02:06:00Z"/>
              </w:rPr>
            </w:pPr>
            <w:del w:id="2772" w:author="aas" w:date="2013-10-14T02:06:00Z">
              <w:r w:rsidRPr="00C128FA">
                <w:delText xml:space="preserve">        &lt;/xs:complexType&gt;</w:delText>
              </w:r>
            </w:del>
          </w:p>
          <w:p w14:paraId="021A3503" w14:textId="77777777" w:rsidR="00860C7A" w:rsidRPr="00C128FA" w:rsidRDefault="00860C7A" w:rsidP="00860C7A">
            <w:pPr>
              <w:pStyle w:val="XML1"/>
              <w:rPr>
                <w:del w:id="2773" w:author="aas" w:date="2013-10-14T02:06:00Z"/>
              </w:rPr>
            </w:pPr>
            <w:del w:id="2774" w:author="aas" w:date="2013-10-14T02:06:00Z">
              <w:r w:rsidRPr="00C128FA">
                <w:delText xml:space="preserve">      &lt;/xs:element&gt;</w:delText>
              </w:r>
            </w:del>
          </w:p>
          <w:p w14:paraId="42707461" w14:textId="77777777" w:rsidR="00860C7A" w:rsidRPr="00C128FA" w:rsidRDefault="00860C7A" w:rsidP="00860C7A">
            <w:pPr>
              <w:pStyle w:val="XML1"/>
              <w:rPr>
                <w:del w:id="2775" w:author="aas" w:date="2013-10-14T02:06:00Z"/>
              </w:rPr>
            </w:pPr>
            <w:del w:id="2776" w:author="aas" w:date="2013-10-14T02:06:00Z">
              <w:r w:rsidRPr="00C128FA">
                <w:delText xml:space="preserve">    &lt;/xs:sequence&gt;</w:delText>
              </w:r>
            </w:del>
          </w:p>
          <w:p w14:paraId="6F2D813C" w14:textId="77777777" w:rsidR="00D8113B" w:rsidRPr="00C128FA" w:rsidRDefault="00860C7A" w:rsidP="00860C7A">
            <w:pPr>
              <w:pStyle w:val="XML1"/>
              <w:rPr>
                <w:del w:id="2777" w:author="aas" w:date="2013-10-14T02:06:00Z"/>
              </w:rPr>
            </w:pPr>
            <w:del w:id="2778" w:author="aas" w:date="2013-10-14T02:06:00Z">
              <w:r w:rsidRPr="00C128FA">
                <w:delText xml:space="preserve">  &lt;/xs:group&gt;</w:delText>
              </w:r>
            </w:del>
          </w:p>
          <w:p w14:paraId="3FC3BD07" w14:textId="77777777" w:rsidR="00860C7A" w:rsidRPr="00C128FA" w:rsidRDefault="00860C7A" w:rsidP="00860C7A">
            <w:pPr>
              <w:pStyle w:val="XML1"/>
              <w:rPr>
                <w:del w:id="2779" w:author="aas" w:date="2013-10-14T02:06:00Z"/>
              </w:rPr>
            </w:pPr>
          </w:p>
          <w:p w14:paraId="5337947A" w14:textId="77777777" w:rsidR="00860C7A" w:rsidRPr="00C128FA" w:rsidRDefault="00860C7A" w:rsidP="00860C7A">
            <w:pPr>
              <w:pStyle w:val="XML1"/>
              <w:rPr>
                <w:del w:id="2780" w:author="aas" w:date="2013-10-14T02:06:00Z"/>
              </w:rPr>
            </w:pPr>
            <w:del w:id="2781" w:author="aas" w:date="2013-10-14T02:06:00Z">
              <w:r w:rsidRPr="00C128FA">
                <w:delText>&lt;xs:simpleType name="OFActionType"&gt;</w:delText>
              </w:r>
            </w:del>
          </w:p>
          <w:p w14:paraId="1647EB7B" w14:textId="77777777" w:rsidR="00860C7A" w:rsidRPr="00C128FA" w:rsidRDefault="00860C7A" w:rsidP="00860C7A">
            <w:pPr>
              <w:pStyle w:val="XML1"/>
              <w:rPr>
                <w:del w:id="2782" w:author="aas" w:date="2013-10-14T02:06:00Z"/>
              </w:rPr>
            </w:pPr>
            <w:del w:id="2783" w:author="aas" w:date="2013-10-14T02:06:00Z">
              <w:r w:rsidRPr="00C128FA">
                <w:delText xml:space="preserve">    &lt;xs:annotation&gt;</w:delText>
              </w:r>
            </w:del>
          </w:p>
          <w:p w14:paraId="60219B62" w14:textId="77777777" w:rsidR="00860C7A" w:rsidRPr="00C128FA" w:rsidRDefault="00860C7A" w:rsidP="00860C7A">
            <w:pPr>
              <w:pStyle w:val="XML1"/>
              <w:rPr>
                <w:del w:id="2784" w:author="aas" w:date="2013-10-14T02:06:00Z"/>
              </w:rPr>
            </w:pPr>
            <w:del w:id="2785" w:author="aas" w:date="2013-10-14T02:06:00Z">
              <w:r w:rsidRPr="00C128FA">
                <w:delText xml:space="preserve">      &lt;xs:documentation&gt;</w:delText>
              </w:r>
            </w:del>
          </w:p>
          <w:p w14:paraId="0452E64E" w14:textId="77777777" w:rsidR="00860C7A" w:rsidRPr="00C128FA" w:rsidRDefault="00860C7A" w:rsidP="00860C7A">
            <w:pPr>
              <w:pStyle w:val="XML1"/>
              <w:rPr>
                <w:del w:id="2786" w:author="aas" w:date="2013-10-14T02:06:00Z"/>
              </w:rPr>
            </w:pPr>
            <w:del w:id="2787"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8" w:author="aas" w:date="2013-10-14T02:06:00Z"/>
              </w:rPr>
            </w:pPr>
            <w:del w:id="2789"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0" w:author="aas" w:date="2013-10-14T02:06:00Z"/>
              </w:rPr>
            </w:pPr>
            <w:del w:id="2791" w:author="aas" w:date="2013-10-14T02:06:00Z">
              <w:r w:rsidRPr="00C128FA">
                <w:delText xml:space="preserve">      &lt;/xs:documentation&gt;</w:delText>
              </w:r>
            </w:del>
          </w:p>
          <w:p w14:paraId="382CB378" w14:textId="77777777" w:rsidR="00860C7A" w:rsidRPr="00C128FA" w:rsidRDefault="00860C7A" w:rsidP="00860C7A">
            <w:pPr>
              <w:pStyle w:val="XML1"/>
              <w:rPr>
                <w:del w:id="2792" w:author="aas" w:date="2013-10-14T02:06:00Z"/>
              </w:rPr>
            </w:pPr>
            <w:del w:id="2793" w:author="aas" w:date="2013-10-14T02:06:00Z">
              <w:r w:rsidRPr="00C128FA">
                <w:delText xml:space="preserve">    &lt;/xs:annotation&gt;</w:delText>
              </w:r>
            </w:del>
          </w:p>
          <w:p w14:paraId="25EDDCF6" w14:textId="77777777" w:rsidR="00860C7A" w:rsidRPr="00C128FA" w:rsidRDefault="00860C7A" w:rsidP="00860C7A">
            <w:pPr>
              <w:pStyle w:val="XML1"/>
              <w:rPr>
                <w:del w:id="2794" w:author="aas" w:date="2013-10-14T02:06:00Z"/>
              </w:rPr>
            </w:pPr>
          </w:p>
          <w:p w14:paraId="31427F18" w14:textId="77777777" w:rsidR="00860C7A" w:rsidRPr="00C128FA" w:rsidRDefault="00860C7A" w:rsidP="00860C7A">
            <w:pPr>
              <w:pStyle w:val="XML1"/>
              <w:rPr>
                <w:del w:id="2795" w:author="aas" w:date="2013-10-14T02:06:00Z"/>
              </w:rPr>
            </w:pPr>
            <w:del w:id="2796" w:author="aas" w:date="2013-10-14T02:06:00Z">
              <w:r w:rsidRPr="00C128FA">
                <w:delText xml:space="preserve">    &lt;xs:restriction base="xs:string"&gt;</w:delText>
              </w:r>
            </w:del>
          </w:p>
          <w:p w14:paraId="5F127842" w14:textId="77777777" w:rsidR="00860C7A" w:rsidRPr="00C128FA" w:rsidRDefault="00860C7A" w:rsidP="00860C7A">
            <w:pPr>
              <w:pStyle w:val="XML1"/>
              <w:rPr>
                <w:del w:id="2797" w:author="aas" w:date="2013-10-14T02:06:00Z"/>
              </w:rPr>
            </w:pPr>
            <w:del w:id="2798" w:author="aas" w:date="2013-10-14T02:06:00Z">
              <w:r w:rsidRPr="00C128FA">
                <w:delText xml:space="preserve">      &lt;xs:enumeration value="output"/&gt;</w:delText>
              </w:r>
            </w:del>
          </w:p>
          <w:p w14:paraId="629C7330" w14:textId="77777777" w:rsidR="00860C7A" w:rsidRPr="00C128FA" w:rsidRDefault="00860C7A" w:rsidP="00860C7A">
            <w:pPr>
              <w:pStyle w:val="XML1"/>
              <w:rPr>
                <w:del w:id="2799" w:author="aas" w:date="2013-10-14T02:06:00Z"/>
              </w:rPr>
            </w:pPr>
            <w:del w:id="2800" w:author="aas" w:date="2013-10-14T02:06:00Z">
              <w:r w:rsidRPr="00C128FA">
                <w:delText xml:space="preserve">      &lt;xs:enumeration value="copy-ttl-out"/&gt;</w:delText>
              </w:r>
            </w:del>
          </w:p>
          <w:p w14:paraId="26FBD1E7" w14:textId="77777777" w:rsidR="00860C7A" w:rsidRPr="00C128FA" w:rsidRDefault="00860C7A" w:rsidP="00860C7A">
            <w:pPr>
              <w:pStyle w:val="XML1"/>
              <w:rPr>
                <w:del w:id="2801" w:author="aas" w:date="2013-10-14T02:06:00Z"/>
              </w:rPr>
            </w:pPr>
            <w:del w:id="2802" w:author="aas" w:date="2013-10-14T02:06:00Z">
              <w:r w:rsidRPr="00C128FA">
                <w:delText xml:space="preserve">      &lt;xs:enumeration value="copy-ttl-in"/&gt;</w:delText>
              </w:r>
            </w:del>
          </w:p>
          <w:p w14:paraId="25B0601D" w14:textId="77777777" w:rsidR="00860C7A" w:rsidRPr="00C128FA" w:rsidRDefault="00860C7A" w:rsidP="00860C7A">
            <w:pPr>
              <w:pStyle w:val="XML1"/>
              <w:rPr>
                <w:del w:id="2803" w:author="aas" w:date="2013-10-14T02:06:00Z"/>
              </w:rPr>
            </w:pPr>
            <w:del w:id="2804" w:author="aas" w:date="2013-10-14T02:06:00Z">
              <w:r w:rsidRPr="00C128FA">
                <w:delText xml:space="preserve">      &lt;xs:enumeration value="set-mpls-ttl"/&gt;</w:delText>
              </w:r>
            </w:del>
          </w:p>
          <w:p w14:paraId="7A64002A" w14:textId="77777777" w:rsidR="00860C7A" w:rsidRPr="00C128FA" w:rsidRDefault="00860C7A" w:rsidP="00860C7A">
            <w:pPr>
              <w:pStyle w:val="XML1"/>
              <w:rPr>
                <w:del w:id="2805" w:author="aas" w:date="2013-10-14T02:06:00Z"/>
              </w:rPr>
            </w:pPr>
            <w:del w:id="2806" w:author="aas" w:date="2013-10-14T02:06:00Z">
              <w:r w:rsidRPr="00C128FA">
                <w:delText xml:space="preserve">      &lt;xs:enumeration value="dec-mpls-ttl"/&gt;</w:delText>
              </w:r>
            </w:del>
          </w:p>
          <w:p w14:paraId="69673DF9" w14:textId="77777777" w:rsidR="00860C7A" w:rsidRPr="00C128FA" w:rsidRDefault="00860C7A" w:rsidP="00860C7A">
            <w:pPr>
              <w:pStyle w:val="XML1"/>
              <w:rPr>
                <w:del w:id="2807" w:author="aas" w:date="2013-10-14T02:06:00Z"/>
              </w:rPr>
            </w:pPr>
            <w:del w:id="2808" w:author="aas" w:date="2013-10-14T02:06:00Z">
              <w:r w:rsidRPr="00C128FA">
                <w:delText xml:space="preserve">      &lt;xs:enumeration value="push-vlan"/&gt;</w:delText>
              </w:r>
            </w:del>
          </w:p>
          <w:p w14:paraId="38C156E5" w14:textId="77777777" w:rsidR="00860C7A" w:rsidRPr="00C128FA" w:rsidRDefault="00860C7A" w:rsidP="00860C7A">
            <w:pPr>
              <w:pStyle w:val="XML1"/>
              <w:rPr>
                <w:del w:id="2809" w:author="aas" w:date="2013-10-14T02:06:00Z"/>
              </w:rPr>
            </w:pPr>
            <w:del w:id="2810" w:author="aas" w:date="2013-10-14T02:06:00Z">
              <w:r w:rsidRPr="00C128FA">
                <w:delText xml:space="preserve">      &lt;xs:enumeration value="pop-vlan"/&gt;</w:delText>
              </w:r>
            </w:del>
          </w:p>
          <w:p w14:paraId="6C2F5612" w14:textId="77777777" w:rsidR="00860C7A" w:rsidRPr="00C128FA" w:rsidRDefault="00860C7A" w:rsidP="00860C7A">
            <w:pPr>
              <w:pStyle w:val="XML1"/>
              <w:rPr>
                <w:del w:id="2811" w:author="aas" w:date="2013-10-14T02:06:00Z"/>
              </w:rPr>
            </w:pPr>
            <w:del w:id="2812" w:author="aas" w:date="2013-10-14T02:06:00Z">
              <w:r w:rsidRPr="00C128FA">
                <w:delText xml:space="preserve">      &lt;xs:enumeration value="push-mpls"/&gt;</w:delText>
              </w:r>
            </w:del>
          </w:p>
          <w:p w14:paraId="6F05EA4C" w14:textId="77777777" w:rsidR="00860C7A" w:rsidRPr="00C128FA" w:rsidRDefault="00860C7A" w:rsidP="00860C7A">
            <w:pPr>
              <w:pStyle w:val="XML1"/>
              <w:rPr>
                <w:del w:id="2813" w:author="aas" w:date="2013-10-14T02:06:00Z"/>
              </w:rPr>
            </w:pPr>
            <w:del w:id="2814" w:author="aas" w:date="2013-10-14T02:06:00Z">
              <w:r w:rsidRPr="00C128FA">
                <w:delText xml:space="preserve">      &lt;xs:enumeration value="pop-mpls"/&gt;</w:delText>
              </w:r>
            </w:del>
          </w:p>
          <w:p w14:paraId="50FA45E4" w14:textId="77777777" w:rsidR="00860C7A" w:rsidRPr="00C128FA" w:rsidRDefault="00860C7A" w:rsidP="00860C7A">
            <w:pPr>
              <w:pStyle w:val="XML1"/>
              <w:rPr>
                <w:del w:id="2815" w:author="aas" w:date="2013-10-14T02:06:00Z"/>
              </w:rPr>
            </w:pPr>
            <w:del w:id="2816" w:author="aas" w:date="2013-10-14T02:06:00Z">
              <w:r w:rsidRPr="00C128FA">
                <w:delText xml:space="preserve">      &lt;xs:enumeration value="set-queue"/&gt;</w:delText>
              </w:r>
            </w:del>
          </w:p>
          <w:p w14:paraId="2C582567" w14:textId="77777777" w:rsidR="00860C7A" w:rsidRPr="00C128FA" w:rsidRDefault="00860C7A" w:rsidP="00860C7A">
            <w:pPr>
              <w:pStyle w:val="XML1"/>
              <w:rPr>
                <w:del w:id="2817" w:author="aas" w:date="2013-10-14T02:06:00Z"/>
              </w:rPr>
            </w:pPr>
            <w:del w:id="2818" w:author="aas" w:date="2013-10-14T02:06:00Z">
              <w:r w:rsidRPr="00C128FA">
                <w:delText xml:space="preserve">      &lt;xs:enumeration value="group"/&gt;</w:delText>
              </w:r>
            </w:del>
          </w:p>
          <w:p w14:paraId="4C9FB7A2" w14:textId="77777777" w:rsidR="00860C7A" w:rsidRPr="00C128FA" w:rsidRDefault="00860C7A" w:rsidP="00860C7A">
            <w:pPr>
              <w:pStyle w:val="XML1"/>
              <w:rPr>
                <w:del w:id="2819" w:author="aas" w:date="2013-10-14T02:06:00Z"/>
              </w:rPr>
            </w:pPr>
            <w:del w:id="2820" w:author="aas" w:date="2013-10-14T02:06:00Z">
              <w:r w:rsidRPr="00C128FA">
                <w:delText xml:space="preserve">      &lt;xs:enumeration value="set-nw-ttl"/&gt;</w:delText>
              </w:r>
            </w:del>
          </w:p>
          <w:p w14:paraId="2654AC2D" w14:textId="77777777" w:rsidR="00860C7A" w:rsidRPr="00C128FA" w:rsidRDefault="00860C7A" w:rsidP="00860C7A">
            <w:pPr>
              <w:pStyle w:val="XML1"/>
              <w:rPr>
                <w:del w:id="2821" w:author="aas" w:date="2013-10-14T02:06:00Z"/>
              </w:rPr>
            </w:pPr>
            <w:del w:id="2822" w:author="aas" w:date="2013-10-14T02:06:00Z">
              <w:r w:rsidRPr="00C128FA">
                <w:delText xml:space="preserve">      &lt;xs:enumeration value="dec-nw-ttl"/&gt;</w:delText>
              </w:r>
            </w:del>
          </w:p>
          <w:p w14:paraId="195E0A86" w14:textId="77777777" w:rsidR="00860C7A" w:rsidRPr="00C128FA" w:rsidRDefault="00860C7A" w:rsidP="00860C7A">
            <w:pPr>
              <w:pStyle w:val="XML1"/>
              <w:rPr>
                <w:del w:id="2823" w:author="aas" w:date="2013-10-14T02:06:00Z"/>
              </w:rPr>
            </w:pPr>
            <w:del w:id="2824" w:author="aas" w:date="2013-10-14T02:06:00Z">
              <w:r w:rsidRPr="00C128FA">
                <w:delText xml:space="preserve">      &lt;xs:enumeration value="set-field"/&gt;</w:delText>
              </w:r>
            </w:del>
          </w:p>
          <w:p w14:paraId="47C677CB" w14:textId="77777777" w:rsidR="00860C7A" w:rsidRPr="00C128FA" w:rsidRDefault="00860C7A" w:rsidP="00860C7A">
            <w:pPr>
              <w:pStyle w:val="XML1"/>
              <w:rPr>
                <w:del w:id="2825" w:author="aas" w:date="2013-10-14T02:06:00Z"/>
              </w:rPr>
            </w:pPr>
            <w:del w:id="2826" w:author="aas" w:date="2013-10-14T02:06:00Z">
              <w:r w:rsidRPr="00C128FA">
                <w:delText xml:space="preserve">    &lt;/xs:restriction&gt;</w:delText>
              </w:r>
            </w:del>
          </w:p>
          <w:p w14:paraId="23EE7AAB" w14:textId="77777777" w:rsidR="00860C7A" w:rsidRPr="00C128FA" w:rsidRDefault="00860C7A" w:rsidP="00860C7A">
            <w:pPr>
              <w:pStyle w:val="XML1"/>
              <w:rPr>
                <w:del w:id="2827" w:author="aas" w:date="2013-10-14T02:06:00Z"/>
              </w:rPr>
            </w:pPr>
            <w:del w:id="2828" w:author="aas" w:date="2013-10-14T02:06:00Z">
              <w:r w:rsidRPr="00C128FA">
                <w:delText xml:space="preserve">  &lt;/xs:simpleType&gt;</w:delText>
              </w:r>
            </w:del>
          </w:p>
          <w:p w14:paraId="0EE4B662" w14:textId="77777777" w:rsidR="00860C7A" w:rsidRPr="00C128FA" w:rsidRDefault="00860C7A" w:rsidP="00860C7A">
            <w:pPr>
              <w:pStyle w:val="XML1"/>
              <w:rPr>
                <w:del w:id="2829" w:author="aas" w:date="2013-10-14T02:06:00Z"/>
              </w:rPr>
            </w:pPr>
            <w:del w:id="2830"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1" w:author="aas" w:date="2013-10-14T02:06:00Z"/>
              </w:rPr>
            </w:pPr>
            <w:del w:id="2832" w:author="aas" w:date="2013-10-14T02:06:00Z">
              <w:r w:rsidRPr="00C128FA">
                <w:delText xml:space="preserve">    &lt;xs:annotation&gt;</w:delText>
              </w:r>
            </w:del>
          </w:p>
          <w:p w14:paraId="5D602E83" w14:textId="77777777" w:rsidR="00860C7A" w:rsidRPr="00C128FA" w:rsidRDefault="00860C7A" w:rsidP="00860C7A">
            <w:pPr>
              <w:pStyle w:val="XML1"/>
              <w:rPr>
                <w:del w:id="2833" w:author="aas" w:date="2013-10-14T02:06:00Z"/>
              </w:rPr>
            </w:pPr>
            <w:del w:id="2834" w:author="aas" w:date="2013-10-14T02:06:00Z">
              <w:r w:rsidRPr="00C128FA">
                <w:delText xml:space="preserve">      &lt;xs:documentation&gt;</w:delText>
              </w:r>
            </w:del>
          </w:p>
          <w:p w14:paraId="4DE52D15" w14:textId="77777777" w:rsidR="00860C7A" w:rsidRPr="00C128FA" w:rsidRDefault="00860C7A" w:rsidP="00860C7A">
            <w:pPr>
              <w:pStyle w:val="XML1"/>
              <w:rPr>
                <w:del w:id="2835" w:author="aas" w:date="2013-10-14T02:06:00Z"/>
              </w:rPr>
            </w:pPr>
            <w:del w:id="2836"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37" w:author="aas" w:date="2013-10-14T02:06:00Z"/>
              </w:rPr>
            </w:pPr>
            <w:del w:id="2838"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39" w:author="aas" w:date="2013-10-14T02:06:00Z"/>
              </w:rPr>
            </w:pPr>
            <w:del w:id="2840" w:author="aas" w:date="2013-10-14T02:06:00Z">
              <w:r w:rsidRPr="00C128FA">
                <w:delText xml:space="preserve">      &lt;/xs:documentation&gt;</w:delText>
              </w:r>
            </w:del>
          </w:p>
          <w:p w14:paraId="10A4F711" w14:textId="77777777" w:rsidR="00860C7A" w:rsidRPr="00C128FA" w:rsidRDefault="00860C7A" w:rsidP="00860C7A">
            <w:pPr>
              <w:pStyle w:val="XML1"/>
              <w:rPr>
                <w:del w:id="2841" w:author="aas" w:date="2013-10-14T02:06:00Z"/>
              </w:rPr>
            </w:pPr>
            <w:del w:id="2842" w:author="aas" w:date="2013-10-14T02:06:00Z">
              <w:r w:rsidRPr="00C128FA">
                <w:delText xml:space="preserve">    &lt;/xs:annotation&gt;</w:delText>
              </w:r>
            </w:del>
          </w:p>
          <w:p w14:paraId="23A6FFF9" w14:textId="77777777" w:rsidR="00860C7A" w:rsidRPr="00C128FA" w:rsidRDefault="00860C7A" w:rsidP="00860C7A">
            <w:pPr>
              <w:pStyle w:val="XML1"/>
              <w:rPr>
                <w:del w:id="2843" w:author="aas" w:date="2013-10-14T02:06:00Z"/>
              </w:rPr>
            </w:pPr>
          </w:p>
          <w:p w14:paraId="58B6C128" w14:textId="77777777" w:rsidR="00860C7A" w:rsidRPr="00C128FA" w:rsidRDefault="00860C7A" w:rsidP="00860C7A">
            <w:pPr>
              <w:pStyle w:val="XML1"/>
              <w:rPr>
                <w:del w:id="2844" w:author="aas" w:date="2013-10-14T02:06:00Z"/>
              </w:rPr>
            </w:pPr>
            <w:del w:id="2845" w:author="aas" w:date="2013-10-14T02:06:00Z">
              <w:r w:rsidRPr="00C128FA">
                <w:delText xml:space="preserve">    &lt;xs:restriction base="xs:string"&gt;</w:delText>
              </w:r>
            </w:del>
          </w:p>
          <w:p w14:paraId="761D033B" w14:textId="77777777" w:rsidR="00860C7A" w:rsidRPr="00C128FA" w:rsidRDefault="00860C7A" w:rsidP="00860C7A">
            <w:pPr>
              <w:pStyle w:val="XML1"/>
              <w:rPr>
                <w:del w:id="2846" w:author="aas" w:date="2013-10-14T02:06:00Z"/>
              </w:rPr>
            </w:pPr>
            <w:del w:id="2847"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8" w:author="aas" w:date="2013-10-14T02:06:00Z"/>
              </w:rPr>
            </w:pPr>
            <w:del w:id="2849"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0" w:author="aas" w:date="2013-10-14T02:06:00Z"/>
              </w:rPr>
            </w:pPr>
            <w:del w:id="2851"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2" w:author="aas" w:date="2013-10-14T02:06:00Z"/>
              </w:rPr>
            </w:pPr>
            <w:del w:id="2853"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4" w:author="aas" w:date="2013-10-14T02:06:00Z"/>
              </w:rPr>
            </w:pPr>
            <w:del w:id="2855" w:author="aas" w:date="2013-10-14T02:06:00Z">
              <w:r w:rsidRPr="00C128FA">
                <w:delText xml:space="preserve">      &lt;xs:enumeration value="goto-table"/&gt;</w:delText>
              </w:r>
            </w:del>
          </w:p>
          <w:p w14:paraId="35218BD9" w14:textId="77777777" w:rsidR="00860C7A" w:rsidRPr="00C128FA" w:rsidRDefault="00860C7A" w:rsidP="00860C7A">
            <w:pPr>
              <w:pStyle w:val="XML1"/>
              <w:rPr>
                <w:del w:id="2856" w:author="aas" w:date="2013-10-14T02:06:00Z"/>
              </w:rPr>
            </w:pPr>
            <w:del w:id="2857" w:author="aas" w:date="2013-10-14T02:06:00Z">
              <w:r w:rsidRPr="00C128FA">
                <w:delText xml:space="preserve">    &lt;/xs:restriction&gt;</w:delText>
              </w:r>
            </w:del>
          </w:p>
          <w:p w14:paraId="62FEE277" w14:textId="77777777" w:rsidR="00860C7A" w:rsidRPr="009F1B7D" w:rsidRDefault="00860C7A" w:rsidP="00860C7A">
            <w:pPr>
              <w:pStyle w:val="XML1"/>
              <w:rPr>
                <w:del w:id="2858" w:author="aas" w:date="2013-10-14T02:06:00Z"/>
                <w:b/>
              </w:rPr>
            </w:pPr>
            <w:del w:id="2859" w:author="aas" w:date="2013-10-14T02:06:00Z">
              <w:r w:rsidRPr="00C128FA">
                <w:delText xml:space="preserve">  &lt;/xs:simpleType&gt;</w:delText>
              </w:r>
            </w:del>
          </w:p>
        </w:tc>
      </w:tr>
    </w:tbl>
    <w:p w14:paraId="0A870DED" w14:textId="77777777" w:rsidR="00D8113B" w:rsidRPr="00BB2984" w:rsidRDefault="00D8113B" w:rsidP="00D8113B">
      <w:pPr>
        <w:pStyle w:val="XML1"/>
        <w:rPr>
          <w:del w:id="2860" w:author="aas" w:date="2013-10-14T02:06:00Z"/>
        </w:rPr>
      </w:pPr>
    </w:p>
    <w:p w14:paraId="532E8609" w14:textId="77777777" w:rsidR="00D8113B" w:rsidRPr="009F1B7D" w:rsidRDefault="00D8113B" w:rsidP="00C128FA">
      <w:pPr>
        <w:pStyle w:val="Heading3"/>
      </w:pPr>
      <w:bookmarkStart w:id="2861" w:name="_Toc243774065"/>
      <w:r>
        <w:t>XML Example</w:t>
      </w:r>
      <w:bookmarkEnd w:id="2861"/>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w:t>
            </w:r>
            <w:proofErr w:type="spellStart"/>
            <w:r>
              <w:t>ip</w:t>
            </w:r>
            <w:proofErr w:type="spellEnd"/>
            <w:r>
              <w:t>-fragments&gt;false&lt;/reassemble-</w:t>
            </w:r>
            <w:proofErr w:type="spellStart"/>
            <w:r>
              <w:t>ip</w:t>
            </w:r>
            <w:proofErr w:type="spellEnd"/>
            <w:r>
              <w:t>-fragments&gt;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lastRenderedPageBreak/>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2" w:name="_Toc333523234"/>
      <w:bookmarkStart w:id="2863" w:name="_Toc335147321"/>
      <w:bookmarkStart w:id="2864" w:name="_Toc333523235"/>
      <w:bookmarkStart w:id="2865" w:name="_Toc335147322"/>
      <w:bookmarkStart w:id="2866" w:name="_Toc333523236"/>
      <w:bookmarkStart w:id="2867" w:name="_Toc335147323"/>
      <w:bookmarkStart w:id="2868" w:name="_Toc333523237"/>
      <w:bookmarkStart w:id="2869" w:name="_Toc335147324"/>
      <w:bookmarkStart w:id="2870" w:name="_Toc333523238"/>
      <w:bookmarkStart w:id="2871" w:name="_Toc335147325"/>
      <w:bookmarkStart w:id="2872" w:name="_Toc333523239"/>
      <w:bookmarkStart w:id="2873" w:name="_Toc335147326"/>
      <w:bookmarkStart w:id="2874" w:name="_Toc333523240"/>
      <w:bookmarkStart w:id="2875" w:name="_Toc335147327"/>
      <w:bookmarkStart w:id="2876" w:name="_Toc333523241"/>
      <w:bookmarkStart w:id="2877" w:name="_Toc335147328"/>
      <w:bookmarkStart w:id="2878" w:name="_Toc333523242"/>
      <w:bookmarkStart w:id="2879" w:name="_Toc335147329"/>
      <w:bookmarkStart w:id="2880" w:name="_Toc333523243"/>
      <w:bookmarkStart w:id="2881" w:name="_Toc335147330"/>
      <w:bookmarkStart w:id="2882" w:name="_Toc333523244"/>
      <w:bookmarkStart w:id="2883" w:name="_Toc335147331"/>
      <w:bookmarkStart w:id="2884" w:name="_Toc333523245"/>
      <w:bookmarkStart w:id="2885" w:name="_Toc335147332"/>
      <w:bookmarkStart w:id="2886" w:name="_Toc333523246"/>
      <w:bookmarkStart w:id="2887" w:name="_Toc335147333"/>
      <w:bookmarkStart w:id="2888" w:name="_Toc333523247"/>
      <w:bookmarkStart w:id="2889" w:name="_Toc335147334"/>
      <w:bookmarkStart w:id="2890" w:name="_Toc333523248"/>
      <w:bookmarkStart w:id="2891" w:name="_Toc335147335"/>
      <w:bookmarkStart w:id="2892" w:name="_Toc333523249"/>
      <w:bookmarkStart w:id="2893" w:name="_Toc335147336"/>
      <w:bookmarkStart w:id="2894" w:name="_Toc333523250"/>
      <w:bookmarkStart w:id="2895" w:name="_Toc335147337"/>
      <w:bookmarkStart w:id="2896" w:name="_Toc333523251"/>
      <w:bookmarkStart w:id="2897" w:name="_Toc335147338"/>
      <w:bookmarkStart w:id="2898" w:name="_Toc333523252"/>
      <w:bookmarkStart w:id="2899" w:name="_Toc335147339"/>
      <w:bookmarkStart w:id="2900" w:name="_Toc243774066"/>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proofErr w:type="spellStart"/>
      <w:r>
        <w:lastRenderedPageBreak/>
        <w:t>OpenFlow</w:t>
      </w:r>
      <w:proofErr w:type="spellEnd"/>
      <w:r>
        <w:t xml:space="preserve"> Controller</w:t>
      </w:r>
      <w:bookmarkEnd w:id="2900"/>
    </w:p>
    <w:p w14:paraId="2ABAD7F4" w14:textId="77777777" w:rsidR="00F86237" w:rsidRDefault="00F86237" w:rsidP="00F86237">
      <w:r>
        <w:t xml:space="preserve">The </w:t>
      </w:r>
      <w:proofErr w:type="spellStart"/>
      <w:r>
        <w:t>OpenFlow</w:t>
      </w:r>
      <w:proofErr w:type="spellEnd"/>
      <w:r>
        <w:t xml:space="preserve"> Controller class represents an entity that acts as </w:t>
      </w:r>
      <w:proofErr w:type="spellStart"/>
      <w:r>
        <w:t>OpenFlow</w:t>
      </w:r>
      <w:proofErr w:type="spellEnd"/>
      <w:r>
        <w:t xml:space="preserve"> Controller of an </w:t>
      </w:r>
      <w:proofErr w:type="spellStart"/>
      <w:r>
        <w:t>OpenFlow</w:t>
      </w:r>
      <w:proofErr w:type="spellEnd"/>
      <w:r>
        <w:t xml:space="preserve"> Logical Switch. Attributes of the class indicate the role of the controller and parameters of the </w:t>
      </w:r>
      <w:proofErr w:type="spellStart"/>
      <w:r>
        <w:t>OpenFlow</w:t>
      </w:r>
      <w:proofErr w:type="spellEnd"/>
      <w:r>
        <w:t xml:space="preserve"> connection to the controller.</w:t>
      </w:r>
    </w:p>
    <w:p w14:paraId="5CFB6974" w14:textId="77777777" w:rsidR="00F86237" w:rsidRPr="009F1B7D" w:rsidRDefault="00F86237" w:rsidP="00D14D27">
      <w:pPr>
        <w:pStyle w:val="Heading3"/>
      </w:pPr>
      <w:bookmarkStart w:id="2901" w:name="_Toc315954001"/>
      <w:bookmarkStart w:id="2902" w:name="_Toc316542511"/>
      <w:bookmarkStart w:id="2903" w:name="_Toc243774067"/>
      <w:r w:rsidRPr="00DB42FD">
        <w:t>UML Diagram</w:t>
      </w:r>
      <w:bookmarkEnd w:id="2901"/>
      <w:bookmarkEnd w:id="2902"/>
      <w:bookmarkEnd w:id="2903"/>
    </w:p>
    <w:p w14:paraId="340981B9" w14:textId="2EE0838D" w:rsidR="00F86237" w:rsidRPr="009F1B7D" w:rsidRDefault="00103688" w:rsidP="00F86237">
      <w:pPr>
        <w:keepNext/>
        <w:jc w:val="center"/>
      </w:pPr>
      <w:ins w:id="2904" w:author="Deepak Bansal (AZURE)" w:date="2013-12-01T18:08:00Z">
        <w:r>
          <w:object w:dxaOrig="6901" w:dyaOrig="6931" w14:anchorId="38123DFA">
            <v:shape id="_x0000_i1043" type="#_x0000_t75" style="width:345pt;height:346.5pt" o:ole="">
              <v:imagedata r:id="rId29" o:title=""/>
            </v:shape>
            <o:OLEObject Type="Embed" ProgID="Visio.Drawing.15" ShapeID="_x0000_i1043" DrawAspect="Content" ObjectID="_1447426557" r:id="rId30"/>
          </w:object>
        </w:r>
      </w:ins>
      <w:bookmarkStart w:id="2905" w:name="_GoBack"/>
      <w:bookmarkEnd w:id="2905"/>
      <w:del w:id="2906" w:author="Deepak Bansal (AZURE)" w:date="2013-12-01T18:08:00Z">
        <w:r w:rsidR="008E321D" w:rsidDel="00103688">
          <w:fldChar w:fldCharType="begin"/>
        </w:r>
        <w:r w:rsidR="008E321D" w:rsidDel="00103688">
          <w:fldChar w:fldCharType="separate"/>
        </w:r>
        <w:r w:rsidR="008E321D" w:rsidDel="00103688">
          <w:fldChar w:fldCharType="end"/>
        </w:r>
      </w:del>
      <w:del w:id="2907" w:author="Deepak Bansal (AZURE)" w:date="2013-11-25T12:03:00Z">
        <w:r w:rsidR="005A093D" w:rsidDel="008E321D">
          <w:object w:dxaOrig="6939" w:dyaOrig="6962" w14:anchorId="3092B4DD">
            <v:shape id="_x0000_i1032" type="#_x0000_t75" style="width:347.25pt;height:348pt" o:ole="">
              <v:imagedata r:id="rId31" o:title=""/>
            </v:shape>
            <o:OLEObject Type="Embed" ProgID="Visio.Drawing.11" ShapeID="_x0000_i1032" DrawAspect="Content" ObjectID="_1447426558" r:id="rId32"/>
          </w:object>
        </w:r>
      </w:del>
    </w:p>
    <w:p w14:paraId="6BC27656" w14:textId="413D6122" w:rsidR="00F86237" w:rsidRPr="00CE3A81" w:rsidRDefault="00F86237" w:rsidP="00F86237">
      <w:pPr>
        <w:pStyle w:val="Caption"/>
      </w:pPr>
      <w:r w:rsidRPr="00CE3A81">
        <w:t xml:space="preserve">Figure </w:t>
      </w:r>
      <w:r w:rsidR="00C834EB">
        <w:t>8</w:t>
      </w:r>
      <w:r w:rsidRPr="00CE3A81">
        <w:t xml:space="preserve">: Data Model Diagram for an </w:t>
      </w:r>
      <w:proofErr w:type="spellStart"/>
      <w:r w:rsidRPr="00CE3A81">
        <w:t>OpenFlow</w:t>
      </w:r>
      <w:proofErr w:type="spellEnd"/>
      <w:r w:rsidRPr="00CE3A81">
        <w:t xml:space="preserve"> Controller</w:t>
      </w:r>
    </w:p>
    <w:p w14:paraId="7A2DFCEF" w14:textId="77777777" w:rsidR="00F86237" w:rsidRPr="009F1B7D" w:rsidRDefault="00F86237" w:rsidP="00F86237">
      <w:pPr>
        <w:rPr>
          <w:del w:id="2908" w:author="aas" w:date="2013-10-14T02:06:00Z"/>
          <w:rFonts w:eastAsiaTheme="majorEastAsia" w:cstheme="majorBidi"/>
          <w:b/>
          <w:bCs/>
        </w:rPr>
      </w:pPr>
      <w:del w:id="2909" w:author="aas" w:date="2013-10-14T02:06:00Z">
        <w:r w:rsidRPr="00DB42FD">
          <w:br w:type="page"/>
        </w:r>
      </w:del>
    </w:p>
    <w:p w14:paraId="514D53BC" w14:textId="77777777" w:rsidR="00F86237" w:rsidRPr="009F1B7D" w:rsidRDefault="00F86237" w:rsidP="00D14D27">
      <w:pPr>
        <w:pStyle w:val="Heading3"/>
        <w:rPr>
          <w:del w:id="2910" w:author="aas" w:date="2013-10-14T02:06:00Z"/>
        </w:rPr>
      </w:pPr>
      <w:bookmarkStart w:id="2911" w:name="_Toc315954002"/>
      <w:bookmarkStart w:id="2912" w:name="_Toc316542512"/>
      <w:del w:id="2913" w:author="aas" w:date="2013-10-14T02:06:00Z">
        <w:r w:rsidRPr="00DB42FD">
          <w:delText>XML Schema</w:delText>
        </w:r>
        <w:bookmarkEnd w:id="2911"/>
        <w:bookmarkEnd w:id="2912"/>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14" w:author="aas" w:date="2013-10-14T02:06:00Z"/>
        </w:trPr>
        <w:tc>
          <w:tcPr>
            <w:tcW w:w="5000" w:type="pct"/>
            <w:shd w:val="clear" w:color="auto" w:fill="C8FCCD"/>
          </w:tcPr>
          <w:p w14:paraId="1E923754" w14:textId="77777777" w:rsidR="0058493D" w:rsidRDefault="0058493D" w:rsidP="0058493D">
            <w:pPr>
              <w:pStyle w:val="XML1"/>
              <w:rPr>
                <w:del w:id="2915" w:author="aas" w:date="2013-10-14T02:06:00Z"/>
              </w:rPr>
            </w:pPr>
            <w:del w:id="2916" w:author="aas" w:date="2013-10-14T02:06:00Z">
              <w:r>
                <w:delText xml:space="preserve">  &lt;xs:group name="OFControllerType"&gt;</w:delText>
              </w:r>
            </w:del>
          </w:p>
          <w:p w14:paraId="6A6157CC" w14:textId="77777777" w:rsidR="0058493D" w:rsidRDefault="0058493D" w:rsidP="0058493D">
            <w:pPr>
              <w:pStyle w:val="XML1"/>
              <w:rPr>
                <w:del w:id="2917" w:author="aas" w:date="2013-10-14T02:06:00Z"/>
              </w:rPr>
            </w:pPr>
            <w:del w:id="2918" w:author="aas" w:date="2013-10-14T02:06:00Z">
              <w:r>
                <w:delText xml:space="preserve">    &lt;xs:annotation&gt;</w:delText>
              </w:r>
            </w:del>
          </w:p>
          <w:p w14:paraId="3372157C" w14:textId="77777777" w:rsidR="0058493D" w:rsidRDefault="0058493D" w:rsidP="0058493D">
            <w:pPr>
              <w:pStyle w:val="XML1"/>
              <w:rPr>
                <w:del w:id="2919" w:author="aas" w:date="2013-10-14T02:06:00Z"/>
              </w:rPr>
            </w:pPr>
            <w:del w:id="2920" w:author="aas" w:date="2013-10-14T02:06:00Z">
              <w:r>
                <w:delText xml:space="preserve">      &lt;xs:documentation&gt;</w:delText>
              </w:r>
            </w:del>
          </w:p>
          <w:p w14:paraId="3AAF10DC" w14:textId="77777777" w:rsidR="0058493D" w:rsidRDefault="0058493D" w:rsidP="0058493D">
            <w:pPr>
              <w:pStyle w:val="XML1"/>
              <w:rPr>
                <w:del w:id="2921" w:author="aas" w:date="2013-10-14T02:06:00Z"/>
              </w:rPr>
            </w:pPr>
            <w:del w:id="2922" w:author="aas" w:date="2013-10-14T02:06:00Z">
              <w:r>
                <w:delText xml:space="preserve">        This grouping specifies all properties of an</w:delText>
              </w:r>
            </w:del>
          </w:p>
          <w:p w14:paraId="6926A774" w14:textId="77777777" w:rsidR="0058493D" w:rsidRDefault="0058493D" w:rsidP="0058493D">
            <w:pPr>
              <w:pStyle w:val="XML1"/>
              <w:rPr>
                <w:del w:id="2923" w:author="aas" w:date="2013-10-14T02:06:00Z"/>
              </w:rPr>
            </w:pPr>
            <w:del w:id="2924" w:author="aas" w:date="2013-10-14T02:06:00Z">
              <w:r>
                <w:delText xml:space="preserve">        OpenFlow Logical Switch Controller.</w:delText>
              </w:r>
            </w:del>
          </w:p>
          <w:p w14:paraId="0AF2FDB0" w14:textId="77777777" w:rsidR="0058493D" w:rsidRDefault="0058493D" w:rsidP="0058493D">
            <w:pPr>
              <w:pStyle w:val="XML1"/>
              <w:rPr>
                <w:del w:id="2925" w:author="aas" w:date="2013-10-14T02:06:00Z"/>
              </w:rPr>
            </w:pPr>
          </w:p>
          <w:p w14:paraId="26FAF5AC" w14:textId="77777777" w:rsidR="0058493D" w:rsidRDefault="0058493D" w:rsidP="0058493D">
            <w:pPr>
              <w:pStyle w:val="XML1"/>
              <w:rPr>
                <w:del w:id="2926" w:author="aas" w:date="2013-10-14T02:06:00Z"/>
              </w:rPr>
            </w:pPr>
            <w:del w:id="2927" w:author="aas" w:date="2013-10-14T02:06:00Z">
              <w:r>
                <w:delText xml:space="preserve">        NETCONF &amp;lt;edit-config&amp;gt; operations MUST be implemented as </w:delText>
              </w:r>
            </w:del>
          </w:p>
          <w:p w14:paraId="04AF8BD3" w14:textId="77777777" w:rsidR="0058493D" w:rsidRDefault="0058493D" w:rsidP="0058493D">
            <w:pPr>
              <w:pStyle w:val="XML1"/>
              <w:rPr>
                <w:del w:id="2928" w:author="aas" w:date="2013-10-14T02:06:00Z"/>
              </w:rPr>
            </w:pPr>
            <w:del w:id="2929" w:author="aas" w:date="2013-10-14T02:06:00Z">
              <w:r>
                <w:delText xml:space="preserve">        follows: </w:delText>
              </w:r>
            </w:del>
          </w:p>
          <w:p w14:paraId="5D93C3F0" w14:textId="77777777" w:rsidR="0058493D" w:rsidRDefault="0058493D" w:rsidP="0058493D">
            <w:pPr>
              <w:pStyle w:val="XML1"/>
              <w:rPr>
                <w:del w:id="2930" w:author="aas" w:date="2013-10-14T02:06:00Z"/>
              </w:rPr>
            </w:pPr>
          </w:p>
          <w:p w14:paraId="08D0C76D" w14:textId="77777777" w:rsidR="0058493D" w:rsidRDefault="0058493D" w:rsidP="0058493D">
            <w:pPr>
              <w:pStyle w:val="XML1"/>
              <w:rPr>
                <w:del w:id="2931" w:author="aas" w:date="2013-10-14T02:06:00Z"/>
              </w:rPr>
            </w:pPr>
            <w:del w:id="2932" w:author="aas" w:date="2013-10-14T02:06:00Z">
              <w:r>
                <w:delText xml:space="preserve">        * The 'id' element MUST be present at all &amp;lt;edit-config&amp;gt;</w:delText>
              </w:r>
            </w:del>
          </w:p>
          <w:p w14:paraId="4C7F5007" w14:textId="77777777" w:rsidR="0058493D" w:rsidRDefault="0058493D" w:rsidP="0058493D">
            <w:pPr>
              <w:pStyle w:val="XML1"/>
              <w:rPr>
                <w:del w:id="2933" w:author="aas" w:date="2013-10-14T02:06:00Z"/>
              </w:rPr>
            </w:pPr>
            <w:del w:id="2934" w:author="aas" w:date="2013-10-14T02:06:00Z">
              <w:r>
                <w:delText xml:space="preserve">        operations to identify the controller.</w:delText>
              </w:r>
            </w:del>
          </w:p>
          <w:p w14:paraId="4B2DF58F" w14:textId="77777777" w:rsidR="0058493D" w:rsidRDefault="0058493D" w:rsidP="0058493D">
            <w:pPr>
              <w:pStyle w:val="XML1"/>
              <w:rPr>
                <w:del w:id="2935" w:author="aas" w:date="2013-10-14T02:06:00Z"/>
              </w:rPr>
            </w:pPr>
            <w:del w:id="2936" w:author="aas" w:date="2013-10-14T02:06:00Z">
              <w:r>
                <w:delText xml:space="preserve">        * If the operation is 'merge' or 'replace', the element is</w:delText>
              </w:r>
            </w:del>
          </w:p>
          <w:p w14:paraId="3D3240B2" w14:textId="77777777" w:rsidR="0058493D" w:rsidRDefault="0058493D" w:rsidP="0058493D">
            <w:pPr>
              <w:pStyle w:val="XML1"/>
              <w:rPr>
                <w:del w:id="2937" w:author="aas" w:date="2013-10-14T02:06:00Z"/>
              </w:rPr>
            </w:pPr>
            <w:del w:id="2938" w:author="aas" w:date="2013-10-14T02:06:00Z">
              <w:r>
                <w:delText xml:space="preserve">        created if it does not exist, and its value is set to the</w:delText>
              </w:r>
            </w:del>
          </w:p>
          <w:p w14:paraId="4BE8CD05" w14:textId="77777777" w:rsidR="0058493D" w:rsidRDefault="0058493D" w:rsidP="0058493D">
            <w:pPr>
              <w:pStyle w:val="XML1"/>
              <w:rPr>
                <w:del w:id="2939" w:author="aas" w:date="2013-10-14T02:06:00Z"/>
              </w:rPr>
            </w:pPr>
            <w:del w:id="2940" w:author="aas" w:date="2013-10-14T02:06:00Z">
              <w:r>
                <w:delText xml:space="preserve">        value found in the XML RPC data.</w:delText>
              </w:r>
            </w:del>
          </w:p>
          <w:p w14:paraId="3D0E2949" w14:textId="77777777" w:rsidR="0058493D" w:rsidRDefault="0058493D" w:rsidP="0058493D">
            <w:pPr>
              <w:pStyle w:val="XML1"/>
              <w:rPr>
                <w:del w:id="2941" w:author="aas" w:date="2013-10-14T02:06:00Z"/>
              </w:rPr>
            </w:pPr>
            <w:del w:id="2942" w:author="aas" w:date="2013-10-14T02:06:00Z">
              <w:r>
                <w:delText xml:space="preserve">        * If the operation is 'create', the element is created if it</w:delText>
              </w:r>
            </w:del>
          </w:p>
          <w:p w14:paraId="6352A1A5" w14:textId="77777777" w:rsidR="0058493D" w:rsidRDefault="0058493D" w:rsidP="0058493D">
            <w:pPr>
              <w:pStyle w:val="XML1"/>
              <w:rPr>
                <w:del w:id="2943" w:author="aas" w:date="2013-10-14T02:06:00Z"/>
              </w:rPr>
            </w:pPr>
            <w:del w:id="2944" w:author="aas" w:date="2013-10-14T02:06:00Z">
              <w:r>
                <w:delText xml:space="preserve">        does not exist. If the element already exists, a</w:delText>
              </w:r>
            </w:del>
          </w:p>
          <w:p w14:paraId="741025C2" w14:textId="77777777" w:rsidR="0058493D" w:rsidRDefault="0058493D" w:rsidP="0058493D">
            <w:pPr>
              <w:pStyle w:val="XML1"/>
              <w:rPr>
                <w:del w:id="2945" w:author="aas" w:date="2013-10-14T02:06:00Z"/>
              </w:rPr>
            </w:pPr>
            <w:del w:id="2946"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47" w:author="aas" w:date="2013-10-14T02:06:00Z"/>
              </w:rPr>
            </w:pPr>
            <w:del w:id="2948" w:author="aas" w:date="2013-10-14T02:06:00Z">
              <w:r>
                <w:delText xml:space="preserve">        * If the operation is 'delete', the element is deleted if it</w:delText>
              </w:r>
            </w:del>
          </w:p>
          <w:p w14:paraId="5D113370" w14:textId="77777777" w:rsidR="0058493D" w:rsidRDefault="0058493D" w:rsidP="0058493D">
            <w:pPr>
              <w:pStyle w:val="XML1"/>
              <w:rPr>
                <w:del w:id="2949" w:author="aas" w:date="2013-10-14T02:06:00Z"/>
              </w:rPr>
            </w:pPr>
            <w:del w:id="295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51" w:author="aas" w:date="2013-10-14T02:06:00Z"/>
              </w:rPr>
            </w:pPr>
            <w:del w:id="2952" w:author="aas" w:date="2013-10-14T02:06:00Z">
              <w:r>
                <w:delText xml:space="preserve">        error is returned.</w:delText>
              </w:r>
            </w:del>
          </w:p>
          <w:p w14:paraId="31AADD15" w14:textId="77777777" w:rsidR="0058493D" w:rsidRDefault="0058493D" w:rsidP="0058493D">
            <w:pPr>
              <w:pStyle w:val="XML1"/>
              <w:rPr>
                <w:del w:id="2953" w:author="aas" w:date="2013-10-14T02:06:00Z"/>
              </w:rPr>
            </w:pPr>
            <w:del w:id="2954" w:author="aas" w:date="2013-10-14T02:06:00Z">
              <w:r>
                <w:delText xml:space="preserve">      &lt;/xs:documentation&gt;</w:delText>
              </w:r>
            </w:del>
          </w:p>
          <w:p w14:paraId="02F02C73" w14:textId="77777777" w:rsidR="0058493D" w:rsidRDefault="0058493D" w:rsidP="0058493D">
            <w:pPr>
              <w:pStyle w:val="XML1"/>
              <w:rPr>
                <w:del w:id="2955" w:author="aas" w:date="2013-10-14T02:06:00Z"/>
              </w:rPr>
            </w:pPr>
            <w:del w:id="2956" w:author="aas" w:date="2013-10-14T02:06:00Z">
              <w:r>
                <w:delText xml:space="preserve">    &lt;/xs:annotation&gt;</w:delText>
              </w:r>
            </w:del>
          </w:p>
          <w:p w14:paraId="52E5E5A2" w14:textId="77777777" w:rsidR="0058493D" w:rsidRDefault="0058493D" w:rsidP="0058493D">
            <w:pPr>
              <w:pStyle w:val="XML1"/>
              <w:rPr>
                <w:del w:id="2957" w:author="aas" w:date="2013-10-14T02:06:00Z"/>
              </w:rPr>
            </w:pPr>
          </w:p>
          <w:p w14:paraId="58A757FC" w14:textId="77777777" w:rsidR="0058493D" w:rsidRDefault="0058493D" w:rsidP="0058493D">
            <w:pPr>
              <w:pStyle w:val="XML1"/>
              <w:rPr>
                <w:del w:id="2958" w:author="aas" w:date="2013-10-14T02:06:00Z"/>
              </w:rPr>
            </w:pPr>
            <w:del w:id="2959" w:author="aas" w:date="2013-10-14T02:06:00Z">
              <w:r>
                <w:delText xml:space="preserve">    &lt;xs:sequence&gt;</w:delText>
              </w:r>
            </w:del>
          </w:p>
          <w:p w14:paraId="26E7511D" w14:textId="77777777" w:rsidR="0058493D" w:rsidRDefault="0058493D" w:rsidP="0058493D">
            <w:pPr>
              <w:pStyle w:val="XML1"/>
              <w:rPr>
                <w:del w:id="2960" w:author="aas" w:date="2013-10-14T02:06:00Z"/>
              </w:rPr>
            </w:pPr>
            <w:del w:id="2961" w:author="aas" w:date="2013-10-14T02:06:00Z">
              <w:r>
                <w:delText xml:space="preserve">      &lt;xs:element name="id"  type="OFConfigId"&gt;</w:delText>
              </w:r>
            </w:del>
          </w:p>
          <w:p w14:paraId="131F94F6" w14:textId="77777777" w:rsidR="0058493D" w:rsidRDefault="0058493D" w:rsidP="0058493D">
            <w:pPr>
              <w:pStyle w:val="XML1"/>
              <w:rPr>
                <w:del w:id="2962" w:author="aas" w:date="2013-10-14T02:06:00Z"/>
              </w:rPr>
            </w:pPr>
            <w:del w:id="2963" w:author="aas" w:date="2013-10-14T02:06:00Z">
              <w:r>
                <w:delText xml:space="preserve">        &lt;xs:annotation&gt;</w:delText>
              </w:r>
            </w:del>
          </w:p>
          <w:p w14:paraId="3DA26986" w14:textId="77777777" w:rsidR="0058493D" w:rsidRDefault="0058493D" w:rsidP="0058493D">
            <w:pPr>
              <w:pStyle w:val="XML1"/>
              <w:rPr>
                <w:del w:id="2964" w:author="aas" w:date="2013-10-14T02:06:00Z"/>
              </w:rPr>
            </w:pPr>
            <w:del w:id="2965" w:author="aas" w:date="2013-10-14T02:06:00Z">
              <w:r>
                <w:delText xml:space="preserve">          &lt;xs:documentation&gt;</w:delText>
              </w:r>
            </w:del>
          </w:p>
          <w:p w14:paraId="1AB71073" w14:textId="77777777" w:rsidR="0058493D" w:rsidRDefault="0058493D" w:rsidP="0058493D">
            <w:pPr>
              <w:pStyle w:val="XML1"/>
              <w:rPr>
                <w:del w:id="2966" w:author="aas" w:date="2013-10-14T02:06:00Z"/>
              </w:rPr>
            </w:pPr>
            <w:del w:id="2967" w:author="aas" w:date="2013-10-14T02:06:00Z">
              <w:r>
                <w:delText xml:space="preserve">            A unique but locally arbitrary identifier that</w:delText>
              </w:r>
            </w:del>
          </w:p>
          <w:p w14:paraId="7BFECC4A" w14:textId="77777777" w:rsidR="0058493D" w:rsidRDefault="0058493D" w:rsidP="0058493D">
            <w:pPr>
              <w:pStyle w:val="XML1"/>
              <w:rPr>
                <w:del w:id="2968" w:author="aas" w:date="2013-10-14T02:06:00Z"/>
              </w:rPr>
            </w:pPr>
            <w:del w:id="2969" w:author="aas" w:date="2013-10-14T02:06:00Z">
              <w:r>
                <w:delText xml:space="preserve">            uniquely identifies an OpenFlow Controller within the</w:delText>
              </w:r>
            </w:del>
          </w:p>
          <w:p w14:paraId="78F01BC7" w14:textId="77777777" w:rsidR="0058493D" w:rsidRDefault="0058493D" w:rsidP="0058493D">
            <w:pPr>
              <w:pStyle w:val="XML1"/>
              <w:rPr>
                <w:del w:id="2970" w:author="aas" w:date="2013-10-14T02:06:00Z"/>
              </w:rPr>
            </w:pPr>
            <w:del w:id="2971" w:author="aas" w:date="2013-10-14T02:06:00Z">
              <w:r>
                <w:delText xml:space="preserve">            context of an OpenFlow Capable Switch.  It MUST be</w:delText>
              </w:r>
            </w:del>
          </w:p>
          <w:p w14:paraId="2E66ACE3" w14:textId="77777777" w:rsidR="0058493D" w:rsidRDefault="0058493D" w:rsidP="0058493D">
            <w:pPr>
              <w:pStyle w:val="XML1"/>
              <w:rPr>
                <w:del w:id="2972" w:author="aas" w:date="2013-10-14T02:06:00Z"/>
              </w:rPr>
            </w:pPr>
            <w:del w:id="2973" w:author="aas" w:date="2013-10-14T02:06:00Z">
              <w:r>
                <w:delText xml:space="preserve">            persistent across reboots of the OpenFlow Capable Switch.</w:delText>
              </w:r>
            </w:del>
          </w:p>
          <w:p w14:paraId="3403433A" w14:textId="77777777" w:rsidR="0058493D" w:rsidRDefault="0058493D" w:rsidP="0058493D">
            <w:pPr>
              <w:pStyle w:val="XML1"/>
              <w:rPr>
                <w:del w:id="2974" w:author="aas" w:date="2013-10-14T02:06:00Z"/>
              </w:rPr>
            </w:pPr>
          </w:p>
          <w:p w14:paraId="7C36DBD6" w14:textId="77777777" w:rsidR="0058493D" w:rsidRDefault="0058493D" w:rsidP="0058493D">
            <w:pPr>
              <w:pStyle w:val="XML1"/>
              <w:rPr>
                <w:del w:id="2975" w:author="aas" w:date="2013-10-14T02:06:00Z"/>
              </w:rPr>
            </w:pPr>
            <w:del w:id="2976" w:author="aas" w:date="2013-10-14T02:06:00Z">
              <w:r>
                <w:delText xml:space="preserve">            This element MUST be present to identify the OpenFlow</w:delText>
              </w:r>
            </w:del>
          </w:p>
          <w:p w14:paraId="5F9CA3CA" w14:textId="77777777" w:rsidR="0058493D" w:rsidRDefault="0058493D" w:rsidP="0058493D">
            <w:pPr>
              <w:pStyle w:val="XML1"/>
              <w:rPr>
                <w:del w:id="2977" w:author="aas" w:date="2013-10-14T02:06:00Z"/>
              </w:rPr>
            </w:pPr>
            <w:del w:id="2978" w:author="aas" w:date="2013-10-14T02:06:00Z">
              <w:r>
                <w:delText xml:space="preserve">            controller.</w:delText>
              </w:r>
            </w:del>
          </w:p>
          <w:p w14:paraId="174470C0" w14:textId="77777777" w:rsidR="0058493D" w:rsidRDefault="0058493D" w:rsidP="0058493D">
            <w:pPr>
              <w:pStyle w:val="XML1"/>
              <w:rPr>
                <w:del w:id="2979" w:author="aas" w:date="2013-10-14T02:06:00Z"/>
              </w:rPr>
            </w:pPr>
            <w:del w:id="2980" w:author="aas" w:date="2013-10-14T02:06:00Z">
              <w:r>
                <w:delText xml:space="preserve">          &lt;/xs:documentation&gt;</w:delText>
              </w:r>
            </w:del>
          </w:p>
          <w:p w14:paraId="37A62C99" w14:textId="77777777" w:rsidR="0058493D" w:rsidRDefault="0058493D" w:rsidP="0058493D">
            <w:pPr>
              <w:pStyle w:val="XML1"/>
              <w:rPr>
                <w:del w:id="2981" w:author="aas" w:date="2013-10-14T02:06:00Z"/>
              </w:rPr>
            </w:pPr>
            <w:del w:id="2982" w:author="aas" w:date="2013-10-14T02:06:00Z">
              <w:r>
                <w:delText xml:space="preserve">        &lt;/xs:annotation&gt;</w:delText>
              </w:r>
            </w:del>
          </w:p>
          <w:p w14:paraId="7D09C1EB" w14:textId="77777777" w:rsidR="0058493D" w:rsidRDefault="0058493D" w:rsidP="0058493D">
            <w:pPr>
              <w:pStyle w:val="XML1"/>
              <w:rPr>
                <w:del w:id="2983" w:author="aas" w:date="2013-10-14T02:06:00Z"/>
              </w:rPr>
            </w:pPr>
            <w:del w:id="2984" w:author="aas" w:date="2013-10-14T02:06:00Z">
              <w:r>
                <w:delText xml:space="preserve">      &lt;/xs:element&gt;</w:delText>
              </w:r>
            </w:del>
          </w:p>
          <w:p w14:paraId="7A615A7D" w14:textId="77777777" w:rsidR="0058493D" w:rsidRDefault="0058493D" w:rsidP="0058493D">
            <w:pPr>
              <w:pStyle w:val="XML1"/>
              <w:rPr>
                <w:del w:id="2985" w:author="aas" w:date="2013-10-14T02:06:00Z"/>
              </w:rPr>
            </w:pPr>
            <w:del w:id="2986" w:author="aas" w:date="2013-10-14T02:06:00Z">
              <w:r>
                <w:delText xml:space="preserve">      &lt;xs:element name="role"&gt;</w:delText>
              </w:r>
            </w:del>
          </w:p>
          <w:p w14:paraId="03D97303" w14:textId="77777777" w:rsidR="0058493D" w:rsidRDefault="0058493D" w:rsidP="0058493D">
            <w:pPr>
              <w:pStyle w:val="XML1"/>
              <w:rPr>
                <w:del w:id="2987" w:author="aas" w:date="2013-10-14T02:06:00Z"/>
              </w:rPr>
            </w:pPr>
            <w:del w:id="2988" w:author="aas" w:date="2013-10-14T02:06:00Z">
              <w:r>
                <w:delText xml:space="preserve">        &lt;xs:annotation&gt;</w:delText>
              </w:r>
            </w:del>
          </w:p>
          <w:p w14:paraId="481DE878" w14:textId="77777777" w:rsidR="0058493D" w:rsidRDefault="0058493D" w:rsidP="0058493D">
            <w:pPr>
              <w:pStyle w:val="XML1"/>
              <w:rPr>
                <w:del w:id="2989" w:author="aas" w:date="2013-10-14T02:06:00Z"/>
              </w:rPr>
            </w:pPr>
            <w:del w:id="2990" w:author="aas" w:date="2013-10-14T02:06:00Z">
              <w:r>
                <w:delText xml:space="preserve">          &lt;xs:documentation&gt;</w:delText>
              </w:r>
            </w:del>
          </w:p>
          <w:p w14:paraId="3E6C2E24" w14:textId="77777777" w:rsidR="0058493D" w:rsidRDefault="0058493D" w:rsidP="0058493D">
            <w:pPr>
              <w:pStyle w:val="XML1"/>
              <w:rPr>
                <w:del w:id="2991" w:author="aas" w:date="2013-10-14T02:06:00Z"/>
              </w:rPr>
            </w:pPr>
            <w:del w:id="2992" w:author="aas" w:date="2013-10-14T02:06:00Z">
              <w:r>
                <w:delText xml:space="preserve">            This element indicates the role of the OpenFlow </w:delText>
              </w:r>
            </w:del>
          </w:p>
          <w:p w14:paraId="57330028" w14:textId="77777777" w:rsidR="0058493D" w:rsidRDefault="0058493D" w:rsidP="0058493D">
            <w:pPr>
              <w:pStyle w:val="XML1"/>
              <w:rPr>
                <w:del w:id="2993" w:author="aas" w:date="2013-10-14T02:06:00Z"/>
              </w:rPr>
            </w:pPr>
            <w:del w:id="2994" w:author="aas" w:date="2013-10-14T02:06:00Z">
              <w:r>
                <w:delText xml:space="preserve">            Controller.  Semantics of these roles are specified in the </w:delText>
              </w:r>
            </w:del>
          </w:p>
          <w:p w14:paraId="5A99D9A5" w14:textId="77777777" w:rsidR="0058493D" w:rsidRDefault="0058493D" w:rsidP="0058493D">
            <w:pPr>
              <w:pStyle w:val="XML1"/>
              <w:rPr>
                <w:del w:id="2995" w:author="aas" w:date="2013-10-14T02:06:00Z"/>
              </w:rPr>
            </w:pPr>
            <w:del w:id="2996" w:author="aas" w:date="2013-10-14T02:06:00Z">
              <w:r>
                <w:delText xml:space="preserve">            OpenFlow specifications 1.0 - 1.3.1.  It is RECOMMENDED</w:delText>
              </w:r>
            </w:del>
          </w:p>
          <w:p w14:paraId="5B3F63FC" w14:textId="77777777" w:rsidR="0058493D" w:rsidRDefault="0058493D" w:rsidP="0058493D">
            <w:pPr>
              <w:pStyle w:val="XML1"/>
              <w:rPr>
                <w:del w:id="2997" w:author="aas" w:date="2013-10-14T02:06:00Z"/>
              </w:rPr>
            </w:pPr>
            <w:del w:id="2998" w:author="aas" w:date="2013-10-14T02:06:00Z">
              <w:r>
                <w:delText xml:space="preserve">            that the roles of controllers are not configured by</w:delText>
              </w:r>
            </w:del>
          </w:p>
          <w:p w14:paraId="29EB9A9B" w14:textId="77777777" w:rsidR="0058493D" w:rsidRDefault="0058493D" w:rsidP="0058493D">
            <w:pPr>
              <w:pStyle w:val="XML1"/>
              <w:rPr>
                <w:del w:id="2999" w:author="aas" w:date="2013-10-14T02:06:00Z"/>
              </w:rPr>
            </w:pPr>
            <w:del w:id="3000"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01" w:author="aas" w:date="2013-10-14T02:06:00Z"/>
              </w:rPr>
            </w:pPr>
            <w:del w:id="3002"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03" w:author="aas" w:date="2013-10-14T02:06:00Z"/>
              </w:rPr>
            </w:pPr>
            <w:del w:id="3004" w:author="aas" w:date="2013-10-14T02:06:00Z">
              <w:r>
                <w:delText xml:space="preserve">            default role 'equal'.  A role other than 'equal' MAY be</w:delText>
              </w:r>
            </w:del>
          </w:p>
          <w:p w14:paraId="370B7A5D" w14:textId="77777777" w:rsidR="0058493D" w:rsidRDefault="0058493D" w:rsidP="0058493D">
            <w:pPr>
              <w:pStyle w:val="XML1"/>
              <w:rPr>
                <w:del w:id="3005" w:author="aas" w:date="2013-10-14T02:06:00Z"/>
              </w:rPr>
            </w:pPr>
            <w:del w:id="3006" w:author="aas" w:date="2013-10-14T02:06:00Z">
              <w:r>
                <w:delText xml:space="preserve">            assigned to a controller.  Roles 'slave' and 'equal' MAY be</w:delText>
              </w:r>
            </w:del>
          </w:p>
          <w:p w14:paraId="4E621C26" w14:textId="77777777" w:rsidR="0058493D" w:rsidRDefault="0058493D" w:rsidP="0058493D">
            <w:pPr>
              <w:pStyle w:val="XML1"/>
              <w:rPr>
                <w:del w:id="3007" w:author="aas" w:date="2013-10-14T02:06:00Z"/>
              </w:rPr>
            </w:pPr>
            <w:del w:id="3008" w:author="aas" w:date="2013-10-14T02:06:00Z">
              <w:r>
                <w:delText xml:space="preserve">            assigned to multiple controllers.  Role 'master' MUST NOT</w:delText>
              </w:r>
            </w:del>
          </w:p>
          <w:p w14:paraId="24DEB9E5" w14:textId="77777777" w:rsidR="0058493D" w:rsidRDefault="0058493D" w:rsidP="0058493D">
            <w:pPr>
              <w:pStyle w:val="XML1"/>
              <w:rPr>
                <w:del w:id="3009" w:author="aas" w:date="2013-10-14T02:06:00Z"/>
              </w:rPr>
            </w:pPr>
            <w:del w:id="3010" w:author="aas" w:date="2013-10-14T02:06:00Z">
              <w:r>
                <w:delText xml:space="preserve">            be assigned to more than one controller.</w:delText>
              </w:r>
            </w:del>
          </w:p>
          <w:p w14:paraId="0F8E42BD" w14:textId="77777777" w:rsidR="0058493D" w:rsidRDefault="0058493D" w:rsidP="0058493D">
            <w:pPr>
              <w:pStyle w:val="XML1"/>
              <w:rPr>
                <w:del w:id="3011" w:author="aas" w:date="2013-10-14T02:06:00Z"/>
              </w:rPr>
            </w:pPr>
          </w:p>
          <w:p w14:paraId="5FA2F725" w14:textId="77777777" w:rsidR="0058493D" w:rsidRDefault="0058493D" w:rsidP="0058493D">
            <w:pPr>
              <w:pStyle w:val="XML1"/>
              <w:rPr>
                <w:del w:id="3012" w:author="aas" w:date="2013-10-14T02:06:00Z"/>
              </w:rPr>
            </w:pPr>
            <w:del w:id="3013" w:author="aas" w:date="2013-10-14T02:06:00Z">
              <w:r>
                <w:delText xml:space="preserve">            This element is optional. If this element is not present it</w:delText>
              </w:r>
            </w:del>
          </w:p>
          <w:p w14:paraId="09F01FE9" w14:textId="77777777" w:rsidR="0058493D" w:rsidRDefault="0058493D" w:rsidP="0058493D">
            <w:pPr>
              <w:pStyle w:val="XML1"/>
              <w:rPr>
                <w:del w:id="3014" w:author="aas" w:date="2013-10-14T02:06:00Z"/>
              </w:rPr>
            </w:pPr>
            <w:del w:id="3015" w:author="aas" w:date="2013-10-14T02:06:00Z">
              <w:r>
                <w:delText xml:space="preserve">            defaults to 'equal'.</w:delText>
              </w:r>
            </w:del>
          </w:p>
          <w:p w14:paraId="5C04DC79" w14:textId="77777777" w:rsidR="0058493D" w:rsidRDefault="0058493D" w:rsidP="0058493D">
            <w:pPr>
              <w:pStyle w:val="XML1"/>
              <w:rPr>
                <w:del w:id="3016" w:author="aas" w:date="2013-10-14T02:06:00Z"/>
              </w:rPr>
            </w:pPr>
            <w:del w:id="3017" w:author="aas" w:date="2013-10-14T02:06:00Z">
              <w:r>
                <w:delText xml:space="preserve">          &lt;/xs:documentation&gt;</w:delText>
              </w:r>
            </w:del>
          </w:p>
          <w:p w14:paraId="418AFBF4" w14:textId="77777777" w:rsidR="0058493D" w:rsidRDefault="0058493D" w:rsidP="0058493D">
            <w:pPr>
              <w:pStyle w:val="XML1"/>
              <w:rPr>
                <w:del w:id="3018" w:author="aas" w:date="2013-10-14T02:06:00Z"/>
              </w:rPr>
            </w:pPr>
            <w:del w:id="3019" w:author="aas" w:date="2013-10-14T02:06:00Z">
              <w:r>
                <w:delText xml:space="preserve">        &lt;/xs:annotation&gt;</w:delText>
              </w:r>
            </w:del>
          </w:p>
          <w:p w14:paraId="0BF08BFF" w14:textId="77777777" w:rsidR="0058493D" w:rsidRDefault="0058493D" w:rsidP="0058493D">
            <w:pPr>
              <w:pStyle w:val="XML1"/>
              <w:rPr>
                <w:del w:id="3020" w:author="aas" w:date="2013-10-14T02:06:00Z"/>
              </w:rPr>
            </w:pPr>
            <w:del w:id="3021" w:author="aas" w:date="2013-10-14T02:06:00Z">
              <w:r>
                <w:delText xml:space="preserve">        &lt;xs:simpleType&gt;</w:delText>
              </w:r>
            </w:del>
          </w:p>
          <w:p w14:paraId="26376CA3" w14:textId="77777777" w:rsidR="0058493D" w:rsidRDefault="0058493D" w:rsidP="0058493D">
            <w:pPr>
              <w:pStyle w:val="XML1"/>
              <w:rPr>
                <w:del w:id="3022" w:author="aas" w:date="2013-10-14T02:06:00Z"/>
              </w:rPr>
            </w:pPr>
            <w:del w:id="3023" w:author="aas" w:date="2013-10-14T02:06:00Z">
              <w:r>
                <w:delText xml:space="preserve">          &lt;xs:restriction base="xs:string"&gt;</w:delText>
              </w:r>
            </w:del>
          </w:p>
          <w:p w14:paraId="374F6921" w14:textId="77777777" w:rsidR="0058493D" w:rsidRDefault="0058493D" w:rsidP="0058493D">
            <w:pPr>
              <w:pStyle w:val="XML1"/>
              <w:rPr>
                <w:del w:id="3024" w:author="aas" w:date="2013-10-14T02:06:00Z"/>
              </w:rPr>
            </w:pPr>
            <w:del w:id="3025" w:author="aas" w:date="2013-10-14T02:06:00Z">
              <w:r>
                <w:delText xml:space="preserve">            &lt;xs:enumeration value="master"/&gt;</w:delText>
              </w:r>
            </w:del>
          </w:p>
          <w:p w14:paraId="7C80EE80" w14:textId="77777777" w:rsidR="0058493D" w:rsidRDefault="0058493D" w:rsidP="0058493D">
            <w:pPr>
              <w:pStyle w:val="XML1"/>
              <w:rPr>
                <w:del w:id="3026" w:author="aas" w:date="2013-10-14T02:06:00Z"/>
              </w:rPr>
            </w:pPr>
            <w:del w:id="3027" w:author="aas" w:date="2013-10-14T02:06:00Z">
              <w:r>
                <w:delText xml:space="preserve">            &lt;xs:enumeration value="slave"/&gt;</w:delText>
              </w:r>
            </w:del>
          </w:p>
          <w:p w14:paraId="794AAAB2" w14:textId="77777777" w:rsidR="0058493D" w:rsidRDefault="0058493D" w:rsidP="0058493D">
            <w:pPr>
              <w:pStyle w:val="XML1"/>
              <w:rPr>
                <w:del w:id="3028" w:author="aas" w:date="2013-10-14T02:06:00Z"/>
              </w:rPr>
            </w:pPr>
            <w:del w:id="3029" w:author="aas" w:date="2013-10-14T02:06:00Z">
              <w:r>
                <w:delText xml:space="preserve">            &lt;xs:enumeration value="equal"/&gt;</w:delText>
              </w:r>
            </w:del>
          </w:p>
          <w:p w14:paraId="408354CB" w14:textId="77777777" w:rsidR="0058493D" w:rsidRDefault="0058493D" w:rsidP="0058493D">
            <w:pPr>
              <w:pStyle w:val="XML1"/>
              <w:rPr>
                <w:del w:id="3030" w:author="aas" w:date="2013-10-14T02:06:00Z"/>
              </w:rPr>
            </w:pPr>
            <w:del w:id="3031" w:author="aas" w:date="2013-10-14T02:06:00Z">
              <w:r>
                <w:delText xml:space="preserve">          &lt;/xs:restriction&gt;</w:delText>
              </w:r>
            </w:del>
          </w:p>
          <w:p w14:paraId="0958B967" w14:textId="77777777" w:rsidR="0058493D" w:rsidRDefault="0058493D" w:rsidP="0058493D">
            <w:pPr>
              <w:pStyle w:val="XML1"/>
              <w:rPr>
                <w:del w:id="3032" w:author="aas" w:date="2013-10-14T02:06:00Z"/>
              </w:rPr>
            </w:pPr>
            <w:del w:id="3033" w:author="aas" w:date="2013-10-14T02:06:00Z">
              <w:r>
                <w:delText xml:space="preserve">        &lt;/xs:simpleType&gt;</w:delText>
              </w:r>
            </w:del>
          </w:p>
          <w:p w14:paraId="2BCD6D1A" w14:textId="77777777" w:rsidR="0058493D" w:rsidRDefault="0058493D" w:rsidP="0058493D">
            <w:pPr>
              <w:pStyle w:val="XML1"/>
              <w:rPr>
                <w:del w:id="3034" w:author="aas" w:date="2013-10-14T02:06:00Z"/>
              </w:rPr>
            </w:pPr>
            <w:del w:id="3035" w:author="aas" w:date="2013-10-14T02:06:00Z">
              <w:r>
                <w:delText xml:space="preserve">      &lt;/xs:element&gt;</w:delText>
              </w:r>
            </w:del>
          </w:p>
          <w:p w14:paraId="02DF3945" w14:textId="77777777" w:rsidR="0058493D" w:rsidRDefault="0058493D" w:rsidP="0058493D">
            <w:pPr>
              <w:pStyle w:val="XML1"/>
              <w:rPr>
                <w:del w:id="3036" w:author="aas" w:date="2013-10-14T02:06:00Z"/>
              </w:rPr>
            </w:pPr>
            <w:del w:id="3037" w:author="aas" w:date="2013-10-14T02:06:00Z">
              <w:r>
                <w:delText xml:space="preserve">      &lt;xs:element name="ip-address"  type="inet:ip-address"&gt;</w:delText>
              </w:r>
            </w:del>
          </w:p>
          <w:p w14:paraId="48A4AFBB" w14:textId="77777777" w:rsidR="0058493D" w:rsidRDefault="0058493D" w:rsidP="0058493D">
            <w:pPr>
              <w:pStyle w:val="XML1"/>
              <w:rPr>
                <w:del w:id="3038" w:author="aas" w:date="2013-10-14T02:06:00Z"/>
              </w:rPr>
            </w:pPr>
            <w:del w:id="3039" w:author="aas" w:date="2013-10-14T02:06:00Z">
              <w:r>
                <w:delText xml:space="preserve">        &lt;xs:annotation&gt;</w:delText>
              </w:r>
            </w:del>
          </w:p>
          <w:p w14:paraId="70F68475" w14:textId="77777777" w:rsidR="0058493D" w:rsidRDefault="0058493D" w:rsidP="0058493D">
            <w:pPr>
              <w:pStyle w:val="XML1"/>
              <w:rPr>
                <w:del w:id="3040" w:author="aas" w:date="2013-10-14T02:06:00Z"/>
              </w:rPr>
            </w:pPr>
            <w:del w:id="3041" w:author="aas" w:date="2013-10-14T02:06:00Z">
              <w:r>
                <w:delText xml:space="preserve">          &lt;xs:documentation&gt;</w:delText>
              </w:r>
            </w:del>
          </w:p>
          <w:p w14:paraId="3C446016" w14:textId="77777777" w:rsidR="0058493D" w:rsidRDefault="0058493D" w:rsidP="0058493D">
            <w:pPr>
              <w:pStyle w:val="XML1"/>
              <w:rPr>
                <w:del w:id="3042" w:author="aas" w:date="2013-10-14T02:06:00Z"/>
              </w:rPr>
            </w:pPr>
            <w:del w:id="3043" w:author="aas" w:date="2013-10-14T02:06:00Z">
              <w:r>
                <w:delText xml:space="preserve">            The IP address of the OpenFlow Controller.  This</w:delText>
              </w:r>
            </w:del>
          </w:p>
          <w:p w14:paraId="2626EEE8" w14:textId="77777777" w:rsidR="0058493D" w:rsidRDefault="0058493D" w:rsidP="0058493D">
            <w:pPr>
              <w:pStyle w:val="XML1"/>
              <w:rPr>
                <w:del w:id="3044" w:author="aas" w:date="2013-10-14T02:06:00Z"/>
              </w:rPr>
            </w:pPr>
            <w:del w:id="3045" w:author="aas" w:date="2013-10-14T02:06:00Z">
              <w:r>
                <w:delText xml:space="preserve">            IP address is used by the OpenFlow Logical Switch when</w:delText>
              </w:r>
            </w:del>
          </w:p>
          <w:p w14:paraId="3EA7F5A0" w14:textId="77777777" w:rsidR="0058493D" w:rsidRDefault="0058493D" w:rsidP="0058493D">
            <w:pPr>
              <w:pStyle w:val="XML1"/>
              <w:rPr>
                <w:del w:id="3046" w:author="aas" w:date="2013-10-14T02:06:00Z"/>
              </w:rPr>
            </w:pPr>
            <w:del w:id="3047" w:author="aas" w:date="2013-10-14T02:06:00Z">
              <w:r>
                <w:delText xml:space="preserve">            connecting to the OpenFlow Controller.</w:delText>
              </w:r>
            </w:del>
          </w:p>
          <w:p w14:paraId="4C86CF92" w14:textId="77777777" w:rsidR="0058493D" w:rsidRDefault="0058493D" w:rsidP="0058493D">
            <w:pPr>
              <w:pStyle w:val="XML1"/>
              <w:rPr>
                <w:del w:id="3048" w:author="aas" w:date="2013-10-14T02:06:00Z"/>
              </w:rPr>
            </w:pPr>
          </w:p>
          <w:p w14:paraId="6AD5E2B6" w14:textId="77777777" w:rsidR="0058493D" w:rsidRDefault="0058493D" w:rsidP="0058493D">
            <w:pPr>
              <w:pStyle w:val="XML1"/>
              <w:rPr>
                <w:del w:id="3049" w:author="aas" w:date="2013-10-14T02:06:00Z"/>
              </w:rPr>
            </w:pPr>
            <w:del w:id="3050" w:author="aas" w:date="2013-10-14T02:06:00Z">
              <w:r>
                <w:delText xml:space="preserve">            This element MUST be present in the NETCONF data store.</w:delText>
              </w:r>
            </w:del>
          </w:p>
          <w:p w14:paraId="2A6755AE" w14:textId="77777777" w:rsidR="0058493D" w:rsidRDefault="0058493D" w:rsidP="0058493D">
            <w:pPr>
              <w:pStyle w:val="XML1"/>
              <w:rPr>
                <w:del w:id="3051" w:author="aas" w:date="2013-10-14T02:06:00Z"/>
              </w:rPr>
            </w:pPr>
            <w:del w:id="3052" w:author="aas" w:date="2013-10-14T02:06:00Z">
              <w:r>
                <w:delText xml:space="preserve">            If this element is not present in a NETCONF &amp;lt;edit-config&amp;gt;</w:delText>
              </w:r>
            </w:del>
          </w:p>
          <w:p w14:paraId="594ECDE6" w14:textId="77777777" w:rsidR="0058493D" w:rsidRDefault="0058493D" w:rsidP="0058493D">
            <w:pPr>
              <w:pStyle w:val="XML1"/>
              <w:rPr>
                <w:del w:id="3053" w:author="aas" w:date="2013-10-14T02:06:00Z"/>
              </w:rPr>
            </w:pPr>
            <w:del w:id="3054" w:author="aas" w:date="2013-10-14T02:06:00Z">
              <w:r>
                <w:delText xml:space="preserve">            operation 'create', 'merge' or 'replace' and the parent</w:delText>
              </w:r>
            </w:del>
          </w:p>
          <w:p w14:paraId="3F3DDAA7" w14:textId="77777777" w:rsidR="0058493D" w:rsidRDefault="0058493D" w:rsidP="0058493D">
            <w:pPr>
              <w:pStyle w:val="XML1"/>
              <w:rPr>
                <w:del w:id="3055" w:author="aas" w:date="2013-10-14T02:06:00Z"/>
              </w:rPr>
            </w:pPr>
            <w:del w:id="3056" w:author="aas" w:date="2013-10-14T02:06:00Z">
              <w:r>
                <w:delText xml:space="preserve">            element does not exist, a 'data-missing' error is</w:delText>
              </w:r>
            </w:del>
          </w:p>
          <w:p w14:paraId="42FA1A4D" w14:textId="77777777" w:rsidR="0058493D" w:rsidRDefault="0058493D" w:rsidP="0058493D">
            <w:pPr>
              <w:pStyle w:val="XML1"/>
              <w:rPr>
                <w:del w:id="3057" w:author="aas" w:date="2013-10-14T02:06:00Z"/>
              </w:rPr>
            </w:pPr>
            <w:del w:id="3058" w:author="aas" w:date="2013-10-14T02:06:00Z">
              <w:r>
                <w:delText xml:space="preserve">            returned.</w:delText>
              </w:r>
            </w:del>
          </w:p>
          <w:p w14:paraId="0FCFC974" w14:textId="77777777" w:rsidR="0058493D" w:rsidRDefault="0058493D" w:rsidP="0058493D">
            <w:pPr>
              <w:pStyle w:val="XML1"/>
              <w:rPr>
                <w:del w:id="3059" w:author="aas" w:date="2013-10-14T02:06:00Z"/>
              </w:rPr>
            </w:pPr>
            <w:del w:id="3060" w:author="aas" w:date="2013-10-14T02:06:00Z">
              <w:r>
                <w:delText xml:space="preserve">          &lt;/xs:documentation&gt;</w:delText>
              </w:r>
            </w:del>
          </w:p>
          <w:p w14:paraId="31701393" w14:textId="77777777" w:rsidR="0058493D" w:rsidRDefault="0058493D" w:rsidP="0058493D">
            <w:pPr>
              <w:pStyle w:val="XML1"/>
              <w:rPr>
                <w:del w:id="3061" w:author="aas" w:date="2013-10-14T02:06:00Z"/>
              </w:rPr>
            </w:pPr>
            <w:del w:id="3062" w:author="aas" w:date="2013-10-14T02:06:00Z">
              <w:r>
                <w:delText xml:space="preserve">        &lt;/xs:annotation&gt;</w:delText>
              </w:r>
            </w:del>
          </w:p>
          <w:p w14:paraId="33ABBD3A" w14:textId="77777777" w:rsidR="0058493D" w:rsidRDefault="0058493D" w:rsidP="0058493D">
            <w:pPr>
              <w:pStyle w:val="XML1"/>
              <w:rPr>
                <w:del w:id="3063" w:author="aas" w:date="2013-10-14T02:06:00Z"/>
              </w:rPr>
            </w:pPr>
            <w:del w:id="3064" w:author="aas" w:date="2013-10-14T02:06:00Z">
              <w:r>
                <w:delText xml:space="preserve">      &lt;/xs:element&gt;</w:delText>
              </w:r>
            </w:del>
          </w:p>
          <w:p w14:paraId="5E873734" w14:textId="77777777" w:rsidR="0058493D" w:rsidRDefault="0058493D" w:rsidP="0058493D">
            <w:pPr>
              <w:pStyle w:val="XML1"/>
              <w:rPr>
                <w:del w:id="3065" w:author="aas" w:date="2013-10-14T02:06:00Z"/>
              </w:rPr>
            </w:pPr>
            <w:del w:id="3066" w:author="aas" w:date="2013-10-14T02:06:00Z">
              <w:r>
                <w:delText xml:space="preserve">      &lt;xs:element name="port"  type="inet:port-number"&gt;</w:delText>
              </w:r>
            </w:del>
          </w:p>
          <w:p w14:paraId="045DBDA1" w14:textId="77777777" w:rsidR="0058493D" w:rsidRDefault="0058493D" w:rsidP="0058493D">
            <w:pPr>
              <w:pStyle w:val="XML1"/>
              <w:rPr>
                <w:del w:id="3067" w:author="aas" w:date="2013-10-14T02:06:00Z"/>
              </w:rPr>
            </w:pPr>
            <w:del w:id="3068" w:author="aas" w:date="2013-10-14T02:06:00Z">
              <w:r>
                <w:delText xml:space="preserve">        &lt;xs:annotation&gt;</w:delText>
              </w:r>
            </w:del>
          </w:p>
          <w:p w14:paraId="1B408702" w14:textId="77777777" w:rsidR="0058493D" w:rsidRDefault="0058493D" w:rsidP="0058493D">
            <w:pPr>
              <w:pStyle w:val="XML1"/>
              <w:rPr>
                <w:del w:id="3069" w:author="aas" w:date="2013-10-14T02:06:00Z"/>
              </w:rPr>
            </w:pPr>
            <w:del w:id="3070" w:author="aas" w:date="2013-10-14T02:06:00Z">
              <w:r>
                <w:delText xml:space="preserve">          &lt;xs:documentation&gt;</w:delText>
              </w:r>
            </w:del>
          </w:p>
          <w:p w14:paraId="15881013" w14:textId="77777777" w:rsidR="0058493D" w:rsidRDefault="0058493D" w:rsidP="0058493D">
            <w:pPr>
              <w:pStyle w:val="XML1"/>
              <w:rPr>
                <w:del w:id="3071" w:author="aas" w:date="2013-10-14T02:06:00Z"/>
              </w:rPr>
            </w:pPr>
            <w:del w:id="3072" w:author="aas" w:date="2013-10-14T02:06:00Z">
              <w:r>
                <w:delText xml:space="preserve">            The TCP port number at the OpenFlow Controller.</w:delText>
              </w:r>
            </w:del>
          </w:p>
          <w:p w14:paraId="1FDD7329" w14:textId="77777777" w:rsidR="0058493D" w:rsidRDefault="0058493D" w:rsidP="0058493D">
            <w:pPr>
              <w:pStyle w:val="XML1"/>
              <w:rPr>
                <w:del w:id="3073" w:author="aas" w:date="2013-10-14T02:06:00Z"/>
              </w:rPr>
            </w:pPr>
            <w:del w:id="3074" w:author="aas" w:date="2013-10-14T02:06:00Z">
              <w:r>
                <w:delText xml:space="preserve">            This port number is used by the OpenFlow Logical Switch</w:delText>
              </w:r>
            </w:del>
          </w:p>
          <w:p w14:paraId="0D979F99" w14:textId="77777777" w:rsidR="0058493D" w:rsidRDefault="0058493D" w:rsidP="0058493D">
            <w:pPr>
              <w:pStyle w:val="XML1"/>
              <w:rPr>
                <w:del w:id="3075" w:author="aas" w:date="2013-10-14T02:06:00Z"/>
              </w:rPr>
            </w:pPr>
            <w:del w:id="3076" w:author="aas" w:date="2013-10-14T02:06:00Z">
              <w:r>
                <w:delText xml:space="preserve">            when connecting to the OpenFlow Controller using TCP or</w:delText>
              </w:r>
            </w:del>
          </w:p>
          <w:p w14:paraId="0CD270CD" w14:textId="77777777" w:rsidR="0058493D" w:rsidRDefault="0058493D" w:rsidP="0058493D">
            <w:pPr>
              <w:pStyle w:val="XML1"/>
              <w:rPr>
                <w:del w:id="3077" w:author="aas" w:date="2013-10-14T02:06:00Z"/>
              </w:rPr>
            </w:pPr>
            <w:del w:id="3078" w:author="aas" w:date="2013-10-14T02:06:00Z">
              <w:r>
                <w:delText xml:space="preserve">            TLS.  The default value is 6633.</w:delText>
              </w:r>
            </w:del>
          </w:p>
          <w:p w14:paraId="003E0F24" w14:textId="77777777" w:rsidR="0058493D" w:rsidRDefault="0058493D" w:rsidP="0058493D">
            <w:pPr>
              <w:pStyle w:val="XML1"/>
              <w:rPr>
                <w:del w:id="3079" w:author="aas" w:date="2013-10-14T02:06:00Z"/>
              </w:rPr>
            </w:pPr>
          </w:p>
          <w:p w14:paraId="67D78110" w14:textId="77777777" w:rsidR="0058493D" w:rsidRDefault="0058493D" w:rsidP="0058493D">
            <w:pPr>
              <w:pStyle w:val="XML1"/>
              <w:rPr>
                <w:del w:id="3080" w:author="aas" w:date="2013-10-14T02:06:00Z"/>
              </w:rPr>
            </w:pPr>
            <w:del w:id="3081" w:author="aas" w:date="2013-10-14T02:06:00Z">
              <w:r>
                <w:delText xml:space="preserve">            This element is optional. If this element is not present it</w:delText>
              </w:r>
            </w:del>
          </w:p>
          <w:p w14:paraId="517F2A5D" w14:textId="77777777" w:rsidR="0058493D" w:rsidRDefault="0058493D" w:rsidP="0058493D">
            <w:pPr>
              <w:pStyle w:val="XML1"/>
              <w:rPr>
                <w:del w:id="3082" w:author="aas" w:date="2013-10-14T02:06:00Z"/>
              </w:rPr>
            </w:pPr>
            <w:del w:id="3083" w:author="aas" w:date="2013-10-14T02:06:00Z">
              <w:r>
                <w:delText xml:space="preserve">            defaults to 6633.</w:delText>
              </w:r>
            </w:del>
          </w:p>
          <w:p w14:paraId="16891B10" w14:textId="77777777" w:rsidR="0058493D" w:rsidRDefault="0058493D" w:rsidP="0058493D">
            <w:pPr>
              <w:pStyle w:val="XML1"/>
              <w:rPr>
                <w:del w:id="3084" w:author="aas" w:date="2013-10-14T02:06:00Z"/>
              </w:rPr>
            </w:pPr>
            <w:del w:id="3085" w:author="aas" w:date="2013-10-14T02:06:00Z">
              <w:r>
                <w:delText xml:space="preserve">          &lt;/xs:documentation&gt;</w:delText>
              </w:r>
            </w:del>
          </w:p>
          <w:p w14:paraId="24DFF028" w14:textId="77777777" w:rsidR="0058493D" w:rsidRDefault="0058493D" w:rsidP="0058493D">
            <w:pPr>
              <w:pStyle w:val="XML1"/>
              <w:rPr>
                <w:del w:id="3086" w:author="aas" w:date="2013-10-14T02:06:00Z"/>
              </w:rPr>
            </w:pPr>
            <w:del w:id="3087" w:author="aas" w:date="2013-10-14T02:06:00Z">
              <w:r>
                <w:delText xml:space="preserve">        &lt;/xs:annotation&gt;</w:delText>
              </w:r>
            </w:del>
          </w:p>
          <w:p w14:paraId="3E0D02FA" w14:textId="77777777" w:rsidR="0058493D" w:rsidRDefault="0058493D" w:rsidP="0058493D">
            <w:pPr>
              <w:pStyle w:val="XML1"/>
              <w:rPr>
                <w:del w:id="3088" w:author="aas" w:date="2013-10-14T02:06:00Z"/>
              </w:rPr>
            </w:pPr>
            <w:del w:id="3089" w:author="aas" w:date="2013-10-14T02:06:00Z">
              <w:r>
                <w:delText xml:space="preserve">      &lt;/xs:element&gt;</w:delText>
              </w:r>
            </w:del>
          </w:p>
          <w:p w14:paraId="1437FF7F" w14:textId="77777777" w:rsidR="0058493D" w:rsidRDefault="0058493D" w:rsidP="0058493D">
            <w:pPr>
              <w:pStyle w:val="XML1"/>
              <w:rPr>
                <w:del w:id="3090" w:author="aas" w:date="2013-10-14T02:06:00Z"/>
              </w:rPr>
            </w:pPr>
            <w:del w:id="3091" w:author="aas" w:date="2013-10-14T02:06:00Z">
              <w:r>
                <w:delText xml:space="preserve">      &lt;xs:element name="local-ip-address"  type="inet:ip-address"&gt;</w:delText>
              </w:r>
            </w:del>
          </w:p>
          <w:p w14:paraId="43517A56" w14:textId="77777777" w:rsidR="0058493D" w:rsidRDefault="0058493D" w:rsidP="0058493D">
            <w:pPr>
              <w:pStyle w:val="XML1"/>
              <w:rPr>
                <w:del w:id="3092" w:author="aas" w:date="2013-10-14T02:06:00Z"/>
              </w:rPr>
            </w:pPr>
            <w:del w:id="3093" w:author="aas" w:date="2013-10-14T02:06:00Z">
              <w:r>
                <w:delText xml:space="preserve">        &lt;xs:annotation&gt;</w:delText>
              </w:r>
            </w:del>
          </w:p>
          <w:p w14:paraId="27CF0EDC" w14:textId="77777777" w:rsidR="0058493D" w:rsidRDefault="0058493D" w:rsidP="0058493D">
            <w:pPr>
              <w:pStyle w:val="XML1"/>
              <w:rPr>
                <w:del w:id="3094" w:author="aas" w:date="2013-10-14T02:06:00Z"/>
              </w:rPr>
            </w:pPr>
            <w:del w:id="3095" w:author="aas" w:date="2013-10-14T02:06:00Z">
              <w:r>
                <w:delText xml:space="preserve">          &lt;xs:documentation&gt;</w:delText>
              </w:r>
            </w:del>
          </w:p>
          <w:p w14:paraId="4D79CAB0" w14:textId="77777777" w:rsidR="0058493D" w:rsidRDefault="0058493D" w:rsidP="0058493D">
            <w:pPr>
              <w:pStyle w:val="XML1"/>
              <w:rPr>
                <w:del w:id="3096" w:author="aas" w:date="2013-10-14T02:06:00Z"/>
              </w:rPr>
            </w:pPr>
            <w:del w:id="3097" w:author="aas" w:date="2013-10-14T02:06:00Z">
              <w:r>
                <w:delText xml:space="preserve">            The local IP address of the OpenFlow Logical</w:delText>
              </w:r>
            </w:del>
          </w:p>
          <w:p w14:paraId="5461A7B0" w14:textId="77777777" w:rsidR="0058493D" w:rsidRDefault="0058493D" w:rsidP="0058493D">
            <w:pPr>
              <w:pStyle w:val="XML1"/>
              <w:rPr>
                <w:del w:id="3098" w:author="aas" w:date="2013-10-14T02:06:00Z"/>
              </w:rPr>
            </w:pPr>
            <w:del w:id="3099" w:author="aas" w:date="2013-10-14T02:06:00Z">
              <w:r>
                <w:delText xml:space="preserve">            Switch when connecting to this OpenFlow Controller.  It is</w:delText>
              </w:r>
            </w:del>
          </w:p>
          <w:p w14:paraId="416AFE67" w14:textId="77777777" w:rsidR="0058493D" w:rsidRDefault="0058493D" w:rsidP="0058493D">
            <w:pPr>
              <w:pStyle w:val="XML1"/>
              <w:rPr>
                <w:del w:id="3100" w:author="aas" w:date="2013-10-14T02:06:00Z"/>
              </w:rPr>
            </w:pPr>
            <w:del w:id="3101" w:author="aas" w:date="2013-10-14T02:06:00Z">
              <w:r>
                <w:delText xml:space="preserve">            the source IP address of packets sent to this OpenFlow</w:delText>
              </w:r>
            </w:del>
          </w:p>
          <w:p w14:paraId="40AE8BBC" w14:textId="77777777" w:rsidR="0058493D" w:rsidRDefault="0058493D" w:rsidP="0058493D">
            <w:pPr>
              <w:pStyle w:val="XML1"/>
              <w:rPr>
                <w:del w:id="3102" w:author="aas" w:date="2013-10-14T02:06:00Z"/>
              </w:rPr>
            </w:pPr>
            <w:del w:id="3103" w:author="aas" w:date="2013-10-14T02:06:00Z">
              <w:r>
                <w:delText xml:space="preserve">            Controller.  If present, this element overrides any default</w:delText>
              </w:r>
            </w:del>
          </w:p>
          <w:p w14:paraId="03338EBB" w14:textId="77777777" w:rsidR="0058493D" w:rsidRDefault="0058493D" w:rsidP="0058493D">
            <w:pPr>
              <w:pStyle w:val="XML1"/>
              <w:rPr>
                <w:del w:id="3104" w:author="aas" w:date="2013-10-14T02:06:00Z"/>
              </w:rPr>
            </w:pPr>
            <w:del w:id="3105" w:author="aas" w:date="2013-10-14T02:06:00Z">
              <w:r>
                <w:delText xml:space="preserve">            IP address.</w:delText>
              </w:r>
            </w:del>
          </w:p>
          <w:p w14:paraId="6BF750D5" w14:textId="77777777" w:rsidR="0058493D" w:rsidRDefault="0058493D" w:rsidP="0058493D">
            <w:pPr>
              <w:pStyle w:val="XML1"/>
              <w:rPr>
                <w:del w:id="3106" w:author="aas" w:date="2013-10-14T02:06:00Z"/>
              </w:rPr>
            </w:pPr>
            <w:del w:id="3107" w:author="aas" w:date="2013-10-14T02:06:00Z">
              <w:r>
                <w:delText xml:space="preserve">                </w:delText>
              </w:r>
            </w:del>
          </w:p>
          <w:p w14:paraId="09E4DE5D" w14:textId="77777777" w:rsidR="0058493D" w:rsidRDefault="0058493D" w:rsidP="0058493D">
            <w:pPr>
              <w:pStyle w:val="XML1"/>
              <w:rPr>
                <w:del w:id="3108" w:author="aas" w:date="2013-10-14T02:06:00Z"/>
              </w:rPr>
            </w:pPr>
            <w:del w:id="3109" w:author="aas" w:date="2013-10-14T02:06:00Z">
              <w:r>
                <w:delText xml:space="preserve">                    </w:delText>
              </w:r>
            </w:del>
          </w:p>
          <w:p w14:paraId="2C335E3E" w14:textId="77777777" w:rsidR="0058493D" w:rsidRDefault="0058493D" w:rsidP="0058493D">
            <w:pPr>
              <w:pStyle w:val="XML1"/>
              <w:rPr>
                <w:del w:id="3110" w:author="aas" w:date="2013-10-14T02:06:00Z"/>
              </w:rPr>
            </w:pPr>
            <w:del w:id="3111" w:author="aas" w:date="2013-10-14T02:06:00Z">
              <w:r>
                <w:delText xml:space="preserve">            This element is optional. Attempts to set this element to</w:delText>
              </w:r>
            </w:del>
          </w:p>
          <w:p w14:paraId="49B33CCD" w14:textId="77777777" w:rsidR="0058493D" w:rsidRDefault="0058493D" w:rsidP="0058493D">
            <w:pPr>
              <w:pStyle w:val="XML1"/>
              <w:rPr>
                <w:del w:id="3112" w:author="aas" w:date="2013-10-14T02:06:00Z"/>
              </w:rPr>
            </w:pPr>
            <w:del w:id="3113" w:author="aas" w:date="2013-10-14T02:06:00Z">
              <w:r>
                <w:delText xml:space="preserve">            an IP address that cannot be used by the OpenFlow Logical</w:delText>
              </w:r>
            </w:del>
          </w:p>
          <w:p w14:paraId="7C305ADD" w14:textId="77777777" w:rsidR="0058493D" w:rsidRDefault="0058493D" w:rsidP="0058493D">
            <w:pPr>
              <w:pStyle w:val="XML1"/>
              <w:rPr>
                <w:del w:id="3114" w:author="aas" w:date="2013-10-14T02:06:00Z"/>
              </w:rPr>
            </w:pPr>
            <w:del w:id="3115" w:author="aas" w:date="2013-10-14T02:06:00Z">
              <w:r>
                <w:delText xml:space="preserve">            Switch MUST result in an 'bad-element' error with type</w:delText>
              </w:r>
            </w:del>
          </w:p>
          <w:p w14:paraId="661ABAAE" w14:textId="77777777" w:rsidR="0058493D" w:rsidRDefault="0058493D" w:rsidP="0058493D">
            <w:pPr>
              <w:pStyle w:val="XML1"/>
              <w:rPr>
                <w:del w:id="3116" w:author="aas" w:date="2013-10-14T02:06:00Z"/>
              </w:rPr>
            </w:pPr>
            <w:del w:id="3117" w:author="aas" w:date="2013-10-14T02:06:00Z">
              <w:r>
                <w:delText xml:space="preserve">            'application'. The &amp;lt;error-info&amp;gt; element MUST contain the</w:delText>
              </w:r>
            </w:del>
          </w:p>
          <w:p w14:paraId="2A78A2B8" w14:textId="77777777" w:rsidR="0058493D" w:rsidRDefault="0058493D" w:rsidP="0058493D">
            <w:pPr>
              <w:pStyle w:val="XML1"/>
              <w:rPr>
                <w:del w:id="3118" w:author="aas" w:date="2013-10-14T02:06:00Z"/>
              </w:rPr>
            </w:pPr>
            <w:del w:id="3119" w:author="aas" w:date="2013-10-14T02:06:00Z">
              <w:r>
                <w:delText xml:space="preserve">            name of this element in the &amp;lt;bad-element&amp;gt; element.</w:delText>
              </w:r>
            </w:del>
          </w:p>
          <w:p w14:paraId="710729D5" w14:textId="77777777" w:rsidR="0058493D" w:rsidRDefault="0058493D" w:rsidP="0058493D">
            <w:pPr>
              <w:pStyle w:val="XML1"/>
              <w:rPr>
                <w:del w:id="3120" w:author="aas" w:date="2013-10-14T02:06:00Z"/>
              </w:rPr>
            </w:pPr>
            <w:del w:id="3121" w:author="aas" w:date="2013-10-14T02:06:00Z">
              <w:r>
                <w:delText xml:space="preserve">          &lt;/xs:documentation&gt;</w:delText>
              </w:r>
            </w:del>
          </w:p>
          <w:p w14:paraId="3ADCCB0A" w14:textId="77777777" w:rsidR="0058493D" w:rsidRDefault="0058493D" w:rsidP="0058493D">
            <w:pPr>
              <w:pStyle w:val="XML1"/>
              <w:rPr>
                <w:del w:id="3122" w:author="aas" w:date="2013-10-14T02:06:00Z"/>
              </w:rPr>
            </w:pPr>
            <w:del w:id="3123" w:author="aas" w:date="2013-10-14T02:06:00Z">
              <w:r>
                <w:delText xml:space="preserve">        &lt;/xs:annotation&gt;</w:delText>
              </w:r>
            </w:del>
          </w:p>
          <w:p w14:paraId="4365FF72" w14:textId="77777777" w:rsidR="0058493D" w:rsidRDefault="0058493D" w:rsidP="0058493D">
            <w:pPr>
              <w:pStyle w:val="XML1"/>
              <w:rPr>
                <w:del w:id="3124" w:author="aas" w:date="2013-10-14T02:06:00Z"/>
              </w:rPr>
            </w:pPr>
            <w:del w:id="3125" w:author="aas" w:date="2013-10-14T02:06:00Z">
              <w:r>
                <w:delText xml:space="preserve">      &lt;/xs:element&gt;</w:delText>
              </w:r>
            </w:del>
          </w:p>
          <w:p w14:paraId="3B0596D3" w14:textId="77777777" w:rsidR="0058493D" w:rsidRDefault="0058493D" w:rsidP="0058493D">
            <w:pPr>
              <w:pStyle w:val="XML1"/>
              <w:rPr>
                <w:del w:id="3126" w:author="aas" w:date="2013-10-14T02:06:00Z"/>
              </w:rPr>
            </w:pPr>
            <w:del w:id="3127" w:author="aas" w:date="2013-10-14T02:06:00Z">
              <w:r>
                <w:delText xml:space="preserve">      &lt;xs:element name="local-port"  type="inet:port-number"&gt;</w:delText>
              </w:r>
            </w:del>
          </w:p>
          <w:p w14:paraId="6077F165" w14:textId="77777777" w:rsidR="0058493D" w:rsidRDefault="0058493D" w:rsidP="0058493D">
            <w:pPr>
              <w:pStyle w:val="XML1"/>
              <w:rPr>
                <w:del w:id="3128" w:author="aas" w:date="2013-10-14T02:06:00Z"/>
              </w:rPr>
            </w:pPr>
            <w:del w:id="3129" w:author="aas" w:date="2013-10-14T02:06:00Z">
              <w:r>
                <w:delText xml:space="preserve">        &lt;xs:annotation&gt;</w:delText>
              </w:r>
            </w:del>
          </w:p>
          <w:p w14:paraId="74749A3D" w14:textId="77777777" w:rsidR="0058493D" w:rsidRDefault="0058493D" w:rsidP="0058493D">
            <w:pPr>
              <w:pStyle w:val="XML1"/>
              <w:rPr>
                <w:del w:id="3130" w:author="aas" w:date="2013-10-14T02:06:00Z"/>
              </w:rPr>
            </w:pPr>
            <w:del w:id="3131" w:author="aas" w:date="2013-10-14T02:06:00Z">
              <w:r>
                <w:delText xml:space="preserve">          &lt;xs:documentation&gt;</w:delText>
              </w:r>
            </w:del>
          </w:p>
          <w:p w14:paraId="384DFB3D" w14:textId="77777777" w:rsidR="0058493D" w:rsidRDefault="0058493D" w:rsidP="0058493D">
            <w:pPr>
              <w:pStyle w:val="XML1"/>
              <w:rPr>
                <w:del w:id="3132" w:author="aas" w:date="2013-10-14T02:06:00Z"/>
              </w:rPr>
            </w:pPr>
            <w:del w:id="3133" w:author="aas" w:date="2013-10-14T02:06:00Z">
              <w:r>
                <w:delText xml:space="preserve">            The local TCP port number of the OpenFlow</w:delText>
              </w:r>
            </w:del>
          </w:p>
          <w:p w14:paraId="22AC2E5A" w14:textId="77777777" w:rsidR="0058493D" w:rsidRDefault="0058493D" w:rsidP="0058493D">
            <w:pPr>
              <w:pStyle w:val="XML1"/>
              <w:rPr>
                <w:del w:id="3134" w:author="aas" w:date="2013-10-14T02:06:00Z"/>
              </w:rPr>
            </w:pPr>
            <w:del w:id="3135" w:author="aas" w:date="2013-10-14T02:06:00Z">
              <w:r>
                <w:delText xml:space="preserve">            Logical Switch when connecting to this OpenFlow Controller.</w:delText>
              </w:r>
            </w:del>
          </w:p>
          <w:p w14:paraId="427AE858" w14:textId="77777777" w:rsidR="0058493D" w:rsidRDefault="0058493D" w:rsidP="0058493D">
            <w:pPr>
              <w:pStyle w:val="XML1"/>
              <w:rPr>
                <w:del w:id="3136" w:author="aas" w:date="2013-10-14T02:06:00Z"/>
              </w:rPr>
            </w:pPr>
            <w:del w:id="3137" w:author="aas" w:date="2013-10-14T02:06:00Z">
              <w:r>
                <w:delText xml:space="preserve">            It is the source TCP port number of packets sent to this</w:delText>
              </w:r>
            </w:del>
          </w:p>
          <w:p w14:paraId="003053E9" w14:textId="77777777" w:rsidR="0058493D" w:rsidRDefault="0058493D" w:rsidP="0058493D">
            <w:pPr>
              <w:pStyle w:val="XML1"/>
              <w:rPr>
                <w:del w:id="3138" w:author="aas" w:date="2013-10-14T02:06:00Z"/>
              </w:rPr>
            </w:pPr>
            <w:del w:id="3139" w:author="aas" w:date="2013-10-14T02:06:00Z">
              <w:r>
                <w:delText xml:space="preserve">            OpenFlow Controller.  If this element is not present, then</w:delText>
              </w:r>
            </w:del>
          </w:p>
          <w:p w14:paraId="590FC040" w14:textId="77777777" w:rsidR="0058493D" w:rsidRDefault="0058493D" w:rsidP="0058493D">
            <w:pPr>
              <w:pStyle w:val="XML1"/>
              <w:rPr>
                <w:del w:id="3140" w:author="aas" w:date="2013-10-14T02:06:00Z"/>
              </w:rPr>
            </w:pPr>
            <w:del w:id="3141" w:author="aas" w:date="2013-10-14T02:06:00Z">
              <w:r>
                <w:delText xml:space="preserve">            the port number is chosen arbitrarily by the OpenFlow</w:delText>
              </w:r>
            </w:del>
          </w:p>
          <w:p w14:paraId="4C4F3057" w14:textId="77777777" w:rsidR="0058493D" w:rsidRDefault="0058493D" w:rsidP="0058493D">
            <w:pPr>
              <w:pStyle w:val="XML1"/>
              <w:rPr>
                <w:del w:id="3142" w:author="aas" w:date="2013-10-14T02:06:00Z"/>
              </w:rPr>
            </w:pPr>
            <w:del w:id="3143" w:author="aas" w:date="2013-10-14T02:06:00Z">
              <w:r>
                <w:delText xml:space="preserve">            Logical Switch.</w:delText>
              </w:r>
            </w:del>
          </w:p>
          <w:p w14:paraId="14FE60B6" w14:textId="77777777" w:rsidR="0058493D" w:rsidRDefault="0058493D" w:rsidP="0058493D">
            <w:pPr>
              <w:pStyle w:val="XML1"/>
              <w:rPr>
                <w:del w:id="3144" w:author="aas" w:date="2013-10-14T02:06:00Z"/>
              </w:rPr>
            </w:pPr>
            <w:del w:id="3145" w:author="aas" w:date="2013-10-14T02:06:00Z">
              <w:r>
                <w:delText xml:space="preserve">                  </w:delText>
              </w:r>
            </w:del>
          </w:p>
          <w:p w14:paraId="7DD0D731" w14:textId="77777777" w:rsidR="0058493D" w:rsidRDefault="0058493D" w:rsidP="0058493D">
            <w:pPr>
              <w:pStyle w:val="XML1"/>
              <w:rPr>
                <w:del w:id="3146" w:author="aas" w:date="2013-10-14T02:06:00Z"/>
              </w:rPr>
            </w:pPr>
            <w:del w:id="3147" w:author="aas" w:date="2013-10-14T02:06:00Z">
              <w:r>
                <w:delText xml:space="preserve">            This element is optional. Attempts to set this element to a</w:delText>
              </w:r>
            </w:del>
          </w:p>
          <w:p w14:paraId="4FDC7207" w14:textId="77777777" w:rsidR="0058493D" w:rsidRDefault="0058493D" w:rsidP="0058493D">
            <w:pPr>
              <w:pStyle w:val="XML1"/>
              <w:rPr>
                <w:del w:id="3148" w:author="aas" w:date="2013-10-14T02:06:00Z"/>
              </w:rPr>
            </w:pPr>
            <w:del w:id="3149" w:author="aas" w:date="2013-10-14T02:06:00Z">
              <w:r>
                <w:delText xml:space="preserve">            port number that cannot be used by the OpenFlow Logical</w:delText>
              </w:r>
            </w:del>
          </w:p>
          <w:p w14:paraId="570F60DD" w14:textId="77777777" w:rsidR="0058493D" w:rsidRDefault="0058493D" w:rsidP="0058493D">
            <w:pPr>
              <w:pStyle w:val="XML1"/>
              <w:rPr>
                <w:del w:id="3150" w:author="aas" w:date="2013-10-14T02:06:00Z"/>
              </w:rPr>
            </w:pPr>
            <w:del w:id="3151" w:author="aas" w:date="2013-10-14T02:06:00Z">
              <w:r>
                <w:delText xml:space="preserve">            Switch MUST result in an 'bad-element' error with type</w:delText>
              </w:r>
            </w:del>
          </w:p>
          <w:p w14:paraId="0403F4D3" w14:textId="77777777" w:rsidR="0058493D" w:rsidRDefault="0058493D" w:rsidP="0058493D">
            <w:pPr>
              <w:pStyle w:val="XML1"/>
              <w:rPr>
                <w:del w:id="3152" w:author="aas" w:date="2013-10-14T02:06:00Z"/>
              </w:rPr>
            </w:pPr>
            <w:del w:id="3153" w:author="aas" w:date="2013-10-14T02:06:00Z">
              <w:r>
                <w:delText xml:space="preserve">            'application'. The &amp;lt;error-info&amp;gt; element MUST contain the</w:delText>
              </w:r>
            </w:del>
          </w:p>
          <w:p w14:paraId="26D403C4" w14:textId="77777777" w:rsidR="0058493D" w:rsidRDefault="0058493D" w:rsidP="0058493D">
            <w:pPr>
              <w:pStyle w:val="XML1"/>
              <w:rPr>
                <w:del w:id="3154" w:author="aas" w:date="2013-10-14T02:06:00Z"/>
              </w:rPr>
            </w:pPr>
            <w:del w:id="3155" w:author="aas" w:date="2013-10-14T02:06:00Z">
              <w:r>
                <w:delText xml:space="preserve">            name of this element in the &amp;lt;bad-element&amp;gt; element.</w:delText>
              </w:r>
            </w:del>
          </w:p>
          <w:p w14:paraId="2EA14A20" w14:textId="77777777" w:rsidR="0058493D" w:rsidRDefault="0058493D" w:rsidP="0058493D">
            <w:pPr>
              <w:pStyle w:val="XML1"/>
              <w:rPr>
                <w:del w:id="3156" w:author="aas" w:date="2013-10-14T02:06:00Z"/>
              </w:rPr>
            </w:pPr>
            <w:del w:id="3157" w:author="aas" w:date="2013-10-14T02:06:00Z">
              <w:r>
                <w:delText xml:space="preserve">          &lt;/xs:documentation&gt;</w:delText>
              </w:r>
            </w:del>
          </w:p>
          <w:p w14:paraId="7CA571E2" w14:textId="77777777" w:rsidR="0058493D" w:rsidRDefault="0058493D" w:rsidP="0058493D">
            <w:pPr>
              <w:pStyle w:val="XML1"/>
              <w:rPr>
                <w:del w:id="3158" w:author="aas" w:date="2013-10-14T02:06:00Z"/>
              </w:rPr>
            </w:pPr>
            <w:del w:id="3159" w:author="aas" w:date="2013-10-14T02:06:00Z">
              <w:r>
                <w:delText xml:space="preserve">        &lt;/xs:annotation&gt;</w:delText>
              </w:r>
            </w:del>
          </w:p>
          <w:p w14:paraId="720ED725" w14:textId="77777777" w:rsidR="0058493D" w:rsidRDefault="0058493D" w:rsidP="0058493D">
            <w:pPr>
              <w:pStyle w:val="XML1"/>
              <w:rPr>
                <w:del w:id="3160" w:author="aas" w:date="2013-10-14T02:06:00Z"/>
              </w:rPr>
            </w:pPr>
            <w:del w:id="3161" w:author="aas" w:date="2013-10-14T02:06:00Z">
              <w:r>
                <w:delText xml:space="preserve">      &lt;/xs:element&gt;</w:delText>
              </w:r>
            </w:del>
          </w:p>
          <w:p w14:paraId="3E60A3F2" w14:textId="77777777" w:rsidR="0058493D" w:rsidRDefault="0058493D" w:rsidP="0058493D">
            <w:pPr>
              <w:pStyle w:val="XML1"/>
              <w:rPr>
                <w:del w:id="3162" w:author="aas" w:date="2013-10-14T02:06:00Z"/>
              </w:rPr>
            </w:pPr>
            <w:del w:id="3163" w:author="aas" w:date="2013-10-14T02:06:00Z">
              <w:r>
                <w:delText xml:space="preserve">      &lt;xs:element name="protocol"&gt;</w:delText>
              </w:r>
            </w:del>
          </w:p>
          <w:p w14:paraId="1C7E5E59" w14:textId="77777777" w:rsidR="0058493D" w:rsidRDefault="0058493D" w:rsidP="0058493D">
            <w:pPr>
              <w:pStyle w:val="XML1"/>
              <w:rPr>
                <w:del w:id="3164" w:author="aas" w:date="2013-10-14T02:06:00Z"/>
              </w:rPr>
            </w:pPr>
            <w:del w:id="3165" w:author="aas" w:date="2013-10-14T02:06:00Z">
              <w:r>
                <w:delText xml:space="preserve">        &lt;xs:annotation&gt;</w:delText>
              </w:r>
            </w:del>
          </w:p>
          <w:p w14:paraId="36F6313B" w14:textId="77777777" w:rsidR="0058493D" w:rsidRDefault="0058493D" w:rsidP="0058493D">
            <w:pPr>
              <w:pStyle w:val="XML1"/>
              <w:rPr>
                <w:del w:id="3166" w:author="aas" w:date="2013-10-14T02:06:00Z"/>
              </w:rPr>
            </w:pPr>
            <w:del w:id="3167" w:author="aas" w:date="2013-10-14T02:06:00Z">
              <w:r>
                <w:delText xml:space="preserve">          &lt;xs:documentation&gt;</w:delText>
              </w:r>
            </w:del>
          </w:p>
          <w:p w14:paraId="1DCB876B" w14:textId="77777777" w:rsidR="0058493D" w:rsidRDefault="0058493D" w:rsidP="0058493D">
            <w:pPr>
              <w:pStyle w:val="XML1"/>
              <w:rPr>
                <w:del w:id="3168" w:author="aas" w:date="2013-10-14T02:06:00Z"/>
              </w:rPr>
            </w:pPr>
            <w:del w:id="3169" w:author="aas" w:date="2013-10-14T02:06:00Z">
              <w:r>
                <w:delText xml:space="preserve">            The default protocol tha the OpenFlow Logical </w:delText>
              </w:r>
            </w:del>
          </w:p>
          <w:p w14:paraId="2416C553" w14:textId="77777777" w:rsidR="0058493D" w:rsidRDefault="0058493D" w:rsidP="0058493D">
            <w:pPr>
              <w:pStyle w:val="XML1"/>
              <w:rPr>
                <w:del w:id="3170" w:author="aas" w:date="2013-10-14T02:06:00Z"/>
              </w:rPr>
            </w:pPr>
            <w:del w:id="3171" w:author="aas" w:date="2013-10-14T02:06:00Z">
              <w:r>
                <w:delText xml:space="preserve">            Switch uses to connect to this OpenFlow Controller.  'tls'</w:delText>
              </w:r>
            </w:del>
          </w:p>
          <w:p w14:paraId="189CD680" w14:textId="77777777" w:rsidR="0058493D" w:rsidRDefault="0058493D" w:rsidP="0058493D">
            <w:pPr>
              <w:pStyle w:val="XML1"/>
              <w:rPr>
                <w:del w:id="3172" w:author="aas" w:date="2013-10-14T02:06:00Z"/>
              </w:rPr>
            </w:pPr>
            <w:del w:id="3173" w:author="aas" w:date="2013-10-14T02:06:00Z">
              <w:r>
                <w:delText xml:space="preserve">            is the default value.</w:delText>
              </w:r>
            </w:del>
          </w:p>
          <w:p w14:paraId="53DD9BB4" w14:textId="77777777" w:rsidR="0058493D" w:rsidRDefault="0058493D" w:rsidP="0058493D">
            <w:pPr>
              <w:pStyle w:val="XML1"/>
              <w:rPr>
                <w:del w:id="3174" w:author="aas" w:date="2013-10-14T02:06:00Z"/>
              </w:rPr>
            </w:pPr>
          </w:p>
          <w:p w14:paraId="77AB32DC" w14:textId="77777777" w:rsidR="0058493D" w:rsidRDefault="0058493D" w:rsidP="0058493D">
            <w:pPr>
              <w:pStyle w:val="XML1"/>
              <w:rPr>
                <w:del w:id="3175" w:author="aas" w:date="2013-10-14T02:06:00Z"/>
              </w:rPr>
            </w:pPr>
            <w:del w:id="3176" w:author="aas" w:date="2013-10-14T02:06:00Z">
              <w:r>
                <w:delText xml:space="preserve">            This element is optional. If this element is not present it</w:delText>
              </w:r>
            </w:del>
          </w:p>
          <w:p w14:paraId="7DCB2664" w14:textId="77777777" w:rsidR="0058493D" w:rsidRDefault="0058493D" w:rsidP="0058493D">
            <w:pPr>
              <w:pStyle w:val="XML1"/>
              <w:rPr>
                <w:del w:id="3177" w:author="aas" w:date="2013-10-14T02:06:00Z"/>
              </w:rPr>
            </w:pPr>
            <w:del w:id="3178" w:author="aas" w:date="2013-10-14T02:06:00Z">
              <w:r>
                <w:delText xml:space="preserve">            defaults to 'tls'.</w:delText>
              </w:r>
            </w:del>
          </w:p>
          <w:p w14:paraId="758CCFEC" w14:textId="77777777" w:rsidR="0058493D" w:rsidRDefault="0058493D" w:rsidP="0058493D">
            <w:pPr>
              <w:pStyle w:val="XML1"/>
              <w:rPr>
                <w:del w:id="3179" w:author="aas" w:date="2013-10-14T02:06:00Z"/>
              </w:rPr>
            </w:pPr>
            <w:del w:id="3180" w:author="aas" w:date="2013-10-14T02:06:00Z">
              <w:r>
                <w:delText xml:space="preserve">          &lt;/xs:documentation&gt;</w:delText>
              </w:r>
            </w:del>
          </w:p>
          <w:p w14:paraId="36118BD8" w14:textId="77777777" w:rsidR="0058493D" w:rsidRDefault="0058493D" w:rsidP="0058493D">
            <w:pPr>
              <w:pStyle w:val="XML1"/>
              <w:rPr>
                <w:del w:id="3181" w:author="aas" w:date="2013-10-14T02:06:00Z"/>
              </w:rPr>
            </w:pPr>
            <w:del w:id="3182" w:author="aas" w:date="2013-10-14T02:06:00Z">
              <w:r>
                <w:delText xml:space="preserve">        &lt;/xs:annotation&gt;</w:delText>
              </w:r>
            </w:del>
          </w:p>
          <w:p w14:paraId="5A2EA1BA" w14:textId="77777777" w:rsidR="0058493D" w:rsidRDefault="0058493D" w:rsidP="0058493D">
            <w:pPr>
              <w:pStyle w:val="XML1"/>
              <w:rPr>
                <w:del w:id="3183" w:author="aas" w:date="2013-10-14T02:06:00Z"/>
              </w:rPr>
            </w:pPr>
            <w:del w:id="3184" w:author="aas" w:date="2013-10-14T02:06:00Z">
              <w:r>
                <w:delText xml:space="preserve">        &lt;xs:simpleType&gt;</w:delText>
              </w:r>
            </w:del>
          </w:p>
          <w:p w14:paraId="49FF489E" w14:textId="77777777" w:rsidR="0058493D" w:rsidRDefault="0058493D" w:rsidP="0058493D">
            <w:pPr>
              <w:pStyle w:val="XML1"/>
              <w:rPr>
                <w:del w:id="3185" w:author="aas" w:date="2013-10-14T02:06:00Z"/>
              </w:rPr>
            </w:pPr>
            <w:del w:id="3186" w:author="aas" w:date="2013-10-14T02:06:00Z">
              <w:r>
                <w:delText xml:space="preserve">          &lt;xs:restriction base="xs:string"&gt;</w:delText>
              </w:r>
            </w:del>
          </w:p>
          <w:p w14:paraId="6191AC63" w14:textId="77777777" w:rsidR="0058493D" w:rsidRDefault="0058493D" w:rsidP="0058493D">
            <w:pPr>
              <w:pStyle w:val="XML1"/>
              <w:rPr>
                <w:del w:id="3187" w:author="aas" w:date="2013-10-14T02:06:00Z"/>
              </w:rPr>
            </w:pPr>
            <w:del w:id="3188" w:author="aas" w:date="2013-10-14T02:06:00Z">
              <w:r>
                <w:delText xml:space="preserve">            &lt;xs:enumeration value="tcp"/&gt;</w:delText>
              </w:r>
            </w:del>
          </w:p>
          <w:p w14:paraId="2C8F4DBF" w14:textId="77777777" w:rsidR="0058493D" w:rsidRDefault="0058493D" w:rsidP="0058493D">
            <w:pPr>
              <w:pStyle w:val="XML1"/>
              <w:rPr>
                <w:del w:id="3189" w:author="aas" w:date="2013-10-14T02:06:00Z"/>
              </w:rPr>
            </w:pPr>
            <w:del w:id="3190" w:author="aas" w:date="2013-10-14T02:06:00Z">
              <w:r>
                <w:delText xml:space="preserve">            &lt;xs:enumeration value="tls"/&gt;</w:delText>
              </w:r>
            </w:del>
          </w:p>
          <w:p w14:paraId="10A674ED" w14:textId="77777777" w:rsidR="0058493D" w:rsidRDefault="0058493D" w:rsidP="0058493D">
            <w:pPr>
              <w:pStyle w:val="XML1"/>
              <w:rPr>
                <w:del w:id="3191" w:author="aas" w:date="2013-10-14T02:06:00Z"/>
              </w:rPr>
            </w:pPr>
            <w:del w:id="3192" w:author="aas" w:date="2013-10-14T02:06:00Z">
              <w:r>
                <w:delText xml:space="preserve">          &lt;/xs:restriction&gt;</w:delText>
              </w:r>
            </w:del>
          </w:p>
          <w:p w14:paraId="5CE06816" w14:textId="77777777" w:rsidR="0058493D" w:rsidRDefault="0058493D" w:rsidP="0058493D">
            <w:pPr>
              <w:pStyle w:val="XML1"/>
              <w:rPr>
                <w:del w:id="3193" w:author="aas" w:date="2013-10-14T02:06:00Z"/>
              </w:rPr>
            </w:pPr>
            <w:del w:id="3194" w:author="aas" w:date="2013-10-14T02:06:00Z">
              <w:r>
                <w:delText xml:space="preserve">        &lt;/xs:simpleType&gt;</w:delText>
              </w:r>
            </w:del>
          </w:p>
          <w:p w14:paraId="2805F27B" w14:textId="77777777" w:rsidR="0058493D" w:rsidRDefault="0058493D" w:rsidP="0058493D">
            <w:pPr>
              <w:pStyle w:val="XML1"/>
              <w:rPr>
                <w:del w:id="3195" w:author="aas" w:date="2013-10-14T02:06:00Z"/>
              </w:rPr>
            </w:pPr>
            <w:del w:id="3196" w:author="aas" w:date="2013-10-14T02:06:00Z">
              <w:r>
                <w:delText xml:space="preserve">      &lt;/xs:element&gt;</w:delText>
              </w:r>
            </w:del>
          </w:p>
          <w:p w14:paraId="07340E09" w14:textId="77777777" w:rsidR="0058493D" w:rsidRDefault="0058493D" w:rsidP="0058493D">
            <w:pPr>
              <w:pStyle w:val="XML1"/>
              <w:rPr>
                <w:del w:id="3197" w:author="aas" w:date="2013-10-14T02:06:00Z"/>
              </w:rPr>
            </w:pPr>
            <w:del w:id="3198" w:author="aas" w:date="2013-10-14T02:06:00Z">
              <w:r>
                <w:delText xml:space="preserve">      &lt;xs:element name="state"&gt;</w:delText>
              </w:r>
            </w:del>
          </w:p>
          <w:p w14:paraId="730B2F55" w14:textId="77777777" w:rsidR="0058493D" w:rsidRDefault="0058493D" w:rsidP="0058493D">
            <w:pPr>
              <w:pStyle w:val="XML1"/>
              <w:rPr>
                <w:del w:id="3199" w:author="aas" w:date="2013-10-14T02:06:00Z"/>
              </w:rPr>
            </w:pPr>
            <w:del w:id="3200" w:author="aas" w:date="2013-10-14T02:06:00Z">
              <w:r>
                <w:delText xml:space="preserve">        &lt;xs:annotation&gt;</w:delText>
              </w:r>
            </w:del>
          </w:p>
          <w:p w14:paraId="0F23B556" w14:textId="77777777" w:rsidR="0058493D" w:rsidRDefault="0058493D" w:rsidP="0058493D">
            <w:pPr>
              <w:pStyle w:val="XML1"/>
              <w:rPr>
                <w:del w:id="3201" w:author="aas" w:date="2013-10-14T02:06:00Z"/>
              </w:rPr>
            </w:pPr>
            <w:del w:id="3202" w:author="aas" w:date="2013-10-14T02:06:00Z">
              <w:r>
                <w:delText xml:space="preserve">          &lt;xs:documentation&gt;</w:delText>
              </w:r>
            </w:del>
          </w:p>
          <w:p w14:paraId="67F0559E" w14:textId="77777777" w:rsidR="0058493D" w:rsidRDefault="0058493D" w:rsidP="0058493D">
            <w:pPr>
              <w:pStyle w:val="XML1"/>
              <w:rPr>
                <w:del w:id="3203" w:author="aas" w:date="2013-10-14T02:06:00Z"/>
              </w:rPr>
            </w:pPr>
            <w:del w:id="3204" w:author="aas" w:date="2013-10-14T02:06:00Z">
              <w:r>
                <w:delText xml:space="preserve">            This container holds connection state</w:delText>
              </w:r>
            </w:del>
          </w:p>
          <w:p w14:paraId="0A118324" w14:textId="77777777" w:rsidR="0058493D" w:rsidRDefault="0058493D" w:rsidP="0058493D">
            <w:pPr>
              <w:pStyle w:val="XML1"/>
              <w:rPr>
                <w:del w:id="3205" w:author="aas" w:date="2013-10-14T02:06:00Z"/>
              </w:rPr>
            </w:pPr>
            <w:del w:id="3206" w:author="aas" w:date="2013-10-14T02:06:00Z">
              <w:r>
                <w:delText xml:space="preserve">            information that indicate the connection state of the</w:delText>
              </w:r>
            </w:del>
          </w:p>
          <w:p w14:paraId="5CE0AF67" w14:textId="77777777" w:rsidR="0058493D" w:rsidRDefault="0058493D" w:rsidP="0058493D">
            <w:pPr>
              <w:pStyle w:val="XML1"/>
              <w:rPr>
                <w:del w:id="3207" w:author="aas" w:date="2013-10-14T02:06:00Z"/>
              </w:rPr>
            </w:pPr>
            <w:del w:id="3208" w:author="aas" w:date="2013-10-14T02:06:00Z">
              <w:r>
                <w:delText xml:space="preserve">            OpenFlow Logical Switch and the OpenFlow protocol version</w:delText>
              </w:r>
            </w:del>
          </w:p>
          <w:p w14:paraId="32B5EC84" w14:textId="77777777" w:rsidR="0058493D" w:rsidRDefault="0058493D" w:rsidP="0058493D">
            <w:pPr>
              <w:pStyle w:val="XML1"/>
              <w:rPr>
                <w:del w:id="3209" w:author="aas" w:date="2013-10-14T02:06:00Z"/>
              </w:rPr>
            </w:pPr>
            <w:del w:id="3210" w:author="aas" w:date="2013-10-14T02:06:00Z">
              <w:r>
                <w:delText xml:space="preserve">            used for the connection.</w:delText>
              </w:r>
            </w:del>
          </w:p>
          <w:p w14:paraId="083F6597" w14:textId="77777777" w:rsidR="0058493D" w:rsidRDefault="0058493D" w:rsidP="0058493D">
            <w:pPr>
              <w:pStyle w:val="XML1"/>
              <w:rPr>
                <w:del w:id="3211" w:author="aas" w:date="2013-10-14T02:06:00Z"/>
              </w:rPr>
            </w:pPr>
          </w:p>
          <w:p w14:paraId="0328F8F9" w14:textId="77777777" w:rsidR="0058493D" w:rsidRDefault="0058493D" w:rsidP="0058493D">
            <w:pPr>
              <w:pStyle w:val="XML1"/>
              <w:rPr>
                <w:del w:id="3212" w:author="aas" w:date="2013-10-14T02:06:00Z"/>
              </w:rPr>
            </w:pPr>
            <w:del w:id="3213" w:author="aas" w:date="2013-10-14T02:06:00Z">
              <w:r>
                <w:delText xml:space="preserve">            Children of this element are not configurable and can only</w:delText>
              </w:r>
            </w:del>
          </w:p>
          <w:p w14:paraId="55E414E3" w14:textId="77777777" w:rsidR="0058493D" w:rsidRDefault="0058493D" w:rsidP="0058493D">
            <w:pPr>
              <w:pStyle w:val="XML1"/>
              <w:rPr>
                <w:del w:id="3214" w:author="aas" w:date="2013-10-14T02:06:00Z"/>
              </w:rPr>
            </w:pPr>
            <w:del w:id="3215" w:author="aas" w:date="2013-10-14T02:06:00Z">
              <w:r>
                <w:delText xml:space="preserve">            be retrieved by NETCONF &amp;lt;get&amp;gt; operations. Attemps to modify</w:delText>
              </w:r>
            </w:del>
          </w:p>
          <w:p w14:paraId="2A023DA8" w14:textId="77777777" w:rsidR="0058493D" w:rsidRDefault="0058493D" w:rsidP="0058493D">
            <w:pPr>
              <w:pStyle w:val="XML1"/>
              <w:rPr>
                <w:del w:id="3216" w:author="aas" w:date="2013-10-14T02:06:00Z"/>
              </w:rPr>
            </w:pPr>
            <w:del w:id="3217" w:author="aas" w:date="2013-10-14T02:06:00Z">
              <w:r>
                <w:delText xml:space="preserve">            this element and its children with a NETCONF &amp;lt;edit-config&amp;gt;</w:delText>
              </w:r>
            </w:del>
          </w:p>
          <w:p w14:paraId="330423CF" w14:textId="77777777" w:rsidR="0058493D" w:rsidRDefault="0058493D" w:rsidP="0058493D">
            <w:pPr>
              <w:pStyle w:val="XML1"/>
              <w:rPr>
                <w:del w:id="3218" w:author="aas" w:date="2013-10-14T02:06:00Z"/>
              </w:rPr>
            </w:pPr>
            <w:del w:id="3219" w:author="aas" w:date="2013-10-14T02:06:00Z">
              <w:r>
                <w:delText xml:space="preserve">            operation MUST result in an 'operation-not-supported' error</w:delText>
              </w:r>
            </w:del>
          </w:p>
          <w:p w14:paraId="40DE8481" w14:textId="77777777" w:rsidR="0058493D" w:rsidRDefault="0058493D" w:rsidP="0058493D">
            <w:pPr>
              <w:pStyle w:val="XML1"/>
              <w:rPr>
                <w:del w:id="3220" w:author="aas" w:date="2013-10-14T02:06:00Z"/>
              </w:rPr>
            </w:pPr>
            <w:del w:id="3221" w:author="aas" w:date="2013-10-14T02:06:00Z">
              <w:r>
                <w:delText xml:space="preserve">            with type 'application'.</w:delText>
              </w:r>
            </w:del>
          </w:p>
          <w:p w14:paraId="338E2D91" w14:textId="77777777" w:rsidR="0058493D" w:rsidRDefault="0058493D" w:rsidP="0058493D">
            <w:pPr>
              <w:pStyle w:val="XML1"/>
              <w:rPr>
                <w:del w:id="3222" w:author="aas" w:date="2013-10-14T02:06:00Z"/>
              </w:rPr>
            </w:pPr>
            <w:del w:id="3223" w:author="aas" w:date="2013-10-14T02:06:00Z">
              <w:r>
                <w:delText xml:space="preserve">          &lt;/xs:documentation&gt;</w:delText>
              </w:r>
            </w:del>
          </w:p>
          <w:p w14:paraId="7076F24F" w14:textId="77777777" w:rsidR="0058493D" w:rsidRDefault="0058493D" w:rsidP="0058493D">
            <w:pPr>
              <w:pStyle w:val="XML1"/>
              <w:rPr>
                <w:del w:id="3224" w:author="aas" w:date="2013-10-14T02:06:00Z"/>
              </w:rPr>
            </w:pPr>
            <w:del w:id="3225" w:author="aas" w:date="2013-10-14T02:06:00Z">
              <w:r>
                <w:delText xml:space="preserve">        &lt;/xs:annotation&gt;</w:delText>
              </w:r>
            </w:del>
          </w:p>
          <w:p w14:paraId="1E3AAA5A" w14:textId="77777777" w:rsidR="0058493D" w:rsidRDefault="0058493D" w:rsidP="0058493D">
            <w:pPr>
              <w:pStyle w:val="XML1"/>
              <w:rPr>
                <w:del w:id="3226" w:author="aas" w:date="2013-10-14T02:06:00Z"/>
              </w:rPr>
            </w:pPr>
            <w:del w:id="3227" w:author="aas" w:date="2013-10-14T02:06:00Z">
              <w:r>
                <w:delText xml:space="preserve">        &lt;xs:complexType&gt;</w:delText>
              </w:r>
            </w:del>
          </w:p>
          <w:p w14:paraId="4BA5F6AB" w14:textId="77777777" w:rsidR="0058493D" w:rsidRDefault="0058493D" w:rsidP="0058493D">
            <w:pPr>
              <w:pStyle w:val="XML1"/>
              <w:rPr>
                <w:del w:id="3228" w:author="aas" w:date="2013-10-14T02:06:00Z"/>
              </w:rPr>
            </w:pPr>
            <w:del w:id="3229" w:author="aas" w:date="2013-10-14T02:06:00Z">
              <w:r>
                <w:delText xml:space="preserve">          &lt;xs:sequence&gt;</w:delText>
              </w:r>
            </w:del>
          </w:p>
          <w:p w14:paraId="38F4CBE6" w14:textId="77777777" w:rsidR="0058493D" w:rsidRDefault="0058493D" w:rsidP="0058493D">
            <w:pPr>
              <w:pStyle w:val="XML1"/>
              <w:rPr>
                <w:del w:id="3230" w:author="aas" w:date="2013-10-14T02:06:00Z"/>
              </w:rPr>
            </w:pPr>
            <w:del w:id="3231" w:author="aas" w:date="2013-10-14T02:06:00Z">
              <w:r>
                <w:delText xml:space="preserve">            &lt;xs:element name="connection-state" minOccurs="0"  type="OFUpDownStateType"&gt;</w:delText>
              </w:r>
            </w:del>
          </w:p>
          <w:p w14:paraId="223EFEDD" w14:textId="77777777" w:rsidR="0058493D" w:rsidRDefault="0058493D" w:rsidP="0058493D">
            <w:pPr>
              <w:pStyle w:val="XML1"/>
              <w:rPr>
                <w:del w:id="3232" w:author="aas" w:date="2013-10-14T02:06:00Z"/>
              </w:rPr>
            </w:pPr>
            <w:del w:id="3233" w:author="aas" w:date="2013-10-14T02:06:00Z">
              <w:r>
                <w:delText xml:space="preserve">              &lt;xs:annotation&gt;</w:delText>
              </w:r>
            </w:del>
          </w:p>
          <w:p w14:paraId="65C422A0" w14:textId="77777777" w:rsidR="0058493D" w:rsidRDefault="0058493D" w:rsidP="0058493D">
            <w:pPr>
              <w:pStyle w:val="XML1"/>
              <w:rPr>
                <w:del w:id="3234" w:author="aas" w:date="2013-10-14T02:06:00Z"/>
              </w:rPr>
            </w:pPr>
            <w:del w:id="3235" w:author="aas" w:date="2013-10-14T02:06:00Z">
              <w:r>
                <w:delText xml:space="preserve">                &lt;xs:documentation&gt;</w:delText>
              </w:r>
            </w:del>
          </w:p>
          <w:p w14:paraId="307132C3" w14:textId="77777777" w:rsidR="0058493D" w:rsidRDefault="0058493D" w:rsidP="0058493D">
            <w:pPr>
              <w:pStyle w:val="XML1"/>
              <w:rPr>
                <w:del w:id="3236" w:author="aas" w:date="2013-10-14T02:06:00Z"/>
              </w:rPr>
            </w:pPr>
            <w:del w:id="3237" w:author="aas" w:date="2013-10-14T02:06:00Z">
              <w:r>
                <w:delText xml:space="preserve">                  This object indicates the connections state of</w:delText>
              </w:r>
            </w:del>
          </w:p>
          <w:p w14:paraId="01B52621" w14:textId="77777777" w:rsidR="0058493D" w:rsidRDefault="0058493D" w:rsidP="0058493D">
            <w:pPr>
              <w:pStyle w:val="XML1"/>
              <w:rPr>
                <w:del w:id="3238" w:author="aas" w:date="2013-10-14T02:06:00Z"/>
              </w:rPr>
            </w:pPr>
            <w:del w:id="3239" w:author="aas" w:date="2013-10-14T02:06:00Z">
              <w:r>
                <w:delText xml:space="preserve">                  the OpenFlow Logical Switch to this controller.</w:delText>
              </w:r>
            </w:del>
          </w:p>
          <w:p w14:paraId="1D8477D0" w14:textId="77777777" w:rsidR="0058493D" w:rsidRDefault="0058493D" w:rsidP="0058493D">
            <w:pPr>
              <w:pStyle w:val="XML1"/>
              <w:rPr>
                <w:del w:id="3240" w:author="aas" w:date="2013-10-14T02:06:00Z"/>
              </w:rPr>
            </w:pPr>
            <w:del w:id="3241" w:author="aas" w:date="2013-10-14T02:06:00Z">
              <w:r>
                <w:delText xml:space="preserve">                &lt;/xs:documentation&gt;</w:delText>
              </w:r>
            </w:del>
          </w:p>
          <w:p w14:paraId="7DF52666" w14:textId="77777777" w:rsidR="0058493D" w:rsidRDefault="0058493D" w:rsidP="0058493D">
            <w:pPr>
              <w:pStyle w:val="XML1"/>
              <w:rPr>
                <w:del w:id="3242" w:author="aas" w:date="2013-10-14T02:06:00Z"/>
              </w:rPr>
            </w:pPr>
            <w:del w:id="3243" w:author="aas" w:date="2013-10-14T02:06:00Z">
              <w:r>
                <w:delText xml:space="preserve">              &lt;/xs:annotation&gt;</w:delText>
              </w:r>
            </w:del>
          </w:p>
          <w:p w14:paraId="40CF24F8" w14:textId="77777777" w:rsidR="0058493D" w:rsidRDefault="0058493D" w:rsidP="0058493D">
            <w:pPr>
              <w:pStyle w:val="XML1"/>
              <w:rPr>
                <w:del w:id="3244" w:author="aas" w:date="2013-10-14T02:06:00Z"/>
              </w:rPr>
            </w:pPr>
            <w:del w:id="3245" w:author="aas" w:date="2013-10-14T02:06:00Z">
              <w:r>
                <w:delText xml:space="preserve">            &lt;/xs:element&gt;</w:delText>
              </w:r>
            </w:del>
          </w:p>
          <w:p w14:paraId="65CA1921" w14:textId="77777777" w:rsidR="0058493D" w:rsidRDefault="0058493D" w:rsidP="0058493D">
            <w:pPr>
              <w:pStyle w:val="XML1"/>
              <w:rPr>
                <w:del w:id="3246" w:author="aas" w:date="2013-10-14T02:06:00Z"/>
              </w:rPr>
            </w:pPr>
            <w:del w:id="3247"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48" w:author="aas" w:date="2013-10-14T02:06:00Z"/>
              </w:rPr>
            </w:pPr>
            <w:del w:id="3249" w:author="aas" w:date="2013-10-14T02:06:00Z">
              <w:r>
                <w:delText xml:space="preserve">              &lt;xs:annotation&gt;</w:delText>
              </w:r>
            </w:del>
          </w:p>
          <w:p w14:paraId="5FE468C6" w14:textId="77777777" w:rsidR="0058493D" w:rsidRDefault="0058493D" w:rsidP="0058493D">
            <w:pPr>
              <w:pStyle w:val="XML1"/>
              <w:rPr>
                <w:del w:id="3250" w:author="aas" w:date="2013-10-14T02:06:00Z"/>
              </w:rPr>
            </w:pPr>
            <w:del w:id="3251" w:author="aas" w:date="2013-10-14T02:06:00Z">
              <w:r>
                <w:delText xml:space="preserve">                &lt;xs:documentation&gt;</w:delText>
              </w:r>
            </w:del>
          </w:p>
          <w:p w14:paraId="58946E83" w14:textId="77777777" w:rsidR="0058493D" w:rsidRDefault="0058493D" w:rsidP="0058493D">
            <w:pPr>
              <w:pStyle w:val="XML1"/>
              <w:rPr>
                <w:del w:id="3252" w:author="aas" w:date="2013-10-14T02:06:00Z"/>
              </w:rPr>
            </w:pPr>
            <w:del w:id="3253" w:author="aas" w:date="2013-10-14T02:06:00Z">
              <w:r>
                <w:delText xml:space="preserve">                  This object indicates the version of the</w:delText>
              </w:r>
            </w:del>
          </w:p>
          <w:p w14:paraId="516077B9" w14:textId="77777777" w:rsidR="0058493D" w:rsidRDefault="0058493D" w:rsidP="0058493D">
            <w:pPr>
              <w:pStyle w:val="XML1"/>
              <w:rPr>
                <w:del w:id="3254" w:author="aas" w:date="2013-10-14T02:06:00Z"/>
              </w:rPr>
            </w:pPr>
            <w:del w:id="3255" w:author="aas" w:date="2013-10-14T02:06:00Z">
              <w:r>
                <w:delText xml:space="preserve">                  OpenFlow protocol used between the OpenFlow Logical</w:delText>
              </w:r>
            </w:del>
          </w:p>
          <w:p w14:paraId="7CDDCFC4" w14:textId="77777777" w:rsidR="0058493D" w:rsidRDefault="0058493D" w:rsidP="0058493D">
            <w:pPr>
              <w:pStyle w:val="XML1"/>
              <w:rPr>
                <w:del w:id="3256" w:author="aas" w:date="2013-10-14T02:06:00Z"/>
              </w:rPr>
            </w:pPr>
            <w:del w:id="3257" w:author="aas" w:date="2013-10-14T02:06:00Z">
              <w:r>
                <w:delText xml:space="preserve">                  Switch and this Controller.  If element connection-state</w:delText>
              </w:r>
            </w:del>
          </w:p>
          <w:p w14:paraId="6478910E" w14:textId="77777777" w:rsidR="0058493D" w:rsidRDefault="0058493D" w:rsidP="0058493D">
            <w:pPr>
              <w:pStyle w:val="XML1"/>
              <w:rPr>
                <w:del w:id="3258" w:author="aas" w:date="2013-10-14T02:06:00Z"/>
              </w:rPr>
            </w:pPr>
            <w:del w:id="3259" w:author="aas" w:date="2013-10-14T02:06:00Z">
              <w:r>
                <w:delText xml:space="preserve">                  has value 'up', then this element indicates the actual</w:delText>
              </w:r>
            </w:del>
          </w:p>
          <w:p w14:paraId="0061B3DC" w14:textId="77777777" w:rsidR="0058493D" w:rsidRDefault="0058493D" w:rsidP="0058493D">
            <w:pPr>
              <w:pStyle w:val="XML1"/>
              <w:rPr>
                <w:del w:id="3260" w:author="aas" w:date="2013-10-14T02:06:00Z"/>
              </w:rPr>
            </w:pPr>
            <w:del w:id="3261" w:author="aas" w:date="2013-10-14T02:06:00Z">
              <w:r>
                <w:delText xml:space="preserve">                  version in use.  If element connection-state has value</w:delText>
              </w:r>
            </w:del>
          </w:p>
          <w:p w14:paraId="3F3DB65F" w14:textId="77777777" w:rsidR="0058493D" w:rsidRDefault="0058493D" w:rsidP="0058493D">
            <w:pPr>
              <w:pStyle w:val="XML1"/>
              <w:rPr>
                <w:del w:id="3262" w:author="aas" w:date="2013-10-14T02:06:00Z"/>
              </w:rPr>
            </w:pPr>
            <w:del w:id="3263" w:author="aas" w:date="2013-10-14T02:06:00Z">
              <w:r>
                <w:delText xml:space="preserve">                  'down', then this element indicates the version number of</w:delText>
              </w:r>
            </w:del>
          </w:p>
          <w:p w14:paraId="3D8A1DE0" w14:textId="77777777" w:rsidR="0058493D" w:rsidRDefault="0058493D" w:rsidP="0058493D">
            <w:pPr>
              <w:pStyle w:val="XML1"/>
              <w:rPr>
                <w:del w:id="3264" w:author="aas" w:date="2013-10-14T02:06:00Z"/>
              </w:rPr>
            </w:pPr>
            <w:del w:id="3265" w:author="aas" w:date="2013-10-14T02:06:00Z">
              <w:r>
                <w:delText xml:space="preserve">                  the last established connection with this OpenFlow</w:delText>
              </w:r>
            </w:del>
          </w:p>
          <w:p w14:paraId="76A8E78C" w14:textId="77777777" w:rsidR="0058493D" w:rsidRDefault="0058493D" w:rsidP="0058493D">
            <w:pPr>
              <w:pStyle w:val="XML1"/>
              <w:rPr>
                <w:del w:id="3266" w:author="aas" w:date="2013-10-14T02:06:00Z"/>
              </w:rPr>
            </w:pPr>
            <w:del w:id="3267" w:author="aas" w:date="2013-10-14T02:06:00Z">
              <w:r>
                <w:delText xml:space="preserve">                  Controller.  The value of this element MAY be persistent</w:delText>
              </w:r>
            </w:del>
          </w:p>
          <w:p w14:paraId="48C7E982" w14:textId="77777777" w:rsidR="0058493D" w:rsidRDefault="0058493D" w:rsidP="0058493D">
            <w:pPr>
              <w:pStyle w:val="XML1"/>
              <w:rPr>
                <w:del w:id="3268" w:author="aas" w:date="2013-10-14T02:06:00Z"/>
              </w:rPr>
            </w:pPr>
            <w:del w:id="3269" w:author="aas" w:date="2013-10-14T02:06:00Z">
              <w:r>
                <w:delText xml:space="preserve">                  across reboots of the OpenFlow Logical Switch in such a</w:delText>
              </w:r>
            </w:del>
          </w:p>
          <w:p w14:paraId="3855FF9C" w14:textId="77777777" w:rsidR="0058493D" w:rsidRDefault="0058493D" w:rsidP="0058493D">
            <w:pPr>
              <w:pStyle w:val="XML1"/>
              <w:rPr>
                <w:del w:id="3270" w:author="aas" w:date="2013-10-14T02:06:00Z"/>
              </w:rPr>
            </w:pPr>
            <w:del w:id="3271" w:author="aas" w:date="2013-10-14T02:06:00Z">
              <w:r>
                <w:delText xml:space="preserve">                  case.  If element connection-state has value 'down'and</w:delText>
              </w:r>
            </w:del>
          </w:p>
          <w:p w14:paraId="563BE647" w14:textId="77777777" w:rsidR="0058493D" w:rsidRDefault="0058493D" w:rsidP="0058493D">
            <w:pPr>
              <w:pStyle w:val="XML1"/>
              <w:rPr>
                <w:del w:id="3272" w:author="aas" w:date="2013-10-14T02:06:00Z"/>
              </w:rPr>
            </w:pPr>
            <w:del w:id="3273" w:author="aas" w:date="2013-10-14T02:06:00Z">
              <w:r>
                <w:delText xml:space="preserve">                  there is no information about previous connections to</w:delText>
              </w:r>
            </w:del>
          </w:p>
          <w:p w14:paraId="52FE0D21" w14:textId="77777777" w:rsidR="0058493D" w:rsidRDefault="0058493D" w:rsidP="0058493D">
            <w:pPr>
              <w:pStyle w:val="XML1"/>
              <w:rPr>
                <w:del w:id="3274" w:author="aas" w:date="2013-10-14T02:06:00Z"/>
              </w:rPr>
            </w:pPr>
            <w:del w:id="3275" w:author="aas" w:date="2013-10-14T02:06:00Z">
              <w:r>
                <w:delText xml:space="preserve">                  this OpenFlow controller, then this element is not</w:delText>
              </w:r>
            </w:del>
          </w:p>
          <w:p w14:paraId="774A94EF" w14:textId="77777777" w:rsidR="0058493D" w:rsidRDefault="0058493D" w:rsidP="0058493D">
            <w:pPr>
              <w:pStyle w:val="XML1"/>
              <w:rPr>
                <w:del w:id="3276" w:author="aas" w:date="2013-10-14T02:06:00Z"/>
              </w:rPr>
            </w:pPr>
            <w:del w:id="3277" w:author="aas" w:date="2013-10-14T02:06:00Z">
              <w:r>
                <w:delText xml:space="preserve">                  present or has the value '0'.</w:delText>
              </w:r>
            </w:del>
          </w:p>
          <w:p w14:paraId="03408EE3" w14:textId="77777777" w:rsidR="0058493D" w:rsidRDefault="0058493D" w:rsidP="0058493D">
            <w:pPr>
              <w:pStyle w:val="XML1"/>
              <w:rPr>
                <w:del w:id="3278" w:author="aas" w:date="2013-10-14T02:06:00Z"/>
              </w:rPr>
            </w:pPr>
            <w:del w:id="3279" w:author="aas" w:date="2013-10-14T02:06:00Z">
              <w:r>
                <w:delText xml:space="preserve">                &lt;/xs:documentation&gt;</w:delText>
              </w:r>
            </w:del>
          </w:p>
          <w:p w14:paraId="5EB649E5" w14:textId="77777777" w:rsidR="0058493D" w:rsidRDefault="0058493D" w:rsidP="0058493D">
            <w:pPr>
              <w:pStyle w:val="XML1"/>
              <w:rPr>
                <w:del w:id="3280" w:author="aas" w:date="2013-10-14T02:06:00Z"/>
              </w:rPr>
            </w:pPr>
            <w:del w:id="3281" w:author="aas" w:date="2013-10-14T02:06:00Z">
              <w:r>
                <w:delText xml:space="preserve">              &lt;/xs:annotation&gt;</w:delText>
              </w:r>
            </w:del>
          </w:p>
          <w:p w14:paraId="123DAF36" w14:textId="77777777" w:rsidR="0058493D" w:rsidRDefault="0058493D" w:rsidP="0058493D">
            <w:pPr>
              <w:pStyle w:val="XML1"/>
              <w:rPr>
                <w:del w:id="3282" w:author="aas" w:date="2013-10-14T02:06:00Z"/>
              </w:rPr>
            </w:pPr>
            <w:del w:id="3283" w:author="aas" w:date="2013-10-14T02:06:00Z">
              <w:r>
                <w:delText xml:space="preserve">            &lt;/xs:element&gt;</w:delText>
              </w:r>
            </w:del>
          </w:p>
          <w:p w14:paraId="63776D00" w14:textId="77777777" w:rsidR="0058493D" w:rsidRDefault="0058493D" w:rsidP="0058493D">
            <w:pPr>
              <w:pStyle w:val="XML1"/>
              <w:rPr>
                <w:del w:id="3284" w:author="aas" w:date="2013-10-14T02:06:00Z"/>
              </w:rPr>
            </w:pPr>
            <w:del w:id="3285"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86" w:author="aas" w:date="2013-10-14T02:06:00Z"/>
              </w:rPr>
            </w:pPr>
            <w:del w:id="3287" w:author="aas" w:date="2013-10-14T02:06:00Z">
              <w:r>
                <w:delText xml:space="preserve">              &lt;xs:annotation&gt;</w:delText>
              </w:r>
            </w:del>
          </w:p>
          <w:p w14:paraId="73A975F5" w14:textId="77777777" w:rsidR="0058493D" w:rsidRDefault="0058493D" w:rsidP="0058493D">
            <w:pPr>
              <w:pStyle w:val="XML1"/>
              <w:rPr>
                <w:del w:id="3288" w:author="aas" w:date="2013-10-14T02:06:00Z"/>
              </w:rPr>
            </w:pPr>
            <w:del w:id="3289" w:author="aas" w:date="2013-10-14T02:06:00Z">
              <w:r>
                <w:delText xml:space="preserve">                &lt;xs:documentation&gt;</w:delText>
              </w:r>
            </w:del>
          </w:p>
          <w:p w14:paraId="471F2A6B" w14:textId="77777777" w:rsidR="0058493D" w:rsidRDefault="0058493D" w:rsidP="0058493D">
            <w:pPr>
              <w:pStyle w:val="XML1"/>
              <w:rPr>
                <w:del w:id="3290" w:author="aas" w:date="2013-10-14T02:06:00Z"/>
              </w:rPr>
            </w:pPr>
            <w:del w:id="3291" w:author="aas" w:date="2013-10-14T02:06:00Z">
              <w:r>
                <w:delText xml:space="preserve">                  This list of elements includes one entry for</w:delText>
              </w:r>
            </w:del>
          </w:p>
          <w:p w14:paraId="11AB32CD" w14:textId="77777777" w:rsidR="0058493D" w:rsidRDefault="0058493D" w:rsidP="0058493D">
            <w:pPr>
              <w:pStyle w:val="XML1"/>
              <w:rPr>
                <w:del w:id="3292" w:author="aas" w:date="2013-10-14T02:06:00Z"/>
              </w:rPr>
            </w:pPr>
            <w:del w:id="3293" w:author="aas" w:date="2013-10-14T02:06:00Z">
              <w:r>
                <w:delText xml:space="preserve">                  each OpenFlow protocol version that this OpenFlow</w:delText>
              </w:r>
            </w:del>
          </w:p>
          <w:p w14:paraId="6FC89379" w14:textId="77777777" w:rsidR="0058493D" w:rsidRDefault="0058493D" w:rsidP="0058493D">
            <w:pPr>
              <w:pStyle w:val="XML1"/>
              <w:rPr>
                <w:del w:id="3294" w:author="aas" w:date="2013-10-14T02:06:00Z"/>
              </w:rPr>
            </w:pPr>
            <w:del w:id="3295" w:author="aas" w:date="2013-10-14T02:06:00Z">
              <w:r>
                <w:delText xml:space="preserve">                  controller supports.  It SHOULD contain all</w:delText>
              </w:r>
            </w:del>
          </w:p>
          <w:p w14:paraId="7CCE8137" w14:textId="77777777" w:rsidR="0058493D" w:rsidRDefault="0058493D" w:rsidP="0058493D">
            <w:pPr>
              <w:pStyle w:val="XML1"/>
              <w:rPr>
                <w:del w:id="3296" w:author="aas" w:date="2013-10-14T02:06:00Z"/>
              </w:rPr>
            </w:pPr>
            <w:del w:id="3297" w:author="aas" w:date="2013-10-14T02:06:00Z">
              <w:r>
                <w:delText xml:space="preserve">                &lt;/xs:documentation&gt;</w:delText>
              </w:r>
            </w:del>
          </w:p>
          <w:p w14:paraId="1940095A" w14:textId="77777777" w:rsidR="0058493D" w:rsidRDefault="0058493D" w:rsidP="0058493D">
            <w:pPr>
              <w:pStyle w:val="XML1"/>
              <w:rPr>
                <w:del w:id="3298" w:author="aas" w:date="2013-10-14T02:06:00Z"/>
              </w:rPr>
            </w:pPr>
            <w:del w:id="3299" w:author="aas" w:date="2013-10-14T02:06:00Z">
              <w:r>
                <w:delText xml:space="preserve">              &lt;/xs:annotation&gt;</w:delText>
              </w:r>
            </w:del>
          </w:p>
          <w:p w14:paraId="48B38A9A" w14:textId="77777777" w:rsidR="0058493D" w:rsidRDefault="0058493D" w:rsidP="0058493D">
            <w:pPr>
              <w:pStyle w:val="XML1"/>
              <w:rPr>
                <w:del w:id="3300" w:author="aas" w:date="2013-10-14T02:06:00Z"/>
              </w:rPr>
            </w:pPr>
            <w:del w:id="3301" w:author="aas" w:date="2013-10-14T02:06:00Z">
              <w:r>
                <w:delText xml:space="preserve">            &lt;/xs:element&gt;</w:delText>
              </w:r>
            </w:del>
          </w:p>
          <w:p w14:paraId="2AD905AC" w14:textId="77777777" w:rsidR="0058493D" w:rsidRDefault="0058493D" w:rsidP="0058493D">
            <w:pPr>
              <w:pStyle w:val="XML1"/>
              <w:rPr>
                <w:del w:id="3302" w:author="aas" w:date="2013-10-14T02:06:00Z"/>
              </w:rPr>
            </w:pPr>
            <w:del w:id="3303" w:author="aas" w:date="2013-10-14T02:06:00Z">
              <w:r>
                <w:delText xml:space="preserve">            &lt;xs:element name="local-ip-address-in-use" minOccurs="0"  type="inet:ip-address"&gt;</w:delText>
              </w:r>
            </w:del>
          </w:p>
          <w:p w14:paraId="62BB5526" w14:textId="77777777" w:rsidR="0058493D" w:rsidRDefault="0058493D" w:rsidP="0058493D">
            <w:pPr>
              <w:pStyle w:val="XML1"/>
              <w:rPr>
                <w:del w:id="3304" w:author="aas" w:date="2013-10-14T02:06:00Z"/>
              </w:rPr>
            </w:pPr>
            <w:del w:id="3305" w:author="aas" w:date="2013-10-14T02:06:00Z">
              <w:r>
                <w:delText xml:space="preserve">              &lt;xs:annotation&gt;</w:delText>
              </w:r>
            </w:del>
          </w:p>
          <w:p w14:paraId="47BE7F73" w14:textId="77777777" w:rsidR="0058493D" w:rsidRDefault="0058493D" w:rsidP="0058493D">
            <w:pPr>
              <w:pStyle w:val="XML1"/>
              <w:rPr>
                <w:del w:id="3306" w:author="aas" w:date="2013-10-14T02:06:00Z"/>
              </w:rPr>
            </w:pPr>
            <w:del w:id="3307" w:author="aas" w:date="2013-10-14T02:06:00Z">
              <w:r>
                <w:delText xml:space="preserve">                &lt;xs:documentation&gt;</w:delText>
              </w:r>
            </w:del>
          </w:p>
          <w:p w14:paraId="722C4726" w14:textId="77777777" w:rsidR="0058493D" w:rsidRDefault="0058493D" w:rsidP="0058493D">
            <w:pPr>
              <w:pStyle w:val="XML1"/>
              <w:rPr>
                <w:del w:id="3308" w:author="aas" w:date="2013-10-14T02:06:00Z"/>
              </w:rPr>
            </w:pPr>
            <w:del w:id="3309" w:author="aas" w:date="2013-10-14T02:06:00Z">
              <w:r>
                <w:delText xml:space="preserve">                  The local IP address of the OpenFlow Logical</w:delText>
              </w:r>
            </w:del>
          </w:p>
          <w:p w14:paraId="27B27DFC" w14:textId="77777777" w:rsidR="0058493D" w:rsidRDefault="0058493D" w:rsidP="0058493D">
            <w:pPr>
              <w:pStyle w:val="XML1"/>
              <w:rPr>
                <w:del w:id="3310" w:author="aas" w:date="2013-10-14T02:06:00Z"/>
              </w:rPr>
            </w:pPr>
            <w:del w:id="3311" w:author="aas" w:date="2013-10-14T02:06:00Z">
              <w:r>
                <w:delText xml:space="preserve">                  Switch when connecting to this OpenFlow Controller.  It</w:delText>
              </w:r>
            </w:del>
          </w:p>
          <w:p w14:paraId="0597E5B9" w14:textId="77777777" w:rsidR="0058493D" w:rsidRDefault="0058493D" w:rsidP="0058493D">
            <w:pPr>
              <w:pStyle w:val="XML1"/>
              <w:rPr>
                <w:del w:id="3312" w:author="aas" w:date="2013-10-14T02:06:00Z"/>
              </w:rPr>
            </w:pPr>
            <w:del w:id="3313" w:author="aas" w:date="2013-10-14T02:06:00Z">
              <w:r>
                <w:delText xml:space="preserve">                  is the source IP address of packets sent to this OpenFlow</w:delText>
              </w:r>
            </w:del>
          </w:p>
          <w:p w14:paraId="2F548E06" w14:textId="77777777" w:rsidR="0058493D" w:rsidRDefault="0058493D" w:rsidP="0058493D">
            <w:pPr>
              <w:pStyle w:val="XML1"/>
              <w:rPr>
                <w:del w:id="3314" w:author="aas" w:date="2013-10-14T02:06:00Z"/>
              </w:rPr>
            </w:pPr>
            <w:del w:id="3315" w:author="aas" w:date="2013-10-14T02:06:00Z">
              <w:r>
                <w:delText xml:space="preserve">                  Controller.  If present, this element overrides any</w:delText>
              </w:r>
            </w:del>
          </w:p>
          <w:p w14:paraId="59D94F46" w14:textId="77777777" w:rsidR="0058493D" w:rsidRDefault="0058493D" w:rsidP="0058493D">
            <w:pPr>
              <w:pStyle w:val="XML1"/>
              <w:rPr>
                <w:del w:id="3316" w:author="aas" w:date="2013-10-14T02:06:00Z"/>
              </w:rPr>
            </w:pPr>
            <w:del w:id="3317" w:author="aas" w:date="2013-10-14T02:06:00Z">
              <w:r>
                <w:delText xml:space="preserve">                  default IP address.</w:delText>
              </w:r>
            </w:del>
          </w:p>
          <w:p w14:paraId="00C31B22" w14:textId="77777777" w:rsidR="0058493D" w:rsidRDefault="0058493D" w:rsidP="0058493D">
            <w:pPr>
              <w:pStyle w:val="XML1"/>
              <w:rPr>
                <w:del w:id="3318" w:author="aas" w:date="2013-10-14T02:06:00Z"/>
              </w:rPr>
            </w:pPr>
            <w:del w:id="3319" w:author="aas" w:date="2013-10-14T02:06:00Z">
              <w:r>
                <w:delText xml:space="preserve">                &lt;/xs:documentation&gt;</w:delText>
              </w:r>
            </w:del>
          </w:p>
          <w:p w14:paraId="57F48DA4" w14:textId="77777777" w:rsidR="0058493D" w:rsidRDefault="0058493D" w:rsidP="0058493D">
            <w:pPr>
              <w:pStyle w:val="XML1"/>
              <w:rPr>
                <w:del w:id="3320" w:author="aas" w:date="2013-10-14T02:06:00Z"/>
              </w:rPr>
            </w:pPr>
            <w:del w:id="3321" w:author="aas" w:date="2013-10-14T02:06:00Z">
              <w:r>
                <w:delText xml:space="preserve">              &lt;/xs:annotation&gt;</w:delText>
              </w:r>
            </w:del>
          </w:p>
          <w:p w14:paraId="5BEA9F73" w14:textId="77777777" w:rsidR="0058493D" w:rsidRDefault="0058493D" w:rsidP="0058493D">
            <w:pPr>
              <w:pStyle w:val="XML1"/>
              <w:rPr>
                <w:del w:id="3322" w:author="aas" w:date="2013-10-14T02:06:00Z"/>
              </w:rPr>
            </w:pPr>
            <w:del w:id="3323" w:author="aas" w:date="2013-10-14T02:06:00Z">
              <w:r>
                <w:delText xml:space="preserve">            &lt;/xs:element&gt;</w:delText>
              </w:r>
            </w:del>
          </w:p>
          <w:p w14:paraId="52F3E009" w14:textId="77777777" w:rsidR="0058493D" w:rsidRDefault="0058493D" w:rsidP="0058493D">
            <w:pPr>
              <w:pStyle w:val="XML1"/>
              <w:rPr>
                <w:del w:id="3324" w:author="aas" w:date="2013-10-14T02:06:00Z"/>
              </w:rPr>
            </w:pPr>
            <w:del w:id="3325" w:author="aas" w:date="2013-10-14T02:06:00Z">
              <w:r>
                <w:delText xml:space="preserve">            &lt;xs:element name="local-port-in-use" minOccurs="0"  type="inet:port-number"&gt;</w:delText>
              </w:r>
            </w:del>
          </w:p>
          <w:p w14:paraId="70E68A44" w14:textId="77777777" w:rsidR="0058493D" w:rsidRDefault="0058493D" w:rsidP="0058493D">
            <w:pPr>
              <w:pStyle w:val="XML1"/>
              <w:rPr>
                <w:del w:id="3326" w:author="aas" w:date="2013-10-14T02:06:00Z"/>
              </w:rPr>
            </w:pPr>
            <w:del w:id="3327" w:author="aas" w:date="2013-10-14T02:06:00Z">
              <w:r>
                <w:delText xml:space="preserve">              &lt;xs:annotation&gt;</w:delText>
              </w:r>
            </w:del>
          </w:p>
          <w:p w14:paraId="57533A1A" w14:textId="77777777" w:rsidR="0058493D" w:rsidRDefault="0058493D" w:rsidP="0058493D">
            <w:pPr>
              <w:pStyle w:val="XML1"/>
              <w:rPr>
                <w:del w:id="3328" w:author="aas" w:date="2013-10-14T02:06:00Z"/>
              </w:rPr>
            </w:pPr>
            <w:del w:id="3329" w:author="aas" w:date="2013-10-14T02:06:00Z">
              <w:r>
                <w:delText xml:space="preserve">                &lt;xs:documentation&gt;</w:delText>
              </w:r>
            </w:del>
          </w:p>
          <w:p w14:paraId="2EE8EAC3" w14:textId="77777777" w:rsidR="0058493D" w:rsidRDefault="0058493D" w:rsidP="0058493D">
            <w:pPr>
              <w:pStyle w:val="XML1"/>
              <w:rPr>
                <w:del w:id="3330" w:author="aas" w:date="2013-10-14T02:06:00Z"/>
              </w:rPr>
            </w:pPr>
            <w:del w:id="3331" w:author="aas" w:date="2013-10-14T02:06:00Z">
              <w:r>
                <w:delText xml:space="preserve">                  The local TCP port number of the OpenFlow</w:delText>
              </w:r>
            </w:del>
          </w:p>
          <w:p w14:paraId="38830339" w14:textId="77777777" w:rsidR="0058493D" w:rsidRDefault="0058493D" w:rsidP="0058493D">
            <w:pPr>
              <w:pStyle w:val="XML1"/>
              <w:rPr>
                <w:del w:id="3332" w:author="aas" w:date="2013-10-14T02:06:00Z"/>
              </w:rPr>
            </w:pPr>
            <w:del w:id="3333" w:author="aas" w:date="2013-10-14T02:06:00Z">
              <w:r>
                <w:delText xml:space="preserve">                  Logical Switch.  If element connection-state has value</w:delText>
              </w:r>
            </w:del>
          </w:p>
          <w:p w14:paraId="151F6705" w14:textId="77777777" w:rsidR="0058493D" w:rsidRDefault="0058493D" w:rsidP="0058493D">
            <w:pPr>
              <w:pStyle w:val="XML1"/>
              <w:rPr>
                <w:del w:id="3334" w:author="aas" w:date="2013-10-14T02:06:00Z"/>
              </w:rPr>
            </w:pPr>
            <w:del w:id="3335" w:author="aas" w:date="2013-10-14T02:06:00Z">
              <w:r>
                <w:delText xml:space="preserve">                  'up', then this element indicates the actual port number</w:delText>
              </w:r>
            </w:del>
          </w:p>
          <w:p w14:paraId="70BFDEF7" w14:textId="77777777" w:rsidR="0058493D" w:rsidRDefault="0058493D" w:rsidP="0058493D">
            <w:pPr>
              <w:pStyle w:val="XML1"/>
              <w:rPr>
                <w:del w:id="3336" w:author="aas" w:date="2013-10-14T02:06:00Z"/>
              </w:rPr>
            </w:pPr>
            <w:del w:id="3337" w:author="aas" w:date="2013-10-14T02:06:00Z">
              <w:r>
                <w:delText xml:space="preserve">                  in use.  If element connection-state has value 'down',</w:delText>
              </w:r>
            </w:del>
          </w:p>
          <w:p w14:paraId="0BD993C2" w14:textId="77777777" w:rsidR="0058493D" w:rsidRDefault="0058493D" w:rsidP="0058493D">
            <w:pPr>
              <w:pStyle w:val="XML1"/>
              <w:rPr>
                <w:del w:id="3338" w:author="aas" w:date="2013-10-14T02:06:00Z"/>
              </w:rPr>
            </w:pPr>
            <w:del w:id="3339" w:author="aas" w:date="2013-10-14T02:06:00Z">
              <w:r>
                <w:delText xml:space="preserve">                  then this element indicates the port number used for the</w:delText>
              </w:r>
            </w:del>
          </w:p>
          <w:p w14:paraId="35062DDA" w14:textId="77777777" w:rsidR="0058493D" w:rsidRDefault="0058493D" w:rsidP="0058493D">
            <w:pPr>
              <w:pStyle w:val="XML1"/>
              <w:rPr>
                <w:del w:id="3340" w:author="aas" w:date="2013-10-14T02:06:00Z"/>
              </w:rPr>
            </w:pPr>
            <w:del w:id="3341" w:author="aas" w:date="2013-10-14T02:06:00Z">
              <w:r>
                <w:delText xml:space="preserve">                  last attempt to establish a connection with this OpenFlow</w:delText>
              </w:r>
            </w:del>
          </w:p>
          <w:p w14:paraId="4919DCC3" w14:textId="77777777" w:rsidR="0058493D" w:rsidRDefault="0058493D" w:rsidP="0058493D">
            <w:pPr>
              <w:pStyle w:val="XML1"/>
              <w:rPr>
                <w:del w:id="3342" w:author="aas" w:date="2013-10-14T02:06:00Z"/>
              </w:rPr>
            </w:pPr>
            <w:del w:id="3343" w:author="aas" w:date="2013-10-14T02:06:00Z">
              <w:r>
                <w:delText xml:space="preserve">                  Controller.??? </w:delText>
              </w:r>
            </w:del>
          </w:p>
          <w:p w14:paraId="0036F325" w14:textId="77777777" w:rsidR="0058493D" w:rsidRDefault="0058493D" w:rsidP="0058493D">
            <w:pPr>
              <w:pStyle w:val="XML1"/>
              <w:rPr>
                <w:del w:id="3344" w:author="aas" w:date="2013-10-14T02:06:00Z"/>
              </w:rPr>
            </w:pPr>
            <w:del w:id="3345" w:author="aas" w:date="2013-10-14T02:06:00Z">
              <w:r>
                <w:delText xml:space="preserve">                  When connecting to this OpenFlow Controller, it is the </w:delText>
              </w:r>
            </w:del>
          </w:p>
          <w:p w14:paraId="571A7ECC" w14:textId="77777777" w:rsidR="0058493D" w:rsidRDefault="0058493D" w:rsidP="0058493D">
            <w:pPr>
              <w:pStyle w:val="XML1"/>
              <w:rPr>
                <w:del w:id="3346" w:author="aas" w:date="2013-10-14T02:06:00Z"/>
              </w:rPr>
            </w:pPr>
            <w:del w:id="3347" w:author="aas" w:date="2013-10-14T02:06:00Z">
              <w:r>
                <w:delText xml:space="preserve">                  source TCP port number of packets sent to this OpenFlow </w:delText>
              </w:r>
            </w:del>
          </w:p>
          <w:p w14:paraId="2E7F4655" w14:textId="77777777" w:rsidR="0058493D" w:rsidRDefault="0058493D" w:rsidP="0058493D">
            <w:pPr>
              <w:pStyle w:val="XML1"/>
              <w:rPr>
                <w:del w:id="3348" w:author="aas" w:date="2013-10-14T02:06:00Z"/>
              </w:rPr>
            </w:pPr>
            <w:del w:id="3349" w:author="aas" w:date="2013-10-14T02:06:00Z">
              <w:r>
                <w:delText xml:space="preserve">                  Controller.  If this element has its defaqult value 0,</w:delText>
              </w:r>
            </w:del>
          </w:p>
          <w:p w14:paraId="63B9F428" w14:textId="77777777" w:rsidR="0058493D" w:rsidRDefault="0058493D" w:rsidP="0058493D">
            <w:pPr>
              <w:pStyle w:val="XML1"/>
              <w:rPr>
                <w:del w:id="3350" w:author="aas" w:date="2013-10-14T02:06:00Z"/>
              </w:rPr>
            </w:pPr>
            <w:del w:id="3351" w:author="aas" w:date="2013-10-14T02:06:00Z">
              <w:r>
                <w:delText xml:space="preserve">                  then port number is chosen arbitrarily by the OpenFlow</w:delText>
              </w:r>
            </w:del>
          </w:p>
          <w:p w14:paraId="6FD89518" w14:textId="77777777" w:rsidR="0058493D" w:rsidRDefault="0058493D" w:rsidP="0058493D">
            <w:pPr>
              <w:pStyle w:val="XML1"/>
              <w:rPr>
                <w:del w:id="3352" w:author="aas" w:date="2013-10-14T02:06:00Z"/>
              </w:rPr>
            </w:pPr>
            <w:del w:id="3353" w:author="aas" w:date="2013-10-14T02:06:00Z">
              <w:r>
                <w:delText xml:space="preserve">                  Logical Switch.</w:delText>
              </w:r>
            </w:del>
          </w:p>
          <w:p w14:paraId="62DCAF81" w14:textId="77777777" w:rsidR="0058493D" w:rsidRDefault="0058493D" w:rsidP="0058493D">
            <w:pPr>
              <w:pStyle w:val="XML1"/>
              <w:rPr>
                <w:del w:id="3354" w:author="aas" w:date="2013-10-14T02:06:00Z"/>
              </w:rPr>
            </w:pPr>
            <w:del w:id="3355" w:author="aas" w:date="2013-10-14T02:06:00Z">
              <w:r>
                <w:delText xml:space="preserve">                &lt;/xs:documentation&gt;</w:delText>
              </w:r>
            </w:del>
          </w:p>
          <w:p w14:paraId="4745D662" w14:textId="77777777" w:rsidR="0058493D" w:rsidRDefault="0058493D" w:rsidP="0058493D">
            <w:pPr>
              <w:pStyle w:val="XML1"/>
              <w:rPr>
                <w:del w:id="3356" w:author="aas" w:date="2013-10-14T02:06:00Z"/>
              </w:rPr>
            </w:pPr>
            <w:del w:id="3357" w:author="aas" w:date="2013-10-14T02:06:00Z">
              <w:r>
                <w:delText xml:space="preserve">              &lt;/xs:annotation&gt;</w:delText>
              </w:r>
            </w:del>
          </w:p>
          <w:p w14:paraId="5D3E445E" w14:textId="77777777" w:rsidR="0058493D" w:rsidRDefault="0058493D" w:rsidP="0058493D">
            <w:pPr>
              <w:pStyle w:val="XML1"/>
              <w:rPr>
                <w:del w:id="3358" w:author="aas" w:date="2013-10-14T02:06:00Z"/>
              </w:rPr>
            </w:pPr>
            <w:del w:id="3359" w:author="aas" w:date="2013-10-14T02:06:00Z">
              <w:r>
                <w:delText xml:space="preserve">            &lt;/xs:element&gt;</w:delText>
              </w:r>
            </w:del>
          </w:p>
          <w:p w14:paraId="38D1B107" w14:textId="77777777" w:rsidR="0058493D" w:rsidRDefault="0058493D" w:rsidP="0058493D">
            <w:pPr>
              <w:pStyle w:val="XML1"/>
              <w:rPr>
                <w:del w:id="3360" w:author="aas" w:date="2013-10-14T02:06:00Z"/>
              </w:rPr>
            </w:pPr>
            <w:del w:id="3361" w:author="aas" w:date="2013-10-14T02:06:00Z">
              <w:r>
                <w:delText xml:space="preserve">          &lt;/xs:sequence&gt;</w:delText>
              </w:r>
            </w:del>
          </w:p>
          <w:p w14:paraId="5F811C14" w14:textId="77777777" w:rsidR="0058493D" w:rsidRDefault="0058493D" w:rsidP="0058493D">
            <w:pPr>
              <w:pStyle w:val="XML1"/>
              <w:rPr>
                <w:del w:id="3362" w:author="aas" w:date="2013-10-14T02:06:00Z"/>
              </w:rPr>
            </w:pPr>
            <w:del w:id="3363" w:author="aas" w:date="2013-10-14T02:06:00Z">
              <w:r>
                <w:delText xml:space="preserve">        &lt;/xs:complexType&gt;</w:delText>
              </w:r>
            </w:del>
          </w:p>
          <w:p w14:paraId="771F107E" w14:textId="77777777" w:rsidR="0058493D" w:rsidRDefault="0058493D" w:rsidP="0058493D">
            <w:pPr>
              <w:pStyle w:val="XML1"/>
              <w:rPr>
                <w:del w:id="3364" w:author="aas" w:date="2013-10-14T02:06:00Z"/>
              </w:rPr>
            </w:pPr>
            <w:del w:id="3365" w:author="aas" w:date="2013-10-14T02:06:00Z">
              <w:r>
                <w:delText xml:space="preserve">      &lt;/xs:element&gt;</w:delText>
              </w:r>
            </w:del>
          </w:p>
          <w:p w14:paraId="7DC89AD2" w14:textId="77777777" w:rsidR="0058493D" w:rsidRDefault="0058493D" w:rsidP="0058493D">
            <w:pPr>
              <w:pStyle w:val="XML1"/>
              <w:rPr>
                <w:del w:id="3366" w:author="aas" w:date="2013-10-14T02:06:00Z"/>
              </w:rPr>
            </w:pPr>
            <w:del w:id="3367" w:author="aas" w:date="2013-10-14T02:06:00Z">
              <w:r>
                <w:delText xml:space="preserve">    &lt;/xs:sequence&gt;</w:delText>
              </w:r>
            </w:del>
          </w:p>
          <w:p w14:paraId="13E85D9B" w14:textId="77777777" w:rsidR="00F86237" w:rsidRDefault="0058493D" w:rsidP="0058493D">
            <w:pPr>
              <w:pStyle w:val="XML1"/>
              <w:rPr>
                <w:del w:id="3368" w:author="aas" w:date="2013-10-14T02:06:00Z"/>
              </w:rPr>
            </w:pPr>
            <w:del w:id="3369" w:author="aas" w:date="2013-10-14T02:06:00Z">
              <w:r>
                <w:delText xml:space="preserve">  &lt;/xs:group&gt;</w:delText>
              </w:r>
            </w:del>
          </w:p>
          <w:p w14:paraId="545BCBC3" w14:textId="77777777" w:rsidR="0058493D" w:rsidRDefault="0058493D" w:rsidP="0058493D">
            <w:pPr>
              <w:pStyle w:val="XML1"/>
              <w:rPr>
                <w:del w:id="3370" w:author="aas" w:date="2013-10-14T02:06:00Z"/>
              </w:rPr>
            </w:pPr>
          </w:p>
          <w:p w14:paraId="60A4EA7A" w14:textId="77777777" w:rsidR="0058493D" w:rsidRDefault="0058493D" w:rsidP="0058493D">
            <w:pPr>
              <w:pStyle w:val="XML1"/>
              <w:rPr>
                <w:del w:id="3371" w:author="aas" w:date="2013-10-14T02:06:00Z"/>
              </w:rPr>
            </w:pPr>
            <w:del w:id="3372" w:author="aas" w:date="2013-10-14T02:06:00Z">
              <w:r>
                <w:delText xml:space="preserve">  &lt;xs:simpleType name="OFConfigId"&gt;</w:delText>
              </w:r>
            </w:del>
          </w:p>
          <w:p w14:paraId="31C44714" w14:textId="77777777" w:rsidR="0058493D" w:rsidRDefault="0058493D" w:rsidP="0058493D">
            <w:pPr>
              <w:pStyle w:val="XML1"/>
              <w:rPr>
                <w:del w:id="3373" w:author="aas" w:date="2013-10-14T02:06:00Z"/>
              </w:rPr>
            </w:pPr>
            <w:del w:id="3374" w:author="aas" w:date="2013-10-14T02:06:00Z">
              <w:r>
                <w:delText xml:space="preserve">    &lt;xs:annotation&gt;</w:delText>
              </w:r>
            </w:del>
          </w:p>
          <w:p w14:paraId="51E78E4D" w14:textId="77777777" w:rsidR="0058493D" w:rsidRDefault="0058493D" w:rsidP="0058493D">
            <w:pPr>
              <w:pStyle w:val="XML1"/>
              <w:rPr>
                <w:del w:id="3375" w:author="aas" w:date="2013-10-14T02:06:00Z"/>
              </w:rPr>
            </w:pPr>
            <w:del w:id="3376" w:author="aas" w:date="2013-10-14T02:06:00Z">
              <w:r>
                <w:delText xml:space="preserve">      &lt;xs:documentation&gt;</w:delText>
              </w:r>
            </w:del>
          </w:p>
          <w:p w14:paraId="3B4AF71D" w14:textId="77777777" w:rsidR="0058493D" w:rsidRDefault="0058493D" w:rsidP="0058493D">
            <w:pPr>
              <w:pStyle w:val="XML1"/>
              <w:rPr>
                <w:del w:id="3377" w:author="aas" w:date="2013-10-14T02:06:00Z"/>
              </w:rPr>
            </w:pPr>
            <w:del w:id="3378" w:author="aas" w:date="2013-10-14T02:06:00Z">
              <w:r>
                <w:delText xml:space="preserve">        Generic type of an identifier in OF-CONFIG</w:delText>
              </w:r>
            </w:del>
          </w:p>
          <w:p w14:paraId="45F6F6E4" w14:textId="77777777" w:rsidR="0058493D" w:rsidRDefault="0058493D" w:rsidP="0058493D">
            <w:pPr>
              <w:pStyle w:val="XML1"/>
              <w:rPr>
                <w:del w:id="3379" w:author="aas" w:date="2013-10-14T02:06:00Z"/>
              </w:rPr>
            </w:pPr>
            <w:del w:id="3380" w:author="aas" w:date="2013-10-14T02:06:00Z">
              <w:r>
                <w:delText xml:space="preserve">      &lt;/xs:documentation&gt;</w:delText>
              </w:r>
            </w:del>
          </w:p>
          <w:p w14:paraId="2E6A5D20" w14:textId="77777777" w:rsidR="0058493D" w:rsidRDefault="0058493D" w:rsidP="0058493D">
            <w:pPr>
              <w:pStyle w:val="XML1"/>
              <w:rPr>
                <w:del w:id="3381" w:author="aas" w:date="2013-10-14T02:06:00Z"/>
              </w:rPr>
            </w:pPr>
            <w:del w:id="3382" w:author="aas" w:date="2013-10-14T02:06:00Z">
              <w:r>
                <w:delText xml:space="preserve">    &lt;/xs:annotation&gt;</w:delText>
              </w:r>
            </w:del>
          </w:p>
          <w:p w14:paraId="4183555D" w14:textId="77777777" w:rsidR="0058493D" w:rsidRDefault="0058493D" w:rsidP="0058493D">
            <w:pPr>
              <w:pStyle w:val="XML1"/>
              <w:rPr>
                <w:del w:id="3383" w:author="aas" w:date="2013-10-14T02:06:00Z"/>
              </w:rPr>
            </w:pPr>
            <w:del w:id="3384" w:author="aas" w:date="2013-10-14T02:06:00Z">
              <w:r>
                <w:delText xml:space="preserve">    &lt;xs:restriction base="inet:uri"&gt;</w:delText>
              </w:r>
            </w:del>
          </w:p>
          <w:p w14:paraId="666EA839" w14:textId="77777777" w:rsidR="0058493D" w:rsidRDefault="0058493D" w:rsidP="0058493D">
            <w:pPr>
              <w:pStyle w:val="XML1"/>
              <w:rPr>
                <w:del w:id="3385" w:author="aas" w:date="2013-10-14T02:06:00Z"/>
              </w:rPr>
            </w:pPr>
            <w:del w:id="3386" w:author="aas" w:date="2013-10-14T02:06:00Z">
              <w:r>
                <w:delText xml:space="preserve">    &lt;/xs:restriction&gt;</w:delText>
              </w:r>
            </w:del>
          </w:p>
          <w:p w14:paraId="3E3891F0" w14:textId="77777777" w:rsidR="0058493D" w:rsidRDefault="0058493D" w:rsidP="0058493D">
            <w:pPr>
              <w:pStyle w:val="XML1"/>
              <w:rPr>
                <w:del w:id="3387" w:author="aas" w:date="2013-10-14T02:06:00Z"/>
              </w:rPr>
            </w:pPr>
            <w:del w:id="3388" w:author="aas" w:date="2013-10-14T02:06:00Z">
              <w:r>
                <w:delText xml:space="preserve">  &lt;/xs:simpleType&gt;</w:delText>
              </w:r>
            </w:del>
          </w:p>
          <w:p w14:paraId="1B436800" w14:textId="77777777" w:rsidR="0058493D" w:rsidRDefault="0058493D" w:rsidP="0058493D">
            <w:pPr>
              <w:pStyle w:val="XML1"/>
              <w:rPr>
                <w:del w:id="3389" w:author="aas" w:date="2013-10-14T02:06:00Z"/>
              </w:rPr>
            </w:pPr>
          </w:p>
          <w:p w14:paraId="03F98A3E" w14:textId="77777777" w:rsidR="0058493D" w:rsidRDefault="0058493D" w:rsidP="0058493D">
            <w:pPr>
              <w:pStyle w:val="XML1"/>
              <w:rPr>
                <w:del w:id="3390" w:author="aas" w:date="2013-10-14T02:06:00Z"/>
              </w:rPr>
            </w:pPr>
            <w:del w:id="3391" w:author="aas" w:date="2013-10-14T02:06:00Z">
              <w:r>
                <w:delText xml:space="preserve">  &lt;xs:simpleType name="OFOpenFlowVersionType"&gt;</w:delText>
              </w:r>
            </w:del>
          </w:p>
          <w:p w14:paraId="17390F85" w14:textId="77777777" w:rsidR="0058493D" w:rsidRDefault="0058493D" w:rsidP="0058493D">
            <w:pPr>
              <w:pStyle w:val="XML1"/>
              <w:rPr>
                <w:del w:id="3392" w:author="aas" w:date="2013-10-14T02:06:00Z"/>
              </w:rPr>
            </w:pPr>
            <w:del w:id="3393" w:author="aas" w:date="2013-10-14T02:06:00Z">
              <w:r>
                <w:delText xml:space="preserve">    &lt;xs:annotation&gt;</w:delText>
              </w:r>
            </w:del>
          </w:p>
          <w:p w14:paraId="03150E21" w14:textId="77777777" w:rsidR="0058493D" w:rsidRDefault="0058493D" w:rsidP="0058493D">
            <w:pPr>
              <w:pStyle w:val="XML1"/>
              <w:rPr>
                <w:del w:id="3394" w:author="aas" w:date="2013-10-14T02:06:00Z"/>
              </w:rPr>
            </w:pPr>
            <w:del w:id="3395" w:author="aas" w:date="2013-10-14T02:06:00Z">
              <w:r>
                <w:delText xml:space="preserve">      &lt;xs:documentation&gt;</w:delText>
              </w:r>
            </w:del>
          </w:p>
          <w:p w14:paraId="59CBACED" w14:textId="77777777" w:rsidR="0058493D" w:rsidRDefault="0058493D" w:rsidP="0058493D">
            <w:pPr>
              <w:pStyle w:val="XML1"/>
              <w:rPr>
                <w:del w:id="3396" w:author="aas" w:date="2013-10-14T02:06:00Z"/>
              </w:rPr>
            </w:pPr>
            <w:del w:id="3397" w:author="aas" w:date="2013-10-14T02:06:00Z">
              <w:r>
                <w:delText xml:space="preserve">        This enumeration contains the all OpenFlow</w:delText>
              </w:r>
            </w:del>
          </w:p>
          <w:p w14:paraId="75B5EEFE" w14:textId="77777777" w:rsidR="0058493D" w:rsidRDefault="0058493D" w:rsidP="0058493D">
            <w:pPr>
              <w:pStyle w:val="XML1"/>
              <w:rPr>
                <w:del w:id="3398" w:author="aas" w:date="2013-10-14T02:06:00Z"/>
              </w:rPr>
            </w:pPr>
            <w:del w:id="3399" w:author="aas" w:date="2013-10-14T02:06:00Z">
              <w:r>
                <w:delText xml:space="preserve">        versions released so far.</w:delText>
              </w:r>
            </w:del>
          </w:p>
          <w:p w14:paraId="5F9E7085" w14:textId="77777777" w:rsidR="0058493D" w:rsidRDefault="0058493D" w:rsidP="0058493D">
            <w:pPr>
              <w:pStyle w:val="XML1"/>
              <w:rPr>
                <w:del w:id="3400" w:author="aas" w:date="2013-10-14T02:06:00Z"/>
              </w:rPr>
            </w:pPr>
            <w:del w:id="3401" w:author="aas" w:date="2013-10-14T02:06:00Z">
              <w:r>
                <w:delText xml:space="preserve">      &lt;/xs:documentation&gt;</w:delText>
              </w:r>
            </w:del>
          </w:p>
          <w:p w14:paraId="5C4F8E08" w14:textId="77777777" w:rsidR="0058493D" w:rsidRDefault="0058493D" w:rsidP="0058493D">
            <w:pPr>
              <w:pStyle w:val="XML1"/>
              <w:rPr>
                <w:del w:id="3402" w:author="aas" w:date="2013-10-14T02:06:00Z"/>
              </w:rPr>
            </w:pPr>
            <w:del w:id="3403" w:author="aas" w:date="2013-10-14T02:06:00Z">
              <w:r>
                <w:delText xml:space="preserve">    &lt;/xs:annotation&gt;</w:delText>
              </w:r>
            </w:del>
          </w:p>
          <w:p w14:paraId="7308C270" w14:textId="77777777" w:rsidR="0058493D" w:rsidRDefault="0058493D" w:rsidP="0058493D">
            <w:pPr>
              <w:pStyle w:val="XML1"/>
              <w:rPr>
                <w:del w:id="3404" w:author="aas" w:date="2013-10-14T02:06:00Z"/>
              </w:rPr>
            </w:pPr>
          </w:p>
          <w:p w14:paraId="3218345B" w14:textId="77777777" w:rsidR="0058493D" w:rsidRDefault="0058493D" w:rsidP="0058493D">
            <w:pPr>
              <w:pStyle w:val="XML1"/>
              <w:rPr>
                <w:del w:id="3405" w:author="aas" w:date="2013-10-14T02:06:00Z"/>
              </w:rPr>
            </w:pPr>
            <w:del w:id="3406" w:author="aas" w:date="2013-10-14T02:06:00Z">
              <w:r>
                <w:delText xml:space="preserve">    &lt;xs:restriction base="xs:string"&gt;</w:delText>
              </w:r>
            </w:del>
          </w:p>
          <w:p w14:paraId="659D4FAA" w14:textId="77777777" w:rsidR="0058493D" w:rsidRDefault="0058493D" w:rsidP="0058493D">
            <w:pPr>
              <w:pStyle w:val="XML1"/>
              <w:rPr>
                <w:del w:id="3407" w:author="aas" w:date="2013-10-14T02:06:00Z"/>
              </w:rPr>
            </w:pPr>
            <w:del w:id="3408" w:author="aas" w:date="2013-10-14T02:06:00Z">
              <w:r>
                <w:delText xml:space="preserve">      &lt;xs:enumeration value="not-applicable"/&gt;</w:delText>
              </w:r>
            </w:del>
          </w:p>
          <w:p w14:paraId="5F0606F8" w14:textId="77777777" w:rsidR="0058493D" w:rsidRDefault="0058493D" w:rsidP="0058493D">
            <w:pPr>
              <w:pStyle w:val="XML1"/>
              <w:rPr>
                <w:del w:id="3409" w:author="aas" w:date="2013-10-14T02:06:00Z"/>
              </w:rPr>
            </w:pPr>
            <w:del w:id="3410" w:author="aas" w:date="2013-10-14T02:06:00Z">
              <w:r>
                <w:delText xml:space="preserve">      &lt;xs:enumeration value="1.0"/&gt;</w:delText>
              </w:r>
            </w:del>
          </w:p>
          <w:p w14:paraId="05464C9C" w14:textId="77777777" w:rsidR="0058493D" w:rsidRDefault="0058493D" w:rsidP="0058493D">
            <w:pPr>
              <w:pStyle w:val="XML1"/>
              <w:rPr>
                <w:del w:id="3411" w:author="aas" w:date="2013-10-14T02:06:00Z"/>
              </w:rPr>
            </w:pPr>
            <w:del w:id="3412" w:author="aas" w:date="2013-10-14T02:06:00Z">
              <w:r>
                <w:delText xml:space="preserve">      &lt;xs:enumeration value="1.0.1"/&gt;</w:delText>
              </w:r>
            </w:del>
          </w:p>
          <w:p w14:paraId="74F5C174" w14:textId="77777777" w:rsidR="0058493D" w:rsidRDefault="0058493D" w:rsidP="0058493D">
            <w:pPr>
              <w:pStyle w:val="XML1"/>
              <w:rPr>
                <w:del w:id="3413" w:author="aas" w:date="2013-10-14T02:06:00Z"/>
              </w:rPr>
            </w:pPr>
            <w:del w:id="3414" w:author="aas" w:date="2013-10-14T02:06:00Z">
              <w:r>
                <w:delText xml:space="preserve">      &lt;xs:enumeration value="1.1"/&gt;</w:delText>
              </w:r>
            </w:del>
          </w:p>
          <w:p w14:paraId="130B759B" w14:textId="77777777" w:rsidR="0058493D" w:rsidRDefault="0058493D" w:rsidP="0058493D">
            <w:pPr>
              <w:pStyle w:val="XML1"/>
              <w:rPr>
                <w:del w:id="3415" w:author="aas" w:date="2013-10-14T02:06:00Z"/>
              </w:rPr>
            </w:pPr>
            <w:del w:id="3416" w:author="aas" w:date="2013-10-14T02:06:00Z">
              <w:r>
                <w:delText xml:space="preserve">      &lt;xs:enumeration value="1.2"/&gt;</w:delText>
              </w:r>
            </w:del>
          </w:p>
          <w:p w14:paraId="39AB7587" w14:textId="77777777" w:rsidR="0058493D" w:rsidRDefault="0058493D" w:rsidP="0058493D">
            <w:pPr>
              <w:pStyle w:val="XML1"/>
              <w:rPr>
                <w:del w:id="3417" w:author="aas" w:date="2013-10-14T02:06:00Z"/>
              </w:rPr>
            </w:pPr>
            <w:del w:id="3418" w:author="aas" w:date="2013-10-14T02:06:00Z">
              <w:r>
                <w:delText xml:space="preserve">      &lt;xs:enumeration value="1.3"/&gt;</w:delText>
              </w:r>
            </w:del>
          </w:p>
          <w:p w14:paraId="01C89B0E" w14:textId="77777777" w:rsidR="0058493D" w:rsidRDefault="0058493D" w:rsidP="0058493D">
            <w:pPr>
              <w:pStyle w:val="XML1"/>
              <w:rPr>
                <w:del w:id="3419" w:author="aas" w:date="2013-10-14T02:06:00Z"/>
              </w:rPr>
            </w:pPr>
            <w:del w:id="3420" w:author="aas" w:date="2013-10-14T02:06:00Z">
              <w:r>
                <w:delText xml:space="preserve">      &lt;xs:enumeration value="1.3.1"/&gt;</w:delText>
              </w:r>
            </w:del>
          </w:p>
          <w:p w14:paraId="07F127DB" w14:textId="77777777" w:rsidR="0058493D" w:rsidRDefault="0058493D" w:rsidP="0058493D">
            <w:pPr>
              <w:pStyle w:val="XML1"/>
              <w:rPr>
                <w:del w:id="3421" w:author="aas" w:date="2013-10-14T02:06:00Z"/>
              </w:rPr>
            </w:pPr>
            <w:del w:id="3422" w:author="aas" w:date="2013-10-14T02:06:00Z">
              <w:r>
                <w:delText xml:space="preserve">    &lt;/xs:restriction&gt;</w:delText>
              </w:r>
            </w:del>
          </w:p>
          <w:p w14:paraId="49929FC7" w14:textId="77777777" w:rsidR="0058493D" w:rsidRDefault="0058493D" w:rsidP="0058493D">
            <w:pPr>
              <w:pStyle w:val="XML1"/>
              <w:rPr>
                <w:del w:id="3423" w:author="aas" w:date="2013-10-14T02:06:00Z"/>
              </w:rPr>
            </w:pPr>
            <w:del w:id="3424" w:author="aas" w:date="2013-10-14T02:06:00Z">
              <w:r>
                <w:delText xml:space="preserve">  &lt;/xs:simpleType&gt;</w:delText>
              </w:r>
            </w:del>
          </w:p>
          <w:p w14:paraId="19086E00" w14:textId="77777777" w:rsidR="0058493D" w:rsidRDefault="0058493D" w:rsidP="0058493D">
            <w:pPr>
              <w:pStyle w:val="XML1"/>
              <w:rPr>
                <w:del w:id="3425" w:author="aas" w:date="2013-10-14T02:06:00Z"/>
              </w:rPr>
            </w:pPr>
          </w:p>
          <w:p w14:paraId="7370C2F3" w14:textId="77777777" w:rsidR="0058493D" w:rsidRDefault="0058493D" w:rsidP="0058493D">
            <w:pPr>
              <w:pStyle w:val="XML1"/>
              <w:rPr>
                <w:del w:id="3426" w:author="aas" w:date="2013-10-14T02:06:00Z"/>
              </w:rPr>
            </w:pPr>
            <w:del w:id="3427" w:author="aas" w:date="2013-10-14T02:06:00Z">
              <w:r>
                <w:delText xml:space="preserve">  &lt;xs:simpleType name="OFUpDownStateType"&gt;</w:delText>
              </w:r>
            </w:del>
          </w:p>
          <w:p w14:paraId="47F3D305" w14:textId="77777777" w:rsidR="0058493D" w:rsidRDefault="0058493D" w:rsidP="0058493D">
            <w:pPr>
              <w:pStyle w:val="XML1"/>
              <w:rPr>
                <w:del w:id="3428" w:author="aas" w:date="2013-10-14T02:06:00Z"/>
              </w:rPr>
            </w:pPr>
            <w:del w:id="3429" w:author="aas" w:date="2013-10-14T02:06:00Z">
              <w:r>
                <w:delText xml:space="preserve">    &lt;xs:annotation&gt;</w:delText>
              </w:r>
            </w:del>
          </w:p>
          <w:p w14:paraId="6FF352A3" w14:textId="77777777" w:rsidR="0058493D" w:rsidRDefault="0058493D" w:rsidP="0058493D">
            <w:pPr>
              <w:pStyle w:val="XML1"/>
              <w:rPr>
                <w:del w:id="3430" w:author="aas" w:date="2013-10-14T02:06:00Z"/>
              </w:rPr>
            </w:pPr>
            <w:del w:id="3431" w:author="aas" w:date="2013-10-14T02:06:00Z">
              <w:r>
                <w:delText xml:space="preserve">      &lt;xs:documentation&gt;</w:delText>
              </w:r>
            </w:del>
          </w:p>
          <w:p w14:paraId="64B61FAA" w14:textId="77777777" w:rsidR="0058493D" w:rsidRDefault="0058493D" w:rsidP="0058493D">
            <w:pPr>
              <w:pStyle w:val="XML1"/>
              <w:rPr>
                <w:del w:id="3432" w:author="aas" w:date="2013-10-14T02:06:00Z"/>
              </w:rPr>
            </w:pPr>
            <w:del w:id="3433" w:author="aas" w:date="2013-10-14T02:06:00Z">
              <w:r>
                <w:delText xml:space="preserve">        Type to specify state information for a port or a</w:delText>
              </w:r>
            </w:del>
          </w:p>
          <w:p w14:paraId="39E99EB1" w14:textId="77777777" w:rsidR="0058493D" w:rsidRDefault="0058493D" w:rsidP="0058493D">
            <w:pPr>
              <w:pStyle w:val="XML1"/>
              <w:rPr>
                <w:del w:id="3434" w:author="aas" w:date="2013-10-14T02:06:00Z"/>
              </w:rPr>
            </w:pPr>
            <w:del w:id="3435" w:author="aas" w:date="2013-10-14T02:06:00Z">
              <w:r>
                <w:delText xml:space="preserve">        connection.</w:delText>
              </w:r>
            </w:del>
          </w:p>
          <w:p w14:paraId="5279AF49" w14:textId="77777777" w:rsidR="0058493D" w:rsidRDefault="0058493D" w:rsidP="0058493D">
            <w:pPr>
              <w:pStyle w:val="XML1"/>
              <w:rPr>
                <w:del w:id="3436" w:author="aas" w:date="2013-10-14T02:06:00Z"/>
              </w:rPr>
            </w:pPr>
            <w:del w:id="3437" w:author="aas" w:date="2013-10-14T02:06:00Z">
              <w:r>
                <w:delText xml:space="preserve">      &lt;/xs:documentation&gt;</w:delText>
              </w:r>
            </w:del>
          </w:p>
          <w:p w14:paraId="21466C32" w14:textId="77777777" w:rsidR="0058493D" w:rsidRDefault="0058493D" w:rsidP="0058493D">
            <w:pPr>
              <w:pStyle w:val="XML1"/>
              <w:rPr>
                <w:del w:id="3438" w:author="aas" w:date="2013-10-14T02:06:00Z"/>
              </w:rPr>
            </w:pPr>
            <w:del w:id="3439" w:author="aas" w:date="2013-10-14T02:06:00Z">
              <w:r>
                <w:delText xml:space="preserve">    &lt;/xs:annotation&gt;</w:delText>
              </w:r>
            </w:del>
          </w:p>
          <w:p w14:paraId="25B18A7D" w14:textId="77777777" w:rsidR="0058493D" w:rsidRDefault="0058493D" w:rsidP="0058493D">
            <w:pPr>
              <w:pStyle w:val="XML1"/>
              <w:rPr>
                <w:del w:id="3440" w:author="aas" w:date="2013-10-14T02:06:00Z"/>
              </w:rPr>
            </w:pPr>
          </w:p>
          <w:p w14:paraId="271AAC76" w14:textId="77777777" w:rsidR="0058493D" w:rsidRDefault="0058493D" w:rsidP="0058493D">
            <w:pPr>
              <w:pStyle w:val="XML1"/>
              <w:rPr>
                <w:del w:id="3441" w:author="aas" w:date="2013-10-14T02:06:00Z"/>
              </w:rPr>
            </w:pPr>
            <w:del w:id="3442" w:author="aas" w:date="2013-10-14T02:06:00Z">
              <w:r>
                <w:delText xml:space="preserve">    &lt;xs:restriction base="xs:string"&gt;</w:delText>
              </w:r>
            </w:del>
          </w:p>
          <w:p w14:paraId="4556F68B" w14:textId="77777777" w:rsidR="0058493D" w:rsidRDefault="0058493D" w:rsidP="0058493D">
            <w:pPr>
              <w:pStyle w:val="XML1"/>
              <w:rPr>
                <w:del w:id="3443" w:author="aas" w:date="2013-10-14T02:06:00Z"/>
              </w:rPr>
            </w:pPr>
            <w:del w:id="3444" w:author="aas" w:date="2013-10-14T02:06:00Z">
              <w:r>
                <w:delText xml:space="preserve">      &lt;xs:enumeration value="up"/&gt;</w:delText>
              </w:r>
            </w:del>
          </w:p>
          <w:p w14:paraId="343D1DDF" w14:textId="77777777" w:rsidR="0058493D" w:rsidRDefault="0058493D" w:rsidP="0058493D">
            <w:pPr>
              <w:pStyle w:val="XML1"/>
              <w:rPr>
                <w:del w:id="3445" w:author="aas" w:date="2013-10-14T02:06:00Z"/>
              </w:rPr>
            </w:pPr>
            <w:del w:id="3446" w:author="aas" w:date="2013-10-14T02:06:00Z">
              <w:r>
                <w:delText xml:space="preserve">      &lt;xs:enumeration value="down"/&gt;</w:delText>
              </w:r>
            </w:del>
          </w:p>
          <w:p w14:paraId="27AFB2A7" w14:textId="77777777" w:rsidR="0058493D" w:rsidRDefault="0058493D" w:rsidP="0058493D">
            <w:pPr>
              <w:pStyle w:val="XML1"/>
              <w:rPr>
                <w:del w:id="3447" w:author="aas" w:date="2013-10-14T02:06:00Z"/>
              </w:rPr>
            </w:pPr>
            <w:del w:id="3448" w:author="aas" w:date="2013-10-14T02:06:00Z">
              <w:r>
                <w:delText xml:space="preserve">    &lt;/xs:restriction&gt;</w:delText>
              </w:r>
            </w:del>
          </w:p>
          <w:p w14:paraId="1A6584D1" w14:textId="77777777" w:rsidR="0058493D" w:rsidRPr="009F1B7D" w:rsidRDefault="0058493D" w:rsidP="0058493D">
            <w:pPr>
              <w:pStyle w:val="XML1"/>
              <w:rPr>
                <w:del w:id="3449" w:author="aas" w:date="2013-10-14T02:06:00Z"/>
              </w:rPr>
            </w:pPr>
            <w:del w:id="3450" w:author="aas" w:date="2013-10-14T02:06:00Z">
              <w:r>
                <w:delText xml:space="preserve">  &lt;/xs:simpleType&gt;</w:delText>
              </w:r>
            </w:del>
          </w:p>
        </w:tc>
      </w:tr>
    </w:tbl>
    <w:p w14:paraId="6A8424A2" w14:textId="77777777" w:rsidR="00F86237" w:rsidRPr="009F1B7D" w:rsidRDefault="00F86237">
      <w:pPr>
        <w:pPrChange w:id="3451" w:author="aas" w:date="2013-10-14T02:06:00Z">
          <w:pPr>
            <w:pStyle w:val="BodyText"/>
          </w:pPr>
        </w:pPrChange>
      </w:pPr>
    </w:p>
    <w:p w14:paraId="6A7E5582" w14:textId="77777777" w:rsidR="00F86237" w:rsidRPr="009F1B7D" w:rsidRDefault="00F86237" w:rsidP="00D14D27">
      <w:pPr>
        <w:pStyle w:val="Heading3"/>
      </w:pPr>
      <w:bookmarkStart w:id="3452" w:name="_Toc315954003"/>
      <w:bookmarkStart w:id="3453" w:name="_Toc316542513"/>
      <w:bookmarkStart w:id="3454" w:name="_Toc243774068"/>
      <w:r w:rsidRPr="00DB42FD">
        <w:t>XML Example</w:t>
      </w:r>
      <w:bookmarkEnd w:id="3452"/>
      <w:bookmarkEnd w:id="3453"/>
      <w:bookmarkEnd w:id="3454"/>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w:t>
            </w:r>
            <w:proofErr w:type="spellStart"/>
            <w:r w:rsidRPr="009F1B7D">
              <w:t>ip</w:t>
            </w:r>
            <w:proofErr w:type="spellEnd"/>
            <w:r w:rsidRPr="009F1B7D">
              <w:t>-address&gt;192.168.2.1/26&lt;/</w:t>
            </w:r>
            <w:proofErr w:type="spellStart"/>
            <w:r w:rsidRPr="009F1B7D">
              <w:t>ip</w:t>
            </w:r>
            <w:proofErr w:type="spellEnd"/>
            <w:r w:rsidRPr="009F1B7D">
              <w:t>-address&gt;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w:t>
            </w:r>
            <w:proofErr w:type="spellStart"/>
            <w:r w:rsidRPr="009F1B7D">
              <w:t>ip</w:t>
            </w:r>
            <w:proofErr w:type="spellEnd"/>
            <w:r w:rsidRPr="009F1B7D">
              <w:t>-address&gt;192.168.2.129&lt;/local-</w:t>
            </w:r>
            <w:proofErr w:type="spellStart"/>
            <w:r w:rsidRPr="009F1B7D">
              <w:t>ip</w:t>
            </w:r>
            <w:proofErr w:type="spellEnd"/>
            <w:r w:rsidRPr="009F1B7D">
              <w:t>-address&gt;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w:t>
            </w:r>
            <w:proofErr w:type="spellStart"/>
            <w:r w:rsidRPr="009F1B7D">
              <w:t>tcp</w:t>
            </w:r>
            <w:proofErr w:type="spellEnd"/>
            <w:r w:rsidRPr="009F1B7D">
              <w:t>&lt;/protocol&gt;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46A0683" w:rsidR="00F86237" w:rsidRPr="009F1B7D" w:rsidRDefault="00F86237" w:rsidP="00011096">
            <w:pPr>
              <w:pStyle w:val="XML4"/>
            </w:pPr>
            <w:r w:rsidRPr="009F1B7D">
              <w:t>&lt;version&gt;1.</w:t>
            </w:r>
            <w:ins w:id="3455" w:author="Anees Shaikh" w:date="2013-11-24T22:50:00Z">
              <w:r w:rsidR="00983DE7">
                <w:t>3</w:t>
              </w:r>
            </w:ins>
            <w:del w:id="3456"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&lt;version&gt;1.</w:t>
            </w:r>
            <w:ins w:id="3457" w:author="Anees Shaikh" w:date="2013-11-24T22:50:00Z">
              <w:r w:rsidR="00983DE7">
                <w:t>0</w:t>
              </w:r>
            </w:ins>
            <w:del w:id="3458"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59" w:name="_Toc333523611"/>
      <w:bookmarkStart w:id="3460" w:name="_Toc335147698"/>
      <w:bookmarkStart w:id="3461" w:name="_Toc333523612"/>
      <w:bookmarkStart w:id="3462" w:name="_Toc335147699"/>
      <w:bookmarkStart w:id="3463" w:name="_Toc333523613"/>
      <w:bookmarkStart w:id="3464" w:name="_Toc335147700"/>
      <w:bookmarkStart w:id="3465" w:name="_Toc333523614"/>
      <w:bookmarkStart w:id="3466" w:name="_Toc335147701"/>
      <w:bookmarkStart w:id="3467" w:name="_Toc333523615"/>
      <w:bookmarkStart w:id="3468" w:name="_Toc335147702"/>
      <w:bookmarkStart w:id="3469" w:name="_Toc333523616"/>
      <w:bookmarkStart w:id="3470" w:name="_Toc335147703"/>
      <w:bookmarkStart w:id="3471" w:name="_Toc333523617"/>
      <w:bookmarkStart w:id="3472" w:name="_Toc335147704"/>
      <w:bookmarkStart w:id="3473" w:name="_Toc333523618"/>
      <w:bookmarkStart w:id="3474" w:name="_Toc335147705"/>
      <w:bookmarkStart w:id="3475" w:name="_Toc333523619"/>
      <w:bookmarkStart w:id="3476" w:name="_Toc335147706"/>
      <w:bookmarkStart w:id="3477" w:name="_Toc243774069"/>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proofErr w:type="spellStart"/>
      <w:r>
        <w:t>OpenFlow</w:t>
      </w:r>
      <w:proofErr w:type="spellEnd"/>
      <w:r>
        <w:t xml:space="preserve"> Resource</w:t>
      </w:r>
      <w:bookmarkEnd w:id="3477"/>
    </w:p>
    <w:p w14:paraId="123D21C1" w14:textId="3A9A492E" w:rsidR="00F86237" w:rsidRDefault="00F86237" w:rsidP="00F86237">
      <w:proofErr w:type="spellStart"/>
      <w:r>
        <w:t>OpenFlow</w:t>
      </w:r>
      <w:proofErr w:type="spellEnd"/>
      <w:r>
        <w:t xml:space="preserve"> Resource is a superclass of </w:t>
      </w:r>
      <w:proofErr w:type="spellStart"/>
      <w:r>
        <w:t>OpenFlow</w:t>
      </w:r>
      <w:proofErr w:type="spellEnd"/>
      <w:r>
        <w:t xml:space="preserve"> Port</w:t>
      </w:r>
      <w:r w:rsidR="00E159CE">
        <w:t>,</w:t>
      </w:r>
      <w:r>
        <w:t xml:space="preserve"> </w:t>
      </w:r>
      <w:proofErr w:type="spellStart"/>
      <w:r>
        <w:t>OpenFlow</w:t>
      </w:r>
      <w:proofErr w:type="spellEnd"/>
      <w:r>
        <w:t xml:space="preserve">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78" w:name="_Toc315954007"/>
      <w:bookmarkStart w:id="3479" w:name="_Toc316542517"/>
      <w:bookmarkStart w:id="3480" w:name="_Toc243774070"/>
      <w:r w:rsidRPr="00DB42FD">
        <w:t>UML Diagram</w:t>
      </w:r>
      <w:bookmarkEnd w:id="3478"/>
      <w:bookmarkEnd w:id="3479"/>
      <w:bookmarkEnd w:id="3480"/>
    </w:p>
    <w:p w14:paraId="391E3FB1" w14:textId="6B85638F" w:rsidR="00F86237" w:rsidRPr="009F1B7D" w:rsidRDefault="00C834EB" w:rsidP="00F86237">
      <w:pPr>
        <w:keepNext/>
        <w:jc w:val="center"/>
      </w:pPr>
      <w:r>
        <w:object w:dxaOrig="7871" w:dyaOrig="3119" w14:anchorId="2992459D">
          <v:shape id="_x0000_i1033" type="#_x0000_t75" style="width:393.75pt;height:155.25pt" o:ole="">
            <v:imagedata r:id="rId33" o:title=""/>
          </v:shape>
          <o:OLEObject Type="Embed" ProgID="Visio.Drawing.11" ShapeID="_x0000_i1033" DrawAspect="Content" ObjectID="_1447426559" r:id="rId34"/>
        </w:object>
      </w:r>
    </w:p>
    <w:p w14:paraId="587E416A" w14:textId="5B7E1D0F" w:rsidR="00F86237" w:rsidRPr="00CE3A81" w:rsidRDefault="00F86237" w:rsidP="00F86237">
      <w:pPr>
        <w:pStyle w:val="Caption"/>
      </w:pPr>
      <w:r w:rsidRPr="00CE3A81">
        <w:t xml:space="preserve">Figure </w:t>
      </w:r>
      <w:r w:rsidR="00C834EB">
        <w:t>9</w:t>
      </w:r>
      <w:r w:rsidRPr="00CE3A81">
        <w:t xml:space="preserve">: Data Model Diagram for an </w:t>
      </w:r>
      <w:proofErr w:type="spellStart"/>
      <w:r w:rsidRPr="00CE3A81">
        <w:t>OpenFlow</w:t>
      </w:r>
      <w:proofErr w:type="spellEnd"/>
      <w:r w:rsidRPr="00CE3A81">
        <w:t xml:space="preserve"> Resource</w:t>
      </w:r>
    </w:p>
    <w:p w14:paraId="2AE6D741" w14:textId="77777777" w:rsidR="00F86237" w:rsidRPr="009F1B7D" w:rsidRDefault="00F86237" w:rsidP="00D14D27">
      <w:pPr>
        <w:pStyle w:val="Heading3"/>
        <w:rPr>
          <w:del w:id="3481" w:author="aas" w:date="2013-10-14T02:06:00Z"/>
        </w:rPr>
      </w:pPr>
      <w:bookmarkStart w:id="3482" w:name="_Toc315954008"/>
      <w:bookmarkStart w:id="3483" w:name="_Toc316542518"/>
      <w:bookmarkStart w:id="3484" w:name="OLE_LINK9"/>
      <w:bookmarkStart w:id="3485" w:name="OLE_LINK10"/>
      <w:bookmarkStart w:id="3486" w:name="_Toc315954009"/>
      <w:bookmarkStart w:id="3487" w:name="_Toc316542519"/>
      <w:del w:id="3488" w:author="aas" w:date="2013-10-14T02:06:00Z">
        <w:r w:rsidRPr="00DB42FD">
          <w:delText>XML Schema</w:delText>
        </w:r>
        <w:bookmarkEnd w:id="3482"/>
        <w:bookmarkEnd w:id="3483"/>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89" w:author="aas" w:date="2013-10-14T02:06:00Z"/>
        </w:trPr>
        <w:tc>
          <w:tcPr>
            <w:tcW w:w="5000" w:type="pct"/>
            <w:shd w:val="clear" w:color="auto" w:fill="C8FCCD"/>
          </w:tcPr>
          <w:p w14:paraId="74DCB0BA" w14:textId="77777777" w:rsidR="0058493D" w:rsidRDefault="0058493D" w:rsidP="0058493D">
            <w:pPr>
              <w:pStyle w:val="XML1"/>
              <w:rPr>
                <w:del w:id="3490" w:author="aas" w:date="2013-10-14T02:06:00Z"/>
              </w:rPr>
            </w:pPr>
            <w:del w:id="3491" w:author="aas" w:date="2013-10-14T02:06:00Z">
              <w:r>
                <w:delText xml:space="preserve">  &lt;xs:group name="OFResourceType"&gt;</w:delText>
              </w:r>
            </w:del>
          </w:p>
          <w:p w14:paraId="5174C0C9" w14:textId="77777777" w:rsidR="0058493D" w:rsidRDefault="0058493D" w:rsidP="0058493D">
            <w:pPr>
              <w:pStyle w:val="XML1"/>
              <w:rPr>
                <w:del w:id="3492" w:author="aas" w:date="2013-10-14T02:06:00Z"/>
              </w:rPr>
            </w:pPr>
            <w:del w:id="3493" w:author="aas" w:date="2013-10-14T02:06:00Z">
              <w:r>
                <w:delText xml:space="preserve">    &lt;xs:annotation&gt;</w:delText>
              </w:r>
            </w:del>
          </w:p>
          <w:p w14:paraId="0714CA8C" w14:textId="77777777" w:rsidR="0058493D" w:rsidRDefault="0058493D" w:rsidP="0058493D">
            <w:pPr>
              <w:pStyle w:val="XML1"/>
              <w:rPr>
                <w:del w:id="3494" w:author="aas" w:date="2013-10-14T02:06:00Z"/>
              </w:rPr>
            </w:pPr>
            <w:del w:id="3495" w:author="aas" w:date="2013-10-14T02:06:00Z">
              <w:r>
                <w:delText xml:space="preserve">      &lt;xs:documentation&gt;</w:delText>
              </w:r>
            </w:del>
          </w:p>
          <w:p w14:paraId="43AB0313" w14:textId="77777777" w:rsidR="0058493D" w:rsidRDefault="0058493D" w:rsidP="0058493D">
            <w:pPr>
              <w:pStyle w:val="XML1"/>
              <w:rPr>
                <w:del w:id="3496" w:author="aas" w:date="2013-10-14T02:06:00Z"/>
              </w:rPr>
            </w:pPr>
            <w:del w:id="3497" w:author="aas" w:date="2013-10-14T02:06:00Z">
              <w:r>
                <w:delText xml:space="preserve">        This element specifies a generic OpenFlow resource</w:delText>
              </w:r>
            </w:del>
          </w:p>
          <w:p w14:paraId="12A1BBCF" w14:textId="77777777" w:rsidR="0058493D" w:rsidRDefault="0058493D" w:rsidP="0058493D">
            <w:pPr>
              <w:pStyle w:val="XML1"/>
              <w:rPr>
                <w:del w:id="3498" w:author="aas" w:date="2013-10-14T02:06:00Z"/>
              </w:rPr>
            </w:pPr>
            <w:del w:id="3499" w:author="aas" w:date="2013-10-14T02:06:00Z">
              <w:r>
                <w:delText xml:space="preserve">        that is used as a basis for specific resources. Even though</w:delText>
              </w:r>
            </w:del>
          </w:p>
          <w:p w14:paraId="61AEA7C0" w14:textId="77777777" w:rsidR="0058493D" w:rsidRDefault="0058493D" w:rsidP="0058493D">
            <w:pPr>
              <w:pStyle w:val="XML1"/>
              <w:rPr>
                <w:del w:id="3500" w:author="aas" w:date="2013-10-14T02:06:00Z"/>
              </w:rPr>
            </w:pPr>
            <w:del w:id="3501" w:author="aas" w:date="2013-10-14T02:06:00Z">
              <w:r>
                <w:delText xml:space="preserve">        this element is not used on its own the following rules for</w:delText>
              </w:r>
            </w:del>
          </w:p>
          <w:p w14:paraId="04664965" w14:textId="77777777" w:rsidR="0058493D" w:rsidRDefault="0058493D" w:rsidP="0058493D">
            <w:pPr>
              <w:pStyle w:val="XML1"/>
              <w:rPr>
                <w:del w:id="3502" w:author="aas" w:date="2013-10-14T02:06:00Z"/>
              </w:rPr>
            </w:pPr>
            <w:del w:id="3503" w:author="aas" w:date="2013-10-14T02:06:00Z">
              <w:r>
                <w:delText xml:space="preserve">        NETCONF operations MUST be obeyed also by elemnts using this</w:delText>
              </w:r>
            </w:del>
          </w:p>
          <w:p w14:paraId="631A5698" w14:textId="77777777" w:rsidR="0058493D" w:rsidRDefault="0058493D" w:rsidP="0058493D">
            <w:pPr>
              <w:pStyle w:val="XML1"/>
              <w:rPr>
                <w:del w:id="3504" w:author="aas" w:date="2013-10-14T02:06:00Z"/>
              </w:rPr>
            </w:pPr>
            <w:del w:id="3505" w:author="aas" w:date="2013-10-14T02:06:00Z">
              <w:r>
                <w:delText xml:space="preserve">        element.</w:delText>
              </w:r>
            </w:del>
          </w:p>
          <w:p w14:paraId="0478FA30" w14:textId="77777777" w:rsidR="0058493D" w:rsidRDefault="0058493D" w:rsidP="0058493D">
            <w:pPr>
              <w:pStyle w:val="XML1"/>
              <w:rPr>
                <w:del w:id="3506" w:author="aas" w:date="2013-10-14T02:06:00Z"/>
              </w:rPr>
            </w:pPr>
          </w:p>
          <w:p w14:paraId="3022A54E" w14:textId="77777777" w:rsidR="0058493D" w:rsidRDefault="0058493D" w:rsidP="0058493D">
            <w:pPr>
              <w:pStyle w:val="XML1"/>
              <w:rPr>
                <w:del w:id="3507" w:author="aas" w:date="2013-10-14T02:06:00Z"/>
              </w:rPr>
            </w:pPr>
            <w:del w:id="3508" w:author="aas" w:date="2013-10-14T02:06:00Z">
              <w:r>
                <w:delText xml:space="preserve">        NETCONF &amp;lt;edit-config&amp;gt; operations MUST be implemented as </w:delText>
              </w:r>
            </w:del>
          </w:p>
          <w:p w14:paraId="3C2C7F12" w14:textId="77777777" w:rsidR="0058493D" w:rsidRDefault="0058493D" w:rsidP="0058493D">
            <w:pPr>
              <w:pStyle w:val="XML1"/>
              <w:rPr>
                <w:del w:id="3509" w:author="aas" w:date="2013-10-14T02:06:00Z"/>
              </w:rPr>
            </w:pPr>
            <w:del w:id="3510" w:author="aas" w:date="2013-10-14T02:06:00Z">
              <w:r>
                <w:delText xml:space="preserve">        follows: </w:delText>
              </w:r>
            </w:del>
          </w:p>
          <w:p w14:paraId="1213B84C" w14:textId="77777777" w:rsidR="0058493D" w:rsidRDefault="0058493D" w:rsidP="0058493D">
            <w:pPr>
              <w:pStyle w:val="XML1"/>
              <w:rPr>
                <w:del w:id="3511" w:author="aas" w:date="2013-10-14T02:06:00Z"/>
              </w:rPr>
            </w:pPr>
          </w:p>
          <w:p w14:paraId="1991FE86" w14:textId="77777777" w:rsidR="0058493D" w:rsidRDefault="0058493D" w:rsidP="0058493D">
            <w:pPr>
              <w:pStyle w:val="XML1"/>
              <w:rPr>
                <w:del w:id="3512" w:author="aas" w:date="2013-10-14T02:06:00Z"/>
              </w:rPr>
            </w:pPr>
            <w:del w:id="3513" w:author="aas" w:date="2013-10-14T02:06:00Z">
              <w:r>
                <w:delText xml:space="preserve">        * The 'id' element MUST be present at all &amp;lt;edit-config&amp;gt;</w:delText>
              </w:r>
            </w:del>
          </w:p>
          <w:p w14:paraId="10DE1607" w14:textId="77777777" w:rsidR="0058493D" w:rsidRDefault="0058493D" w:rsidP="0058493D">
            <w:pPr>
              <w:pStyle w:val="XML1"/>
              <w:rPr>
                <w:del w:id="3514" w:author="aas" w:date="2013-10-14T02:06:00Z"/>
              </w:rPr>
            </w:pPr>
            <w:del w:id="3515" w:author="aas" w:date="2013-10-14T02:06:00Z">
              <w:r>
                <w:delText xml:space="preserve">        operations to identify the resource.</w:delText>
              </w:r>
            </w:del>
          </w:p>
          <w:p w14:paraId="32FFB8A0" w14:textId="77777777" w:rsidR="0058493D" w:rsidRDefault="0058493D" w:rsidP="0058493D">
            <w:pPr>
              <w:pStyle w:val="XML1"/>
              <w:rPr>
                <w:del w:id="3516" w:author="aas" w:date="2013-10-14T02:06:00Z"/>
              </w:rPr>
            </w:pPr>
            <w:del w:id="3517" w:author="aas" w:date="2013-10-14T02:06:00Z">
              <w:r>
                <w:delText xml:space="preserve">        * If the operation is 'merge' or 'replace', the element is</w:delText>
              </w:r>
            </w:del>
          </w:p>
          <w:p w14:paraId="175AA0CD" w14:textId="77777777" w:rsidR="0058493D" w:rsidRDefault="0058493D" w:rsidP="0058493D">
            <w:pPr>
              <w:pStyle w:val="XML1"/>
              <w:rPr>
                <w:del w:id="3518" w:author="aas" w:date="2013-10-14T02:06:00Z"/>
              </w:rPr>
            </w:pPr>
            <w:del w:id="3519" w:author="aas" w:date="2013-10-14T02:06:00Z">
              <w:r>
                <w:delText xml:space="preserve">        created if it does not exist, and its value is set to the</w:delText>
              </w:r>
            </w:del>
          </w:p>
          <w:p w14:paraId="0AD7A7AD" w14:textId="77777777" w:rsidR="0058493D" w:rsidRDefault="0058493D" w:rsidP="0058493D">
            <w:pPr>
              <w:pStyle w:val="XML1"/>
              <w:rPr>
                <w:del w:id="3520" w:author="aas" w:date="2013-10-14T02:06:00Z"/>
              </w:rPr>
            </w:pPr>
            <w:del w:id="3521" w:author="aas" w:date="2013-10-14T02:06:00Z">
              <w:r>
                <w:delText xml:space="preserve">        value found in the XML RPC data.</w:delText>
              </w:r>
            </w:del>
          </w:p>
          <w:p w14:paraId="0E484B1A" w14:textId="77777777" w:rsidR="0058493D" w:rsidRDefault="0058493D" w:rsidP="0058493D">
            <w:pPr>
              <w:pStyle w:val="XML1"/>
              <w:rPr>
                <w:del w:id="3522" w:author="aas" w:date="2013-10-14T02:06:00Z"/>
              </w:rPr>
            </w:pPr>
            <w:del w:id="3523" w:author="aas" w:date="2013-10-14T02:06:00Z">
              <w:r>
                <w:delText xml:space="preserve">        * If the operation is 'create', the element is created if it</w:delText>
              </w:r>
            </w:del>
          </w:p>
          <w:p w14:paraId="0675E137" w14:textId="77777777" w:rsidR="0058493D" w:rsidRDefault="0058493D" w:rsidP="0058493D">
            <w:pPr>
              <w:pStyle w:val="XML1"/>
              <w:rPr>
                <w:del w:id="3524" w:author="aas" w:date="2013-10-14T02:06:00Z"/>
              </w:rPr>
            </w:pPr>
            <w:del w:id="3525" w:author="aas" w:date="2013-10-14T02:06:00Z">
              <w:r>
                <w:delText xml:space="preserve">        does not exist. If the element already exists, a</w:delText>
              </w:r>
            </w:del>
          </w:p>
          <w:p w14:paraId="734DBA5E" w14:textId="77777777" w:rsidR="0058493D" w:rsidRDefault="0058493D" w:rsidP="0058493D">
            <w:pPr>
              <w:pStyle w:val="XML1"/>
              <w:rPr>
                <w:del w:id="3526" w:author="aas" w:date="2013-10-14T02:06:00Z"/>
              </w:rPr>
            </w:pPr>
            <w:del w:id="3527"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28" w:author="aas" w:date="2013-10-14T02:06:00Z"/>
              </w:rPr>
            </w:pPr>
            <w:del w:id="3529" w:author="aas" w:date="2013-10-14T02:06:00Z">
              <w:r>
                <w:delText xml:space="preserve">        * If the operation is 'delete', the element is deleted if it</w:delText>
              </w:r>
            </w:del>
          </w:p>
          <w:p w14:paraId="27A5AC6E" w14:textId="77777777" w:rsidR="0058493D" w:rsidRDefault="0058493D" w:rsidP="0058493D">
            <w:pPr>
              <w:pStyle w:val="XML1"/>
              <w:rPr>
                <w:del w:id="3530" w:author="aas" w:date="2013-10-14T02:06:00Z"/>
              </w:rPr>
            </w:pPr>
            <w:del w:id="353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32" w:author="aas" w:date="2013-10-14T02:06:00Z"/>
              </w:rPr>
            </w:pPr>
            <w:del w:id="3533" w:author="aas" w:date="2013-10-14T02:06:00Z">
              <w:r>
                <w:delText xml:space="preserve">        error is returned.</w:delText>
              </w:r>
            </w:del>
          </w:p>
          <w:p w14:paraId="113CFCC8" w14:textId="77777777" w:rsidR="0058493D" w:rsidRDefault="0058493D" w:rsidP="0058493D">
            <w:pPr>
              <w:pStyle w:val="XML1"/>
              <w:rPr>
                <w:del w:id="3534" w:author="aas" w:date="2013-10-14T02:06:00Z"/>
              </w:rPr>
            </w:pPr>
            <w:del w:id="3535" w:author="aas" w:date="2013-10-14T02:06:00Z">
              <w:r>
                <w:delText xml:space="preserve">      &lt;/xs:documentation&gt;</w:delText>
              </w:r>
            </w:del>
          </w:p>
          <w:p w14:paraId="6BBA41A5" w14:textId="77777777" w:rsidR="0058493D" w:rsidRDefault="0058493D" w:rsidP="0058493D">
            <w:pPr>
              <w:pStyle w:val="XML1"/>
              <w:rPr>
                <w:del w:id="3536" w:author="aas" w:date="2013-10-14T02:06:00Z"/>
              </w:rPr>
            </w:pPr>
            <w:del w:id="3537" w:author="aas" w:date="2013-10-14T02:06:00Z">
              <w:r>
                <w:delText xml:space="preserve">    &lt;/xs:annotation&gt;</w:delText>
              </w:r>
            </w:del>
          </w:p>
          <w:p w14:paraId="63755199" w14:textId="77777777" w:rsidR="0058493D" w:rsidRDefault="0058493D" w:rsidP="0058493D">
            <w:pPr>
              <w:pStyle w:val="XML1"/>
              <w:rPr>
                <w:del w:id="3538" w:author="aas" w:date="2013-10-14T02:06:00Z"/>
              </w:rPr>
            </w:pPr>
          </w:p>
          <w:p w14:paraId="26C841C3" w14:textId="77777777" w:rsidR="0058493D" w:rsidRDefault="0058493D" w:rsidP="0058493D">
            <w:pPr>
              <w:pStyle w:val="XML1"/>
              <w:rPr>
                <w:del w:id="3539" w:author="aas" w:date="2013-10-14T02:06:00Z"/>
              </w:rPr>
            </w:pPr>
            <w:del w:id="3540" w:author="aas" w:date="2013-10-14T02:06:00Z">
              <w:r>
                <w:delText xml:space="preserve">    &lt;xs:sequence&gt;</w:delText>
              </w:r>
            </w:del>
          </w:p>
          <w:p w14:paraId="6B8F8DE2" w14:textId="77777777" w:rsidR="0058493D" w:rsidRDefault="0058493D" w:rsidP="0058493D">
            <w:pPr>
              <w:pStyle w:val="XML1"/>
              <w:rPr>
                <w:del w:id="3541" w:author="aas" w:date="2013-10-14T02:06:00Z"/>
              </w:rPr>
            </w:pPr>
            <w:del w:id="3542" w:author="aas" w:date="2013-10-14T02:06:00Z">
              <w:r>
                <w:delText xml:space="preserve">      &lt;xs:element name="resource-id"  type="inet:uri"&gt;</w:delText>
              </w:r>
            </w:del>
          </w:p>
          <w:p w14:paraId="7D431235" w14:textId="77777777" w:rsidR="0058493D" w:rsidRDefault="0058493D" w:rsidP="0058493D">
            <w:pPr>
              <w:pStyle w:val="XML1"/>
              <w:rPr>
                <w:del w:id="3543" w:author="aas" w:date="2013-10-14T02:06:00Z"/>
              </w:rPr>
            </w:pPr>
            <w:del w:id="3544" w:author="aas" w:date="2013-10-14T02:06:00Z">
              <w:r>
                <w:delText xml:space="preserve">        &lt;xs:annotation&gt;</w:delText>
              </w:r>
            </w:del>
          </w:p>
          <w:p w14:paraId="111E65E1" w14:textId="77777777" w:rsidR="0058493D" w:rsidRDefault="0058493D" w:rsidP="0058493D">
            <w:pPr>
              <w:pStyle w:val="XML1"/>
              <w:rPr>
                <w:del w:id="3545" w:author="aas" w:date="2013-10-14T02:06:00Z"/>
              </w:rPr>
            </w:pPr>
            <w:del w:id="3546" w:author="aas" w:date="2013-10-14T02:06:00Z">
              <w:r>
                <w:delText xml:space="preserve">          &lt;xs:documentation&gt;</w:delText>
              </w:r>
            </w:del>
          </w:p>
          <w:p w14:paraId="56372E7F" w14:textId="77777777" w:rsidR="0058493D" w:rsidRDefault="0058493D" w:rsidP="0058493D">
            <w:pPr>
              <w:pStyle w:val="XML1"/>
              <w:rPr>
                <w:del w:id="3547" w:author="aas" w:date="2013-10-14T02:06:00Z"/>
              </w:rPr>
            </w:pPr>
            <w:del w:id="3548" w:author="aas" w:date="2013-10-14T02:06:00Z">
              <w:r>
                <w:delText xml:space="preserve">            A unique but locally arbitrary identifier that</w:delText>
              </w:r>
            </w:del>
          </w:p>
          <w:p w14:paraId="1DFF9C19" w14:textId="77777777" w:rsidR="0058493D" w:rsidRDefault="0058493D" w:rsidP="0058493D">
            <w:pPr>
              <w:pStyle w:val="XML1"/>
              <w:rPr>
                <w:del w:id="3549" w:author="aas" w:date="2013-10-14T02:06:00Z"/>
              </w:rPr>
            </w:pPr>
            <w:del w:id="3550" w:author="aas" w:date="2013-10-14T02:06:00Z">
              <w:r>
                <w:delText xml:space="preserve">            uniquely identifies an OpenFlow Port within the context  </w:delText>
              </w:r>
            </w:del>
          </w:p>
          <w:p w14:paraId="72143C60" w14:textId="77777777" w:rsidR="0058493D" w:rsidRDefault="0058493D" w:rsidP="0058493D">
            <w:pPr>
              <w:pStyle w:val="XML1"/>
              <w:rPr>
                <w:del w:id="3551" w:author="aas" w:date="2013-10-14T02:06:00Z"/>
              </w:rPr>
            </w:pPr>
            <w:del w:id="3552" w:author="aas" w:date="2013-10-14T02:06:00Z">
              <w:r>
                <w:delText xml:space="preserve">            of an OpenFlow Logical Switch.  It MUST be persistent</w:delText>
              </w:r>
            </w:del>
          </w:p>
          <w:p w14:paraId="0D5D3227" w14:textId="77777777" w:rsidR="0058493D" w:rsidRDefault="0058493D" w:rsidP="0058493D">
            <w:pPr>
              <w:pStyle w:val="XML1"/>
              <w:rPr>
                <w:del w:id="3553" w:author="aas" w:date="2013-10-14T02:06:00Z"/>
              </w:rPr>
            </w:pPr>
            <w:del w:id="3554" w:author="aas" w:date="2013-10-14T02:06:00Z">
              <w:r>
                <w:delText xml:space="preserve">            across reboots of the OpenFlow Capable Switch.</w:delText>
              </w:r>
            </w:del>
          </w:p>
          <w:p w14:paraId="4B59BEA2" w14:textId="77777777" w:rsidR="0058493D" w:rsidRDefault="0058493D" w:rsidP="0058493D">
            <w:pPr>
              <w:pStyle w:val="XML1"/>
              <w:rPr>
                <w:del w:id="3555" w:author="aas" w:date="2013-10-14T02:06:00Z"/>
              </w:rPr>
            </w:pPr>
          </w:p>
          <w:p w14:paraId="4CF33D18" w14:textId="77777777" w:rsidR="0058493D" w:rsidRDefault="0058493D" w:rsidP="0058493D">
            <w:pPr>
              <w:pStyle w:val="XML1"/>
              <w:rPr>
                <w:del w:id="3556" w:author="aas" w:date="2013-10-14T02:06:00Z"/>
              </w:rPr>
            </w:pPr>
            <w:del w:id="3557" w:author="aas" w:date="2013-10-14T02:06:00Z">
              <w:r>
                <w:delText xml:space="preserve">            This element MUST be present to identify the OpenFlow</w:delText>
              </w:r>
            </w:del>
          </w:p>
          <w:p w14:paraId="2A7B9F4E" w14:textId="77777777" w:rsidR="0058493D" w:rsidRDefault="0058493D" w:rsidP="0058493D">
            <w:pPr>
              <w:pStyle w:val="XML1"/>
              <w:rPr>
                <w:del w:id="3558" w:author="aas" w:date="2013-10-14T02:06:00Z"/>
              </w:rPr>
            </w:pPr>
            <w:del w:id="3559" w:author="aas" w:date="2013-10-14T02:06:00Z">
              <w:r>
                <w:delText xml:space="preserve">            resource.</w:delText>
              </w:r>
            </w:del>
          </w:p>
          <w:p w14:paraId="639B4827" w14:textId="77777777" w:rsidR="0058493D" w:rsidRDefault="0058493D" w:rsidP="0058493D">
            <w:pPr>
              <w:pStyle w:val="XML1"/>
              <w:rPr>
                <w:del w:id="3560" w:author="aas" w:date="2013-10-14T02:06:00Z"/>
              </w:rPr>
            </w:pPr>
            <w:del w:id="3561" w:author="aas" w:date="2013-10-14T02:06:00Z">
              <w:r>
                <w:delText xml:space="preserve">          &lt;/xs:documentation&gt;</w:delText>
              </w:r>
            </w:del>
          </w:p>
          <w:p w14:paraId="572BF1AF" w14:textId="77777777" w:rsidR="0058493D" w:rsidRDefault="0058493D" w:rsidP="0058493D">
            <w:pPr>
              <w:pStyle w:val="XML1"/>
              <w:rPr>
                <w:del w:id="3562" w:author="aas" w:date="2013-10-14T02:06:00Z"/>
              </w:rPr>
            </w:pPr>
            <w:del w:id="3563" w:author="aas" w:date="2013-10-14T02:06:00Z">
              <w:r>
                <w:delText xml:space="preserve">        &lt;/xs:annotation&gt;</w:delText>
              </w:r>
            </w:del>
          </w:p>
          <w:p w14:paraId="4BE3A788" w14:textId="77777777" w:rsidR="0058493D" w:rsidRDefault="0058493D" w:rsidP="0058493D">
            <w:pPr>
              <w:pStyle w:val="XML1"/>
              <w:rPr>
                <w:del w:id="3564" w:author="aas" w:date="2013-10-14T02:06:00Z"/>
              </w:rPr>
            </w:pPr>
            <w:del w:id="3565" w:author="aas" w:date="2013-10-14T02:06:00Z">
              <w:r>
                <w:delText xml:space="preserve">      &lt;/xs:element&gt;</w:delText>
              </w:r>
            </w:del>
          </w:p>
          <w:p w14:paraId="779EE7E4" w14:textId="77777777" w:rsidR="0058493D" w:rsidRDefault="0058493D" w:rsidP="0058493D">
            <w:pPr>
              <w:pStyle w:val="XML1"/>
              <w:rPr>
                <w:del w:id="3566" w:author="aas" w:date="2013-10-14T02:06:00Z"/>
              </w:rPr>
            </w:pPr>
            <w:del w:id="3567" w:author="aas" w:date="2013-10-14T02:06:00Z">
              <w:r>
                <w:delText xml:space="preserve">    &lt;/xs:sequence&gt;</w:delText>
              </w:r>
            </w:del>
          </w:p>
          <w:p w14:paraId="26330DB7" w14:textId="77777777" w:rsidR="00F86237" w:rsidRPr="009F1B7D" w:rsidRDefault="0058493D" w:rsidP="00011096">
            <w:pPr>
              <w:pStyle w:val="XML1"/>
              <w:rPr>
                <w:del w:id="3568" w:author="aas" w:date="2013-10-14T02:06:00Z"/>
              </w:rPr>
            </w:pPr>
            <w:del w:id="3569" w:author="aas" w:date="2013-10-14T02:06:00Z">
              <w:r>
                <w:delText xml:space="preserve">  &lt;/xs:group&gt;</w:delText>
              </w:r>
            </w:del>
          </w:p>
        </w:tc>
      </w:tr>
    </w:tbl>
    <w:p w14:paraId="52A4D74A" w14:textId="77777777" w:rsidR="00F86237" w:rsidRPr="009F1B7D" w:rsidRDefault="00F86237" w:rsidP="00F86237">
      <w:pPr>
        <w:rPr>
          <w:del w:id="3570" w:author="aas" w:date="2013-10-14T02:06:00Z"/>
        </w:rPr>
      </w:pPr>
    </w:p>
    <w:p w14:paraId="299FB8E8" w14:textId="77777777" w:rsidR="00F86237" w:rsidRPr="009F1B7D" w:rsidRDefault="00F86237" w:rsidP="00D14D27">
      <w:pPr>
        <w:pStyle w:val="Heading3"/>
      </w:pPr>
      <w:bookmarkStart w:id="3571" w:name="_Toc243774071"/>
      <w:bookmarkEnd w:id="3484"/>
      <w:bookmarkEnd w:id="3485"/>
      <w:r w:rsidRPr="00DB42FD">
        <w:t>XML Example</w:t>
      </w:r>
      <w:bookmarkEnd w:id="3486"/>
      <w:bookmarkEnd w:id="3487"/>
      <w:bookmarkEnd w:id="3571"/>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72" w:name="_Toc333523901"/>
      <w:bookmarkStart w:id="3573" w:name="_Toc335147988"/>
      <w:bookmarkStart w:id="3574" w:name="_Toc333523902"/>
      <w:bookmarkStart w:id="3575" w:name="_Toc335147989"/>
      <w:bookmarkStart w:id="3576" w:name="_Toc333523903"/>
      <w:bookmarkStart w:id="3577" w:name="_Toc335147990"/>
      <w:bookmarkStart w:id="3578" w:name="_Toc333523904"/>
      <w:bookmarkStart w:id="3579" w:name="_Toc335147991"/>
      <w:bookmarkStart w:id="3580" w:name="_Toc333523939"/>
      <w:bookmarkStart w:id="3581" w:name="_Toc335148026"/>
      <w:bookmarkStart w:id="3582" w:name="_Toc243774072"/>
      <w:bookmarkEnd w:id="3572"/>
      <w:bookmarkEnd w:id="3573"/>
      <w:bookmarkEnd w:id="3574"/>
      <w:bookmarkEnd w:id="3575"/>
      <w:bookmarkEnd w:id="3576"/>
      <w:bookmarkEnd w:id="3577"/>
      <w:bookmarkEnd w:id="3578"/>
      <w:bookmarkEnd w:id="3579"/>
      <w:bookmarkEnd w:id="3580"/>
      <w:bookmarkEnd w:id="3581"/>
      <w:proofErr w:type="spellStart"/>
      <w:r>
        <w:lastRenderedPageBreak/>
        <w:t>OpenFlow</w:t>
      </w:r>
      <w:proofErr w:type="spellEnd"/>
      <w:r>
        <w:t xml:space="preserve"> Port</w:t>
      </w:r>
      <w:bookmarkEnd w:id="3582"/>
    </w:p>
    <w:p w14:paraId="53473C4E" w14:textId="074A70EA" w:rsidR="00712E70" w:rsidRDefault="009E6267" w:rsidP="00712E70">
      <w:r>
        <w:t xml:space="preserve">The </w:t>
      </w:r>
      <w:proofErr w:type="spellStart"/>
      <w:r>
        <w:t>OpenFlow</w:t>
      </w:r>
      <w:proofErr w:type="spellEnd"/>
      <w:r>
        <w:t xml:space="preserve"> Port is an instance of an </w:t>
      </w:r>
      <w:proofErr w:type="spellStart"/>
      <w:r>
        <w:t>OpenFlow</w:t>
      </w:r>
      <w:proofErr w:type="spellEnd"/>
      <w:r>
        <w:t xml:space="preserve"> resource. </w:t>
      </w:r>
      <w:r w:rsidR="00712E70">
        <w:t>It may represent a physical port or a logical port. A logical port represents a tun</w:t>
      </w:r>
      <w:ins w:id="3583" w:author="Anees Shaikh" w:date="2013-11-24T22:51:00Z">
        <w:r w:rsidR="00CB4597">
          <w:t>n</w:t>
        </w:r>
      </w:ins>
      <w:r w:rsidR="00712E70">
        <w:t xml:space="preserve">el endpoint as described in the </w:t>
      </w:r>
      <w:proofErr w:type="spellStart"/>
      <w:r w:rsidR="00712E70">
        <w:t>OpenFlow</w:t>
      </w:r>
      <w:proofErr w:type="spellEnd"/>
      <w:r w:rsidR="00712E70">
        <w:t xml:space="preserve"> protocol specification.</w:t>
      </w:r>
    </w:p>
    <w:p w14:paraId="2FDEBEAF" w14:textId="4B650F0C" w:rsidR="00F86237" w:rsidRDefault="00712E70" w:rsidP="00712E70">
      <w:r>
        <w:t xml:space="preserve">An </w:t>
      </w:r>
      <w:proofErr w:type="spellStart"/>
      <w:r>
        <w:t>OpenFlow</w:t>
      </w:r>
      <w:proofErr w:type="spellEnd"/>
      <w:r>
        <w:t xml:space="preserve">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w:t>
      </w:r>
      <w:proofErr w:type="gramStart"/>
      <w:r>
        <w:t>a</w:t>
      </w:r>
      <w:proofErr w:type="gramEnd"/>
      <w:r>
        <w:t xml:space="preserve"> </w:t>
      </w:r>
      <w:del w:id="3584" w:author="Anees Shaikh" w:date="2013-11-24T22:51:00Z">
        <w:r w:rsidDel="00C55B26">
          <w:delText xml:space="preserve">Port </w:delText>
        </w:r>
      </w:del>
      <w:proofErr w:type="spellStart"/>
      <w:ins w:id="3585" w:author="Anees Shaikh" w:date="2013-11-24T22:51:00Z">
        <w:r w:rsidR="00C55B26">
          <w:t>OpenFlow</w:t>
        </w:r>
        <w:proofErr w:type="spellEnd"/>
        <w:r w:rsidR="00C55B26">
          <w:t xml:space="preserve"> T</w:t>
        </w:r>
      </w:ins>
      <w:del w:id="3586" w:author="Anees Shaikh" w:date="2013-11-24T22:52:00Z">
        <w:r w:rsidDel="00C55B26">
          <w:delText>t</w:delText>
        </w:r>
      </w:del>
      <w:r>
        <w:t>unnel object.</w:t>
      </w:r>
    </w:p>
    <w:p w14:paraId="0F460988" w14:textId="77777777" w:rsidR="00B7089E" w:rsidRPr="009F1B7D" w:rsidRDefault="00B7089E" w:rsidP="00D14D27">
      <w:pPr>
        <w:pStyle w:val="Heading3"/>
      </w:pPr>
      <w:bookmarkStart w:id="3587" w:name="_Toc315954013"/>
      <w:bookmarkStart w:id="3588" w:name="_Toc316542523"/>
      <w:bookmarkStart w:id="3589" w:name="_Toc243774073"/>
      <w:r w:rsidRPr="00DB42FD">
        <w:t>UML Diagram</w:t>
      </w:r>
      <w:bookmarkEnd w:id="3587"/>
      <w:bookmarkEnd w:id="3588"/>
      <w:bookmarkEnd w:id="3589"/>
    </w:p>
    <w:p w14:paraId="0CE8649A" w14:textId="588E6616" w:rsidR="00B7089E" w:rsidRPr="009F1B7D" w:rsidRDefault="00B53283" w:rsidP="00B7089E">
      <w:pPr>
        <w:keepNext/>
        <w:jc w:val="center"/>
      </w:pPr>
      <w:r>
        <w:object w:dxaOrig="11183" w:dyaOrig="9687" w14:anchorId="25EAB785">
          <v:shape id="_x0000_i1034" type="#_x0000_t75" style="width:467.25pt;height:405pt" o:ole="">
            <v:imagedata r:id="rId35" o:title=""/>
          </v:shape>
          <o:OLEObject Type="Embed" ProgID="Visio.Drawing.11" ShapeID="_x0000_i1034" DrawAspect="Content" ObjectID="_1447426560" r:id="rId36"/>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xml:space="preserve">: Data Model Diagram for an </w:t>
      </w:r>
      <w:proofErr w:type="spellStart"/>
      <w:r w:rsidRPr="00CE3A81">
        <w:t>OpenFlow</w:t>
      </w:r>
      <w:proofErr w:type="spellEnd"/>
      <w:r w:rsidRPr="00CE3A81">
        <w:t xml:space="preserve"> Port</w:t>
      </w:r>
    </w:p>
    <w:p w14:paraId="18E42341" w14:textId="77777777" w:rsidR="00B7089E" w:rsidRPr="009F1B7D" w:rsidRDefault="00B7089E" w:rsidP="00B7089E">
      <w:pPr>
        <w:rPr>
          <w:del w:id="3590" w:author="aas" w:date="2013-10-14T02:06:00Z"/>
          <w:rFonts w:eastAsiaTheme="majorEastAsia" w:cstheme="majorBidi"/>
          <w:b/>
          <w:bCs/>
        </w:rPr>
      </w:pPr>
      <w:del w:id="3591" w:author="aas" w:date="2013-10-14T02:06:00Z">
        <w:r w:rsidRPr="00DB42FD">
          <w:br w:type="page"/>
        </w:r>
      </w:del>
    </w:p>
    <w:p w14:paraId="03292146" w14:textId="77777777" w:rsidR="00B7089E" w:rsidRPr="009F1B7D" w:rsidRDefault="00B7089E" w:rsidP="00D14D27">
      <w:pPr>
        <w:pStyle w:val="Heading3"/>
        <w:rPr>
          <w:del w:id="3592" w:author="aas" w:date="2013-10-14T02:06:00Z"/>
        </w:rPr>
      </w:pPr>
      <w:bookmarkStart w:id="3593" w:name="_Toc315954014"/>
      <w:bookmarkStart w:id="3594" w:name="_Toc316542524"/>
      <w:del w:id="3595" w:author="aas" w:date="2013-10-14T02:06:00Z">
        <w:r w:rsidRPr="00DB42FD">
          <w:delText>XML Schema</w:delText>
        </w:r>
        <w:bookmarkEnd w:id="3593"/>
        <w:bookmarkEnd w:id="3594"/>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596" w:author="aas" w:date="2013-10-14T02:06:00Z"/>
        </w:trPr>
        <w:tc>
          <w:tcPr>
            <w:tcW w:w="5000" w:type="pct"/>
          </w:tcPr>
          <w:p w14:paraId="5BEE37CB" w14:textId="77777777" w:rsidR="00E02224" w:rsidRDefault="00E02224" w:rsidP="00E02224">
            <w:pPr>
              <w:pStyle w:val="XML1"/>
              <w:rPr>
                <w:del w:id="3597" w:author="aas" w:date="2013-10-14T02:06:00Z"/>
              </w:rPr>
            </w:pPr>
            <w:del w:id="3598" w:author="aas" w:date="2013-10-14T02:06:00Z">
              <w:r>
                <w:delText xml:space="preserve">  &lt;xs:group name="OFPortType"&gt;</w:delText>
              </w:r>
            </w:del>
          </w:p>
          <w:p w14:paraId="5CDF5DE2" w14:textId="77777777" w:rsidR="00E02224" w:rsidRDefault="00E02224" w:rsidP="00E02224">
            <w:pPr>
              <w:pStyle w:val="XML1"/>
              <w:rPr>
                <w:del w:id="3599" w:author="aas" w:date="2013-10-14T02:06:00Z"/>
              </w:rPr>
            </w:pPr>
            <w:del w:id="3600" w:author="aas" w:date="2013-10-14T02:06:00Z">
              <w:r>
                <w:delText xml:space="preserve">    &lt;xs:annotation&gt;</w:delText>
              </w:r>
            </w:del>
          </w:p>
          <w:p w14:paraId="0021909B" w14:textId="77777777" w:rsidR="00E02224" w:rsidRDefault="00E02224" w:rsidP="00E02224">
            <w:pPr>
              <w:pStyle w:val="XML1"/>
              <w:rPr>
                <w:del w:id="3601" w:author="aas" w:date="2013-10-14T02:06:00Z"/>
              </w:rPr>
            </w:pPr>
            <w:del w:id="3602" w:author="aas" w:date="2013-10-14T02:06:00Z">
              <w:r>
                <w:delText xml:space="preserve">      &lt;xs:documentation&gt;</w:delText>
              </w:r>
            </w:del>
          </w:p>
          <w:p w14:paraId="22B53432" w14:textId="77777777" w:rsidR="00E02224" w:rsidRDefault="00E02224" w:rsidP="00E02224">
            <w:pPr>
              <w:pStyle w:val="XML1"/>
              <w:rPr>
                <w:del w:id="3603" w:author="aas" w:date="2013-10-14T02:06:00Z"/>
              </w:rPr>
            </w:pPr>
            <w:del w:id="3604" w:author="aas" w:date="2013-10-14T02:06:00Z">
              <w:r>
                <w:delText xml:space="preserve">        This element specifies all properties of an</w:delText>
              </w:r>
            </w:del>
          </w:p>
          <w:p w14:paraId="1CA02A40" w14:textId="77777777" w:rsidR="00E02224" w:rsidRDefault="00E02224" w:rsidP="00E02224">
            <w:pPr>
              <w:pStyle w:val="XML1"/>
              <w:rPr>
                <w:del w:id="3605" w:author="aas" w:date="2013-10-14T02:06:00Z"/>
              </w:rPr>
            </w:pPr>
            <w:del w:id="3606" w:author="aas" w:date="2013-10-14T02:06:00Z">
              <w:r>
                <w:delText xml:space="preserve">        OpenFlow resource of type OpenFlow Port. It represent a</w:delText>
              </w:r>
            </w:del>
          </w:p>
          <w:p w14:paraId="47819112" w14:textId="77777777" w:rsidR="00E02224" w:rsidRDefault="00E02224" w:rsidP="00E02224">
            <w:pPr>
              <w:pStyle w:val="XML1"/>
              <w:rPr>
                <w:del w:id="3607" w:author="aas" w:date="2013-10-14T02:06:00Z"/>
              </w:rPr>
            </w:pPr>
            <w:del w:id="3608" w:author="aas" w:date="2013-10-14T02:06:00Z">
              <w:r>
                <w:delText xml:space="preserve">        physical port or a logical port of the OpenFlow Capable</w:delText>
              </w:r>
            </w:del>
          </w:p>
          <w:p w14:paraId="50A745BE" w14:textId="77777777" w:rsidR="00E02224" w:rsidRDefault="00E02224" w:rsidP="00E02224">
            <w:pPr>
              <w:pStyle w:val="XML1"/>
              <w:rPr>
                <w:del w:id="3609" w:author="aas" w:date="2013-10-14T02:06:00Z"/>
              </w:rPr>
            </w:pPr>
            <w:del w:id="3610" w:author="aas" w:date="2013-10-14T02:06:00Z">
              <w:r>
                <w:delText xml:space="preserve">        Switch and can be assigned for exclusive use to an OpenFlow</w:delText>
              </w:r>
            </w:del>
          </w:p>
          <w:p w14:paraId="3C2B5A92" w14:textId="77777777" w:rsidR="00E02224" w:rsidRDefault="00E02224" w:rsidP="00E02224">
            <w:pPr>
              <w:pStyle w:val="XML1"/>
              <w:rPr>
                <w:del w:id="3611" w:author="aas" w:date="2013-10-14T02:06:00Z"/>
              </w:rPr>
            </w:pPr>
            <w:del w:id="3612" w:author="aas" w:date="2013-10-14T02:06:00Z">
              <w:r>
                <w:delText xml:space="preserve">        Logical Switch.  A logical port represents a tunnel endpoint</w:delText>
              </w:r>
            </w:del>
          </w:p>
          <w:p w14:paraId="663E76FE" w14:textId="77777777" w:rsidR="00E02224" w:rsidRDefault="00E02224" w:rsidP="00E02224">
            <w:pPr>
              <w:pStyle w:val="XML1"/>
              <w:rPr>
                <w:del w:id="3613" w:author="aas" w:date="2013-10-14T02:06:00Z"/>
              </w:rPr>
            </w:pPr>
            <w:del w:id="3614" w:author="aas" w:date="2013-10-14T02:06:00Z">
              <w:r>
                <w:delText xml:space="preserve">        as described in the OpenFlow protocol specification versions</w:delText>
              </w:r>
            </w:del>
          </w:p>
          <w:p w14:paraId="0567D3F4" w14:textId="77777777" w:rsidR="00E02224" w:rsidRDefault="00E02224" w:rsidP="00E02224">
            <w:pPr>
              <w:pStyle w:val="XML1"/>
              <w:rPr>
                <w:del w:id="3615" w:author="aas" w:date="2013-10-14T02:06:00Z"/>
              </w:rPr>
            </w:pPr>
            <w:del w:id="3616" w:author="aas" w:date="2013-10-14T02:06:00Z">
              <w:r>
                <w:delText xml:space="preserve">        1.3 - 1.3.1.</w:delText>
              </w:r>
            </w:del>
          </w:p>
          <w:p w14:paraId="7B3AFDC5" w14:textId="77777777" w:rsidR="00E02224" w:rsidRDefault="00E02224" w:rsidP="00E02224">
            <w:pPr>
              <w:pStyle w:val="XML1"/>
              <w:rPr>
                <w:del w:id="3617" w:author="aas" w:date="2013-10-14T02:06:00Z"/>
              </w:rPr>
            </w:pPr>
          </w:p>
          <w:p w14:paraId="21266F5F" w14:textId="77777777" w:rsidR="00E02224" w:rsidRDefault="00E02224" w:rsidP="00E02224">
            <w:pPr>
              <w:pStyle w:val="XML1"/>
              <w:rPr>
                <w:del w:id="3618" w:author="aas" w:date="2013-10-14T02:06:00Z"/>
              </w:rPr>
            </w:pPr>
            <w:del w:id="3619" w:author="aas" w:date="2013-10-14T02:06:00Z">
              <w:r>
                <w:delText xml:space="preserve">        NETCONF &amp;lt;edit-config&amp;gt; operations MUST be implemented as </w:delText>
              </w:r>
            </w:del>
          </w:p>
          <w:p w14:paraId="5A8B4C47" w14:textId="77777777" w:rsidR="00E02224" w:rsidRDefault="00E02224" w:rsidP="00E02224">
            <w:pPr>
              <w:pStyle w:val="XML1"/>
              <w:rPr>
                <w:del w:id="3620" w:author="aas" w:date="2013-10-14T02:06:00Z"/>
              </w:rPr>
            </w:pPr>
            <w:del w:id="3621" w:author="aas" w:date="2013-10-14T02:06:00Z">
              <w:r>
                <w:delText xml:space="preserve">        follows: </w:delText>
              </w:r>
            </w:del>
          </w:p>
          <w:p w14:paraId="2CFA258C" w14:textId="77777777" w:rsidR="00E02224" w:rsidRDefault="00E02224" w:rsidP="00E02224">
            <w:pPr>
              <w:pStyle w:val="XML1"/>
              <w:rPr>
                <w:del w:id="3622" w:author="aas" w:date="2013-10-14T02:06:00Z"/>
              </w:rPr>
            </w:pPr>
          </w:p>
          <w:p w14:paraId="137F38F7" w14:textId="77777777" w:rsidR="00E02224" w:rsidRDefault="00E02224" w:rsidP="00E02224">
            <w:pPr>
              <w:pStyle w:val="XML1"/>
              <w:rPr>
                <w:del w:id="3623" w:author="aas" w:date="2013-10-14T02:06:00Z"/>
              </w:rPr>
            </w:pPr>
            <w:del w:id="3624" w:author="aas" w:date="2013-10-14T02:06:00Z">
              <w:r>
                <w:delText xml:space="preserve">        * The 'resource-id' element of OFResoureType MUST be present</w:delText>
              </w:r>
            </w:del>
          </w:p>
          <w:p w14:paraId="12B90BB0" w14:textId="77777777" w:rsidR="00E02224" w:rsidRDefault="00E02224" w:rsidP="00E02224">
            <w:pPr>
              <w:pStyle w:val="XML1"/>
              <w:rPr>
                <w:del w:id="3625" w:author="aas" w:date="2013-10-14T02:06:00Z"/>
              </w:rPr>
            </w:pPr>
            <w:del w:id="3626" w:author="aas" w:date="2013-10-14T02:06:00Z">
              <w:r>
                <w:delText xml:space="preserve">        at all &amp;lt;edit-config&amp;gt; operations to identify the port.</w:delText>
              </w:r>
            </w:del>
          </w:p>
          <w:p w14:paraId="60021C01" w14:textId="77777777" w:rsidR="00E02224" w:rsidRDefault="00E02224" w:rsidP="00E02224">
            <w:pPr>
              <w:pStyle w:val="XML1"/>
              <w:rPr>
                <w:del w:id="3627" w:author="aas" w:date="2013-10-14T02:06:00Z"/>
              </w:rPr>
            </w:pPr>
            <w:del w:id="3628" w:author="aas" w:date="2013-10-14T02:06:00Z">
              <w:r>
                <w:delText xml:space="preserve">        * If the operation is 'merge' or 'replace', the element is</w:delText>
              </w:r>
            </w:del>
          </w:p>
          <w:p w14:paraId="4BF92DA0" w14:textId="77777777" w:rsidR="00E02224" w:rsidRDefault="00E02224" w:rsidP="00E02224">
            <w:pPr>
              <w:pStyle w:val="XML1"/>
              <w:rPr>
                <w:del w:id="3629" w:author="aas" w:date="2013-10-14T02:06:00Z"/>
              </w:rPr>
            </w:pPr>
            <w:del w:id="3630" w:author="aas" w:date="2013-10-14T02:06:00Z">
              <w:r>
                <w:delText xml:space="preserve">        created if it does not exist, and its value is set to the</w:delText>
              </w:r>
            </w:del>
          </w:p>
          <w:p w14:paraId="3158361B" w14:textId="77777777" w:rsidR="00E02224" w:rsidRDefault="00E02224" w:rsidP="00E02224">
            <w:pPr>
              <w:pStyle w:val="XML1"/>
              <w:rPr>
                <w:del w:id="3631" w:author="aas" w:date="2013-10-14T02:06:00Z"/>
              </w:rPr>
            </w:pPr>
            <w:del w:id="3632" w:author="aas" w:date="2013-10-14T02:06:00Z">
              <w:r>
                <w:delText xml:space="preserve">        value found in the XML RPC data.</w:delText>
              </w:r>
            </w:del>
          </w:p>
          <w:p w14:paraId="202081A0" w14:textId="77777777" w:rsidR="00E02224" w:rsidRDefault="00E02224" w:rsidP="00E02224">
            <w:pPr>
              <w:pStyle w:val="XML1"/>
              <w:rPr>
                <w:del w:id="3633" w:author="aas" w:date="2013-10-14T02:06:00Z"/>
              </w:rPr>
            </w:pPr>
            <w:del w:id="3634" w:author="aas" w:date="2013-10-14T02:06:00Z">
              <w:r>
                <w:delText xml:space="preserve">        * If the operation is 'create', the element is created if it</w:delText>
              </w:r>
            </w:del>
          </w:p>
          <w:p w14:paraId="1A19AC79" w14:textId="77777777" w:rsidR="00E02224" w:rsidRDefault="00E02224" w:rsidP="00E02224">
            <w:pPr>
              <w:pStyle w:val="XML1"/>
              <w:rPr>
                <w:del w:id="3635" w:author="aas" w:date="2013-10-14T02:06:00Z"/>
              </w:rPr>
            </w:pPr>
            <w:del w:id="3636" w:author="aas" w:date="2013-10-14T02:06:00Z">
              <w:r>
                <w:delText xml:space="preserve">        does not exist. If the element already exists, a</w:delText>
              </w:r>
            </w:del>
          </w:p>
          <w:p w14:paraId="65FA4D29" w14:textId="77777777" w:rsidR="00E02224" w:rsidRDefault="00E02224" w:rsidP="00E02224">
            <w:pPr>
              <w:pStyle w:val="XML1"/>
              <w:rPr>
                <w:del w:id="3637" w:author="aas" w:date="2013-10-14T02:06:00Z"/>
              </w:rPr>
            </w:pPr>
            <w:del w:id="3638"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39" w:author="aas" w:date="2013-10-14T02:06:00Z"/>
              </w:rPr>
            </w:pPr>
            <w:del w:id="3640" w:author="aas" w:date="2013-10-14T02:06:00Z">
              <w:r>
                <w:delText xml:space="preserve">        * If the operation is 'delete', the element is deleted if it</w:delText>
              </w:r>
            </w:del>
          </w:p>
          <w:p w14:paraId="14A0DC43" w14:textId="77777777" w:rsidR="00E02224" w:rsidRDefault="00E02224" w:rsidP="00E02224">
            <w:pPr>
              <w:pStyle w:val="XML1"/>
              <w:rPr>
                <w:del w:id="3641" w:author="aas" w:date="2013-10-14T02:06:00Z"/>
              </w:rPr>
            </w:pPr>
            <w:del w:id="364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43" w:author="aas" w:date="2013-10-14T02:06:00Z"/>
              </w:rPr>
            </w:pPr>
            <w:del w:id="3644" w:author="aas" w:date="2013-10-14T02:06:00Z">
              <w:r>
                <w:delText xml:space="preserve">        error is returned.</w:delText>
              </w:r>
            </w:del>
          </w:p>
          <w:p w14:paraId="6C047F49" w14:textId="77777777" w:rsidR="00E02224" w:rsidRDefault="00E02224" w:rsidP="00E02224">
            <w:pPr>
              <w:pStyle w:val="XML1"/>
              <w:rPr>
                <w:del w:id="3645" w:author="aas" w:date="2013-10-14T02:06:00Z"/>
              </w:rPr>
            </w:pPr>
            <w:del w:id="3646" w:author="aas" w:date="2013-10-14T02:06:00Z">
              <w:r>
                <w:delText xml:space="preserve">      &lt;/xs:documentation&gt;</w:delText>
              </w:r>
            </w:del>
          </w:p>
          <w:p w14:paraId="0393F741" w14:textId="77777777" w:rsidR="00E02224" w:rsidRDefault="00E02224" w:rsidP="00E02224">
            <w:pPr>
              <w:pStyle w:val="XML1"/>
              <w:rPr>
                <w:del w:id="3647" w:author="aas" w:date="2013-10-14T02:06:00Z"/>
              </w:rPr>
            </w:pPr>
            <w:del w:id="3648" w:author="aas" w:date="2013-10-14T02:06:00Z">
              <w:r>
                <w:delText xml:space="preserve">    &lt;/xs:annotation&gt;</w:delText>
              </w:r>
            </w:del>
          </w:p>
          <w:p w14:paraId="5E812319" w14:textId="77777777" w:rsidR="00E02224" w:rsidRDefault="00E02224" w:rsidP="00E02224">
            <w:pPr>
              <w:pStyle w:val="XML1"/>
              <w:rPr>
                <w:del w:id="3649" w:author="aas" w:date="2013-10-14T02:06:00Z"/>
              </w:rPr>
            </w:pPr>
          </w:p>
          <w:p w14:paraId="1B2C4F8D" w14:textId="77777777" w:rsidR="00E02224" w:rsidRDefault="00E02224" w:rsidP="00E02224">
            <w:pPr>
              <w:pStyle w:val="XML1"/>
              <w:rPr>
                <w:del w:id="3650" w:author="aas" w:date="2013-10-14T02:06:00Z"/>
              </w:rPr>
            </w:pPr>
            <w:del w:id="3651" w:author="aas" w:date="2013-10-14T02:06:00Z">
              <w:r>
                <w:delText xml:space="preserve">    &lt;xs:sequence&gt;</w:delText>
              </w:r>
            </w:del>
          </w:p>
          <w:p w14:paraId="0DF4830E" w14:textId="77777777" w:rsidR="00E02224" w:rsidRDefault="00E02224" w:rsidP="00E02224">
            <w:pPr>
              <w:pStyle w:val="XML1"/>
              <w:rPr>
                <w:del w:id="3652" w:author="aas" w:date="2013-10-14T02:06:00Z"/>
              </w:rPr>
            </w:pPr>
            <w:del w:id="3653" w:author="aas" w:date="2013-10-14T02:06:00Z">
              <w:r>
                <w:delText xml:space="preserve">      &lt;xs:group ref="OFResourceType"/&gt;</w:delText>
              </w:r>
            </w:del>
          </w:p>
          <w:p w14:paraId="785477B7" w14:textId="77777777" w:rsidR="00E02224" w:rsidRDefault="00E02224" w:rsidP="00E02224">
            <w:pPr>
              <w:pStyle w:val="XML1"/>
              <w:rPr>
                <w:del w:id="3654" w:author="aas" w:date="2013-10-14T02:06:00Z"/>
              </w:rPr>
            </w:pPr>
            <w:del w:id="3655" w:author="aas" w:date="2013-10-14T02:06:00Z">
              <w:r>
                <w:delText xml:space="preserve">      &lt;xs:element name="number"  type="xs:unsignedLong"&gt;</w:delText>
              </w:r>
            </w:del>
          </w:p>
          <w:p w14:paraId="5B819A32" w14:textId="77777777" w:rsidR="00E02224" w:rsidRDefault="00E02224" w:rsidP="00E02224">
            <w:pPr>
              <w:pStyle w:val="XML1"/>
              <w:rPr>
                <w:del w:id="3656" w:author="aas" w:date="2013-10-14T02:06:00Z"/>
              </w:rPr>
            </w:pPr>
            <w:del w:id="3657" w:author="aas" w:date="2013-10-14T02:06:00Z">
              <w:r>
                <w:delText xml:space="preserve">        &lt;xs:annotation&gt;</w:delText>
              </w:r>
            </w:del>
          </w:p>
          <w:p w14:paraId="16054D9A" w14:textId="77777777" w:rsidR="00E02224" w:rsidRDefault="00E02224" w:rsidP="00E02224">
            <w:pPr>
              <w:pStyle w:val="XML1"/>
              <w:rPr>
                <w:del w:id="3658" w:author="aas" w:date="2013-10-14T02:06:00Z"/>
              </w:rPr>
            </w:pPr>
            <w:del w:id="3659" w:author="aas" w:date="2013-10-14T02:06:00Z">
              <w:r>
                <w:delText xml:space="preserve">          &lt;xs:documentation&gt;</w:delText>
              </w:r>
            </w:del>
          </w:p>
          <w:p w14:paraId="647ED3D3" w14:textId="77777777" w:rsidR="00E02224" w:rsidRDefault="00E02224" w:rsidP="00E02224">
            <w:pPr>
              <w:pStyle w:val="XML1"/>
              <w:rPr>
                <w:del w:id="3660" w:author="aas" w:date="2013-10-14T02:06:00Z"/>
              </w:rPr>
            </w:pPr>
            <w:del w:id="3661" w:author="aas" w:date="2013-10-14T02:06:00Z">
              <w:r>
                <w:delText xml:space="preserve">            This number identifies the OpenFlow Port to </w:delText>
              </w:r>
            </w:del>
          </w:p>
          <w:p w14:paraId="70913F68" w14:textId="77777777" w:rsidR="00E02224" w:rsidRDefault="00E02224" w:rsidP="00E02224">
            <w:pPr>
              <w:pStyle w:val="XML1"/>
              <w:rPr>
                <w:del w:id="3662" w:author="aas" w:date="2013-10-14T02:06:00Z"/>
              </w:rPr>
            </w:pPr>
            <w:del w:id="3663" w:author="aas" w:date="2013-10-14T02:06:00Z">
              <w:r>
                <w:delText xml:space="preserve">            OpenFlow Controllers. It is assigned to an OpenFlow Port </w:delText>
              </w:r>
            </w:del>
          </w:p>
          <w:p w14:paraId="0F3A7F5B" w14:textId="77777777" w:rsidR="00E02224" w:rsidRDefault="00E02224" w:rsidP="00E02224">
            <w:pPr>
              <w:pStyle w:val="XML1"/>
              <w:rPr>
                <w:del w:id="3664" w:author="aas" w:date="2013-10-14T02:06:00Z"/>
              </w:rPr>
            </w:pPr>
            <w:del w:id="3665" w:author="aas" w:date="2013-10-14T02:06:00Z">
              <w:r>
                <w:delText xml:space="preserve">            latest when the OpenFlow Port is associated with and</w:delText>
              </w:r>
            </w:del>
          </w:p>
          <w:p w14:paraId="5234823A" w14:textId="77777777" w:rsidR="00E02224" w:rsidRDefault="00E02224" w:rsidP="00E02224">
            <w:pPr>
              <w:pStyle w:val="XML1"/>
              <w:rPr>
                <w:del w:id="3666" w:author="aas" w:date="2013-10-14T02:06:00Z"/>
              </w:rPr>
            </w:pPr>
            <w:del w:id="3667" w:author="aas" w:date="2013-10-14T02:06:00Z">
              <w:r>
                <w:delText xml:space="preserve">            OpenFlow Logical Switch.  If the OpenFlow Port is</w:delText>
              </w:r>
            </w:del>
          </w:p>
          <w:p w14:paraId="4374BF71" w14:textId="77777777" w:rsidR="00E02224" w:rsidRDefault="00E02224" w:rsidP="00E02224">
            <w:pPr>
              <w:pStyle w:val="XML1"/>
              <w:rPr>
                <w:del w:id="3668" w:author="aas" w:date="2013-10-14T02:06:00Z"/>
              </w:rPr>
            </w:pPr>
            <w:del w:id="3669" w:author="aas" w:date="2013-10-14T02:06:00Z">
              <w:r>
                <w:delText xml:space="preserve">            associated with an OpenFlow Logical Switch, this element</w:delText>
              </w:r>
            </w:del>
          </w:p>
          <w:p w14:paraId="70E119C1" w14:textId="77777777" w:rsidR="00E02224" w:rsidRDefault="00E02224" w:rsidP="00E02224">
            <w:pPr>
              <w:pStyle w:val="XML1"/>
              <w:rPr>
                <w:del w:id="3670" w:author="aas" w:date="2013-10-14T02:06:00Z"/>
              </w:rPr>
            </w:pPr>
            <w:del w:id="3671" w:author="aas" w:date="2013-10-14T02:06:00Z">
              <w:r>
                <w:delText xml:space="preserve">            MUST be unique within the context of the OpenFlow Logical</w:delText>
              </w:r>
            </w:del>
          </w:p>
          <w:p w14:paraId="06A5FACD" w14:textId="77777777" w:rsidR="00E02224" w:rsidRDefault="00E02224" w:rsidP="00E02224">
            <w:pPr>
              <w:pStyle w:val="XML1"/>
              <w:rPr>
                <w:del w:id="3672" w:author="aas" w:date="2013-10-14T02:06:00Z"/>
              </w:rPr>
            </w:pPr>
            <w:del w:id="3673" w:author="aas" w:date="2013-10-14T02:06:00Z">
              <w:r>
                <w:delText xml:space="preserve">            Switch.  </w:delText>
              </w:r>
            </w:del>
          </w:p>
          <w:p w14:paraId="28933D5A" w14:textId="77777777" w:rsidR="00E02224" w:rsidRDefault="00E02224" w:rsidP="00E02224">
            <w:pPr>
              <w:pStyle w:val="XML1"/>
              <w:rPr>
                <w:del w:id="3674" w:author="aas" w:date="2013-10-14T02:06:00Z"/>
              </w:rPr>
            </w:pPr>
            <w:del w:id="3675" w:author="aas" w:date="2013-10-14T02:06:00Z">
              <w:r>
                <w:delText xml:space="preserve">                  </w:delText>
              </w:r>
            </w:del>
          </w:p>
          <w:p w14:paraId="33A565FC" w14:textId="77777777" w:rsidR="00E02224" w:rsidRDefault="00E02224" w:rsidP="00E02224">
            <w:pPr>
              <w:pStyle w:val="XML1"/>
              <w:rPr>
                <w:del w:id="3676" w:author="aas" w:date="2013-10-14T02:06:00Z"/>
              </w:rPr>
            </w:pPr>
            <w:del w:id="3677" w:author="aas" w:date="2013-10-14T02:06:00Z">
              <w:r>
                <w:delText xml:space="preserve">            OpenFlow Capable Switch implementations may choose to</w:delText>
              </w:r>
            </w:del>
          </w:p>
          <w:p w14:paraId="6B46488A" w14:textId="77777777" w:rsidR="00E02224" w:rsidRDefault="00E02224" w:rsidP="00E02224">
            <w:pPr>
              <w:pStyle w:val="XML1"/>
              <w:rPr>
                <w:del w:id="3678" w:author="aas" w:date="2013-10-14T02:06:00Z"/>
              </w:rPr>
            </w:pPr>
            <w:del w:id="3679" w:author="aas" w:date="2013-10-14T02:06:00Z">
              <w:r>
                <w:delText xml:space="preserve">            assign values to OpenFlow Ports that are unique within the</w:delText>
              </w:r>
            </w:del>
          </w:p>
          <w:p w14:paraId="0259C7BA" w14:textId="77777777" w:rsidR="00E02224" w:rsidRDefault="00E02224" w:rsidP="00E02224">
            <w:pPr>
              <w:pStyle w:val="XML1"/>
              <w:rPr>
                <w:del w:id="3680" w:author="aas" w:date="2013-10-14T02:06:00Z"/>
              </w:rPr>
            </w:pPr>
            <w:del w:id="3681" w:author="aas" w:date="2013-10-14T02:06:00Z">
              <w:r>
                <w:delText xml:space="preserve">            context of the OpenFlow Logical Switch.  These numbers can</w:delText>
              </w:r>
            </w:del>
          </w:p>
          <w:p w14:paraId="494FEC22" w14:textId="77777777" w:rsidR="00E02224" w:rsidRDefault="00E02224" w:rsidP="00E02224">
            <w:pPr>
              <w:pStyle w:val="XML1"/>
              <w:rPr>
                <w:del w:id="3682" w:author="aas" w:date="2013-10-14T02:06:00Z"/>
              </w:rPr>
            </w:pPr>
            <w:del w:id="3683" w:author="aas" w:date="2013-10-14T02:06:00Z">
              <w:r>
                <w:delText xml:space="preserve">            be used independent of assignments to OpenFlow Logical</w:delText>
              </w:r>
            </w:del>
          </w:p>
          <w:p w14:paraId="1A22ABB9" w14:textId="77777777" w:rsidR="00E02224" w:rsidRDefault="00E02224" w:rsidP="00E02224">
            <w:pPr>
              <w:pStyle w:val="XML1"/>
              <w:rPr>
                <w:del w:id="3684" w:author="aas" w:date="2013-10-14T02:06:00Z"/>
              </w:rPr>
            </w:pPr>
            <w:del w:id="3685" w:author="aas" w:date="2013-10-14T02:06:00Z">
              <w:r>
                <w:delText xml:space="preserve">            Switches. </w:delText>
              </w:r>
            </w:del>
          </w:p>
          <w:p w14:paraId="3F229ABE" w14:textId="77777777" w:rsidR="00E02224" w:rsidRDefault="00E02224" w:rsidP="00E02224">
            <w:pPr>
              <w:pStyle w:val="XML1"/>
              <w:rPr>
                <w:del w:id="3686" w:author="aas" w:date="2013-10-14T02:06:00Z"/>
              </w:rPr>
            </w:pPr>
            <w:del w:id="3687" w:author="aas" w:date="2013-10-14T02:06:00Z">
              <w:r>
                <w:delText xml:space="preserve">                  </w:delText>
              </w:r>
            </w:del>
          </w:p>
          <w:p w14:paraId="2D975041" w14:textId="77777777" w:rsidR="00E02224" w:rsidRDefault="00E02224" w:rsidP="00E02224">
            <w:pPr>
              <w:pStyle w:val="XML1"/>
              <w:rPr>
                <w:del w:id="3688" w:author="aas" w:date="2013-10-14T02:06:00Z"/>
              </w:rPr>
            </w:pPr>
            <w:del w:id="3689" w:author="aas" w:date="2013-10-14T02:06:00Z">
              <w:r>
                <w:delText xml:space="preserve">            Other implementations may assign values to this element</w:delText>
              </w:r>
            </w:del>
          </w:p>
          <w:p w14:paraId="20EE904D" w14:textId="77777777" w:rsidR="00E02224" w:rsidRDefault="00E02224" w:rsidP="00E02224">
            <w:pPr>
              <w:pStyle w:val="XML1"/>
              <w:rPr>
                <w:del w:id="3690" w:author="aas" w:date="2013-10-14T02:06:00Z"/>
              </w:rPr>
            </w:pPr>
            <w:del w:id="3691" w:author="aas" w:date="2013-10-14T02:06:00Z">
              <w:r>
                <w:delText xml:space="preserve">            only if the OpenFlow Port is assigned to an OpenFlow</w:delText>
              </w:r>
            </w:del>
          </w:p>
          <w:p w14:paraId="7B22A6C5" w14:textId="77777777" w:rsidR="00E02224" w:rsidRDefault="00E02224" w:rsidP="00E02224">
            <w:pPr>
              <w:pStyle w:val="XML1"/>
              <w:rPr>
                <w:del w:id="3692" w:author="aas" w:date="2013-10-14T02:06:00Z"/>
              </w:rPr>
            </w:pPr>
            <w:del w:id="3693" w:author="aas" w:date="2013-10-14T02:06:00Z">
              <w:r>
                <w:delText xml:space="preserve">            Logical Switch.  If no value is currently assigned to this</w:delText>
              </w:r>
            </w:del>
          </w:p>
          <w:p w14:paraId="7B64DABC" w14:textId="77777777" w:rsidR="00E02224" w:rsidRDefault="00E02224" w:rsidP="00E02224">
            <w:pPr>
              <w:pStyle w:val="XML1"/>
              <w:rPr>
                <w:del w:id="3694" w:author="aas" w:date="2013-10-14T02:06:00Z"/>
              </w:rPr>
            </w:pPr>
            <w:del w:id="3695" w:author="aas" w:date="2013-10-14T02:06:00Z">
              <w:r>
                <w:delText xml:space="preserve">            element then this element MUST NOT be included in replies</w:delText>
              </w:r>
            </w:del>
          </w:p>
          <w:p w14:paraId="67285235" w14:textId="77777777" w:rsidR="00E02224" w:rsidRDefault="00E02224" w:rsidP="00E02224">
            <w:pPr>
              <w:pStyle w:val="XML1"/>
              <w:rPr>
                <w:del w:id="3696" w:author="aas" w:date="2013-10-14T02:06:00Z"/>
              </w:rPr>
            </w:pPr>
            <w:del w:id="3697" w:author="aas" w:date="2013-10-14T02:06:00Z">
              <w:r>
                <w:delText xml:space="preserve">            to NETCONF &amp;lt;get&amp;gt; requests. Since this element is not</w:delText>
              </w:r>
            </w:del>
          </w:p>
          <w:p w14:paraId="10E6BB76" w14:textId="77777777" w:rsidR="00E02224" w:rsidRDefault="00E02224" w:rsidP="00E02224">
            <w:pPr>
              <w:pStyle w:val="XML1"/>
              <w:rPr>
                <w:del w:id="3698" w:author="aas" w:date="2013-10-14T02:06:00Z"/>
              </w:rPr>
            </w:pPr>
            <w:del w:id="3699" w:author="aas" w:date="2013-10-14T02:06:00Z">
              <w:r>
                <w:delText xml:space="preserve">            configurable with the NETCONF protocol it MUST NOT be</w:delText>
              </w:r>
            </w:del>
          </w:p>
          <w:p w14:paraId="7EB2492C" w14:textId="77777777" w:rsidR="00E02224" w:rsidRDefault="00E02224" w:rsidP="00E02224">
            <w:pPr>
              <w:pStyle w:val="XML1"/>
              <w:rPr>
                <w:del w:id="3700" w:author="aas" w:date="2013-10-14T02:06:00Z"/>
              </w:rPr>
            </w:pPr>
            <w:del w:id="3701" w:author="aas" w:date="2013-10-14T02:06:00Z">
              <w:r>
                <w:delText xml:space="preserve">            included in replies to NETCONF &amp;lt;get-config&amp;gt; requests.</w:delText>
              </w:r>
            </w:del>
          </w:p>
          <w:p w14:paraId="18AE1CBD" w14:textId="77777777" w:rsidR="00E02224" w:rsidRDefault="00E02224" w:rsidP="00E02224">
            <w:pPr>
              <w:pStyle w:val="XML1"/>
              <w:rPr>
                <w:del w:id="3702" w:author="aas" w:date="2013-10-14T02:06:00Z"/>
              </w:rPr>
            </w:pPr>
            <w:del w:id="3703" w:author="aas" w:date="2013-10-14T02:06:00Z">
              <w:r>
                <w:delText xml:space="preserve">          &lt;/xs:documentation&gt;</w:delText>
              </w:r>
            </w:del>
          </w:p>
          <w:p w14:paraId="6A914CF5" w14:textId="77777777" w:rsidR="00E02224" w:rsidRDefault="00E02224" w:rsidP="00E02224">
            <w:pPr>
              <w:pStyle w:val="XML1"/>
              <w:rPr>
                <w:del w:id="3704" w:author="aas" w:date="2013-10-14T02:06:00Z"/>
              </w:rPr>
            </w:pPr>
            <w:del w:id="3705" w:author="aas" w:date="2013-10-14T02:06:00Z">
              <w:r>
                <w:delText xml:space="preserve">        &lt;/xs:annotation&gt;</w:delText>
              </w:r>
            </w:del>
          </w:p>
          <w:p w14:paraId="63424C16" w14:textId="77777777" w:rsidR="00E02224" w:rsidRDefault="00E02224" w:rsidP="00E02224">
            <w:pPr>
              <w:pStyle w:val="XML1"/>
              <w:rPr>
                <w:del w:id="3706" w:author="aas" w:date="2013-10-14T02:06:00Z"/>
              </w:rPr>
            </w:pPr>
            <w:del w:id="3707" w:author="aas" w:date="2013-10-14T02:06:00Z">
              <w:r>
                <w:delText xml:space="preserve">      &lt;/xs:element&gt;</w:delText>
              </w:r>
            </w:del>
          </w:p>
          <w:p w14:paraId="016DD637" w14:textId="77777777" w:rsidR="00E02224" w:rsidRDefault="00E02224" w:rsidP="00E02224">
            <w:pPr>
              <w:pStyle w:val="XML1"/>
              <w:rPr>
                <w:del w:id="3708" w:author="aas" w:date="2013-10-14T02:06:00Z"/>
              </w:rPr>
            </w:pPr>
            <w:del w:id="3709" w:author="aas" w:date="2013-10-14T02:06:00Z">
              <w:r>
                <w:delText xml:space="preserve">      &lt;xs:element name="name"&gt;</w:delText>
              </w:r>
            </w:del>
          </w:p>
          <w:p w14:paraId="6DBFB6DF" w14:textId="77777777" w:rsidR="00E02224" w:rsidRDefault="00E02224" w:rsidP="00E02224">
            <w:pPr>
              <w:pStyle w:val="XML1"/>
              <w:rPr>
                <w:del w:id="3710" w:author="aas" w:date="2013-10-14T02:06:00Z"/>
              </w:rPr>
            </w:pPr>
            <w:del w:id="3711" w:author="aas" w:date="2013-10-14T02:06:00Z">
              <w:r>
                <w:delText xml:space="preserve">        &lt;xs:annotation&gt;</w:delText>
              </w:r>
            </w:del>
          </w:p>
          <w:p w14:paraId="6ED7805F" w14:textId="77777777" w:rsidR="00E02224" w:rsidRDefault="00E02224" w:rsidP="00E02224">
            <w:pPr>
              <w:pStyle w:val="XML1"/>
              <w:rPr>
                <w:del w:id="3712" w:author="aas" w:date="2013-10-14T02:06:00Z"/>
              </w:rPr>
            </w:pPr>
            <w:del w:id="3713" w:author="aas" w:date="2013-10-14T02:06:00Z">
              <w:r>
                <w:delText xml:space="preserve">          &lt;xs:documentation&gt;</w:delText>
              </w:r>
            </w:del>
          </w:p>
          <w:p w14:paraId="5C64AF86" w14:textId="77777777" w:rsidR="00E02224" w:rsidRDefault="00E02224" w:rsidP="00E02224">
            <w:pPr>
              <w:pStyle w:val="XML1"/>
              <w:rPr>
                <w:del w:id="3714" w:author="aas" w:date="2013-10-14T02:06:00Z"/>
              </w:rPr>
            </w:pPr>
            <w:del w:id="3715" w:author="aas" w:date="2013-10-14T02:06:00Z">
              <w:r>
                <w:delText xml:space="preserve">            This element assists OpenFlow Controllers in </w:delText>
              </w:r>
            </w:del>
          </w:p>
          <w:p w14:paraId="1DAEA0FE" w14:textId="77777777" w:rsidR="00E02224" w:rsidRDefault="00E02224" w:rsidP="00E02224">
            <w:pPr>
              <w:pStyle w:val="XML1"/>
              <w:rPr>
                <w:del w:id="3716" w:author="aas" w:date="2013-10-14T02:06:00Z"/>
              </w:rPr>
            </w:pPr>
            <w:del w:id="3717" w:author="aas" w:date="2013-10-14T02:06:00Z">
              <w:r>
                <w:delText xml:space="preserve">            identifying OpenFlow Ports.  </w:delText>
              </w:r>
            </w:del>
          </w:p>
          <w:p w14:paraId="4F62E6AC" w14:textId="77777777" w:rsidR="00E02224" w:rsidRDefault="00E02224" w:rsidP="00E02224">
            <w:pPr>
              <w:pStyle w:val="XML1"/>
              <w:rPr>
                <w:del w:id="3718" w:author="aas" w:date="2013-10-14T02:06:00Z"/>
              </w:rPr>
            </w:pPr>
            <w:del w:id="3719" w:author="aas" w:date="2013-10-14T02:06:00Z">
              <w:r>
                <w:delText xml:space="preserve">                  </w:delText>
              </w:r>
            </w:del>
          </w:p>
          <w:p w14:paraId="20382961" w14:textId="77777777" w:rsidR="00E02224" w:rsidRDefault="00E02224" w:rsidP="00E02224">
            <w:pPr>
              <w:pStyle w:val="XML1"/>
              <w:rPr>
                <w:del w:id="3720" w:author="aas" w:date="2013-10-14T02:06:00Z"/>
              </w:rPr>
            </w:pPr>
            <w:del w:id="3721" w:author="aas" w:date="2013-10-14T02:06:00Z">
              <w:r>
                <w:delText xml:space="preserve">            This element is not to be set by the OP-CONFIG protocol,</w:delText>
              </w:r>
            </w:del>
          </w:p>
          <w:p w14:paraId="2598405D" w14:textId="77777777" w:rsidR="00E02224" w:rsidRDefault="00E02224" w:rsidP="00E02224">
            <w:pPr>
              <w:pStyle w:val="XML1"/>
              <w:rPr>
                <w:del w:id="3722" w:author="aas" w:date="2013-10-14T02:06:00Z"/>
              </w:rPr>
            </w:pPr>
            <w:del w:id="3723" w:author="aas" w:date="2013-10-14T02:06:00Z">
              <w:r>
                <w:delText xml:space="preserve">            but it is set by the switch implementation.  It may be set</w:delText>
              </w:r>
            </w:del>
          </w:p>
          <w:p w14:paraId="5CE9E642" w14:textId="77777777" w:rsidR="00E02224" w:rsidRDefault="00E02224" w:rsidP="00E02224">
            <w:pPr>
              <w:pStyle w:val="XML1"/>
              <w:rPr>
                <w:del w:id="3724" w:author="aas" w:date="2013-10-14T02:06:00Z"/>
              </w:rPr>
            </w:pPr>
            <w:del w:id="3725" w:author="aas" w:date="2013-10-14T02:06:00Z">
              <w:r>
                <w:delText xml:space="preserve">            at start-up time of an OpenFlow Capable Switch or when the </w:delText>
              </w:r>
            </w:del>
          </w:p>
          <w:p w14:paraId="14334DD7" w14:textId="77777777" w:rsidR="00E02224" w:rsidRDefault="00E02224" w:rsidP="00E02224">
            <w:pPr>
              <w:pStyle w:val="XML1"/>
              <w:rPr>
                <w:del w:id="3726" w:author="aas" w:date="2013-10-14T02:06:00Z"/>
              </w:rPr>
            </w:pPr>
            <w:del w:id="3727" w:author="aas" w:date="2013-10-14T02:06:00Z">
              <w:r>
                <w:delText xml:space="preserve">            OpenFlow Port is assigned to an OpenFlow Logical Switch.</w:delText>
              </w:r>
            </w:del>
          </w:p>
          <w:p w14:paraId="0F3DFF1C" w14:textId="77777777" w:rsidR="00E02224" w:rsidRDefault="00E02224" w:rsidP="00E02224">
            <w:pPr>
              <w:pStyle w:val="XML1"/>
              <w:rPr>
                <w:del w:id="3728" w:author="aas" w:date="2013-10-14T02:06:00Z"/>
              </w:rPr>
            </w:pPr>
            <w:del w:id="3729" w:author="aas" w:date="2013-10-14T02:06:00Z">
              <w:r>
                <w:delText xml:space="preserve">            It MAY also be not set at all.  If this element is set to a</w:delText>
              </w:r>
            </w:del>
          </w:p>
          <w:p w14:paraId="58708C05" w14:textId="77777777" w:rsidR="00E02224" w:rsidRDefault="00E02224" w:rsidP="00E02224">
            <w:pPr>
              <w:pStyle w:val="XML1"/>
              <w:rPr>
                <w:del w:id="3730" w:author="aas" w:date="2013-10-14T02:06:00Z"/>
              </w:rPr>
            </w:pPr>
            <w:del w:id="3731" w:author="aas" w:date="2013-10-14T02:06:00Z">
              <w:r>
                <w:delText xml:space="preserve">            value other than the empty string when being assigned to an</w:delText>
              </w:r>
            </w:del>
          </w:p>
          <w:p w14:paraId="70B87427" w14:textId="77777777" w:rsidR="00E02224" w:rsidRDefault="00E02224" w:rsidP="00E02224">
            <w:pPr>
              <w:pStyle w:val="XML1"/>
              <w:rPr>
                <w:del w:id="3732" w:author="aas" w:date="2013-10-14T02:06:00Z"/>
              </w:rPr>
            </w:pPr>
            <w:del w:id="3733" w:author="aas" w:date="2013-10-14T02:06:00Z">
              <w:r>
                <w:delText xml:space="preserve">            OpenFlow Logical Switch, then the value of this element</w:delText>
              </w:r>
            </w:del>
          </w:p>
          <w:p w14:paraId="6F4D0249" w14:textId="77777777" w:rsidR="00E02224" w:rsidRDefault="00E02224" w:rsidP="00E02224">
            <w:pPr>
              <w:pStyle w:val="XML1"/>
              <w:rPr>
                <w:del w:id="3734" w:author="aas" w:date="2013-10-14T02:06:00Z"/>
              </w:rPr>
            </w:pPr>
            <w:del w:id="3735" w:author="aas" w:date="2013-10-14T02:06:00Z">
              <w:r>
                <w:delText xml:space="preserve">            MUST be unique within the context of the OpenFlow Logical</w:delText>
              </w:r>
            </w:del>
          </w:p>
          <w:p w14:paraId="785DB01D" w14:textId="77777777" w:rsidR="00E02224" w:rsidRDefault="00E02224" w:rsidP="00E02224">
            <w:pPr>
              <w:pStyle w:val="XML1"/>
              <w:rPr>
                <w:del w:id="3736" w:author="aas" w:date="2013-10-14T02:06:00Z"/>
              </w:rPr>
            </w:pPr>
            <w:del w:id="3737" w:author="aas" w:date="2013-10-14T02:06:00Z">
              <w:r>
                <w:delText xml:space="preserve">            Switch.  </w:delText>
              </w:r>
            </w:del>
          </w:p>
          <w:p w14:paraId="3D3A43A5" w14:textId="77777777" w:rsidR="00E02224" w:rsidRDefault="00E02224" w:rsidP="00E02224">
            <w:pPr>
              <w:pStyle w:val="XML1"/>
              <w:rPr>
                <w:del w:id="3738" w:author="aas" w:date="2013-10-14T02:06:00Z"/>
              </w:rPr>
            </w:pPr>
            <w:del w:id="3739" w:author="aas" w:date="2013-10-14T02:06:00Z">
              <w:r>
                <w:delText xml:space="preserve">                  </w:delText>
              </w:r>
            </w:del>
          </w:p>
          <w:p w14:paraId="7F41D533" w14:textId="77777777" w:rsidR="00E02224" w:rsidRDefault="00E02224" w:rsidP="00E02224">
            <w:pPr>
              <w:pStyle w:val="XML1"/>
              <w:rPr>
                <w:del w:id="3740" w:author="aas" w:date="2013-10-14T02:06:00Z"/>
              </w:rPr>
            </w:pPr>
            <w:del w:id="3741" w:author="aas" w:date="2013-10-14T02:06:00Z">
              <w:r>
                <w:delText xml:space="preserve">            If no value or the empty string is currently assigned to</w:delText>
              </w:r>
            </w:del>
          </w:p>
          <w:p w14:paraId="1B9CF194" w14:textId="77777777" w:rsidR="00E02224" w:rsidRDefault="00E02224" w:rsidP="00E02224">
            <w:pPr>
              <w:pStyle w:val="XML1"/>
              <w:rPr>
                <w:del w:id="3742" w:author="aas" w:date="2013-10-14T02:06:00Z"/>
              </w:rPr>
            </w:pPr>
            <w:del w:id="3743" w:author="aas" w:date="2013-10-14T02:06:00Z">
              <w:r>
                <w:delText xml:space="preserve">            this element then this element MUST not be included in</w:delText>
              </w:r>
            </w:del>
          </w:p>
          <w:p w14:paraId="6EEC6B8B" w14:textId="77777777" w:rsidR="00E02224" w:rsidRDefault="00E02224" w:rsidP="00E02224">
            <w:pPr>
              <w:pStyle w:val="XML1"/>
              <w:rPr>
                <w:del w:id="3744" w:author="aas" w:date="2013-10-14T02:06:00Z"/>
              </w:rPr>
            </w:pPr>
            <w:del w:id="3745" w:author="aas" w:date="2013-10-14T02:06:00Z">
              <w:r>
                <w:delText xml:space="preserve">            replies to NETCONF &amp;lt;get&amp;gt; requests. Since this element is</w:delText>
              </w:r>
            </w:del>
          </w:p>
          <w:p w14:paraId="7EE696D9" w14:textId="77777777" w:rsidR="00E02224" w:rsidRDefault="00E02224" w:rsidP="00E02224">
            <w:pPr>
              <w:pStyle w:val="XML1"/>
              <w:rPr>
                <w:del w:id="3746" w:author="aas" w:date="2013-10-14T02:06:00Z"/>
              </w:rPr>
            </w:pPr>
            <w:del w:id="3747" w:author="aas" w:date="2013-10-14T02:06:00Z">
              <w:r>
                <w:delText xml:space="preserve">            not configurable with the NETCONF protocol it MUST NOT be</w:delText>
              </w:r>
            </w:del>
          </w:p>
          <w:p w14:paraId="6F35FDA3" w14:textId="77777777" w:rsidR="00E02224" w:rsidRDefault="00E02224" w:rsidP="00E02224">
            <w:pPr>
              <w:pStyle w:val="XML1"/>
              <w:rPr>
                <w:del w:id="3748" w:author="aas" w:date="2013-10-14T02:06:00Z"/>
              </w:rPr>
            </w:pPr>
            <w:del w:id="3749" w:author="aas" w:date="2013-10-14T02:06:00Z">
              <w:r>
                <w:delText xml:space="preserve">            included in replies to NETCONF &amp;lt;get-config&amp;gt; requests.</w:delText>
              </w:r>
            </w:del>
          </w:p>
          <w:p w14:paraId="05504B55" w14:textId="77777777" w:rsidR="00E02224" w:rsidRDefault="00E02224" w:rsidP="00E02224">
            <w:pPr>
              <w:pStyle w:val="XML1"/>
              <w:rPr>
                <w:del w:id="3750" w:author="aas" w:date="2013-10-14T02:06:00Z"/>
              </w:rPr>
            </w:pPr>
            <w:del w:id="3751" w:author="aas" w:date="2013-10-14T02:06:00Z">
              <w:r>
                <w:delText xml:space="preserve">          &lt;/xs:documentation&gt;</w:delText>
              </w:r>
            </w:del>
          </w:p>
          <w:p w14:paraId="7466ABC1" w14:textId="77777777" w:rsidR="00E02224" w:rsidRDefault="00E02224" w:rsidP="00E02224">
            <w:pPr>
              <w:pStyle w:val="XML1"/>
              <w:rPr>
                <w:del w:id="3752" w:author="aas" w:date="2013-10-14T02:06:00Z"/>
              </w:rPr>
            </w:pPr>
            <w:del w:id="3753" w:author="aas" w:date="2013-10-14T02:06:00Z">
              <w:r>
                <w:delText xml:space="preserve">        &lt;/xs:annotation&gt;</w:delText>
              </w:r>
            </w:del>
          </w:p>
          <w:p w14:paraId="21D80DF1" w14:textId="77777777" w:rsidR="00E02224" w:rsidRDefault="00E02224" w:rsidP="00E02224">
            <w:pPr>
              <w:pStyle w:val="XML1"/>
              <w:rPr>
                <w:del w:id="3754" w:author="aas" w:date="2013-10-14T02:06:00Z"/>
              </w:rPr>
            </w:pPr>
            <w:del w:id="3755" w:author="aas" w:date="2013-10-14T02:06:00Z">
              <w:r>
                <w:delText xml:space="preserve">        &lt;xs:simpleType&gt;</w:delText>
              </w:r>
            </w:del>
          </w:p>
          <w:p w14:paraId="789B8FB8" w14:textId="77777777" w:rsidR="00E02224" w:rsidRDefault="00E02224" w:rsidP="00E02224">
            <w:pPr>
              <w:pStyle w:val="XML1"/>
              <w:rPr>
                <w:del w:id="3756" w:author="aas" w:date="2013-10-14T02:06:00Z"/>
              </w:rPr>
            </w:pPr>
            <w:del w:id="3757" w:author="aas" w:date="2013-10-14T02:06:00Z">
              <w:r>
                <w:delText xml:space="preserve">          &lt;xs:restriction base="xs:string"&gt;</w:delText>
              </w:r>
            </w:del>
          </w:p>
          <w:p w14:paraId="02E57664" w14:textId="77777777" w:rsidR="00E02224" w:rsidRDefault="00E02224" w:rsidP="00E02224">
            <w:pPr>
              <w:pStyle w:val="XML1"/>
              <w:rPr>
                <w:del w:id="3758" w:author="aas" w:date="2013-10-14T02:06:00Z"/>
              </w:rPr>
            </w:pPr>
            <w:del w:id="3759" w:author="aas" w:date="2013-10-14T02:06:00Z">
              <w:r>
                <w:delText xml:space="preserve">            &lt;xs:minLength value="1"/&gt;</w:delText>
              </w:r>
            </w:del>
          </w:p>
          <w:p w14:paraId="37FB8736" w14:textId="77777777" w:rsidR="00E02224" w:rsidRDefault="00E02224" w:rsidP="00E02224">
            <w:pPr>
              <w:pStyle w:val="XML1"/>
              <w:rPr>
                <w:del w:id="3760" w:author="aas" w:date="2013-10-14T02:06:00Z"/>
              </w:rPr>
            </w:pPr>
            <w:del w:id="3761" w:author="aas" w:date="2013-10-14T02:06:00Z">
              <w:r>
                <w:delText xml:space="preserve">            &lt;xs:maxLength value="16"/&gt;</w:delText>
              </w:r>
            </w:del>
          </w:p>
          <w:p w14:paraId="477EF4E4" w14:textId="77777777" w:rsidR="00E02224" w:rsidRDefault="00E02224" w:rsidP="00E02224">
            <w:pPr>
              <w:pStyle w:val="XML1"/>
              <w:rPr>
                <w:del w:id="3762" w:author="aas" w:date="2013-10-14T02:06:00Z"/>
              </w:rPr>
            </w:pPr>
            <w:del w:id="3763" w:author="aas" w:date="2013-10-14T02:06:00Z">
              <w:r>
                <w:delText xml:space="preserve">          &lt;/xs:restriction&gt;</w:delText>
              </w:r>
            </w:del>
          </w:p>
          <w:p w14:paraId="6C85AA3D" w14:textId="77777777" w:rsidR="00E02224" w:rsidRDefault="00E02224" w:rsidP="00E02224">
            <w:pPr>
              <w:pStyle w:val="XML1"/>
              <w:rPr>
                <w:del w:id="3764" w:author="aas" w:date="2013-10-14T02:06:00Z"/>
              </w:rPr>
            </w:pPr>
            <w:del w:id="3765" w:author="aas" w:date="2013-10-14T02:06:00Z">
              <w:r>
                <w:delText xml:space="preserve">        &lt;/xs:simpleType&gt;</w:delText>
              </w:r>
            </w:del>
          </w:p>
          <w:p w14:paraId="5EE0D713" w14:textId="77777777" w:rsidR="00E02224" w:rsidRDefault="00E02224" w:rsidP="00E02224">
            <w:pPr>
              <w:pStyle w:val="XML1"/>
              <w:rPr>
                <w:del w:id="3766" w:author="aas" w:date="2013-10-14T02:06:00Z"/>
              </w:rPr>
            </w:pPr>
            <w:del w:id="3767" w:author="aas" w:date="2013-10-14T02:06:00Z">
              <w:r>
                <w:delText xml:space="preserve">      &lt;/xs:element&gt;</w:delText>
              </w:r>
            </w:del>
          </w:p>
          <w:p w14:paraId="72A7E9E9" w14:textId="77777777" w:rsidR="00E02224" w:rsidRDefault="00E02224" w:rsidP="00E02224">
            <w:pPr>
              <w:pStyle w:val="XML1"/>
              <w:rPr>
                <w:del w:id="3768" w:author="aas" w:date="2013-10-14T02:06:00Z"/>
              </w:rPr>
            </w:pPr>
            <w:del w:id="3769" w:author="aas" w:date="2013-10-14T02:06:00Z">
              <w:r>
                <w:delText xml:space="preserve">      &lt;xs:element name="current-rate"  type="xs:unsignedInt"&gt;</w:delText>
              </w:r>
            </w:del>
          </w:p>
          <w:p w14:paraId="2EC59312" w14:textId="77777777" w:rsidR="00E02224" w:rsidRDefault="00E02224" w:rsidP="00E02224">
            <w:pPr>
              <w:pStyle w:val="XML1"/>
              <w:rPr>
                <w:del w:id="3770" w:author="aas" w:date="2013-10-14T02:06:00Z"/>
              </w:rPr>
            </w:pPr>
            <w:del w:id="3771" w:author="aas" w:date="2013-10-14T02:06:00Z">
              <w:r>
                <w:delText xml:space="preserve">        &lt;xs:annotation&gt;</w:delText>
              </w:r>
            </w:del>
          </w:p>
          <w:p w14:paraId="6CA7E417" w14:textId="77777777" w:rsidR="00E02224" w:rsidRDefault="00E02224" w:rsidP="00E02224">
            <w:pPr>
              <w:pStyle w:val="XML1"/>
              <w:rPr>
                <w:del w:id="3772" w:author="aas" w:date="2013-10-14T02:06:00Z"/>
              </w:rPr>
            </w:pPr>
            <w:del w:id="3773" w:author="aas" w:date="2013-10-14T02:06:00Z">
              <w:r>
                <w:delText xml:space="preserve">          &lt;xs:documentation&gt;</w:delText>
              </w:r>
            </w:del>
          </w:p>
          <w:p w14:paraId="7FE63C4A" w14:textId="77777777" w:rsidR="00E02224" w:rsidRDefault="00E02224" w:rsidP="00E02224">
            <w:pPr>
              <w:pStyle w:val="XML1"/>
              <w:rPr>
                <w:del w:id="3774" w:author="aas" w:date="2013-10-14T02:06:00Z"/>
              </w:rPr>
            </w:pPr>
            <w:del w:id="3775" w:author="aas" w:date="2013-10-14T02:06:00Z">
              <w:r>
                <w:delText xml:space="preserve">            This element indicates the current bit rate of </w:delText>
              </w:r>
            </w:del>
          </w:p>
          <w:p w14:paraId="3EA3DF7D" w14:textId="77777777" w:rsidR="00E02224" w:rsidRDefault="00E02224" w:rsidP="00E02224">
            <w:pPr>
              <w:pStyle w:val="XML1"/>
              <w:rPr>
                <w:del w:id="3776" w:author="aas" w:date="2013-10-14T02:06:00Z"/>
              </w:rPr>
            </w:pPr>
            <w:del w:id="3777" w:author="aas" w:date="2013-10-14T02:06:00Z">
              <w:r>
                <w:delText xml:space="preserve">            the port. Its values is to be provided in units of kilobit </w:delText>
              </w:r>
            </w:del>
          </w:p>
          <w:p w14:paraId="2FC19AF3" w14:textId="77777777" w:rsidR="00E02224" w:rsidRDefault="00E02224" w:rsidP="00E02224">
            <w:pPr>
              <w:pStyle w:val="XML1"/>
              <w:rPr>
                <w:del w:id="3778" w:author="aas" w:date="2013-10-14T02:06:00Z"/>
              </w:rPr>
            </w:pPr>
            <w:del w:id="3779" w:author="aas" w:date="2013-10-14T02:06:00Z">
              <w:r>
                <w:delText xml:space="preserve">            per second (kbps). This element is only valid if the </w:delText>
              </w:r>
            </w:del>
          </w:p>
          <w:p w14:paraId="31621C44" w14:textId="77777777" w:rsidR="00E02224" w:rsidRDefault="00E02224" w:rsidP="00E02224">
            <w:pPr>
              <w:pStyle w:val="XML1"/>
              <w:rPr>
                <w:del w:id="3780" w:author="aas" w:date="2013-10-14T02:06:00Z"/>
              </w:rPr>
            </w:pPr>
            <w:del w:id="3781" w:author="aas" w:date="2013-10-14T02:06:00Z">
              <w:r>
                <w:delText xml:space="preserve">            element called 'rate' in the current Port Features has a </w:delText>
              </w:r>
            </w:del>
          </w:p>
          <w:p w14:paraId="1BE33B31" w14:textId="77777777" w:rsidR="00E02224" w:rsidRDefault="00E02224" w:rsidP="00E02224">
            <w:pPr>
              <w:pStyle w:val="XML1"/>
              <w:rPr>
                <w:del w:id="3782" w:author="aas" w:date="2013-10-14T02:06:00Z"/>
              </w:rPr>
            </w:pPr>
            <w:del w:id="3783" w:author="aas" w:date="2013-10-14T02:06:00Z">
              <w:r>
                <w:delText xml:space="preserve">            value of 'other'.</w:delText>
              </w:r>
            </w:del>
          </w:p>
          <w:p w14:paraId="77627C26" w14:textId="77777777" w:rsidR="00E02224" w:rsidRDefault="00E02224" w:rsidP="00E02224">
            <w:pPr>
              <w:pStyle w:val="XML1"/>
              <w:rPr>
                <w:del w:id="3784" w:author="aas" w:date="2013-10-14T02:06:00Z"/>
              </w:rPr>
            </w:pPr>
          </w:p>
          <w:p w14:paraId="1841A43C" w14:textId="77777777" w:rsidR="00E02224" w:rsidRDefault="00E02224" w:rsidP="00E02224">
            <w:pPr>
              <w:pStyle w:val="XML1"/>
              <w:rPr>
                <w:del w:id="3785" w:author="aas" w:date="2013-10-14T02:06:00Z"/>
              </w:rPr>
            </w:pPr>
            <w:del w:id="3786" w:author="aas" w:date="2013-10-14T02:06:00Z">
              <w:r>
                <w:delText xml:space="preserve">            Since this element is not configurable with the NETCONF</w:delText>
              </w:r>
            </w:del>
          </w:p>
          <w:p w14:paraId="294650F7" w14:textId="77777777" w:rsidR="00E02224" w:rsidRDefault="00E02224" w:rsidP="00E02224">
            <w:pPr>
              <w:pStyle w:val="XML1"/>
              <w:rPr>
                <w:del w:id="3787" w:author="aas" w:date="2013-10-14T02:06:00Z"/>
              </w:rPr>
            </w:pPr>
            <w:del w:id="3788" w:author="aas" w:date="2013-10-14T02:06:00Z">
              <w:r>
                <w:delText xml:space="preserve">            protocol it MUST NOT be included in replies to NETCONF</w:delText>
              </w:r>
            </w:del>
          </w:p>
          <w:p w14:paraId="099CCBEE" w14:textId="77777777" w:rsidR="00E02224" w:rsidRDefault="00E02224" w:rsidP="00E02224">
            <w:pPr>
              <w:pStyle w:val="XML1"/>
              <w:rPr>
                <w:del w:id="3789" w:author="aas" w:date="2013-10-14T02:06:00Z"/>
              </w:rPr>
            </w:pPr>
            <w:del w:id="3790" w:author="aas" w:date="2013-10-14T02:06:00Z">
              <w:r>
                <w:delText xml:space="preserve">            &amp;lt;get-config&amp;gt; requests.</w:delText>
              </w:r>
            </w:del>
          </w:p>
          <w:p w14:paraId="5F4825C7" w14:textId="77777777" w:rsidR="00E02224" w:rsidRDefault="00E02224" w:rsidP="00E02224">
            <w:pPr>
              <w:pStyle w:val="XML1"/>
              <w:rPr>
                <w:del w:id="3791" w:author="aas" w:date="2013-10-14T02:06:00Z"/>
              </w:rPr>
            </w:pPr>
            <w:del w:id="3792" w:author="aas" w:date="2013-10-14T02:06:00Z">
              <w:r>
                <w:delText xml:space="preserve">          &lt;/xs:documentation&gt;</w:delText>
              </w:r>
            </w:del>
          </w:p>
          <w:p w14:paraId="6DDE2599" w14:textId="77777777" w:rsidR="00E02224" w:rsidRDefault="00E02224" w:rsidP="00E02224">
            <w:pPr>
              <w:pStyle w:val="XML1"/>
              <w:rPr>
                <w:del w:id="3793" w:author="aas" w:date="2013-10-14T02:06:00Z"/>
              </w:rPr>
            </w:pPr>
            <w:del w:id="3794" w:author="aas" w:date="2013-10-14T02:06:00Z">
              <w:r>
                <w:delText xml:space="preserve">        &lt;/xs:annotation&gt;</w:delText>
              </w:r>
            </w:del>
          </w:p>
          <w:p w14:paraId="7E554468" w14:textId="77777777" w:rsidR="00E02224" w:rsidRDefault="00E02224" w:rsidP="00E02224">
            <w:pPr>
              <w:pStyle w:val="XML1"/>
              <w:rPr>
                <w:del w:id="3795" w:author="aas" w:date="2013-10-14T02:06:00Z"/>
              </w:rPr>
            </w:pPr>
            <w:del w:id="3796" w:author="aas" w:date="2013-10-14T02:06:00Z">
              <w:r>
                <w:delText xml:space="preserve">      &lt;/xs:element&gt;</w:delText>
              </w:r>
            </w:del>
          </w:p>
          <w:p w14:paraId="282E444A" w14:textId="77777777" w:rsidR="00E02224" w:rsidRDefault="00E02224" w:rsidP="00E02224">
            <w:pPr>
              <w:pStyle w:val="XML1"/>
              <w:rPr>
                <w:del w:id="3797" w:author="aas" w:date="2013-10-14T02:06:00Z"/>
              </w:rPr>
            </w:pPr>
            <w:del w:id="3798" w:author="aas" w:date="2013-10-14T02:06:00Z">
              <w:r>
                <w:delText xml:space="preserve">      &lt;xs:element name="max-rate"  type="xs:unsignedInt"&gt;</w:delText>
              </w:r>
            </w:del>
          </w:p>
          <w:p w14:paraId="11FEA420" w14:textId="77777777" w:rsidR="00E02224" w:rsidRDefault="00E02224" w:rsidP="00E02224">
            <w:pPr>
              <w:pStyle w:val="XML1"/>
              <w:rPr>
                <w:del w:id="3799" w:author="aas" w:date="2013-10-14T02:06:00Z"/>
              </w:rPr>
            </w:pPr>
            <w:del w:id="3800" w:author="aas" w:date="2013-10-14T02:06:00Z">
              <w:r>
                <w:delText xml:space="preserve">        &lt;xs:annotation&gt;</w:delText>
              </w:r>
            </w:del>
          </w:p>
          <w:p w14:paraId="70EB1FE9" w14:textId="77777777" w:rsidR="00E02224" w:rsidRDefault="00E02224" w:rsidP="00E02224">
            <w:pPr>
              <w:pStyle w:val="XML1"/>
              <w:rPr>
                <w:del w:id="3801" w:author="aas" w:date="2013-10-14T02:06:00Z"/>
              </w:rPr>
            </w:pPr>
            <w:del w:id="3802" w:author="aas" w:date="2013-10-14T02:06:00Z">
              <w:r>
                <w:delText xml:space="preserve">          &lt;xs:documentation&gt;</w:delText>
              </w:r>
            </w:del>
          </w:p>
          <w:p w14:paraId="07342802" w14:textId="77777777" w:rsidR="00E02224" w:rsidRDefault="00E02224" w:rsidP="00E02224">
            <w:pPr>
              <w:pStyle w:val="XML1"/>
              <w:rPr>
                <w:del w:id="3803" w:author="aas" w:date="2013-10-14T02:06:00Z"/>
              </w:rPr>
            </w:pPr>
            <w:del w:id="3804" w:author="aas" w:date="2013-10-14T02:06:00Z">
              <w:r>
                <w:delText xml:space="preserve">            This element indicates the maximum bit rate of </w:delText>
              </w:r>
            </w:del>
          </w:p>
          <w:p w14:paraId="76EF79AA" w14:textId="77777777" w:rsidR="00E02224" w:rsidRDefault="00E02224" w:rsidP="00E02224">
            <w:pPr>
              <w:pStyle w:val="XML1"/>
              <w:rPr>
                <w:del w:id="3805" w:author="aas" w:date="2013-10-14T02:06:00Z"/>
              </w:rPr>
            </w:pPr>
            <w:del w:id="3806" w:author="aas" w:date="2013-10-14T02:06:00Z">
              <w:r>
                <w:delText xml:space="preserve">            the port. Its values is to be provided in units of kilobit </w:delText>
              </w:r>
            </w:del>
          </w:p>
          <w:p w14:paraId="5C1B5DA6" w14:textId="77777777" w:rsidR="00E02224" w:rsidRDefault="00E02224" w:rsidP="00E02224">
            <w:pPr>
              <w:pStyle w:val="XML1"/>
              <w:rPr>
                <w:del w:id="3807" w:author="aas" w:date="2013-10-14T02:06:00Z"/>
              </w:rPr>
            </w:pPr>
            <w:del w:id="3808" w:author="aas" w:date="2013-10-14T02:06:00Z">
              <w:r>
                <w:delText xml:space="preserve">            per second (kbps). This element is only valid if the </w:delText>
              </w:r>
            </w:del>
          </w:p>
          <w:p w14:paraId="20E4A2EA" w14:textId="77777777" w:rsidR="00E02224" w:rsidRDefault="00E02224" w:rsidP="00E02224">
            <w:pPr>
              <w:pStyle w:val="XML1"/>
              <w:rPr>
                <w:del w:id="3809" w:author="aas" w:date="2013-10-14T02:06:00Z"/>
              </w:rPr>
            </w:pPr>
            <w:del w:id="3810" w:author="aas" w:date="2013-10-14T02:06:00Z">
              <w:r>
                <w:delText xml:space="preserve">            element called 'rate' in the current Port Features has a </w:delText>
              </w:r>
            </w:del>
          </w:p>
          <w:p w14:paraId="7E4ABD47" w14:textId="77777777" w:rsidR="00E02224" w:rsidRDefault="00E02224" w:rsidP="00E02224">
            <w:pPr>
              <w:pStyle w:val="XML1"/>
              <w:rPr>
                <w:del w:id="3811" w:author="aas" w:date="2013-10-14T02:06:00Z"/>
              </w:rPr>
            </w:pPr>
            <w:del w:id="3812" w:author="aas" w:date="2013-10-14T02:06:00Z">
              <w:r>
                <w:delText xml:space="preserve">            value of 'other'.</w:delText>
              </w:r>
            </w:del>
          </w:p>
          <w:p w14:paraId="144C3792" w14:textId="77777777" w:rsidR="00E02224" w:rsidRDefault="00E02224" w:rsidP="00E02224">
            <w:pPr>
              <w:pStyle w:val="XML1"/>
              <w:rPr>
                <w:del w:id="3813" w:author="aas" w:date="2013-10-14T02:06:00Z"/>
              </w:rPr>
            </w:pPr>
          </w:p>
          <w:p w14:paraId="4AFC895F" w14:textId="77777777" w:rsidR="00E02224" w:rsidRDefault="00E02224" w:rsidP="00E02224">
            <w:pPr>
              <w:pStyle w:val="XML1"/>
              <w:rPr>
                <w:del w:id="3814" w:author="aas" w:date="2013-10-14T02:06:00Z"/>
              </w:rPr>
            </w:pPr>
            <w:del w:id="3815" w:author="aas" w:date="2013-10-14T02:06:00Z">
              <w:r>
                <w:delText xml:space="preserve">            Since this element is not configurable with the NETCONF</w:delText>
              </w:r>
            </w:del>
          </w:p>
          <w:p w14:paraId="552ED73B" w14:textId="77777777" w:rsidR="00E02224" w:rsidRDefault="00E02224" w:rsidP="00E02224">
            <w:pPr>
              <w:pStyle w:val="XML1"/>
              <w:rPr>
                <w:del w:id="3816" w:author="aas" w:date="2013-10-14T02:06:00Z"/>
              </w:rPr>
            </w:pPr>
            <w:del w:id="3817" w:author="aas" w:date="2013-10-14T02:06:00Z">
              <w:r>
                <w:delText xml:space="preserve">            protocol it MUST NOT be included in replies to NETCONF</w:delText>
              </w:r>
            </w:del>
          </w:p>
          <w:p w14:paraId="0103C47C" w14:textId="77777777" w:rsidR="00E02224" w:rsidRDefault="00E02224" w:rsidP="00E02224">
            <w:pPr>
              <w:pStyle w:val="XML1"/>
              <w:rPr>
                <w:del w:id="3818" w:author="aas" w:date="2013-10-14T02:06:00Z"/>
              </w:rPr>
            </w:pPr>
            <w:del w:id="3819" w:author="aas" w:date="2013-10-14T02:06:00Z">
              <w:r>
                <w:delText xml:space="preserve">            &amp;lt;get-config&amp;gt; requests.</w:delText>
              </w:r>
            </w:del>
          </w:p>
          <w:p w14:paraId="0895788E" w14:textId="77777777" w:rsidR="00E02224" w:rsidRDefault="00E02224" w:rsidP="00E02224">
            <w:pPr>
              <w:pStyle w:val="XML1"/>
              <w:rPr>
                <w:del w:id="3820" w:author="aas" w:date="2013-10-14T02:06:00Z"/>
              </w:rPr>
            </w:pPr>
            <w:del w:id="3821" w:author="aas" w:date="2013-10-14T02:06:00Z">
              <w:r>
                <w:delText xml:space="preserve">          &lt;/xs:documentation&gt;</w:delText>
              </w:r>
            </w:del>
          </w:p>
          <w:p w14:paraId="693E9934" w14:textId="77777777" w:rsidR="00E02224" w:rsidRDefault="00E02224" w:rsidP="00E02224">
            <w:pPr>
              <w:pStyle w:val="XML1"/>
              <w:rPr>
                <w:del w:id="3822" w:author="aas" w:date="2013-10-14T02:06:00Z"/>
              </w:rPr>
            </w:pPr>
            <w:del w:id="3823" w:author="aas" w:date="2013-10-14T02:06:00Z">
              <w:r>
                <w:delText xml:space="preserve">        &lt;/xs:annotation&gt;</w:delText>
              </w:r>
            </w:del>
          </w:p>
          <w:p w14:paraId="21885F62" w14:textId="77777777" w:rsidR="00E02224" w:rsidRDefault="00E02224" w:rsidP="00E02224">
            <w:pPr>
              <w:pStyle w:val="XML1"/>
              <w:rPr>
                <w:del w:id="3824" w:author="aas" w:date="2013-10-14T02:06:00Z"/>
              </w:rPr>
            </w:pPr>
            <w:del w:id="3825" w:author="aas" w:date="2013-10-14T02:06:00Z">
              <w:r>
                <w:delText xml:space="preserve">      &lt;/xs:element&gt;</w:delText>
              </w:r>
            </w:del>
          </w:p>
          <w:p w14:paraId="07BFFB96" w14:textId="77777777" w:rsidR="00E02224" w:rsidRDefault="00E02224" w:rsidP="00E02224">
            <w:pPr>
              <w:pStyle w:val="XML1"/>
              <w:rPr>
                <w:del w:id="3826" w:author="aas" w:date="2013-10-14T02:06:00Z"/>
              </w:rPr>
            </w:pPr>
            <w:del w:id="3827" w:author="aas" w:date="2013-10-14T02:06:00Z">
              <w:r>
                <w:delText xml:space="preserve">      &lt;xs:element name="configuration"&gt;</w:delText>
              </w:r>
            </w:del>
          </w:p>
          <w:p w14:paraId="6B2359D2" w14:textId="77777777" w:rsidR="00E02224" w:rsidRDefault="00E02224" w:rsidP="00E02224">
            <w:pPr>
              <w:pStyle w:val="XML1"/>
              <w:rPr>
                <w:del w:id="3828" w:author="aas" w:date="2013-10-14T02:06:00Z"/>
              </w:rPr>
            </w:pPr>
            <w:del w:id="3829" w:author="aas" w:date="2013-10-14T02:06:00Z">
              <w:r>
                <w:delText xml:space="preserve">        &lt;xs:annotation&gt;</w:delText>
              </w:r>
            </w:del>
          </w:p>
          <w:p w14:paraId="4639AD32" w14:textId="77777777" w:rsidR="00E02224" w:rsidRDefault="00E02224" w:rsidP="00E02224">
            <w:pPr>
              <w:pStyle w:val="XML1"/>
              <w:rPr>
                <w:del w:id="3830" w:author="aas" w:date="2013-10-14T02:06:00Z"/>
              </w:rPr>
            </w:pPr>
            <w:del w:id="3831" w:author="aas" w:date="2013-10-14T02:06:00Z">
              <w:r>
                <w:delText xml:space="preserve">          &lt;xs:documentation&gt;</w:delText>
              </w:r>
            </w:del>
          </w:p>
          <w:p w14:paraId="2DB64430" w14:textId="77777777" w:rsidR="00E02224" w:rsidRDefault="00E02224" w:rsidP="00E02224">
            <w:pPr>
              <w:pStyle w:val="XML1"/>
              <w:rPr>
                <w:del w:id="3832" w:author="aas" w:date="2013-10-14T02:06:00Z"/>
              </w:rPr>
            </w:pPr>
            <w:del w:id="3833" w:author="aas" w:date="2013-10-14T02:06:00Z">
              <w:r>
                <w:delText xml:space="preserve">            This element represents the general</w:delText>
              </w:r>
            </w:del>
          </w:p>
          <w:p w14:paraId="4462A3EE" w14:textId="77777777" w:rsidR="00E02224" w:rsidRDefault="00E02224" w:rsidP="00E02224">
            <w:pPr>
              <w:pStyle w:val="XML1"/>
              <w:rPr>
                <w:del w:id="3834" w:author="aas" w:date="2013-10-14T02:06:00Z"/>
              </w:rPr>
            </w:pPr>
            <w:del w:id="3835" w:author="aas" w:date="2013-10-14T02:06:00Z">
              <w:r>
                <w:delText xml:space="preserve">            adminitrative configuration of the OpenFlow Port.</w:delText>
              </w:r>
            </w:del>
          </w:p>
          <w:p w14:paraId="1737A7AC" w14:textId="77777777" w:rsidR="00E02224" w:rsidRDefault="00E02224" w:rsidP="00E02224">
            <w:pPr>
              <w:pStyle w:val="XML1"/>
              <w:rPr>
                <w:del w:id="3836" w:author="aas" w:date="2013-10-14T02:06:00Z"/>
              </w:rPr>
            </w:pPr>
            <w:del w:id="3837" w:author="aas" w:date="2013-10-14T02:06:00Z">
              <w:r>
                <w:delText xml:space="preserve">          &lt;/xs:documentation&gt;</w:delText>
              </w:r>
            </w:del>
          </w:p>
          <w:p w14:paraId="4D282C87" w14:textId="77777777" w:rsidR="00E02224" w:rsidRDefault="00E02224" w:rsidP="00E02224">
            <w:pPr>
              <w:pStyle w:val="XML1"/>
              <w:rPr>
                <w:del w:id="3838" w:author="aas" w:date="2013-10-14T02:06:00Z"/>
              </w:rPr>
            </w:pPr>
            <w:del w:id="3839" w:author="aas" w:date="2013-10-14T02:06:00Z">
              <w:r>
                <w:delText xml:space="preserve">        &lt;/xs:annotation&gt;</w:delText>
              </w:r>
            </w:del>
          </w:p>
          <w:p w14:paraId="194115FB" w14:textId="77777777" w:rsidR="00E02224" w:rsidRDefault="00E02224" w:rsidP="00E02224">
            <w:pPr>
              <w:pStyle w:val="XML1"/>
              <w:rPr>
                <w:del w:id="3840" w:author="aas" w:date="2013-10-14T02:06:00Z"/>
              </w:rPr>
            </w:pPr>
            <w:del w:id="3841" w:author="aas" w:date="2013-10-14T02:06:00Z">
              <w:r>
                <w:delText xml:space="preserve">        &lt;xs:complexType&gt;</w:delText>
              </w:r>
            </w:del>
          </w:p>
          <w:p w14:paraId="70F4F6FA" w14:textId="77777777" w:rsidR="00E02224" w:rsidRDefault="00E02224" w:rsidP="00E02224">
            <w:pPr>
              <w:pStyle w:val="XML1"/>
              <w:rPr>
                <w:del w:id="3842" w:author="aas" w:date="2013-10-14T02:06:00Z"/>
              </w:rPr>
            </w:pPr>
            <w:del w:id="3843" w:author="aas" w:date="2013-10-14T02:06:00Z">
              <w:r>
                <w:delText xml:space="preserve">          &lt;xs:sequence&gt;</w:delText>
              </w:r>
            </w:del>
          </w:p>
          <w:p w14:paraId="00B3C8E3" w14:textId="77777777" w:rsidR="00E02224" w:rsidRDefault="00E02224" w:rsidP="00E02224">
            <w:pPr>
              <w:pStyle w:val="XML1"/>
              <w:rPr>
                <w:del w:id="3844" w:author="aas" w:date="2013-10-14T02:06:00Z"/>
              </w:rPr>
            </w:pPr>
            <w:del w:id="3845" w:author="aas" w:date="2013-10-14T02:06:00Z">
              <w:r>
                <w:delText xml:space="preserve">            &lt;xs:element name="admin-state" minOccurs="0"  type="OFUpDownStateType"&gt;</w:delText>
              </w:r>
            </w:del>
          </w:p>
          <w:p w14:paraId="0C2E6DE1" w14:textId="77777777" w:rsidR="00E02224" w:rsidRDefault="00E02224" w:rsidP="00E02224">
            <w:pPr>
              <w:pStyle w:val="XML1"/>
              <w:rPr>
                <w:del w:id="3846" w:author="aas" w:date="2013-10-14T02:06:00Z"/>
              </w:rPr>
            </w:pPr>
            <w:del w:id="3847" w:author="aas" w:date="2013-10-14T02:06:00Z">
              <w:r>
                <w:delText xml:space="preserve">              &lt;xs:annotation&gt;</w:delText>
              </w:r>
            </w:del>
          </w:p>
          <w:p w14:paraId="6C3A1A2B" w14:textId="77777777" w:rsidR="00E02224" w:rsidRDefault="00E02224" w:rsidP="00E02224">
            <w:pPr>
              <w:pStyle w:val="XML1"/>
              <w:rPr>
                <w:del w:id="3848" w:author="aas" w:date="2013-10-14T02:06:00Z"/>
              </w:rPr>
            </w:pPr>
            <w:del w:id="3849" w:author="aas" w:date="2013-10-14T02:06:00Z">
              <w:r>
                <w:delText xml:space="preserve">                &lt;xs:documentation&gt;</w:delText>
              </w:r>
            </w:del>
          </w:p>
          <w:p w14:paraId="0C0AC944" w14:textId="77777777" w:rsidR="00E02224" w:rsidRDefault="00E02224" w:rsidP="00E02224">
            <w:pPr>
              <w:pStyle w:val="XML1"/>
              <w:rPr>
                <w:del w:id="3850" w:author="aas" w:date="2013-10-14T02:06:00Z"/>
              </w:rPr>
            </w:pPr>
            <w:del w:id="3851" w:author="aas" w:date="2013-10-14T02:06:00Z">
              <w:r>
                <w:delText xml:space="preserve">                  The administrative state of the port.  If</w:delText>
              </w:r>
            </w:del>
          </w:p>
          <w:p w14:paraId="14D7E549" w14:textId="77777777" w:rsidR="00E02224" w:rsidRDefault="00E02224" w:rsidP="00E02224">
            <w:pPr>
              <w:pStyle w:val="XML1"/>
              <w:rPr>
                <w:del w:id="3852" w:author="aas" w:date="2013-10-14T02:06:00Z"/>
              </w:rPr>
            </w:pPr>
            <w:del w:id="3853" w:author="aas" w:date="2013-10-14T02:06:00Z">
              <w:r>
                <w:delText xml:space="preserve">                  true, the port has been administratively brought down and</w:delText>
              </w:r>
            </w:del>
          </w:p>
          <w:p w14:paraId="3983E21C" w14:textId="77777777" w:rsidR="00E02224" w:rsidRDefault="00E02224" w:rsidP="00E02224">
            <w:pPr>
              <w:pStyle w:val="XML1"/>
              <w:rPr>
                <w:del w:id="3854" w:author="aas" w:date="2013-10-14T02:06:00Z"/>
              </w:rPr>
            </w:pPr>
            <w:del w:id="3855" w:author="aas" w:date="2013-10-14T02:06:00Z">
              <w:r>
                <w:delText xml:space="preserve">                  SHOULD not be used by OpenFlow.</w:delText>
              </w:r>
            </w:del>
          </w:p>
          <w:p w14:paraId="138615AE" w14:textId="77777777" w:rsidR="00E02224" w:rsidRDefault="00E02224" w:rsidP="00E02224">
            <w:pPr>
              <w:pStyle w:val="XML1"/>
              <w:rPr>
                <w:del w:id="3856" w:author="aas" w:date="2013-10-14T02:06:00Z"/>
              </w:rPr>
            </w:pPr>
          </w:p>
          <w:p w14:paraId="19FA6EF5" w14:textId="77777777" w:rsidR="00E02224" w:rsidRDefault="00E02224" w:rsidP="00E02224">
            <w:pPr>
              <w:pStyle w:val="XML1"/>
              <w:rPr>
                <w:del w:id="3857" w:author="aas" w:date="2013-10-14T02:06:00Z"/>
              </w:rPr>
            </w:pPr>
            <w:del w:id="3858" w:author="aas" w:date="2013-10-14T02:06:00Z">
              <w:r>
                <w:delText xml:space="preserve">                  This element is optional. If this element is not present</w:delText>
              </w:r>
            </w:del>
          </w:p>
          <w:p w14:paraId="377F7011" w14:textId="77777777" w:rsidR="00E02224" w:rsidRDefault="00E02224" w:rsidP="00E02224">
            <w:pPr>
              <w:pStyle w:val="XML1"/>
              <w:rPr>
                <w:del w:id="3859" w:author="aas" w:date="2013-10-14T02:06:00Z"/>
              </w:rPr>
            </w:pPr>
            <w:del w:id="3860" w:author="aas" w:date="2013-10-14T02:06:00Z">
              <w:r>
                <w:delText xml:space="preserve">                  it defaults to 'up'.</w:delText>
              </w:r>
            </w:del>
          </w:p>
          <w:p w14:paraId="2EFB0575" w14:textId="77777777" w:rsidR="00E02224" w:rsidRDefault="00E02224" w:rsidP="00E02224">
            <w:pPr>
              <w:pStyle w:val="XML1"/>
              <w:rPr>
                <w:del w:id="3861" w:author="aas" w:date="2013-10-14T02:06:00Z"/>
              </w:rPr>
            </w:pPr>
            <w:del w:id="3862" w:author="aas" w:date="2013-10-14T02:06:00Z">
              <w:r>
                <w:delText xml:space="preserve">                &lt;/xs:documentation&gt;</w:delText>
              </w:r>
            </w:del>
          </w:p>
          <w:p w14:paraId="6F0D25B4" w14:textId="77777777" w:rsidR="00E02224" w:rsidRDefault="00E02224" w:rsidP="00E02224">
            <w:pPr>
              <w:pStyle w:val="XML1"/>
              <w:rPr>
                <w:del w:id="3863" w:author="aas" w:date="2013-10-14T02:06:00Z"/>
              </w:rPr>
            </w:pPr>
            <w:del w:id="3864" w:author="aas" w:date="2013-10-14T02:06:00Z">
              <w:r>
                <w:delText xml:space="preserve">              &lt;/xs:annotation&gt;</w:delText>
              </w:r>
            </w:del>
          </w:p>
          <w:p w14:paraId="666C602D" w14:textId="77777777" w:rsidR="00E02224" w:rsidRDefault="00E02224" w:rsidP="00E02224">
            <w:pPr>
              <w:pStyle w:val="XML1"/>
              <w:rPr>
                <w:del w:id="3865" w:author="aas" w:date="2013-10-14T02:06:00Z"/>
              </w:rPr>
            </w:pPr>
            <w:del w:id="3866" w:author="aas" w:date="2013-10-14T02:06:00Z">
              <w:r>
                <w:delText xml:space="preserve">            &lt;/xs:element&gt;</w:delText>
              </w:r>
            </w:del>
          </w:p>
          <w:p w14:paraId="66B28CDD" w14:textId="77777777" w:rsidR="00E02224" w:rsidRDefault="00E02224" w:rsidP="00E02224">
            <w:pPr>
              <w:pStyle w:val="XML1"/>
              <w:rPr>
                <w:del w:id="3867" w:author="aas" w:date="2013-10-14T02:06:00Z"/>
              </w:rPr>
            </w:pPr>
            <w:del w:id="3868" w:author="aas" w:date="2013-10-14T02:06:00Z">
              <w:r>
                <w:delText xml:space="preserve">            &lt;xs:element name="no-receive" minOccurs="0"  type="xs:boolean"&gt;</w:delText>
              </w:r>
            </w:del>
          </w:p>
          <w:p w14:paraId="6AD2F76A" w14:textId="77777777" w:rsidR="00E02224" w:rsidRDefault="00E02224" w:rsidP="00E02224">
            <w:pPr>
              <w:pStyle w:val="XML1"/>
              <w:rPr>
                <w:del w:id="3869" w:author="aas" w:date="2013-10-14T02:06:00Z"/>
              </w:rPr>
            </w:pPr>
            <w:del w:id="3870" w:author="aas" w:date="2013-10-14T02:06:00Z">
              <w:r>
                <w:delText xml:space="preserve">              &lt;xs:annotation&gt;</w:delText>
              </w:r>
            </w:del>
          </w:p>
          <w:p w14:paraId="3A6A8463" w14:textId="77777777" w:rsidR="00E02224" w:rsidRDefault="00E02224" w:rsidP="00E02224">
            <w:pPr>
              <w:pStyle w:val="XML1"/>
              <w:rPr>
                <w:del w:id="3871" w:author="aas" w:date="2013-10-14T02:06:00Z"/>
              </w:rPr>
            </w:pPr>
            <w:del w:id="3872" w:author="aas" w:date="2013-10-14T02:06:00Z">
              <w:r>
                <w:delText xml:space="preserve">                &lt;xs:documentation&gt;</w:delText>
              </w:r>
            </w:del>
          </w:p>
          <w:p w14:paraId="23658C94" w14:textId="77777777" w:rsidR="00E02224" w:rsidRDefault="00E02224" w:rsidP="00E02224">
            <w:pPr>
              <w:pStyle w:val="XML1"/>
              <w:rPr>
                <w:del w:id="3873" w:author="aas" w:date="2013-10-14T02:06:00Z"/>
              </w:rPr>
            </w:pPr>
            <w:del w:id="3874" w:author="aas" w:date="2013-10-14T02:06:00Z">
              <w:r>
                <w:delText xml:space="preserve">                  If true, packets received at this OpenFlow</w:delText>
              </w:r>
            </w:del>
          </w:p>
          <w:p w14:paraId="09CECF9A" w14:textId="77777777" w:rsidR="00E02224" w:rsidRDefault="00E02224" w:rsidP="00E02224">
            <w:pPr>
              <w:pStyle w:val="XML1"/>
              <w:rPr>
                <w:del w:id="3875" w:author="aas" w:date="2013-10-14T02:06:00Z"/>
              </w:rPr>
            </w:pPr>
            <w:del w:id="3876" w:author="aas" w:date="2013-10-14T02:06:00Z">
              <w:r>
                <w:delText xml:space="preserve">                  port SHOULD be dropped.</w:delText>
              </w:r>
            </w:del>
          </w:p>
          <w:p w14:paraId="5DFF0582" w14:textId="77777777" w:rsidR="00E02224" w:rsidRDefault="00E02224" w:rsidP="00E02224">
            <w:pPr>
              <w:pStyle w:val="XML1"/>
              <w:rPr>
                <w:del w:id="3877" w:author="aas" w:date="2013-10-14T02:06:00Z"/>
              </w:rPr>
            </w:pPr>
          </w:p>
          <w:p w14:paraId="1B833FC5" w14:textId="77777777" w:rsidR="00E02224" w:rsidRDefault="00E02224" w:rsidP="00E02224">
            <w:pPr>
              <w:pStyle w:val="XML1"/>
              <w:rPr>
                <w:del w:id="3878" w:author="aas" w:date="2013-10-14T02:06:00Z"/>
              </w:rPr>
            </w:pPr>
            <w:del w:id="3879" w:author="aas" w:date="2013-10-14T02:06:00Z">
              <w:r>
                <w:delText xml:space="preserve">                  This element is optional. If this element is not present</w:delText>
              </w:r>
            </w:del>
          </w:p>
          <w:p w14:paraId="15321F7E" w14:textId="77777777" w:rsidR="00E02224" w:rsidRDefault="00E02224" w:rsidP="00E02224">
            <w:pPr>
              <w:pStyle w:val="XML1"/>
              <w:rPr>
                <w:del w:id="3880" w:author="aas" w:date="2013-10-14T02:06:00Z"/>
              </w:rPr>
            </w:pPr>
            <w:del w:id="3881" w:author="aas" w:date="2013-10-14T02:06:00Z">
              <w:r>
                <w:delText xml:space="preserve">                  it defaults to 'false'.</w:delText>
              </w:r>
            </w:del>
          </w:p>
          <w:p w14:paraId="3EEEDDB8" w14:textId="77777777" w:rsidR="00E02224" w:rsidRDefault="00E02224" w:rsidP="00E02224">
            <w:pPr>
              <w:pStyle w:val="XML1"/>
              <w:rPr>
                <w:del w:id="3882" w:author="aas" w:date="2013-10-14T02:06:00Z"/>
              </w:rPr>
            </w:pPr>
            <w:del w:id="3883" w:author="aas" w:date="2013-10-14T02:06:00Z">
              <w:r>
                <w:delText xml:space="preserve">                &lt;/xs:documentation&gt;</w:delText>
              </w:r>
            </w:del>
          </w:p>
          <w:p w14:paraId="6CBCB77B" w14:textId="77777777" w:rsidR="00E02224" w:rsidRDefault="00E02224" w:rsidP="00E02224">
            <w:pPr>
              <w:pStyle w:val="XML1"/>
              <w:rPr>
                <w:del w:id="3884" w:author="aas" w:date="2013-10-14T02:06:00Z"/>
              </w:rPr>
            </w:pPr>
            <w:del w:id="3885" w:author="aas" w:date="2013-10-14T02:06:00Z">
              <w:r>
                <w:delText xml:space="preserve">              &lt;/xs:annotation&gt;</w:delText>
              </w:r>
            </w:del>
          </w:p>
          <w:p w14:paraId="1ED7C925" w14:textId="77777777" w:rsidR="00E02224" w:rsidRDefault="00E02224" w:rsidP="00E02224">
            <w:pPr>
              <w:pStyle w:val="XML1"/>
              <w:rPr>
                <w:del w:id="3886" w:author="aas" w:date="2013-10-14T02:06:00Z"/>
              </w:rPr>
            </w:pPr>
            <w:del w:id="3887" w:author="aas" w:date="2013-10-14T02:06:00Z">
              <w:r>
                <w:delText xml:space="preserve">            &lt;/xs:element&gt;</w:delText>
              </w:r>
            </w:del>
          </w:p>
          <w:p w14:paraId="574C53CD" w14:textId="77777777" w:rsidR="00E02224" w:rsidRDefault="00E02224" w:rsidP="00E02224">
            <w:pPr>
              <w:pStyle w:val="XML1"/>
              <w:rPr>
                <w:del w:id="3888" w:author="aas" w:date="2013-10-14T02:06:00Z"/>
              </w:rPr>
            </w:pPr>
            <w:del w:id="3889" w:author="aas" w:date="2013-10-14T02:06:00Z">
              <w:r>
                <w:delText xml:space="preserve">            &lt;xs:element name="no-forward" minOccurs="0"  type="xs:boolean"&gt;</w:delText>
              </w:r>
            </w:del>
          </w:p>
          <w:p w14:paraId="2637C4A1" w14:textId="77777777" w:rsidR="00E02224" w:rsidRDefault="00E02224" w:rsidP="00E02224">
            <w:pPr>
              <w:pStyle w:val="XML1"/>
              <w:rPr>
                <w:del w:id="3890" w:author="aas" w:date="2013-10-14T02:06:00Z"/>
              </w:rPr>
            </w:pPr>
            <w:del w:id="3891" w:author="aas" w:date="2013-10-14T02:06:00Z">
              <w:r>
                <w:delText xml:space="preserve">              &lt;xs:annotation&gt;</w:delText>
              </w:r>
            </w:del>
          </w:p>
          <w:p w14:paraId="447F1035" w14:textId="77777777" w:rsidR="00E02224" w:rsidRDefault="00E02224" w:rsidP="00E02224">
            <w:pPr>
              <w:pStyle w:val="XML1"/>
              <w:rPr>
                <w:del w:id="3892" w:author="aas" w:date="2013-10-14T02:06:00Z"/>
              </w:rPr>
            </w:pPr>
            <w:del w:id="3893" w:author="aas" w:date="2013-10-14T02:06:00Z">
              <w:r>
                <w:delText xml:space="preserve">                &lt;xs:documentation&gt;</w:delText>
              </w:r>
            </w:del>
          </w:p>
          <w:p w14:paraId="599D922D" w14:textId="77777777" w:rsidR="00E02224" w:rsidRDefault="00E02224" w:rsidP="00E02224">
            <w:pPr>
              <w:pStyle w:val="XML1"/>
              <w:rPr>
                <w:del w:id="3894" w:author="aas" w:date="2013-10-14T02:06:00Z"/>
              </w:rPr>
            </w:pPr>
            <w:del w:id="3895" w:author="aas" w:date="2013-10-14T02:06:00Z">
              <w:r>
                <w:delText xml:space="preserve">                  If true, packets forwarded to this OpenFlow</w:delText>
              </w:r>
            </w:del>
          </w:p>
          <w:p w14:paraId="0CFDA8C9" w14:textId="77777777" w:rsidR="00E02224" w:rsidRDefault="00E02224" w:rsidP="00E02224">
            <w:pPr>
              <w:pStyle w:val="XML1"/>
              <w:rPr>
                <w:del w:id="3896" w:author="aas" w:date="2013-10-14T02:06:00Z"/>
              </w:rPr>
            </w:pPr>
            <w:del w:id="3897" w:author="aas" w:date="2013-10-14T02:06:00Z">
              <w:r>
                <w:delText xml:space="preserve">                  port SHOULD be dropped.</w:delText>
              </w:r>
            </w:del>
          </w:p>
          <w:p w14:paraId="7A40D1BA" w14:textId="77777777" w:rsidR="00E02224" w:rsidRDefault="00E02224" w:rsidP="00E02224">
            <w:pPr>
              <w:pStyle w:val="XML1"/>
              <w:rPr>
                <w:del w:id="3898" w:author="aas" w:date="2013-10-14T02:06:00Z"/>
              </w:rPr>
            </w:pPr>
          </w:p>
          <w:p w14:paraId="23BABAF1" w14:textId="77777777" w:rsidR="00E02224" w:rsidRDefault="00E02224" w:rsidP="00E02224">
            <w:pPr>
              <w:pStyle w:val="XML1"/>
              <w:rPr>
                <w:del w:id="3899" w:author="aas" w:date="2013-10-14T02:06:00Z"/>
              </w:rPr>
            </w:pPr>
            <w:del w:id="3900" w:author="aas" w:date="2013-10-14T02:06:00Z">
              <w:r>
                <w:delText xml:space="preserve">                  This element is optional. If this element is not present</w:delText>
              </w:r>
            </w:del>
          </w:p>
          <w:p w14:paraId="4DA27875" w14:textId="77777777" w:rsidR="00E02224" w:rsidRDefault="00E02224" w:rsidP="00E02224">
            <w:pPr>
              <w:pStyle w:val="XML1"/>
              <w:rPr>
                <w:del w:id="3901" w:author="aas" w:date="2013-10-14T02:06:00Z"/>
              </w:rPr>
            </w:pPr>
            <w:del w:id="3902" w:author="aas" w:date="2013-10-14T02:06:00Z">
              <w:r>
                <w:delText xml:space="preserve">                  it defaults to 'false'.</w:delText>
              </w:r>
            </w:del>
          </w:p>
          <w:p w14:paraId="6CF3F03A" w14:textId="77777777" w:rsidR="00E02224" w:rsidRDefault="00E02224" w:rsidP="00E02224">
            <w:pPr>
              <w:pStyle w:val="XML1"/>
              <w:rPr>
                <w:del w:id="3903" w:author="aas" w:date="2013-10-14T02:06:00Z"/>
              </w:rPr>
            </w:pPr>
            <w:del w:id="3904" w:author="aas" w:date="2013-10-14T02:06:00Z">
              <w:r>
                <w:delText xml:space="preserve">                &lt;/xs:documentation&gt;</w:delText>
              </w:r>
            </w:del>
          </w:p>
          <w:p w14:paraId="6553C519" w14:textId="77777777" w:rsidR="00E02224" w:rsidRDefault="00E02224" w:rsidP="00E02224">
            <w:pPr>
              <w:pStyle w:val="XML1"/>
              <w:rPr>
                <w:del w:id="3905" w:author="aas" w:date="2013-10-14T02:06:00Z"/>
              </w:rPr>
            </w:pPr>
            <w:del w:id="3906" w:author="aas" w:date="2013-10-14T02:06:00Z">
              <w:r>
                <w:delText xml:space="preserve">              &lt;/xs:annotation&gt;</w:delText>
              </w:r>
            </w:del>
          </w:p>
          <w:p w14:paraId="59BD3CCD" w14:textId="77777777" w:rsidR="00E02224" w:rsidRDefault="00E02224" w:rsidP="00E02224">
            <w:pPr>
              <w:pStyle w:val="XML1"/>
              <w:rPr>
                <w:del w:id="3907" w:author="aas" w:date="2013-10-14T02:06:00Z"/>
              </w:rPr>
            </w:pPr>
            <w:del w:id="3908" w:author="aas" w:date="2013-10-14T02:06:00Z">
              <w:r>
                <w:delText xml:space="preserve">            &lt;/xs:element&gt;</w:delText>
              </w:r>
            </w:del>
          </w:p>
          <w:p w14:paraId="4BD273D1" w14:textId="77777777" w:rsidR="00E02224" w:rsidRDefault="00E02224" w:rsidP="00E02224">
            <w:pPr>
              <w:pStyle w:val="XML1"/>
              <w:rPr>
                <w:del w:id="3909" w:author="aas" w:date="2013-10-14T02:06:00Z"/>
              </w:rPr>
            </w:pPr>
            <w:del w:id="3910" w:author="aas" w:date="2013-10-14T02:06:00Z">
              <w:r>
                <w:delText xml:space="preserve">            &lt;xs:element name="no-packet-in" minOccurs="0"  type="xs:boolean"&gt;</w:delText>
              </w:r>
            </w:del>
          </w:p>
          <w:p w14:paraId="63B1EF9E" w14:textId="77777777" w:rsidR="00E02224" w:rsidRDefault="00E02224" w:rsidP="00E02224">
            <w:pPr>
              <w:pStyle w:val="XML1"/>
              <w:rPr>
                <w:del w:id="3911" w:author="aas" w:date="2013-10-14T02:06:00Z"/>
              </w:rPr>
            </w:pPr>
            <w:del w:id="3912" w:author="aas" w:date="2013-10-14T02:06:00Z">
              <w:r>
                <w:delText xml:space="preserve">              &lt;xs:annotation&gt;</w:delText>
              </w:r>
            </w:del>
          </w:p>
          <w:p w14:paraId="3C42604F" w14:textId="77777777" w:rsidR="00E02224" w:rsidRDefault="00E02224" w:rsidP="00E02224">
            <w:pPr>
              <w:pStyle w:val="XML1"/>
              <w:rPr>
                <w:del w:id="3913" w:author="aas" w:date="2013-10-14T02:06:00Z"/>
              </w:rPr>
            </w:pPr>
            <w:del w:id="3914" w:author="aas" w:date="2013-10-14T02:06:00Z">
              <w:r>
                <w:delText xml:space="preserve">                &lt;xs:documentation&gt;</w:delText>
              </w:r>
            </w:del>
          </w:p>
          <w:p w14:paraId="59757D5B" w14:textId="77777777" w:rsidR="00E02224" w:rsidRDefault="00E02224" w:rsidP="00E02224">
            <w:pPr>
              <w:pStyle w:val="XML1"/>
              <w:rPr>
                <w:del w:id="3915" w:author="aas" w:date="2013-10-14T02:06:00Z"/>
              </w:rPr>
            </w:pPr>
            <w:del w:id="3916" w:author="aas" w:date="2013-10-14T02:06:00Z">
              <w:r>
                <w:delText xml:space="preserve">                  If true, packets received on that port that </w:delText>
              </w:r>
            </w:del>
          </w:p>
          <w:p w14:paraId="0B56F0EA" w14:textId="77777777" w:rsidR="00E02224" w:rsidRDefault="00E02224" w:rsidP="00E02224">
            <w:pPr>
              <w:pStyle w:val="XML1"/>
              <w:rPr>
                <w:del w:id="3917" w:author="aas" w:date="2013-10-14T02:06:00Z"/>
              </w:rPr>
            </w:pPr>
            <w:del w:id="3918" w:author="aas" w:date="2013-10-14T02:06:00Z">
              <w:r>
                <w:delText xml:space="preserve">                  generate a table miss should never trigger a packet-in </w:delText>
              </w:r>
            </w:del>
          </w:p>
          <w:p w14:paraId="21650738" w14:textId="77777777" w:rsidR="00E02224" w:rsidRDefault="00E02224" w:rsidP="00E02224">
            <w:pPr>
              <w:pStyle w:val="XML1"/>
              <w:rPr>
                <w:del w:id="3919" w:author="aas" w:date="2013-10-14T02:06:00Z"/>
              </w:rPr>
            </w:pPr>
            <w:del w:id="3920" w:author="aas" w:date="2013-10-14T02:06:00Z">
              <w:r>
                <w:delText xml:space="preserve">                  message to the OpenFlow Controller.</w:delText>
              </w:r>
            </w:del>
          </w:p>
          <w:p w14:paraId="3BD2AA63" w14:textId="77777777" w:rsidR="00E02224" w:rsidRDefault="00E02224" w:rsidP="00E02224">
            <w:pPr>
              <w:pStyle w:val="XML1"/>
              <w:rPr>
                <w:del w:id="3921" w:author="aas" w:date="2013-10-14T02:06:00Z"/>
              </w:rPr>
            </w:pPr>
          </w:p>
          <w:p w14:paraId="1BDF76E7" w14:textId="77777777" w:rsidR="00E02224" w:rsidRDefault="00E02224" w:rsidP="00E02224">
            <w:pPr>
              <w:pStyle w:val="XML1"/>
              <w:rPr>
                <w:del w:id="3922" w:author="aas" w:date="2013-10-14T02:06:00Z"/>
              </w:rPr>
            </w:pPr>
            <w:del w:id="3923" w:author="aas" w:date="2013-10-14T02:06:00Z">
              <w:r>
                <w:delText xml:space="preserve">                  This element is optional. If this element is not present</w:delText>
              </w:r>
            </w:del>
          </w:p>
          <w:p w14:paraId="66E134B6" w14:textId="77777777" w:rsidR="00E02224" w:rsidRDefault="00E02224" w:rsidP="00E02224">
            <w:pPr>
              <w:pStyle w:val="XML1"/>
              <w:rPr>
                <w:del w:id="3924" w:author="aas" w:date="2013-10-14T02:06:00Z"/>
              </w:rPr>
            </w:pPr>
            <w:del w:id="3925" w:author="aas" w:date="2013-10-14T02:06:00Z">
              <w:r>
                <w:delText xml:space="preserve">                  it defaults to 'false'.</w:delText>
              </w:r>
            </w:del>
          </w:p>
          <w:p w14:paraId="68B01E2E" w14:textId="77777777" w:rsidR="00E02224" w:rsidRDefault="00E02224" w:rsidP="00E02224">
            <w:pPr>
              <w:pStyle w:val="XML1"/>
              <w:rPr>
                <w:del w:id="3926" w:author="aas" w:date="2013-10-14T02:06:00Z"/>
              </w:rPr>
            </w:pPr>
            <w:del w:id="3927" w:author="aas" w:date="2013-10-14T02:06:00Z">
              <w:r>
                <w:delText xml:space="preserve">                &lt;/xs:documentation&gt;</w:delText>
              </w:r>
            </w:del>
          </w:p>
          <w:p w14:paraId="4782B269" w14:textId="77777777" w:rsidR="00E02224" w:rsidRDefault="00E02224" w:rsidP="00E02224">
            <w:pPr>
              <w:pStyle w:val="XML1"/>
              <w:rPr>
                <w:del w:id="3928" w:author="aas" w:date="2013-10-14T02:06:00Z"/>
              </w:rPr>
            </w:pPr>
            <w:del w:id="3929" w:author="aas" w:date="2013-10-14T02:06:00Z">
              <w:r>
                <w:delText xml:space="preserve">              &lt;/xs:annotation&gt;</w:delText>
              </w:r>
            </w:del>
          </w:p>
          <w:p w14:paraId="7C034EF7" w14:textId="77777777" w:rsidR="00E02224" w:rsidRDefault="00E02224" w:rsidP="00E02224">
            <w:pPr>
              <w:pStyle w:val="XML1"/>
              <w:rPr>
                <w:del w:id="3930" w:author="aas" w:date="2013-10-14T02:06:00Z"/>
              </w:rPr>
            </w:pPr>
            <w:del w:id="3931" w:author="aas" w:date="2013-10-14T02:06:00Z">
              <w:r>
                <w:delText xml:space="preserve">            &lt;/xs:element&gt;</w:delText>
              </w:r>
            </w:del>
          </w:p>
          <w:p w14:paraId="25F95E5B" w14:textId="77777777" w:rsidR="00E02224" w:rsidRDefault="00E02224" w:rsidP="00E02224">
            <w:pPr>
              <w:pStyle w:val="XML1"/>
              <w:rPr>
                <w:del w:id="3932" w:author="aas" w:date="2013-10-14T02:06:00Z"/>
              </w:rPr>
            </w:pPr>
            <w:del w:id="3933" w:author="aas" w:date="2013-10-14T02:06:00Z">
              <w:r>
                <w:delText xml:space="preserve">          &lt;/xs:sequence&gt;</w:delText>
              </w:r>
            </w:del>
          </w:p>
          <w:p w14:paraId="6AA59003" w14:textId="77777777" w:rsidR="00E02224" w:rsidRDefault="00E02224" w:rsidP="00E02224">
            <w:pPr>
              <w:pStyle w:val="XML1"/>
              <w:rPr>
                <w:del w:id="3934" w:author="aas" w:date="2013-10-14T02:06:00Z"/>
              </w:rPr>
            </w:pPr>
            <w:del w:id="3935" w:author="aas" w:date="2013-10-14T02:06:00Z">
              <w:r>
                <w:delText xml:space="preserve">        &lt;/xs:complexType&gt;</w:delText>
              </w:r>
            </w:del>
          </w:p>
          <w:p w14:paraId="6C92C3D0" w14:textId="77777777" w:rsidR="00E02224" w:rsidRDefault="00E02224" w:rsidP="00E02224">
            <w:pPr>
              <w:pStyle w:val="XML1"/>
              <w:rPr>
                <w:del w:id="3936" w:author="aas" w:date="2013-10-14T02:06:00Z"/>
              </w:rPr>
            </w:pPr>
            <w:del w:id="3937" w:author="aas" w:date="2013-10-14T02:06:00Z">
              <w:r>
                <w:delText xml:space="preserve">      &lt;/xs:element&gt;</w:delText>
              </w:r>
            </w:del>
          </w:p>
          <w:p w14:paraId="556F0503" w14:textId="77777777" w:rsidR="00E02224" w:rsidRDefault="00E02224" w:rsidP="00E02224">
            <w:pPr>
              <w:pStyle w:val="XML1"/>
              <w:rPr>
                <w:del w:id="3938" w:author="aas" w:date="2013-10-14T02:06:00Z"/>
              </w:rPr>
            </w:pPr>
            <w:del w:id="3939" w:author="aas" w:date="2013-10-14T02:06:00Z">
              <w:r>
                <w:delText xml:space="preserve">      &lt;xs:element name="state"&gt;</w:delText>
              </w:r>
            </w:del>
          </w:p>
          <w:p w14:paraId="1F202713" w14:textId="77777777" w:rsidR="00E02224" w:rsidRDefault="00E02224" w:rsidP="00E02224">
            <w:pPr>
              <w:pStyle w:val="XML1"/>
              <w:rPr>
                <w:del w:id="3940" w:author="aas" w:date="2013-10-14T02:06:00Z"/>
              </w:rPr>
            </w:pPr>
            <w:del w:id="3941" w:author="aas" w:date="2013-10-14T02:06:00Z">
              <w:r>
                <w:delText xml:space="preserve">        &lt;xs:annotation&gt;</w:delText>
              </w:r>
            </w:del>
          </w:p>
          <w:p w14:paraId="2F87B55B" w14:textId="77777777" w:rsidR="00E02224" w:rsidRDefault="00E02224" w:rsidP="00E02224">
            <w:pPr>
              <w:pStyle w:val="XML1"/>
              <w:rPr>
                <w:del w:id="3942" w:author="aas" w:date="2013-10-14T02:06:00Z"/>
              </w:rPr>
            </w:pPr>
            <w:del w:id="3943" w:author="aas" w:date="2013-10-14T02:06:00Z">
              <w:r>
                <w:delText xml:space="preserve">          &lt;xs:documentation&gt;</w:delText>
              </w:r>
            </w:del>
          </w:p>
          <w:p w14:paraId="04453968" w14:textId="77777777" w:rsidR="00E02224" w:rsidRDefault="00E02224" w:rsidP="00E02224">
            <w:pPr>
              <w:pStyle w:val="XML1"/>
              <w:rPr>
                <w:del w:id="3944" w:author="aas" w:date="2013-10-14T02:06:00Z"/>
              </w:rPr>
            </w:pPr>
            <w:del w:id="3945" w:author="aas" w:date="2013-10-14T02:06:00Z">
              <w:r>
                <w:delText xml:space="preserve">            This element represents the general operational </w:delText>
              </w:r>
            </w:del>
          </w:p>
          <w:p w14:paraId="6EB7F9FC" w14:textId="77777777" w:rsidR="00E02224" w:rsidRDefault="00E02224" w:rsidP="00E02224">
            <w:pPr>
              <w:pStyle w:val="XML1"/>
              <w:rPr>
                <w:del w:id="3946" w:author="aas" w:date="2013-10-14T02:06:00Z"/>
              </w:rPr>
            </w:pPr>
            <w:del w:id="3947" w:author="aas" w:date="2013-10-14T02:06:00Z">
              <w:r>
                <w:delText xml:space="preserve">            state of the OpenFlow Port.</w:delText>
              </w:r>
            </w:del>
          </w:p>
          <w:p w14:paraId="22FE2306" w14:textId="77777777" w:rsidR="00E02224" w:rsidRDefault="00E02224" w:rsidP="00E02224">
            <w:pPr>
              <w:pStyle w:val="XML1"/>
              <w:rPr>
                <w:del w:id="3948" w:author="aas" w:date="2013-10-14T02:06:00Z"/>
              </w:rPr>
            </w:pPr>
          </w:p>
          <w:p w14:paraId="0A925501" w14:textId="77777777" w:rsidR="00E02224" w:rsidRDefault="00E02224" w:rsidP="00E02224">
            <w:pPr>
              <w:pStyle w:val="XML1"/>
              <w:rPr>
                <w:del w:id="3949" w:author="aas" w:date="2013-10-14T02:06:00Z"/>
              </w:rPr>
            </w:pPr>
            <w:del w:id="3950" w:author="aas" w:date="2013-10-14T02:06:00Z">
              <w:r>
                <w:delText xml:space="preserve">            Children of this element are not configurable and can only be</w:delText>
              </w:r>
            </w:del>
          </w:p>
          <w:p w14:paraId="2AD3C734" w14:textId="77777777" w:rsidR="00E02224" w:rsidRDefault="00E02224" w:rsidP="00E02224">
            <w:pPr>
              <w:pStyle w:val="XML1"/>
              <w:rPr>
                <w:del w:id="3951" w:author="aas" w:date="2013-10-14T02:06:00Z"/>
              </w:rPr>
            </w:pPr>
            <w:del w:id="3952" w:author="aas" w:date="2013-10-14T02:06:00Z">
              <w:r>
                <w:delText xml:space="preserve">            retrieved by NETCONF &amp;lt;get&amp;gt; operations. Attemps to modify this</w:delText>
              </w:r>
            </w:del>
          </w:p>
          <w:p w14:paraId="198DE671" w14:textId="77777777" w:rsidR="00E02224" w:rsidRDefault="00E02224" w:rsidP="00E02224">
            <w:pPr>
              <w:pStyle w:val="XML1"/>
              <w:rPr>
                <w:del w:id="3953" w:author="aas" w:date="2013-10-14T02:06:00Z"/>
              </w:rPr>
            </w:pPr>
            <w:del w:id="3954" w:author="aas" w:date="2013-10-14T02:06:00Z">
              <w:r>
                <w:delText xml:space="preserve">            element and its children with a NETCONF &amp;lt;edit-config&amp;gt;</w:delText>
              </w:r>
            </w:del>
          </w:p>
          <w:p w14:paraId="73CE3AA4" w14:textId="77777777" w:rsidR="00E02224" w:rsidRDefault="00E02224" w:rsidP="00E02224">
            <w:pPr>
              <w:pStyle w:val="XML1"/>
              <w:rPr>
                <w:del w:id="3955" w:author="aas" w:date="2013-10-14T02:06:00Z"/>
              </w:rPr>
            </w:pPr>
            <w:del w:id="3956" w:author="aas" w:date="2013-10-14T02:06:00Z">
              <w:r>
                <w:delText xml:space="preserve">            operation MUST result in an 'operation-not-supported' error</w:delText>
              </w:r>
            </w:del>
          </w:p>
          <w:p w14:paraId="49AC8B41" w14:textId="77777777" w:rsidR="00E02224" w:rsidRDefault="00E02224" w:rsidP="00E02224">
            <w:pPr>
              <w:pStyle w:val="XML1"/>
              <w:rPr>
                <w:del w:id="3957" w:author="aas" w:date="2013-10-14T02:06:00Z"/>
              </w:rPr>
            </w:pPr>
            <w:del w:id="3958" w:author="aas" w:date="2013-10-14T02:06:00Z">
              <w:r>
                <w:delText xml:space="preserve">            with type 'application'.</w:delText>
              </w:r>
            </w:del>
          </w:p>
          <w:p w14:paraId="7B67292E" w14:textId="77777777" w:rsidR="00E02224" w:rsidRDefault="00E02224" w:rsidP="00E02224">
            <w:pPr>
              <w:pStyle w:val="XML1"/>
              <w:rPr>
                <w:del w:id="3959" w:author="aas" w:date="2013-10-14T02:06:00Z"/>
              </w:rPr>
            </w:pPr>
            <w:del w:id="3960" w:author="aas" w:date="2013-10-14T02:06:00Z">
              <w:r>
                <w:delText xml:space="preserve">          &lt;/xs:documentation&gt;</w:delText>
              </w:r>
            </w:del>
          </w:p>
          <w:p w14:paraId="3FA3D17B" w14:textId="77777777" w:rsidR="00E02224" w:rsidRDefault="00E02224" w:rsidP="00E02224">
            <w:pPr>
              <w:pStyle w:val="XML1"/>
              <w:rPr>
                <w:del w:id="3961" w:author="aas" w:date="2013-10-14T02:06:00Z"/>
              </w:rPr>
            </w:pPr>
            <w:del w:id="3962" w:author="aas" w:date="2013-10-14T02:06:00Z">
              <w:r>
                <w:delText xml:space="preserve">        &lt;/xs:annotation&gt;</w:delText>
              </w:r>
            </w:del>
          </w:p>
          <w:p w14:paraId="0AA83A9F" w14:textId="77777777" w:rsidR="00E02224" w:rsidRDefault="00E02224" w:rsidP="00E02224">
            <w:pPr>
              <w:pStyle w:val="XML1"/>
              <w:rPr>
                <w:del w:id="3963" w:author="aas" w:date="2013-10-14T02:06:00Z"/>
              </w:rPr>
            </w:pPr>
            <w:del w:id="3964" w:author="aas" w:date="2013-10-14T02:06:00Z">
              <w:r>
                <w:delText xml:space="preserve">        &lt;xs:complexType&gt;</w:delText>
              </w:r>
            </w:del>
          </w:p>
          <w:p w14:paraId="72DD9E8E" w14:textId="77777777" w:rsidR="00E02224" w:rsidRDefault="00E02224" w:rsidP="00E02224">
            <w:pPr>
              <w:pStyle w:val="XML1"/>
              <w:rPr>
                <w:del w:id="3965" w:author="aas" w:date="2013-10-14T02:06:00Z"/>
              </w:rPr>
            </w:pPr>
            <w:del w:id="3966" w:author="aas" w:date="2013-10-14T02:06:00Z">
              <w:r>
                <w:delText xml:space="preserve">          &lt;xs:sequence&gt;</w:delText>
              </w:r>
            </w:del>
          </w:p>
          <w:p w14:paraId="3B18A1A7" w14:textId="77777777" w:rsidR="00E02224" w:rsidRDefault="00E02224" w:rsidP="00E02224">
            <w:pPr>
              <w:pStyle w:val="XML1"/>
              <w:rPr>
                <w:del w:id="3967" w:author="aas" w:date="2013-10-14T02:06:00Z"/>
              </w:rPr>
            </w:pPr>
            <w:del w:id="3968" w:author="aas" w:date="2013-10-14T02:06:00Z">
              <w:r>
                <w:delText xml:space="preserve">            &lt;xs:element name="oper-state" minOccurs="0"  type="OFUpDownStateType"&gt;</w:delText>
              </w:r>
            </w:del>
          </w:p>
          <w:p w14:paraId="3AFE4515" w14:textId="77777777" w:rsidR="00E02224" w:rsidRDefault="00E02224" w:rsidP="00E02224">
            <w:pPr>
              <w:pStyle w:val="XML1"/>
              <w:rPr>
                <w:del w:id="3969" w:author="aas" w:date="2013-10-14T02:06:00Z"/>
              </w:rPr>
            </w:pPr>
            <w:del w:id="3970" w:author="aas" w:date="2013-10-14T02:06:00Z">
              <w:r>
                <w:delText xml:space="preserve">              &lt;xs:annotation&gt;</w:delText>
              </w:r>
            </w:del>
          </w:p>
          <w:p w14:paraId="47AD000F" w14:textId="77777777" w:rsidR="00E02224" w:rsidRDefault="00E02224" w:rsidP="00E02224">
            <w:pPr>
              <w:pStyle w:val="XML1"/>
              <w:rPr>
                <w:del w:id="3971" w:author="aas" w:date="2013-10-14T02:06:00Z"/>
              </w:rPr>
            </w:pPr>
            <w:del w:id="3972" w:author="aas" w:date="2013-10-14T02:06:00Z">
              <w:r>
                <w:delText xml:space="preserve">                &lt;xs:documentation&gt;</w:delText>
              </w:r>
            </w:del>
          </w:p>
          <w:p w14:paraId="52E81996" w14:textId="77777777" w:rsidR="00E02224" w:rsidRDefault="00E02224" w:rsidP="00E02224">
            <w:pPr>
              <w:pStyle w:val="XML1"/>
              <w:rPr>
                <w:del w:id="3973" w:author="aas" w:date="2013-10-14T02:06:00Z"/>
              </w:rPr>
            </w:pPr>
            <w:del w:id="3974" w:author="aas" w:date="2013-10-14T02:06:00Z">
              <w:r>
                <w:delText xml:space="preserve">                  If the value of this element is 'down', it </w:delText>
              </w:r>
            </w:del>
          </w:p>
          <w:p w14:paraId="2D2A7D0A" w14:textId="77777777" w:rsidR="00E02224" w:rsidRDefault="00E02224" w:rsidP="00E02224">
            <w:pPr>
              <w:pStyle w:val="XML1"/>
              <w:rPr>
                <w:del w:id="3975" w:author="aas" w:date="2013-10-14T02:06:00Z"/>
              </w:rPr>
            </w:pPr>
            <w:del w:id="3976" w:author="aas" w:date="2013-10-14T02:06:00Z">
              <w:r>
                <w:delText xml:space="preserve">                  indicates that there is no physical link present.</w:delText>
              </w:r>
            </w:del>
          </w:p>
          <w:p w14:paraId="520BB18A" w14:textId="77777777" w:rsidR="00E02224" w:rsidRDefault="00E02224" w:rsidP="00E02224">
            <w:pPr>
              <w:pStyle w:val="XML1"/>
              <w:rPr>
                <w:del w:id="3977" w:author="aas" w:date="2013-10-14T02:06:00Z"/>
              </w:rPr>
            </w:pPr>
            <w:del w:id="3978" w:author="aas" w:date="2013-10-14T02:06:00Z">
              <w:r>
                <w:delText xml:space="preserve">                &lt;/xs:documentation&gt;</w:delText>
              </w:r>
            </w:del>
          </w:p>
          <w:p w14:paraId="25A6CADC" w14:textId="77777777" w:rsidR="00E02224" w:rsidRDefault="00E02224" w:rsidP="00E02224">
            <w:pPr>
              <w:pStyle w:val="XML1"/>
              <w:rPr>
                <w:del w:id="3979" w:author="aas" w:date="2013-10-14T02:06:00Z"/>
              </w:rPr>
            </w:pPr>
            <w:del w:id="3980" w:author="aas" w:date="2013-10-14T02:06:00Z">
              <w:r>
                <w:delText xml:space="preserve">              &lt;/xs:annotation&gt;</w:delText>
              </w:r>
            </w:del>
          </w:p>
          <w:p w14:paraId="0AC11797" w14:textId="77777777" w:rsidR="00E02224" w:rsidRDefault="00E02224" w:rsidP="00E02224">
            <w:pPr>
              <w:pStyle w:val="XML1"/>
              <w:rPr>
                <w:del w:id="3981" w:author="aas" w:date="2013-10-14T02:06:00Z"/>
              </w:rPr>
            </w:pPr>
            <w:del w:id="3982" w:author="aas" w:date="2013-10-14T02:06:00Z">
              <w:r>
                <w:delText xml:space="preserve">            &lt;/xs:element&gt;</w:delText>
              </w:r>
            </w:del>
          </w:p>
          <w:p w14:paraId="2CB2C224" w14:textId="77777777" w:rsidR="00E02224" w:rsidRDefault="00E02224" w:rsidP="00E02224">
            <w:pPr>
              <w:pStyle w:val="XML1"/>
              <w:rPr>
                <w:del w:id="3983" w:author="aas" w:date="2013-10-14T02:06:00Z"/>
              </w:rPr>
            </w:pPr>
            <w:del w:id="3984" w:author="aas" w:date="2013-10-14T02:06:00Z">
              <w:r>
                <w:delText xml:space="preserve">            &lt;xs:element name="blocked" minOccurs="0"  type="xs:boolean"&gt;</w:delText>
              </w:r>
            </w:del>
          </w:p>
          <w:p w14:paraId="60CEA117" w14:textId="77777777" w:rsidR="00E02224" w:rsidRDefault="00E02224" w:rsidP="00E02224">
            <w:pPr>
              <w:pStyle w:val="XML1"/>
              <w:rPr>
                <w:del w:id="3985" w:author="aas" w:date="2013-10-14T02:06:00Z"/>
              </w:rPr>
            </w:pPr>
            <w:del w:id="3986" w:author="aas" w:date="2013-10-14T02:06:00Z">
              <w:r>
                <w:delText xml:space="preserve">              &lt;xs:annotation&gt;</w:delText>
              </w:r>
            </w:del>
          </w:p>
          <w:p w14:paraId="7206CA2A" w14:textId="77777777" w:rsidR="00E02224" w:rsidRDefault="00E02224" w:rsidP="00E02224">
            <w:pPr>
              <w:pStyle w:val="XML1"/>
              <w:rPr>
                <w:del w:id="3987" w:author="aas" w:date="2013-10-14T02:06:00Z"/>
              </w:rPr>
            </w:pPr>
            <w:del w:id="3988" w:author="aas" w:date="2013-10-14T02:06:00Z">
              <w:r>
                <w:delText xml:space="preserve">                &lt;xs:documentation&gt;</w:delText>
              </w:r>
            </w:del>
          </w:p>
          <w:p w14:paraId="0986B329" w14:textId="77777777" w:rsidR="00E02224" w:rsidRDefault="00E02224" w:rsidP="00E02224">
            <w:pPr>
              <w:pStyle w:val="XML1"/>
              <w:rPr>
                <w:del w:id="3989" w:author="aas" w:date="2013-10-14T02:06:00Z"/>
              </w:rPr>
            </w:pPr>
            <w:del w:id="3990" w:author="aas" w:date="2013-10-14T02:06:00Z">
              <w:r>
                <w:delText xml:space="preserve">                  If the value of this element is 'true', it </w:delText>
              </w:r>
            </w:del>
          </w:p>
          <w:p w14:paraId="0F93CFCA" w14:textId="77777777" w:rsidR="00E02224" w:rsidRDefault="00E02224" w:rsidP="00E02224">
            <w:pPr>
              <w:pStyle w:val="XML1"/>
              <w:rPr>
                <w:del w:id="3991" w:author="aas" w:date="2013-10-14T02:06:00Z"/>
              </w:rPr>
            </w:pPr>
            <w:del w:id="3992" w:author="aas" w:date="2013-10-14T02:06:00Z">
              <w:r>
                <w:delText xml:space="preserve">                  indicates that a switch protocol outside of OpenFlow,</w:delText>
              </w:r>
            </w:del>
          </w:p>
          <w:p w14:paraId="34972C16" w14:textId="77777777" w:rsidR="00E02224" w:rsidRDefault="00E02224" w:rsidP="00E02224">
            <w:pPr>
              <w:pStyle w:val="XML1"/>
              <w:rPr>
                <w:del w:id="3993" w:author="aas" w:date="2013-10-14T02:06:00Z"/>
              </w:rPr>
            </w:pPr>
            <w:del w:id="3994" w:author="aas" w:date="2013-10-14T02:06:00Z">
              <w:r>
                <w:delText xml:space="preserve">                  such as 802.1D Spanning Tree, is preventing the use of</w:delText>
              </w:r>
            </w:del>
          </w:p>
          <w:p w14:paraId="26830835" w14:textId="77777777" w:rsidR="00E02224" w:rsidRDefault="00E02224" w:rsidP="00E02224">
            <w:pPr>
              <w:pStyle w:val="XML1"/>
              <w:rPr>
                <w:del w:id="3995" w:author="aas" w:date="2013-10-14T02:06:00Z"/>
              </w:rPr>
            </w:pPr>
            <w:del w:id="3996" w:author="aas" w:date="2013-10-14T02:06:00Z">
              <w:r>
                <w:delText xml:space="preserve">                  this OpenFlow port for OpenFlow flooding.</w:delText>
              </w:r>
            </w:del>
          </w:p>
          <w:p w14:paraId="0BDEA649" w14:textId="77777777" w:rsidR="00E02224" w:rsidRDefault="00E02224" w:rsidP="00E02224">
            <w:pPr>
              <w:pStyle w:val="XML1"/>
              <w:rPr>
                <w:del w:id="3997" w:author="aas" w:date="2013-10-14T02:06:00Z"/>
              </w:rPr>
            </w:pPr>
            <w:del w:id="3998" w:author="aas" w:date="2013-10-14T02:06:00Z">
              <w:r>
                <w:delText xml:space="preserve">                &lt;/xs:documentation&gt;</w:delText>
              </w:r>
            </w:del>
          </w:p>
          <w:p w14:paraId="779DE781" w14:textId="77777777" w:rsidR="00E02224" w:rsidRDefault="00E02224" w:rsidP="00E02224">
            <w:pPr>
              <w:pStyle w:val="XML1"/>
              <w:rPr>
                <w:del w:id="3999" w:author="aas" w:date="2013-10-14T02:06:00Z"/>
              </w:rPr>
            </w:pPr>
            <w:del w:id="4000" w:author="aas" w:date="2013-10-14T02:06:00Z">
              <w:r>
                <w:delText xml:space="preserve">              &lt;/xs:annotation&gt;</w:delText>
              </w:r>
            </w:del>
          </w:p>
          <w:p w14:paraId="7FC72769" w14:textId="77777777" w:rsidR="00E02224" w:rsidRDefault="00E02224" w:rsidP="00E02224">
            <w:pPr>
              <w:pStyle w:val="XML1"/>
              <w:rPr>
                <w:del w:id="4001" w:author="aas" w:date="2013-10-14T02:06:00Z"/>
              </w:rPr>
            </w:pPr>
            <w:del w:id="4002" w:author="aas" w:date="2013-10-14T02:06:00Z">
              <w:r>
                <w:delText xml:space="preserve">            &lt;/xs:element&gt;</w:delText>
              </w:r>
            </w:del>
          </w:p>
          <w:p w14:paraId="163FE88C" w14:textId="77777777" w:rsidR="00E02224" w:rsidRDefault="00E02224" w:rsidP="00E02224">
            <w:pPr>
              <w:pStyle w:val="XML1"/>
              <w:rPr>
                <w:del w:id="4003" w:author="aas" w:date="2013-10-14T02:06:00Z"/>
              </w:rPr>
            </w:pPr>
            <w:del w:id="4004" w:author="aas" w:date="2013-10-14T02:06:00Z">
              <w:r>
                <w:delText xml:space="preserve">            &lt;xs:element name="live" minOccurs="0"  type="xs:boolean"&gt;</w:delText>
              </w:r>
            </w:del>
          </w:p>
          <w:p w14:paraId="2CC91103" w14:textId="77777777" w:rsidR="00E02224" w:rsidRDefault="00E02224" w:rsidP="00E02224">
            <w:pPr>
              <w:pStyle w:val="XML1"/>
              <w:rPr>
                <w:del w:id="4005" w:author="aas" w:date="2013-10-14T02:06:00Z"/>
              </w:rPr>
            </w:pPr>
            <w:del w:id="4006" w:author="aas" w:date="2013-10-14T02:06:00Z">
              <w:r>
                <w:delText xml:space="preserve">              &lt;xs:annotation&gt;</w:delText>
              </w:r>
            </w:del>
          </w:p>
          <w:p w14:paraId="389E64E0" w14:textId="77777777" w:rsidR="00E02224" w:rsidRDefault="00E02224" w:rsidP="00E02224">
            <w:pPr>
              <w:pStyle w:val="XML1"/>
              <w:rPr>
                <w:del w:id="4007" w:author="aas" w:date="2013-10-14T02:06:00Z"/>
              </w:rPr>
            </w:pPr>
            <w:del w:id="4008" w:author="aas" w:date="2013-10-14T02:06:00Z">
              <w:r>
                <w:delText xml:space="preserve">                &lt;xs:documentation&gt;</w:delText>
              </w:r>
            </w:del>
          </w:p>
          <w:p w14:paraId="2F90B57A" w14:textId="77777777" w:rsidR="00E02224" w:rsidRDefault="00E02224" w:rsidP="00E02224">
            <w:pPr>
              <w:pStyle w:val="XML1"/>
              <w:rPr>
                <w:del w:id="4009" w:author="aas" w:date="2013-10-14T02:06:00Z"/>
              </w:rPr>
            </w:pPr>
            <w:del w:id="4010" w:author="aas" w:date="2013-10-14T02:06:00Z">
              <w:r>
                <w:delText xml:space="preserve">                  If the value of this element is 'true', it </w:delText>
              </w:r>
            </w:del>
          </w:p>
          <w:p w14:paraId="5D8EC377" w14:textId="77777777" w:rsidR="00E02224" w:rsidRDefault="00E02224" w:rsidP="00E02224">
            <w:pPr>
              <w:pStyle w:val="XML1"/>
              <w:rPr>
                <w:del w:id="4011" w:author="aas" w:date="2013-10-14T02:06:00Z"/>
              </w:rPr>
            </w:pPr>
            <w:del w:id="4012" w:author="aas" w:date="2013-10-14T02:06:00Z">
              <w:r>
                <w:delText xml:space="preserve">                  indicates that this OpenFlow Port is live and can be used</w:delText>
              </w:r>
            </w:del>
          </w:p>
          <w:p w14:paraId="48ED8445" w14:textId="77777777" w:rsidR="00E02224" w:rsidRDefault="00E02224" w:rsidP="00E02224">
            <w:pPr>
              <w:pStyle w:val="XML1"/>
              <w:rPr>
                <w:del w:id="4013" w:author="aas" w:date="2013-10-14T02:06:00Z"/>
              </w:rPr>
            </w:pPr>
            <w:del w:id="4014" w:author="aas" w:date="2013-10-14T02:06:00Z">
              <w:r>
                <w:delText xml:space="preserve">                  for fast failover.</w:delText>
              </w:r>
            </w:del>
          </w:p>
          <w:p w14:paraId="5AF83550" w14:textId="77777777" w:rsidR="00E02224" w:rsidRDefault="00E02224" w:rsidP="00E02224">
            <w:pPr>
              <w:pStyle w:val="XML1"/>
              <w:rPr>
                <w:del w:id="4015" w:author="aas" w:date="2013-10-14T02:06:00Z"/>
              </w:rPr>
            </w:pPr>
            <w:del w:id="4016" w:author="aas" w:date="2013-10-14T02:06:00Z">
              <w:r>
                <w:delText xml:space="preserve">                &lt;/xs:documentation&gt;</w:delText>
              </w:r>
            </w:del>
          </w:p>
          <w:p w14:paraId="7F222DA1" w14:textId="77777777" w:rsidR="00E02224" w:rsidRDefault="00E02224" w:rsidP="00E02224">
            <w:pPr>
              <w:pStyle w:val="XML1"/>
              <w:rPr>
                <w:del w:id="4017" w:author="aas" w:date="2013-10-14T02:06:00Z"/>
              </w:rPr>
            </w:pPr>
            <w:del w:id="4018" w:author="aas" w:date="2013-10-14T02:06:00Z">
              <w:r>
                <w:delText xml:space="preserve">              &lt;/xs:annotation&gt;</w:delText>
              </w:r>
            </w:del>
          </w:p>
          <w:p w14:paraId="5D3D6515" w14:textId="77777777" w:rsidR="00E02224" w:rsidRDefault="00E02224" w:rsidP="00E02224">
            <w:pPr>
              <w:pStyle w:val="XML1"/>
              <w:rPr>
                <w:del w:id="4019" w:author="aas" w:date="2013-10-14T02:06:00Z"/>
              </w:rPr>
            </w:pPr>
            <w:del w:id="4020" w:author="aas" w:date="2013-10-14T02:06:00Z">
              <w:r>
                <w:delText xml:space="preserve">            &lt;/xs:element&gt;</w:delText>
              </w:r>
            </w:del>
          </w:p>
          <w:p w14:paraId="175BD08A" w14:textId="77777777" w:rsidR="00E02224" w:rsidRDefault="00E02224" w:rsidP="00E02224">
            <w:pPr>
              <w:pStyle w:val="XML1"/>
              <w:rPr>
                <w:del w:id="4021" w:author="aas" w:date="2013-10-14T02:06:00Z"/>
              </w:rPr>
            </w:pPr>
            <w:del w:id="4022" w:author="aas" w:date="2013-10-14T02:06:00Z">
              <w:r>
                <w:delText xml:space="preserve">          &lt;/xs:sequence&gt;</w:delText>
              </w:r>
            </w:del>
          </w:p>
          <w:p w14:paraId="385C05EA" w14:textId="77777777" w:rsidR="00E02224" w:rsidRDefault="00E02224" w:rsidP="00E02224">
            <w:pPr>
              <w:pStyle w:val="XML1"/>
              <w:rPr>
                <w:del w:id="4023" w:author="aas" w:date="2013-10-14T02:06:00Z"/>
              </w:rPr>
            </w:pPr>
            <w:del w:id="4024" w:author="aas" w:date="2013-10-14T02:06:00Z">
              <w:r>
                <w:delText xml:space="preserve">        &lt;/xs:complexType&gt;</w:delText>
              </w:r>
            </w:del>
          </w:p>
          <w:p w14:paraId="3D5BBC4C" w14:textId="77777777" w:rsidR="00E02224" w:rsidRDefault="00E02224" w:rsidP="00E02224">
            <w:pPr>
              <w:pStyle w:val="XML1"/>
              <w:rPr>
                <w:del w:id="4025" w:author="aas" w:date="2013-10-14T02:06:00Z"/>
              </w:rPr>
            </w:pPr>
            <w:del w:id="4026" w:author="aas" w:date="2013-10-14T02:06:00Z">
              <w:r>
                <w:delText xml:space="preserve">      &lt;/xs:element&gt;</w:delText>
              </w:r>
            </w:del>
          </w:p>
          <w:p w14:paraId="035384BB" w14:textId="77777777" w:rsidR="00E02224" w:rsidRDefault="00E02224" w:rsidP="00E02224">
            <w:pPr>
              <w:pStyle w:val="XML1"/>
              <w:rPr>
                <w:del w:id="4027" w:author="aas" w:date="2013-10-14T02:06:00Z"/>
              </w:rPr>
            </w:pPr>
            <w:del w:id="4028" w:author="aas" w:date="2013-10-14T02:06:00Z">
              <w:r>
                <w:delText xml:space="preserve">      &lt;xs:element name="features"&gt;</w:delText>
              </w:r>
            </w:del>
          </w:p>
          <w:p w14:paraId="3617BA99" w14:textId="77777777" w:rsidR="00E02224" w:rsidRDefault="00E02224" w:rsidP="00E02224">
            <w:pPr>
              <w:pStyle w:val="XML1"/>
              <w:rPr>
                <w:del w:id="4029" w:author="aas" w:date="2013-10-14T02:06:00Z"/>
              </w:rPr>
            </w:pPr>
            <w:del w:id="4030" w:author="aas" w:date="2013-10-14T02:06:00Z">
              <w:r>
                <w:delText xml:space="preserve">        &lt;xs:complexType&gt;</w:delText>
              </w:r>
            </w:del>
          </w:p>
          <w:p w14:paraId="475E500F" w14:textId="77777777" w:rsidR="00E02224" w:rsidRDefault="00E02224" w:rsidP="00E02224">
            <w:pPr>
              <w:pStyle w:val="XML1"/>
              <w:rPr>
                <w:del w:id="4031" w:author="aas" w:date="2013-10-14T02:06:00Z"/>
              </w:rPr>
            </w:pPr>
            <w:del w:id="4032" w:author="aas" w:date="2013-10-14T02:06:00Z">
              <w:r>
                <w:delText xml:space="preserve">          &lt;xs:sequence&gt;</w:delText>
              </w:r>
            </w:del>
          </w:p>
          <w:p w14:paraId="08321D14" w14:textId="77777777" w:rsidR="00E02224" w:rsidRDefault="00E02224" w:rsidP="00E02224">
            <w:pPr>
              <w:pStyle w:val="XML1"/>
              <w:rPr>
                <w:del w:id="4033" w:author="aas" w:date="2013-10-14T02:06:00Z"/>
              </w:rPr>
            </w:pPr>
            <w:del w:id="4034" w:author="aas" w:date="2013-10-14T02:06:00Z">
              <w:r>
                <w:delText xml:space="preserve">            &lt;xs:element name="current" minOccurs="0"&gt;</w:delText>
              </w:r>
            </w:del>
          </w:p>
          <w:p w14:paraId="059242A3" w14:textId="77777777" w:rsidR="00E02224" w:rsidRDefault="00E02224" w:rsidP="00E02224">
            <w:pPr>
              <w:pStyle w:val="XML1"/>
              <w:rPr>
                <w:del w:id="4035" w:author="aas" w:date="2013-10-14T02:06:00Z"/>
              </w:rPr>
            </w:pPr>
            <w:del w:id="4036" w:author="aas" w:date="2013-10-14T02:06:00Z">
              <w:r>
                <w:delText xml:space="preserve">              &lt;xs:annotation&gt;</w:delText>
              </w:r>
            </w:del>
          </w:p>
          <w:p w14:paraId="57132DCC" w14:textId="77777777" w:rsidR="00E02224" w:rsidRDefault="00E02224" w:rsidP="00E02224">
            <w:pPr>
              <w:pStyle w:val="XML1"/>
              <w:rPr>
                <w:del w:id="4037" w:author="aas" w:date="2013-10-14T02:06:00Z"/>
              </w:rPr>
            </w:pPr>
            <w:del w:id="4038" w:author="aas" w:date="2013-10-14T02:06:00Z">
              <w:r>
                <w:delText xml:space="preserve">                &lt;xs:documentation&gt;</w:delText>
              </w:r>
            </w:del>
          </w:p>
          <w:p w14:paraId="15D0C8FF" w14:textId="77777777" w:rsidR="00E02224" w:rsidRDefault="00E02224" w:rsidP="00E02224">
            <w:pPr>
              <w:pStyle w:val="XML1"/>
              <w:rPr>
                <w:del w:id="4039" w:author="aas" w:date="2013-10-14T02:06:00Z"/>
              </w:rPr>
            </w:pPr>
            <w:del w:id="4040" w:author="aas" w:date="2013-10-14T02:06:00Z">
              <w:r>
                <w:delText xml:space="preserve">                  The features (rates, duplex, etc.) of the</w:delText>
              </w:r>
            </w:del>
          </w:p>
          <w:p w14:paraId="05BBA8F8" w14:textId="77777777" w:rsidR="00E02224" w:rsidRDefault="00E02224" w:rsidP="00E02224">
            <w:pPr>
              <w:pStyle w:val="XML1"/>
              <w:rPr>
                <w:del w:id="4041" w:author="aas" w:date="2013-10-14T02:06:00Z"/>
              </w:rPr>
            </w:pPr>
            <w:del w:id="4042" w:author="aas" w:date="2013-10-14T02:06:00Z">
              <w:r>
                <w:delText xml:space="preserve">                  port, that are currently in use.</w:delText>
              </w:r>
            </w:del>
          </w:p>
          <w:p w14:paraId="0B4DECC4" w14:textId="77777777" w:rsidR="00E02224" w:rsidRDefault="00E02224" w:rsidP="00E02224">
            <w:pPr>
              <w:pStyle w:val="XML1"/>
              <w:rPr>
                <w:del w:id="4043" w:author="aas" w:date="2013-10-14T02:06:00Z"/>
              </w:rPr>
            </w:pPr>
          </w:p>
          <w:p w14:paraId="4780D74C" w14:textId="77777777" w:rsidR="00E02224" w:rsidRDefault="00E02224" w:rsidP="00E02224">
            <w:pPr>
              <w:pStyle w:val="XML1"/>
              <w:rPr>
                <w:del w:id="4044" w:author="aas" w:date="2013-10-14T02:06:00Z"/>
              </w:rPr>
            </w:pPr>
            <w:del w:id="4045" w:author="aas" w:date="2013-10-14T02:06:00Z">
              <w:r>
                <w:delText xml:space="preserve">                  Children of this element are not configurable and can</w:delText>
              </w:r>
            </w:del>
          </w:p>
          <w:p w14:paraId="34D04C03" w14:textId="77777777" w:rsidR="00E02224" w:rsidRDefault="00E02224" w:rsidP="00E02224">
            <w:pPr>
              <w:pStyle w:val="XML1"/>
              <w:rPr>
                <w:del w:id="4046" w:author="aas" w:date="2013-10-14T02:06:00Z"/>
              </w:rPr>
            </w:pPr>
            <w:del w:id="4047" w:author="aas" w:date="2013-10-14T02:06:00Z">
              <w:r>
                <w:delText xml:space="preserve">                  only be retrieved by NETCONF &amp;lt;get&amp;gt; operations. Attemps to</w:delText>
              </w:r>
            </w:del>
          </w:p>
          <w:p w14:paraId="3600DAEB" w14:textId="77777777" w:rsidR="00E02224" w:rsidRDefault="00E02224" w:rsidP="00E02224">
            <w:pPr>
              <w:pStyle w:val="XML1"/>
              <w:rPr>
                <w:del w:id="4048" w:author="aas" w:date="2013-10-14T02:06:00Z"/>
              </w:rPr>
            </w:pPr>
            <w:del w:id="4049" w:author="aas" w:date="2013-10-14T02:06:00Z">
              <w:r>
                <w:delText xml:space="preserve">                  modify this element and its children with a NETCONF</w:delText>
              </w:r>
            </w:del>
          </w:p>
          <w:p w14:paraId="59DB3C51" w14:textId="77777777" w:rsidR="00E02224" w:rsidRDefault="00E02224" w:rsidP="00E02224">
            <w:pPr>
              <w:pStyle w:val="XML1"/>
              <w:rPr>
                <w:del w:id="4050" w:author="aas" w:date="2013-10-14T02:06:00Z"/>
              </w:rPr>
            </w:pPr>
            <w:del w:id="4051" w:author="aas" w:date="2013-10-14T02:06:00Z">
              <w:r>
                <w:delText xml:space="preserve">                  &amp;lt;edit-config&amp;gt; operation MUST result in an</w:delText>
              </w:r>
            </w:del>
          </w:p>
          <w:p w14:paraId="4AA5CC30" w14:textId="77777777" w:rsidR="00E02224" w:rsidRDefault="00E02224" w:rsidP="00E02224">
            <w:pPr>
              <w:pStyle w:val="XML1"/>
              <w:rPr>
                <w:del w:id="4052" w:author="aas" w:date="2013-10-14T02:06:00Z"/>
              </w:rPr>
            </w:pPr>
            <w:del w:id="4053" w:author="aas" w:date="2013-10-14T02:06:00Z">
              <w:r>
                <w:delText xml:space="preserve">                  'operation-not-supported' error with type</w:delText>
              </w:r>
            </w:del>
          </w:p>
          <w:p w14:paraId="55972255" w14:textId="77777777" w:rsidR="00E02224" w:rsidRDefault="00E02224" w:rsidP="00E02224">
            <w:pPr>
              <w:pStyle w:val="XML1"/>
              <w:rPr>
                <w:del w:id="4054" w:author="aas" w:date="2013-10-14T02:06:00Z"/>
              </w:rPr>
            </w:pPr>
            <w:del w:id="4055" w:author="aas" w:date="2013-10-14T02:06:00Z">
              <w:r>
                <w:delText xml:space="preserve">                  'application'.</w:delText>
              </w:r>
            </w:del>
          </w:p>
          <w:p w14:paraId="220CE901" w14:textId="77777777" w:rsidR="00E02224" w:rsidRDefault="00E02224" w:rsidP="00E02224">
            <w:pPr>
              <w:pStyle w:val="XML1"/>
              <w:rPr>
                <w:del w:id="4056" w:author="aas" w:date="2013-10-14T02:06:00Z"/>
              </w:rPr>
            </w:pPr>
            <w:del w:id="4057" w:author="aas" w:date="2013-10-14T02:06:00Z">
              <w:r>
                <w:delText xml:space="preserve">                &lt;/xs:documentation&gt;</w:delText>
              </w:r>
            </w:del>
          </w:p>
          <w:p w14:paraId="645381D6" w14:textId="77777777" w:rsidR="00E02224" w:rsidRDefault="00E02224" w:rsidP="00E02224">
            <w:pPr>
              <w:pStyle w:val="XML1"/>
              <w:rPr>
                <w:del w:id="4058" w:author="aas" w:date="2013-10-14T02:06:00Z"/>
              </w:rPr>
            </w:pPr>
            <w:del w:id="4059" w:author="aas" w:date="2013-10-14T02:06:00Z">
              <w:r>
                <w:delText xml:space="preserve">              &lt;/xs:annotation&gt;</w:delText>
              </w:r>
            </w:del>
          </w:p>
          <w:p w14:paraId="72A8CA9A" w14:textId="77777777" w:rsidR="00E02224" w:rsidRDefault="00E02224" w:rsidP="00E02224">
            <w:pPr>
              <w:pStyle w:val="XML1"/>
              <w:rPr>
                <w:del w:id="4060" w:author="aas" w:date="2013-10-14T02:06:00Z"/>
              </w:rPr>
            </w:pPr>
            <w:del w:id="4061" w:author="aas" w:date="2013-10-14T02:06:00Z">
              <w:r>
                <w:delText xml:space="preserve">              &lt;xs:complexType&gt;</w:delText>
              </w:r>
            </w:del>
          </w:p>
          <w:p w14:paraId="50716A4F" w14:textId="77777777" w:rsidR="00E02224" w:rsidRDefault="00E02224" w:rsidP="00E02224">
            <w:pPr>
              <w:pStyle w:val="XML1"/>
              <w:rPr>
                <w:del w:id="4062" w:author="aas" w:date="2013-10-14T02:06:00Z"/>
              </w:rPr>
            </w:pPr>
            <w:del w:id="4063" w:author="aas" w:date="2013-10-14T02:06:00Z">
              <w:r>
                <w:delText xml:space="preserve">                &lt;xs:sequence&gt;</w:delText>
              </w:r>
            </w:del>
          </w:p>
          <w:p w14:paraId="2A0835FD" w14:textId="77777777" w:rsidR="00E02224" w:rsidRDefault="00E02224" w:rsidP="00E02224">
            <w:pPr>
              <w:pStyle w:val="XML1"/>
              <w:rPr>
                <w:del w:id="4064" w:author="aas" w:date="2013-10-14T02:06:00Z"/>
              </w:rPr>
            </w:pPr>
            <w:del w:id="4065" w:author="aas" w:date="2013-10-14T02:06:00Z">
              <w:r>
                <w:delText xml:space="preserve">                  &lt;xs:group ref="OFPortCurrentFeatureListType"/&gt;</w:delText>
              </w:r>
            </w:del>
          </w:p>
          <w:p w14:paraId="180BE3DC" w14:textId="77777777" w:rsidR="00E02224" w:rsidRDefault="00E02224" w:rsidP="00E02224">
            <w:pPr>
              <w:pStyle w:val="XML1"/>
              <w:rPr>
                <w:del w:id="4066" w:author="aas" w:date="2013-10-14T02:06:00Z"/>
              </w:rPr>
            </w:pPr>
            <w:del w:id="4067" w:author="aas" w:date="2013-10-14T02:06:00Z">
              <w:r>
                <w:delText xml:space="preserve">                &lt;/xs:sequence&gt;</w:delText>
              </w:r>
            </w:del>
          </w:p>
          <w:p w14:paraId="1B312433" w14:textId="77777777" w:rsidR="00E02224" w:rsidRDefault="00E02224" w:rsidP="00E02224">
            <w:pPr>
              <w:pStyle w:val="XML1"/>
              <w:rPr>
                <w:del w:id="4068" w:author="aas" w:date="2013-10-14T02:06:00Z"/>
              </w:rPr>
            </w:pPr>
            <w:del w:id="4069" w:author="aas" w:date="2013-10-14T02:06:00Z">
              <w:r>
                <w:delText xml:space="preserve">              &lt;/xs:complexType&gt;</w:delText>
              </w:r>
            </w:del>
          </w:p>
          <w:p w14:paraId="4746719F" w14:textId="77777777" w:rsidR="00E02224" w:rsidRDefault="00E02224" w:rsidP="00E02224">
            <w:pPr>
              <w:pStyle w:val="XML1"/>
              <w:rPr>
                <w:del w:id="4070" w:author="aas" w:date="2013-10-14T02:06:00Z"/>
              </w:rPr>
            </w:pPr>
            <w:del w:id="4071" w:author="aas" w:date="2013-10-14T02:06:00Z">
              <w:r>
                <w:delText xml:space="preserve">            &lt;/xs:element&gt;</w:delText>
              </w:r>
            </w:del>
          </w:p>
          <w:p w14:paraId="7481CA55" w14:textId="77777777" w:rsidR="00E02224" w:rsidRDefault="00E02224" w:rsidP="00E02224">
            <w:pPr>
              <w:pStyle w:val="XML1"/>
              <w:rPr>
                <w:del w:id="4072" w:author="aas" w:date="2013-10-14T02:06:00Z"/>
              </w:rPr>
            </w:pPr>
            <w:del w:id="4073" w:author="aas" w:date="2013-10-14T02:06:00Z">
              <w:r>
                <w:delText xml:space="preserve">            &lt;xs:element name="advertised" minOccurs="0"&gt;</w:delText>
              </w:r>
            </w:del>
          </w:p>
          <w:p w14:paraId="323C1C76" w14:textId="77777777" w:rsidR="00E02224" w:rsidRDefault="00E02224" w:rsidP="00E02224">
            <w:pPr>
              <w:pStyle w:val="XML1"/>
              <w:rPr>
                <w:del w:id="4074" w:author="aas" w:date="2013-10-14T02:06:00Z"/>
              </w:rPr>
            </w:pPr>
            <w:del w:id="4075" w:author="aas" w:date="2013-10-14T02:06:00Z">
              <w:r>
                <w:delText xml:space="preserve">              &lt;xs:annotation&gt;</w:delText>
              </w:r>
            </w:del>
          </w:p>
          <w:p w14:paraId="471C9ED4" w14:textId="77777777" w:rsidR="00E02224" w:rsidRDefault="00E02224" w:rsidP="00E02224">
            <w:pPr>
              <w:pStyle w:val="XML1"/>
              <w:rPr>
                <w:del w:id="4076" w:author="aas" w:date="2013-10-14T02:06:00Z"/>
              </w:rPr>
            </w:pPr>
            <w:del w:id="4077" w:author="aas" w:date="2013-10-14T02:06:00Z">
              <w:r>
                <w:delText xml:space="preserve">                &lt;xs:documentation&gt;</w:delText>
              </w:r>
            </w:del>
          </w:p>
          <w:p w14:paraId="3005FB31" w14:textId="77777777" w:rsidR="00E02224" w:rsidRDefault="00E02224" w:rsidP="00E02224">
            <w:pPr>
              <w:pStyle w:val="XML1"/>
              <w:rPr>
                <w:del w:id="4078" w:author="aas" w:date="2013-10-14T02:06:00Z"/>
              </w:rPr>
            </w:pPr>
            <w:del w:id="4079" w:author="aas" w:date="2013-10-14T02:06:00Z">
              <w:r>
                <w:delText xml:space="preserve">                  The features (rates, duplex, etc.) of the</w:delText>
              </w:r>
            </w:del>
          </w:p>
          <w:p w14:paraId="708247E9" w14:textId="77777777" w:rsidR="00E02224" w:rsidRDefault="00E02224" w:rsidP="00E02224">
            <w:pPr>
              <w:pStyle w:val="XML1"/>
              <w:rPr>
                <w:del w:id="4080" w:author="aas" w:date="2013-10-14T02:06:00Z"/>
              </w:rPr>
            </w:pPr>
            <w:del w:id="4081" w:author="aas" w:date="2013-10-14T02:06:00Z">
              <w:r>
                <w:delText xml:space="preserve">                  port, that are advertised to the peer port.</w:delText>
              </w:r>
            </w:del>
          </w:p>
          <w:p w14:paraId="510DAFED" w14:textId="77777777" w:rsidR="00E02224" w:rsidRDefault="00E02224" w:rsidP="00E02224">
            <w:pPr>
              <w:pStyle w:val="XML1"/>
              <w:rPr>
                <w:del w:id="4082" w:author="aas" w:date="2013-10-14T02:06:00Z"/>
              </w:rPr>
            </w:pPr>
          </w:p>
          <w:p w14:paraId="152301B9" w14:textId="77777777" w:rsidR="00E02224" w:rsidRDefault="00E02224" w:rsidP="00E02224">
            <w:pPr>
              <w:pStyle w:val="XML1"/>
              <w:rPr>
                <w:del w:id="4083" w:author="aas" w:date="2013-10-14T02:06:00Z"/>
              </w:rPr>
            </w:pPr>
            <w:del w:id="4084" w:author="aas" w:date="2013-10-14T02:06:00Z">
              <w:r>
                <w:delText xml:space="preserve">                  NETCONF &amp;lt;edit-config&amp;gt; operations MUST be implemented as </w:delText>
              </w:r>
            </w:del>
          </w:p>
          <w:p w14:paraId="7B05DBE3" w14:textId="77777777" w:rsidR="00E02224" w:rsidRDefault="00E02224" w:rsidP="00E02224">
            <w:pPr>
              <w:pStyle w:val="XML1"/>
              <w:rPr>
                <w:del w:id="4085" w:author="aas" w:date="2013-10-14T02:06:00Z"/>
              </w:rPr>
            </w:pPr>
            <w:del w:id="4086" w:author="aas" w:date="2013-10-14T02:06:00Z">
              <w:r>
                <w:delText xml:space="preserve">                  follows: </w:delText>
              </w:r>
            </w:del>
          </w:p>
          <w:p w14:paraId="2AD190D2" w14:textId="77777777" w:rsidR="00E02224" w:rsidRDefault="00E02224" w:rsidP="00E02224">
            <w:pPr>
              <w:pStyle w:val="XML1"/>
              <w:rPr>
                <w:del w:id="4087" w:author="aas" w:date="2013-10-14T02:06:00Z"/>
              </w:rPr>
            </w:pPr>
          </w:p>
          <w:p w14:paraId="44AD9DC8" w14:textId="77777777" w:rsidR="00E02224" w:rsidRDefault="00E02224" w:rsidP="00E02224">
            <w:pPr>
              <w:pStyle w:val="XML1"/>
              <w:rPr>
                <w:del w:id="4088" w:author="aas" w:date="2013-10-14T02:06:00Z"/>
              </w:rPr>
            </w:pPr>
            <w:del w:id="4089" w:author="aas" w:date="2013-10-14T02:06:00Z">
              <w:r>
                <w:delText xml:space="preserve">                  * The 'resource-id' element of OFResoureType MUST be</w:delText>
              </w:r>
            </w:del>
          </w:p>
          <w:p w14:paraId="538AE529" w14:textId="77777777" w:rsidR="00E02224" w:rsidRDefault="00E02224" w:rsidP="00E02224">
            <w:pPr>
              <w:pStyle w:val="XML1"/>
              <w:rPr>
                <w:del w:id="4090" w:author="aas" w:date="2013-10-14T02:06:00Z"/>
              </w:rPr>
            </w:pPr>
            <w:del w:id="4091" w:author="aas" w:date="2013-10-14T02:06:00Z">
              <w:r>
                <w:delText xml:space="preserve">                  present in the path or in the filter at all</w:delText>
              </w:r>
            </w:del>
          </w:p>
          <w:p w14:paraId="12863821" w14:textId="77777777" w:rsidR="00E02224" w:rsidRDefault="00E02224" w:rsidP="00E02224">
            <w:pPr>
              <w:pStyle w:val="XML1"/>
              <w:rPr>
                <w:del w:id="4092" w:author="aas" w:date="2013-10-14T02:06:00Z"/>
              </w:rPr>
            </w:pPr>
            <w:del w:id="4093" w:author="aas" w:date="2013-10-14T02:06:00Z">
              <w:r>
                <w:delText xml:space="preserve">                  &amp;lt;edit-config&amp;gt; operations to identify the port.</w:delText>
              </w:r>
            </w:del>
          </w:p>
          <w:p w14:paraId="4224027C" w14:textId="77777777" w:rsidR="00E02224" w:rsidRDefault="00E02224" w:rsidP="00E02224">
            <w:pPr>
              <w:pStyle w:val="XML1"/>
              <w:rPr>
                <w:del w:id="4094" w:author="aas" w:date="2013-10-14T02:06:00Z"/>
              </w:rPr>
            </w:pPr>
            <w:del w:id="4095" w:author="aas" w:date="2013-10-14T02:06:00Z">
              <w:r>
                <w:delText xml:space="preserve">                  * If the operation is 'merge' or 'replace', the element</w:delText>
              </w:r>
            </w:del>
          </w:p>
          <w:p w14:paraId="7A80273C" w14:textId="77777777" w:rsidR="00E02224" w:rsidRDefault="00E02224" w:rsidP="00E02224">
            <w:pPr>
              <w:pStyle w:val="XML1"/>
              <w:rPr>
                <w:del w:id="4096" w:author="aas" w:date="2013-10-14T02:06:00Z"/>
              </w:rPr>
            </w:pPr>
            <w:del w:id="4097" w:author="aas" w:date="2013-10-14T02:06:00Z">
              <w:r>
                <w:delText xml:space="preserve">                  is created if it does not exist, and its value is set</w:delText>
              </w:r>
            </w:del>
          </w:p>
          <w:p w14:paraId="216E20FC" w14:textId="77777777" w:rsidR="00E02224" w:rsidRDefault="00E02224" w:rsidP="00E02224">
            <w:pPr>
              <w:pStyle w:val="XML1"/>
              <w:rPr>
                <w:del w:id="4098" w:author="aas" w:date="2013-10-14T02:06:00Z"/>
              </w:rPr>
            </w:pPr>
            <w:del w:id="4099" w:author="aas" w:date="2013-10-14T02:06:00Z">
              <w:r>
                <w:delText xml:space="preserve">                  to the value found in the XML RPC data.</w:delText>
              </w:r>
            </w:del>
          </w:p>
          <w:p w14:paraId="18F42483" w14:textId="77777777" w:rsidR="00E02224" w:rsidRDefault="00E02224" w:rsidP="00E02224">
            <w:pPr>
              <w:pStyle w:val="XML1"/>
              <w:rPr>
                <w:del w:id="4100" w:author="aas" w:date="2013-10-14T02:06:00Z"/>
              </w:rPr>
            </w:pPr>
            <w:del w:id="4101" w:author="aas" w:date="2013-10-14T02:06:00Z">
              <w:r>
                <w:delText xml:space="preserve">                  * If the operation is 'create', the element is created if</w:delText>
              </w:r>
            </w:del>
          </w:p>
          <w:p w14:paraId="69297B92" w14:textId="77777777" w:rsidR="00E02224" w:rsidRDefault="00E02224" w:rsidP="00E02224">
            <w:pPr>
              <w:pStyle w:val="XML1"/>
              <w:rPr>
                <w:del w:id="4102" w:author="aas" w:date="2013-10-14T02:06:00Z"/>
              </w:rPr>
            </w:pPr>
            <w:del w:id="4103" w:author="aas" w:date="2013-10-14T02:06:00Z">
              <w:r>
                <w:delText xml:space="preserve">                  it does not exist. If the element already exists, a</w:delText>
              </w:r>
            </w:del>
          </w:p>
          <w:p w14:paraId="777682E7" w14:textId="77777777" w:rsidR="00E02224" w:rsidRDefault="00E02224" w:rsidP="00E02224">
            <w:pPr>
              <w:pStyle w:val="XML1"/>
              <w:rPr>
                <w:del w:id="4104" w:author="aas" w:date="2013-10-14T02:06:00Z"/>
              </w:rPr>
            </w:pPr>
            <w:del w:id="4105"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06" w:author="aas" w:date="2013-10-14T02:06:00Z"/>
              </w:rPr>
            </w:pPr>
            <w:del w:id="4107" w:author="aas" w:date="2013-10-14T02:06:00Z">
              <w:r>
                <w:delText xml:space="preserve">                  * If the operation is 'delete', the element is deleted if</w:delText>
              </w:r>
            </w:del>
          </w:p>
          <w:p w14:paraId="51B5F304" w14:textId="77777777" w:rsidR="00E02224" w:rsidRDefault="00E02224" w:rsidP="00E02224">
            <w:pPr>
              <w:pStyle w:val="XML1"/>
              <w:rPr>
                <w:del w:id="4108" w:author="aas" w:date="2013-10-14T02:06:00Z"/>
              </w:rPr>
            </w:pPr>
            <w:del w:id="4109" w:author="aas" w:date="2013-10-14T02:06:00Z">
              <w:r>
                <w:delText xml:space="preserve">                  it exists. If the element does not exist, a</w:delText>
              </w:r>
            </w:del>
          </w:p>
          <w:p w14:paraId="4C38B8B8" w14:textId="77777777" w:rsidR="00E02224" w:rsidRDefault="00E02224" w:rsidP="00E02224">
            <w:pPr>
              <w:pStyle w:val="XML1"/>
              <w:rPr>
                <w:del w:id="4110" w:author="aas" w:date="2013-10-14T02:06:00Z"/>
              </w:rPr>
            </w:pPr>
            <w:del w:id="4111"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12" w:author="aas" w:date="2013-10-14T02:06:00Z"/>
              </w:rPr>
            </w:pPr>
            <w:del w:id="4113" w:author="aas" w:date="2013-10-14T02:06:00Z">
              <w:r>
                <w:delText xml:space="preserve">                &lt;/xs:documentation&gt;</w:delText>
              </w:r>
            </w:del>
          </w:p>
          <w:p w14:paraId="7916810E" w14:textId="77777777" w:rsidR="00E02224" w:rsidRDefault="00E02224" w:rsidP="00E02224">
            <w:pPr>
              <w:pStyle w:val="XML1"/>
              <w:rPr>
                <w:del w:id="4114" w:author="aas" w:date="2013-10-14T02:06:00Z"/>
              </w:rPr>
            </w:pPr>
            <w:del w:id="4115" w:author="aas" w:date="2013-10-14T02:06:00Z">
              <w:r>
                <w:delText xml:space="preserve">              &lt;/xs:annotation&gt;</w:delText>
              </w:r>
            </w:del>
          </w:p>
          <w:p w14:paraId="6F61E2CE" w14:textId="77777777" w:rsidR="00E02224" w:rsidRDefault="00E02224" w:rsidP="00E02224">
            <w:pPr>
              <w:pStyle w:val="XML1"/>
              <w:rPr>
                <w:del w:id="4116" w:author="aas" w:date="2013-10-14T02:06:00Z"/>
              </w:rPr>
            </w:pPr>
            <w:del w:id="4117" w:author="aas" w:date="2013-10-14T02:06:00Z">
              <w:r>
                <w:delText xml:space="preserve">              &lt;xs:complexType&gt;</w:delText>
              </w:r>
            </w:del>
          </w:p>
          <w:p w14:paraId="1946E842" w14:textId="77777777" w:rsidR="00E02224" w:rsidRDefault="00E02224" w:rsidP="00E02224">
            <w:pPr>
              <w:pStyle w:val="XML1"/>
              <w:rPr>
                <w:del w:id="4118" w:author="aas" w:date="2013-10-14T02:06:00Z"/>
              </w:rPr>
            </w:pPr>
            <w:del w:id="4119" w:author="aas" w:date="2013-10-14T02:06:00Z">
              <w:r>
                <w:delText xml:space="preserve">                &lt;xs:sequence&gt;</w:delText>
              </w:r>
            </w:del>
          </w:p>
          <w:p w14:paraId="5048E359" w14:textId="77777777" w:rsidR="00E02224" w:rsidRDefault="00E02224" w:rsidP="00E02224">
            <w:pPr>
              <w:pStyle w:val="XML1"/>
              <w:rPr>
                <w:del w:id="4120" w:author="aas" w:date="2013-10-14T02:06:00Z"/>
              </w:rPr>
            </w:pPr>
            <w:del w:id="4121" w:author="aas" w:date="2013-10-14T02:06:00Z">
              <w:r>
                <w:delText xml:space="preserve">                  &lt;xs:group ref="OFPortOtherFeatureListType"/&gt;</w:delText>
              </w:r>
            </w:del>
          </w:p>
          <w:p w14:paraId="1746B017" w14:textId="77777777" w:rsidR="00E02224" w:rsidRDefault="00E02224" w:rsidP="00E02224">
            <w:pPr>
              <w:pStyle w:val="XML1"/>
              <w:rPr>
                <w:del w:id="4122" w:author="aas" w:date="2013-10-14T02:06:00Z"/>
              </w:rPr>
            </w:pPr>
            <w:del w:id="4123" w:author="aas" w:date="2013-10-14T02:06:00Z">
              <w:r>
                <w:delText xml:space="preserve">                &lt;/xs:sequence&gt;</w:delText>
              </w:r>
            </w:del>
          </w:p>
          <w:p w14:paraId="0DDE2545" w14:textId="77777777" w:rsidR="00E02224" w:rsidRDefault="00E02224" w:rsidP="00E02224">
            <w:pPr>
              <w:pStyle w:val="XML1"/>
              <w:rPr>
                <w:del w:id="4124" w:author="aas" w:date="2013-10-14T02:06:00Z"/>
              </w:rPr>
            </w:pPr>
            <w:del w:id="4125" w:author="aas" w:date="2013-10-14T02:06:00Z">
              <w:r>
                <w:delText xml:space="preserve">              &lt;/xs:complexType&gt;</w:delText>
              </w:r>
            </w:del>
          </w:p>
          <w:p w14:paraId="1E488369" w14:textId="77777777" w:rsidR="00E02224" w:rsidRDefault="00E02224" w:rsidP="00E02224">
            <w:pPr>
              <w:pStyle w:val="XML1"/>
              <w:rPr>
                <w:del w:id="4126" w:author="aas" w:date="2013-10-14T02:06:00Z"/>
              </w:rPr>
            </w:pPr>
            <w:del w:id="4127" w:author="aas" w:date="2013-10-14T02:06:00Z">
              <w:r>
                <w:delText xml:space="preserve">            &lt;/xs:element&gt;</w:delText>
              </w:r>
            </w:del>
          </w:p>
          <w:p w14:paraId="5EE62796" w14:textId="77777777" w:rsidR="00E02224" w:rsidRDefault="00E02224" w:rsidP="00E02224">
            <w:pPr>
              <w:pStyle w:val="XML1"/>
              <w:rPr>
                <w:del w:id="4128" w:author="aas" w:date="2013-10-14T02:06:00Z"/>
              </w:rPr>
            </w:pPr>
            <w:del w:id="4129" w:author="aas" w:date="2013-10-14T02:06:00Z">
              <w:r>
                <w:delText xml:space="preserve">            &lt;xs:element name="supported" minOccurs="0"&gt;</w:delText>
              </w:r>
            </w:del>
          </w:p>
          <w:p w14:paraId="3E899A88" w14:textId="77777777" w:rsidR="00E02224" w:rsidRDefault="00E02224" w:rsidP="00E02224">
            <w:pPr>
              <w:pStyle w:val="XML1"/>
              <w:rPr>
                <w:del w:id="4130" w:author="aas" w:date="2013-10-14T02:06:00Z"/>
              </w:rPr>
            </w:pPr>
            <w:del w:id="4131" w:author="aas" w:date="2013-10-14T02:06:00Z">
              <w:r>
                <w:delText xml:space="preserve">              &lt;xs:annotation&gt;</w:delText>
              </w:r>
            </w:del>
          </w:p>
          <w:p w14:paraId="3FFA229B" w14:textId="77777777" w:rsidR="00E02224" w:rsidRDefault="00E02224" w:rsidP="00E02224">
            <w:pPr>
              <w:pStyle w:val="XML1"/>
              <w:rPr>
                <w:del w:id="4132" w:author="aas" w:date="2013-10-14T02:06:00Z"/>
              </w:rPr>
            </w:pPr>
            <w:del w:id="4133" w:author="aas" w:date="2013-10-14T02:06:00Z">
              <w:r>
                <w:delText xml:space="preserve">                &lt;xs:documentation&gt;</w:delText>
              </w:r>
            </w:del>
          </w:p>
          <w:p w14:paraId="7A0E6DEB" w14:textId="77777777" w:rsidR="00E02224" w:rsidRDefault="00E02224" w:rsidP="00E02224">
            <w:pPr>
              <w:pStyle w:val="XML1"/>
              <w:rPr>
                <w:del w:id="4134" w:author="aas" w:date="2013-10-14T02:06:00Z"/>
              </w:rPr>
            </w:pPr>
            <w:del w:id="4135" w:author="aas" w:date="2013-10-14T02:06:00Z">
              <w:r>
                <w:delText xml:space="preserve">                  The features (rates, duplex, etc.) of the</w:delText>
              </w:r>
            </w:del>
          </w:p>
          <w:p w14:paraId="169BD9DE" w14:textId="77777777" w:rsidR="00E02224" w:rsidRDefault="00E02224" w:rsidP="00E02224">
            <w:pPr>
              <w:pStyle w:val="XML1"/>
              <w:rPr>
                <w:del w:id="4136" w:author="aas" w:date="2013-10-14T02:06:00Z"/>
              </w:rPr>
            </w:pPr>
            <w:del w:id="4137" w:author="aas" w:date="2013-10-14T02:06:00Z">
              <w:r>
                <w:delText xml:space="preserve">                  port, that are supported on the port.</w:delText>
              </w:r>
            </w:del>
          </w:p>
          <w:p w14:paraId="7401D91C" w14:textId="77777777" w:rsidR="00E02224" w:rsidRDefault="00E02224" w:rsidP="00E02224">
            <w:pPr>
              <w:pStyle w:val="XML1"/>
              <w:rPr>
                <w:del w:id="4138" w:author="aas" w:date="2013-10-14T02:06:00Z"/>
              </w:rPr>
            </w:pPr>
          </w:p>
          <w:p w14:paraId="05F3019C" w14:textId="77777777" w:rsidR="00E02224" w:rsidRDefault="00E02224" w:rsidP="00E02224">
            <w:pPr>
              <w:pStyle w:val="XML1"/>
              <w:rPr>
                <w:del w:id="4139" w:author="aas" w:date="2013-10-14T02:06:00Z"/>
              </w:rPr>
            </w:pPr>
            <w:del w:id="4140" w:author="aas" w:date="2013-10-14T02:06:00Z">
              <w:r>
                <w:delText xml:space="preserve">                  Children of this element are not configurable and can</w:delText>
              </w:r>
            </w:del>
          </w:p>
          <w:p w14:paraId="569169A7" w14:textId="77777777" w:rsidR="00E02224" w:rsidRDefault="00E02224" w:rsidP="00E02224">
            <w:pPr>
              <w:pStyle w:val="XML1"/>
              <w:rPr>
                <w:del w:id="4141" w:author="aas" w:date="2013-10-14T02:06:00Z"/>
              </w:rPr>
            </w:pPr>
            <w:del w:id="4142" w:author="aas" w:date="2013-10-14T02:06:00Z">
              <w:r>
                <w:delText xml:space="preserve">                  only be retrieved by NETCONF &amp;lt;get&amp;gt; operations. Attemps to</w:delText>
              </w:r>
            </w:del>
          </w:p>
          <w:p w14:paraId="238F1D69" w14:textId="77777777" w:rsidR="00E02224" w:rsidRDefault="00E02224" w:rsidP="00E02224">
            <w:pPr>
              <w:pStyle w:val="XML1"/>
              <w:rPr>
                <w:del w:id="4143" w:author="aas" w:date="2013-10-14T02:06:00Z"/>
              </w:rPr>
            </w:pPr>
            <w:del w:id="4144" w:author="aas" w:date="2013-10-14T02:06:00Z">
              <w:r>
                <w:delText xml:space="preserve">                  modify this element and its children with a NETCONF</w:delText>
              </w:r>
            </w:del>
          </w:p>
          <w:p w14:paraId="446814A5" w14:textId="77777777" w:rsidR="00E02224" w:rsidRDefault="00E02224" w:rsidP="00E02224">
            <w:pPr>
              <w:pStyle w:val="XML1"/>
              <w:rPr>
                <w:del w:id="4145" w:author="aas" w:date="2013-10-14T02:06:00Z"/>
              </w:rPr>
            </w:pPr>
            <w:del w:id="4146" w:author="aas" w:date="2013-10-14T02:06:00Z">
              <w:r>
                <w:delText xml:space="preserve">                  &amp;lt;edit-config&amp;gt; operation MUST result in an</w:delText>
              </w:r>
            </w:del>
          </w:p>
          <w:p w14:paraId="67ECCD10" w14:textId="77777777" w:rsidR="00E02224" w:rsidRDefault="00E02224" w:rsidP="00E02224">
            <w:pPr>
              <w:pStyle w:val="XML1"/>
              <w:rPr>
                <w:del w:id="4147" w:author="aas" w:date="2013-10-14T02:06:00Z"/>
              </w:rPr>
            </w:pPr>
            <w:del w:id="4148" w:author="aas" w:date="2013-10-14T02:06:00Z">
              <w:r>
                <w:delText xml:space="preserve">                  'operation-not-supported' error with type</w:delText>
              </w:r>
            </w:del>
          </w:p>
          <w:p w14:paraId="0283D7D3" w14:textId="77777777" w:rsidR="00E02224" w:rsidRDefault="00E02224" w:rsidP="00E02224">
            <w:pPr>
              <w:pStyle w:val="XML1"/>
              <w:rPr>
                <w:del w:id="4149" w:author="aas" w:date="2013-10-14T02:06:00Z"/>
              </w:rPr>
            </w:pPr>
            <w:del w:id="4150" w:author="aas" w:date="2013-10-14T02:06:00Z">
              <w:r>
                <w:delText xml:space="preserve">                  'application'.</w:delText>
              </w:r>
            </w:del>
          </w:p>
          <w:p w14:paraId="16FB7A8B" w14:textId="77777777" w:rsidR="00E02224" w:rsidRDefault="00E02224" w:rsidP="00E02224">
            <w:pPr>
              <w:pStyle w:val="XML1"/>
              <w:rPr>
                <w:del w:id="4151" w:author="aas" w:date="2013-10-14T02:06:00Z"/>
              </w:rPr>
            </w:pPr>
            <w:del w:id="4152" w:author="aas" w:date="2013-10-14T02:06:00Z">
              <w:r>
                <w:delText xml:space="preserve">                &lt;/xs:documentation&gt;</w:delText>
              </w:r>
            </w:del>
          </w:p>
          <w:p w14:paraId="4898E583" w14:textId="77777777" w:rsidR="00E02224" w:rsidRDefault="00E02224" w:rsidP="00E02224">
            <w:pPr>
              <w:pStyle w:val="XML1"/>
              <w:rPr>
                <w:del w:id="4153" w:author="aas" w:date="2013-10-14T02:06:00Z"/>
              </w:rPr>
            </w:pPr>
            <w:del w:id="4154" w:author="aas" w:date="2013-10-14T02:06:00Z">
              <w:r>
                <w:delText xml:space="preserve">              &lt;/xs:annotation&gt;</w:delText>
              </w:r>
            </w:del>
          </w:p>
          <w:p w14:paraId="2CA9BA38" w14:textId="77777777" w:rsidR="00E02224" w:rsidRDefault="00E02224" w:rsidP="00E02224">
            <w:pPr>
              <w:pStyle w:val="XML1"/>
              <w:rPr>
                <w:del w:id="4155" w:author="aas" w:date="2013-10-14T02:06:00Z"/>
              </w:rPr>
            </w:pPr>
            <w:del w:id="4156" w:author="aas" w:date="2013-10-14T02:06:00Z">
              <w:r>
                <w:delText xml:space="preserve">              &lt;xs:complexType&gt;</w:delText>
              </w:r>
            </w:del>
          </w:p>
          <w:p w14:paraId="0659B1D7" w14:textId="77777777" w:rsidR="00E02224" w:rsidRDefault="00E02224" w:rsidP="00E02224">
            <w:pPr>
              <w:pStyle w:val="XML1"/>
              <w:rPr>
                <w:del w:id="4157" w:author="aas" w:date="2013-10-14T02:06:00Z"/>
              </w:rPr>
            </w:pPr>
            <w:del w:id="4158" w:author="aas" w:date="2013-10-14T02:06:00Z">
              <w:r>
                <w:delText xml:space="preserve">                &lt;xs:sequence&gt;</w:delText>
              </w:r>
            </w:del>
          </w:p>
          <w:p w14:paraId="3A084120" w14:textId="77777777" w:rsidR="00E02224" w:rsidRDefault="00E02224" w:rsidP="00E02224">
            <w:pPr>
              <w:pStyle w:val="XML1"/>
              <w:rPr>
                <w:del w:id="4159" w:author="aas" w:date="2013-10-14T02:06:00Z"/>
              </w:rPr>
            </w:pPr>
            <w:del w:id="4160" w:author="aas" w:date="2013-10-14T02:06:00Z">
              <w:r>
                <w:delText xml:space="preserve">                  &lt;xs:group ref="OFPortOtherFeatureListType"/&gt;</w:delText>
              </w:r>
            </w:del>
          </w:p>
          <w:p w14:paraId="69B72F0E" w14:textId="77777777" w:rsidR="00E02224" w:rsidRDefault="00E02224" w:rsidP="00E02224">
            <w:pPr>
              <w:pStyle w:val="XML1"/>
              <w:rPr>
                <w:del w:id="4161" w:author="aas" w:date="2013-10-14T02:06:00Z"/>
              </w:rPr>
            </w:pPr>
            <w:del w:id="4162" w:author="aas" w:date="2013-10-14T02:06:00Z">
              <w:r>
                <w:delText xml:space="preserve">                &lt;/xs:sequence&gt;</w:delText>
              </w:r>
            </w:del>
          </w:p>
          <w:p w14:paraId="33952266" w14:textId="77777777" w:rsidR="00E02224" w:rsidRDefault="00E02224" w:rsidP="00E02224">
            <w:pPr>
              <w:pStyle w:val="XML1"/>
              <w:rPr>
                <w:del w:id="4163" w:author="aas" w:date="2013-10-14T02:06:00Z"/>
              </w:rPr>
            </w:pPr>
            <w:del w:id="4164" w:author="aas" w:date="2013-10-14T02:06:00Z">
              <w:r>
                <w:delText xml:space="preserve">              &lt;/xs:complexType&gt;</w:delText>
              </w:r>
            </w:del>
          </w:p>
          <w:p w14:paraId="7B55759F" w14:textId="77777777" w:rsidR="00E02224" w:rsidRDefault="00E02224" w:rsidP="00E02224">
            <w:pPr>
              <w:pStyle w:val="XML1"/>
              <w:rPr>
                <w:del w:id="4165" w:author="aas" w:date="2013-10-14T02:06:00Z"/>
              </w:rPr>
            </w:pPr>
            <w:del w:id="4166" w:author="aas" w:date="2013-10-14T02:06:00Z">
              <w:r>
                <w:delText xml:space="preserve">            &lt;/xs:element&gt;</w:delText>
              </w:r>
            </w:del>
          </w:p>
          <w:p w14:paraId="188E5B69" w14:textId="77777777" w:rsidR="00E02224" w:rsidRDefault="00E02224" w:rsidP="00E02224">
            <w:pPr>
              <w:pStyle w:val="XML1"/>
              <w:rPr>
                <w:del w:id="4167" w:author="aas" w:date="2013-10-14T02:06:00Z"/>
              </w:rPr>
            </w:pPr>
            <w:del w:id="4168" w:author="aas" w:date="2013-10-14T02:06:00Z">
              <w:r>
                <w:delText xml:space="preserve">            &lt;xs:element name="advertised-peer" minOccurs="0"&gt;</w:delText>
              </w:r>
            </w:del>
          </w:p>
          <w:p w14:paraId="28558E5B" w14:textId="77777777" w:rsidR="00E02224" w:rsidRDefault="00E02224" w:rsidP="00E02224">
            <w:pPr>
              <w:pStyle w:val="XML1"/>
              <w:rPr>
                <w:del w:id="4169" w:author="aas" w:date="2013-10-14T02:06:00Z"/>
              </w:rPr>
            </w:pPr>
            <w:del w:id="4170" w:author="aas" w:date="2013-10-14T02:06:00Z">
              <w:r>
                <w:delText xml:space="preserve">              &lt;xs:annotation&gt;</w:delText>
              </w:r>
            </w:del>
          </w:p>
          <w:p w14:paraId="75431046" w14:textId="77777777" w:rsidR="00E02224" w:rsidRDefault="00E02224" w:rsidP="00E02224">
            <w:pPr>
              <w:pStyle w:val="XML1"/>
              <w:rPr>
                <w:del w:id="4171" w:author="aas" w:date="2013-10-14T02:06:00Z"/>
              </w:rPr>
            </w:pPr>
            <w:del w:id="4172" w:author="aas" w:date="2013-10-14T02:06:00Z">
              <w:r>
                <w:delText xml:space="preserve">                &lt;xs:documentation&gt;</w:delText>
              </w:r>
            </w:del>
          </w:p>
          <w:p w14:paraId="28D437C1" w14:textId="77777777" w:rsidR="00E02224" w:rsidRDefault="00E02224" w:rsidP="00E02224">
            <w:pPr>
              <w:pStyle w:val="XML1"/>
              <w:rPr>
                <w:del w:id="4173" w:author="aas" w:date="2013-10-14T02:06:00Z"/>
              </w:rPr>
            </w:pPr>
            <w:del w:id="4174" w:author="aas" w:date="2013-10-14T02:06:00Z">
              <w:r>
                <w:delText xml:space="preserve">                  The features (rates, duplex, etc.) that are</w:delText>
              </w:r>
            </w:del>
          </w:p>
          <w:p w14:paraId="706BB75C" w14:textId="77777777" w:rsidR="00E02224" w:rsidRDefault="00E02224" w:rsidP="00E02224">
            <w:pPr>
              <w:pStyle w:val="XML1"/>
              <w:rPr>
                <w:del w:id="4175" w:author="aas" w:date="2013-10-14T02:06:00Z"/>
              </w:rPr>
            </w:pPr>
            <w:del w:id="4176" w:author="aas" w:date="2013-10-14T02:06:00Z">
              <w:r>
                <w:delText xml:space="preserve">                  currently advertised by the peer port.</w:delText>
              </w:r>
            </w:del>
          </w:p>
          <w:p w14:paraId="6F6632DD" w14:textId="77777777" w:rsidR="00E02224" w:rsidRDefault="00E02224" w:rsidP="00E02224">
            <w:pPr>
              <w:pStyle w:val="XML1"/>
              <w:rPr>
                <w:del w:id="4177" w:author="aas" w:date="2013-10-14T02:06:00Z"/>
              </w:rPr>
            </w:pPr>
          </w:p>
          <w:p w14:paraId="3EBA3E99" w14:textId="77777777" w:rsidR="00E02224" w:rsidRDefault="00E02224" w:rsidP="00E02224">
            <w:pPr>
              <w:pStyle w:val="XML1"/>
              <w:rPr>
                <w:del w:id="4178" w:author="aas" w:date="2013-10-14T02:06:00Z"/>
              </w:rPr>
            </w:pPr>
            <w:del w:id="4179" w:author="aas" w:date="2013-10-14T02:06:00Z">
              <w:r>
                <w:delText xml:space="preserve">                  Children of this element are not configurable and can</w:delText>
              </w:r>
            </w:del>
          </w:p>
          <w:p w14:paraId="0A00463B" w14:textId="77777777" w:rsidR="00E02224" w:rsidRDefault="00E02224" w:rsidP="00E02224">
            <w:pPr>
              <w:pStyle w:val="XML1"/>
              <w:rPr>
                <w:del w:id="4180" w:author="aas" w:date="2013-10-14T02:06:00Z"/>
              </w:rPr>
            </w:pPr>
            <w:del w:id="4181" w:author="aas" w:date="2013-10-14T02:06:00Z">
              <w:r>
                <w:delText xml:space="preserve">                  only be retrieved by NETCONF &amp;lt;get&amp;gt; operations. Attemps to</w:delText>
              </w:r>
            </w:del>
          </w:p>
          <w:p w14:paraId="47930652" w14:textId="77777777" w:rsidR="00E02224" w:rsidRDefault="00E02224" w:rsidP="00E02224">
            <w:pPr>
              <w:pStyle w:val="XML1"/>
              <w:rPr>
                <w:del w:id="4182" w:author="aas" w:date="2013-10-14T02:06:00Z"/>
              </w:rPr>
            </w:pPr>
            <w:del w:id="4183" w:author="aas" w:date="2013-10-14T02:06:00Z">
              <w:r>
                <w:delText xml:space="preserve">                  modify this element and its children with a NETCONF</w:delText>
              </w:r>
            </w:del>
          </w:p>
          <w:p w14:paraId="6E665D2A" w14:textId="77777777" w:rsidR="00E02224" w:rsidRDefault="00E02224" w:rsidP="00E02224">
            <w:pPr>
              <w:pStyle w:val="XML1"/>
              <w:rPr>
                <w:del w:id="4184" w:author="aas" w:date="2013-10-14T02:06:00Z"/>
              </w:rPr>
            </w:pPr>
            <w:del w:id="4185" w:author="aas" w:date="2013-10-14T02:06:00Z">
              <w:r>
                <w:delText xml:space="preserve">                  &amp;lt;edit-config&amp;gt; operation MUST result in an</w:delText>
              </w:r>
            </w:del>
          </w:p>
          <w:p w14:paraId="68110B3E" w14:textId="77777777" w:rsidR="00E02224" w:rsidRDefault="00E02224" w:rsidP="00E02224">
            <w:pPr>
              <w:pStyle w:val="XML1"/>
              <w:rPr>
                <w:del w:id="4186" w:author="aas" w:date="2013-10-14T02:06:00Z"/>
              </w:rPr>
            </w:pPr>
            <w:del w:id="4187" w:author="aas" w:date="2013-10-14T02:06:00Z">
              <w:r>
                <w:delText xml:space="preserve">                  'operation-not-supported' error with type</w:delText>
              </w:r>
            </w:del>
          </w:p>
          <w:p w14:paraId="70E93472" w14:textId="77777777" w:rsidR="00E02224" w:rsidRDefault="00E02224" w:rsidP="00E02224">
            <w:pPr>
              <w:pStyle w:val="XML1"/>
              <w:rPr>
                <w:del w:id="4188" w:author="aas" w:date="2013-10-14T02:06:00Z"/>
              </w:rPr>
            </w:pPr>
            <w:del w:id="4189" w:author="aas" w:date="2013-10-14T02:06:00Z">
              <w:r>
                <w:delText xml:space="preserve">                  'application'.</w:delText>
              </w:r>
            </w:del>
          </w:p>
          <w:p w14:paraId="3D8DDAF9" w14:textId="77777777" w:rsidR="00E02224" w:rsidRDefault="00E02224" w:rsidP="00E02224">
            <w:pPr>
              <w:pStyle w:val="XML1"/>
              <w:rPr>
                <w:del w:id="4190" w:author="aas" w:date="2013-10-14T02:06:00Z"/>
              </w:rPr>
            </w:pPr>
            <w:del w:id="4191" w:author="aas" w:date="2013-10-14T02:06:00Z">
              <w:r>
                <w:delText xml:space="preserve">                &lt;/xs:documentation&gt;</w:delText>
              </w:r>
            </w:del>
          </w:p>
          <w:p w14:paraId="0616491E" w14:textId="77777777" w:rsidR="00E02224" w:rsidRDefault="00E02224" w:rsidP="00E02224">
            <w:pPr>
              <w:pStyle w:val="XML1"/>
              <w:rPr>
                <w:del w:id="4192" w:author="aas" w:date="2013-10-14T02:06:00Z"/>
              </w:rPr>
            </w:pPr>
            <w:del w:id="4193" w:author="aas" w:date="2013-10-14T02:06:00Z">
              <w:r>
                <w:delText xml:space="preserve">              &lt;/xs:annotation&gt;</w:delText>
              </w:r>
            </w:del>
          </w:p>
          <w:p w14:paraId="1FFFC264" w14:textId="77777777" w:rsidR="00E02224" w:rsidRDefault="00E02224" w:rsidP="00E02224">
            <w:pPr>
              <w:pStyle w:val="XML1"/>
              <w:rPr>
                <w:del w:id="4194" w:author="aas" w:date="2013-10-14T02:06:00Z"/>
              </w:rPr>
            </w:pPr>
            <w:del w:id="4195" w:author="aas" w:date="2013-10-14T02:06:00Z">
              <w:r>
                <w:delText xml:space="preserve">              &lt;xs:complexType&gt;</w:delText>
              </w:r>
            </w:del>
          </w:p>
          <w:p w14:paraId="31D13C8A" w14:textId="77777777" w:rsidR="00E02224" w:rsidRDefault="00E02224" w:rsidP="00E02224">
            <w:pPr>
              <w:pStyle w:val="XML1"/>
              <w:rPr>
                <w:del w:id="4196" w:author="aas" w:date="2013-10-14T02:06:00Z"/>
              </w:rPr>
            </w:pPr>
            <w:del w:id="4197" w:author="aas" w:date="2013-10-14T02:06:00Z">
              <w:r>
                <w:delText xml:space="preserve">                &lt;xs:sequence&gt;</w:delText>
              </w:r>
            </w:del>
          </w:p>
          <w:p w14:paraId="430C352D" w14:textId="77777777" w:rsidR="00E02224" w:rsidRDefault="00E02224" w:rsidP="00E02224">
            <w:pPr>
              <w:pStyle w:val="XML1"/>
              <w:rPr>
                <w:del w:id="4198" w:author="aas" w:date="2013-10-14T02:06:00Z"/>
              </w:rPr>
            </w:pPr>
            <w:del w:id="4199" w:author="aas" w:date="2013-10-14T02:06:00Z">
              <w:r>
                <w:delText xml:space="preserve">                  &lt;xs:group ref="OFPortOtherFeatureListType"/&gt;</w:delText>
              </w:r>
            </w:del>
          </w:p>
          <w:p w14:paraId="4660DE48" w14:textId="77777777" w:rsidR="00E02224" w:rsidRDefault="00E02224" w:rsidP="00E02224">
            <w:pPr>
              <w:pStyle w:val="XML1"/>
              <w:rPr>
                <w:del w:id="4200" w:author="aas" w:date="2013-10-14T02:06:00Z"/>
              </w:rPr>
            </w:pPr>
            <w:del w:id="4201" w:author="aas" w:date="2013-10-14T02:06:00Z">
              <w:r>
                <w:delText xml:space="preserve">                &lt;/xs:sequence&gt;</w:delText>
              </w:r>
            </w:del>
          </w:p>
          <w:p w14:paraId="0D3C4F52" w14:textId="77777777" w:rsidR="00E02224" w:rsidRDefault="00E02224" w:rsidP="00E02224">
            <w:pPr>
              <w:pStyle w:val="XML1"/>
              <w:rPr>
                <w:del w:id="4202" w:author="aas" w:date="2013-10-14T02:06:00Z"/>
              </w:rPr>
            </w:pPr>
            <w:del w:id="4203" w:author="aas" w:date="2013-10-14T02:06:00Z">
              <w:r>
                <w:delText xml:space="preserve">              &lt;/xs:complexType&gt;</w:delText>
              </w:r>
            </w:del>
          </w:p>
          <w:p w14:paraId="5DBBA420" w14:textId="77777777" w:rsidR="00E02224" w:rsidRDefault="00E02224" w:rsidP="00E02224">
            <w:pPr>
              <w:pStyle w:val="XML1"/>
              <w:rPr>
                <w:del w:id="4204" w:author="aas" w:date="2013-10-14T02:06:00Z"/>
              </w:rPr>
            </w:pPr>
            <w:del w:id="4205" w:author="aas" w:date="2013-10-14T02:06:00Z">
              <w:r>
                <w:delText xml:space="preserve">            &lt;/xs:element&gt;</w:delText>
              </w:r>
            </w:del>
          </w:p>
          <w:p w14:paraId="02944754" w14:textId="77777777" w:rsidR="00E02224" w:rsidRDefault="00E02224" w:rsidP="00E02224">
            <w:pPr>
              <w:pStyle w:val="XML1"/>
              <w:rPr>
                <w:del w:id="4206" w:author="aas" w:date="2013-10-14T02:06:00Z"/>
              </w:rPr>
            </w:pPr>
            <w:del w:id="4207" w:author="aas" w:date="2013-10-14T02:06:00Z">
              <w:r>
                <w:delText xml:space="preserve">          &lt;/xs:sequence&gt;</w:delText>
              </w:r>
            </w:del>
          </w:p>
          <w:p w14:paraId="0D8123FB" w14:textId="77777777" w:rsidR="00E02224" w:rsidRDefault="00E02224" w:rsidP="00E02224">
            <w:pPr>
              <w:pStyle w:val="XML1"/>
              <w:rPr>
                <w:del w:id="4208" w:author="aas" w:date="2013-10-14T02:06:00Z"/>
              </w:rPr>
            </w:pPr>
            <w:del w:id="4209" w:author="aas" w:date="2013-10-14T02:06:00Z">
              <w:r>
                <w:delText xml:space="preserve">        &lt;/xs:complexType&gt;</w:delText>
              </w:r>
            </w:del>
          </w:p>
          <w:p w14:paraId="2E4E0C15" w14:textId="77777777" w:rsidR="00E02224" w:rsidRDefault="00E02224" w:rsidP="00E02224">
            <w:pPr>
              <w:pStyle w:val="XML1"/>
              <w:rPr>
                <w:del w:id="4210" w:author="aas" w:date="2013-10-14T02:06:00Z"/>
              </w:rPr>
            </w:pPr>
            <w:del w:id="4211" w:author="aas" w:date="2013-10-14T02:06:00Z">
              <w:r>
                <w:delText xml:space="preserve">      &lt;/xs:element&gt;</w:delText>
              </w:r>
            </w:del>
          </w:p>
          <w:p w14:paraId="03325F71" w14:textId="77777777" w:rsidR="00E02224" w:rsidRDefault="00E02224" w:rsidP="00E02224">
            <w:pPr>
              <w:pStyle w:val="XML1"/>
              <w:rPr>
                <w:del w:id="4212" w:author="aas" w:date="2013-10-14T02:06:00Z"/>
              </w:rPr>
            </w:pPr>
            <w:del w:id="4213" w:author="aas" w:date="2013-10-14T02:06:00Z">
              <w:r>
                <w:delText xml:space="preserve">      &lt;xs:choice&gt;</w:delText>
              </w:r>
            </w:del>
          </w:p>
          <w:p w14:paraId="3E843569" w14:textId="77777777" w:rsidR="00E02224" w:rsidRDefault="00E02224" w:rsidP="00E02224">
            <w:pPr>
              <w:pStyle w:val="XML1"/>
              <w:rPr>
                <w:del w:id="4214" w:author="aas" w:date="2013-10-14T02:06:00Z"/>
              </w:rPr>
            </w:pPr>
            <w:del w:id="4215" w:author="aas" w:date="2013-10-14T02:06:00Z">
              <w:r>
                <w:delText xml:space="preserve">        &lt;xs:annotation&gt;</w:delText>
              </w:r>
            </w:del>
          </w:p>
          <w:p w14:paraId="7101E24C" w14:textId="77777777" w:rsidR="00E02224" w:rsidRDefault="00E02224" w:rsidP="00E02224">
            <w:pPr>
              <w:pStyle w:val="XML1"/>
              <w:rPr>
                <w:del w:id="4216" w:author="aas" w:date="2013-10-14T02:06:00Z"/>
              </w:rPr>
            </w:pPr>
            <w:del w:id="4217" w:author="aas" w:date="2013-10-14T02:06:00Z">
              <w:r>
                <w:delText xml:space="preserve">          &lt;xs:documentation&gt;</w:delText>
              </w:r>
            </w:del>
          </w:p>
          <w:p w14:paraId="705376B1" w14:textId="77777777" w:rsidR="00E02224" w:rsidRDefault="00E02224" w:rsidP="00E02224">
            <w:pPr>
              <w:pStyle w:val="XML1"/>
              <w:rPr>
                <w:del w:id="4218" w:author="aas" w:date="2013-10-14T02:06:00Z"/>
              </w:rPr>
            </w:pPr>
            <w:del w:id="4219" w:author="aas" w:date="2013-10-14T02:06:00Z">
              <w:r>
                <w:delText xml:space="preserve">            Tunnels are modeled as logical ports.</w:delText>
              </w:r>
            </w:del>
          </w:p>
          <w:p w14:paraId="4CFD5285" w14:textId="77777777" w:rsidR="00E02224" w:rsidRDefault="00E02224" w:rsidP="00E02224">
            <w:pPr>
              <w:pStyle w:val="XML1"/>
              <w:rPr>
                <w:del w:id="4220" w:author="aas" w:date="2013-10-14T02:06:00Z"/>
              </w:rPr>
            </w:pPr>
          </w:p>
          <w:p w14:paraId="2D5399A6" w14:textId="77777777" w:rsidR="00E02224" w:rsidRDefault="00E02224" w:rsidP="00E02224">
            <w:pPr>
              <w:pStyle w:val="XML1"/>
              <w:rPr>
                <w:del w:id="4221" w:author="aas" w:date="2013-10-14T02:06:00Z"/>
              </w:rPr>
            </w:pPr>
            <w:del w:id="4222" w:author="aas" w:date="2013-10-14T02:06:00Z">
              <w:r>
                <w:delText xml:space="preserve">            Elements in this choice are not configurable and can only</w:delText>
              </w:r>
            </w:del>
          </w:p>
          <w:p w14:paraId="7B3A4D44" w14:textId="77777777" w:rsidR="00E02224" w:rsidRDefault="00E02224" w:rsidP="00E02224">
            <w:pPr>
              <w:pStyle w:val="XML1"/>
              <w:rPr>
                <w:del w:id="4223" w:author="aas" w:date="2013-10-14T02:06:00Z"/>
              </w:rPr>
            </w:pPr>
            <w:del w:id="4224" w:author="aas" w:date="2013-10-14T02:06:00Z">
              <w:r>
                <w:delText xml:space="preserve">            be retrieved by NETCONF &amp;lt;get&amp;gt; operations. Attemps to modify</w:delText>
              </w:r>
            </w:del>
          </w:p>
          <w:p w14:paraId="06B3335A" w14:textId="77777777" w:rsidR="00E02224" w:rsidRDefault="00E02224" w:rsidP="00E02224">
            <w:pPr>
              <w:pStyle w:val="XML1"/>
              <w:rPr>
                <w:del w:id="4225" w:author="aas" w:date="2013-10-14T02:06:00Z"/>
              </w:rPr>
            </w:pPr>
            <w:del w:id="4226" w:author="aas" w:date="2013-10-14T02:06:00Z">
              <w:r>
                <w:delText xml:space="preserve">            this element and its children with a NETCONF &amp;lt;edit-config&amp;gt;</w:delText>
              </w:r>
            </w:del>
          </w:p>
          <w:p w14:paraId="23C5AABC" w14:textId="77777777" w:rsidR="00E02224" w:rsidRDefault="00E02224" w:rsidP="00E02224">
            <w:pPr>
              <w:pStyle w:val="XML1"/>
              <w:rPr>
                <w:del w:id="4227" w:author="aas" w:date="2013-10-14T02:06:00Z"/>
              </w:rPr>
            </w:pPr>
            <w:del w:id="4228" w:author="aas" w:date="2013-10-14T02:06:00Z">
              <w:r>
                <w:delText xml:space="preserve">            operation MUST result in an 'operation-not-supported' error</w:delText>
              </w:r>
            </w:del>
          </w:p>
          <w:p w14:paraId="7133BA1F" w14:textId="77777777" w:rsidR="00E02224" w:rsidRDefault="00E02224" w:rsidP="00E02224">
            <w:pPr>
              <w:pStyle w:val="XML1"/>
              <w:rPr>
                <w:del w:id="4229" w:author="aas" w:date="2013-10-14T02:06:00Z"/>
              </w:rPr>
            </w:pPr>
            <w:del w:id="4230" w:author="aas" w:date="2013-10-14T02:06:00Z">
              <w:r>
                <w:delText xml:space="preserve">            with type 'application'.</w:delText>
              </w:r>
            </w:del>
          </w:p>
          <w:p w14:paraId="68783092" w14:textId="77777777" w:rsidR="00E02224" w:rsidRDefault="00E02224" w:rsidP="00E02224">
            <w:pPr>
              <w:pStyle w:val="XML1"/>
              <w:rPr>
                <w:del w:id="4231" w:author="aas" w:date="2013-10-14T02:06:00Z"/>
              </w:rPr>
            </w:pPr>
          </w:p>
          <w:p w14:paraId="65EC2DE0" w14:textId="77777777" w:rsidR="00E02224" w:rsidRDefault="00E02224" w:rsidP="00E02224">
            <w:pPr>
              <w:pStyle w:val="XML1"/>
              <w:rPr>
                <w:del w:id="4232" w:author="aas" w:date="2013-10-14T02:06:00Z"/>
              </w:rPr>
            </w:pPr>
            <w:del w:id="4233" w:author="aas" w:date="2013-10-14T02:06:00Z">
              <w:r>
                <w:delText xml:space="preserve">            Only elements from one choice must exist at a time.</w:delText>
              </w:r>
            </w:del>
          </w:p>
          <w:p w14:paraId="30A8C63D" w14:textId="77777777" w:rsidR="00E02224" w:rsidRDefault="00E02224" w:rsidP="00E02224">
            <w:pPr>
              <w:pStyle w:val="XML1"/>
              <w:rPr>
                <w:del w:id="4234" w:author="aas" w:date="2013-10-14T02:06:00Z"/>
              </w:rPr>
            </w:pPr>
            <w:del w:id="4235" w:author="aas" w:date="2013-10-14T02:06:00Z">
              <w:r>
                <w:delText xml:space="preserve">          &lt;/xs:documentation&gt;</w:delText>
              </w:r>
            </w:del>
          </w:p>
          <w:p w14:paraId="55C9E029" w14:textId="77777777" w:rsidR="00E02224" w:rsidRDefault="00E02224" w:rsidP="00E02224">
            <w:pPr>
              <w:pStyle w:val="XML1"/>
              <w:rPr>
                <w:del w:id="4236" w:author="aas" w:date="2013-10-14T02:06:00Z"/>
              </w:rPr>
            </w:pPr>
            <w:del w:id="4237" w:author="aas" w:date="2013-10-14T02:06:00Z">
              <w:r>
                <w:delText xml:space="preserve">        &lt;/xs:annotation&gt;</w:delText>
              </w:r>
            </w:del>
          </w:p>
          <w:p w14:paraId="3CA9621B" w14:textId="77777777" w:rsidR="00E02224" w:rsidRDefault="00E02224" w:rsidP="00E02224">
            <w:pPr>
              <w:pStyle w:val="XML1"/>
              <w:rPr>
                <w:del w:id="4238" w:author="aas" w:date="2013-10-14T02:06:00Z"/>
              </w:rPr>
            </w:pPr>
          </w:p>
          <w:p w14:paraId="49257E26" w14:textId="77777777" w:rsidR="00E02224" w:rsidRDefault="00E02224" w:rsidP="00E02224">
            <w:pPr>
              <w:pStyle w:val="XML1"/>
              <w:rPr>
                <w:del w:id="4239" w:author="aas" w:date="2013-10-14T02:06:00Z"/>
              </w:rPr>
            </w:pPr>
            <w:del w:id="4240" w:author="aas" w:date="2013-10-14T02:06:00Z">
              <w:r>
                <w:delText xml:space="preserve">        &lt;xs:sequence&gt;</w:delText>
              </w:r>
            </w:del>
          </w:p>
          <w:p w14:paraId="3E655790" w14:textId="77777777" w:rsidR="00E02224" w:rsidRDefault="00E02224" w:rsidP="00E02224">
            <w:pPr>
              <w:pStyle w:val="XML1"/>
              <w:rPr>
                <w:del w:id="4241" w:author="aas" w:date="2013-10-14T02:06:00Z"/>
              </w:rPr>
            </w:pPr>
            <w:del w:id="4242" w:author="aas" w:date="2013-10-14T02:06:00Z">
              <w:r>
                <w:delText xml:space="preserve">          &lt;xs:element name="tunnel"&gt;</w:delText>
              </w:r>
            </w:del>
          </w:p>
          <w:p w14:paraId="50DD0E65" w14:textId="77777777" w:rsidR="00E02224" w:rsidRDefault="00E02224" w:rsidP="00E02224">
            <w:pPr>
              <w:pStyle w:val="XML1"/>
              <w:rPr>
                <w:del w:id="4243" w:author="aas" w:date="2013-10-14T02:06:00Z"/>
              </w:rPr>
            </w:pPr>
            <w:del w:id="4244" w:author="aas" w:date="2013-10-14T02:06:00Z">
              <w:r>
                <w:delText xml:space="preserve">            &lt;xs:annotation&gt;</w:delText>
              </w:r>
            </w:del>
          </w:p>
          <w:p w14:paraId="4B7E25C9" w14:textId="77777777" w:rsidR="00E02224" w:rsidRDefault="00E02224" w:rsidP="00E02224">
            <w:pPr>
              <w:pStyle w:val="XML1"/>
              <w:rPr>
                <w:del w:id="4245" w:author="aas" w:date="2013-10-14T02:06:00Z"/>
              </w:rPr>
            </w:pPr>
            <w:del w:id="4246" w:author="aas" w:date="2013-10-14T02:06:00Z">
              <w:r>
                <w:delText xml:space="preserve">              &lt;xs:documentation&gt;</w:delText>
              </w:r>
            </w:del>
          </w:p>
          <w:p w14:paraId="417C7BD7" w14:textId="77777777" w:rsidR="00E02224" w:rsidRDefault="00E02224" w:rsidP="00E02224">
            <w:pPr>
              <w:pStyle w:val="XML1"/>
              <w:rPr>
                <w:del w:id="4247" w:author="aas" w:date="2013-10-14T02:06:00Z"/>
              </w:rPr>
            </w:pPr>
            <w:del w:id="4248" w:author="aas" w:date="2013-10-14T02:06:00Z">
              <w:r>
                <w:delText xml:space="preserve">                Properties of a basic IP-in-GRE tunnel.</w:delText>
              </w:r>
            </w:del>
          </w:p>
          <w:p w14:paraId="5FA7CF8E" w14:textId="77777777" w:rsidR="00E02224" w:rsidRDefault="00E02224" w:rsidP="00E02224">
            <w:pPr>
              <w:pStyle w:val="XML1"/>
              <w:rPr>
                <w:del w:id="4249" w:author="aas" w:date="2013-10-14T02:06:00Z"/>
              </w:rPr>
            </w:pPr>
            <w:del w:id="4250" w:author="aas" w:date="2013-10-14T02:06:00Z">
              <w:r>
                <w:delText xml:space="preserve">              &lt;/xs:documentation&gt;</w:delText>
              </w:r>
            </w:del>
          </w:p>
          <w:p w14:paraId="43D25C5E" w14:textId="77777777" w:rsidR="00E02224" w:rsidRDefault="00E02224" w:rsidP="00E02224">
            <w:pPr>
              <w:pStyle w:val="XML1"/>
              <w:rPr>
                <w:del w:id="4251" w:author="aas" w:date="2013-10-14T02:06:00Z"/>
              </w:rPr>
            </w:pPr>
            <w:del w:id="4252" w:author="aas" w:date="2013-10-14T02:06:00Z">
              <w:r>
                <w:delText xml:space="preserve">            &lt;/xs:annotation&gt;</w:delText>
              </w:r>
            </w:del>
          </w:p>
          <w:p w14:paraId="782E5D8F" w14:textId="77777777" w:rsidR="00E02224" w:rsidRDefault="00E02224" w:rsidP="00E02224">
            <w:pPr>
              <w:pStyle w:val="XML1"/>
              <w:rPr>
                <w:del w:id="4253" w:author="aas" w:date="2013-10-14T02:06:00Z"/>
              </w:rPr>
            </w:pPr>
            <w:del w:id="4254" w:author="aas" w:date="2013-10-14T02:06:00Z">
              <w:r>
                <w:delText xml:space="preserve">            &lt;xs:complexType&gt;</w:delText>
              </w:r>
            </w:del>
          </w:p>
          <w:p w14:paraId="25C827DE" w14:textId="77777777" w:rsidR="00E02224" w:rsidRDefault="00E02224" w:rsidP="00E02224">
            <w:pPr>
              <w:pStyle w:val="XML1"/>
              <w:rPr>
                <w:del w:id="4255" w:author="aas" w:date="2013-10-14T02:06:00Z"/>
              </w:rPr>
            </w:pPr>
            <w:del w:id="4256" w:author="aas" w:date="2013-10-14T02:06:00Z">
              <w:r>
                <w:delText xml:space="preserve">              &lt;xs:sequence&gt;</w:delText>
              </w:r>
            </w:del>
          </w:p>
          <w:p w14:paraId="0AAE3F4D" w14:textId="77777777" w:rsidR="00E02224" w:rsidRDefault="00E02224" w:rsidP="00E02224">
            <w:pPr>
              <w:pStyle w:val="XML1"/>
              <w:rPr>
                <w:del w:id="4257" w:author="aas" w:date="2013-10-14T02:06:00Z"/>
              </w:rPr>
            </w:pPr>
            <w:del w:id="4258" w:author="aas" w:date="2013-10-14T02:06:00Z">
              <w:r>
                <w:delText xml:space="preserve">                &lt;xs:group ref="OFPortBaseTunnelType"/&gt;</w:delText>
              </w:r>
            </w:del>
          </w:p>
          <w:p w14:paraId="59BF23AB" w14:textId="77777777" w:rsidR="00E02224" w:rsidRDefault="00E02224" w:rsidP="00E02224">
            <w:pPr>
              <w:pStyle w:val="XML1"/>
              <w:rPr>
                <w:del w:id="4259" w:author="aas" w:date="2013-10-14T02:06:00Z"/>
              </w:rPr>
            </w:pPr>
            <w:del w:id="4260" w:author="aas" w:date="2013-10-14T02:06:00Z">
              <w:r>
                <w:delText xml:space="preserve">              &lt;/xs:sequence&gt;</w:delText>
              </w:r>
            </w:del>
          </w:p>
          <w:p w14:paraId="14C847E4" w14:textId="77777777" w:rsidR="00E02224" w:rsidRDefault="00E02224" w:rsidP="00E02224">
            <w:pPr>
              <w:pStyle w:val="XML1"/>
              <w:rPr>
                <w:del w:id="4261" w:author="aas" w:date="2013-10-14T02:06:00Z"/>
              </w:rPr>
            </w:pPr>
            <w:del w:id="4262" w:author="aas" w:date="2013-10-14T02:06:00Z">
              <w:r>
                <w:delText xml:space="preserve">            &lt;/xs:complexType&gt;</w:delText>
              </w:r>
            </w:del>
          </w:p>
          <w:p w14:paraId="627AB777" w14:textId="77777777" w:rsidR="00E02224" w:rsidRDefault="00E02224" w:rsidP="00E02224">
            <w:pPr>
              <w:pStyle w:val="XML1"/>
              <w:rPr>
                <w:del w:id="4263" w:author="aas" w:date="2013-10-14T02:06:00Z"/>
              </w:rPr>
            </w:pPr>
            <w:del w:id="4264" w:author="aas" w:date="2013-10-14T02:06:00Z">
              <w:r>
                <w:delText xml:space="preserve">          &lt;/xs:element&gt;</w:delText>
              </w:r>
            </w:del>
          </w:p>
          <w:p w14:paraId="18DD2E91" w14:textId="77777777" w:rsidR="00E02224" w:rsidRDefault="00E02224" w:rsidP="00E02224">
            <w:pPr>
              <w:pStyle w:val="XML1"/>
              <w:rPr>
                <w:del w:id="4265" w:author="aas" w:date="2013-10-14T02:06:00Z"/>
              </w:rPr>
            </w:pPr>
            <w:del w:id="4266" w:author="aas" w:date="2013-10-14T02:06:00Z">
              <w:r>
                <w:delText xml:space="preserve">        &lt;/xs:sequence&gt;</w:delText>
              </w:r>
            </w:del>
          </w:p>
          <w:p w14:paraId="78503E73" w14:textId="77777777" w:rsidR="00E02224" w:rsidRDefault="00E02224" w:rsidP="00E02224">
            <w:pPr>
              <w:pStyle w:val="XML1"/>
              <w:rPr>
                <w:del w:id="4267" w:author="aas" w:date="2013-10-14T02:06:00Z"/>
              </w:rPr>
            </w:pPr>
            <w:del w:id="4268" w:author="aas" w:date="2013-10-14T02:06:00Z">
              <w:r>
                <w:delText xml:space="preserve">        &lt;xs:sequence&gt;</w:delText>
              </w:r>
            </w:del>
          </w:p>
          <w:p w14:paraId="3978B072" w14:textId="77777777" w:rsidR="00E02224" w:rsidRDefault="00E02224" w:rsidP="00E02224">
            <w:pPr>
              <w:pStyle w:val="XML1"/>
              <w:rPr>
                <w:del w:id="4269" w:author="aas" w:date="2013-10-14T02:06:00Z"/>
              </w:rPr>
            </w:pPr>
            <w:del w:id="4270" w:author="aas" w:date="2013-10-14T02:06:00Z">
              <w:r>
                <w:delText xml:space="preserve">          &lt;xs:element name="ipgre-tunnel"&gt;</w:delText>
              </w:r>
            </w:del>
          </w:p>
          <w:p w14:paraId="6615EA31" w14:textId="77777777" w:rsidR="00E02224" w:rsidRDefault="00E02224" w:rsidP="00E02224">
            <w:pPr>
              <w:pStyle w:val="XML1"/>
              <w:rPr>
                <w:del w:id="4271" w:author="aas" w:date="2013-10-14T02:06:00Z"/>
              </w:rPr>
            </w:pPr>
            <w:del w:id="4272" w:author="aas" w:date="2013-10-14T02:06:00Z">
              <w:r>
                <w:delText xml:space="preserve">            &lt;xs:annotation&gt;</w:delText>
              </w:r>
            </w:del>
          </w:p>
          <w:p w14:paraId="71C63F67" w14:textId="77777777" w:rsidR="00E02224" w:rsidRDefault="00E02224" w:rsidP="00E02224">
            <w:pPr>
              <w:pStyle w:val="XML1"/>
              <w:rPr>
                <w:del w:id="4273" w:author="aas" w:date="2013-10-14T02:06:00Z"/>
              </w:rPr>
            </w:pPr>
            <w:del w:id="4274" w:author="aas" w:date="2013-10-14T02:06:00Z">
              <w:r>
                <w:delText xml:space="preserve">              &lt;xs:documentation&gt;</w:delText>
              </w:r>
            </w:del>
          </w:p>
          <w:p w14:paraId="5D7B37F2" w14:textId="77777777" w:rsidR="00E02224" w:rsidRDefault="00E02224" w:rsidP="00E02224">
            <w:pPr>
              <w:pStyle w:val="XML1"/>
              <w:rPr>
                <w:del w:id="4275" w:author="aas" w:date="2013-10-14T02:06:00Z"/>
              </w:rPr>
            </w:pPr>
            <w:del w:id="4276" w:author="aas" w:date="2013-10-14T02:06:00Z">
              <w:r>
                <w:delText xml:space="preserve">                Properties of a IP-in-GRE tunnel.</w:delText>
              </w:r>
            </w:del>
          </w:p>
          <w:p w14:paraId="5B1E1D8C" w14:textId="77777777" w:rsidR="00E02224" w:rsidRDefault="00E02224" w:rsidP="00E02224">
            <w:pPr>
              <w:pStyle w:val="XML1"/>
              <w:rPr>
                <w:del w:id="4277" w:author="aas" w:date="2013-10-14T02:06:00Z"/>
              </w:rPr>
            </w:pPr>
            <w:del w:id="4278" w:author="aas" w:date="2013-10-14T02:06:00Z">
              <w:r>
                <w:delText xml:space="preserve">              &lt;/xs:documentation&gt;</w:delText>
              </w:r>
            </w:del>
          </w:p>
          <w:p w14:paraId="2D606D82" w14:textId="77777777" w:rsidR="00E02224" w:rsidRDefault="00E02224" w:rsidP="00E02224">
            <w:pPr>
              <w:pStyle w:val="XML1"/>
              <w:rPr>
                <w:del w:id="4279" w:author="aas" w:date="2013-10-14T02:06:00Z"/>
              </w:rPr>
            </w:pPr>
            <w:del w:id="4280" w:author="aas" w:date="2013-10-14T02:06:00Z">
              <w:r>
                <w:delText xml:space="preserve">            &lt;/xs:annotation&gt;</w:delText>
              </w:r>
            </w:del>
          </w:p>
          <w:p w14:paraId="6755F269" w14:textId="77777777" w:rsidR="00E02224" w:rsidRDefault="00E02224" w:rsidP="00E02224">
            <w:pPr>
              <w:pStyle w:val="XML1"/>
              <w:rPr>
                <w:del w:id="4281" w:author="aas" w:date="2013-10-14T02:06:00Z"/>
              </w:rPr>
            </w:pPr>
            <w:del w:id="4282" w:author="aas" w:date="2013-10-14T02:06:00Z">
              <w:r>
                <w:delText xml:space="preserve">            &lt;xs:complexType&gt;</w:delText>
              </w:r>
            </w:del>
          </w:p>
          <w:p w14:paraId="67418C58" w14:textId="77777777" w:rsidR="00E02224" w:rsidRDefault="00E02224" w:rsidP="00E02224">
            <w:pPr>
              <w:pStyle w:val="XML1"/>
              <w:rPr>
                <w:del w:id="4283" w:author="aas" w:date="2013-10-14T02:06:00Z"/>
              </w:rPr>
            </w:pPr>
            <w:del w:id="4284" w:author="aas" w:date="2013-10-14T02:06:00Z">
              <w:r>
                <w:delText xml:space="preserve">              &lt;xs:sequence&gt;</w:delText>
              </w:r>
            </w:del>
          </w:p>
          <w:p w14:paraId="58B202E1" w14:textId="77777777" w:rsidR="00E02224" w:rsidRDefault="00E02224" w:rsidP="00E02224">
            <w:pPr>
              <w:pStyle w:val="XML1"/>
              <w:rPr>
                <w:del w:id="4285" w:author="aas" w:date="2013-10-14T02:06:00Z"/>
              </w:rPr>
            </w:pPr>
            <w:del w:id="4286" w:author="aas" w:date="2013-10-14T02:06:00Z">
              <w:r>
                <w:delText xml:space="preserve">                &lt;xs:group ref="OFPortIPGRETunnelType"/&gt;</w:delText>
              </w:r>
            </w:del>
          </w:p>
          <w:p w14:paraId="402555B1" w14:textId="77777777" w:rsidR="00E02224" w:rsidRDefault="00E02224" w:rsidP="00E02224">
            <w:pPr>
              <w:pStyle w:val="XML1"/>
              <w:rPr>
                <w:del w:id="4287" w:author="aas" w:date="2013-10-14T02:06:00Z"/>
              </w:rPr>
            </w:pPr>
            <w:del w:id="4288" w:author="aas" w:date="2013-10-14T02:06:00Z">
              <w:r>
                <w:delText xml:space="preserve">              &lt;/xs:sequence&gt;</w:delText>
              </w:r>
            </w:del>
          </w:p>
          <w:p w14:paraId="73554CFA" w14:textId="77777777" w:rsidR="00E02224" w:rsidRDefault="00E02224" w:rsidP="00E02224">
            <w:pPr>
              <w:pStyle w:val="XML1"/>
              <w:rPr>
                <w:del w:id="4289" w:author="aas" w:date="2013-10-14T02:06:00Z"/>
              </w:rPr>
            </w:pPr>
            <w:del w:id="4290" w:author="aas" w:date="2013-10-14T02:06:00Z">
              <w:r>
                <w:delText xml:space="preserve">            &lt;/xs:complexType&gt;</w:delText>
              </w:r>
            </w:del>
          </w:p>
          <w:p w14:paraId="2A76FF51" w14:textId="77777777" w:rsidR="00E02224" w:rsidRDefault="00E02224" w:rsidP="00E02224">
            <w:pPr>
              <w:pStyle w:val="XML1"/>
              <w:rPr>
                <w:del w:id="4291" w:author="aas" w:date="2013-10-14T02:06:00Z"/>
              </w:rPr>
            </w:pPr>
            <w:del w:id="4292" w:author="aas" w:date="2013-10-14T02:06:00Z">
              <w:r>
                <w:delText xml:space="preserve">          &lt;/xs:element&gt;</w:delText>
              </w:r>
            </w:del>
          </w:p>
          <w:p w14:paraId="322DA0DE" w14:textId="77777777" w:rsidR="00E02224" w:rsidRDefault="00E02224" w:rsidP="00E02224">
            <w:pPr>
              <w:pStyle w:val="XML1"/>
              <w:rPr>
                <w:del w:id="4293" w:author="aas" w:date="2013-10-14T02:06:00Z"/>
              </w:rPr>
            </w:pPr>
            <w:del w:id="4294" w:author="aas" w:date="2013-10-14T02:06:00Z">
              <w:r>
                <w:delText xml:space="preserve">        &lt;/xs:sequence&gt;</w:delText>
              </w:r>
            </w:del>
          </w:p>
          <w:p w14:paraId="1B812158" w14:textId="77777777" w:rsidR="00E02224" w:rsidRDefault="00E02224" w:rsidP="00E02224">
            <w:pPr>
              <w:pStyle w:val="XML1"/>
              <w:rPr>
                <w:del w:id="4295" w:author="aas" w:date="2013-10-14T02:06:00Z"/>
              </w:rPr>
            </w:pPr>
            <w:del w:id="4296" w:author="aas" w:date="2013-10-14T02:06:00Z">
              <w:r>
                <w:delText xml:space="preserve">        &lt;xs:sequence&gt;</w:delText>
              </w:r>
            </w:del>
          </w:p>
          <w:p w14:paraId="43E8E564" w14:textId="77777777" w:rsidR="00E02224" w:rsidRDefault="00E02224" w:rsidP="00E02224">
            <w:pPr>
              <w:pStyle w:val="XML1"/>
              <w:rPr>
                <w:del w:id="4297" w:author="aas" w:date="2013-10-14T02:06:00Z"/>
              </w:rPr>
            </w:pPr>
            <w:del w:id="4298" w:author="aas" w:date="2013-10-14T02:06:00Z">
              <w:r>
                <w:delText xml:space="preserve">          &lt;xs:element name="vxlan-tunnel"&gt;</w:delText>
              </w:r>
            </w:del>
          </w:p>
          <w:p w14:paraId="58B4FE8D" w14:textId="77777777" w:rsidR="00E02224" w:rsidRDefault="00E02224" w:rsidP="00E02224">
            <w:pPr>
              <w:pStyle w:val="XML1"/>
              <w:rPr>
                <w:del w:id="4299" w:author="aas" w:date="2013-10-14T02:06:00Z"/>
              </w:rPr>
            </w:pPr>
            <w:del w:id="4300" w:author="aas" w:date="2013-10-14T02:06:00Z">
              <w:r>
                <w:delText xml:space="preserve">            &lt;xs:annotation&gt;</w:delText>
              </w:r>
            </w:del>
          </w:p>
          <w:p w14:paraId="32963D2B" w14:textId="77777777" w:rsidR="00E02224" w:rsidRDefault="00E02224" w:rsidP="00E02224">
            <w:pPr>
              <w:pStyle w:val="XML1"/>
              <w:rPr>
                <w:del w:id="4301" w:author="aas" w:date="2013-10-14T02:06:00Z"/>
              </w:rPr>
            </w:pPr>
            <w:del w:id="4302" w:author="aas" w:date="2013-10-14T02:06:00Z">
              <w:r>
                <w:delText xml:space="preserve">              &lt;xs:documentation&gt;</w:delText>
              </w:r>
            </w:del>
          </w:p>
          <w:p w14:paraId="48B55B36" w14:textId="77777777" w:rsidR="00E02224" w:rsidRDefault="00E02224" w:rsidP="00E02224">
            <w:pPr>
              <w:pStyle w:val="XML1"/>
              <w:rPr>
                <w:del w:id="4303" w:author="aas" w:date="2013-10-14T02:06:00Z"/>
              </w:rPr>
            </w:pPr>
            <w:del w:id="4304" w:author="aas" w:date="2013-10-14T02:06:00Z">
              <w:r>
                <w:delText xml:space="preserve">                Properties of a VxLAN tunnel.</w:delText>
              </w:r>
            </w:del>
          </w:p>
          <w:p w14:paraId="7078F01F" w14:textId="77777777" w:rsidR="00E02224" w:rsidRDefault="00E02224" w:rsidP="00E02224">
            <w:pPr>
              <w:pStyle w:val="XML1"/>
              <w:rPr>
                <w:del w:id="4305" w:author="aas" w:date="2013-10-14T02:06:00Z"/>
              </w:rPr>
            </w:pPr>
            <w:del w:id="4306" w:author="aas" w:date="2013-10-14T02:06:00Z">
              <w:r>
                <w:delText xml:space="preserve">              &lt;/xs:documentation&gt;</w:delText>
              </w:r>
            </w:del>
          </w:p>
          <w:p w14:paraId="6AA0B65E" w14:textId="77777777" w:rsidR="00E02224" w:rsidRDefault="00E02224" w:rsidP="00E02224">
            <w:pPr>
              <w:pStyle w:val="XML1"/>
              <w:rPr>
                <w:del w:id="4307" w:author="aas" w:date="2013-10-14T02:06:00Z"/>
              </w:rPr>
            </w:pPr>
            <w:del w:id="4308" w:author="aas" w:date="2013-10-14T02:06:00Z">
              <w:r>
                <w:delText xml:space="preserve">            &lt;/xs:annotation&gt;</w:delText>
              </w:r>
            </w:del>
          </w:p>
          <w:p w14:paraId="32811D93" w14:textId="77777777" w:rsidR="00E02224" w:rsidRDefault="00E02224" w:rsidP="00E02224">
            <w:pPr>
              <w:pStyle w:val="XML1"/>
              <w:rPr>
                <w:del w:id="4309" w:author="aas" w:date="2013-10-14T02:06:00Z"/>
              </w:rPr>
            </w:pPr>
            <w:del w:id="4310" w:author="aas" w:date="2013-10-14T02:06:00Z">
              <w:r>
                <w:delText xml:space="preserve">            &lt;xs:complexType&gt;</w:delText>
              </w:r>
            </w:del>
          </w:p>
          <w:p w14:paraId="1E5859AF" w14:textId="77777777" w:rsidR="00E02224" w:rsidRDefault="00E02224" w:rsidP="00E02224">
            <w:pPr>
              <w:pStyle w:val="XML1"/>
              <w:rPr>
                <w:del w:id="4311" w:author="aas" w:date="2013-10-14T02:06:00Z"/>
              </w:rPr>
            </w:pPr>
            <w:del w:id="4312" w:author="aas" w:date="2013-10-14T02:06:00Z">
              <w:r>
                <w:delText xml:space="preserve">              &lt;xs:sequence&gt;</w:delText>
              </w:r>
            </w:del>
          </w:p>
          <w:p w14:paraId="3E755AC7" w14:textId="77777777" w:rsidR="00E02224" w:rsidRDefault="00E02224" w:rsidP="00E02224">
            <w:pPr>
              <w:pStyle w:val="XML1"/>
              <w:rPr>
                <w:del w:id="4313" w:author="aas" w:date="2013-10-14T02:06:00Z"/>
              </w:rPr>
            </w:pPr>
            <w:del w:id="4314" w:author="aas" w:date="2013-10-14T02:06:00Z">
              <w:r>
                <w:delText xml:space="preserve">                &lt;xs:group ref="OFPortVXLANTunnelType"/&gt;</w:delText>
              </w:r>
            </w:del>
          </w:p>
          <w:p w14:paraId="372853B8" w14:textId="77777777" w:rsidR="00E02224" w:rsidRDefault="00E02224" w:rsidP="00E02224">
            <w:pPr>
              <w:pStyle w:val="XML1"/>
              <w:rPr>
                <w:del w:id="4315" w:author="aas" w:date="2013-10-14T02:06:00Z"/>
              </w:rPr>
            </w:pPr>
            <w:del w:id="4316" w:author="aas" w:date="2013-10-14T02:06:00Z">
              <w:r>
                <w:delText xml:space="preserve">              &lt;/xs:sequence&gt;</w:delText>
              </w:r>
            </w:del>
          </w:p>
          <w:p w14:paraId="21208200" w14:textId="77777777" w:rsidR="00E02224" w:rsidRDefault="00E02224" w:rsidP="00E02224">
            <w:pPr>
              <w:pStyle w:val="XML1"/>
              <w:rPr>
                <w:del w:id="4317" w:author="aas" w:date="2013-10-14T02:06:00Z"/>
              </w:rPr>
            </w:pPr>
            <w:del w:id="4318" w:author="aas" w:date="2013-10-14T02:06:00Z">
              <w:r>
                <w:delText xml:space="preserve">            &lt;/xs:complexType&gt;</w:delText>
              </w:r>
            </w:del>
          </w:p>
          <w:p w14:paraId="772810C4" w14:textId="77777777" w:rsidR="00E02224" w:rsidRDefault="00E02224" w:rsidP="00E02224">
            <w:pPr>
              <w:pStyle w:val="XML1"/>
              <w:rPr>
                <w:del w:id="4319" w:author="aas" w:date="2013-10-14T02:06:00Z"/>
              </w:rPr>
            </w:pPr>
            <w:del w:id="4320" w:author="aas" w:date="2013-10-14T02:06:00Z">
              <w:r>
                <w:delText xml:space="preserve">          &lt;/xs:element&gt;</w:delText>
              </w:r>
            </w:del>
          </w:p>
          <w:p w14:paraId="57181614" w14:textId="77777777" w:rsidR="00E02224" w:rsidRDefault="00E02224" w:rsidP="00E02224">
            <w:pPr>
              <w:pStyle w:val="XML1"/>
              <w:rPr>
                <w:del w:id="4321" w:author="aas" w:date="2013-10-14T02:06:00Z"/>
              </w:rPr>
            </w:pPr>
            <w:del w:id="4322" w:author="aas" w:date="2013-10-14T02:06:00Z">
              <w:r>
                <w:delText xml:space="preserve">        &lt;/xs:sequence&gt;</w:delText>
              </w:r>
            </w:del>
          </w:p>
          <w:p w14:paraId="5213E63D" w14:textId="77777777" w:rsidR="00E02224" w:rsidRDefault="00E02224" w:rsidP="00E02224">
            <w:pPr>
              <w:pStyle w:val="XML1"/>
              <w:rPr>
                <w:del w:id="4323" w:author="aas" w:date="2013-10-14T02:06:00Z"/>
              </w:rPr>
            </w:pPr>
            <w:del w:id="4324" w:author="aas" w:date="2013-10-14T02:06:00Z">
              <w:r>
                <w:delText xml:space="preserve">        &lt;xs:sequence&gt;</w:delText>
              </w:r>
            </w:del>
          </w:p>
          <w:p w14:paraId="60749E5B" w14:textId="77777777" w:rsidR="00E02224" w:rsidRDefault="00E02224" w:rsidP="00E02224">
            <w:pPr>
              <w:pStyle w:val="XML1"/>
              <w:rPr>
                <w:del w:id="4325" w:author="aas" w:date="2013-10-14T02:06:00Z"/>
              </w:rPr>
            </w:pPr>
            <w:del w:id="4326" w:author="aas" w:date="2013-10-14T02:06:00Z">
              <w:r>
                <w:delText xml:space="preserve">          &lt;xs:element name="nvgre-tunnel"&gt;</w:delText>
              </w:r>
            </w:del>
          </w:p>
          <w:p w14:paraId="74EBEDFC" w14:textId="77777777" w:rsidR="00E02224" w:rsidRDefault="00E02224" w:rsidP="00E02224">
            <w:pPr>
              <w:pStyle w:val="XML1"/>
              <w:rPr>
                <w:del w:id="4327" w:author="aas" w:date="2013-10-14T02:06:00Z"/>
              </w:rPr>
            </w:pPr>
            <w:del w:id="4328" w:author="aas" w:date="2013-10-14T02:06:00Z">
              <w:r>
                <w:delText xml:space="preserve">            &lt;xs:annotation&gt;</w:delText>
              </w:r>
            </w:del>
          </w:p>
          <w:p w14:paraId="1A15D017" w14:textId="77777777" w:rsidR="00E02224" w:rsidRDefault="00E02224" w:rsidP="00E02224">
            <w:pPr>
              <w:pStyle w:val="XML1"/>
              <w:rPr>
                <w:del w:id="4329" w:author="aas" w:date="2013-10-14T02:06:00Z"/>
              </w:rPr>
            </w:pPr>
            <w:del w:id="4330" w:author="aas" w:date="2013-10-14T02:06:00Z">
              <w:r>
                <w:delText xml:space="preserve">              &lt;xs:documentation&gt;</w:delText>
              </w:r>
            </w:del>
          </w:p>
          <w:p w14:paraId="51DCB96D" w14:textId="77777777" w:rsidR="00E02224" w:rsidRDefault="00E02224" w:rsidP="00E02224">
            <w:pPr>
              <w:pStyle w:val="XML1"/>
              <w:rPr>
                <w:del w:id="4331" w:author="aas" w:date="2013-10-14T02:06:00Z"/>
              </w:rPr>
            </w:pPr>
            <w:del w:id="4332" w:author="aas" w:date="2013-10-14T02:06:00Z">
              <w:r>
                <w:delText xml:space="preserve">                Properties of a NVGRE tunnel.</w:delText>
              </w:r>
            </w:del>
          </w:p>
          <w:p w14:paraId="1BC277D8" w14:textId="77777777" w:rsidR="00E02224" w:rsidRDefault="00E02224" w:rsidP="00E02224">
            <w:pPr>
              <w:pStyle w:val="XML1"/>
              <w:rPr>
                <w:del w:id="4333" w:author="aas" w:date="2013-10-14T02:06:00Z"/>
              </w:rPr>
            </w:pPr>
            <w:del w:id="4334" w:author="aas" w:date="2013-10-14T02:06:00Z">
              <w:r>
                <w:delText xml:space="preserve">              &lt;/xs:documentation&gt;</w:delText>
              </w:r>
            </w:del>
          </w:p>
          <w:p w14:paraId="0E7C6CDE" w14:textId="77777777" w:rsidR="00E02224" w:rsidRDefault="00E02224" w:rsidP="00E02224">
            <w:pPr>
              <w:pStyle w:val="XML1"/>
              <w:rPr>
                <w:del w:id="4335" w:author="aas" w:date="2013-10-14T02:06:00Z"/>
              </w:rPr>
            </w:pPr>
            <w:del w:id="4336" w:author="aas" w:date="2013-10-14T02:06:00Z">
              <w:r>
                <w:delText xml:space="preserve">            &lt;/xs:annotation&gt;</w:delText>
              </w:r>
            </w:del>
          </w:p>
          <w:p w14:paraId="56693A7E" w14:textId="77777777" w:rsidR="00E02224" w:rsidRDefault="00E02224" w:rsidP="00E02224">
            <w:pPr>
              <w:pStyle w:val="XML1"/>
              <w:rPr>
                <w:del w:id="4337" w:author="aas" w:date="2013-10-14T02:06:00Z"/>
              </w:rPr>
            </w:pPr>
            <w:del w:id="4338" w:author="aas" w:date="2013-10-14T02:06:00Z">
              <w:r>
                <w:delText xml:space="preserve">            &lt;xs:complexType&gt;</w:delText>
              </w:r>
            </w:del>
          </w:p>
          <w:p w14:paraId="1DF5D64E" w14:textId="77777777" w:rsidR="00E02224" w:rsidRDefault="00E02224" w:rsidP="00E02224">
            <w:pPr>
              <w:pStyle w:val="XML1"/>
              <w:rPr>
                <w:del w:id="4339" w:author="aas" w:date="2013-10-14T02:06:00Z"/>
              </w:rPr>
            </w:pPr>
            <w:del w:id="4340" w:author="aas" w:date="2013-10-14T02:06:00Z">
              <w:r>
                <w:delText xml:space="preserve">              &lt;xs:sequence&gt;</w:delText>
              </w:r>
            </w:del>
          </w:p>
          <w:p w14:paraId="7B2B42B4" w14:textId="77777777" w:rsidR="00E02224" w:rsidRDefault="00E02224" w:rsidP="00E02224">
            <w:pPr>
              <w:pStyle w:val="XML1"/>
              <w:rPr>
                <w:del w:id="4341" w:author="aas" w:date="2013-10-14T02:06:00Z"/>
              </w:rPr>
            </w:pPr>
            <w:del w:id="4342" w:author="aas" w:date="2013-10-14T02:06:00Z">
              <w:r>
                <w:delText xml:space="preserve">                &lt;xs:group ref="OFPortNVGRETunnelType"/&gt;</w:delText>
              </w:r>
            </w:del>
          </w:p>
          <w:p w14:paraId="45AAE176" w14:textId="77777777" w:rsidR="00E02224" w:rsidRDefault="00E02224" w:rsidP="00E02224">
            <w:pPr>
              <w:pStyle w:val="XML1"/>
              <w:rPr>
                <w:del w:id="4343" w:author="aas" w:date="2013-10-14T02:06:00Z"/>
              </w:rPr>
            </w:pPr>
            <w:del w:id="4344" w:author="aas" w:date="2013-10-14T02:06:00Z">
              <w:r>
                <w:delText xml:space="preserve">              &lt;/xs:sequence&gt;</w:delText>
              </w:r>
            </w:del>
          </w:p>
          <w:p w14:paraId="47983F43" w14:textId="77777777" w:rsidR="00E02224" w:rsidRDefault="00E02224" w:rsidP="00E02224">
            <w:pPr>
              <w:pStyle w:val="XML1"/>
              <w:rPr>
                <w:del w:id="4345" w:author="aas" w:date="2013-10-14T02:06:00Z"/>
              </w:rPr>
            </w:pPr>
            <w:del w:id="4346" w:author="aas" w:date="2013-10-14T02:06:00Z">
              <w:r>
                <w:delText xml:space="preserve">            &lt;/xs:complexType&gt;</w:delText>
              </w:r>
            </w:del>
          </w:p>
          <w:p w14:paraId="36BFCD8C" w14:textId="77777777" w:rsidR="00E02224" w:rsidRDefault="00E02224" w:rsidP="00E02224">
            <w:pPr>
              <w:pStyle w:val="XML1"/>
              <w:rPr>
                <w:del w:id="4347" w:author="aas" w:date="2013-10-14T02:06:00Z"/>
              </w:rPr>
            </w:pPr>
            <w:del w:id="4348" w:author="aas" w:date="2013-10-14T02:06:00Z">
              <w:r>
                <w:delText xml:space="preserve">          &lt;/xs:element&gt;</w:delText>
              </w:r>
            </w:del>
          </w:p>
          <w:p w14:paraId="773D5663" w14:textId="77777777" w:rsidR="00E02224" w:rsidRDefault="00E02224" w:rsidP="00E02224">
            <w:pPr>
              <w:pStyle w:val="XML1"/>
              <w:rPr>
                <w:del w:id="4349" w:author="aas" w:date="2013-10-14T02:06:00Z"/>
              </w:rPr>
            </w:pPr>
            <w:del w:id="4350" w:author="aas" w:date="2013-10-14T02:06:00Z">
              <w:r>
                <w:delText xml:space="preserve">        &lt;/xs:sequence&gt;</w:delText>
              </w:r>
            </w:del>
          </w:p>
          <w:p w14:paraId="07280EB4" w14:textId="77777777" w:rsidR="00E02224" w:rsidRDefault="00E02224" w:rsidP="00E02224">
            <w:pPr>
              <w:pStyle w:val="XML1"/>
              <w:rPr>
                <w:del w:id="4351" w:author="aas" w:date="2013-10-14T02:06:00Z"/>
              </w:rPr>
            </w:pPr>
            <w:del w:id="4352" w:author="aas" w:date="2013-10-14T02:06:00Z">
              <w:r>
                <w:delText xml:space="preserve">      &lt;/xs:choice&gt;</w:delText>
              </w:r>
            </w:del>
          </w:p>
          <w:p w14:paraId="26C8B0E3" w14:textId="77777777" w:rsidR="00E02224" w:rsidRDefault="00E02224" w:rsidP="00E02224">
            <w:pPr>
              <w:pStyle w:val="XML1"/>
              <w:rPr>
                <w:del w:id="4353" w:author="aas" w:date="2013-10-14T02:06:00Z"/>
              </w:rPr>
            </w:pPr>
            <w:del w:id="4354" w:author="aas" w:date="2013-10-14T02:06:00Z">
              <w:r>
                <w:delText xml:space="preserve">    &lt;/xs:sequence&gt;</w:delText>
              </w:r>
            </w:del>
          </w:p>
          <w:p w14:paraId="7C36AF5B" w14:textId="77777777" w:rsidR="00E02224" w:rsidRDefault="00E02224" w:rsidP="00E02224">
            <w:pPr>
              <w:pStyle w:val="XML1"/>
              <w:rPr>
                <w:del w:id="4355" w:author="aas" w:date="2013-10-14T02:06:00Z"/>
              </w:rPr>
            </w:pPr>
            <w:del w:id="4356" w:author="aas" w:date="2013-10-14T02:06:00Z">
              <w:r>
                <w:delText xml:space="preserve">  &lt;/xs:group&gt;</w:delText>
              </w:r>
            </w:del>
          </w:p>
          <w:p w14:paraId="58F22D6B" w14:textId="77777777" w:rsidR="00E02224" w:rsidRDefault="00E02224" w:rsidP="00E02224">
            <w:pPr>
              <w:pStyle w:val="XML1"/>
              <w:rPr>
                <w:del w:id="4357" w:author="aas" w:date="2013-10-14T02:06:00Z"/>
              </w:rPr>
            </w:pPr>
          </w:p>
          <w:p w14:paraId="5DC54958" w14:textId="77777777" w:rsidR="00E02224" w:rsidRDefault="00E02224" w:rsidP="00E02224">
            <w:pPr>
              <w:pStyle w:val="XML1"/>
              <w:rPr>
                <w:del w:id="4358" w:author="aas" w:date="2013-10-14T02:06:00Z"/>
              </w:rPr>
            </w:pPr>
            <w:del w:id="4359" w:author="aas" w:date="2013-10-14T02:06:00Z">
              <w:r>
                <w:delText xml:space="preserve">  &lt;xs:group name="OFPortBaseTunnelType"&gt;</w:delText>
              </w:r>
            </w:del>
          </w:p>
          <w:p w14:paraId="749BAF40" w14:textId="77777777" w:rsidR="00E02224" w:rsidRDefault="00E02224" w:rsidP="00E02224">
            <w:pPr>
              <w:pStyle w:val="XML1"/>
              <w:rPr>
                <w:del w:id="4360" w:author="aas" w:date="2013-10-14T02:06:00Z"/>
              </w:rPr>
            </w:pPr>
            <w:del w:id="4361" w:author="aas" w:date="2013-10-14T02:06:00Z">
              <w:r>
                <w:delText xml:space="preserve">    &lt;xs:annotation&gt;</w:delText>
              </w:r>
            </w:del>
          </w:p>
          <w:p w14:paraId="139F14E0" w14:textId="77777777" w:rsidR="00E02224" w:rsidRDefault="00E02224" w:rsidP="00E02224">
            <w:pPr>
              <w:pStyle w:val="XML1"/>
              <w:rPr>
                <w:del w:id="4362" w:author="aas" w:date="2013-10-14T02:06:00Z"/>
              </w:rPr>
            </w:pPr>
            <w:del w:id="4363" w:author="aas" w:date="2013-10-14T02:06:00Z">
              <w:r>
                <w:delText xml:space="preserve">      &lt;xs:documentation&gt;</w:delText>
              </w:r>
            </w:del>
          </w:p>
          <w:p w14:paraId="58F09B22" w14:textId="77777777" w:rsidR="00E02224" w:rsidRDefault="00E02224" w:rsidP="00E02224">
            <w:pPr>
              <w:pStyle w:val="XML1"/>
              <w:rPr>
                <w:del w:id="4364" w:author="aas" w:date="2013-10-14T02:06:00Z"/>
              </w:rPr>
            </w:pPr>
            <w:del w:id="4365" w:author="aas" w:date="2013-10-14T02:06:00Z">
              <w:r>
                <w:delText xml:space="preserve">        A group of common elements that are included</w:delText>
              </w:r>
            </w:del>
          </w:p>
          <w:p w14:paraId="217C4550" w14:textId="77777777" w:rsidR="00E02224" w:rsidRDefault="00E02224" w:rsidP="00E02224">
            <w:pPr>
              <w:pStyle w:val="XML1"/>
              <w:rPr>
                <w:del w:id="4366" w:author="aas" w:date="2013-10-14T02:06:00Z"/>
              </w:rPr>
            </w:pPr>
            <w:del w:id="4367" w:author="aas" w:date="2013-10-14T02:06:00Z">
              <w:r>
                <w:delText xml:space="preserve">        in every supported tunnel type.  Tunnels are modeled as </w:delText>
              </w:r>
            </w:del>
          </w:p>
          <w:p w14:paraId="377BDF5C" w14:textId="77777777" w:rsidR="00E02224" w:rsidRDefault="00E02224" w:rsidP="00E02224">
            <w:pPr>
              <w:pStyle w:val="XML1"/>
              <w:rPr>
                <w:del w:id="4368" w:author="aas" w:date="2013-10-14T02:06:00Z"/>
              </w:rPr>
            </w:pPr>
            <w:del w:id="4369" w:author="aas" w:date="2013-10-14T02:06:00Z">
              <w:r>
                <w:delText xml:space="preserve">        logical ports.</w:delText>
              </w:r>
            </w:del>
          </w:p>
          <w:p w14:paraId="2634A956" w14:textId="77777777" w:rsidR="00E02224" w:rsidRDefault="00E02224" w:rsidP="00E02224">
            <w:pPr>
              <w:pStyle w:val="XML1"/>
              <w:rPr>
                <w:del w:id="4370" w:author="aas" w:date="2013-10-14T02:06:00Z"/>
              </w:rPr>
            </w:pPr>
          </w:p>
          <w:p w14:paraId="4D5104B5" w14:textId="77777777" w:rsidR="00E02224" w:rsidRDefault="00E02224" w:rsidP="00E02224">
            <w:pPr>
              <w:pStyle w:val="XML1"/>
              <w:rPr>
                <w:del w:id="4371" w:author="aas" w:date="2013-10-14T02:06:00Z"/>
              </w:rPr>
            </w:pPr>
            <w:del w:id="4372" w:author="aas" w:date="2013-10-14T02:06:00Z">
              <w:r>
                <w:delText xml:space="preserve">        One pair of local/remote endpoints must exist for a tunnel</w:delText>
              </w:r>
            </w:del>
          </w:p>
          <w:p w14:paraId="382E83FF" w14:textId="77777777" w:rsidR="00E02224" w:rsidRDefault="00E02224" w:rsidP="00E02224">
            <w:pPr>
              <w:pStyle w:val="XML1"/>
              <w:rPr>
                <w:del w:id="4373" w:author="aas" w:date="2013-10-14T02:06:00Z"/>
              </w:rPr>
            </w:pPr>
            <w:del w:id="4374" w:author="aas" w:date="2013-10-14T02:06:00Z">
              <w:r>
                <w:delText xml:space="preserve">        configuration.</w:delText>
              </w:r>
            </w:del>
          </w:p>
          <w:p w14:paraId="6B8AAB38" w14:textId="77777777" w:rsidR="00E02224" w:rsidRDefault="00E02224" w:rsidP="00E02224">
            <w:pPr>
              <w:pStyle w:val="XML1"/>
              <w:rPr>
                <w:del w:id="4375" w:author="aas" w:date="2013-10-14T02:06:00Z"/>
              </w:rPr>
            </w:pPr>
          </w:p>
          <w:p w14:paraId="41D77E87" w14:textId="77777777" w:rsidR="00E02224" w:rsidRDefault="00E02224" w:rsidP="00E02224">
            <w:pPr>
              <w:pStyle w:val="XML1"/>
              <w:rPr>
                <w:del w:id="4376" w:author="aas" w:date="2013-10-14T02:06:00Z"/>
              </w:rPr>
            </w:pPr>
            <w:del w:id="4377" w:author="aas" w:date="2013-10-14T02:06:00Z">
              <w:r>
                <w:delText xml:space="preserve">        Only elements from one choice must exist at a time.</w:delText>
              </w:r>
            </w:del>
          </w:p>
          <w:p w14:paraId="031DCC33" w14:textId="77777777" w:rsidR="00E02224" w:rsidRDefault="00E02224" w:rsidP="00E02224">
            <w:pPr>
              <w:pStyle w:val="XML1"/>
              <w:rPr>
                <w:del w:id="4378" w:author="aas" w:date="2013-10-14T02:06:00Z"/>
              </w:rPr>
            </w:pPr>
            <w:del w:id="4379" w:author="aas" w:date="2013-10-14T02:06:00Z">
              <w:r>
                <w:delText xml:space="preserve">      &lt;/xs:documentation&gt;</w:delText>
              </w:r>
            </w:del>
          </w:p>
          <w:p w14:paraId="292F7B1F" w14:textId="77777777" w:rsidR="00E02224" w:rsidRDefault="00E02224" w:rsidP="00E02224">
            <w:pPr>
              <w:pStyle w:val="XML1"/>
              <w:rPr>
                <w:del w:id="4380" w:author="aas" w:date="2013-10-14T02:06:00Z"/>
              </w:rPr>
            </w:pPr>
            <w:del w:id="4381" w:author="aas" w:date="2013-10-14T02:06:00Z">
              <w:r>
                <w:delText xml:space="preserve">    &lt;/xs:annotation&gt;</w:delText>
              </w:r>
            </w:del>
          </w:p>
          <w:p w14:paraId="1D932FC1" w14:textId="77777777" w:rsidR="00E02224" w:rsidRDefault="00E02224" w:rsidP="00E02224">
            <w:pPr>
              <w:pStyle w:val="XML1"/>
              <w:rPr>
                <w:del w:id="4382" w:author="aas" w:date="2013-10-14T02:06:00Z"/>
              </w:rPr>
            </w:pPr>
          </w:p>
          <w:p w14:paraId="329BC147" w14:textId="77777777" w:rsidR="00E02224" w:rsidRDefault="00E02224" w:rsidP="00E02224">
            <w:pPr>
              <w:pStyle w:val="XML1"/>
              <w:rPr>
                <w:del w:id="4383" w:author="aas" w:date="2013-10-14T02:06:00Z"/>
              </w:rPr>
            </w:pPr>
            <w:del w:id="4384" w:author="aas" w:date="2013-10-14T02:06:00Z">
              <w:r>
                <w:delText xml:space="preserve">    &lt;xs:sequence&gt;</w:delText>
              </w:r>
            </w:del>
          </w:p>
          <w:p w14:paraId="1C52832F" w14:textId="77777777" w:rsidR="00E02224" w:rsidRDefault="00E02224" w:rsidP="00E02224">
            <w:pPr>
              <w:pStyle w:val="XML1"/>
              <w:rPr>
                <w:del w:id="4385" w:author="aas" w:date="2013-10-14T02:06:00Z"/>
              </w:rPr>
            </w:pPr>
            <w:del w:id="4386" w:author="aas" w:date="2013-10-14T02:06:00Z">
              <w:r>
                <w:delText xml:space="preserve">      &lt;xs:choice&gt;</w:delText>
              </w:r>
            </w:del>
          </w:p>
          <w:p w14:paraId="247F5301" w14:textId="77777777" w:rsidR="00E02224" w:rsidRDefault="00E02224" w:rsidP="00E02224">
            <w:pPr>
              <w:pStyle w:val="XML1"/>
              <w:rPr>
                <w:del w:id="4387" w:author="aas" w:date="2013-10-14T02:06:00Z"/>
              </w:rPr>
            </w:pPr>
            <w:del w:id="4388" w:author="aas" w:date="2013-10-14T02:06:00Z">
              <w:r>
                <w:delText xml:space="preserve">        &lt;xs:sequence&gt;</w:delText>
              </w:r>
            </w:del>
          </w:p>
          <w:p w14:paraId="43A0184B" w14:textId="77777777" w:rsidR="00E02224" w:rsidRDefault="00E02224" w:rsidP="00E02224">
            <w:pPr>
              <w:pStyle w:val="XML1"/>
              <w:rPr>
                <w:del w:id="4389" w:author="aas" w:date="2013-10-14T02:06:00Z"/>
              </w:rPr>
            </w:pPr>
            <w:del w:id="4390" w:author="aas" w:date="2013-10-14T02:06:00Z">
              <w:r>
                <w:delText xml:space="preserve">          &lt;xs:element name="local-endpoint-ipv4-adress"  type="inet:ipv4-address"&gt;</w:delText>
              </w:r>
            </w:del>
          </w:p>
          <w:p w14:paraId="6FD0C14C" w14:textId="77777777" w:rsidR="00E02224" w:rsidRDefault="00E02224" w:rsidP="00E02224">
            <w:pPr>
              <w:pStyle w:val="XML1"/>
              <w:rPr>
                <w:del w:id="4391" w:author="aas" w:date="2013-10-14T02:06:00Z"/>
              </w:rPr>
            </w:pPr>
            <w:del w:id="4392" w:author="aas" w:date="2013-10-14T02:06:00Z">
              <w:r>
                <w:delText xml:space="preserve">            &lt;xs:annotation&gt;</w:delText>
              </w:r>
            </w:del>
          </w:p>
          <w:p w14:paraId="36946876" w14:textId="77777777" w:rsidR="00E02224" w:rsidRDefault="00E02224" w:rsidP="00E02224">
            <w:pPr>
              <w:pStyle w:val="XML1"/>
              <w:rPr>
                <w:del w:id="4393" w:author="aas" w:date="2013-10-14T02:06:00Z"/>
              </w:rPr>
            </w:pPr>
            <w:del w:id="4394" w:author="aas" w:date="2013-10-14T02:06:00Z">
              <w:r>
                <w:delText xml:space="preserve">              &lt;xs:documentation&gt;</w:delText>
              </w:r>
            </w:del>
          </w:p>
          <w:p w14:paraId="76784769" w14:textId="77777777" w:rsidR="00E02224" w:rsidRDefault="00E02224" w:rsidP="00E02224">
            <w:pPr>
              <w:pStyle w:val="XML1"/>
              <w:rPr>
                <w:del w:id="4395" w:author="aas" w:date="2013-10-14T02:06:00Z"/>
              </w:rPr>
            </w:pPr>
            <w:del w:id="4396" w:author="aas" w:date="2013-10-14T02:06:00Z">
              <w:r>
                <w:delText xml:space="preserve">                The IPv4 address of the local tunnel</w:delText>
              </w:r>
            </w:del>
          </w:p>
          <w:p w14:paraId="7F589175" w14:textId="77777777" w:rsidR="00E02224" w:rsidRDefault="00E02224" w:rsidP="00E02224">
            <w:pPr>
              <w:pStyle w:val="XML1"/>
              <w:rPr>
                <w:del w:id="4397" w:author="aas" w:date="2013-10-14T02:06:00Z"/>
              </w:rPr>
            </w:pPr>
            <w:del w:id="4398" w:author="aas" w:date="2013-10-14T02:06:00Z">
              <w:r>
                <w:delText xml:space="preserve">                endpoint.</w:delText>
              </w:r>
            </w:del>
          </w:p>
          <w:p w14:paraId="03D141B3" w14:textId="77777777" w:rsidR="00E02224" w:rsidRDefault="00E02224" w:rsidP="00E02224">
            <w:pPr>
              <w:pStyle w:val="XML1"/>
              <w:rPr>
                <w:del w:id="4399" w:author="aas" w:date="2013-10-14T02:06:00Z"/>
              </w:rPr>
            </w:pPr>
            <w:del w:id="4400" w:author="aas" w:date="2013-10-14T02:06:00Z">
              <w:r>
                <w:delText xml:space="preserve">              &lt;/xs:documentation&gt;</w:delText>
              </w:r>
            </w:del>
          </w:p>
          <w:p w14:paraId="0DD21DD0" w14:textId="77777777" w:rsidR="00E02224" w:rsidRDefault="00E02224" w:rsidP="00E02224">
            <w:pPr>
              <w:pStyle w:val="XML1"/>
              <w:rPr>
                <w:del w:id="4401" w:author="aas" w:date="2013-10-14T02:06:00Z"/>
              </w:rPr>
            </w:pPr>
            <w:del w:id="4402" w:author="aas" w:date="2013-10-14T02:06:00Z">
              <w:r>
                <w:delText xml:space="preserve">            &lt;/xs:annotation&gt;</w:delText>
              </w:r>
            </w:del>
          </w:p>
          <w:p w14:paraId="50CE675D" w14:textId="77777777" w:rsidR="00E02224" w:rsidRDefault="00E02224" w:rsidP="00E02224">
            <w:pPr>
              <w:pStyle w:val="XML1"/>
              <w:rPr>
                <w:del w:id="4403" w:author="aas" w:date="2013-10-14T02:06:00Z"/>
              </w:rPr>
            </w:pPr>
            <w:del w:id="4404" w:author="aas" w:date="2013-10-14T02:06:00Z">
              <w:r>
                <w:delText xml:space="preserve">          &lt;/xs:element&gt;</w:delText>
              </w:r>
            </w:del>
          </w:p>
          <w:p w14:paraId="19603A79" w14:textId="77777777" w:rsidR="00E02224" w:rsidRDefault="00E02224" w:rsidP="00E02224">
            <w:pPr>
              <w:pStyle w:val="XML1"/>
              <w:rPr>
                <w:del w:id="4405" w:author="aas" w:date="2013-10-14T02:06:00Z"/>
              </w:rPr>
            </w:pPr>
            <w:del w:id="4406" w:author="aas" w:date="2013-10-14T02:06:00Z">
              <w:r>
                <w:delText xml:space="preserve">          &lt;xs:element name="remote-endpoint-ipv4-adress"  type="inet:ipv4-address"&gt;</w:delText>
              </w:r>
            </w:del>
          </w:p>
          <w:p w14:paraId="1BAFE5B6" w14:textId="77777777" w:rsidR="00E02224" w:rsidRDefault="00E02224" w:rsidP="00E02224">
            <w:pPr>
              <w:pStyle w:val="XML1"/>
              <w:rPr>
                <w:del w:id="4407" w:author="aas" w:date="2013-10-14T02:06:00Z"/>
              </w:rPr>
            </w:pPr>
            <w:del w:id="4408" w:author="aas" w:date="2013-10-14T02:06:00Z">
              <w:r>
                <w:delText xml:space="preserve">            &lt;xs:annotation&gt;</w:delText>
              </w:r>
            </w:del>
          </w:p>
          <w:p w14:paraId="460C41F8" w14:textId="77777777" w:rsidR="00E02224" w:rsidRDefault="00E02224" w:rsidP="00E02224">
            <w:pPr>
              <w:pStyle w:val="XML1"/>
              <w:rPr>
                <w:del w:id="4409" w:author="aas" w:date="2013-10-14T02:06:00Z"/>
              </w:rPr>
            </w:pPr>
            <w:del w:id="4410" w:author="aas" w:date="2013-10-14T02:06:00Z">
              <w:r>
                <w:delText xml:space="preserve">              &lt;xs:documentation&gt;</w:delText>
              </w:r>
            </w:del>
          </w:p>
          <w:p w14:paraId="5F4BB28A" w14:textId="77777777" w:rsidR="00E02224" w:rsidRDefault="00E02224" w:rsidP="00E02224">
            <w:pPr>
              <w:pStyle w:val="XML1"/>
              <w:rPr>
                <w:del w:id="4411" w:author="aas" w:date="2013-10-14T02:06:00Z"/>
              </w:rPr>
            </w:pPr>
            <w:del w:id="4412" w:author="aas" w:date="2013-10-14T02:06:00Z">
              <w:r>
                <w:delText xml:space="preserve">                The IPv4 address of the remote tunnel</w:delText>
              </w:r>
            </w:del>
          </w:p>
          <w:p w14:paraId="760D441A" w14:textId="77777777" w:rsidR="00E02224" w:rsidRDefault="00E02224" w:rsidP="00E02224">
            <w:pPr>
              <w:pStyle w:val="XML1"/>
              <w:rPr>
                <w:del w:id="4413" w:author="aas" w:date="2013-10-14T02:06:00Z"/>
              </w:rPr>
            </w:pPr>
            <w:del w:id="4414" w:author="aas" w:date="2013-10-14T02:06:00Z">
              <w:r>
                <w:delText xml:space="preserve">                endpoint.</w:delText>
              </w:r>
            </w:del>
          </w:p>
          <w:p w14:paraId="75FA8FD4" w14:textId="77777777" w:rsidR="00E02224" w:rsidRDefault="00E02224" w:rsidP="00E02224">
            <w:pPr>
              <w:pStyle w:val="XML1"/>
              <w:rPr>
                <w:del w:id="4415" w:author="aas" w:date="2013-10-14T02:06:00Z"/>
              </w:rPr>
            </w:pPr>
            <w:del w:id="4416" w:author="aas" w:date="2013-10-14T02:06:00Z">
              <w:r>
                <w:delText xml:space="preserve">              &lt;/xs:documentation&gt;</w:delText>
              </w:r>
            </w:del>
          </w:p>
          <w:p w14:paraId="286CB7EC" w14:textId="77777777" w:rsidR="00E02224" w:rsidRDefault="00E02224" w:rsidP="00E02224">
            <w:pPr>
              <w:pStyle w:val="XML1"/>
              <w:rPr>
                <w:del w:id="4417" w:author="aas" w:date="2013-10-14T02:06:00Z"/>
              </w:rPr>
            </w:pPr>
            <w:del w:id="4418" w:author="aas" w:date="2013-10-14T02:06:00Z">
              <w:r>
                <w:delText xml:space="preserve">            &lt;/xs:annotation&gt;</w:delText>
              </w:r>
            </w:del>
          </w:p>
          <w:p w14:paraId="6DD88E9B" w14:textId="77777777" w:rsidR="00E02224" w:rsidRDefault="00E02224" w:rsidP="00E02224">
            <w:pPr>
              <w:pStyle w:val="XML1"/>
              <w:rPr>
                <w:del w:id="4419" w:author="aas" w:date="2013-10-14T02:06:00Z"/>
              </w:rPr>
            </w:pPr>
            <w:del w:id="4420" w:author="aas" w:date="2013-10-14T02:06:00Z">
              <w:r>
                <w:delText xml:space="preserve">          &lt;/xs:element&gt;</w:delText>
              </w:r>
            </w:del>
          </w:p>
          <w:p w14:paraId="27E3C127" w14:textId="77777777" w:rsidR="00E02224" w:rsidRDefault="00E02224" w:rsidP="00E02224">
            <w:pPr>
              <w:pStyle w:val="XML1"/>
              <w:rPr>
                <w:del w:id="4421" w:author="aas" w:date="2013-10-14T02:06:00Z"/>
              </w:rPr>
            </w:pPr>
            <w:del w:id="4422" w:author="aas" w:date="2013-10-14T02:06:00Z">
              <w:r>
                <w:delText xml:space="preserve">        &lt;/xs:sequence&gt;</w:delText>
              </w:r>
            </w:del>
          </w:p>
          <w:p w14:paraId="6775BDEC" w14:textId="77777777" w:rsidR="00E02224" w:rsidRDefault="00E02224" w:rsidP="00E02224">
            <w:pPr>
              <w:pStyle w:val="XML1"/>
              <w:rPr>
                <w:del w:id="4423" w:author="aas" w:date="2013-10-14T02:06:00Z"/>
              </w:rPr>
            </w:pPr>
            <w:del w:id="4424" w:author="aas" w:date="2013-10-14T02:06:00Z">
              <w:r>
                <w:delText xml:space="preserve">        &lt;xs:sequence&gt;</w:delText>
              </w:r>
            </w:del>
          </w:p>
          <w:p w14:paraId="2B03EEE3" w14:textId="77777777" w:rsidR="00E02224" w:rsidRDefault="00E02224" w:rsidP="00E02224">
            <w:pPr>
              <w:pStyle w:val="XML1"/>
              <w:rPr>
                <w:del w:id="4425" w:author="aas" w:date="2013-10-14T02:06:00Z"/>
              </w:rPr>
            </w:pPr>
            <w:del w:id="4426" w:author="aas" w:date="2013-10-14T02:06:00Z">
              <w:r>
                <w:delText xml:space="preserve">          &lt;xs:element name="local-endpoint-ipv6-adress"  type="inet:ipv6-address"&gt;</w:delText>
              </w:r>
            </w:del>
          </w:p>
          <w:p w14:paraId="50F0405F" w14:textId="77777777" w:rsidR="00E02224" w:rsidRDefault="00E02224" w:rsidP="00E02224">
            <w:pPr>
              <w:pStyle w:val="XML1"/>
              <w:rPr>
                <w:del w:id="4427" w:author="aas" w:date="2013-10-14T02:06:00Z"/>
              </w:rPr>
            </w:pPr>
            <w:del w:id="4428" w:author="aas" w:date="2013-10-14T02:06:00Z">
              <w:r>
                <w:delText xml:space="preserve">            &lt;xs:annotation&gt;</w:delText>
              </w:r>
            </w:del>
          </w:p>
          <w:p w14:paraId="2BE26869" w14:textId="77777777" w:rsidR="00E02224" w:rsidRDefault="00E02224" w:rsidP="00E02224">
            <w:pPr>
              <w:pStyle w:val="XML1"/>
              <w:rPr>
                <w:del w:id="4429" w:author="aas" w:date="2013-10-14T02:06:00Z"/>
              </w:rPr>
            </w:pPr>
            <w:del w:id="4430" w:author="aas" w:date="2013-10-14T02:06:00Z">
              <w:r>
                <w:delText xml:space="preserve">              &lt;xs:documentation&gt;</w:delText>
              </w:r>
            </w:del>
          </w:p>
          <w:p w14:paraId="27CC4D34" w14:textId="77777777" w:rsidR="00E02224" w:rsidRDefault="00E02224" w:rsidP="00E02224">
            <w:pPr>
              <w:pStyle w:val="XML1"/>
              <w:rPr>
                <w:del w:id="4431" w:author="aas" w:date="2013-10-14T02:06:00Z"/>
              </w:rPr>
            </w:pPr>
            <w:del w:id="4432" w:author="aas" w:date="2013-10-14T02:06:00Z">
              <w:r>
                <w:delText xml:space="preserve">                The IPv6 address of the local tunnel</w:delText>
              </w:r>
            </w:del>
          </w:p>
          <w:p w14:paraId="63BA7B30" w14:textId="77777777" w:rsidR="00E02224" w:rsidRDefault="00E02224" w:rsidP="00E02224">
            <w:pPr>
              <w:pStyle w:val="XML1"/>
              <w:rPr>
                <w:del w:id="4433" w:author="aas" w:date="2013-10-14T02:06:00Z"/>
              </w:rPr>
            </w:pPr>
            <w:del w:id="4434" w:author="aas" w:date="2013-10-14T02:06:00Z">
              <w:r>
                <w:delText xml:space="preserve">                endpoint.</w:delText>
              </w:r>
            </w:del>
          </w:p>
          <w:p w14:paraId="0414BC3B" w14:textId="77777777" w:rsidR="00E02224" w:rsidRDefault="00E02224" w:rsidP="00E02224">
            <w:pPr>
              <w:pStyle w:val="XML1"/>
              <w:rPr>
                <w:del w:id="4435" w:author="aas" w:date="2013-10-14T02:06:00Z"/>
              </w:rPr>
            </w:pPr>
            <w:del w:id="4436" w:author="aas" w:date="2013-10-14T02:06:00Z">
              <w:r>
                <w:delText xml:space="preserve">              &lt;/xs:documentation&gt;</w:delText>
              </w:r>
            </w:del>
          </w:p>
          <w:p w14:paraId="2A85C41B" w14:textId="77777777" w:rsidR="00E02224" w:rsidRDefault="00E02224" w:rsidP="00E02224">
            <w:pPr>
              <w:pStyle w:val="XML1"/>
              <w:rPr>
                <w:del w:id="4437" w:author="aas" w:date="2013-10-14T02:06:00Z"/>
              </w:rPr>
            </w:pPr>
            <w:del w:id="4438" w:author="aas" w:date="2013-10-14T02:06:00Z">
              <w:r>
                <w:delText xml:space="preserve">            &lt;/xs:annotation&gt;</w:delText>
              </w:r>
            </w:del>
          </w:p>
          <w:p w14:paraId="68C0FAC6" w14:textId="77777777" w:rsidR="00E02224" w:rsidRDefault="00E02224" w:rsidP="00E02224">
            <w:pPr>
              <w:pStyle w:val="XML1"/>
              <w:rPr>
                <w:del w:id="4439" w:author="aas" w:date="2013-10-14T02:06:00Z"/>
              </w:rPr>
            </w:pPr>
            <w:del w:id="4440" w:author="aas" w:date="2013-10-14T02:06:00Z">
              <w:r>
                <w:delText xml:space="preserve">          &lt;/xs:element&gt;</w:delText>
              </w:r>
            </w:del>
          </w:p>
          <w:p w14:paraId="4E617C42" w14:textId="77777777" w:rsidR="00E02224" w:rsidRDefault="00E02224" w:rsidP="00E02224">
            <w:pPr>
              <w:pStyle w:val="XML1"/>
              <w:rPr>
                <w:del w:id="4441" w:author="aas" w:date="2013-10-14T02:06:00Z"/>
              </w:rPr>
            </w:pPr>
            <w:del w:id="4442" w:author="aas" w:date="2013-10-14T02:06:00Z">
              <w:r>
                <w:delText xml:space="preserve">          &lt;xs:element name="remote-endpoint-ipv6-adress"  type="inet:ipv6-address"&gt;</w:delText>
              </w:r>
            </w:del>
          </w:p>
          <w:p w14:paraId="0CE8D343" w14:textId="77777777" w:rsidR="00E02224" w:rsidRDefault="00E02224" w:rsidP="00E02224">
            <w:pPr>
              <w:pStyle w:val="XML1"/>
              <w:rPr>
                <w:del w:id="4443" w:author="aas" w:date="2013-10-14T02:06:00Z"/>
              </w:rPr>
            </w:pPr>
            <w:del w:id="4444" w:author="aas" w:date="2013-10-14T02:06:00Z">
              <w:r>
                <w:delText xml:space="preserve">            &lt;xs:annotation&gt;</w:delText>
              </w:r>
            </w:del>
          </w:p>
          <w:p w14:paraId="5AFD584D" w14:textId="77777777" w:rsidR="00E02224" w:rsidRDefault="00E02224" w:rsidP="00E02224">
            <w:pPr>
              <w:pStyle w:val="XML1"/>
              <w:rPr>
                <w:del w:id="4445" w:author="aas" w:date="2013-10-14T02:06:00Z"/>
              </w:rPr>
            </w:pPr>
            <w:del w:id="4446" w:author="aas" w:date="2013-10-14T02:06:00Z">
              <w:r>
                <w:delText xml:space="preserve">              &lt;xs:documentation&gt;</w:delText>
              </w:r>
            </w:del>
          </w:p>
          <w:p w14:paraId="44316D32" w14:textId="77777777" w:rsidR="00E02224" w:rsidRDefault="00E02224" w:rsidP="00E02224">
            <w:pPr>
              <w:pStyle w:val="XML1"/>
              <w:rPr>
                <w:del w:id="4447" w:author="aas" w:date="2013-10-14T02:06:00Z"/>
              </w:rPr>
            </w:pPr>
            <w:del w:id="4448" w:author="aas" w:date="2013-10-14T02:06:00Z">
              <w:r>
                <w:delText xml:space="preserve">                The IPv6 address of the remote tunnel</w:delText>
              </w:r>
            </w:del>
          </w:p>
          <w:p w14:paraId="3736EE3B" w14:textId="77777777" w:rsidR="00E02224" w:rsidRDefault="00E02224" w:rsidP="00E02224">
            <w:pPr>
              <w:pStyle w:val="XML1"/>
              <w:rPr>
                <w:del w:id="4449" w:author="aas" w:date="2013-10-14T02:06:00Z"/>
              </w:rPr>
            </w:pPr>
            <w:del w:id="4450" w:author="aas" w:date="2013-10-14T02:06:00Z">
              <w:r>
                <w:delText xml:space="preserve">                endpoint.</w:delText>
              </w:r>
            </w:del>
          </w:p>
          <w:p w14:paraId="515E29D2" w14:textId="77777777" w:rsidR="00E02224" w:rsidRDefault="00E02224" w:rsidP="00E02224">
            <w:pPr>
              <w:pStyle w:val="XML1"/>
              <w:rPr>
                <w:del w:id="4451" w:author="aas" w:date="2013-10-14T02:06:00Z"/>
              </w:rPr>
            </w:pPr>
            <w:del w:id="4452" w:author="aas" w:date="2013-10-14T02:06:00Z">
              <w:r>
                <w:delText xml:space="preserve">              &lt;/xs:documentation&gt;</w:delText>
              </w:r>
            </w:del>
          </w:p>
          <w:p w14:paraId="247735B5" w14:textId="77777777" w:rsidR="00E02224" w:rsidRDefault="00E02224" w:rsidP="00E02224">
            <w:pPr>
              <w:pStyle w:val="XML1"/>
              <w:rPr>
                <w:del w:id="4453" w:author="aas" w:date="2013-10-14T02:06:00Z"/>
              </w:rPr>
            </w:pPr>
            <w:del w:id="4454" w:author="aas" w:date="2013-10-14T02:06:00Z">
              <w:r>
                <w:delText xml:space="preserve">            &lt;/xs:annotation&gt;</w:delText>
              </w:r>
            </w:del>
          </w:p>
          <w:p w14:paraId="0C54211F" w14:textId="77777777" w:rsidR="00E02224" w:rsidRDefault="00E02224" w:rsidP="00E02224">
            <w:pPr>
              <w:pStyle w:val="XML1"/>
              <w:rPr>
                <w:del w:id="4455" w:author="aas" w:date="2013-10-14T02:06:00Z"/>
              </w:rPr>
            </w:pPr>
            <w:del w:id="4456" w:author="aas" w:date="2013-10-14T02:06:00Z">
              <w:r>
                <w:delText xml:space="preserve">          &lt;/xs:element&gt;</w:delText>
              </w:r>
            </w:del>
          </w:p>
          <w:p w14:paraId="128756DD" w14:textId="77777777" w:rsidR="00E02224" w:rsidRDefault="00E02224" w:rsidP="00E02224">
            <w:pPr>
              <w:pStyle w:val="XML1"/>
              <w:rPr>
                <w:del w:id="4457" w:author="aas" w:date="2013-10-14T02:06:00Z"/>
              </w:rPr>
            </w:pPr>
            <w:del w:id="4458" w:author="aas" w:date="2013-10-14T02:06:00Z">
              <w:r>
                <w:delText xml:space="preserve">        &lt;/xs:sequence&gt;</w:delText>
              </w:r>
            </w:del>
          </w:p>
          <w:p w14:paraId="6D1C2364" w14:textId="77777777" w:rsidR="00E02224" w:rsidRDefault="00E02224" w:rsidP="00E02224">
            <w:pPr>
              <w:pStyle w:val="XML1"/>
              <w:rPr>
                <w:del w:id="4459" w:author="aas" w:date="2013-10-14T02:06:00Z"/>
              </w:rPr>
            </w:pPr>
            <w:del w:id="4460" w:author="aas" w:date="2013-10-14T02:06:00Z">
              <w:r>
                <w:delText xml:space="preserve">        &lt;xs:sequence&gt;</w:delText>
              </w:r>
            </w:del>
          </w:p>
          <w:p w14:paraId="6B869BA0" w14:textId="77777777" w:rsidR="00E02224" w:rsidRDefault="00E02224" w:rsidP="00E02224">
            <w:pPr>
              <w:pStyle w:val="XML1"/>
              <w:rPr>
                <w:del w:id="4461" w:author="aas" w:date="2013-10-14T02:06:00Z"/>
              </w:rPr>
            </w:pPr>
            <w:del w:id="4462" w:author="aas" w:date="2013-10-14T02:06:00Z">
              <w:r>
                <w:delText xml:space="preserve">          &lt;xs:element name="local-endpoint-mac-adress"  type="yang:mac-address"&gt;</w:delText>
              </w:r>
            </w:del>
          </w:p>
          <w:p w14:paraId="260D4356" w14:textId="77777777" w:rsidR="00E02224" w:rsidRDefault="00E02224" w:rsidP="00E02224">
            <w:pPr>
              <w:pStyle w:val="XML1"/>
              <w:rPr>
                <w:del w:id="4463" w:author="aas" w:date="2013-10-14T02:06:00Z"/>
              </w:rPr>
            </w:pPr>
            <w:del w:id="4464" w:author="aas" w:date="2013-10-14T02:06:00Z">
              <w:r>
                <w:delText xml:space="preserve">            &lt;xs:annotation&gt;</w:delText>
              </w:r>
            </w:del>
          </w:p>
          <w:p w14:paraId="65DCF79B" w14:textId="77777777" w:rsidR="00E02224" w:rsidRDefault="00E02224" w:rsidP="00E02224">
            <w:pPr>
              <w:pStyle w:val="XML1"/>
              <w:rPr>
                <w:del w:id="4465" w:author="aas" w:date="2013-10-14T02:06:00Z"/>
              </w:rPr>
            </w:pPr>
            <w:del w:id="4466" w:author="aas" w:date="2013-10-14T02:06:00Z">
              <w:r>
                <w:delText xml:space="preserve">              &lt;xs:documentation&gt;</w:delText>
              </w:r>
            </w:del>
          </w:p>
          <w:p w14:paraId="6913EC71" w14:textId="77777777" w:rsidR="00E02224" w:rsidRDefault="00E02224" w:rsidP="00E02224">
            <w:pPr>
              <w:pStyle w:val="XML1"/>
              <w:rPr>
                <w:del w:id="4467" w:author="aas" w:date="2013-10-14T02:06:00Z"/>
              </w:rPr>
            </w:pPr>
            <w:del w:id="4468" w:author="aas" w:date="2013-10-14T02:06:00Z">
              <w:r>
                <w:delText xml:space="preserve">                The MAC address of the local tunnel</w:delText>
              </w:r>
            </w:del>
          </w:p>
          <w:p w14:paraId="3C62A3E9" w14:textId="77777777" w:rsidR="00E02224" w:rsidRDefault="00E02224" w:rsidP="00E02224">
            <w:pPr>
              <w:pStyle w:val="XML1"/>
              <w:rPr>
                <w:del w:id="4469" w:author="aas" w:date="2013-10-14T02:06:00Z"/>
              </w:rPr>
            </w:pPr>
            <w:del w:id="4470" w:author="aas" w:date="2013-10-14T02:06:00Z">
              <w:r>
                <w:delText xml:space="preserve">                endpoint.</w:delText>
              </w:r>
            </w:del>
          </w:p>
          <w:p w14:paraId="2F36FAF6" w14:textId="77777777" w:rsidR="00E02224" w:rsidRDefault="00E02224" w:rsidP="00E02224">
            <w:pPr>
              <w:pStyle w:val="XML1"/>
              <w:rPr>
                <w:del w:id="4471" w:author="aas" w:date="2013-10-14T02:06:00Z"/>
              </w:rPr>
            </w:pPr>
            <w:del w:id="4472" w:author="aas" w:date="2013-10-14T02:06:00Z">
              <w:r>
                <w:delText xml:space="preserve">              &lt;/xs:documentation&gt;</w:delText>
              </w:r>
            </w:del>
          </w:p>
          <w:p w14:paraId="6B46769F" w14:textId="77777777" w:rsidR="00E02224" w:rsidRDefault="00E02224" w:rsidP="00E02224">
            <w:pPr>
              <w:pStyle w:val="XML1"/>
              <w:rPr>
                <w:del w:id="4473" w:author="aas" w:date="2013-10-14T02:06:00Z"/>
              </w:rPr>
            </w:pPr>
            <w:del w:id="4474" w:author="aas" w:date="2013-10-14T02:06:00Z">
              <w:r>
                <w:delText xml:space="preserve">            &lt;/xs:annotation&gt;</w:delText>
              </w:r>
            </w:del>
          </w:p>
          <w:p w14:paraId="0941A801" w14:textId="77777777" w:rsidR="00E02224" w:rsidRDefault="00E02224" w:rsidP="00E02224">
            <w:pPr>
              <w:pStyle w:val="XML1"/>
              <w:rPr>
                <w:del w:id="4475" w:author="aas" w:date="2013-10-14T02:06:00Z"/>
              </w:rPr>
            </w:pPr>
            <w:del w:id="4476" w:author="aas" w:date="2013-10-14T02:06:00Z">
              <w:r>
                <w:delText xml:space="preserve">          &lt;/xs:element&gt;</w:delText>
              </w:r>
            </w:del>
          </w:p>
          <w:p w14:paraId="36D6D3C1" w14:textId="77777777" w:rsidR="00E02224" w:rsidRDefault="00E02224" w:rsidP="00E02224">
            <w:pPr>
              <w:pStyle w:val="XML1"/>
              <w:rPr>
                <w:del w:id="4477" w:author="aas" w:date="2013-10-14T02:06:00Z"/>
              </w:rPr>
            </w:pPr>
            <w:del w:id="4478" w:author="aas" w:date="2013-10-14T02:06:00Z">
              <w:r>
                <w:delText xml:space="preserve">          &lt;xs:element name="remote-endpoint-mac-adress"  type="yang:mac-address"&gt;</w:delText>
              </w:r>
            </w:del>
          </w:p>
          <w:p w14:paraId="6A865F17" w14:textId="77777777" w:rsidR="00E02224" w:rsidRDefault="00E02224" w:rsidP="00E02224">
            <w:pPr>
              <w:pStyle w:val="XML1"/>
              <w:rPr>
                <w:del w:id="4479" w:author="aas" w:date="2013-10-14T02:06:00Z"/>
              </w:rPr>
            </w:pPr>
            <w:del w:id="4480" w:author="aas" w:date="2013-10-14T02:06:00Z">
              <w:r>
                <w:delText xml:space="preserve">            &lt;xs:annotation&gt;</w:delText>
              </w:r>
            </w:del>
          </w:p>
          <w:p w14:paraId="3FFAD63D" w14:textId="77777777" w:rsidR="00E02224" w:rsidRDefault="00E02224" w:rsidP="00E02224">
            <w:pPr>
              <w:pStyle w:val="XML1"/>
              <w:rPr>
                <w:del w:id="4481" w:author="aas" w:date="2013-10-14T02:06:00Z"/>
              </w:rPr>
            </w:pPr>
            <w:del w:id="4482" w:author="aas" w:date="2013-10-14T02:06:00Z">
              <w:r>
                <w:delText xml:space="preserve">              &lt;xs:documentation&gt;</w:delText>
              </w:r>
            </w:del>
          </w:p>
          <w:p w14:paraId="14F9B6AF" w14:textId="77777777" w:rsidR="00E02224" w:rsidRDefault="00E02224" w:rsidP="00E02224">
            <w:pPr>
              <w:pStyle w:val="XML1"/>
              <w:rPr>
                <w:del w:id="4483" w:author="aas" w:date="2013-10-14T02:06:00Z"/>
              </w:rPr>
            </w:pPr>
            <w:del w:id="4484" w:author="aas" w:date="2013-10-14T02:06:00Z">
              <w:r>
                <w:delText xml:space="preserve">                The MAC address of the remote tunnel</w:delText>
              </w:r>
            </w:del>
          </w:p>
          <w:p w14:paraId="4AE206DB" w14:textId="77777777" w:rsidR="00E02224" w:rsidRDefault="00E02224" w:rsidP="00E02224">
            <w:pPr>
              <w:pStyle w:val="XML1"/>
              <w:rPr>
                <w:del w:id="4485" w:author="aas" w:date="2013-10-14T02:06:00Z"/>
              </w:rPr>
            </w:pPr>
            <w:del w:id="4486" w:author="aas" w:date="2013-10-14T02:06:00Z">
              <w:r>
                <w:delText xml:space="preserve">                endpoint.</w:delText>
              </w:r>
            </w:del>
          </w:p>
          <w:p w14:paraId="5C2DCAA3" w14:textId="77777777" w:rsidR="00E02224" w:rsidRDefault="00E02224" w:rsidP="00E02224">
            <w:pPr>
              <w:pStyle w:val="XML1"/>
              <w:rPr>
                <w:del w:id="4487" w:author="aas" w:date="2013-10-14T02:06:00Z"/>
              </w:rPr>
            </w:pPr>
            <w:del w:id="4488" w:author="aas" w:date="2013-10-14T02:06:00Z">
              <w:r>
                <w:delText xml:space="preserve">              &lt;/xs:documentation&gt;</w:delText>
              </w:r>
            </w:del>
          </w:p>
          <w:p w14:paraId="63C3A934" w14:textId="77777777" w:rsidR="00E02224" w:rsidRDefault="00E02224" w:rsidP="00E02224">
            <w:pPr>
              <w:pStyle w:val="XML1"/>
              <w:rPr>
                <w:del w:id="4489" w:author="aas" w:date="2013-10-14T02:06:00Z"/>
              </w:rPr>
            </w:pPr>
            <w:del w:id="4490" w:author="aas" w:date="2013-10-14T02:06:00Z">
              <w:r>
                <w:delText xml:space="preserve">            &lt;/xs:annotation&gt;</w:delText>
              </w:r>
            </w:del>
          </w:p>
          <w:p w14:paraId="643F0F7F" w14:textId="77777777" w:rsidR="00E02224" w:rsidRDefault="00E02224" w:rsidP="00E02224">
            <w:pPr>
              <w:pStyle w:val="XML1"/>
              <w:rPr>
                <w:del w:id="4491" w:author="aas" w:date="2013-10-14T02:06:00Z"/>
              </w:rPr>
            </w:pPr>
            <w:del w:id="4492" w:author="aas" w:date="2013-10-14T02:06:00Z">
              <w:r>
                <w:delText xml:space="preserve">          &lt;/xs:element&gt;</w:delText>
              </w:r>
            </w:del>
          </w:p>
          <w:p w14:paraId="624272A5" w14:textId="77777777" w:rsidR="00E02224" w:rsidRDefault="00E02224" w:rsidP="00E02224">
            <w:pPr>
              <w:pStyle w:val="XML1"/>
              <w:rPr>
                <w:del w:id="4493" w:author="aas" w:date="2013-10-14T02:06:00Z"/>
              </w:rPr>
            </w:pPr>
            <w:del w:id="4494" w:author="aas" w:date="2013-10-14T02:06:00Z">
              <w:r>
                <w:delText xml:space="preserve">        &lt;/xs:sequence&gt;</w:delText>
              </w:r>
            </w:del>
          </w:p>
          <w:p w14:paraId="2A351948" w14:textId="77777777" w:rsidR="00E02224" w:rsidRDefault="00E02224" w:rsidP="00E02224">
            <w:pPr>
              <w:pStyle w:val="XML1"/>
              <w:rPr>
                <w:del w:id="4495" w:author="aas" w:date="2013-10-14T02:06:00Z"/>
              </w:rPr>
            </w:pPr>
            <w:del w:id="4496" w:author="aas" w:date="2013-10-14T02:06:00Z">
              <w:r>
                <w:delText xml:space="preserve">      &lt;/xs:choice&gt;</w:delText>
              </w:r>
            </w:del>
          </w:p>
          <w:p w14:paraId="5217A3DD" w14:textId="77777777" w:rsidR="00E02224" w:rsidRDefault="00E02224" w:rsidP="00E02224">
            <w:pPr>
              <w:pStyle w:val="XML1"/>
              <w:rPr>
                <w:del w:id="4497" w:author="aas" w:date="2013-10-14T02:06:00Z"/>
              </w:rPr>
            </w:pPr>
            <w:del w:id="4498" w:author="aas" w:date="2013-10-14T02:06:00Z">
              <w:r>
                <w:delText xml:space="preserve">    &lt;/xs:sequence&gt;</w:delText>
              </w:r>
            </w:del>
          </w:p>
          <w:p w14:paraId="6FF644C7" w14:textId="77777777" w:rsidR="00E02224" w:rsidRDefault="00E02224" w:rsidP="00E02224">
            <w:pPr>
              <w:pStyle w:val="XML1"/>
              <w:rPr>
                <w:del w:id="4499" w:author="aas" w:date="2013-10-14T02:06:00Z"/>
              </w:rPr>
            </w:pPr>
            <w:del w:id="4500" w:author="aas" w:date="2013-10-14T02:06:00Z">
              <w:r>
                <w:delText xml:space="preserve">  &lt;/xs:group&gt;</w:delText>
              </w:r>
            </w:del>
          </w:p>
          <w:p w14:paraId="55B96AEC" w14:textId="77777777" w:rsidR="00E02224" w:rsidRDefault="00E02224" w:rsidP="00E02224">
            <w:pPr>
              <w:pStyle w:val="XML1"/>
              <w:rPr>
                <w:del w:id="4501" w:author="aas" w:date="2013-10-14T02:06:00Z"/>
              </w:rPr>
            </w:pPr>
          </w:p>
          <w:p w14:paraId="4547B77A" w14:textId="77777777" w:rsidR="00E02224" w:rsidRDefault="00E02224" w:rsidP="00E02224">
            <w:pPr>
              <w:pStyle w:val="XML1"/>
              <w:rPr>
                <w:del w:id="4502" w:author="aas" w:date="2013-10-14T02:06:00Z"/>
              </w:rPr>
            </w:pPr>
            <w:del w:id="4503" w:author="aas" w:date="2013-10-14T02:06:00Z">
              <w:r>
                <w:delText xml:space="preserve">  &lt;xs:group name="OFPortIPGRETunnelType"&gt;</w:delText>
              </w:r>
            </w:del>
          </w:p>
          <w:p w14:paraId="6B5691B1" w14:textId="77777777" w:rsidR="00E02224" w:rsidRDefault="00E02224" w:rsidP="00E02224">
            <w:pPr>
              <w:pStyle w:val="XML1"/>
              <w:rPr>
                <w:del w:id="4504" w:author="aas" w:date="2013-10-14T02:06:00Z"/>
              </w:rPr>
            </w:pPr>
            <w:del w:id="4505" w:author="aas" w:date="2013-10-14T02:06:00Z">
              <w:r>
                <w:delText xml:space="preserve">    &lt;xs:annotation&gt;</w:delText>
              </w:r>
            </w:del>
          </w:p>
          <w:p w14:paraId="7320335A" w14:textId="77777777" w:rsidR="00E02224" w:rsidRDefault="00E02224" w:rsidP="00E02224">
            <w:pPr>
              <w:pStyle w:val="XML1"/>
              <w:rPr>
                <w:del w:id="4506" w:author="aas" w:date="2013-10-14T02:06:00Z"/>
              </w:rPr>
            </w:pPr>
            <w:del w:id="4507" w:author="aas" w:date="2013-10-14T02:06:00Z">
              <w:r>
                <w:delText xml:space="preserve">      &lt;xs:documentation&gt;</w:delText>
              </w:r>
            </w:del>
          </w:p>
          <w:p w14:paraId="355EEDDF" w14:textId="77777777" w:rsidR="00E02224" w:rsidRDefault="00E02224" w:rsidP="00E02224">
            <w:pPr>
              <w:pStyle w:val="XML1"/>
              <w:rPr>
                <w:del w:id="4508" w:author="aas" w:date="2013-10-14T02:06:00Z"/>
              </w:rPr>
            </w:pPr>
            <w:del w:id="4509" w:author="aas" w:date="2013-10-14T02:06:00Z">
              <w:r>
                <w:delText xml:space="preserve">        Properties of a IP-in-GRE tunnel with key,</w:delText>
              </w:r>
            </w:del>
          </w:p>
          <w:p w14:paraId="15D84653" w14:textId="77777777" w:rsidR="00E02224" w:rsidRDefault="00E02224" w:rsidP="00E02224">
            <w:pPr>
              <w:pStyle w:val="XML1"/>
              <w:rPr>
                <w:del w:id="4510" w:author="aas" w:date="2013-10-14T02:06:00Z"/>
              </w:rPr>
            </w:pPr>
            <w:del w:id="4511" w:author="aas" w:date="2013-10-14T02:06:00Z">
              <w:r>
                <w:delText xml:space="preserve">        checksum, and sequence number information.</w:delText>
              </w:r>
            </w:del>
          </w:p>
          <w:p w14:paraId="250EAE7A" w14:textId="77777777" w:rsidR="00E02224" w:rsidRDefault="00E02224" w:rsidP="00E02224">
            <w:pPr>
              <w:pStyle w:val="XML1"/>
              <w:rPr>
                <w:del w:id="4512" w:author="aas" w:date="2013-10-14T02:06:00Z"/>
              </w:rPr>
            </w:pPr>
            <w:del w:id="4513" w:author="aas" w:date="2013-10-14T02:06:00Z">
              <w:r>
                <w:delText xml:space="preserve">      &lt;/xs:documentation&gt;</w:delText>
              </w:r>
            </w:del>
          </w:p>
          <w:p w14:paraId="3F484D5F" w14:textId="77777777" w:rsidR="00E02224" w:rsidRDefault="00E02224" w:rsidP="00E02224">
            <w:pPr>
              <w:pStyle w:val="XML1"/>
              <w:rPr>
                <w:del w:id="4514" w:author="aas" w:date="2013-10-14T02:06:00Z"/>
              </w:rPr>
            </w:pPr>
            <w:del w:id="4515" w:author="aas" w:date="2013-10-14T02:06:00Z">
              <w:r>
                <w:delText xml:space="preserve">    &lt;/xs:annotation&gt;</w:delText>
              </w:r>
            </w:del>
          </w:p>
          <w:p w14:paraId="53CD0130" w14:textId="77777777" w:rsidR="00E02224" w:rsidRDefault="00E02224" w:rsidP="00E02224">
            <w:pPr>
              <w:pStyle w:val="XML1"/>
              <w:rPr>
                <w:del w:id="4516" w:author="aas" w:date="2013-10-14T02:06:00Z"/>
              </w:rPr>
            </w:pPr>
          </w:p>
          <w:p w14:paraId="7AB379CE" w14:textId="77777777" w:rsidR="00E02224" w:rsidRDefault="00E02224" w:rsidP="00E02224">
            <w:pPr>
              <w:pStyle w:val="XML1"/>
              <w:rPr>
                <w:del w:id="4517" w:author="aas" w:date="2013-10-14T02:06:00Z"/>
              </w:rPr>
            </w:pPr>
            <w:del w:id="4518" w:author="aas" w:date="2013-10-14T02:06:00Z">
              <w:r>
                <w:delText xml:space="preserve">    &lt;xs:sequence&gt;</w:delText>
              </w:r>
            </w:del>
          </w:p>
          <w:p w14:paraId="5254DF34" w14:textId="77777777" w:rsidR="00E02224" w:rsidRDefault="00E02224" w:rsidP="00E02224">
            <w:pPr>
              <w:pStyle w:val="XML1"/>
              <w:rPr>
                <w:del w:id="4519" w:author="aas" w:date="2013-10-14T02:06:00Z"/>
              </w:rPr>
            </w:pPr>
            <w:del w:id="4520" w:author="aas" w:date="2013-10-14T02:06:00Z">
              <w:r>
                <w:delText xml:space="preserve">      &lt;xs:group ref="OFPortBaseTunnelType"/&gt;</w:delText>
              </w:r>
            </w:del>
          </w:p>
          <w:p w14:paraId="1D03A20A" w14:textId="77777777" w:rsidR="00E02224" w:rsidRDefault="00E02224" w:rsidP="00E02224">
            <w:pPr>
              <w:pStyle w:val="XML1"/>
              <w:rPr>
                <w:del w:id="4521" w:author="aas" w:date="2013-10-14T02:06:00Z"/>
              </w:rPr>
            </w:pPr>
            <w:del w:id="4522" w:author="aas" w:date="2013-10-14T02:06:00Z">
              <w:r>
                <w:delText xml:space="preserve">      &lt;xs:element name="checksum-present"  type="xs:boolean"&gt;</w:delText>
              </w:r>
            </w:del>
          </w:p>
          <w:p w14:paraId="2F6C0C6F" w14:textId="77777777" w:rsidR="00E02224" w:rsidRDefault="00E02224" w:rsidP="00E02224">
            <w:pPr>
              <w:pStyle w:val="XML1"/>
              <w:rPr>
                <w:del w:id="4523" w:author="aas" w:date="2013-10-14T02:06:00Z"/>
              </w:rPr>
            </w:pPr>
            <w:del w:id="4524" w:author="aas" w:date="2013-10-14T02:06:00Z">
              <w:r>
                <w:delText xml:space="preserve">        &lt;xs:annotation&gt;</w:delText>
              </w:r>
            </w:del>
          </w:p>
          <w:p w14:paraId="5F25DE02" w14:textId="77777777" w:rsidR="00E02224" w:rsidRDefault="00E02224" w:rsidP="00E02224">
            <w:pPr>
              <w:pStyle w:val="XML1"/>
              <w:rPr>
                <w:del w:id="4525" w:author="aas" w:date="2013-10-14T02:06:00Z"/>
              </w:rPr>
            </w:pPr>
            <w:del w:id="4526" w:author="aas" w:date="2013-10-14T02:06:00Z">
              <w:r>
                <w:delText xml:space="preserve">          &lt;xs:documentation&gt;</w:delText>
              </w:r>
            </w:del>
          </w:p>
          <w:p w14:paraId="4AC2CAD8" w14:textId="77777777" w:rsidR="00E02224" w:rsidRDefault="00E02224" w:rsidP="00E02224">
            <w:pPr>
              <w:pStyle w:val="XML1"/>
              <w:rPr>
                <w:del w:id="4527" w:author="aas" w:date="2013-10-14T02:06:00Z"/>
              </w:rPr>
            </w:pPr>
            <w:del w:id="4528" w:author="aas" w:date="2013-10-14T02:06:00Z">
              <w:r>
                <w:delText xml:space="preserve">            Indicates presence of the GRE checksum.</w:delText>
              </w:r>
            </w:del>
          </w:p>
          <w:p w14:paraId="2DEC8B53" w14:textId="77777777" w:rsidR="00E02224" w:rsidRDefault="00E02224" w:rsidP="00E02224">
            <w:pPr>
              <w:pStyle w:val="XML1"/>
              <w:rPr>
                <w:del w:id="4529" w:author="aas" w:date="2013-10-14T02:06:00Z"/>
              </w:rPr>
            </w:pPr>
            <w:del w:id="4530" w:author="aas" w:date="2013-10-14T02:06:00Z">
              <w:r>
                <w:delText xml:space="preserve">          &lt;/xs:documentation&gt;</w:delText>
              </w:r>
            </w:del>
          </w:p>
          <w:p w14:paraId="66A9B43C" w14:textId="77777777" w:rsidR="00E02224" w:rsidRDefault="00E02224" w:rsidP="00E02224">
            <w:pPr>
              <w:pStyle w:val="XML1"/>
              <w:rPr>
                <w:del w:id="4531" w:author="aas" w:date="2013-10-14T02:06:00Z"/>
              </w:rPr>
            </w:pPr>
            <w:del w:id="4532" w:author="aas" w:date="2013-10-14T02:06:00Z">
              <w:r>
                <w:delText xml:space="preserve">        &lt;/xs:annotation&gt;</w:delText>
              </w:r>
            </w:del>
          </w:p>
          <w:p w14:paraId="17744DC5" w14:textId="77777777" w:rsidR="00E02224" w:rsidRDefault="00E02224" w:rsidP="00E02224">
            <w:pPr>
              <w:pStyle w:val="XML1"/>
              <w:rPr>
                <w:del w:id="4533" w:author="aas" w:date="2013-10-14T02:06:00Z"/>
              </w:rPr>
            </w:pPr>
            <w:del w:id="4534" w:author="aas" w:date="2013-10-14T02:06:00Z">
              <w:r>
                <w:delText xml:space="preserve">      &lt;/xs:element&gt;</w:delText>
              </w:r>
            </w:del>
          </w:p>
          <w:p w14:paraId="63D84E97" w14:textId="77777777" w:rsidR="00E02224" w:rsidRDefault="00E02224" w:rsidP="00E02224">
            <w:pPr>
              <w:pStyle w:val="XML1"/>
              <w:rPr>
                <w:del w:id="4535" w:author="aas" w:date="2013-10-14T02:06:00Z"/>
              </w:rPr>
            </w:pPr>
            <w:del w:id="4536" w:author="aas" w:date="2013-10-14T02:06:00Z">
              <w:r>
                <w:delText xml:space="preserve">      &lt;xs:element name="key-present"  type="xs:boolean"&gt;</w:delText>
              </w:r>
            </w:del>
          </w:p>
          <w:p w14:paraId="7C4BD064" w14:textId="77777777" w:rsidR="00E02224" w:rsidRDefault="00E02224" w:rsidP="00E02224">
            <w:pPr>
              <w:pStyle w:val="XML1"/>
              <w:rPr>
                <w:del w:id="4537" w:author="aas" w:date="2013-10-14T02:06:00Z"/>
              </w:rPr>
            </w:pPr>
            <w:del w:id="4538" w:author="aas" w:date="2013-10-14T02:06:00Z">
              <w:r>
                <w:delText xml:space="preserve">        &lt;xs:annotation&gt;</w:delText>
              </w:r>
            </w:del>
          </w:p>
          <w:p w14:paraId="03868EDB" w14:textId="77777777" w:rsidR="00E02224" w:rsidRDefault="00E02224" w:rsidP="00E02224">
            <w:pPr>
              <w:pStyle w:val="XML1"/>
              <w:rPr>
                <w:del w:id="4539" w:author="aas" w:date="2013-10-14T02:06:00Z"/>
              </w:rPr>
            </w:pPr>
            <w:del w:id="4540" w:author="aas" w:date="2013-10-14T02:06:00Z">
              <w:r>
                <w:delText xml:space="preserve">          &lt;xs:documentation&gt;</w:delText>
              </w:r>
            </w:del>
          </w:p>
          <w:p w14:paraId="5C232B38" w14:textId="77777777" w:rsidR="00E02224" w:rsidRDefault="00E02224" w:rsidP="00E02224">
            <w:pPr>
              <w:pStyle w:val="XML1"/>
              <w:rPr>
                <w:del w:id="4541" w:author="aas" w:date="2013-10-14T02:06:00Z"/>
              </w:rPr>
            </w:pPr>
            <w:del w:id="4542" w:author="aas" w:date="2013-10-14T02:06:00Z">
              <w:r>
                <w:delText xml:space="preserve">            Indicates presence of the GRE key.</w:delText>
              </w:r>
            </w:del>
          </w:p>
          <w:p w14:paraId="4C3DDE02" w14:textId="77777777" w:rsidR="00E02224" w:rsidRDefault="00E02224" w:rsidP="00E02224">
            <w:pPr>
              <w:pStyle w:val="XML1"/>
              <w:rPr>
                <w:del w:id="4543" w:author="aas" w:date="2013-10-14T02:06:00Z"/>
              </w:rPr>
            </w:pPr>
            <w:del w:id="4544" w:author="aas" w:date="2013-10-14T02:06:00Z">
              <w:r>
                <w:delText xml:space="preserve">          &lt;/xs:documentation&gt;</w:delText>
              </w:r>
            </w:del>
          </w:p>
          <w:p w14:paraId="7C7AC452" w14:textId="77777777" w:rsidR="00E02224" w:rsidRDefault="00E02224" w:rsidP="00E02224">
            <w:pPr>
              <w:pStyle w:val="XML1"/>
              <w:rPr>
                <w:del w:id="4545" w:author="aas" w:date="2013-10-14T02:06:00Z"/>
              </w:rPr>
            </w:pPr>
            <w:del w:id="4546" w:author="aas" w:date="2013-10-14T02:06:00Z">
              <w:r>
                <w:delText xml:space="preserve">        &lt;/xs:annotation&gt;</w:delText>
              </w:r>
            </w:del>
          </w:p>
          <w:p w14:paraId="0CCA7694" w14:textId="77777777" w:rsidR="00E02224" w:rsidRDefault="00E02224" w:rsidP="00E02224">
            <w:pPr>
              <w:pStyle w:val="XML1"/>
              <w:rPr>
                <w:del w:id="4547" w:author="aas" w:date="2013-10-14T02:06:00Z"/>
              </w:rPr>
            </w:pPr>
            <w:del w:id="4548" w:author="aas" w:date="2013-10-14T02:06:00Z">
              <w:r>
                <w:delText xml:space="preserve">      &lt;/xs:element&gt;</w:delText>
              </w:r>
            </w:del>
          </w:p>
          <w:p w14:paraId="4E33B7BF" w14:textId="77777777" w:rsidR="00E02224" w:rsidRDefault="00E02224" w:rsidP="00E02224">
            <w:pPr>
              <w:pStyle w:val="XML1"/>
              <w:rPr>
                <w:del w:id="4549" w:author="aas" w:date="2013-10-14T02:06:00Z"/>
              </w:rPr>
            </w:pPr>
            <w:del w:id="4550" w:author="aas" w:date="2013-10-14T02:06:00Z">
              <w:r>
                <w:delText xml:space="preserve">      &lt;xs:element name="key"  type="xs:unsignedInt"&gt;</w:delText>
              </w:r>
            </w:del>
          </w:p>
          <w:p w14:paraId="311D0C21" w14:textId="77777777" w:rsidR="00E02224" w:rsidRDefault="00E02224" w:rsidP="00E02224">
            <w:pPr>
              <w:pStyle w:val="XML1"/>
              <w:rPr>
                <w:del w:id="4551" w:author="aas" w:date="2013-10-14T02:06:00Z"/>
              </w:rPr>
            </w:pPr>
            <w:del w:id="4552" w:author="aas" w:date="2013-10-14T02:06:00Z">
              <w:r>
                <w:delText xml:space="preserve">        &lt;xs:annotation&gt;</w:delText>
              </w:r>
            </w:del>
          </w:p>
          <w:p w14:paraId="42671D7D" w14:textId="77777777" w:rsidR="00E02224" w:rsidRDefault="00E02224" w:rsidP="00E02224">
            <w:pPr>
              <w:pStyle w:val="XML1"/>
              <w:rPr>
                <w:del w:id="4553" w:author="aas" w:date="2013-10-14T02:06:00Z"/>
              </w:rPr>
            </w:pPr>
            <w:del w:id="4554" w:author="aas" w:date="2013-10-14T02:06:00Z">
              <w:r>
                <w:delText xml:space="preserve">          &lt;xs:documentation&gt;</w:delText>
              </w:r>
            </w:del>
          </w:p>
          <w:p w14:paraId="08E3138A" w14:textId="77777777" w:rsidR="00E02224" w:rsidRDefault="00E02224" w:rsidP="00E02224">
            <w:pPr>
              <w:pStyle w:val="XML1"/>
              <w:rPr>
                <w:del w:id="4555" w:author="aas" w:date="2013-10-14T02:06:00Z"/>
              </w:rPr>
            </w:pPr>
            <w:del w:id="4556" w:author="aas" w:date="2013-10-14T02:06:00Z">
              <w:r>
                <w:delText xml:space="preserve">            The (optional) key of the GRE tunnel.  It MAY</w:delText>
              </w:r>
            </w:del>
          </w:p>
          <w:p w14:paraId="0A71416B" w14:textId="77777777" w:rsidR="00E02224" w:rsidRDefault="00E02224" w:rsidP="00E02224">
            <w:pPr>
              <w:pStyle w:val="XML1"/>
              <w:rPr>
                <w:del w:id="4557" w:author="aas" w:date="2013-10-14T02:06:00Z"/>
              </w:rPr>
            </w:pPr>
            <w:del w:id="4558" w:author="aas" w:date="2013-10-14T02:06:00Z">
              <w:r>
                <w:delText xml:space="preserve">            be used to set the OXM_OF_TUNNEL_ID match field metadata </w:delText>
              </w:r>
            </w:del>
          </w:p>
          <w:p w14:paraId="35E766C3" w14:textId="77777777" w:rsidR="00E02224" w:rsidRDefault="00E02224" w:rsidP="00E02224">
            <w:pPr>
              <w:pStyle w:val="XML1"/>
              <w:rPr>
                <w:del w:id="4559" w:author="aas" w:date="2013-10-14T02:06:00Z"/>
              </w:rPr>
            </w:pPr>
            <w:del w:id="4560" w:author="aas" w:date="2013-10-14T02:06:00Z">
              <w:r>
                <w:delText xml:space="preserve">            in the OpenFlow protocol</w:delText>
              </w:r>
            </w:del>
          </w:p>
          <w:p w14:paraId="095E05DC" w14:textId="77777777" w:rsidR="00E02224" w:rsidRDefault="00E02224" w:rsidP="00E02224">
            <w:pPr>
              <w:pStyle w:val="XML1"/>
              <w:rPr>
                <w:del w:id="4561" w:author="aas" w:date="2013-10-14T02:06:00Z"/>
              </w:rPr>
            </w:pPr>
            <w:del w:id="4562" w:author="aas" w:date="2013-10-14T02:06:00Z">
              <w:r>
                <w:delText xml:space="preserve">          &lt;/xs:documentation&gt;</w:delText>
              </w:r>
            </w:del>
          </w:p>
          <w:p w14:paraId="7713732E" w14:textId="77777777" w:rsidR="00E02224" w:rsidRDefault="00E02224" w:rsidP="00E02224">
            <w:pPr>
              <w:pStyle w:val="XML1"/>
              <w:rPr>
                <w:del w:id="4563" w:author="aas" w:date="2013-10-14T02:06:00Z"/>
              </w:rPr>
            </w:pPr>
            <w:del w:id="4564" w:author="aas" w:date="2013-10-14T02:06:00Z">
              <w:r>
                <w:delText xml:space="preserve">        &lt;/xs:annotation&gt;</w:delText>
              </w:r>
            </w:del>
          </w:p>
          <w:p w14:paraId="403696A2" w14:textId="77777777" w:rsidR="00E02224" w:rsidRDefault="00E02224" w:rsidP="00E02224">
            <w:pPr>
              <w:pStyle w:val="XML1"/>
              <w:rPr>
                <w:del w:id="4565" w:author="aas" w:date="2013-10-14T02:06:00Z"/>
              </w:rPr>
            </w:pPr>
            <w:del w:id="4566" w:author="aas" w:date="2013-10-14T02:06:00Z">
              <w:r>
                <w:delText xml:space="preserve">      &lt;/xs:element&gt;</w:delText>
              </w:r>
            </w:del>
          </w:p>
          <w:p w14:paraId="093DA67D" w14:textId="77777777" w:rsidR="00E02224" w:rsidRDefault="00E02224" w:rsidP="00E02224">
            <w:pPr>
              <w:pStyle w:val="XML1"/>
              <w:rPr>
                <w:del w:id="4567" w:author="aas" w:date="2013-10-14T02:06:00Z"/>
              </w:rPr>
            </w:pPr>
            <w:del w:id="4568" w:author="aas" w:date="2013-10-14T02:06:00Z">
              <w:r>
                <w:delText xml:space="preserve">      &lt;xs:element name="sequence-number-present"  type="xs:boolean"&gt;</w:delText>
              </w:r>
            </w:del>
          </w:p>
          <w:p w14:paraId="1D28B086" w14:textId="77777777" w:rsidR="00E02224" w:rsidRDefault="00E02224" w:rsidP="00E02224">
            <w:pPr>
              <w:pStyle w:val="XML1"/>
              <w:rPr>
                <w:del w:id="4569" w:author="aas" w:date="2013-10-14T02:06:00Z"/>
              </w:rPr>
            </w:pPr>
            <w:del w:id="4570" w:author="aas" w:date="2013-10-14T02:06:00Z">
              <w:r>
                <w:delText xml:space="preserve">        &lt;xs:annotation&gt;</w:delText>
              </w:r>
            </w:del>
          </w:p>
          <w:p w14:paraId="3D08D77A" w14:textId="77777777" w:rsidR="00E02224" w:rsidRDefault="00E02224" w:rsidP="00E02224">
            <w:pPr>
              <w:pStyle w:val="XML1"/>
              <w:rPr>
                <w:del w:id="4571" w:author="aas" w:date="2013-10-14T02:06:00Z"/>
              </w:rPr>
            </w:pPr>
            <w:del w:id="4572" w:author="aas" w:date="2013-10-14T02:06:00Z">
              <w:r>
                <w:delText xml:space="preserve">          &lt;xs:documentation&gt;</w:delText>
              </w:r>
            </w:del>
          </w:p>
          <w:p w14:paraId="173F3226" w14:textId="77777777" w:rsidR="00E02224" w:rsidRDefault="00E02224" w:rsidP="00E02224">
            <w:pPr>
              <w:pStyle w:val="XML1"/>
              <w:rPr>
                <w:del w:id="4573" w:author="aas" w:date="2013-10-14T02:06:00Z"/>
              </w:rPr>
            </w:pPr>
            <w:del w:id="4574" w:author="aas" w:date="2013-10-14T02:06:00Z">
              <w:r>
                <w:delText xml:space="preserve">            Indicates presence of the GRE sequence</w:delText>
              </w:r>
            </w:del>
          </w:p>
          <w:p w14:paraId="6E739293" w14:textId="77777777" w:rsidR="00E02224" w:rsidRDefault="00E02224" w:rsidP="00E02224">
            <w:pPr>
              <w:pStyle w:val="XML1"/>
              <w:rPr>
                <w:del w:id="4575" w:author="aas" w:date="2013-10-14T02:06:00Z"/>
              </w:rPr>
            </w:pPr>
            <w:del w:id="4576" w:author="aas" w:date="2013-10-14T02:06:00Z">
              <w:r>
                <w:delText xml:space="preserve">            number.</w:delText>
              </w:r>
            </w:del>
          </w:p>
          <w:p w14:paraId="62CB0923" w14:textId="77777777" w:rsidR="00E02224" w:rsidRDefault="00E02224" w:rsidP="00E02224">
            <w:pPr>
              <w:pStyle w:val="XML1"/>
              <w:rPr>
                <w:del w:id="4577" w:author="aas" w:date="2013-10-14T02:06:00Z"/>
              </w:rPr>
            </w:pPr>
            <w:del w:id="4578" w:author="aas" w:date="2013-10-14T02:06:00Z">
              <w:r>
                <w:delText xml:space="preserve">          &lt;/xs:documentation&gt;</w:delText>
              </w:r>
            </w:del>
          </w:p>
          <w:p w14:paraId="222A67BF" w14:textId="77777777" w:rsidR="00E02224" w:rsidRDefault="00E02224" w:rsidP="00E02224">
            <w:pPr>
              <w:pStyle w:val="XML1"/>
              <w:rPr>
                <w:del w:id="4579" w:author="aas" w:date="2013-10-14T02:06:00Z"/>
              </w:rPr>
            </w:pPr>
            <w:del w:id="4580" w:author="aas" w:date="2013-10-14T02:06:00Z">
              <w:r>
                <w:delText xml:space="preserve">        &lt;/xs:annotation&gt;</w:delText>
              </w:r>
            </w:del>
          </w:p>
          <w:p w14:paraId="4FDAD0AB" w14:textId="77777777" w:rsidR="00E02224" w:rsidRDefault="00E02224" w:rsidP="00E02224">
            <w:pPr>
              <w:pStyle w:val="XML1"/>
              <w:rPr>
                <w:del w:id="4581" w:author="aas" w:date="2013-10-14T02:06:00Z"/>
              </w:rPr>
            </w:pPr>
            <w:del w:id="4582" w:author="aas" w:date="2013-10-14T02:06:00Z">
              <w:r>
                <w:delText xml:space="preserve">      &lt;/xs:element&gt;</w:delText>
              </w:r>
            </w:del>
          </w:p>
          <w:p w14:paraId="18841880" w14:textId="77777777" w:rsidR="00E02224" w:rsidRDefault="00E02224" w:rsidP="00E02224">
            <w:pPr>
              <w:pStyle w:val="XML1"/>
              <w:rPr>
                <w:del w:id="4583" w:author="aas" w:date="2013-10-14T02:06:00Z"/>
              </w:rPr>
            </w:pPr>
            <w:del w:id="4584" w:author="aas" w:date="2013-10-14T02:06:00Z">
              <w:r>
                <w:delText xml:space="preserve">    &lt;/xs:sequence&gt;</w:delText>
              </w:r>
            </w:del>
          </w:p>
          <w:p w14:paraId="1EAC9AF4" w14:textId="77777777" w:rsidR="00E02224" w:rsidRDefault="00E02224" w:rsidP="00E02224">
            <w:pPr>
              <w:pStyle w:val="XML1"/>
              <w:rPr>
                <w:del w:id="4585" w:author="aas" w:date="2013-10-14T02:06:00Z"/>
              </w:rPr>
            </w:pPr>
            <w:del w:id="4586" w:author="aas" w:date="2013-10-14T02:06:00Z">
              <w:r>
                <w:delText xml:space="preserve">  &lt;/xs:group&gt;</w:delText>
              </w:r>
            </w:del>
          </w:p>
          <w:p w14:paraId="5EC13BCF" w14:textId="77777777" w:rsidR="00E02224" w:rsidRDefault="00E02224" w:rsidP="00E02224">
            <w:pPr>
              <w:pStyle w:val="XML1"/>
              <w:rPr>
                <w:del w:id="4587" w:author="aas" w:date="2013-10-14T02:06:00Z"/>
              </w:rPr>
            </w:pPr>
          </w:p>
          <w:p w14:paraId="362064BE" w14:textId="77777777" w:rsidR="00E02224" w:rsidRDefault="00E02224" w:rsidP="00E02224">
            <w:pPr>
              <w:pStyle w:val="XML1"/>
              <w:rPr>
                <w:del w:id="4588" w:author="aas" w:date="2013-10-14T02:06:00Z"/>
              </w:rPr>
            </w:pPr>
            <w:del w:id="4589" w:author="aas" w:date="2013-10-14T02:06:00Z">
              <w:r>
                <w:delText xml:space="preserve">  &lt;xs:group name="OFPortVXLANTunnelType"&gt;</w:delText>
              </w:r>
            </w:del>
          </w:p>
          <w:p w14:paraId="13C5A01F" w14:textId="77777777" w:rsidR="00E02224" w:rsidRDefault="00E02224" w:rsidP="00E02224">
            <w:pPr>
              <w:pStyle w:val="XML1"/>
              <w:rPr>
                <w:del w:id="4590" w:author="aas" w:date="2013-10-14T02:06:00Z"/>
              </w:rPr>
            </w:pPr>
            <w:del w:id="4591" w:author="aas" w:date="2013-10-14T02:06:00Z">
              <w:r>
                <w:delText xml:space="preserve">    &lt;xs:annotation&gt;</w:delText>
              </w:r>
            </w:del>
          </w:p>
          <w:p w14:paraId="1F9C8999" w14:textId="77777777" w:rsidR="00E02224" w:rsidRDefault="00E02224" w:rsidP="00E02224">
            <w:pPr>
              <w:pStyle w:val="XML1"/>
              <w:rPr>
                <w:del w:id="4592" w:author="aas" w:date="2013-10-14T02:06:00Z"/>
              </w:rPr>
            </w:pPr>
            <w:del w:id="4593" w:author="aas" w:date="2013-10-14T02:06:00Z">
              <w:r>
                <w:delText xml:space="preserve">      &lt;xs:documentation&gt;</w:delText>
              </w:r>
            </w:del>
          </w:p>
          <w:p w14:paraId="53577F3C" w14:textId="77777777" w:rsidR="00E02224" w:rsidRDefault="00E02224" w:rsidP="00E02224">
            <w:pPr>
              <w:pStyle w:val="XML1"/>
              <w:rPr>
                <w:del w:id="4594" w:author="aas" w:date="2013-10-14T02:06:00Z"/>
              </w:rPr>
            </w:pPr>
            <w:del w:id="4595" w:author="aas" w:date="2013-10-14T02:06:00Z">
              <w:r>
                <w:delText xml:space="preserve">        Properties of a VxLAN tunnel.</w:delText>
              </w:r>
            </w:del>
          </w:p>
          <w:p w14:paraId="5EB8F3AB" w14:textId="77777777" w:rsidR="00E02224" w:rsidRDefault="00E02224" w:rsidP="00E02224">
            <w:pPr>
              <w:pStyle w:val="XML1"/>
              <w:rPr>
                <w:del w:id="4596" w:author="aas" w:date="2013-10-14T02:06:00Z"/>
              </w:rPr>
            </w:pPr>
            <w:del w:id="4597" w:author="aas" w:date="2013-10-14T02:06:00Z">
              <w:r>
                <w:delText xml:space="preserve">      &lt;/xs:documentation&gt;</w:delText>
              </w:r>
            </w:del>
          </w:p>
          <w:p w14:paraId="7868BCE9" w14:textId="77777777" w:rsidR="00E02224" w:rsidRDefault="00E02224" w:rsidP="00E02224">
            <w:pPr>
              <w:pStyle w:val="XML1"/>
              <w:rPr>
                <w:del w:id="4598" w:author="aas" w:date="2013-10-14T02:06:00Z"/>
              </w:rPr>
            </w:pPr>
            <w:del w:id="4599" w:author="aas" w:date="2013-10-14T02:06:00Z">
              <w:r>
                <w:delText xml:space="preserve">    &lt;/xs:annotation&gt;</w:delText>
              </w:r>
            </w:del>
          </w:p>
          <w:p w14:paraId="65243605" w14:textId="77777777" w:rsidR="00E02224" w:rsidRDefault="00E02224" w:rsidP="00E02224">
            <w:pPr>
              <w:pStyle w:val="XML1"/>
              <w:rPr>
                <w:del w:id="4600" w:author="aas" w:date="2013-10-14T02:06:00Z"/>
              </w:rPr>
            </w:pPr>
          </w:p>
          <w:p w14:paraId="393955ED" w14:textId="77777777" w:rsidR="00E02224" w:rsidRDefault="00E02224" w:rsidP="00E02224">
            <w:pPr>
              <w:pStyle w:val="XML1"/>
              <w:rPr>
                <w:del w:id="4601" w:author="aas" w:date="2013-10-14T02:06:00Z"/>
              </w:rPr>
            </w:pPr>
            <w:del w:id="4602" w:author="aas" w:date="2013-10-14T02:06:00Z">
              <w:r>
                <w:delText xml:space="preserve">    &lt;xs:sequence&gt;</w:delText>
              </w:r>
            </w:del>
          </w:p>
          <w:p w14:paraId="67A24574" w14:textId="77777777" w:rsidR="00E02224" w:rsidRDefault="00E02224" w:rsidP="00E02224">
            <w:pPr>
              <w:pStyle w:val="XML1"/>
              <w:rPr>
                <w:del w:id="4603" w:author="aas" w:date="2013-10-14T02:06:00Z"/>
              </w:rPr>
            </w:pPr>
            <w:del w:id="4604" w:author="aas" w:date="2013-10-14T02:06:00Z">
              <w:r>
                <w:delText xml:space="preserve">      &lt;xs:group ref="OFPortBaseTunnelType"/&gt;</w:delText>
              </w:r>
            </w:del>
          </w:p>
          <w:p w14:paraId="574F639B" w14:textId="77777777" w:rsidR="00E02224" w:rsidRDefault="00E02224" w:rsidP="00E02224">
            <w:pPr>
              <w:pStyle w:val="XML1"/>
              <w:rPr>
                <w:del w:id="4605" w:author="aas" w:date="2013-10-14T02:06:00Z"/>
              </w:rPr>
            </w:pPr>
            <w:del w:id="4606" w:author="aas" w:date="2013-10-14T02:06:00Z">
              <w:r>
                <w:delText xml:space="preserve">      &lt;xs:element name="vni-valid"  type="xs:boolean"&gt;</w:delText>
              </w:r>
            </w:del>
          </w:p>
          <w:p w14:paraId="1BAD23CD" w14:textId="77777777" w:rsidR="00E02224" w:rsidRDefault="00E02224" w:rsidP="00E02224">
            <w:pPr>
              <w:pStyle w:val="XML1"/>
              <w:rPr>
                <w:del w:id="4607" w:author="aas" w:date="2013-10-14T02:06:00Z"/>
              </w:rPr>
            </w:pPr>
            <w:del w:id="4608" w:author="aas" w:date="2013-10-14T02:06:00Z">
              <w:r>
                <w:delText xml:space="preserve">        &lt;xs:annotation&gt;</w:delText>
              </w:r>
            </w:del>
          </w:p>
          <w:p w14:paraId="5C4337ED" w14:textId="77777777" w:rsidR="00E02224" w:rsidRDefault="00E02224" w:rsidP="00E02224">
            <w:pPr>
              <w:pStyle w:val="XML1"/>
              <w:rPr>
                <w:del w:id="4609" w:author="aas" w:date="2013-10-14T02:06:00Z"/>
              </w:rPr>
            </w:pPr>
            <w:del w:id="4610" w:author="aas" w:date="2013-10-14T02:06:00Z">
              <w:r>
                <w:delText xml:space="preserve">          &lt;xs:documentation&gt;</w:delText>
              </w:r>
            </w:del>
          </w:p>
          <w:p w14:paraId="19C571BE" w14:textId="77777777" w:rsidR="00E02224" w:rsidRDefault="00E02224" w:rsidP="00E02224">
            <w:pPr>
              <w:pStyle w:val="XML1"/>
              <w:rPr>
                <w:del w:id="4611" w:author="aas" w:date="2013-10-14T02:06:00Z"/>
              </w:rPr>
            </w:pPr>
            <w:del w:id="4612" w:author="aas" w:date="2013-10-14T02:06:00Z">
              <w:r>
                <w:delText xml:space="preserve">            Indicates how the corresponding flag should be</w:delText>
              </w:r>
            </w:del>
          </w:p>
          <w:p w14:paraId="46A9360D" w14:textId="77777777" w:rsidR="00E02224" w:rsidRDefault="00E02224" w:rsidP="00E02224">
            <w:pPr>
              <w:pStyle w:val="XML1"/>
              <w:rPr>
                <w:del w:id="4613" w:author="aas" w:date="2013-10-14T02:06:00Z"/>
              </w:rPr>
            </w:pPr>
            <w:del w:id="4614" w:author="aas" w:date="2013-10-14T02:06:00Z">
              <w:r>
                <w:delText xml:space="preserve">            set in packets sent on the tunnel.</w:delText>
              </w:r>
            </w:del>
          </w:p>
          <w:p w14:paraId="648B7B1E" w14:textId="77777777" w:rsidR="00E02224" w:rsidRDefault="00E02224" w:rsidP="00E02224">
            <w:pPr>
              <w:pStyle w:val="XML1"/>
              <w:rPr>
                <w:del w:id="4615" w:author="aas" w:date="2013-10-14T02:06:00Z"/>
              </w:rPr>
            </w:pPr>
            <w:del w:id="4616" w:author="aas" w:date="2013-10-14T02:06:00Z">
              <w:r>
                <w:delText xml:space="preserve">          &lt;/xs:documentation&gt;</w:delText>
              </w:r>
            </w:del>
          </w:p>
          <w:p w14:paraId="55FF2B67" w14:textId="77777777" w:rsidR="00E02224" w:rsidRDefault="00E02224" w:rsidP="00E02224">
            <w:pPr>
              <w:pStyle w:val="XML1"/>
              <w:rPr>
                <w:del w:id="4617" w:author="aas" w:date="2013-10-14T02:06:00Z"/>
              </w:rPr>
            </w:pPr>
            <w:del w:id="4618" w:author="aas" w:date="2013-10-14T02:06:00Z">
              <w:r>
                <w:delText xml:space="preserve">        &lt;/xs:annotation&gt;</w:delText>
              </w:r>
            </w:del>
          </w:p>
          <w:p w14:paraId="3930F1C6" w14:textId="77777777" w:rsidR="00E02224" w:rsidRDefault="00E02224" w:rsidP="00E02224">
            <w:pPr>
              <w:pStyle w:val="XML1"/>
              <w:rPr>
                <w:del w:id="4619" w:author="aas" w:date="2013-10-14T02:06:00Z"/>
              </w:rPr>
            </w:pPr>
            <w:del w:id="4620" w:author="aas" w:date="2013-10-14T02:06:00Z">
              <w:r>
                <w:delText xml:space="preserve">      &lt;/xs:element&gt;</w:delText>
              </w:r>
            </w:del>
          </w:p>
          <w:p w14:paraId="25B80D3A" w14:textId="77777777" w:rsidR="00E02224" w:rsidRDefault="00E02224" w:rsidP="00E02224">
            <w:pPr>
              <w:pStyle w:val="XML1"/>
              <w:rPr>
                <w:del w:id="4621" w:author="aas" w:date="2013-10-14T02:06:00Z"/>
              </w:rPr>
            </w:pPr>
            <w:del w:id="4622" w:author="aas" w:date="2013-10-14T02:06:00Z">
              <w:r>
                <w:delText xml:space="preserve">      &lt;xs:element name="vni"  type="xs:unsignedInt"&gt;</w:delText>
              </w:r>
            </w:del>
          </w:p>
          <w:p w14:paraId="20E02AD0" w14:textId="77777777" w:rsidR="00E02224" w:rsidRDefault="00E02224" w:rsidP="00E02224">
            <w:pPr>
              <w:pStyle w:val="XML1"/>
              <w:rPr>
                <w:del w:id="4623" w:author="aas" w:date="2013-10-14T02:06:00Z"/>
              </w:rPr>
            </w:pPr>
            <w:del w:id="4624" w:author="aas" w:date="2013-10-14T02:06:00Z">
              <w:r>
                <w:delText xml:space="preserve">        &lt;xs:annotation&gt;</w:delText>
              </w:r>
            </w:del>
          </w:p>
          <w:p w14:paraId="52D71EA4" w14:textId="77777777" w:rsidR="00E02224" w:rsidRDefault="00E02224" w:rsidP="00E02224">
            <w:pPr>
              <w:pStyle w:val="XML1"/>
              <w:rPr>
                <w:del w:id="4625" w:author="aas" w:date="2013-10-14T02:06:00Z"/>
              </w:rPr>
            </w:pPr>
            <w:del w:id="4626" w:author="aas" w:date="2013-10-14T02:06:00Z">
              <w:r>
                <w:delText xml:space="preserve">          &lt;xs:documentation&gt;</w:delText>
              </w:r>
            </w:del>
          </w:p>
          <w:p w14:paraId="21BF5272" w14:textId="77777777" w:rsidR="00E02224" w:rsidRDefault="00E02224" w:rsidP="00E02224">
            <w:pPr>
              <w:pStyle w:val="XML1"/>
              <w:rPr>
                <w:del w:id="4627" w:author="aas" w:date="2013-10-14T02:06:00Z"/>
              </w:rPr>
            </w:pPr>
            <w:del w:id="4628" w:author="aas" w:date="2013-10-14T02:06:00Z">
              <w:r>
                <w:delText xml:space="preserve">            Virtual network identifier assigned to all</w:delText>
              </w:r>
            </w:del>
          </w:p>
          <w:p w14:paraId="43CAA339" w14:textId="77777777" w:rsidR="00E02224" w:rsidRDefault="00E02224" w:rsidP="00E02224">
            <w:pPr>
              <w:pStyle w:val="XML1"/>
              <w:rPr>
                <w:del w:id="4629" w:author="aas" w:date="2013-10-14T02:06:00Z"/>
              </w:rPr>
            </w:pPr>
            <w:del w:id="4630" w:author="aas" w:date="2013-10-14T02:06:00Z">
              <w:r>
                <w:delText xml:space="preserve">            packets sent on the tunnel.  A VxLAN  implementation MAY </w:delText>
              </w:r>
            </w:del>
          </w:p>
          <w:p w14:paraId="4FE4AA4E" w14:textId="77777777" w:rsidR="00E02224" w:rsidRDefault="00E02224" w:rsidP="00E02224">
            <w:pPr>
              <w:pStyle w:val="XML1"/>
              <w:rPr>
                <w:del w:id="4631" w:author="aas" w:date="2013-10-14T02:06:00Z"/>
              </w:rPr>
            </w:pPr>
            <w:del w:id="4632" w:author="aas" w:date="2013-10-14T02:06:00Z">
              <w:r>
                <w:delText xml:space="preserve">            use the this element to set the OXM_OF_TUNNEL_ID match </w:delText>
              </w:r>
            </w:del>
          </w:p>
          <w:p w14:paraId="1266620F" w14:textId="77777777" w:rsidR="00E02224" w:rsidRDefault="00E02224" w:rsidP="00E02224">
            <w:pPr>
              <w:pStyle w:val="XML1"/>
              <w:rPr>
                <w:del w:id="4633" w:author="aas" w:date="2013-10-14T02:06:00Z"/>
              </w:rPr>
            </w:pPr>
            <w:del w:id="4634" w:author="aas" w:date="2013-10-14T02:06:00Z">
              <w:r>
                <w:delText xml:space="preserve">            field metadata in the OpenFlow protocol.</w:delText>
              </w:r>
            </w:del>
          </w:p>
          <w:p w14:paraId="7CCC8641" w14:textId="77777777" w:rsidR="00E02224" w:rsidRDefault="00E02224" w:rsidP="00E02224">
            <w:pPr>
              <w:pStyle w:val="XML1"/>
              <w:rPr>
                <w:del w:id="4635" w:author="aas" w:date="2013-10-14T02:06:00Z"/>
              </w:rPr>
            </w:pPr>
            <w:del w:id="4636" w:author="aas" w:date="2013-10-14T02:06:00Z">
              <w:r>
                <w:delText xml:space="preserve">          &lt;/xs:documentation&gt;</w:delText>
              </w:r>
            </w:del>
          </w:p>
          <w:p w14:paraId="4D475D47" w14:textId="77777777" w:rsidR="00E02224" w:rsidRDefault="00E02224" w:rsidP="00E02224">
            <w:pPr>
              <w:pStyle w:val="XML1"/>
              <w:rPr>
                <w:del w:id="4637" w:author="aas" w:date="2013-10-14T02:06:00Z"/>
              </w:rPr>
            </w:pPr>
            <w:del w:id="4638" w:author="aas" w:date="2013-10-14T02:06:00Z">
              <w:r>
                <w:delText xml:space="preserve">        &lt;/xs:annotation&gt;</w:delText>
              </w:r>
            </w:del>
          </w:p>
          <w:p w14:paraId="45D25BC3" w14:textId="77777777" w:rsidR="00E02224" w:rsidRDefault="00E02224" w:rsidP="00E02224">
            <w:pPr>
              <w:pStyle w:val="XML1"/>
              <w:rPr>
                <w:del w:id="4639" w:author="aas" w:date="2013-10-14T02:06:00Z"/>
              </w:rPr>
            </w:pPr>
            <w:del w:id="4640" w:author="aas" w:date="2013-10-14T02:06:00Z">
              <w:r>
                <w:delText xml:space="preserve">      &lt;/xs:element&gt;</w:delText>
              </w:r>
            </w:del>
          </w:p>
          <w:p w14:paraId="3217220E" w14:textId="77777777" w:rsidR="00E02224" w:rsidRDefault="00E02224" w:rsidP="00E02224">
            <w:pPr>
              <w:pStyle w:val="XML1"/>
              <w:rPr>
                <w:del w:id="4641" w:author="aas" w:date="2013-10-14T02:06:00Z"/>
              </w:rPr>
            </w:pPr>
            <w:del w:id="4642" w:author="aas" w:date="2013-10-14T02:06:00Z">
              <w:r>
                <w:delText xml:space="preserve">      &lt;xs:element name="vni-multicast-group"  type="inet:ip-address"&gt;</w:delText>
              </w:r>
            </w:del>
          </w:p>
          <w:p w14:paraId="3C82413D" w14:textId="77777777" w:rsidR="00E02224" w:rsidRDefault="00E02224" w:rsidP="00E02224">
            <w:pPr>
              <w:pStyle w:val="XML1"/>
              <w:rPr>
                <w:del w:id="4643" w:author="aas" w:date="2013-10-14T02:06:00Z"/>
              </w:rPr>
            </w:pPr>
            <w:del w:id="4644" w:author="aas" w:date="2013-10-14T02:06:00Z">
              <w:r>
                <w:delText xml:space="preserve">        &lt;xs:annotation&gt;</w:delText>
              </w:r>
            </w:del>
          </w:p>
          <w:p w14:paraId="6C0D85F1" w14:textId="77777777" w:rsidR="00E02224" w:rsidRDefault="00E02224" w:rsidP="00E02224">
            <w:pPr>
              <w:pStyle w:val="XML1"/>
              <w:rPr>
                <w:del w:id="4645" w:author="aas" w:date="2013-10-14T02:06:00Z"/>
              </w:rPr>
            </w:pPr>
            <w:del w:id="4646" w:author="aas" w:date="2013-10-14T02:06:00Z">
              <w:r>
                <w:delText xml:space="preserve">          &lt;xs:documentation&gt;</w:delText>
              </w:r>
            </w:del>
          </w:p>
          <w:p w14:paraId="5DD86503" w14:textId="77777777" w:rsidR="00E02224" w:rsidRDefault="00E02224" w:rsidP="00E02224">
            <w:pPr>
              <w:pStyle w:val="XML1"/>
              <w:rPr>
                <w:del w:id="4647" w:author="aas" w:date="2013-10-14T02:06:00Z"/>
              </w:rPr>
            </w:pPr>
            <w:del w:id="4648" w:author="aas" w:date="2013-10-14T02:06:00Z">
              <w:r>
                <w:delText xml:space="preserve">            If IP multicast is used to support broadcast</w:delText>
              </w:r>
            </w:del>
          </w:p>
          <w:p w14:paraId="51A804AC" w14:textId="77777777" w:rsidR="00E02224" w:rsidRDefault="00E02224" w:rsidP="00E02224">
            <w:pPr>
              <w:pStyle w:val="XML1"/>
              <w:rPr>
                <w:del w:id="4649" w:author="aas" w:date="2013-10-14T02:06:00Z"/>
              </w:rPr>
            </w:pPr>
            <w:del w:id="4650" w:author="aas" w:date="2013-10-14T02:06:00Z">
              <w:r>
                <w:delText xml:space="preserve">            on the tunnel this specifies the corresponding multicast</w:delText>
              </w:r>
            </w:del>
          </w:p>
          <w:p w14:paraId="35C8197F" w14:textId="77777777" w:rsidR="00E02224" w:rsidRDefault="00E02224" w:rsidP="00E02224">
            <w:pPr>
              <w:pStyle w:val="XML1"/>
              <w:rPr>
                <w:del w:id="4651" w:author="aas" w:date="2013-10-14T02:06:00Z"/>
              </w:rPr>
            </w:pPr>
            <w:del w:id="4652" w:author="aas" w:date="2013-10-14T02:06:00Z">
              <w:r>
                <w:delText xml:space="preserve">            IP address</w:delText>
              </w:r>
            </w:del>
          </w:p>
          <w:p w14:paraId="5886DCE6" w14:textId="77777777" w:rsidR="00E02224" w:rsidRDefault="00E02224" w:rsidP="00E02224">
            <w:pPr>
              <w:pStyle w:val="XML1"/>
              <w:rPr>
                <w:del w:id="4653" w:author="aas" w:date="2013-10-14T02:06:00Z"/>
              </w:rPr>
            </w:pPr>
            <w:del w:id="4654" w:author="aas" w:date="2013-10-14T02:06:00Z">
              <w:r>
                <w:delText xml:space="preserve">          &lt;/xs:documentation&gt;</w:delText>
              </w:r>
            </w:del>
          </w:p>
          <w:p w14:paraId="48D5537F" w14:textId="77777777" w:rsidR="00E02224" w:rsidRDefault="00E02224" w:rsidP="00E02224">
            <w:pPr>
              <w:pStyle w:val="XML1"/>
              <w:rPr>
                <w:del w:id="4655" w:author="aas" w:date="2013-10-14T02:06:00Z"/>
              </w:rPr>
            </w:pPr>
            <w:del w:id="4656" w:author="aas" w:date="2013-10-14T02:06:00Z">
              <w:r>
                <w:delText xml:space="preserve">        &lt;/xs:annotation&gt;</w:delText>
              </w:r>
            </w:del>
          </w:p>
          <w:p w14:paraId="3AF11736" w14:textId="77777777" w:rsidR="00E02224" w:rsidRDefault="00E02224" w:rsidP="00E02224">
            <w:pPr>
              <w:pStyle w:val="XML1"/>
              <w:rPr>
                <w:del w:id="4657" w:author="aas" w:date="2013-10-14T02:06:00Z"/>
              </w:rPr>
            </w:pPr>
            <w:del w:id="4658" w:author="aas" w:date="2013-10-14T02:06:00Z">
              <w:r>
                <w:delText xml:space="preserve">      &lt;/xs:element&gt;</w:delText>
              </w:r>
            </w:del>
          </w:p>
          <w:p w14:paraId="4E1457EB" w14:textId="77777777" w:rsidR="00E02224" w:rsidRDefault="00E02224" w:rsidP="00E02224">
            <w:pPr>
              <w:pStyle w:val="XML1"/>
              <w:rPr>
                <w:del w:id="4659" w:author="aas" w:date="2013-10-14T02:06:00Z"/>
              </w:rPr>
            </w:pPr>
            <w:del w:id="4660" w:author="aas" w:date="2013-10-14T02:06:00Z">
              <w:r>
                <w:delText xml:space="preserve">      &lt;xs:element name="udp-source-port"  type="inet:port-number"&gt;</w:delText>
              </w:r>
            </w:del>
          </w:p>
          <w:p w14:paraId="7D7DC263" w14:textId="77777777" w:rsidR="00E02224" w:rsidRDefault="00E02224" w:rsidP="00E02224">
            <w:pPr>
              <w:pStyle w:val="XML1"/>
              <w:rPr>
                <w:del w:id="4661" w:author="aas" w:date="2013-10-14T02:06:00Z"/>
              </w:rPr>
            </w:pPr>
            <w:del w:id="4662" w:author="aas" w:date="2013-10-14T02:06:00Z">
              <w:r>
                <w:delText xml:space="preserve">        &lt;xs:annotation&gt;</w:delText>
              </w:r>
            </w:del>
          </w:p>
          <w:p w14:paraId="5C973F02" w14:textId="77777777" w:rsidR="00E02224" w:rsidRDefault="00E02224" w:rsidP="00E02224">
            <w:pPr>
              <w:pStyle w:val="XML1"/>
              <w:rPr>
                <w:del w:id="4663" w:author="aas" w:date="2013-10-14T02:06:00Z"/>
              </w:rPr>
            </w:pPr>
            <w:del w:id="4664" w:author="aas" w:date="2013-10-14T02:06:00Z">
              <w:r>
                <w:delText xml:space="preserve">          &lt;xs:documentation&gt;</w:delText>
              </w:r>
            </w:del>
          </w:p>
          <w:p w14:paraId="3159110F" w14:textId="77777777" w:rsidR="00E02224" w:rsidRDefault="00E02224" w:rsidP="00E02224">
            <w:pPr>
              <w:pStyle w:val="XML1"/>
              <w:rPr>
                <w:del w:id="4665" w:author="aas" w:date="2013-10-14T02:06:00Z"/>
              </w:rPr>
            </w:pPr>
            <w:del w:id="4666" w:author="aas" w:date="2013-10-14T02:06:00Z">
              <w:r>
                <w:delText xml:space="preserve">            Specifies the outer UDP source port number.</w:delText>
              </w:r>
            </w:del>
          </w:p>
          <w:p w14:paraId="40F0446A" w14:textId="77777777" w:rsidR="00E02224" w:rsidRDefault="00E02224" w:rsidP="00E02224">
            <w:pPr>
              <w:pStyle w:val="XML1"/>
              <w:rPr>
                <w:del w:id="4667" w:author="aas" w:date="2013-10-14T02:06:00Z"/>
              </w:rPr>
            </w:pPr>
            <w:del w:id="4668" w:author="aas" w:date="2013-10-14T02:06:00Z">
              <w:r>
                <w:delText xml:space="preserve">            If this element is absent, the port number MAY be chosen </w:delText>
              </w:r>
            </w:del>
          </w:p>
          <w:p w14:paraId="5C7D79C9" w14:textId="77777777" w:rsidR="00E02224" w:rsidRDefault="00E02224" w:rsidP="00E02224">
            <w:pPr>
              <w:pStyle w:val="XML1"/>
              <w:rPr>
                <w:del w:id="4669" w:author="aas" w:date="2013-10-14T02:06:00Z"/>
              </w:rPr>
            </w:pPr>
            <w:del w:id="4670" w:author="aas" w:date="2013-10-14T02:06:00Z">
              <w:r>
                <w:delText xml:space="preserve">            dynamically.</w:delText>
              </w:r>
            </w:del>
          </w:p>
          <w:p w14:paraId="54B607B5" w14:textId="77777777" w:rsidR="00E02224" w:rsidRDefault="00E02224" w:rsidP="00E02224">
            <w:pPr>
              <w:pStyle w:val="XML1"/>
              <w:rPr>
                <w:del w:id="4671" w:author="aas" w:date="2013-10-14T02:06:00Z"/>
              </w:rPr>
            </w:pPr>
            <w:del w:id="4672" w:author="aas" w:date="2013-10-14T02:06:00Z">
              <w:r>
                <w:delText xml:space="preserve">          &lt;/xs:documentation&gt;</w:delText>
              </w:r>
            </w:del>
          </w:p>
          <w:p w14:paraId="665295F9" w14:textId="77777777" w:rsidR="00E02224" w:rsidRDefault="00E02224" w:rsidP="00E02224">
            <w:pPr>
              <w:pStyle w:val="XML1"/>
              <w:rPr>
                <w:del w:id="4673" w:author="aas" w:date="2013-10-14T02:06:00Z"/>
              </w:rPr>
            </w:pPr>
            <w:del w:id="4674" w:author="aas" w:date="2013-10-14T02:06:00Z">
              <w:r>
                <w:delText xml:space="preserve">        &lt;/xs:annotation&gt;</w:delText>
              </w:r>
            </w:del>
          </w:p>
          <w:p w14:paraId="09506EE4" w14:textId="77777777" w:rsidR="00E02224" w:rsidRDefault="00E02224" w:rsidP="00E02224">
            <w:pPr>
              <w:pStyle w:val="XML1"/>
              <w:rPr>
                <w:del w:id="4675" w:author="aas" w:date="2013-10-14T02:06:00Z"/>
              </w:rPr>
            </w:pPr>
            <w:del w:id="4676" w:author="aas" w:date="2013-10-14T02:06:00Z">
              <w:r>
                <w:delText xml:space="preserve">      &lt;/xs:element&gt;</w:delText>
              </w:r>
            </w:del>
          </w:p>
          <w:p w14:paraId="6DBAD6D9" w14:textId="77777777" w:rsidR="00E02224" w:rsidRDefault="00E02224" w:rsidP="00E02224">
            <w:pPr>
              <w:pStyle w:val="XML1"/>
              <w:rPr>
                <w:del w:id="4677" w:author="aas" w:date="2013-10-14T02:06:00Z"/>
              </w:rPr>
            </w:pPr>
            <w:del w:id="4678" w:author="aas" w:date="2013-10-14T02:06:00Z">
              <w:r>
                <w:delText xml:space="preserve">      &lt;xs:element name="udp-dest-port"  type="inet:port-number"&gt;</w:delText>
              </w:r>
            </w:del>
          </w:p>
          <w:p w14:paraId="33D1419D" w14:textId="77777777" w:rsidR="00E02224" w:rsidRDefault="00E02224" w:rsidP="00E02224">
            <w:pPr>
              <w:pStyle w:val="XML1"/>
              <w:rPr>
                <w:del w:id="4679" w:author="aas" w:date="2013-10-14T02:06:00Z"/>
              </w:rPr>
            </w:pPr>
            <w:del w:id="4680" w:author="aas" w:date="2013-10-14T02:06:00Z">
              <w:r>
                <w:delText xml:space="preserve">        &lt;xs:annotation&gt;</w:delText>
              </w:r>
            </w:del>
          </w:p>
          <w:p w14:paraId="7DCEE465" w14:textId="77777777" w:rsidR="00E02224" w:rsidRDefault="00E02224" w:rsidP="00E02224">
            <w:pPr>
              <w:pStyle w:val="XML1"/>
              <w:rPr>
                <w:del w:id="4681" w:author="aas" w:date="2013-10-14T02:06:00Z"/>
              </w:rPr>
            </w:pPr>
            <w:del w:id="4682" w:author="aas" w:date="2013-10-14T02:06:00Z">
              <w:r>
                <w:delText xml:space="preserve">          &lt;xs:documentation&gt;</w:delText>
              </w:r>
            </w:del>
          </w:p>
          <w:p w14:paraId="051CF806" w14:textId="77777777" w:rsidR="00E02224" w:rsidRDefault="00E02224" w:rsidP="00E02224">
            <w:pPr>
              <w:pStyle w:val="XML1"/>
              <w:rPr>
                <w:del w:id="4683" w:author="aas" w:date="2013-10-14T02:06:00Z"/>
              </w:rPr>
            </w:pPr>
            <w:del w:id="4684" w:author="aas" w:date="2013-10-14T02:06:00Z">
              <w:r>
                <w:delText xml:space="preserve">            Specifies the outer UDP destination port</w:delText>
              </w:r>
            </w:del>
          </w:p>
          <w:p w14:paraId="43639F13" w14:textId="77777777" w:rsidR="00E02224" w:rsidRDefault="00E02224" w:rsidP="00E02224">
            <w:pPr>
              <w:pStyle w:val="XML1"/>
              <w:rPr>
                <w:del w:id="4685" w:author="aas" w:date="2013-10-14T02:06:00Z"/>
              </w:rPr>
            </w:pPr>
            <w:del w:id="4686" w:author="aas" w:date="2013-10-14T02:06:00Z">
              <w:r>
                <w:delText xml:space="preserve">            number.  It is intended to reserve a port number for</w:delText>
              </w:r>
            </w:del>
          </w:p>
          <w:p w14:paraId="5FDA6BC6" w14:textId="77777777" w:rsidR="00E02224" w:rsidRDefault="00E02224" w:rsidP="00E02224">
            <w:pPr>
              <w:pStyle w:val="XML1"/>
              <w:rPr>
                <w:del w:id="4687" w:author="aas" w:date="2013-10-14T02:06:00Z"/>
              </w:rPr>
            </w:pPr>
            <w:del w:id="4688" w:author="aas" w:date="2013-10-14T02:06:00Z">
              <w:r>
                <w:delText xml:space="preserve">            VxLAN at IANA.  As soon as this has been reserved, the</w:delText>
              </w:r>
            </w:del>
          </w:p>
          <w:p w14:paraId="59657CE5" w14:textId="77777777" w:rsidR="00E02224" w:rsidRDefault="00E02224" w:rsidP="00E02224">
            <w:pPr>
              <w:pStyle w:val="XML1"/>
              <w:rPr>
                <w:del w:id="4689" w:author="aas" w:date="2013-10-14T02:06:00Z"/>
              </w:rPr>
            </w:pPr>
            <w:del w:id="4690" w:author="aas" w:date="2013-10-14T02:06:00Z">
              <w:r>
                <w:delText xml:space="preserve">            reserved number SHOULD become the default value for this</w:delText>
              </w:r>
            </w:del>
          </w:p>
          <w:p w14:paraId="25754199" w14:textId="77777777" w:rsidR="00E02224" w:rsidRDefault="00E02224" w:rsidP="00E02224">
            <w:pPr>
              <w:pStyle w:val="XML1"/>
              <w:rPr>
                <w:del w:id="4691" w:author="aas" w:date="2013-10-14T02:06:00Z"/>
              </w:rPr>
            </w:pPr>
            <w:del w:id="4692" w:author="aas" w:date="2013-10-14T02:06:00Z">
              <w:r>
                <w:delText xml:space="preserve">            element.</w:delText>
              </w:r>
            </w:del>
          </w:p>
          <w:p w14:paraId="1E624D58" w14:textId="77777777" w:rsidR="00E02224" w:rsidRDefault="00E02224" w:rsidP="00E02224">
            <w:pPr>
              <w:pStyle w:val="XML1"/>
              <w:rPr>
                <w:del w:id="4693" w:author="aas" w:date="2013-10-14T02:06:00Z"/>
              </w:rPr>
            </w:pPr>
            <w:del w:id="4694" w:author="aas" w:date="2013-10-14T02:06:00Z">
              <w:r>
                <w:delText xml:space="preserve">          &lt;/xs:documentation&gt;</w:delText>
              </w:r>
            </w:del>
          </w:p>
          <w:p w14:paraId="3C3DFCBD" w14:textId="77777777" w:rsidR="00E02224" w:rsidRDefault="00E02224" w:rsidP="00E02224">
            <w:pPr>
              <w:pStyle w:val="XML1"/>
              <w:rPr>
                <w:del w:id="4695" w:author="aas" w:date="2013-10-14T02:06:00Z"/>
              </w:rPr>
            </w:pPr>
            <w:del w:id="4696" w:author="aas" w:date="2013-10-14T02:06:00Z">
              <w:r>
                <w:delText xml:space="preserve">        &lt;/xs:annotation&gt;</w:delText>
              </w:r>
            </w:del>
          </w:p>
          <w:p w14:paraId="3115BB59" w14:textId="77777777" w:rsidR="00E02224" w:rsidRDefault="00E02224" w:rsidP="00E02224">
            <w:pPr>
              <w:pStyle w:val="XML1"/>
              <w:rPr>
                <w:del w:id="4697" w:author="aas" w:date="2013-10-14T02:06:00Z"/>
              </w:rPr>
            </w:pPr>
            <w:del w:id="4698" w:author="aas" w:date="2013-10-14T02:06:00Z">
              <w:r>
                <w:delText xml:space="preserve">      &lt;/xs:element&gt;</w:delText>
              </w:r>
            </w:del>
          </w:p>
          <w:p w14:paraId="29C11342" w14:textId="77777777" w:rsidR="00E02224" w:rsidRDefault="00E02224" w:rsidP="00E02224">
            <w:pPr>
              <w:pStyle w:val="XML1"/>
              <w:rPr>
                <w:del w:id="4699" w:author="aas" w:date="2013-10-14T02:06:00Z"/>
              </w:rPr>
            </w:pPr>
            <w:del w:id="4700" w:author="aas" w:date="2013-10-14T02:06:00Z">
              <w:r>
                <w:delText xml:space="preserve">      &lt;xs:element name="udp-checksum"  type="xs:boolean"&gt;</w:delText>
              </w:r>
            </w:del>
          </w:p>
          <w:p w14:paraId="6F0CA137" w14:textId="77777777" w:rsidR="00E02224" w:rsidRDefault="00E02224" w:rsidP="00E02224">
            <w:pPr>
              <w:pStyle w:val="XML1"/>
              <w:rPr>
                <w:del w:id="4701" w:author="aas" w:date="2013-10-14T02:06:00Z"/>
              </w:rPr>
            </w:pPr>
            <w:del w:id="4702" w:author="aas" w:date="2013-10-14T02:06:00Z">
              <w:r>
                <w:delText xml:space="preserve">        &lt;xs:annotation&gt;</w:delText>
              </w:r>
            </w:del>
          </w:p>
          <w:p w14:paraId="5291BDCE" w14:textId="77777777" w:rsidR="00E02224" w:rsidRDefault="00E02224" w:rsidP="00E02224">
            <w:pPr>
              <w:pStyle w:val="XML1"/>
              <w:rPr>
                <w:del w:id="4703" w:author="aas" w:date="2013-10-14T02:06:00Z"/>
              </w:rPr>
            </w:pPr>
            <w:del w:id="4704" w:author="aas" w:date="2013-10-14T02:06:00Z">
              <w:r>
                <w:delText xml:space="preserve">          &lt;xs:documentation&gt;</w:delText>
              </w:r>
            </w:del>
          </w:p>
          <w:p w14:paraId="3C2B675F" w14:textId="77777777" w:rsidR="00E02224" w:rsidRDefault="00E02224" w:rsidP="00E02224">
            <w:pPr>
              <w:pStyle w:val="XML1"/>
              <w:rPr>
                <w:del w:id="4705" w:author="aas" w:date="2013-10-14T02:06:00Z"/>
              </w:rPr>
            </w:pPr>
            <w:del w:id="4706" w:author="aas" w:date="2013-10-14T02:06:00Z">
              <w:r>
                <w:delText xml:space="preserve">            Boolean flag to indicate whether or not the</w:delText>
              </w:r>
            </w:del>
          </w:p>
          <w:p w14:paraId="682971B0" w14:textId="77777777" w:rsidR="00E02224" w:rsidRDefault="00E02224" w:rsidP="00E02224">
            <w:pPr>
              <w:pStyle w:val="XML1"/>
              <w:rPr>
                <w:del w:id="4707" w:author="aas" w:date="2013-10-14T02:06:00Z"/>
              </w:rPr>
            </w:pPr>
            <w:del w:id="4708" w:author="aas" w:date="2013-10-14T02:06:00Z">
              <w:r>
                <w:delText xml:space="preserve">            outer UDP checksum should be set</w:delText>
              </w:r>
            </w:del>
          </w:p>
          <w:p w14:paraId="18FB6666" w14:textId="77777777" w:rsidR="00E02224" w:rsidRDefault="00E02224" w:rsidP="00E02224">
            <w:pPr>
              <w:pStyle w:val="XML1"/>
              <w:rPr>
                <w:del w:id="4709" w:author="aas" w:date="2013-10-14T02:06:00Z"/>
              </w:rPr>
            </w:pPr>
            <w:del w:id="4710" w:author="aas" w:date="2013-10-14T02:06:00Z">
              <w:r>
                <w:delText xml:space="preserve">          &lt;/xs:documentation&gt;</w:delText>
              </w:r>
            </w:del>
          </w:p>
          <w:p w14:paraId="7F941B63" w14:textId="77777777" w:rsidR="00E02224" w:rsidRDefault="00E02224" w:rsidP="00E02224">
            <w:pPr>
              <w:pStyle w:val="XML1"/>
              <w:rPr>
                <w:del w:id="4711" w:author="aas" w:date="2013-10-14T02:06:00Z"/>
              </w:rPr>
            </w:pPr>
            <w:del w:id="4712" w:author="aas" w:date="2013-10-14T02:06:00Z">
              <w:r>
                <w:delText xml:space="preserve">        &lt;/xs:annotation&gt;</w:delText>
              </w:r>
            </w:del>
          </w:p>
          <w:p w14:paraId="6FEB97FA" w14:textId="77777777" w:rsidR="00E02224" w:rsidRDefault="00E02224" w:rsidP="00E02224">
            <w:pPr>
              <w:pStyle w:val="XML1"/>
              <w:rPr>
                <w:del w:id="4713" w:author="aas" w:date="2013-10-14T02:06:00Z"/>
              </w:rPr>
            </w:pPr>
            <w:del w:id="4714" w:author="aas" w:date="2013-10-14T02:06:00Z">
              <w:r>
                <w:delText xml:space="preserve">      &lt;/xs:element&gt;</w:delText>
              </w:r>
            </w:del>
          </w:p>
          <w:p w14:paraId="3C324B21" w14:textId="77777777" w:rsidR="00E02224" w:rsidRDefault="00E02224" w:rsidP="00E02224">
            <w:pPr>
              <w:pStyle w:val="XML1"/>
              <w:rPr>
                <w:del w:id="4715" w:author="aas" w:date="2013-10-14T02:06:00Z"/>
              </w:rPr>
            </w:pPr>
            <w:del w:id="4716" w:author="aas" w:date="2013-10-14T02:06:00Z">
              <w:r>
                <w:delText xml:space="preserve">    &lt;/xs:sequence&gt;</w:delText>
              </w:r>
            </w:del>
          </w:p>
          <w:p w14:paraId="70790DD2" w14:textId="77777777" w:rsidR="00E02224" w:rsidRDefault="00E02224" w:rsidP="00E02224">
            <w:pPr>
              <w:pStyle w:val="XML1"/>
              <w:rPr>
                <w:del w:id="4717" w:author="aas" w:date="2013-10-14T02:06:00Z"/>
              </w:rPr>
            </w:pPr>
            <w:del w:id="4718" w:author="aas" w:date="2013-10-14T02:06:00Z">
              <w:r>
                <w:delText xml:space="preserve">  &lt;/xs:group&gt;</w:delText>
              </w:r>
            </w:del>
          </w:p>
          <w:p w14:paraId="6F143383" w14:textId="77777777" w:rsidR="00E02224" w:rsidRDefault="00E02224" w:rsidP="00E02224">
            <w:pPr>
              <w:pStyle w:val="XML1"/>
              <w:rPr>
                <w:del w:id="4719" w:author="aas" w:date="2013-10-14T02:06:00Z"/>
              </w:rPr>
            </w:pPr>
          </w:p>
          <w:p w14:paraId="75091D1A" w14:textId="77777777" w:rsidR="00E02224" w:rsidRDefault="00E02224" w:rsidP="00E02224">
            <w:pPr>
              <w:pStyle w:val="XML1"/>
              <w:rPr>
                <w:del w:id="4720" w:author="aas" w:date="2013-10-14T02:06:00Z"/>
              </w:rPr>
            </w:pPr>
            <w:del w:id="4721" w:author="aas" w:date="2013-10-14T02:06:00Z">
              <w:r>
                <w:delText xml:space="preserve">  &lt;xs:group name="OFPortNVGRETunnelType"&gt;</w:delText>
              </w:r>
            </w:del>
          </w:p>
          <w:p w14:paraId="79AE59AA" w14:textId="77777777" w:rsidR="00E02224" w:rsidRDefault="00E02224" w:rsidP="00E02224">
            <w:pPr>
              <w:pStyle w:val="XML1"/>
              <w:rPr>
                <w:del w:id="4722" w:author="aas" w:date="2013-10-14T02:06:00Z"/>
              </w:rPr>
            </w:pPr>
            <w:del w:id="4723" w:author="aas" w:date="2013-10-14T02:06:00Z">
              <w:r>
                <w:delText xml:space="preserve">    &lt;xs:annotation&gt;</w:delText>
              </w:r>
            </w:del>
          </w:p>
          <w:p w14:paraId="30B2CC44" w14:textId="77777777" w:rsidR="00E02224" w:rsidRDefault="00E02224" w:rsidP="00E02224">
            <w:pPr>
              <w:pStyle w:val="XML1"/>
              <w:rPr>
                <w:del w:id="4724" w:author="aas" w:date="2013-10-14T02:06:00Z"/>
              </w:rPr>
            </w:pPr>
            <w:del w:id="4725" w:author="aas" w:date="2013-10-14T02:06:00Z">
              <w:r>
                <w:delText xml:space="preserve">      &lt;xs:documentation&gt;</w:delText>
              </w:r>
            </w:del>
          </w:p>
          <w:p w14:paraId="565309C5" w14:textId="77777777" w:rsidR="00E02224" w:rsidRDefault="00E02224" w:rsidP="00E02224">
            <w:pPr>
              <w:pStyle w:val="XML1"/>
              <w:rPr>
                <w:del w:id="4726" w:author="aas" w:date="2013-10-14T02:06:00Z"/>
              </w:rPr>
            </w:pPr>
            <w:del w:id="4727" w:author="aas" w:date="2013-10-14T02:06:00Z">
              <w:r>
                <w:delText xml:space="preserve">        Properties of a NVGRE tunnel.</w:delText>
              </w:r>
            </w:del>
          </w:p>
          <w:p w14:paraId="4AAAA5D4" w14:textId="77777777" w:rsidR="00E02224" w:rsidRDefault="00E02224" w:rsidP="00E02224">
            <w:pPr>
              <w:pStyle w:val="XML1"/>
              <w:rPr>
                <w:del w:id="4728" w:author="aas" w:date="2013-10-14T02:06:00Z"/>
              </w:rPr>
            </w:pPr>
            <w:del w:id="4729" w:author="aas" w:date="2013-10-14T02:06:00Z">
              <w:r>
                <w:delText xml:space="preserve">      &lt;/xs:documentation&gt;</w:delText>
              </w:r>
            </w:del>
          </w:p>
          <w:p w14:paraId="0FA89900" w14:textId="77777777" w:rsidR="00E02224" w:rsidRDefault="00E02224" w:rsidP="00E02224">
            <w:pPr>
              <w:pStyle w:val="XML1"/>
              <w:rPr>
                <w:del w:id="4730" w:author="aas" w:date="2013-10-14T02:06:00Z"/>
              </w:rPr>
            </w:pPr>
            <w:del w:id="4731" w:author="aas" w:date="2013-10-14T02:06:00Z">
              <w:r>
                <w:delText xml:space="preserve">    &lt;/xs:annotation&gt;</w:delText>
              </w:r>
            </w:del>
          </w:p>
          <w:p w14:paraId="52024674" w14:textId="77777777" w:rsidR="00E02224" w:rsidRDefault="00E02224" w:rsidP="00E02224">
            <w:pPr>
              <w:pStyle w:val="XML1"/>
              <w:rPr>
                <w:del w:id="4732" w:author="aas" w:date="2013-10-14T02:06:00Z"/>
              </w:rPr>
            </w:pPr>
          </w:p>
          <w:p w14:paraId="3C55A57C" w14:textId="77777777" w:rsidR="00E02224" w:rsidRDefault="00E02224" w:rsidP="00E02224">
            <w:pPr>
              <w:pStyle w:val="XML1"/>
              <w:rPr>
                <w:del w:id="4733" w:author="aas" w:date="2013-10-14T02:06:00Z"/>
              </w:rPr>
            </w:pPr>
            <w:del w:id="4734" w:author="aas" w:date="2013-10-14T02:06:00Z">
              <w:r>
                <w:delText xml:space="preserve">    &lt;xs:sequence&gt;</w:delText>
              </w:r>
            </w:del>
          </w:p>
          <w:p w14:paraId="3CBA5B9E" w14:textId="77777777" w:rsidR="00E02224" w:rsidRDefault="00E02224" w:rsidP="00E02224">
            <w:pPr>
              <w:pStyle w:val="XML1"/>
              <w:rPr>
                <w:del w:id="4735" w:author="aas" w:date="2013-10-14T02:06:00Z"/>
              </w:rPr>
            </w:pPr>
            <w:del w:id="4736" w:author="aas" w:date="2013-10-14T02:06:00Z">
              <w:r>
                <w:delText xml:space="preserve">      &lt;xs:group ref="OFPortBaseTunnelType"/&gt;</w:delText>
              </w:r>
            </w:del>
          </w:p>
          <w:p w14:paraId="54598082" w14:textId="77777777" w:rsidR="00E02224" w:rsidRDefault="00E02224" w:rsidP="00E02224">
            <w:pPr>
              <w:pStyle w:val="XML1"/>
              <w:rPr>
                <w:del w:id="4737" w:author="aas" w:date="2013-10-14T02:06:00Z"/>
              </w:rPr>
            </w:pPr>
            <w:del w:id="4738" w:author="aas" w:date="2013-10-14T02:06:00Z">
              <w:r>
                <w:delText xml:space="preserve">      &lt;xs:element name="tni"  type="xs:unsignedInt"&gt;</w:delText>
              </w:r>
            </w:del>
          </w:p>
          <w:p w14:paraId="08A3D957" w14:textId="77777777" w:rsidR="00E02224" w:rsidRDefault="00E02224" w:rsidP="00E02224">
            <w:pPr>
              <w:pStyle w:val="XML1"/>
              <w:rPr>
                <w:del w:id="4739" w:author="aas" w:date="2013-10-14T02:06:00Z"/>
              </w:rPr>
            </w:pPr>
            <w:del w:id="4740" w:author="aas" w:date="2013-10-14T02:06:00Z">
              <w:r>
                <w:delText xml:space="preserve">        &lt;xs:annotation&gt;</w:delText>
              </w:r>
            </w:del>
          </w:p>
          <w:p w14:paraId="10D5977B" w14:textId="77777777" w:rsidR="00E02224" w:rsidRDefault="00E02224" w:rsidP="00E02224">
            <w:pPr>
              <w:pStyle w:val="XML1"/>
              <w:rPr>
                <w:del w:id="4741" w:author="aas" w:date="2013-10-14T02:06:00Z"/>
              </w:rPr>
            </w:pPr>
            <w:del w:id="4742" w:author="aas" w:date="2013-10-14T02:06:00Z">
              <w:r>
                <w:delText xml:space="preserve">          &lt;xs:documentation&gt;</w:delText>
              </w:r>
            </w:del>
          </w:p>
          <w:p w14:paraId="6D20F7FD" w14:textId="77777777" w:rsidR="00E02224" w:rsidRDefault="00E02224" w:rsidP="00E02224">
            <w:pPr>
              <w:pStyle w:val="XML1"/>
              <w:rPr>
                <w:del w:id="4743" w:author="aas" w:date="2013-10-14T02:06:00Z"/>
              </w:rPr>
            </w:pPr>
            <w:del w:id="4744" w:author="aas" w:date="2013-10-14T02:06:00Z">
              <w:r>
                <w:delText xml:space="preserve">            Specifies the tenant network identifier</w:delText>
              </w:r>
            </w:del>
          </w:p>
          <w:p w14:paraId="24D6887E" w14:textId="77777777" w:rsidR="00E02224" w:rsidRDefault="00E02224" w:rsidP="00E02224">
            <w:pPr>
              <w:pStyle w:val="XML1"/>
              <w:rPr>
                <w:del w:id="4745" w:author="aas" w:date="2013-10-14T02:06:00Z"/>
              </w:rPr>
            </w:pPr>
            <w:del w:id="4746" w:author="aas" w:date="2013-10-14T02:06:00Z">
              <w:r>
                <w:delText xml:space="preserve">            assigned to all packets sent on the tunnel</w:delText>
              </w:r>
            </w:del>
          </w:p>
          <w:p w14:paraId="553F0CAF" w14:textId="77777777" w:rsidR="00E02224" w:rsidRDefault="00E02224" w:rsidP="00E02224">
            <w:pPr>
              <w:pStyle w:val="XML1"/>
              <w:rPr>
                <w:del w:id="4747" w:author="aas" w:date="2013-10-14T02:06:00Z"/>
              </w:rPr>
            </w:pPr>
            <w:del w:id="4748" w:author="aas" w:date="2013-10-14T02:06:00Z">
              <w:r>
                <w:delText xml:space="preserve">          &lt;/xs:documentation&gt;</w:delText>
              </w:r>
            </w:del>
          </w:p>
          <w:p w14:paraId="6ED67747" w14:textId="77777777" w:rsidR="00E02224" w:rsidRDefault="00E02224" w:rsidP="00E02224">
            <w:pPr>
              <w:pStyle w:val="XML1"/>
              <w:rPr>
                <w:del w:id="4749" w:author="aas" w:date="2013-10-14T02:06:00Z"/>
              </w:rPr>
            </w:pPr>
            <w:del w:id="4750" w:author="aas" w:date="2013-10-14T02:06:00Z">
              <w:r>
                <w:delText xml:space="preserve">        &lt;/xs:annotation&gt;</w:delText>
              </w:r>
            </w:del>
          </w:p>
          <w:p w14:paraId="34AAD99A" w14:textId="77777777" w:rsidR="00E02224" w:rsidRDefault="00E02224" w:rsidP="00E02224">
            <w:pPr>
              <w:pStyle w:val="XML1"/>
              <w:rPr>
                <w:del w:id="4751" w:author="aas" w:date="2013-10-14T02:06:00Z"/>
              </w:rPr>
            </w:pPr>
            <w:del w:id="4752" w:author="aas" w:date="2013-10-14T02:06:00Z">
              <w:r>
                <w:delText xml:space="preserve">      &lt;/xs:element&gt;</w:delText>
              </w:r>
            </w:del>
          </w:p>
          <w:p w14:paraId="196AB7B3" w14:textId="77777777" w:rsidR="00E02224" w:rsidRDefault="00E02224" w:rsidP="00E02224">
            <w:pPr>
              <w:pStyle w:val="XML1"/>
              <w:rPr>
                <w:del w:id="4753" w:author="aas" w:date="2013-10-14T02:06:00Z"/>
              </w:rPr>
            </w:pPr>
            <w:del w:id="4754" w:author="aas" w:date="2013-10-14T02:06:00Z">
              <w:r>
                <w:delText xml:space="preserve">      &lt;xs:element name="tni-resv"  type="xs:unsignedInt"&gt;</w:delText>
              </w:r>
            </w:del>
          </w:p>
          <w:p w14:paraId="2E15FDD5" w14:textId="77777777" w:rsidR="00E02224" w:rsidRDefault="00E02224" w:rsidP="00E02224">
            <w:pPr>
              <w:pStyle w:val="XML1"/>
              <w:rPr>
                <w:del w:id="4755" w:author="aas" w:date="2013-10-14T02:06:00Z"/>
              </w:rPr>
            </w:pPr>
            <w:del w:id="4756" w:author="aas" w:date="2013-10-14T02:06:00Z">
              <w:r>
                <w:delText xml:space="preserve">        &lt;xs:annotation&gt;</w:delText>
              </w:r>
            </w:del>
          </w:p>
          <w:p w14:paraId="1CB7A9E0" w14:textId="77777777" w:rsidR="00E02224" w:rsidRDefault="00E02224" w:rsidP="00E02224">
            <w:pPr>
              <w:pStyle w:val="XML1"/>
              <w:rPr>
                <w:del w:id="4757" w:author="aas" w:date="2013-10-14T02:06:00Z"/>
              </w:rPr>
            </w:pPr>
            <w:del w:id="4758" w:author="aas" w:date="2013-10-14T02:06:00Z">
              <w:r>
                <w:delText xml:space="preserve">          &lt;xs:documentation&gt;</w:delText>
              </w:r>
            </w:del>
          </w:p>
          <w:p w14:paraId="4CFCB384" w14:textId="77777777" w:rsidR="00E02224" w:rsidRDefault="00E02224" w:rsidP="00E02224">
            <w:pPr>
              <w:pStyle w:val="XML1"/>
              <w:rPr>
                <w:del w:id="4759" w:author="aas" w:date="2013-10-14T02:06:00Z"/>
              </w:rPr>
            </w:pPr>
            <w:del w:id="4760" w:author="aas" w:date="2013-10-14T02:06:00Z">
              <w:r>
                <w:delText xml:space="preserve">            Used to set the reserved user-defined bits of</w:delText>
              </w:r>
            </w:del>
          </w:p>
          <w:p w14:paraId="157FB130" w14:textId="77777777" w:rsidR="00E02224" w:rsidRDefault="00E02224" w:rsidP="00E02224">
            <w:pPr>
              <w:pStyle w:val="XML1"/>
              <w:rPr>
                <w:del w:id="4761" w:author="aas" w:date="2013-10-14T02:06:00Z"/>
              </w:rPr>
            </w:pPr>
            <w:del w:id="4762" w:author="aas" w:date="2013-10-14T02:06:00Z">
              <w:r>
                <w:delText xml:space="preserve">            the GRE key field</w:delText>
              </w:r>
            </w:del>
          </w:p>
          <w:p w14:paraId="5EBD36EF" w14:textId="77777777" w:rsidR="00E02224" w:rsidRDefault="00E02224" w:rsidP="00E02224">
            <w:pPr>
              <w:pStyle w:val="XML1"/>
              <w:rPr>
                <w:del w:id="4763" w:author="aas" w:date="2013-10-14T02:06:00Z"/>
              </w:rPr>
            </w:pPr>
            <w:del w:id="4764" w:author="aas" w:date="2013-10-14T02:06:00Z">
              <w:r>
                <w:delText xml:space="preserve">          &lt;/xs:documentation&gt;</w:delText>
              </w:r>
            </w:del>
          </w:p>
          <w:p w14:paraId="1BF14704" w14:textId="77777777" w:rsidR="00E02224" w:rsidRDefault="00E02224" w:rsidP="00E02224">
            <w:pPr>
              <w:pStyle w:val="XML1"/>
              <w:rPr>
                <w:del w:id="4765" w:author="aas" w:date="2013-10-14T02:06:00Z"/>
              </w:rPr>
            </w:pPr>
            <w:del w:id="4766" w:author="aas" w:date="2013-10-14T02:06:00Z">
              <w:r>
                <w:delText xml:space="preserve">        &lt;/xs:annotation&gt;</w:delText>
              </w:r>
            </w:del>
          </w:p>
          <w:p w14:paraId="123E3647" w14:textId="77777777" w:rsidR="00E02224" w:rsidRDefault="00E02224" w:rsidP="00E02224">
            <w:pPr>
              <w:pStyle w:val="XML1"/>
              <w:rPr>
                <w:del w:id="4767" w:author="aas" w:date="2013-10-14T02:06:00Z"/>
              </w:rPr>
            </w:pPr>
            <w:del w:id="4768" w:author="aas" w:date="2013-10-14T02:06:00Z">
              <w:r>
                <w:delText xml:space="preserve">      &lt;/xs:element&gt;</w:delText>
              </w:r>
            </w:del>
          </w:p>
          <w:p w14:paraId="77B502C1" w14:textId="77777777" w:rsidR="00E02224" w:rsidRDefault="00E02224" w:rsidP="00E02224">
            <w:pPr>
              <w:pStyle w:val="XML1"/>
              <w:rPr>
                <w:del w:id="4769" w:author="aas" w:date="2013-10-14T02:06:00Z"/>
              </w:rPr>
            </w:pPr>
            <w:del w:id="4770" w:author="aas" w:date="2013-10-14T02:06:00Z">
              <w:r>
                <w:delText xml:space="preserve">      &lt;xs:element name="tni-multicast-group"  type="inet:ip-address"&gt;</w:delText>
              </w:r>
            </w:del>
          </w:p>
          <w:p w14:paraId="76379275" w14:textId="77777777" w:rsidR="00E02224" w:rsidRDefault="00E02224" w:rsidP="00E02224">
            <w:pPr>
              <w:pStyle w:val="XML1"/>
              <w:rPr>
                <w:del w:id="4771" w:author="aas" w:date="2013-10-14T02:06:00Z"/>
              </w:rPr>
            </w:pPr>
            <w:del w:id="4772" w:author="aas" w:date="2013-10-14T02:06:00Z">
              <w:r>
                <w:delText xml:space="preserve">        &lt;xs:annotation&gt;</w:delText>
              </w:r>
            </w:del>
          </w:p>
          <w:p w14:paraId="4CFA8585" w14:textId="77777777" w:rsidR="00E02224" w:rsidRDefault="00E02224" w:rsidP="00E02224">
            <w:pPr>
              <w:pStyle w:val="XML1"/>
              <w:rPr>
                <w:del w:id="4773" w:author="aas" w:date="2013-10-14T02:06:00Z"/>
              </w:rPr>
            </w:pPr>
            <w:del w:id="4774" w:author="aas" w:date="2013-10-14T02:06:00Z">
              <w:r>
                <w:delText xml:space="preserve">          &lt;xs:documentation&gt;</w:delText>
              </w:r>
            </w:del>
          </w:p>
          <w:p w14:paraId="41E11243" w14:textId="77777777" w:rsidR="00E02224" w:rsidRDefault="00E02224" w:rsidP="00E02224">
            <w:pPr>
              <w:pStyle w:val="XML1"/>
              <w:rPr>
                <w:del w:id="4775" w:author="aas" w:date="2013-10-14T02:06:00Z"/>
              </w:rPr>
            </w:pPr>
            <w:del w:id="4776" w:author="aas" w:date="2013-10-14T02:06:00Z">
              <w:r>
                <w:delText xml:space="preserve">            If IP multicast is used to support broadcast</w:delText>
              </w:r>
            </w:del>
          </w:p>
          <w:p w14:paraId="72867119" w14:textId="77777777" w:rsidR="00E02224" w:rsidRDefault="00E02224" w:rsidP="00E02224">
            <w:pPr>
              <w:pStyle w:val="XML1"/>
              <w:rPr>
                <w:del w:id="4777" w:author="aas" w:date="2013-10-14T02:06:00Z"/>
              </w:rPr>
            </w:pPr>
            <w:del w:id="4778" w:author="aas" w:date="2013-10-14T02:06:00Z">
              <w:r>
                <w:delText xml:space="preserve">            on the tunnel this element specifies the corresponding </w:delText>
              </w:r>
            </w:del>
          </w:p>
          <w:p w14:paraId="2AADC757" w14:textId="77777777" w:rsidR="00E02224" w:rsidRDefault="00E02224" w:rsidP="00E02224">
            <w:pPr>
              <w:pStyle w:val="XML1"/>
              <w:rPr>
                <w:del w:id="4779" w:author="aas" w:date="2013-10-14T02:06:00Z"/>
              </w:rPr>
            </w:pPr>
            <w:del w:id="4780" w:author="aas" w:date="2013-10-14T02:06:00Z">
              <w:r>
                <w:delText xml:space="preserve">            multicast IP address</w:delText>
              </w:r>
            </w:del>
          </w:p>
          <w:p w14:paraId="67C526CD" w14:textId="77777777" w:rsidR="00E02224" w:rsidRDefault="00E02224" w:rsidP="00E02224">
            <w:pPr>
              <w:pStyle w:val="XML1"/>
              <w:rPr>
                <w:del w:id="4781" w:author="aas" w:date="2013-10-14T02:06:00Z"/>
              </w:rPr>
            </w:pPr>
            <w:del w:id="4782" w:author="aas" w:date="2013-10-14T02:06:00Z">
              <w:r>
                <w:delText xml:space="preserve">          &lt;/xs:documentation&gt;</w:delText>
              </w:r>
            </w:del>
          </w:p>
          <w:p w14:paraId="116E6A48" w14:textId="77777777" w:rsidR="00E02224" w:rsidRDefault="00E02224" w:rsidP="00E02224">
            <w:pPr>
              <w:pStyle w:val="XML1"/>
              <w:rPr>
                <w:del w:id="4783" w:author="aas" w:date="2013-10-14T02:06:00Z"/>
              </w:rPr>
            </w:pPr>
            <w:del w:id="4784" w:author="aas" w:date="2013-10-14T02:06:00Z">
              <w:r>
                <w:delText xml:space="preserve">        &lt;/xs:annotation&gt;</w:delText>
              </w:r>
            </w:del>
          </w:p>
          <w:p w14:paraId="53EFFD88" w14:textId="77777777" w:rsidR="00E02224" w:rsidRDefault="00E02224" w:rsidP="00E02224">
            <w:pPr>
              <w:pStyle w:val="XML1"/>
              <w:rPr>
                <w:del w:id="4785" w:author="aas" w:date="2013-10-14T02:06:00Z"/>
              </w:rPr>
            </w:pPr>
            <w:del w:id="4786" w:author="aas" w:date="2013-10-14T02:06:00Z">
              <w:r>
                <w:delText xml:space="preserve">      &lt;/xs:element&gt;</w:delText>
              </w:r>
            </w:del>
          </w:p>
          <w:p w14:paraId="38DE3F25" w14:textId="77777777" w:rsidR="00E02224" w:rsidRDefault="00E02224" w:rsidP="00E02224">
            <w:pPr>
              <w:pStyle w:val="XML1"/>
              <w:rPr>
                <w:del w:id="4787" w:author="aas" w:date="2013-10-14T02:06:00Z"/>
              </w:rPr>
            </w:pPr>
            <w:del w:id="4788" w:author="aas" w:date="2013-10-14T02:06:00Z">
              <w:r>
                <w:delText xml:space="preserve">    &lt;/xs:sequence&gt;</w:delText>
              </w:r>
            </w:del>
          </w:p>
          <w:p w14:paraId="41294821" w14:textId="77777777" w:rsidR="00E02224" w:rsidRDefault="00E02224" w:rsidP="00E02224">
            <w:pPr>
              <w:pStyle w:val="XML1"/>
              <w:rPr>
                <w:del w:id="4789" w:author="aas" w:date="2013-10-14T02:06:00Z"/>
              </w:rPr>
            </w:pPr>
            <w:del w:id="4790" w:author="aas" w:date="2013-10-14T02:06:00Z">
              <w:r>
                <w:delText xml:space="preserve">  &lt;/xs:group&gt;</w:delText>
              </w:r>
            </w:del>
          </w:p>
          <w:p w14:paraId="67C10416" w14:textId="77777777" w:rsidR="00712E70" w:rsidRPr="009F1B7D" w:rsidRDefault="00712E70" w:rsidP="00E02224">
            <w:pPr>
              <w:pStyle w:val="XML1"/>
              <w:rPr>
                <w:del w:id="4791" w:author="aas" w:date="2013-10-14T02:06:00Z"/>
              </w:rPr>
            </w:pPr>
          </w:p>
        </w:tc>
      </w:tr>
    </w:tbl>
    <w:p w14:paraId="0C46D66E" w14:textId="77777777" w:rsidR="00B7089E" w:rsidRPr="009F1B7D" w:rsidRDefault="00B7089E">
      <w:pPr>
        <w:pPrChange w:id="4792" w:author="aas" w:date="2013-10-14T02:06:00Z">
          <w:pPr>
            <w:pStyle w:val="BodyText"/>
          </w:pPr>
        </w:pPrChange>
      </w:pPr>
    </w:p>
    <w:p w14:paraId="149CFE13" w14:textId="6DE39D74" w:rsidR="00B7089E" w:rsidRPr="009F1B7D" w:rsidRDefault="00B7089E" w:rsidP="00D14D27">
      <w:pPr>
        <w:pStyle w:val="Heading3"/>
      </w:pPr>
      <w:bookmarkStart w:id="4793" w:name="_Toc315954015"/>
      <w:bookmarkStart w:id="4794" w:name="_Toc316542525"/>
      <w:bookmarkStart w:id="4795" w:name="_Toc243774074"/>
      <w:r w:rsidRPr="00DB42FD">
        <w:lastRenderedPageBreak/>
        <w:t>XML Example</w:t>
      </w:r>
      <w:bookmarkEnd w:id="4793"/>
      <w:bookmarkEnd w:id="4794"/>
      <w:r w:rsidR="007344A3">
        <w:t>s</w:t>
      </w:r>
      <w:bookmarkEnd w:id="4795"/>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w:t>
            </w:r>
            <w:proofErr w:type="spellStart"/>
            <w:r w:rsidRPr="009F1B7D">
              <w:t>oper</w:t>
            </w:r>
            <w:proofErr w:type="spellEnd"/>
            <w:r w:rsidRPr="009F1B7D">
              <w:t>-state&gt;up&lt;/</w:t>
            </w:r>
            <w:proofErr w:type="spellStart"/>
            <w:r w:rsidRPr="009F1B7D">
              <w:t>oper</w:t>
            </w:r>
            <w:proofErr w:type="spellEnd"/>
            <w:r w:rsidRPr="009F1B7D">
              <w:t>-state&gt;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 xml:space="preserve">&lt;!-- Example for a logical port representing a </w:t>
            </w:r>
            <w:proofErr w:type="spellStart"/>
            <w:r>
              <w:t>VxLAN</w:t>
            </w:r>
            <w:proofErr w:type="spellEnd"/>
            <w:r>
              <w:t xml:space="preserve">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w:t>
            </w:r>
            <w:proofErr w:type="spellStart"/>
            <w:r w:rsidRPr="009F1B7D">
              <w:t>oper</w:t>
            </w:r>
            <w:proofErr w:type="spellEnd"/>
            <w:r w:rsidRPr="009F1B7D">
              <w:t>-state&gt;up&lt;/</w:t>
            </w:r>
            <w:proofErr w:type="spellStart"/>
            <w:r w:rsidRPr="009F1B7D">
              <w:t>oper</w:t>
            </w:r>
            <w:proofErr w:type="spellEnd"/>
            <w:r w:rsidRPr="009F1B7D">
              <w:t>-state&gt;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proofErr w:type="spellStart"/>
            <w:r>
              <w:t>vxlan</w:t>
            </w:r>
            <w:proofErr w:type="spellEnd"/>
            <w:r>
              <w:t>-tunnel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w:t>
            </w:r>
            <w:proofErr w:type="spellStart"/>
            <w:r>
              <w:t>vni</w:t>
            </w:r>
            <w:proofErr w:type="spellEnd"/>
            <w:r>
              <w:t>-valid&gt;true&lt;/</w:t>
            </w:r>
            <w:proofErr w:type="spellStart"/>
            <w:r>
              <w:t>vni</w:t>
            </w:r>
            <w:proofErr w:type="spellEnd"/>
            <w:r>
              <w:t>-valid&gt;</w:t>
            </w:r>
          </w:p>
          <w:p w14:paraId="2D28E321" w14:textId="77777777" w:rsidR="007344A3" w:rsidRDefault="007344A3" w:rsidP="007344A3">
            <w:pPr>
              <w:pStyle w:val="XML3"/>
            </w:pPr>
            <w:r>
              <w:t>&lt;</w:t>
            </w:r>
            <w:proofErr w:type="spellStart"/>
            <w:r>
              <w:t>vni</w:t>
            </w:r>
            <w:proofErr w:type="spellEnd"/>
            <w:r>
              <w:t>&gt;15581985&lt;/</w:t>
            </w:r>
            <w:proofErr w:type="spellStart"/>
            <w:r>
              <w:t>vni</w:t>
            </w:r>
            <w:proofErr w:type="spellEnd"/>
            <w:r>
              <w:t>&gt;</w:t>
            </w:r>
          </w:p>
          <w:p w14:paraId="149E44EE" w14:textId="77777777" w:rsidR="007344A3" w:rsidRDefault="007344A3" w:rsidP="007344A3">
            <w:pPr>
              <w:pStyle w:val="XML3"/>
            </w:pPr>
            <w:r>
              <w:t>&lt;</w:t>
            </w:r>
            <w:proofErr w:type="spellStart"/>
            <w:r>
              <w:t>udp</w:t>
            </w:r>
            <w:proofErr w:type="spellEnd"/>
            <w:r>
              <w:t>-source-port&gt;3804&lt;/</w:t>
            </w:r>
            <w:proofErr w:type="spellStart"/>
            <w:r>
              <w:t>udp</w:t>
            </w:r>
            <w:proofErr w:type="spellEnd"/>
            <w:r>
              <w:t>-source-port&gt;</w:t>
            </w:r>
          </w:p>
          <w:p w14:paraId="16C72412" w14:textId="125C48CA" w:rsidR="007344A3" w:rsidRDefault="007344A3" w:rsidP="007344A3">
            <w:pPr>
              <w:pStyle w:val="XML3"/>
            </w:pPr>
            <w:r>
              <w:t>&lt;</w:t>
            </w:r>
            <w:proofErr w:type="spellStart"/>
            <w:r>
              <w:t>udp</w:t>
            </w:r>
            <w:proofErr w:type="spellEnd"/>
            <w:r>
              <w:t>-</w:t>
            </w:r>
            <w:proofErr w:type="spellStart"/>
            <w:r>
              <w:t>dest</w:t>
            </w:r>
            <w:proofErr w:type="spellEnd"/>
            <w:r>
              <w:t>-port&gt;</w:t>
            </w:r>
            <w:r w:rsidR="00994B9F">
              <w:t>4789</w:t>
            </w:r>
            <w:r>
              <w:t>&lt;/</w:t>
            </w:r>
            <w:proofErr w:type="spellStart"/>
            <w:r>
              <w:t>udp</w:t>
            </w:r>
            <w:proofErr w:type="spellEnd"/>
            <w:r>
              <w:t>-</w:t>
            </w:r>
            <w:proofErr w:type="spellStart"/>
            <w:r>
              <w:t>dest</w:t>
            </w:r>
            <w:proofErr w:type="spellEnd"/>
            <w:r>
              <w:t>-port&gt;</w:t>
            </w:r>
          </w:p>
          <w:p w14:paraId="70BF968F" w14:textId="77777777" w:rsidR="007344A3" w:rsidRDefault="007344A3" w:rsidP="007344A3">
            <w:pPr>
              <w:pStyle w:val="XML3"/>
            </w:pPr>
            <w:r>
              <w:t>&lt;</w:t>
            </w:r>
            <w:proofErr w:type="spellStart"/>
            <w:r>
              <w:t>udp</w:t>
            </w:r>
            <w:proofErr w:type="spellEnd"/>
            <w:r>
              <w:t>-checksum&gt;false&lt;/</w:t>
            </w:r>
            <w:proofErr w:type="spellStart"/>
            <w:r>
              <w:t>udp</w:t>
            </w:r>
            <w:proofErr w:type="spellEnd"/>
            <w:r>
              <w:t>-checksum&gt;</w:t>
            </w:r>
          </w:p>
          <w:p w14:paraId="00FFEBDB" w14:textId="77777777" w:rsidR="007344A3" w:rsidRPr="009F1B7D" w:rsidRDefault="007344A3" w:rsidP="007344A3">
            <w:pPr>
              <w:pStyle w:val="XML2"/>
            </w:pPr>
            <w:r w:rsidRPr="009F1B7D">
              <w:t>&lt;/</w:t>
            </w:r>
            <w:proofErr w:type="spellStart"/>
            <w:r>
              <w:t>vxlan</w:t>
            </w:r>
            <w:proofErr w:type="spellEnd"/>
            <w:r>
              <w:t>-tunnel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w:t>
            </w:r>
            <w:proofErr w:type="spellStart"/>
            <w:r w:rsidRPr="009F1B7D">
              <w:t>oper</w:t>
            </w:r>
            <w:proofErr w:type="spellEnd"/>
            <w:r w:rsidRPr="009F1B7D">
              <w:t>-state&gt;up&lt;/</w:t>
            </w:r>
            <w:proofErr w:type="spellStart"/>
            <w:r w:rsidRPr="009F1B7D">
              <w:t>oper</w:t>
            </w:r>
            <w:proofErr w:type="spellEnd"/>
            <w:r w:rsidRPr="009F1B7D">
              <w:t>-state&gt;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proofErr w:type="spellStart"/>
            <w:r>
              <w:t>nvgre</w:t>
            </w:r>
            <w:proofErr w:type="spellEnd"/>
            <w:r>
              <w:t>-tunnel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proofErr w:type="spellStart"/>
            <w:del w:id="4796" w:author="aas" w:date="2013-10-14T02:06:00Z">
              <w:r>
                <w:delText>tni</w:delText>
              </w:r>
            </w:del>
            <w:ins w:id="4797" w:author="aas" w:date="2013-10-14T02:06:00Z">
              <w:r w:rsidR="00B433CD">
                <w:t>vsid</w:t>
              </w:r>
            </w:ins>
            <w:proofErr w:type="spellEnd"/>
            <w:r>
              <w:t>&gt;15581985&lt;/</w:t>
            </w:r>
            <w:proofErr w:type="spellStart"/>
            <w:del w:id="4798" w:author="aas" w:date="2013-10-14T02:06:00Z">
              <w:r>
                <w:delText>tni</w:delText>
              </w:r>
            </w:del>
            <w:ins w:id="4799" w:author="aas" w:date="2013-10-14T02:06:00Z">
              <w:r w:rsidR="00B433CD">
                <w:t>vsid</w:t>
              </w:r>
            </w:ins>
            <w:proofErr w:type="spellEnd"/>
            <w:r>
              <w:t>&gt;</w:t>
            </w:r>
          </w:p>
          <w:p w14:paraId="264C3C84" w14:textId="59D1F997" w:rsidR="00B433CD" w:rsidRDefault="00B433CD" w:rsidP="007344A3">
            <w:pPr>
              <w:pStyle w:val="XML3"/>
              <w:rPr>
                <w:rPrChange w:id="4800" w:author="aas" w:date="2013-10-14T02:06:00Z">
                  <w:rPr>
                    <w:lang w:val="de-DE"/>
                  </w:rPr>
                </w:rPrChange>
              </w:rPr>
            </w:pPr>
            <w:r>
              <w:rPr>
                <w:rPrChange w:id="4801" w:author="aas" w:date="2013-10-14T02:06:00Z">
                  <w:rPr>
                    <w:lang w:val="de-DE"/>
                  </w:rPr>
                </w:rPrChange>
              </w:rPr>
              <w:t>&lt;</w:t>
            </w:r>
            <w:del w:id="4802" w:author="aas" w:date="2013-10-14T02:06:00Z">
              <w:r w:rsidR="007344A3" w:rsidRPr="00C128FA">
                <w:rPr>
                  <w:lang w:val="de-DE"/>
                </w:rPr>
                <w:delText>tni-resv&gt;173&lt;/tni-resv</w:delText>
              </w:r>
            </w:del>
            <w:ins w:id="4803" w:author="aas" w:date="2013-10-14T02:06:00Z">
              <w:r>
                <w:t>flow-id&gt;</w:t>
              </w:r>
              <w:r w:rsidR="00C7785A">
                <w:t>335&lt;/flow-id</w:t>
              </w:r>
            </w:ins>
            <w:r w:rsidR="00C7785A">
              <w:rPr>
                <w:rPrChange w:id="4804"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05" w:author="aas" w:date="2013-10-14T02:06:00Z">
                  <w:rPr>
                    <w:lang w:val="de-DE"/>
                  </w:rPr>
                </w:rPrChange>
              </w:rPr>
              <w:pPrChange w:id="4806"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807" w:name="_Toc243774075"/>
      <w:proofErr w:type="spellStart"/>
      <w:r w:rsidRPr="00EB2D77">
        <w:t>OpenFlow</w:t>
      </w:r>
      <w:proofErr w:type="spellEnd"/>
      <w:r w:rsidRPr="00EB2D77">
        <w:t xml:space="preserve"> Port Feature</w:t>
      </w:r>
      <w:bookmarkEnd w:id="4807"/>
    </w:p>
    <w:p w14:paraId="6D35C114" w14:textId="77777777" w:rsidR="00EB2D77" w:rsidRPr="00EB2D77" w:rsidRDefault="00EB2D77" w:rsidP="0094763A">
      <w:proofErr w:type="spellStart"/>
      <w:r w:rsidRPr="00EB2D77">
        <w:t>OpenFlow</w:t>
      </w:r>
      <w:proofErr w:type="spellEnd"/>
      <w:r w:rsidRPr="00EB2D77">
        <w:t xml:space="preserve"> Port Features </w:t>
      </w:r>
      <w:proofErr w:type="spellStart"/>
      <w:r w:rsidRPr="00EB2D77">
        <w:t>includePort</w:t>
      </w:r>
      <w:proofErr w:type="spellEnd"/>
      <w:r w:rsidRPr="00EB2D77">
        <w:t xml:space="preserve"> Rate, Port Medium, Port Pause, and Port Auto-</w:t>
      </w:r>
      <w:proofErr w:type="spellStart"/>
      <w:r w:rsidRPr="00EB2D77">
        <w:t>Negotiate.The</w:t>
      </w:r>
      <w:proofErr w:type="spellEnd"/>
      <w:r w:rsidRPr="00EB2D77">
        <w:t xml:space="preserve"> normative semantics of these features are described in the </w:t>
      </w:r>
      <w:proofErr w:type="spellStart"/>
      <w:r w:rsidRPr="00EB2D77">
        <w:t>OpenFlow</w:t>
      </w:r>
      <w:proofErr w:type="spellEnd"/>
      <w:r w:rsidRPr="00EB2D77">
        <w:t xml:space="preserve"> protocol specification.</w:t>
      </w:r>
    </w:p>
    <w:p w14:paraId="423D0BAF" w14:textId="77777777" w:rsidR="0094763A" w:rsidRPr="009F1B7D" w:rsidRDefault="0094763A" w:rsidP="00D14D27">
      <w:pPr>
        <w:pStyle w:val="Heading3"/>
      </w:pPr>
      <w:bookmarkStart w:id="4808" w:name="_Toc315954019"/>
      <w:bookmarkStart w:id="4809" w:name="_Toc316542529"/>
      <w:bookmarkStart w:id="4810" w:name="_Toc243774076"/>
      <w:r w:rsidRPr="00DB42FD">
        <w:lastRenderedPageBreak/>
        <w:t>UML Diagram</w:t>
      </w:r>
      <w:bookmarkEnd w:id="4808"/>
      <w:bookmarkEnd w:id="4809"/>
      <w:bookmarkEnd w:id="4810"/>
    </w:p>
    <w:p w14:paraId="3AF6164F" w14:textId="4D5A695E" w:rsidR="0094763A" w:rsidRPr="009F1B7D" w:rsidRDefault="007E5BB2" w:rsidP="0094763A">
      <w:pPr>
        <w:keepNext/>
        <w:jc w:val="center"/>
      </w:pPr>
      <w:r>
        <w:object w:dxaOrig="7156" w:dyaOrig="7489" w14:anchorId="6A6204AE">
          <v:shape id="_x0000_i1035" type="#_x0000_t75" style="width:358.5pt;height:372.75pt" o:ole="">
            <v:imagedata r:id="rId37" o:title=""/>
          </v:shape>
          <o:OLEObject Type="Embed" ProgID="Visio.Drawing.11" ShapeID="_x0000_i1035" DrawAspect="Content" ObjectID="_1447426561" r:id="rId38"/>
        </w:object>
      </w:r>
    </w:p>
    <w:p w14:paraId="133C4401" w14:textId="34604711" w:rsidR="0094763A" w:rsidRPr="009F1B7D" w:rsidRDefault="0094763A" w:rsidP="001026D4">
      <w:pPr>
        <w:pStyle w:val="Caption"/>
      </w:pPr>
      <w:r w:rsidRPr="00CE3A81">
        <w:t xml:space="preserve">Figure </w:t>
      </w:r>
      <w:r w:rsidR="001026D4">
        <w:rPr>
          <w:b w:val="0"/>
          <w:rPrChange w:id="4811" w:author="aas" w:date="2013-10-14T02:06:00Z">
            <w:rPr>
              <w:lang w:bidi="ar-SA"/>
            </w:rPr>
          </w:rPrChange>
        </w:rPr>
        <w:fldChar w:fldCharType="begin"/>
      </w:r>
      <w:r w:rsidR="001026D4">
        <w:rPr>
          <w:b w:val="0"/>
          <w:rPrChange w:id="4812" w:author="aas" w:date="2013-10-14T02:06:00Z">
            <w:rPr/>
          </w:rPrChange>
        </w:rPr>
        <w:instrText xml:space="preserve"> SEQ Figure \* ARABIC </w:instrText>
      </w:r>
      <w:r w:rsidR="001026D4">
        <w:rPr>
          <w:b w:val="0"/>
          <w:rPrChange w:id="4813" w:author="aas" w:date="2013-10-14T02:06:00Z">
            <w:rPr>
              <w:lang w:bidi="ar-SA"/>
            </w:rPr>
          </w:rPrChange>
        </w:rPr>
        <w:fldChar w:fldCharType="separate"/>
      </w:r>
      <w:ins w:id="4814" w:author="Anees Shaikh" w:date="2013-10-19T23:57:00Z">
        <w:r w:rsidR="00EE43EB">
          <w:rPr>
            <w:b w:val="0"/>
            <w:noProof/>
          </w:rPr>
          <w:t>8</w:t>
        </w:r>
      </w:ins>
      <w:del w:id="4815" w:author="Anees Shaikh" w:date="2013-10-19T23:57:00Z">
        <w:r w:rsidRPr="00CE3A81" w:rsidDel="00EE43EB">
          <w:rPr>
            <w:noProof/>
          </w:rPr>
          <w:delText>1</w:delText>
        </w:r>
      </w:del>
      <w:r w:rsidR="001026D4">
        <w:rPr>
          <w:rFonts w:asciiTheme="minorHAnsi" w:hAnsiTheme="minorHAnsi"/>
          <w:b w:val="0"/>
          <w:color w:val="auto"/>
          <w:sz w:val="22"/>
          <w:rPrChange w:id="4816" w:author="aas" w:date="2013-10-14T02:06:00Z">
            <w:rPr>
              <w:lang w:bidi="ar-SA"/>
            </w:rPr>
          </w:rPrChange>
        </w:rPr>
        <w:fldChar w:fldCharType="end"/>
      </w:r>
      <w:r w:rsidR="007E5BB2">
        <w:t>1</w:t>
      </w:r>
      <w:r w:rsidRPr="00CE3A81">
        <w:t xml:space="preserve">: Data Model Diagram for an </w:t>
      </w:r>
      <w:proofErr w:type="spellStart"/>
      <w:r w:rsidRPr="00CE3A81">
        <w:t>OpenFlow</w:t>
      </w:r>
      <w:proofErr w:type="spellEnd"/>
      <w:r w:rsidRPr="00CE3A81">
        <w:t xml:space="preserve"> Port Feature</w:t>
      </w:r>
    </w:p>
    <w:p w14:paraId="6760EABF" w14:textId="77777777" w:rsidR="0094763A" w:rsidRPr="009F1B7D" w:rsidRDefault="0094763A" w:rsidP="00D14D27">
      <w:pPr>
        <w:pStyle w:val="Heading3"/>
        <w:rPr>
          <w:del w:id="4817" w:author="aas" w:date="2013-10-14T02:06:00Z"/>
        </w:rPr>
      </w:pPr>
      <w:bookmarkStart w:id="4818" w:name="_Toc315954020"/>
      <w:bookmarkStart w:id="4819" w:name="_Toc316542530"/>
      <w:bookmarkStart w:id="4820" w:name="_Toc315954021"/>
      <w:bookmarkStart w:id="4821" w:name="_Toc316542531"/>
      <w:del w:id="4822" w:author="aas" w:date="2013-10-14T02:06:00Z">
        <w:r w:rsidRPr="00DB42FD">
          <w:delText>XML Schema</w:delText>
        </w:r>
        <w:bookmarkEnd w:id="4818"/>
        <w:bookmarkEnd w:id="4819"/>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23" w:author="aas" w:date="2013-10-14T02:06:00Z"/>
        </w:trPr>
        <w:tc>
          <w:tcPr>
            <w:tcW w:w="8820" w:type="dxa"/>
          </w:tcPr>
          <w:p w14:paraId="0C1A99E0" w14:textId="77777777" w:rsidR="00766893" w:rsidRDefault="00766893" w:rsidP="00766893">
            <w:pPr>
              <w:pStyle w:val="XML1"/>
              <w:rPr>
                <w:del w:id="4824" w:author="aas" w:date="2013-10-14T02:06:00Z"/>
              </w:rPr>
            </w:pPr>
            <w:del w:id="4825" w:author="aas" w:date="2013-10-14T02:06:00Z">
              <w:r>
                <w:delText xml:space="preserve">  &lt;xs:group name="OFPortCurrentFeatureListType"&gt;</w:delText>
              </w:r>
            </w:del>
          </w:p>
          <w:p w14:paraId="738DDCD8" w14:textId="77777777" w:rsidR="00766893" w:rsidRDefault="00766893" w:rsidP="00766893">
            <w:pPr>
              <w:pStyle w:val="XML1"/>
              <w:rPr>
                <w:del w:id="4826" w:author="aas" w:date="2013-10-14T02:06:00Z"/>
              </w:rPr>
            </w:pPr>
            <w:del w:id="4827" w:author="aas" w:date="2013-10-14T02:06:00Z">
              <w:r>
                <w:delText xml:space="preserve">    &lt;xs:annotation&gt;</w:delText>
              </w:r>
            </w:del>
          </w:p>
          <w:p w14:paraId="245E4CB2" w14:textId="77777777" w:rsidR="00766893" w:rsidRDefault="00766893" w:rsidP="00766893">
            <w:pPr>
              <w:pStyle w:val="XML1"/>
              <w:rPr>
                <w:del w:id="4828" w:author="aas" w:date="2013-10-14T02:06:00Z"/>
              </w:rPr>
            </w:pPr>
            <w:del w:id="4829" w:author="aas" w:date="2013-10-14T02:06:00Z">
              <w:r>
                <w:delText xml:space="preserve">      &lt;xs:documentation&gt;</w:delText>
              </w:r>
            </w:del>
          </w:p>
          <w:p w14:paraId="50B116D0" w14:textId="77777777" w:rsidR="00766893" w:rsidRDefault="00766893" w:rsidP="00766893">
            <w:pPr>
              <w:pStyle w:val="XML1"/>
              <w:rPr>
                <w:del w:id="4830" w:author="aas" w:date="2013-10-14T02:06:00Z"/>
              </w:rPr>
            </w:pPr>
            <w:del w:id="4831" w:author="aas" w:date="2013-10-14T02:06:00Z">
              <w:r>
                <w:delText xml:space="preserve">        The current features of a port.</w:delText>
              </w:r>
            </w:del>
          </w:p>
          <w:p w14:paraId="34C514B6" w14:textId="77777777" w:rsidR="00766893" w:rsidRDefault="00766893" w:rsidP="00766893">
            <w:pPr>
              <w:pStyle w:val="XML1"/>
              <w:rPr>
                <w:del w:id="4832" w:author="aas" w:date="2013-10-14T02:06:00Z"/>
              </w:rPr>
            </w:pPr>
          </w:p>
          <w:p w14:paraId="07B85A38" w14:textId="77777777" w:rsidR="00766893" w:rsidRDefault="00766893" w:rsidP="00766893">
            <w:pPr>
              <w:pStyle w:val="XML1"/>
              <w:rPr>
                <w:del w:id="4833" w:author="aas" w:date="2013-10-14T02:06:00Z"/>
              </w:rPr>
            </w:pPr>
            <w:del w:id="4834" w:author="aas" w:date="2013-10-14T02:06:00Z">
              <w:r>
                <w:delText xml:space="preserve">        Elements in the type OFPortCurrentFeatureListType are not</w:delText>
              </w:r>
            </w:del>
          </w:p>
          <w:p w14:paraId="4669D07D" w14:textId="77777777" w:rsidR="00766893" w:rsidRDefault="00766893" w:rsidP="00766893">
            <w:pPr>
              <w:pStyle w:val="XML1"/>
              <w:rPr>
                <w:del w:id="4835" w:author="aas" w:date="2013-10-14T02:06:00Z"/>
              </w:rPr>
            </w:pPr>
            <w:del w:id="4836" w:author="aas" w:date="2013-10-14T02:06:00Z">
              <w:r>
                <w:delText xml:space="preserve">        configurable and can only be retrieved by NETCONF &amp;lt;get&amp;gt;</w:delText>
              </w:r>
            </w:del>
          </w:p>
          <w:p w14:paraId="64702373" w14:textId="77777777" w:rsidR="00766893" w:rsidRDefault="00766893" w:rsidP="00766893">
            <w:pPr>
              <w:pStyle w:val="XML1"/>
              <w:rPr>
                <w:del w:id="4837" w:author="aas" w:date="2013-10-14T02:06:00Z"/>
              </w:rPr>
            </w:pPr>
            <w:del w:id="4838" w:author="aas" w:date="2013-10-14T02:06:00Z">
              <w:r>
                <w:delText xml:space="preserve">        operations. Attemps to modify this element and its children</w:delText>
              </w:r>
            </w:del>
          </w:p>
          <w:p w14:paraId="3D0CDD07" w14:textId="77777777" w:rsidR="00766893" w:rsidRDefault="00766893" w:rsidP="00766893">
            <w:pPr>
              <w:pStyle w:val="XML1"/>
              <w:rPr>
                <w:del w:id="4839" w:author="aas" w:date="2013-10-14T02:06:00Z"/>
              </w:rPr>
            </w:pPr>
            <w:del w:id="4840" w:author="aas" w:date="2013-10-14T02:06:00Z">
              <w:r>
                <w:delText xml:space="preserve">        with a NETCONF &amp;lt;edit-config&amp;gt; operation MUST result in an </w:delText>
              </w:r>
            </w:del>
          </w:p>
          <w:p w14:paraId="31881EC0" w14:textId="77777777" w:rsidR="00766893" w:rsidRDefault="00766893" w:rsidP="00766893">
            <w:pPr>
              <w:pStyle w:val="XML1"/>
              <w:rPr>
                <w:del w:id="4841" w:author="aas" w:date="2013-10-14T02:06:00Z"/>
              </w:rPr>
            </w:pPr>
            <w:del w:id="4842" w:author="aas" w:date="2013-10-14T02:06:00Z">
              <w:r>
                <w:delText xml:space="preserve">        'operation-not-supported' error with type 'application'.</w:delText>
              </w:r>
            </w:del>
          </w:p>
          <w:p w14:paraId="4E1070FC" w14:textId="77777777" w:rsidR="00766893" w:rsidRDefault="00766893" w:rsidP="00766893">
            <w:pPr>
              <w:pStyle w:val="XML1"/>
              <w:rPr>
                <w:del w:id="4843" w:author="aas" w:date="2013-10-14T02:06:00Z"/>
              </w:rPr>
            </w:pPr>
            <w:del w:id="4844" w:author="aas" w:date="2013-10-14T02:06:00Z">
              <w:r>
                <w:delText xml:space="preserve">      &lt;/xs:documentation&gt;</w:delText>
              </w:r>
            </w:del>
          </w:p>
          <w:p w14:paraId="67CB4717" w14:textId="77777777" w:rsidR="00766893" w:rsidRDefault="00766893" w:rsidP="00766893">
            <w:pPr>
              <w:pStyle w:val="XML1"/>
              <w:rPr>
                <w:del w:id="4845" w:author="aas" w:date="2013-10-14T02:06:00Z"/>
              </w:rPr>
            </w:pPr>
            <w:del w:id="4846" w:author="aas" w:date="2013-10-14T02:06:00Z">
              <w:r>
                <w:delText xml:space="preserve">    &lt;/xs:annotation&gt;</w:delText>
              </w:r>
            </w:del>
          </w:p>
          <w:p w14:paraId="7C732B7F" w14:textId="77777777" w:rsidR="00766893" w:rsidRDefault="00766893" w:rsidP="00766893">
            <w:pPr>
              <w:pStyle w:val="XML1"/>
              <w:rPr>
                <w:del w:id="4847" w:author="aas" w:date="2013-10-14T02:06:00Z"/>
              </w:rPr>
            </w:pPr>
          </w:p>
          <w:p w14:paraId="6958A7C9" w14:textId="77777777" w:rsidR="00766893" w:rsidRDefault="00766893" w:rsidP="00766893">
            <w:pPr>
              <w:pStyle w:val="XML1"/>
              <w:rPr>
                <w:del w:id="4848" w:author="aas" w:date="2013-10-14T02:06:00Z"/>
              </w:rPr>
            </w:pPr>
            <w:del w:id="4849" w:author="aas" w:date="2013-10-14T02:06:00Z">
              <w:r>
                <w:delText xml:space="preserve">    &lt;xs:sequence&gt;</w:delText>
              </w:r>
            </w:del>
          </w:p>
          <w:p w14:paraId="0929C594" w14:textId="77777777" w:rsidR="00766893" w:rsidRDefault="00766893" w:rsidP="00766893">
            <w:pPr>
              <w:pStyle w:val="XML1"/>
              <w:rPr>
                <w:del w:id="4850" w:author="aas" w:date="2013-10-14T02:06:00Z"/>
              </w:rPr>
            </w:pPr>
            <w:del w:id="4851" w:author="aas" w:date="2013-10-14T02:06:00Z">
              <w:r>
                <w:delText xml:space="preserve">      &lt;xs:element name="rate"  type="OFPortRateType"&gt;</w:delText>
              </w:r>
            </w:del>
          </w:p>
          <w:p w14:paraId="228D8666" w14:textId="77777777" w:rsidR="00766893" w:rsidRDefault="00766893" w:rsidP="00766893">
            <w:pPr>
              <w:pStyle w:val="XML1"/>
              <w:rPr>
                <w:del w:id="4852" w:author="aas" w:date="2013-10-14T02:06:00Z"/>
              </w:rPr>
            </w:pPr>
            <w:del w:id="4853" w:author="aas" w:date="2013-10-14T02:06:00Z">
              <w:r>
                <w:delText xml:space="preserve">        &lt;xs:annotation&gt;</w:delText>
              </w:r>
            </w:del>
          </w:p>
          <w:p w14:paraId="2A69C369" w14:textId="77777777" w:rsidR="00766893" w:rsidRDefault="00766893" w:rsidP="00766893">
            <w:pPr>
              <w:pStyle w:val="XML1"/>
              <w:rPr>
                <w:del w:id="4854" w:author="aas" w:date="2013-10-14T02:06:00Z"/>
              </w:rPr>
            </w:pPr>
            <w:del w:id="4855" w:author="aas" w:date="2013-10-14T02:06:00Z">
              <w:r>
                <w:delText xml:space="preserve">          &lt;xs:documentation&gt;</w:delText>
              </w:r>
            </w:del>
          </w:p>
          <w:p w14:paraId="367A4A25" w14:textId="77777777" w:rsidR="00766893" w:rsidRDefault="00766893" w:rsidP="00766893">
            <w:pPr>
              <w:pStyle w:val="XML1"/>
              <w:rPr>
                <w:del w:id="4856" w:author="aas" w:date="2013-10-14T02:06:00Z"/>
              </w:rPr>
            </w:pPr>
            <w:del w:id="4857" w:author="aas" w:date="2013-10-14T02:06:00Z">
              <w:r>
                <w:delText xml:space="preserve">            The transmission rate that is currently used.</w:delText>
              </w:r>
            </w:del>
          </w:p>
          <w:p w14:paraId="0C7B2D5C" w14:textId="77777777" w:rsidR="00766893" w:rsidRDefault="00766893" w:rsidP="00766893">
            <w:pPr>
              <w:pStyle w:val="XML1"/>
              <w:rPr>
                <w:del w:id="4858" w:author="aas" w:date="2013-10-14T02:06:00Z"/>
              </w:rPr>
            </w:pPr>
            <w:del w:id="4859" w:author="aas" w:date="2013-10-14T02:06:00Z">
              <w:r>
                <w:delText xml:space="preserve">            The value MUST indicate a valid forwarding rate.  </w:delText>
              </w:r>
            </w:del>
          </w:p>
          <w:p w14:paraId="6C87D393" w14:textId="77777777" w:rsidR="00766893" w:rsidRDefault="00766893" w:rsidP="00766893">
            <w:pPr>
              <w:pStyle w:val="XML1"/>
              <w:rPr>
                <w:del w:id="4860" w:author="aas" w:date="2013-10-14T02:06:00Z"/>
              </w:rPr>
            </w:pPr>
            <w:del w:id="4861" w:author="aas" w:date="2013-10-14T02:06:00Z">
              <w:r>
                <w:delText xml:space="preserve">                  </w:delText>
              </w:r>
            </w:del>
          </w:p>
          <w:p w14:paraId="31CC8E3D" w14:textId="77777777" w:rsidR="00766893" w:rsidRDefault="00766893" w:rsidP="00766893">
            <w:pPr>
              <w:pStyle w:val="XML1"/>
              <w:rPr>
                <w:del w:id="4862" w:author="aas" w:date="2013-10-14T02:06:00Z"/>
              </w:rPr>
            </w:pPr>
            <w:del w:id="4863" w:author="aas" w:date="2013-10-14T02:06:00Z">
              <w:r>
                <w:delText xml:space="preserve">            The current Port Feature set MUST contain this element</w:delText>
              </w:r>
            </w:del>
          </w:p>
          <w:p w14:paraId="0F7979ED" w14:textId="77777777" w:rsidR="00766893" w:rsidRDefault="00766893" w:rsidP="00766893">
            <w:pPr>
              <w:pStyle w:val="XML1"/>
              <w:rPr>
                <w:del w:id="4864" w:author="aas" w:date="2013-10-14T02:06:00Z"/>
              </w:rPr>
            </w:pPr>
            <w:del w:id="4865" w:author="aas" w:date="2013-10-14T02:06:00Z">
              <w:r>
                <w:delText xml:space="preserve">            exactly once.  The other Port Feature sets MAY contain this</w:delText>
              </w:r>
            </w:del>
          </w:p>
          <w:p w14:paraId="424742AD" w14:textId="77777777" w:rsidR="00766893" w:rsidRDefault="00766893" w:rsidP="00766893">
            <w:pPr>
              <w:pStyle w:val="XML1"/>
              <w:rPr>
                <w:del w:id="4866" w:author="aas" w:date="2013-10-14T02:06:00Z"/>
              </w:rPr>
            </w:pPr>
            <w:del w:id="4867" w:author="aas" w:date="2013-10-14T02:06:00Z">
              <w:r>
                <w:delText xml:space="preserve">            element more than once.  If this element appears more than</w:delText>
              </w:r>
            </w:del>
          </w:p>
          <w:p w14:paraId="42D5CEEC" w14:textId="77777777" w:rsidR="00766893" w:rsidRDefault="00766893" w:rsidP="00766893">
            <w:pPr>
              <w:pStyle w:val="XML1"/>
              <w:rPr>
                <w:del w:id="4868" w:author="aas" w:date="2013-10-14T02:06:00Z"/>
              </w:rPr>
            </w:pPr>
            <w:del w:id="4869" w:author="aas" w:date="2013-10-14T02:06:00Z">
              <w:r>
                <w:delText xml:space="preserve">            once in a Port Feature set than the value MUST be unique</w:delText>
              </w:r>
            </w:del>
          </w:p>
          <w:p w14:paraId="1F70190A" w14:textId="77777777" w:rsidR="00766893" w:rsidRDefault="00766893" w:rsidP="00766893">
            <w:pPr>
              <w:pStyle w:val="XML1"/>
              <w:rPr>
                <w:del w:id="4870" w:author="aas" w:date="2013-10-14T02:06:00Z"/>
              </w:rPr>
            </w:pPr>
            <w:del w:id="4871" w:author="aas" w:date="2013-10-14T02:06:00Z">
              <w:r>
                <w:delText xml:space="preserve">            within the Port Feature set.</w:delText>
              </w:r>
            </w:del>
          </w:p>
          <w:p w14:paraId="2A7D5E4A" w14:textId="77777777" w:rsidR="00766893" w:rsidRDefault="00766893" w:rsidP="00766893">
            <w:pPr>
              <w:pStyle w:val="XML1"/>
              <w:rPr>
                <w:del w:id="4872" w:author="aas" w:date="2013-10-14T02:06:00Z"/>
              </w:rPr>
            </w:pPr>
            <w:del w:id="4873" w:author="aas" w:date="2013-10-14T02:06:00Z">
              <w:r>
                <w:delText xml:space="preserve">          &lt;/xs:documentation&gt;</w:delText>
              </w:r>
            </w:del>
          </w:p>
          <w:p w14:paraId="26970591" w14:textId="77777777" w:rsidR="00766893" w:rsidRDefault="00766893" w:rsidP="00766893">
            <w:pPr>
              <w:pStyle w:val="XML1"/>
              <w:rPr>
                <w:del w:id="4874" w:author="aas" w:date="2013-10-14T02:06:00Z"/>
              </w:rPr>
            </w:pPr>
            <w:del w:id="4875" w:author="aas" w:date="2013-10-14T02:06:00Z">
              <w:r>
                <w:delText xml:space="preserve">        &lt;/xs:annotation&gt;</w:delText>
              </w:r>
            </w:del>
          </w:p>
          <w:p w14:paraId="0ABD4680" w14:textId="77777777" w:rsidR="00766893" w:rsidRDefault="00766893" w:rsidP="00766893">
            <w:pPr>
              <w:pStyle w:val="XML1"/>
              <w:rPr>
                <w:del w:id="4876" w:author="aas" w:date="2013-10-14T02:06:00Z"/>
              </w:rPr>
            </w:pPr>
            <w:del w:id="4877" w:author="aas" w:date="2013-10-14T02:06:00Z">
              <w:r>
                <w:delText xml:space="preserve">      &lt;/xs:element&gt;</w:delText>
              </w:r>
            </w:del>
          </w:p>
          <w:p w14:paraId="1A46402B" w14:textId="77777777" w:rsidR="00766893" w:rsidRDefault="00766893" w:rsidP="00766893">
            <w:pPr>
              <w:pStyle w:val="XML1"/>
              <w:rPr>
                <w:del w:id="4878" w:author="aas" w:date="2013-10-14T02:06:00Z"/>
              </w:rPr>
            </w:pPr>
            <w:del w:id="4879" w:author="aas" w:date="2013-10-14T02:06:00Z">
              <w:r>
                <w:delText xml:space="preserve">      &lt;xs:element name="auto-negotiate"  type="xs:boolean"&gt;</w:delText>
              </w:r>
            </w:del>
          </w:p>
          <w:p w14:paraId="141876C8" w14:textId="77777777" w:rsidR="00766893" w:rsidRDefault="00766893" w:rsidP="00766893">
            <w:pPr>
              <w:pStyle w:val="XML1"/>
              <w:rPr>
                <w:del w:id="4880" w:author="aas" w:date="2013-10-14T02:06:00Z"/>
              </w:rPr>
            </w:pPr>
            <w:del w:id="4881" w:author="aas" w:date="2013-10-14T02:06:00Z">
              <w:r>
                <w:delText xml:space="preserve">        &lt;xs:annotation&gt;</w:delText>
              </w:r>
            </w:del>
          </w:p>
          <w:p w14:paraId="0991A33D" w14:textId="77777777" w:rsidR="00766893" w:rsidRDefault="00766893" w:rsidP="00766893">
            <w:pPr>
              <w:pStyle w:val="XML1"/>
              <w:rPr>
                <w:del w:id="4882" w:author="aas" w:date="2013-10-14T02:06:00Z"/>
              </w:rPr>
            </w:pPr>
            <w:del w:id="4883" w:author="aas" w:date="2013-10-14T02:06:00Z">
              <w:r>
                <w:delText xml:space="preserve">          &lt;xs:documentation&gt;</w:delText>
              </w:r>
            </w:del>
          </w:p>
          <w:p w14:paraId="333000B3" w14:textId="77777777" w:rsidR="00766893" w:rsidRDefault="00766893" w:rsidP="00766893">
            <w:pPr>
              <w:pStyle w:val="XML1"/>
              <w:rPr>
                <w:del w:id="4884" w:author="aas" w:date="2013-10-14T02:06:00Z"/>
              </w:rPr>
            </w:pPr>
            <w:del w:id="4885" w:author="aas" w:date="2013-10-14T02:06:00Z">
              <w:r>
                <w:delText xml:space="preserve">            Specifies the administrative state of the </w:delText>
              </w:r>
            </w:del>
          </w:p>
          <w:p w14:paraId="5397ACF1" w14:textId="77777777" w:rsidR="00766893" w:rsidRDefault="00766893" w:rsidP="00766893">
            <w:pPr>
              <w:pStyle w:val="XML1"/>
              <w:rPr>
                <w:del w:id="4886" w:author="aas" w:date="2013-10-14T02:06:00Z"/>
              </w:rPr>
            </w:pPr>
            <w:del w:id="4887" w:author="aas" w:date="2013-10-14T02:06:00Z">
              <w:r>
                <w:delText xml:space="preserve">            forwarding rate auto-negotiation protocol at this OpenFlow</w:delText>
              </w:r>
            </w:del>
          </w:p>
          <w:p w14:paraId="7CD27230" w14:textId="77777777" w:rsidR="00766893" w:rsidRDefault="00766893" w:rsidP="00766893">
            <w:pPr>
              <w:pStyle w:val="XML1"/>
              <w:rPr>
                <w:del w:id="4888" w:author="aas" w:date="2013-10-14T02:06:00Z"/>
              </w:rPr>
            </w:pPr>
            <w:del w:id="4889" w:author="aas" w:date="2013-10-14T02:06:00Z">
              <w:r>
                <w:delText xml:space="preserve">            Port.</w:delText>
              </w:r>
            </w:del>
          </w:p>
          <w:p w14:paraId="30739712" w14:textId="77777777" w:rsidR="00766893" w:rsidRDefault="00766893" w:rsidP="00766893">
            <w:pPr>
              <w:pStyle w:val="XML1"/>
              <w:rPr>
                <w:del w:id="4890" w:author="aas" w:date="2013-10-14T02:06:00Z"/>
              </w:rPr>
            </w:pPr>
            <w:del w:id="4891" w:author="aas" w:date="2013-10-14T02:06:00Z">
              <w:r>
                <w:delText xml:space="preserve">          &lt;/xs:documentation&gt;</w:delText>
              </w:r>
            </w:del>
          </w:p>
          <w:p w14:paraId="5D775C4A" w14:textId="77777777" w:rsidR="00766893" w:rsidRDefault="00766893" w:rsidP="00766893">
            <w:pPr>
              <w:pStyle w:val="XML1"/>
              <w:rPr>
                <w:del w:id="4892" w:author="aas" w:date="2013-10-14T02:06:00Z"/>
              </w:rPr>
            </w:pPr>
            <w:del w:id="4893" w:author="aas" w:date="2013-10-14T02:06:00Z">
              <w:r>
                <w:delText xml:space="preserve">        &lt;/xs:annotation&gt;</w:delText>
              </w:r>
            </w:del>
          </w:p>
          <w:p w14:paraId="471C590D" w14:textId="77777777" w:rsidR="00766893" w:rsidRDefault="00766893" w:rsidP="00766893">
            <w:pPr>
              <w:pStyle w:val="XML1"/>
              <w:rPr>
                <w:del w:id="4894" w:author="aas" w:date="2013-10-14T02:06:00Z"/>
              </w:rPr>
            </w:pPr>
            <w:del w:id="4895" w:author="aas" w:date="2013-10-14T02:06:00Z">
              <w:r>
                <w:delText xml:space="preserve">      &lt;/xs:element&gt;</w:delText>
              </w:r>
            </w:del>
          </w:p>
          <w:p w14:paraId="25911D38" w14:textId="77777777" w:rsidR="00766893" w:rsidRDefault="00766893" w:rsidP="00766893">
            <w:pPr>
              <w:pStyle w:val="XML1"/>
              <w:rPr>
                <w:del w:id="4896" w:author="aas" w:date="2013-10-14T02:06:00Z"/>
              </w:rPr>
            </w:pPr>
            <w:del w:id="4897" w:author="aas" w:date="2013-10-14T02:06:00Z">
              <w:r>
                <w:delText xml:space="preserve">      &lt;xs:element name="medium"&gt;</w:delText>
              </w:r>
            </w:del>
          </w:p>
          <w:p w14:paraId="4B1AAA7C" w14:textId="77777777" w:rsidR="00766893" w:rsidRDefault="00766893" w:rsidP="00766893">
            <w:pPr>
              <w:pStyle w:val="XML1"/>
              <w:rPr>
                <w:del w:id="4898" w:author="aas" w:date="2013-10-14T02:06:00Z"/>
              </w:rPr>
            </w:pPr>
            <w:del w:id="4899" w:author="aas" w:date="2013-10-14T02:06:00Z">
              <w:r>
                <w:delText xml:space="preserve">        &lt;xs:annotation&gt;</w:delText>
              </w:r>
            </w:del>
          </w:p>
          <w:p w14:paraId="590B3947" w14:textId="77777777" w:rsidR="00766893" w:rsidRDefault="00766893" w:rsidP="00766893">
            <w:pPr>
              <w:pStyle w:val="XML1"/>
              <w:rPr>
                <w:del w:id="4900" w:author="aas" w:date="2013-10-14T02:06:00Z"/>
              </w:rPr>
            </w:pPr>
            <w:del w:id="4901" w:author="aas" w:date="2013-10-14T02:06:00Z">
              <w:r>
                <w:delText xml:space="preserve">          &lt;xs:documentation&gt;</w:delText>
              </w:r>
            </w:del>
          </w:p>
          <w:p w14:paraId="1EA137A8" w14:textId="77777777" w:rsidR="00766893" w:rsidRDefault="00766893" w:rsidP="00766893">
            <w:pPr>
              <w:pStyle w:val="XML1"/>
              <w:rPr>
                <w:del w:id="4902" w:author="aas" w:date="2013-10-14T02:06:00Z"/>
              </w:rPr>
            </w:pPr>
            <w:del w:id="4903" w:author="aas" w:date="2013-10-14T02:06:00Z">
              <w:r>
                <w:delText xml:space="preserve">            This element MUST indicate a valid physical</w:delText>
              </w:r>
            </w:del>
          </w:p>
          <w:p w14:paraId="29E0D9DC" w14:textId="77777777" w:rsidR="00766893" w:rsidRDefault="00766893" w:rsidP="00766893">
            <w:pPr>
              <w:pStyle w:val="XML1"/>
              <w:rPr>
                <w:del w:id="4904" w:author="aas" w:date="2013-10-14T02:06:00Z"/>
              </w:rPr>
            </w:pPr>
            <w:del w:id="4905" w:author="aas" w:date="2013-10-14T02:06:00Z">
              <w:r>
                <w:delText xml:space="preserve">            medium used by the OpenFlow Port.</w:delText>
              </w:r>
            </w:del>
          </w:p>
          <w:p w14:paraId="32129EBF" w14:textId="77777777" w:rsidR="00766893" w:rsidRDefault="00766893" w:rsidP="00766893">
            <w:pPr>
              <w:pStyle w:val="XML1"/>
              <w:rPr>
                <w:del w:id="4906" w:author="aas" w:date="2013-10-14T02:06:00Z"/>
              </w:rPr>
            </w:pPr>
            <w:del w:id="4907" w:author="aas" w:date="2013-10-14T02:06:00Z">
              <w:r>
                <w:delText xml:space="preserve">                  </w:delText>
              </w:r>
            </w:del>
          </w:p>
          <w:p w14:paraId="0F60C65A" w14:textId="77777777" w:rsidR="00766893" w:rsidRDefault="00766893" w:rsidP="00766893">
            <w:pPr>
              <w:pStyle w:val="XML1"/>
              <w:rPr>
                <w:del w:id="4908" w:author="aas" w:date="2013-10-14T02:06:00Z"/>
              </w:rPr>
            </w:pPr>
            <w:del w:id="4909" w:author="aas" w:date="2013-10-14T02:06:00Z">
              <w:r>
                <w:delText xml:space="preserve">            The current Port Feature set MUST contain this element</w:delText>
              </w:r>
            </w:del>
          </w:p>
          <w:p w14:paraId="0EA630AF" w14:textId="77777777" w:rsidR="00766893" w:rsidRDefault="00766893" w:rsidP="00766893">
            <w:pPr>
              <w:pStyle w:val="XML1"/>
              <w:rPr>
                <w:del w:id="4910" w:author="aas" w:date="2013-10-14T02:06:00Z"/>
              </w:rPr>
            </w:pPr>
            <w:del w:id="4911" w:author="aas" w:date="2013-10-14T02:06:00Z">
              <w:r>
                <w:delText xml:space="preserve">            exactly once. The other Port Feature sets MAY contain this</w:delText>
              </w:r>
            </w:del>
          </w:p>
          <w:p w14:paraId="18A64FB7" w14:textId="77777777" w:rsidR="00766893" w:rsidRDefault="00766893" w:rsidP="00766893">
            <w:pPr>
              <w:pStyle w:val="XML1"/>
              <w:rPr>
                <w:del w:id="4912" w:author="aas" w:date="2013-10-14T02:06:00Z"/>
              </w:rPr>
            </w:pPr>
            <w:del w:id="4913" w:author="aas" w:date="2013-10-14T02:06:00Z">
              <w:r>
                <w:delText xml:space="preserve">            element more than once. If this element appears more than</w:delText>
              </w:r>
            </w:del>
          </w:p>
          <w:p w14:paraId="3F4CE46A" w14:textId="77777777" w:rsidR="00766893" w:rsidRDefault="00766893" w:rsidP="00766893">
            <w:pPr>
              <w:pStyle w:val="XML1"/>
              <w:rPr>
                <w:del w:id="4914" w:author="aas" w:date="2013-10-14T02:06:00Z"/>
              </w:rPr>
            </w:pPr>
            <w:del w:id="4915" w:author="aas" w:date="2013-10-14T02:06:00Z">
              <w:r>
                <w:delText xml:space="preserve">            once in a Port Feature set than the value MUST be unique</w:delText>
              </w:r>
            </w:del>
          </w:p>
          <w:p w14:paraId="03E3948C" w14:textId="77777777" w:rsidR="00766893" w:rsidRDefault="00766893" w:rsidP="00766893">
            <w:pPr>
              <w:pStyle w:val="XML1"/>
              <w:rPr>
                <w:del w:id="4916" w:author="aas" w:date="2013-10-14T02:06:00Z"/>
              </w:rPr>
            </w:pPr>
            <w:del w:id="4917" w:author="aas" w:date="2013-10-14T02:06:00Z">
              <w:r>
                <w:delText xml:space="preserve">            within the Port Feature set.</w:delText>
              </w:r>
            </w:del>
          </w:p>
          <w:p w14:paraId="4CC670C3" w14:textId="77777777" w:rsidR="00766893" w:rsidRDefault="00766893" w:rsidP="00766893">
            <w:pPr>
              <w:pStyle w:val="XML1"/>
              <w:rPr>
                <w:del w:id="4918" w:author="aas" w:date="2013-10-14T02:06:00Z"/>
              </w:rPr>
            </w:pPr>
            <w:del w:id="4919" w:author="aas" w:date="2013-10-14T02:06:00Z">
              <w:r>
                <w:delText xml:space="preserve">          &lt;/xs:documentation&gt;</w:delText>
              </w:r>
            </w:del>
          </w:p>
          <w:p w14:paraId="73E0C1A1" w14:textId="77777777" w:rsidR="00766893" w:rsidRDefault="00766893" w:rsidP="00766893">
            <w:pPr>
              <w:pStyle w:val="XML1"/>
              <w:rPr>
                <w:del w:id="4920" w:author="aas" w:date="2013-10-14T02:06:00Z"/>
              </w:rPr>
            </w:pPr>
            <w:del w:id="4921" w:author="aas" w:date="2013-10-14T02:06:00Z">
              <w:r>
                <w:delText xml:space="preserve">        &lt;/xs:annotation&gt;</w:delText>
              </w:r>
            </w:del>
          </w:p>
          <w:p w14:paraId="107120B2" w14:textId="77777777" w:rsidR="00766893" w:rsidRDefault="00766893" w:rsidP="00766893">
            <w:pPr>
              <w:pStyle w:val="XML1"/>
              <w:rPr>
                <w:del w:id="4922" w:author="aas" w:date="2013-10-14T02:06:00Z"/>
              </w:rPr>
            </w:pPr>
            <w:del w:id="4923" w:author="aas" w:date="2013-10-14T02:06:00Z">
              <w:r>
                <w:delText xml:space="preserve">        &lt;xs:simpleType&gt;</w:delText>
              </w:r>
            </w:del>
          </w:p>
          <w:p w14:paraId="5F001305" w14:textId="77777777" w:rsidR="00766893" w:rsidRDefault="00766893" w:rsidP="00766893">
            <w:pPr>
              <w:pStyle w:val="XML1"/>
              <w:rPr>
                <w:del w:id="4924" w:author="aas" w:date="2013-10-14T02:06:00Z"/>
              </w:rPr>
            </w:pPr>
            <w:del w:id="4925" w:author="aas" w:date="2013-10-14T02:06:00Z">
              <w:r>
                <w:delText xml:space="preserve">          &lt;xs:restriction base="xs:string"&gt;</w:delText>
              </w:r>
            </w:del>
          </w:p>
          <w:p w14:paraId="20E69629" w14:textId="77777777" w:rsidR="00766893" w:rsidRDefault="00766893" w:rsidP="00766893">
            <w:pPr>
              <w:pStyle w:val="XML1"/>
              <w:rPr>
                <w:del w:id="4926" w:author="aas" w:date="2013-10-14T02:06:00Z"/>
              </w:rPr>
            </w:pPr>
            <w:del w:id="4927" w:author="aas" w:date="2013-10-14T02:06:00Z">
              <w:r>
                <w:delText xml:space="preserve">            &lt;xs:enumeration value="copper"/&gt;</w:delText>
              </w:r>
            </w:del>
          </w:p>
          <w:p w14:paraId="491B7996" w14:textId="77777777" w:rsidR="00766893" w:rsidRDefault="00766893" w:rsidP="00766893">
            <w:pPr>
              <w:pStyle w:val="XML1"/>
              <w:rPr>
                <w:del w:id="4928" w:author="aas" w:date="2013-10-14T02:06:00Z"/>
              </w:rPr>
            </w:pPr>
            <w:del w:id="4929" w:author="aas" w:date="2013-10-14T02:06:00Z">
              <w:r>
                <w:delText xml:space="preserve">            &lt;xs:enumeration value="fiber"/&gt;</w:delText>
              </w:r>
            </w:del>
          </w:p>
          <w:p w14:paraId="3E144F67" w14:textId="77777777" w:rsidR="00766893" w:rsidRDefault="00766893" w:rsidP="00766893">
            <w:pPr>
              <w:pStyle w:val="XML1"/>
              <w:rPr>
                <w:del w:id="4930" w:author="aas" w:date="2013-10-14T02:06:00Z"/>
              </w:rPr>
            </w:pPr>
            <w:del w:id="4931" w:author="aas" w:date="2013-10-14T02:06:00Z">
              <w:r>
                <w:delText xml:space="preserve">          &lt;/xs:restriction&gt;</w:delText>
              </w:r>
            </w:del>
          </w:p>
          <w:p w14:paraId="2C36E914" w14:textId="77777777" w:rsidR="00766893" w:rsidRDefault="00766893" w:rsidP="00766893">
            <w:pPr>
              <w:pStyle w:val="XML1"/>
              <w:rPr>
                <w:del w:id="4932" w:author="aas" w:date="2013-10-14T02:06:00Z"/>
              </w:rPr>
            </w:pPr>
            <w:del w:id="4933" w:author="aas" w:date="2013-10-14T02:06:00Z">
              <w:r>
                <w:delText xml:space="preserve">        &lt;/xs:simpleType&gt;</w:delText>
              </w:r>
            </w:del>
          </w:p>
          <w:p w14:paraId="519862C1" w14:textId="77777777" w:rsidR="00766893" w:rsidRDefault="00766893" w:rsidP="00766893">
            <w:pPr>
              <w:pStyle w:val="XML1"/>
              <w:rPr>
                <w:del w:id="4934" w:author="aas" w:date="2013-10-14T02:06:00Z"/>
              </w:rPr>
            </w:pPr>
            <w:del w:id="4935" w:author="aas" w:date="2013-10-14T02:06:00Z">
              <w:r>
                <w:delText xml:space="preserve">      &lt;/xs:element&gt;</w:delText>
              </w:r>
            </w:del>
          </w:p>
          <w:p w14:paraId="5E1172AF" w14:textId="77777777" w:rsidR="00766893" w:rsidRDefault="00766893" w:rsidP="00766893">
            <w:pPr>
              <w:pStyle w:val="XML1"/>
              <w:rPr>
                <w:del w:id="4936" w:author="aas" w:date="2013-10-14T02:06:00Z"/>
              </w:rPr>
            </w:pPr>
            <w:del w:id="4937" w:author="aas" w:date="2013-10-14T02:06:00Z">
              <w:r>
                <w:delText xml:space="preserve">      &lt;xs:element name="pause"&gt;</w:delText>
              </w:r>
            </w:del>
          </w:p>
          <w:p w14:paraId="5E6984FB" w14:textId="77777777" w:rsidR="00766893" w:rsidRDefault="00766893" w:rsidP="00766893">
            <w:pPr>
              <w:pStyle w:val="XML1"/>
              <w:rPr>
                <w:del w:id="4938" w:author="aas" w:date="2013-10-14T02:06:00Z"/>
              </w:rPr>
            </w:pPr>
            <w:del w:id="4939" w:author="aas" w:date="2013-10-14T02:06:00Z">
              <w:r>
                <w:delText xml:space="preserve">        &lt;xs:annotation&gt;</w:delText>
              </w:r>
            </w:del>
          </w:p>
          <w:p w14:paraId="111F701F" w14:textId="77777777" w:rsidR="00766893" w:rsidRDefault="00766893" w:rsidP="00766893">
            <w:pPr>
              <w:pStyle w:val="XML1"/>
              <w:rPr>
                <w:del w:id="4940" w:author="aas" w:date="2013-10-14T02:06:00Z"/>
              </w:rPr>
            </w:pPr>
            <w:del w:id="4941" w:author="aas" w:date="2013-10-14T02:06:00Z">
              <w:r>
                <w:delText xml:space="preserve">          &lt;xs:documentation&gt;</w:delText>
              </w:r>
            </w:del>
          </w:p>
          <w:p w14:paraId="7E1D0E0E" w14:textId="77777777" w:rsidR="00766893" w:rsidRDefault="00766893" w:rsidP="00766893">
            <w:pPr>
              <w:pStyle w:val="XML1"/>
              <w:rPr>
                <w:del w:id="4942" w:author="aas" w:date="2013-10-14T02:06:00Z"/>
              </w:rPr>
            </w:pPr>
            <w:del w:id="4943" w:author="aas" w:date="2013-10-14T02:06:00Z">
              <w:r>
                <w:delText xml:space="preserve">            Specifies if pausing of transmission is</w:delText>
              </w:r>
            </w:del>
          </w:p>
          <w:p w14:paraId="3BB12327" w14:textId="77777777" w:rsidR="00766893" w:rsidRDefault="00766893" w:rsidP="00766893">
            <w:pPr>
              <w:pStyle w:val="XML1"/>
              <w:rPr>
                <w:del w:id="4944" w:author="aas" w:date="2013-10-14T02:06:00Z"/>
              </w:rPr>
            </w:pPr>
            <w:del w:id="4945" w:author="aas" w:date="2013-10-14T02:06:00Z">
              <w:r>
                <w:delText xml:space="preserve">            supported at all and if yes if it is asymmetric or</w:delText>
              </w:r>
            </w:del>
          </w:p>
          <w:p w14:paraId="159E5095" w14:textId="77777777" w:rsidR="00766893" w:rsidRDefault="00766893" w:rsidP="00766893">
            <w:pPr>
              <w:pStyle w:val="XML1"/>
              <w:rPr>
                <w:del w:id="4946" w:author="aas" w:date="2013-10-14T02:06:00Z"/>
              </w:rPr>
            </w:pPr>
            <w:del w:id="4947" w:author="aas" w:date="2013-10-14T02:06:00Z">
              <w:r>
                <w:delText xml:space="preserve">            symmetric.</w:delText>
              </w:r>
            </w:del>
          </w:p>
          <w:p w14:paraId="75862D8E" w14:textId="77777777" w:rsidR="00766893" w:rsidRDefault="00766893" w:rsidP="00766893">
            <w:pPr>
              <w:pStyle w:val="XML1"/>
              <w:rPr>
                <w:del w:id="4948" w:author="aas" w:date="2013-10-14T02:06:00Z"/>
              </w:rPr>
            </w:pPr>
            <w:del w:id="4949" w:author="aas" w:date="2013-10-14T02:06:00Z">
              <w:r>
                <w:delText xml:space="preserve">          &lt;/xs:documentation&gt;</w:delText>
              </w:r>
            </w:del>
          </w:p>
          <w:p w14:paraId="378EA117" w14:textId="77777777" w:rsidR="00766893" w:rsidRDefault="00766893" w:rsidP="00766893">
            <w:pPr>
              <w:pStyle w:val="XML1"/>
              <w:rPr>
                <w:del w:id="4950" w:author="aas" w:date="2013-10-14T02:06:00Z"/>
              </w:rPr>
            </w:pPr>
            <w:del w:id="4951" w:author="aas" w:date="2013-10-14T02:06:00Z">
              <w:r>
                <w:delText xml:space="preserve">        &lt;/xs:annotation&gt;</w:delText>
              </w:r>
            </w:del>
          </w:p>
          <w:p w14:paraId="75C6B69C" w14:textId="77777777" w:rsidR="00766893" w:rsidRDefault="00766893" w:rsidP="00766893">
            <w:pPr>
              <w:pStyle w:val="XML1"/>
              <w:rPr>
                <w:del w:id="4952" w:author="aas" w:date="2013-10-14T02:06:00Z"/>
              </w:rPr>
            </w:pPr>
            <w:del w:id="4953" w:author="aas" w:date="2013-10-14T02:06:00Z">
              <w:r>
                <w:delText xml:space="preserve">        &lt;xs:simpleType&gt;</w:delText>
              </w:r>
            </w:del>
          </w:p>
          <w:p w14:paraId="635874E8" w14:textId="77777777" w:rsidR="00766893" w:rsidRDefault="00766893" w:rsidP="00766893">
            <w:pPr>
              <w:pStyle w:val="XML1"/>
              <w:rPr>
                <w:del w:id="4954" w:author="aas" w:date="2013-10-14T02:06:00Z"/>
              </w:rPr>
            </w:pPr>
            <w:del w:id="4955" w:author="aas" w:date="2013-10-14T02:06:00Z">
              <w:r>
                <w:delText xml:space="preserve">          &lt;xs:restriction base="xs:string"&gt;</w:delText>
              </w:r>
            </w:del>
          </w:p>
          <w:p w14:paraId="5389DA65" w14:textId="77777777" w:rsidR="00766893" w:rsidRDefault="00766893" w:rsidP="00766893">
            <w:pPr>
              <w:pStyle w:val="XML1"/>
              <w:rPr>
                <w:del w:id="4956" w:author="aas" w:date="2013-10-14T02:06:00Z"/>
              </w:rPr>
            </w:pPr>
            <w:del w:id="4957" w:author="aas" w:date="2013-10-14T02:06:00Z">
              <w:r>
                <w:delText xml:space="preserve">            &lt;xs:enumeration value="unsupported"/&gt;</w:delText>
              </w:r>
            </w:del>
          </w:p>
          <w:p w14:paraId="6A8C4708" w14:textId="77777777" w:rsidR="00766893" w:rsidRDefault="00766893" w:rsidP="00766893">
            <w:pPr>
              <w:pStyle w:val="XML1"/>
              <w:rPr>
                <w:del w:id="4958" w:author="aas" w:date="2013-10-14T02:06:00Z"/>
              </w:rPr>
            </w:pPr>
            <w:del w:id="4959" w:author="aas" w:date="2013-10-14T02:06:00Z">
              <w:r>
                <w:delText xml:space="preserve">            &lt;xs:enumeration value="symmetric"/&gt;</w:delText>
              </w:r>
            </w:del>
          </w:p>
          <w:p w14:paraId="228DDECA" w14:textId="77777777" w:rsidR="00766893" w:rsidRDefault="00766893" w:rsidP="00766893">
            <w:pPr>
              <w:pStyle w:val="XML1"/>
              <w:rPr>
                <w:del w:id="4960" w:author="aas" w:date="2013-10-14T02:06:00Z"/>
              </w:rPr>
            </w:pPr>
            <w:del w:id="4961" w:author="aas" w:date="2013-10-14T02:06:00Z">
              <w:r>
                <w:delText xml:space="preserve">            &lt;xs:enumeration value="asymmetric"/&gt;</w:delText>
              </w:r>
            </w:del>
          </w:p>
          <w:p w14:paraId="37A8BFE7" w14:textId="77777777" w:rsidR="00766893" w:rsidRDefault="00766893" w:rsidP="00766893">
            <w:pPr>
              <w:pStyle w:val="XML1"/>
              <w:rPr>
                <w:del w:id="4962" w:author="aas" w:date="2013-10-14T02:06:00Z"/>
              </w:rPr>
            </w:pPr>
            <w:del w:id="4963" w:author="aas" w:date="2013-10-14T02:06:00Z">
              <w:r>
                <w:delText xml:space="preserve">          &lt;/xs:restriction&gt;</w:delText>
              </w:r>
            </w:del>
          </w:p>
          <w:p w14:paraId="5FD6D68F" w14:textId="77777777" w:rsidR="00766893" w:rsidRDefault="00766893" w:rsidP="00766893">
            <w:pPr>
              <w:pStyle w:val="XML1"/>
              <w:rPr>
                <w:del w:id="4964" w:author="aas" w:date="2013-10-14T02:06:00Z"/>
              </w:rPr>
            </w:pPr>
            <w:del w:id="4965" w:author="aas" w:date="2013-10-14T02:06:00Z">
              <w:r>
                <w:delText xml:space="preserve">        &lt;/xs:simpleType&gt;</w:delText>
              </w:r>
            </w:del>
          </w:p>
          <w:p w14:paraId="4FF21D64" w14:textId="77777777" w:rsidR="00766893" w:rsidRDefault="00766893" w:rsidP="00766893">
            <w:pPr>
              <w:pStyle w:val="XML1"/>
              <w:rPr>
                <w:del w:id="4966" w:author="aas" w:date="2013-10-14T02:06:00Z"/>
              </w:rPr>
            </w:pPr>
            <w:del w:id="4967" w:author="aas" w:date="2013-10-14T02:06:00Z">
              <w:r>
                <w:delText xml:space="preserve">      &lt;/xs:element&gt;</w:delText>
              </w:r>
            </w:del>
          </w:p>
          <w:p w14:paraId="165E5F52" w14:textId="77777777" w:rsidR="00766893" w:rsidRDefault="00766893" w:rsidP="00766893">
            <w:pPr>
              <w:pStyle w:val="XML1"/>
              <w:rPr>
                <w:del w:id="4968" w:author="aas" w:date="2013-10-14T02:06:00Z"/>
              </w:rPr>
            </w:pPr>
            <w:del w:id="4969" w:author="aas" w:date="2013-10-14T02:06:00Z">
              <w:r>
                <w:delText xml:space="preserve">    &lt;/xs:sequence&gt;</w:delText>
              </w:r>
            </w:del>
          </w:p>
          <w:p w14:paraId="3D7B8609" w14:textId="77777777" w:rsidR="00766893" w:rsidRDefault="00766893" w:rsidP="00766893">
            <w:pPr>
              <w:pStyle w:val="XML1"/>
              <w:rPr>
                <w:del w:id="4970" w:author="aas" w:date="2013-10-14T02:06:00Z"/>
              </w:rPr>
            </w:pPr>
            <w:del w:id="4971" w:author="aas" w:date="2013-10-14T02:06:00Z">
              <w:r>
                <w:delText xml:space="preserve">  &lt;/xs:group&gt;</w:delText>
              </w:r>
            </w:del>
          </w:p>
          <w:p w14:paraId="46D1D86B" w14:textId="77777777" w:rsidR="00766893" w:rsidRDefault="00766893" w:rsidP="00766893">
            <w:pPr>
              <w:pStyle w:val="XML1"/>
              <w:rPr>
                <w:del w:id="4972" w:author="aas" w:date="2013-10-14T02:06:00Z"/>
              </w:rPr>
            </w:pPr>
          </w:p>
          <w:p w14:paraId="7B684FD8" w14:textId="77777777" w:rsidR="00766893" w:rsidRDefault="00766893" w:rsidP="00766893">
            <w:pPr>
              <w:pStyle w:val="XML1"/>
              <w:rPr>
                <w:del w:id="4973" w:author="aas" w:date="2013-10-14T02:06:00Z"/>
              </w:rPr>
            </w:pPr>
            <w:del w:id="4974" w:author="aas" w:date="2013-10-14T02:06:00Z">
              <w:r>
                <w:delText xml:space="preserve">  &lt;xs:group name="OFPortOtherFeatureListType"&gt;</w:delText>
              </w:r>
            </w:del>
          </w:p>
          <w:p w14:paraId="6BCBFC8A" w14:textId="77777777" w:rsidR="00766893" w:rsidRDefault="00766893" w:rsidP="00766893">
            <w:pPr>
              <w:pStyle w:val="XML1"/>
              <w:rPr>
                <w:del w:id="4975" w:author="aas" w:date="2013-10-14T02:06:00Z"/>
              </w:rPr>
            </w:pPr>
            <w:del w:id="4976" w:author="aas" w:date="2013-10-14T02:06:00Z">
              <w:r>
                <w:delText xml:space="preserve">    &lt;xs:annotation&gt;</w:delText>
              </w:r>
            </w:del>
          </w:p>
          <w:p w14:paraId="0BA429B4" w14:textId="77777777" w:rsidR="00766893" w:rsidRDefault="00766893" w:rsidP="00766893">
            <w:pPr>
              <w:pStyle w:val="XML1"/>
              <w:rPr>
                <w:del w:id="4977" w:author="aas" w:date="2013-10-14T02:06:00Z"/>
              </w:rPr>
            </w:pPr>
            <w:del w:id="4978" w:author="aas" w:date="2013-10-14T02:06:00Z">
              <w:r>
                <w:delText xml:space="preserve">      &lt;xs:documentation&gt;</w:delText>
              </w:r>
            </w:del>
          </w:p>
          <w:p w14:paraId="33E0A3B3" w14:textId="77777777" w:rsidR="00766893" w:rsidRDefault="00766893" w:rsidP="00766893">
            <w:pPr>
              <w:pStyle w:val="XML1"/>
              <w:rPr>
                <w:del w:id="4979" w:author="aas" w:date="2013-10-14T02:06:00Z"/>
              </w:rPr>
            </w:pPr>
            <w:del w:id="4980" w:author="aas" w:date="2013-10-14T02:06:00Z">
              <w:r>
                <w:delText xml:space="preserve">        The features of a port that are supported or</w:delText>
              </w:r>
            </w:del>
          </w:p>
          <w:p w14:paraId="4BF4E48A" w14:textId="77777777" w:rsidR="00766893" w:rsidRDefault="00766893" w:rsidP="00766893">
            <w:pPr>
              <w:pStyle w:val="XML1"/>
              <w:rPr>
                <w:del w:id="4981" w:author="aas" w:date="2013-10-14T02:06:00Z"/>
              </w:rPr>
            </w:pPr>
            <w:del w:id="4982" w:author="aas" w:date="2013-10-14T02:06:00Z">
              <w:r>
                <w:delText xml:space="preserve">        advertised.</w:delText>
              </w:r>
            </w:del>
          </w:p>
          <w:p w14:paraId="0CF06C29" w14:textId="77777777" w:rsidR="00766893" w:rsidRDefault="00766893" w:rsidP="00766893">
            <w:pPr>
              <w:pStyle w:val="XML1"/>
              <w:rPr>
                <w:del w:id="4983" w:author="aas" w:date="2013-10-14T02:06:00Z"/>
              </w:rPr>
            </w:pPr>
          </w:p>
          <w:p w14:paraId="7E721531" w14:textId="77777777" w:rsidR="00766893" w:rsidRDefault="00766893" w:rsidP="00766893">
            <w:pPr>
              <w:pStyle w:val="XML1"/>
              <w:rPr>
                <w:del w:id="4984" w:author="aas" w:date="2013-10-14T02:06:00Z"/>
              </w:rPr>
            </w:pPr>
            <w:del w:id="4985" w:author="aas" w:date="2013-10-14T02:06:00Z">
              <w:r>
                <w:delText xml:space="preserve">        If the elements in the OFPortOtherFeatureListType ares used</w:delText>
              </w:r>
            </w:del>
          </w:p>
          <w:p w14:paraId="79A3F0C2" w14:textId="77777777" w:rsidR="00766893" w:rsidRDefault="00766893" w:rsidP="00766893">
            <w:pPr>
              <w:pStyle w:val="XML1"/>
              <w:rPr>
                <w:del w:id="4986" w:author="aas" w:date="2013-10-14T02:06:00Z"/>
              </w:rPr>
            </w:pPr>
            <w:del w:id="4987" w:author="aas" w:date="2013-10-14T02:06:00Z">
              <w:r>
                <w:delText xml:space="preserve">        as configurable elements the NETCONF &amp;lt;edit-config&amp;gt; operations</w:delText>
              </w:r>
            </w:del>
          </w:p>
          <w:p w14:paraId="21583B57" w14:textId="77777777" w:rsidR="00766893" w:rsidRDefault="00766893" w:rsidP="00766893">
            <w:pPr>
              <w:pStyle w:val="XML1"/>
              <w:rPr>
                <w:del w:id="4988" w:author="aas" w:date="2013-10-14T02:06:00Z"/>
              </w:rPr>
            </w:pPr>
            <w:del w:id="4989" w:author="aas" w:date="2013-10-14T02:06:00Z">
              <w:r>
                <w:delText xml:space="preserve">        MUST be implemented as follows: </w:delText>
              </w:r>
            </w:del>
          </w:p>
          <w:p w14:paraId="50E92BA2" w14:textId="77777777" w:rsidR="00766893" w:rsidRDefault="00766893" w:rsidP="00766893">
            <w:pPr>
              <w:pStyle w:val="XML1"/>
              <w:rPr>
                <w:del w:id="4990" w:author="aas" w:date="2013-10-14T02:06:00Z"/>
              </w:rPr>
            </w:pPr>
          </w:p>
          <w:p w14:paraId="1C3BB414" w14:textId="77777777" w:rsidR="00766893" w:rsidRDefault="00766893" w:rsidP="00766893">
            <w:pPr>
              <w:pStyle w:val="XML1"/>
              <w:rPr>
                <w:del w:id="4991" w:author="aas" w:date="2013-10-14T02:06:00Z"/>
              </w:rPr>
            </w:pPr>
            <w:del w:id="4992" w:author="aas" w:date="2013-10-14T02:06:00Z">
              <w:r>
                <w:delText xml:space="preserve">        * The 'resource-id' element MUST be present in the path or in</w:delText>
              </w:r>
            </w:del>
          </w:p>
          <w:p w14:paraId="39782F05" w14:textId="77777777" w:rsidR="00766893" w:rsidRDefault="00766893" w:rsidP="00766893">
            <w:pPr>
              <w:pStyle w:val="XML1"/>
              <w:rPr>
                <w:del w:id="4993" w:author="aas" w:date="2013-10-14T02:06:00Z"/>
              </w:rPr>
            </w:pPr>
            <w:del w:id="4994" w:author="aas" w:date="2013-10-14T02:06:00Z">
              <w:r>
                <w:delText xml:space="preserve">        the filter at all &amp;lt;edit-config&amp;gt; operations to identify the</w:delText>
              </w:r>
            </w:del>
          </w:p>
          <w:p w14:paraId="52B09ECB" w14:textId="77777777" w:rsidR="00766893" w:rsidRDefault="00766893" w:rsidP="00766893">
            <w:pPr>
              <w:pStyle w:val="XML1"/>
              <w:rPr>
                <w:del w:id="4995" w:author="aas" w:date="2013-10-14T02:06:00Z"/>
              </w:rPr>
            </w:pPr>
            <w:del w:id="4996" w:author="aas" w:date="2013-10-14T02:06:00Z">
              <w:r>
                <w:delText xml:space="preserve">        resource.</w:delText>
              </w:r>
            </w:del>
          </w:p>
          <w:p w14:paraId="5CC8B2A0" w14:textId="77777777" w:rsidR="00766893" w:rsidRDefault="00766893" w:rsidP="00766893">
            <w:pPr>
              <w:pStyle w:val="XML1"/>
              <w:rPr>
                <w:del w:id="4997" w:author="aas" w:date="2013-10-14T02:06:00Z"/>
              </w:rPr>
            </w:pPr>
            <w:del w:id="4998" w:author="aas" w:date="2013-10-14T02:06:00Z">
              <w:r>
                <w:delText xml:space="preserve">        * If the operation is 'merge' or 'replace', the element is</w:delText>
              </w:r>
            </w:del>
          </w:p>
          <w:p w14:paraId="1A799F03" w14:textId="77777777" w:rsidR="00766893" w:rsidRDefault="00766893" w:rsidP="00766893">
            <w:pPr>
              <w:pStyle w:val="XML1"/>
              <w:rPr>
                <w:del w:id="4999" w:author="aas" w:date="2013-10-14T02:06:00Z"/>
              </w:rPr>
            </w:pPr>
            <w:del w:id="5000" w:author="aas" w:date="2013-10-14T02:06:00Z">
              <w:r>
                <w:delText xml:space="preserve">        created if it does not exist, and its value is set to the</w:delText>
              </w:r>
            </w:del>
          </w:p>
          <w:p w14:paraId="46D5E55F" w14:textId="77777777" w:rsidR="00766893" w:rsidRDefault="00766893" w:rsidP="00766893">
            <w:pPr>
              <w:pStyle w:val="XML1"/>
              <w:rPr>
                <w:del w:id="5001" w:author="aas" w:date="2013-10-14T02:06:00Z"/>
              </w:rPr>
            </w:pPr>
            <w:del w:id="5002" w:author="aas" w:date="2013-10-14T02:06:00Z">
              <w:r>
                <w:delText xml:space="preserve">        value found in the XML RPC data.</w:delText>
              </w:r>
            </w:del>
          </w:p>
          <w:p w14:paraId="16CD3898" w14:textId="77777777" w:rsidR="00766893" w:rsidRDefault="00766893" w:rsidP="00766893">
            <w:pPr>
              <w:pStyle w:val="XML1"/>
              <w:rPr>
                <w:del w:id="5003" w:author="aas" w:date="2013-10-14T02:06:00Z"/>
              </w:rPr>
            </w:pPr>
            <w:del w:id="5004" w:author="aas" w:date="2013-10-14T02:06:00Z">
              <w:r>
                <w:delText xml:space="preserve">        * If the operation is 'create', the element is created if it</w:delText>
              </w:r>
            </w:del>
          </w:p>
          <w:p w14:paraId="5A00D2D8" w14:textId="77777777" w:rsidR="00766893" w:rsidRDefault="00766893" w:rsidP="00766893">
            <w:pPr>
              <w:pStyle w:val="XML1"/>
              <w:rPr>
                <w:del w:id="5005" w:author="aas" w:date="2013-10-14T02:06:00Z"/>
              </w:rPr>
            </w:pPr>
            <w:del w:id="5006" w:author="aas" w:date="2013-10-14T02:06:00Z">
              <w:r>
                <w:delText xml:space="preserve">        does not exist. If the element already exists, a</w:delText>
              </w:r>
            </w:del>
          </w:p>
          <w:p w14:paraId="6CA58813" w14:textId="77777777" w:rsidR="00766893" w:rsidRDefault="00766893" w:rsidP="00766893">
            <w:pPr>
              <w:pStyle w:val="XML1"/>
              <w:rPr>
                <w:del w:id="5007" w:author="aas" w:date="2013-10-14T02:06:00Z"/>
              </w:rPr>
            </w:pPr>
            <w:del w:id="5008"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09" w:author="aas" w:date="2013-10-14T02:06:00Z"/>
              </w:rPr>
            </w:pPr>
            <w:del w:id="5010" w:author="aas" w:date="2013-10-14T02:06:00Z">
              <w:r>
                <w:delText xml:space="preserve">        * If the operation is 'delete', the element is deleted if it</w:delText>
              </w:r>
            </w:del>
          </w:p>
          <w:p w14:paraId="441B098F" w14:textId="77777777" w:rsidR="00766893" w:rsidRDefault="00766893" w:rsidP="00766893">
            <w:pPr>
              <w:pStyle w:val="XML1"/>
              <w:rPr>
                <w:del w:id="5011" w:author="aas" w:date="2013-10-14T02:06:00Z"/>
              </w:rPr>
            </w:pPr>
            <w:del w:id="501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13" w:author="aas" w:date="2013-10-14T02:06:00Z"/>
              </w:rPr>
            </w:pPr>
            <w:del w:id="5014" w:author="aas" w:date="2013-10-14T02:06:00Z">
              <w:r>
                <w:delText xml:space="preserve">        error is returned.</w:delText>
              </w:r>
            </w:del>
          </w:p>
          <w:p w14:paraId="30E8AB80" w14:textId="77777777" w:rsidR="00766893" w:rsidRDefault="00766893" w:rsidP="00766893">
            <w:pPr>
              <w:pStyle w:val="XML1"/>
              <w:rPr>
                <w:del w:id="5015" w:author="aas" w:date="2013-10-14T02:06:00Z"/>
              </w:rPr>
            </w:pPr>
          </w:p>
          <w:p w14:paraId="69080C23" w14:textId="77777777" w:rsidR="00766893" w:rsidRDefault="00766893" w:rsidP="00766893">
            <w:pPr>
              <w:pStyle w:val="XML1"/>
              <w:rPr>
                <w:del w:id="5016" w:author="aas" w:date="2013-10-14T02:06:00Z"/>
              </w:rPr>
            </w:pPr>
            <w:del w:id="5017" w:author="aas" w:date="2013-10-14T02:06:00Z">
              <w:r>
                <w:delText xml:space="preserve">        If elements in the type OFPortOtherFeatureListType are used</w:delText>
              </w:r>
            </w:del>
          </w:p>
          <w:p w14:paraId="74C69538" w14:textId="77777777" w:rsidR="00766893" w:rsidRDefault="00766893" w:rsidP="00766893">
            <w:pPr>
              <w:pStyle w:val="XML1"/>
              <w:rPr>
                <w:del w:id="5018" w:author="aas" w:date="2013-10-14T02:06:00Z"/>
              </w:rPr>
            </w:pPr>
            <w:del w:id="5019" w:author="aas" w:date="2013-10-14T02:06:00Z">
              <w:r>
                <w:delText xml:space="preserve">        in an non-configurable way, they only be retrieved by NETCONF</w:delText>
              </w:r>
            </w:del>
          </w:p>
          <w:p w14:paraId="015784E0" w14:textId="77777777" w:rsidR="00766893" w:rsidRDefault="00766893" w:rsidP="00766893">
            <w:pPr>
              <w:pStyle w:val="XML1"/>
              <w:rPr>
                <w:del w:id="5020" w:author="aas" w:date="2013-10-14T02:06:00Z"/>
              </w:rPr>
            </w:pPr>
            <w:del w:id="5021" w:author="aas" w:date="2013-10-14T02:06:00Z">
              <w:r>
                <w:delText xml:space="preserve">        &amp;lt;get&amp;gt; operations. Attemps to modify this element and its</w:delText>
              </w:r>
            </w:del>
          </w:p>
          <w:p w14:paraId="15913ED9" w14:textId="77777777" w:rsidR="00766893" w:rsidRDefault="00766893" w:rsidP="00766893">
            <w:pPr>
              <w:pStyle w:val="XML1"/>
              <w:rPr>
                <w:del w:id="5022" w:author="aas" w:date="2013-10-14T02:06:00Z"/>
              </w:rPr>
            </w:pPr>
            <w:del w:id="5023" w:author="aas" w:date="2013-10-14T02:06:00Z">
              <w:r>
                <w:delText xml:space="preserve">        children with a NETCONF &amp;lt;edit-config&amp;gt; operation MUST result</w:delText>
              </w:r>
            </w:del>
          </w:p>
          <w:p w14:paraId="0024CA87" w14:textId="77777777" w:rsidR="00766893" w:rsidRDefault="00766893" w:rsidP="00766893">
            <w:pPr>
              <w:pStyle w:val="XML1"/>
              <w:rPr>
                <w:del w:id="5024" w:author="aas" w:date="2013-10-14T02:06:00Z"/>
              </w:rPr>
            </w:pPr>
            <w:del w:id="5025" w:author="aas" w:date="2013-10-14T02:06:00Z">
              <w:r>
                <w:delText xml:space="preserve">        in an 'operation-not-supported' error with type</w:delText>
              </w:r>
            </w:del>
          </w:p>
          <w:p w14:paraId="1E7A44CB" w14:textId="77777777" w:rsidR="00766893" w:rsidRDefault="00766893" w:rsidP="00766893">
            <w:pPr>
              <w:pStyle w:val="XML1"/>
              <w:rPr>
                <w:del w:id="5026" w:author="aas" w:date="2013-10-14T02:06:00Z"/>
              </w:rPr>
            </w:pPr>
            <w:del w:id="5027" w:author="aas" w:date="2013-10-14T02:06:00Z">
              <w:r>
                <w:delText xml:space="preserve">        'application'.</w:delText>
              </w:r>
            </w:del>
          </w:p>
          <w:p w14:paraId="53ADF43A" w14:textId="77777777" w:rsidR="00766893" w:rsidRDefault="00766893" w:rsidP="00766893">
            <w:pPr>
              <w:pStyle w:val="XML1"/>
              <w:rPr>
                <w:del w:id="5028" w:author="aas" w:date="2013-10-14T02:06:00Z"/>
              </w:rPr>
            </w:pPr>
            <w:del w:id="5029" w:author="aas" w:date="2013-10-14T02:06:00Z">
              <w:r>
                <w:delText xml:space="preserve">      &lt;/xs:documentation&gt;</w:delText>
              </w:r>
            </w:del>
          </w:p>
          <w:p w14:paraId="537F48CC" w14:textId="77777777" w:rsidR="00766893" w:rsidRDefault="00766893" w:rsidP="00766893">
            <w:pPr>
              <w:pStyle w:val="XML1"/>
              <w:rPr>
                <w:del w:id="5030" w:author="aas" w:date="2013-10-14T02:06:00Z"/>
              </w:rPr>
            </w:pPr>
            <w:del w:id="5031" w:author="aas" w:date="2013-10-14T02:06:00Z">
              <w:r>
                <w:delText xml:space="preserve">    &lt;/xs:annotation&gt;</w:delText>
              </w:r>
            </w:del>
          </w:p>
          <w:p w14:paraId="551895AC" w14:textId="77777777" w:rsidR="00766893" w:rsidRDefault="00766893" w:rsidP="00766893">
            <w:pPr>
              <w:pStyle w:val="XML1"/>
              <w:rPr>
                <w:del w:id="5032" w:author="aas" w:date="2013-10-14T02:06:00Z"/>
              </w:rPr>
            </w:pPr>
          </w:p>
          <w:p w14:paraId="2B32BFFA" w14:textId="77777777" w:rsidR="00766893" w:rsidRDefault="00766893" w:rsidP="00766893">
            <w:pPr>
              <w:pStyle w:val="XML1"/>
              <w:rPr>
                <w:del w:id="5033" w:author="aas" w:date="2013-10-14T02:06:00Z"/>
              </w:rPr>
            </w:pPr>
            <w:del w:id="5034" w:author="aas" w:date="2013-10-14T02:06:00Z">
              <w:r>
                <w:delText xml:space="preserve">    &lt;xs:sequence&gt;</w:delText>
              </w:r>
            </w:del>
          </w:p>
          <w:p w14:paraId="54FBA127" w14:textId="77777777" w:rsidR="00766893" w:rsidRDefault="00766893" w:rsidP="00766893">
            <w:pPr>
              <w:pStyle w:val="XML1"/>
              <w:rPr>
                <w:del w:id="5035" w:author="aas" w:date="2013-10-14T02:06:00Z"/>
              </w:rPr>
            </w:pPr>
            <w:del w:id="5036" w:author="aas" w:date="2013-10-14T02:06:00Z">
              <w:r>
                <w:delText xml:space="preserve">      &lt;xs:element name="rate"  type="OFPortRateType"&gt;</w:delText>
              </w:r>
            </w:del>
          </w:p>
          <w:p w14:paraId="54622C02" w14:textId="77777777" w:rsidR="00766893" w:rsidRDefault="00766893" w:rsidP="00766893">
            <w:pPr>
              <w:pStyle w:val="XML1"/>
              <w:rPr>
                <w:del w:id="5037" w:author="aas" w:date="2013-10-14T02:06:00Z"/>
              </w:rPr>
            </w:pPr>
            <w:del w:id="5038" w:author="aas" w:date="2013-10-14T02:06:00Z">
              <w:r>
                <w:delText xml:space="preserve">        &lt;xs:annotation&gt;</w:delText>
              </w:r>
            </w:del>
          </w:p>
          <w:p w14:paraId="553F3692" w14:textId="77777777" w:rsidR="00766893" w:rsidRDefault="00766893" w:rsidP="00766893">
            <w:pPr>
              <w:pStyle w:val="XML1"/>
              <w:rPr>
                <w:del w:id="5039" w:author="aas" w:date="2013-10-14T02:06:00Z"/>
              </w:rPr>
            </w:pPr>
            <w:del w:id="5040" w:author="aas" w:date="2013-10-14T02:06:00Z">
              <w:r>
                <w:delText xml:space="preserve">          &lt;xs:documentation&gt;</w:delText>
              </w:r>
            </w:del>
          </w:p>
          <w:p w14:paraId="751D63D1" w14:textId="77777777" w:rsidR="00766893" w:rsidRDefault="00766893" w:rsidP="00766893">
            <w:pPr>
              <w:pStyle w:val="XML1"/>
              <w:rPr>
                <w:del w:id="5041" w:author="aas" w:date="2013-10-14T02:06:00Z"/>
              </w:rPr>
            </w:pPr>
            <w:del w:id="5042" w:author="aas" w:date="2013-10-14T02:06:00Z">
              <w:r>
                <w:delText xml:space="preserve">            The transmission rate that is supported or</w:delText>
              </w:r>
            </w:del>
          </w:p>
          <w:p w14:paraId="038B2E88" w14:textId="77777777" w:rsidR="00766893" w:rsidRDefault="00766893" w:rsidP="00766893">
            <w:pPr>
              <w:pStyle w:val="XML1"/>
              <w:rPr>
                <w:del w:id="5043" w:author="aas" w:date="2013-10-14T02:06:00Z"/>
              </w:rPr>
            </w:pPr>
            <w:del w:id="5044" w:author="aas" w:date="2013-10-14T02:06:00Z">
              <w:r>
                <w:delText xml:space="preserve">            advertised. Multiple transmissions rates are allowed.</w:delText>
              </w:r>
            </w:del>
          </w:p>
          <w:p w14:paraId="0D84D693" w14:textId="77777777" w:rsidR="00766893" w:rsidRDefault="00766893" w:rsidP="00766893">
            <w:pPr>
              <w:pStyle w:val="XML1"/>
              <w:rPr>
                <w:del w:id="5045" w:author="aas" w:date="2013-10-14T02:06:00Z"/>
              </w:rPr>
            </w:pPr>
          </w:p>
          <w:p w14:paraId="3C287D99" w14:textId="77777777" w:rsidR="00766893" w:rsidRDefault="00766893" w:rsidP="00766893">
            <w:pPr>
              <w:pStyle w:val="XML1"/>
              <w:rPr>
                <w:del w:id="5046" w:author="aas" w:date="2013-10-14T02:06:00Z"/>
              </w:rPr>
            </w:pPr>
            <w:del w:id="5047" w:author="aas" w:date="2013-10-14T02:06:00Z">
              <w:r>
                <w:delText xml:space="preserve">            At least one element MUST be present in the NETCONF data</w:delText>
              </w:r>
            </w:del>
          </w:p>
          <w:p w14:paraId="78673942" w14:textId="77777777" w:rsidR="00766893" w:rsidRDefault="00766893" w:rsidP="00766893">
            <w:pPr>
              <w:pStyle w:val="XML1"/>
              <w:rPr>
                <w:del w:id="5048" w:author="aas" w:date="2013-10-14T02:06:00Z"/>
              </w:rPr>
            </w:pPr>
            <w:del w:id="5049" w:author="aas" w:date="2013-10-14T02:06:00Z">
              <w:r>
                <w:delText xml:space="preserve">            store. If none of this elements is are present in a NETCONF</w:delText>
              </w:r>
            </w:del>
          </w:p>
          <w:p w14:paraId="2B0CA1A6" w14:textId="77777777" w:rsidR="00766893" w:rsidRDefault="00766893" w:rsidP="00766893">
            <w:pPr>
              <w:pStyle w:val="XML1"/>
              <w:rPr>
                <w:del w:id="5050" w:author="aas" w:date="2013-10-14T02:06:00Z"/>
              </w:rPr>
            </w:pPr>
            <w:del w:id="5051" w:author="aas" w:date="2013-10-14T02:06:00Z">
              <w:r>
                <w:delText xml:space="preserve">            &amp;lt;edit-config&amp;gt; operation 'create', 'merge' or 'replace' and</w:delText>
              </w:r>
            </w:del>
          </w:p>
          <w:p w14:paraId="1EA21CC5" w14:textId="77777777" w:rsidR="00766893" w:rsidRDefault="00766893" w:rsidP="00766893">
            <w:pPr>
              <w:pStyle w:val="XML1"/>
              <w:rPr>
                <w:del w:id="5052" w:author="aas" w:date="2013-10-14T02:06:00Z"/>
              </w:rPr>
            </w:pPr>
            <w:del w:id="5053" w:author="aas" w:date="2013-10-14T02:06:00Z">
              <w:r>
                <w:delText xml:space="preserve">            the parent element does not exist, a 'data-missing' error</w:delText>
              </w:r>
            </w:del>
          </w:p>
          <w:p w14:paraId="4C3685A3" w14:textId="77777777" w:rsidR="00766893" w:rsidRDefault="00766893" w:rsidP="00766893">
            <w:pPr>
              <w:pStyle w:val="XML1"/>
              <w:rPr>
                <w:del w:id="5054" w:author="aas" w:date="2013-10-14T02:06:00Z"/>
              </w:rPr>
            </w:pPr>
            <w:del w:id="5055" w:author="aas" w:date="2013-10-14T02:06:00Z">
              <w:r>
                <w:delText xml:space="preserve">            is returned.</w:delText>
              </w:r>
            </w:del>
          </w:p>
          <w:p w14:paraId="62B19069" w14:textId="77777777" w:rsidR="00766893" w:rsidRDefault="00766893" w:rsidP="00766893">
            <w:pPr>
              <w:pStyle w:val="XML1"/>
              <w:rPr>
                <w:del w:id="5056" w:author="aas" w:date="2013-10-14T02:06:00Z"/>
              </w:rPr>
            </w:pPr>
            <w:del w:id="5057" w:author="aas" w:date="2013-10-14T02:06:00Z">
              <w:r>
                <w:delText xml:space="preserve">          &lt;/xs:documentation&gt;</w:delText>
              </w:r>
            </w:del>
          </w:p>
          <w:p w14:paraId="50FDEFF3" w14:textId="77777777" w:rsidR="00766893" w:rsidRDefault="00766893" w:rsidP="00766893">
            <w:pPr>
              <w:pStyle w:val="XML1"/>
              <w:rPr>
                <w:del w:id="5058" w:author="aas" w:date="2013-10-14T02:06:00Z"/>
              </w:rPr>
            </w:pPr>
            <w:del w:id="5059" w:author="aas" w:date="2013-10-14T02:06:00Z">
              <w:r>
                <w:delText xml:space="preserve">        &lt;/xs:annotation&gt;</w:delText>
              </w:r>
            </w:del>
          </w:p>
          <w:p w14:paraId="38EB1505" w14:textId="77777777" w:rsidR="00766893" w:rsidRDefault="00766893" w:rsidP="00766893">
            <w:pPr>
              <w:pStyle w:val="XML1"/>
              <w:rPr>
                <w:del w:id="5060" w:author="aas" w:date="2013-10-14T02:06:00Z"/>
              </w:rPr>
            </w:pPr>
            <w:del w:id="5061" w:author="aas" w:date="2013-10-14T02:06:00Z">
              <w:r>
                <w:delText xml:space="preserve">      &lt;/xs:element&gt;</w:delText>
              </w:r>
            </w:del>
          </w:p>
          <w:p w14:paraId="2D922F31" w14:textId="77777777" w:rsidR="00766893" w:rsidRDefault="00766893" w:rsidP="00766893">
            <w:pPr>
              <w:pStyle w:val="XML1"/>
              <w:rPr>
                <w:del w:id="5062" w:author="aas" w:date="2013-10-14T02:06:00Z"/>
              </w:rPr>
            </w:pPr>
            <w:del w:id="5063" w:author="aas" w:date="2013-10-14T02:06:00Z">
              <w:r>
                <w:delText xml:space="preserve">      &lt;xs:element name="auto-negotiate"  type="xs:boolean"&gt;</w:delText>
              </w:r>
            </w:del>
          </w:p>
          <w:p w14:paraId="5C29447D" w14:textId="77777777" w:rsidR="00766893" w:rsidRDefault="00766893" w:rsidP="00766893">
            <w:pPr>
              <w:pStyle w:val="XML1"/>
              <w:rPr>
                <w:del w:id="5064" w:author="aas" w:date="2013-10-14T02:06:00Z"/>
              </w:rPr>
            </w:pPr>
            <w:del w:id="5065" w:author="aas" w:date="2013-10-14T02:06:00Z">
              <w:r>
                <w:delText xml:space="preserve">        &lt;xs:annotation&gt;</w:delText>
              </w:r>
            </w:del>
          </w:p>
          <w:p w14:paraId="36355982" w14:textId="77777777" w:rsidR="00766893" w:rsidRDefault="00766893" w:rsidP="00766893">
            <w:pPr>
              <w:pStyle w:val="XML1"/>
              <w:rPr>
                <w:del w:id="5066" w:author="aas" w:date="2013-10-14T02:06:00Z"/>
              </w:rPr>
            </w:pPr>
            <w:del w:id="5067" w:author="aas" w:date="2013-10-14T02:06:00Z">
              <w:r>
                <w:delText xml:space="preserve">          &lt;xs:documentation&gt;</w:delText>
              </w:r>
            </w:del>
          </w:p>
          <w:p w14:paraId="37B7B1DC" w14:textId="77777777" w:rsidR="00766893" w:rsidRDefault="00766893" w:rsidP="00766893">
            <w:pPr>
              <w:pStyle w:val="XML1"/>
              <w:rPr>
                <w:del w:id="5068" w:author="aas" w:date="2013-10-14T02:06:00Z"/>
              </w:rPr>
            </w:pPr>
            <w:del w:id="5069" w:author="aas" w:date="2013-10-14T02:06:00Z">
              <w:r>
                <w:delText xml:space="preserve">            Specifies if auto-negotiation of transmission</w:delText>
              </w:r>
            </w:del>
          </w:p>
          <w:p w14:paraId="1D2F1266" w14:textId="77777777" w:rsidR="00766893" w:rsidRDefault="00766893" w:rsidP="00766893">
            <w:pPr>
              <w:pStyle w:val="XML1"/>
              <w:rPr>
                <w:del w:id="5070" w:author="aas" w:date="2013-10-14T02:06:00Z"/>
              </w:rPr>
            </w:pPr>
            <w:del w:id="5071" w:author="aas" w:date="2013-10-14T02:06:00Z">
              <w:r>
                <w:delText xml:space="preserve">            parameters is enabled for the port.</w:delText>
              </w:r>
            </w:del>
          </w:p>
          <w:p w14:paraId="31E1A5DA" w14:textId="77777777" w:rsidR="00766893" w:rsidRDefault="00766893" w:rsidP="00766893">
            <w:pPr>
              <w:pStyle w:val="XML1"/>
              <w:rPr>
                <w:del w:id="5072" w:author="aas" w:date="2013-10-14T02:06:00Z"/>
              </w:rPr>
            </w:pPr>
          </w:p>
          <w:p w14:paraId="38A46B05" w14:textId="77777777" w:rsidR="00766893" w:rsidRDefault="00766893" w:rsidP="00766893">
            <w:pPr>
              <w:pStyle w:val="XML1"/>
              <w:rPr>
                <w:del w:id="5073" w:author="aas" w:date="2013-10-14T02:06:00Z"/>
              </w:rPr>
            </w:pPr>
            <w:del w:id="5074" w:author="aas" w:date="2013-10-14T02:06:00Z">
              <w:r>
                <w:delText xml:space="preserve">            This element is optional. If this element is not present it</w:delText>
              </w:r>
            </w:del>
          </w:p>
          <w:p w14:paraId="16AA7BF5" w14:textId="77777777" w:rsidR="00766893" w:rsidRDefault="00766893" w:rsidP="00766893">
            <w:pPr>
              <w:pStyle w:val="XML1"/>
              <w:rPr>
                <w:del w:id="5075" w:author="aas" w:date="2013-10-14T02:06:00Z"/>
              </w:rPr>
            </w:pPr>
            <w:del w:id="5076" w:author="aas" w:date="2013-10-14T02:06:00Z">
              <w:r>
                <w:delText xml:space="preserve">            defaults to 'true'.</w:delText>
              </w:r>
            </w:del>
          </w:p>
          <w:p w14:paraId="25621104" w14:textId="77777777" w:rsidR="00766893" w:rsidRDefault="00766893" w:rsidP="00766893">
            <w:pPr>
              <w:pStyle w:val="XML1"/>
              <w:rPr>
                <w:del w:id="5077" w:author="aas" w:date="2013-10-14T02:06:00Z"/>
              </w:rPr>
            </w:pPr>
            <w:del w:id="5078" w:author="aas" w:date="2013-10-14T02:06:00Z">
              <w:r>
                <w:delText xml:space="preserve">          &lt;/xs:documentation&gt;</w:delText>
              </w:r>
            </w:del>
          </w:p>
          <w:p w14:paraId="3E3383F8" w14:textId="77777777" w:rsidR="00766893" w:rsidRDefault="00766893" w:rsidP="00766893">
            <w:pPr>
              <w:pStyle w:val="XML1"/>
              <w:rPr>
                <w:del w:id="5079" w:author="aas" w:date="2013-10-14T02:06:00Z"/>
              </w:rPr>
            </w:pPr>
            <w:del w:id="5080" w:author="aas" w:date="2013-10-14T02:06:00Z">
              <w:r>
                <w:delText xml:space="preserve">        &lt;/xs:annotation&gt;</w:delText>
              </w:r>
            </w:del>
          </w:p>
          <w:p w14:paraId="595A9FCD" w14:textId="77777777" w:rsidR="00766893" w:rsidRDefault="00766893" w:rsidP="00766893">
            <w:pPr>
              <w:pStyle w:val="XML1"/>
              <w:rPr>
                <w:del w:id="5081" w:author="aas" w:date="2013-10-14T02:06:00Z"/>
              </w:rPr>
            </w:pPr>
            <w:del w:id="5082" w:author="aas" w:date="2013-10-14T02:06:00Z">
              <w:r>
                <w:delText xml:space="preserve">      &lt;/xs:element&gt;</w:delText>
              </w:r>
            </w:del>
          </w:p>
          <w:p w14:paraId="04B16C18" w14:textId="77777777" w:rsidR="00766893" w:rsidRDefault="00766893" w:rsidP="00766893">
            <w:pPr>
              <w:pStyle w:val="XML1"/>
              <w:rPr>
                <w:del w:id="5083" w:author="aas" w:date="2013-10-14T02:06:00Z"/>
              </w:rPr>
            </w:pPr>
            <w:del w:id="5084" w:author="aas" w:date="2013-10-14T02:06:00Z">
              <w:r>
                <w:delText xml:space="preserve">      &lt;xs:element name="medium"&gt;</w:delText>
              </w:r>
            </w:del>
          </w:p>
          <w:p w14:paraId="258C886C" w14:textId="77777777" w:rsidR="00766893" w:rsidRDefault="00766893" w:rsidP="00766893">
            <w:pPr>
              <w:pStyle w:val="XML1"/>
              <w:rPr>
                <w:del w:id="5085" w:author="aas" w:date="2013-10-14T02:06:00Z"/>
              </w:rPr>
            </w:pPr>
            <w:del w:id="5086" w:author="aas" w:date="2013-10-14T02:06:00Z">
              <w:r>
                <w:delText xml:space="preserve">        &lt;xs:annotation&gt;</w:delText>
              </w:r>
            </w:del>
          </w:p>
          <w:p w14:paraId="1B5A5773" w14:textId="77777777" w:rsidR="00766893" w:rsidRDefault="00766893" w:rsidP="00766893">
            <w:pPr>
              <w:pStyle w:val="XML1"/>
              <w:rPr>
                <w:del w:id="5087" w:author="aas" w:date="2013-10-14T02:06:00Z"/>
              </w:rPr>
            </w:pPr>
            <w:del w:id="5088" w:author="aas" w:date="2013-10-14T02:06:00Z">
              <w:r>
                <w:delText xml:space="preserve">          &lt;xs:documentation&gt;</w:delText>
              </w:r>
            </w:del>
          </w:p>
          <w:p w14:paraId="73D9A3CD" w14:textId="77777777" w:rsidR="00766893" w:rsidRDefault="00766893" w:rsidP="00766893">
            <w:pPr>
              <w:pStyle w:val="XML1"/>
              <w:rPr>
                <w:del w:id="5089" w:author="aas" w:date="2013-10-14T02:06:00Z"/>
              </w:rPr>
            </w:pPr>
            <w:del w:id="5090" w:author="aas" w:date="2013-10-14T02:06:00Z">
              <w:r>
                <w:delText xml:space="preserve">            The transmission medium used by the port.</w:delText>
              </w:r>
            </w:del>
          </w:p>
          <w:p w14:paraId="7F6DE52E" w14:textId="77777777" w:rsidR="00766893" w:rsidRDefault="00766893" w:rsidP="00766893">
            <w:pPr>
              <w:pStyle w:val="XML1"/>
              <w:rPr>
                <w:del w:id="5091" w:author="aas" w:date="2013-10-14T02:06:00Z"/>
              </w:rPr>
            </w:pPr>
            <w:del w:id="5092" w:author="aas" w:date="2013-10-14T02:06:00Z">
              <w:r>
                <w:delText xml:space="preserve">            Multiple media are allowed.</w:delText>
              </w:r>
            </w:del>
          </w:p>
          <w:p w14:paraId="35FE23B3" w14:textId="77777777" w:rsidR="00766893" w:rsidRDefault="00766893" w:rsidP="00766893">
            <w:pPr>
              <w:pStyle w:val="XML1"/>
              <w:rPr>
                <w:del w:id="5093" w:author="aas" w:date="2013-10-14T02:06:00Z"/>
              </w:rPr>
            </w:pPr>
          </w:p>
          <w:p w14:paraId="71AC6BF5" w14:textId="77777777" w:rsidR="00766893" w:rsidRDefault="00766893" w:rsidP="00766893">
            <w:pPr>
              <w:pStyle w:val="XML1"/>
              <w:rPr>
                <w:del w:id="5094" w:author="aas" w:date="2013-10-14T02:06:00Z"/>
              </w:rPr>
            </w:pPr>
            <w:del w:id="5095" w:author="aas" w:date="2013-10-14T02:06:00Z">
              <w:r>
                <w:delText xml:space="preserve">            At least one element MUST be present in the NETCONF data</w:delText>
              </w:r>
            </w:del>
          </w:p>
          <w:p w14:paraId="7EB67F59" w14:textId="77777777" w:rsidR="00766893" w:rsidRDefault="00766893" w:rsidP="00766893">
            <w:pPr>
              <w:pStyle w:val="XML1"/>
              <w:rPr>
                <w:del w:id="5096" w:author="aas" w:date="2013-10-14T02:06:00Z"/>
              </w:rPr>
            </w:pPr>
            <w:del w:id="5097" w:author="aas" w:date="2013-10-14T02:06:00Z">
              <w:r>
                <w:delText xml:space="preserve">            store. If none of this elements is are present in a NETCONF</w:delText>
              </w:r>
            </w:del>
          </w:p>
          <w:p w14:paraId="3A408885" w14:textId="77777777" w:rsidR="00766893" w:rsidRDefault="00766893" w:rsidP="00766893">
            <w:pPr>
              <w:pStyle w:val="XML1"/>
              <w:rPr>
                <w:del w:id="5098" w:author="aas" w:date="2013-10-14T02:06:00Z"/>
              </w:rPr>
            </w:pPr>
            <w:del w:id="5099" w:author="aas" w:date="2013-10-14T02:06:00Z">
              <w:r>
                <w:delText xml:space="preserve">            &amp;lt;edit-config&amp;gt; operation 'create', 'merge' or 'replace' and</w:delText>
              </w:r>
            </w:del>
          </w:p>
          <w:p w14:paraId="58C234A6" w14:textId="77777777" w:rsidR="00766893" w:rsidRDefault="00766893" w:rsidP="00766893">
            <w:pPr>
              <w:pStyle w:val="XML1"/>
              <w:rPr>
                <w:del w:id="5100" w:author="aas" w:date="2013-10-14T02:06:00Z"/>
              </w:rPr>
            </w:pPr>
            <w:del w:id="5101" w:author="aas" w:date="2013-10-14T02:06:00Z">
              <w:r>
                <w:delText xml:space="preserve">            the parent element does not exist, a 'data-missing' error</w:delText>
              </w:r>
            </w:del>
          </w:p>
          <w:p w14:paraId="2D6AB872" w14:textId="77777777" w:rsidR="00766893" w:rsidRDefault="00766893" w:rsidP="00766893">
            <w:pPr>
              <w:pStyle w:val="XML1"/>
              <w:rPr>
                <w:del w:id="5102" w:author="aas" w:date="2013-10-14T02:06:00Z"/>
              </w:rPr>
            </w:pPr>
            <w:del w:id="5103" w:author="aas" w:date="2013-10-14T02:06:00Z">
              <w:r>
                <w:delText xml:space="preserve">            is returned.</w:delText>
              </w:r>
            </w:del>
          </w:p>
          <w:p w14:paraId="7232B5B8" w14:textId="77777777" w:rsidR="00766893" w:rsidRDefault="00766893" w:rsidP="00766893">
            <w:pPr>
              <w:pStyle w:val="XML1"/>
              <w:rPr>
                <w:del w:id="5104" w:author="aas" w:date="2013-10-14T02:06:00Z"/>
              </w:rPr>
            </w:pPr>
            <w:del w:id="5105" w:author="aas" w:date="2013-10-14T02:06:00Z">
              <w:r>
                <w:delText xml:space="preserve">          &lt;/xs:documentation&gt;</w:delText>
              </w:r>
            </w:del>
          </w:p>
          <w:p w14:paraId="1E72388D" w14:textId="77777777" w:rsidR="00766893" w:rsidRDefault="00766893" w:rsidP="00766893">
            <w:pPr>
              <w:pStyle w:val="XML1"/>
              <w:rPr>
                <w:del w:id="5106" w:author="aas" w:date="2013-10-14T02:06:00Z"/>
              </w:rPr>
            </w:pPr>
            <w:del w:id="5107" w:author="aas" w:date="2013-10-14T02:06:00Z">
              <w:r>
                <w:delText xml:space="preserve">        &lt;/xs:annotation&gt;</w:delText>
              </w:r>
            </w:del>
          </w:p>
          <w:p w14:paraId="1EF0317F" w14:textId="77777777" w:rsidR="00766893" w:rsidRDefault="00766893" w:rsidP="00766893">
            <w:pPr>
              <w:pStyle w:val="XML1"/>
              <w:rPr>
                <w:del w:id="5108" w:author="aas" w:date="2013-10-14T02:06:00Z"/>
              </w:rPr>
            </w:pPr>
            <w:del w:id="5109" w:author="aas" w:date="2013-10-14T02:06:00Z">
              <w:r>
                <w:delText xml:space="preserve">        &lt;xs:simpleType&gt;</w:delText>
              </w:r>
            </w:del>
          </w:p>
          <w:p w14:paraId="7FA7986B" w14:textId="77777777" w:rsidR="00766893" w:rsidRDefault="00766893" w:rsidP="00766893">
            <w:pPr>
              <w:pStyle w:val="XML1"/>
              <w:rPr>
                <w:del w:id="5110" w:author="aas" w:date="2013-10-14T02:06:00Z"/>
              </w:rPr>
            </w:pPr>
            <w:del w:id="5111" w:author="aas" w:date="2013-10-14T02:06:00Z">
              <w:r>
                <w:delText xml:space="preserve">          &lt;xs:restriction base="xs:string"&gt;</w:delText>
              </w:r>
            </w:del>
          </w:p>
          <w:p w14:paraId="5B8F456B" w14:textId="77777777" w:rsidR="00766893" w:rsidRDefault="00766893" w:rsidP="00766893">
            <w:pPr>
              <w:pStyle w:val="XML1"/>
              <w:rPr>
                <w:del w:id="5112" w:author="aas" w:date="2013-10-14T02:06:00Z"/>
              </w:rPr>
            </w:pPr>
            <w:del w:id="5113" w:author="aas" w:date="2013-10-14T02:06:00Z">
              <w:r>
                <w:delText xml:space="preserve">            &lt;xs:enumeration value="copper"/&gt;</w:delText>
              </w:r>
            </w:del>
          </w:p>
          <w:p w14:paraId="22670026" w14:textId="77777777" w:rsidR="00766893" w:rsidRDefault="00766893" w:rsidP="00766893">
            <w:pPr>
              <w:pStyle w:val="XML1"/>
              <w:rPr>
                <w:del w:id="5114" w:author="aas" w:date="2013-10-14T02:06:00Z"/>
              </w:rPr>
            </w:pPr>
            <w:del w:id="5115" w:author="aas" w:date="2013-10-14T02:06:00Z">
              <w:r>
                <w:delText xml:space="preserve">            &lt;xs:enumeration value="fiber"/&gt;</w:delText>
              </w:r>
            </w:del>
          </w:p>
          <w:p w14:paraId="647D8952" w14:textId="77777777" w:rsidR="00766893" w:rsidRDefault="00766893" w:rsidP="00766893">
            <w:pPr>
              <w:pStyle w:val="XML1"/>
              <w:rPr>
                <w:del w:id="5116" w:author="aas" w:date="2013-10-14T02:06:00Z"/>
              </w:rPr>
            </w:pPr>
            <w:del w:id="5117" w:author="aas" w:date="2013-10-14T02:06:00Z">
              <w:r>
                <w:delText xml:space="preserve">          &lt;/xs:restriction&gt;</w:delText>
              </w:r>
            </w:del>
          </w:p>
          <w:p w14:paraId="3F09EE9F" w14:textId="77777777" w:rsidR="00766893" w:rsidRDefault="00766893" w:rsidP="00766893">
            <w:pPr>
              <w:pStyle w:val="XML1"/>
              <w:rPr>
                <w:del w:id="5118" w:author="aas" w:date="2013-10-14T02:06:00Z"/>
              </w:rPr>
            </w:pPr>
            <w:del w:id="5119" w:author="aas" w:date="2013-10-14T02:06:00Z">
              <w:r>
                <w:delText xml:space="preserve">        &lt;/xs:simpleType&gt;</w:delText>
              </w:r>
            </w:del>
          </w:p>
          <w:p w14:paraId="7B142FD0" w14:textId="77777777" w:rsidR="00766893" w:rsidRDefault="00766893" w:rsidP="00766893">
            <w:pPr>
              <w:pStyle w:val="XML1"/>
              <w:rPr>
                <w:del w:id="5120" w:author="aas" w:date="2013-10-14T02:06:00Z"/>
              </w:rPr>
            </w:pPr>
            <w:del w:id="5121" w:author="aas" w:date="2013-10-14T02:06:00Z">
              <w:r>
                <w:delText xml:space="preserve">      &lt;/xs:element&gt;</w:delText>
              </w:r>
            </w:del>
          </w:p>
          <w:p w14:paraId="507B2789" w14:textId="77777777" w:rsidR="00766893" w:rsidRDefault="00766893" w:rsidP="00766893">
            <w:pPr>
              <w:pStyle w:val="XML1"/>
              <w:rPr>
                <w:del w:id="5122" w:author="aas" w:date="2013-10-14T02:06:00Z"/>
              </w:rPr>
            </w:pPr>
            <w:del w:id="5123" w:author="aas" w:date="2013-10-14T02:06:00Z">
              <w:r>
                <w:delText xml:space="preserve">      &lt;xs:element name="pause"&gt;</w:delText>
              </w:r>
            </w:del>
          </w:p>
          <w:p w14:paraId="1FA89F0B" w14:textId="77777777" w:rsidR="00766893" w:rsidRDefault="00766893" w:rsidP="00766893">
            <w:pPr>
              <w:pStyle w:val="XML1"/>
              <w:rPr>
                <w:del w:id="5124" w:author="aas" w:date="2013-10-14T02:06:00Z"/>
              </w:rPr>
            </w:pPr>
            <w:del w:id="5125" w:author="aas" w:date="2013-10-14T02:06:00Z">
              <w:r>
                <w:delText xml:space="preserve">        &lt;xs:annotation&gt;</w:delText>
              </w:r>
            </w:del>
          </w:p>
          <w:p w14:paraId="22EA2E88" w14:textId="77777777" w:rsidR="00766893" w:rsidRDefault="00766893" w:rsidP="00766893">
            <w:pPr>
              <w:pStyle w:val="XML1"/>
              <w:rPr>
                <w:del w:id="5126" w:author="aas" w:date="2013-10-14T02:06:00Z"/>
              </w:rPr>
            </w:pPr>
            <w:del w:id="5127" w:author="aas" w:date="2013-10-14T02:06:00Z">
              <w:r>
                <w:delText xml:space="preserve">          &lt;xs:documentation&gt;</w:delText>
              </w:r>
            </w:del>
          </w:p>
          <w:p w14:paraId="0D07E077" w14:textId="77777777" w:rsidR="00766893" w:rsidRDefault="00766893" w:rsidP="00766893">
            <w:pPr>
              <w:pStyle w:val="XML1"/>
              <w:rPr>
                <w:del w:id="5128" w:author="aas" w:date="2013-10-14T02:06:00Z"/>
              </w:rPr>
            </w:pPr>
            <w:del w:id="5129" w:author="aas" w:date="2013-10-14T02:06:00Z">
              <w:r>
                <w:delText xml:space="preserve">            Specifies if pausing of transmission is</w:delText>
              </w:r>
            </w:del>
          </w:p>
          <w:p w14:paraId="023AEC88" w14:textId="77777777" w:rsidR="00766893" w:rsidRDefault="00766893" w:rsidP="00766893">
            <w:pPr>
              <w:pStyle w:val="XML1"/>
              <w:rPr>
                <w:del w:id="5130" w:author="aas" w:date="2013-10-14T02:06:00Z"/>
              </w:rPr>
            </w:pPr>
            <w:del w:id="5131" w:author="aas" w:date="2013-10-14T02:06:00Z">
              <w:r>
                <w:delText xml:space="preserve">            supported at all and if yes if it is asymmetric or</w:delText>
              </w:r>
            </w:del>
          </w:p>
          <w:p w14:paraId="2990D2D5" w14:textId="77777777" w:rsidR="00766893" w:rsidRDefault="00766893" w:rsidP="00766893">
            <w:pPr>
              <w:pStyle w:val="XML1"/>
              <w:rPr>
                <w:del w:id="5132" w:author="aas" w:date="2013-10-14T02:06:00Z"/>
              </w:rPr>
            </w:pPr>
            <w:del w:id="5133" w:author="aas" w:date="2013-10-14T02:06:00Z">
              <w:r>
                <w:delText xml:space="preserve">            symmetric.</w:delText>
              </w:r>
            </w:del>
          </w:p>
          <w:p w14:paraId="33F4FC6A" w14:textId="77777777" w:rsidR="00766893" w:rsidRDefault="00766893" w:rsidP="00766893">
            <w:pPr>
              <w:pStyle w:val="XML1"/>
              <w:rPr>
                <w:del w:id="5134" w:author="aas" w:date="2013-10-14T02:06:00Z"/>
              </w:rPr>
            </w:pPr>
          </w:p>
          <w:p w14:paraId="5884407A" w14:textId="77777777" w:rsidR="00766893" w:rsidRDefault="00766893" w:rsidP="00766893">
            <w:pPr>
              <w:pStyle w:val="XML1"/>
              <w:rPr>
                <w:del w:id="5135" w:author="aas" w:date="2013-10-14T02:06:00Z"/>
              </w:rPr>
            </w:pPr>
            <w:del w:id="5136" w:author="aas" w:date="2013-10-14T02:06:00Z">
              <w:r>
                <w:delText xml:space="preserve">            This element MUST be present in the NETCONF data store.</w:delText>
              </w:r>
            </w:del>
          </w:p>
          <w:p w14:paraId="64AA7D95" w14:textId="77777777" w:rsidR="00766893" w:rsidRDefault="00766893" w:rsidP="00766893">
            <w:pPr>
              <w:pStyle w:val="XML1"/>
              <w:rPr>
                <w:del w:id="5137" w:author="aas" w:date="2013-10-14T02:06:00Z"/>
              </w:rPr>
            </w:pPr>
            <w:del w:id="5138" w:author="aas" w:date="2013-10-14T02:06:00Z">
              <w:r>
                <w:delText xml:space="preserve">            If this element is not present in a NETCONF &amp;lt;edit-config&amp;gt;</w:delText>
              </w:r>
            </w:del>
          </w:p>
          <w:p w14:paraId="7BA0A13B" w14:textId="77777777" w:rsidR="00766893" w:rsidRDefault="00766893" w:rsidP="00766893">
            <w:pPr>
              <w:pStyle w:val="XML1"/>
              <w:rPr>
                <w:del w:id="5139" w:author="aas" w:date="2013-10-14T02:06:00Z"/>
              </w:rPr>
            </w:pPr>
            <w:del w:id="5140" w:author="aas" w:date="2013-10-14T02:06:00Z">
              <w:r>
                <w:delText xml:space="preserve">            operation 'create', 'merge' or 'replace' and the parent</w:delText>
              </w:r>
            </w:del>
          </w:p>
          <w:p w14:paraId="5C56480C" w14:textId="77777777" w:rsidR="00766893" w:rsidRDefault="00766893" w:rsidP="00766893">
            <w:pPr>
              <w:pStyle w:val="XML1"/>
              <w:rPr>
                <w:del w:id="5141" w:author="aas" w:date="2013-10-14T02:06:00Z"/>
              </w:rPr>
            </w:pPr>
            <w:del w:id="5142" w:author="aas" w:date="2013-10-14T02:06:00Z">
              <w:r>
                <w:delText xml:space="preserve">            element does not exist, a 'data-missing' error is</w:delText>
              </w:r>
            </w:del>
          </w:p>
          <w:p w14:paraId="7516D8AF" w14:textId="77777777" w:rsidR="00766893" w:rsidRDefault="00766893" w:rsidP="00766893">
            <w:pPr>
              <w:pStyle w:val="XML1"/>
              <w:rPr>
                <w:del w:id="5143" w:author="aas" w:date="2013-10-14T02:06:00Z"/>
              </w:rPr>
            </w:pPr>
            <w:del w:id="5144" w:author="aas" w:date="2013-10-14T02:06:00Z">
              <w:r>
                <w:delText xml:space="preserve">            returned.</w:delText>
              </w:r>
            </w:del>
          </w:p>
          <w:p w14:paraId="0883BA19" w14:textId="77777777" w:rsidR="00766893" w:rsidRDefault="00766893" w:rsidP="00766893">
            <w:pPr>
              <w:pStyle w:val="XML1"/>
              <w:rPr>
                <w:del w:id="5145" w:author="aas" w:date="2013-10-14T02:06:00Z"/>
              </w:rPr>
            </w:pPr>
            <w:del w:id="5146" w:author="aas" w:date="2013-10-14T02:06:00Z">
              <w:r>
                <w:delText xml:space="preserve">          &lt;/xs:documentation&gt;</w:delText>
              </w:r>
            </w:del>
          </w:p>
          <w:p w14:paraId="408702C3" w14:textId="77777777" w:rsidR="00766893" w:rsidRDefault="00766893" w:rsidP="00766893">
            <w:pPr>
              <w:pStyle w:val="XML1"/>
              <w:rPr>
                <w:del w:id="5147" w:author="aas" w:date="2013-10-14T02:06:00Z"/>
              </w:rPr>
            </w:pPr>
            <w:del w:id="5148" w:author="aas" w:date="2013-10-14T02:06:00Z">
              <w:r>
                <w:delText xml:space="preserve">        &lt;/xs:annotation&gt;</w:delText>
              </w:r>
            </w:del>
          </w:p>
          <w:p w14:paraId="1681B6BA" w14:textId="77777777" w:rsidR="00766893" w:rsidRDefault="00766893" w:rsidP="00766893">
            <w:pPr>
              <w:pStyle w:val="XML1"/>
              <w:rPr>
                <w:del w:id="5149" w:author="aas" w:date="2013-10-14T02:06:00Z"/>
              </w:rPr>
            </w:pPr>
            <w:del w:id="5150" w:author="aas" w:date="2013-10-14T02:06:00Z">
              <w:r>
                <w:delText xml:space="preserve">        &lt;xs:simpleType&gt;</w:delText>
              </w:r>
            </w:del>
          </w:p>
          <w:p w14:paraId="094BC6C7" w14:textId="77777777" w:rsidR="00766893" w:rsidRDefault="00766893" w:rsidP="00766893">
            <w:pPr>
              <w:pStyle w:val="XML1"/>
              <w:rPr>
                <w:del w:id="5151" w:author="aas" w:date="2013-10-14T02:06:00Z"/>
              </w:rPr>
            </w:pPr>
            <w:del w:id="5152" w:author="aas" w:date="2013-10-14T02:06:00Z">
              <w:r>
                <w:delText xml:space="preserve">          &lt;xs:restriction base="xs:string"&gt;</w:delText>
              </w:r>
            </w:del>
          </w:p>
          <w:p w14:paraId="3B158587" w14:textId="77777777" w:rsidR="00766893" w:rsidRDefault="00766893" w:rsidP="00766893">
            <w:pPr>
              <w:pStyle w:val="XML1"/>
              <w:rPr>
                <w:del w:id="5153" w:author="aas" w:date="2013-10-14T02:06:00Z"/>
              </w:rPr>
            </w:pPr>
            <w:del w:id="5154" w:author="aas" w:date="2013-10-14T02:06:00Z">
              <w:r>
                <w:delText xml:space="preserve">            &lt;xs:enumeration value="unsupported"/&gt;</w:delText>
              </w:r>
            </w:del>
          </w:p>
          <w:p w14:paraId="43B05F97" w14:textId="77777777" w:rsidR="00766893" w:rsidRDefault="00766893" w:rsidP="00766893">
            <w:pPr>
              <w:pStyle w:val="XML1"/>
              <w:rPr>
                <w:del w:id="5155" w:author="aas" w:date="2013-10-14T02:06:00Z"/>
              </w:rPr>
            </w:pPr>
            <w:del w:id="5156" w:author="aas" w:date="2013-10-14T02:06:00Z">
              <w:r>
                <w:delText xml:space="preserve">            &lt;xs:enumeration value="symmetric"/&gt;</w:delText>
              </w:r>
            </w:del>
          </w:p>
          <w:p w14:paraId="604FEBA3" w14:textId="77777777" w:rsidR="00766893" w:rsidRDefault="00766893" w:rsidP="00766893">
            <w:pPr>
              <w:pStyle w:val="XML1"/>
              <w:rPr>
                <w:del w:id="5157" w:author="aas" w:date="2013-10-14T02:06:00Z"/>
              </w:rPr>
            </w:pPr>
            <w:del w:id="5158" w:author="aas" w:date="2013-10-14T02:06:00Z">
              <w:r>
                <w:delText xml:space="preserve">            &lt;xs:enumeration value="asymmetric"/&gt;</w:delText>
              </w:r>
            </w:del>
          </w:p>
          <w:p w14:paraId="750FA680" w14:textId="77777777" w:rsidR="00766893" w:rsidRDefault="00766893" w:rsidP="00766893">
            <w:pPr>
              <w:pStyle w:val="XML1"/>
              <w:rPr>
                <w:del w:id="5159" w:author="aas" w:date="2013-10-14T02:06:00Z"/>
              </w:rPr>
            </w:pPr>
            <w:del w:id="5160" w:author="aas" w:date="2013-10-14T02:06:00Z">
              <w:r>
                <w:delText xml:space="preserve">          &lt;/xs:restriction&gt;</w:delText>
              </w:r>
            </w:del>
          </w:p>
          <w:p w14:paraId="747377FB" w14:textId="77777777" w:rsidR="00766893" w:rsidRDefault="00766893" w:rsidP="00766893">
            <w:pPr>
              <w:pStyle w:val="XML1"/>
              <w:rPr>
                <w:del w:id="5161" w:author="aas" w:date="2013-10-14T02:06:00Z"/>
              </w:rPr>
            </w:pPr>
            <w:del w:id="5162" w:author="aas" w:date="2013-10-14T02:06:00Z">
              <w:r>
                <w:delText xml:space="preserve">        &lt;/xs:simpleType&gt;</w:delText>
              </w:r>
            </w:del>
          </w:p>
          <w:p w14:paraId="0CCEBF37" w14:textId="77777777" w:rsidR="00766893" w:rsidRDefault="00766893" w:rsidP="00766893">
            <w:pPr>
              <w:pStyle w:val="XML1"/>
              <w:rPr>
                <w:del w:id="5163" w:author="aas" w:date="2013-10-14T02:06:00Z"/>
              </w:rPr>
            </w:pPr>
            <w:del w:id="5164" w:author="aas" w:date="2013-10-14T02:06:00Z">
              <w:r>
                <w:delText xml:space="preserve">      &lt;/xs:element&gt;</w:delText>
              </w:r>
            </w:del>
          </w:p>
          <w:p w14:paraId="728A4B2A" w14:textId="77777777" w:rsidR="00766893" w:rsidRDefault="00766893" w:rsidP="00766893">
            <w:pPr>
              <w:pStyle w:val="XML1"/>
              <w:rPr>
                <w:del w:id="5165" w:author="aas" w:date="2013-10-14T02:06:00Z"/>
              </w:rPr>
            </w:pPr>
            <w:del w:id="5166" w:author="aas" w:date="2013-10-14T02:06:00Z">
              <w:r>
                <w:delText xml:space="preserve">    &lt;/xs:sequence&gt;</w:delText>
              </w:r>
            </w:del>
          </w:p>
          <w:p w14:paraId="3E726E36" w14:textId="77777777" w:rsidR="00766893" w:rsidRDefault="00766893" w:rsidP="00766893">
            <w:pPr>
              <w:pStyle w:val="XML1"/>
              <w:rPr>
                <w:del w:id="5167" w:author="aas" w:date="2013-10-14T02:06:00Z"/>
              </w:rPr>
            </w:pPr>
            <w:del w:id="5168" w:author="aas" w:date="2013-10-14T02:06:00Z">
              <w:r>
                <w:delText xml:space="preserve">  &lt;/xs:group&gt;</w:delText>
              </w:r>
            </w:del>
          </w:p>
          <w:p w14:paraId="46FAF372" w14:textId="77777777" w:rsidR="00766893" w:rsidRDefault="00766893" w:rsidP="00766893">
            <w:pPr>
              <w:pStyle w:val="XML1"/>
              <w:rPr>
                <w:del w:id="5169" w:author="aas" w:date="2013-10-14T02:06:00Z"/>
              </w:rPr>
            </w:pPr>
          </w:p>
          <w:p w14:paraId="245A307C" w14:textId="77777777" w:rsidR="00766893" w:rsidRDefault="00766893" w:rsidP="00766893">
            <w:pPr>
              <w:pStyle w:val="XML1"/>
              <w:rPr>
                <w:del w:id="5170" w:author="aas" w:date="2013-10-14T02:06:00Z"/>
              </w:rPr>
            </w:pPr>
            <w:del w:id="5171" w:author="aas" w:date="2013-10-14T02:06:00Z">
              <w:r>
                <w:delText xml:space="preserve">  &lt;xs:simpleType name="OFPortRateType"&gt;</w:delText>
              </w:r>
            </w:del>
          </w:p>
          <w:p w14:paraId="3302D73F" w14:textId="77777777" w:rsidR="00766893" w:rsidRDefault="00766893" w:rsidP="00766893">
            <w:pPr>
              <w:pStyle w:val="XML1"/>
              <w:rPr>
                <w:del w:id="5172" w:author="aas" w:date="2013-10-14T02:06:00Z"/>
              </w:rPr>
            </w:pPr>
            <w:del w:id="5173" w:author="aas" w:date="2013-10-14T02:06:00Z">
              <w:r>
                <w:delText xml:space="preserve">    &lt;xs:annotation&gt;</w:delText>
              </w:r>
            </w:del>
          </w:p>
          <w:p w14:paraId="0F084955" w14:textId="77777777" w:rsidR="00766893" w:rsidRDefault="00766893" w:rsidP="00766893">
            <w:pPr>
              <w:pStyle w:val="XML1"/>
              <w:rPr>
                <w:del w:id="5174" w:author="aas" w:date="2013-10-14T02:06:00Z"/>
              </w:rPr>
            </w:pPr>
            <w:del w:id="5175" w:author="aas" w:date="2013-10-14T02:06:00Z">
              <w:r>
                <w:delText xml:space="preserve">      &lt;xs:documentation&gt;</w:delText>
              </w:r>
            </w:del>
          </w:p>
          <w:p w14:paraId="4BF1F342" w14:textId="77777777" w:rsidR="00766893" w:rsidRDefault="00766893" w:rsidP="00766893">
            <w:pPr>
              <w:pStyle w:val="XML1"/>
              <w:rPr>
                <w:del w:id="5176" w:author="aas" w:date="2013-10-14T02:06:00Z"/>
              </w:rPr>
            </w:pPr>
            <w:del w:id="5177" w:author="aas" w:date="2013-10-14T02:06:00Z">
              <w:r>
                <w:delText xml:space="preserve">        Type to specify the rate of a port including the</w:delText>
              </w:r>
            </w:del>
          </w:p>
          <w:p w14:paraId="1C0DF95B" w14:textId="77777777" w:rsidR="00766893" w:rsidRDefault="00766893" w:rsidP="00766893">
            <w:pPr>
              <w:pStyle w:val="XML1"/>
              <w:rPr>
                <w:del w:id="5178" w:author="aas" w:date="2013-10-14T02:06:00Z"/>
              </w:rPr>
            </w:pPr>
            <w:del w:id="5179" w:author="aas" w:date="2013-10-14T02:06:00Z">
              <w:r>
                <w:delText xml:space="preserve">        duplex transmission feature. Possible rates are 10Mb, 100Mb,</w:delText>
              </w:r>
            </w:del>
          </w:p>
          <w:p w14:paraId="5F23CB62" w14:textId="77777777" w:rsidR="00766893" w:rsidRDefault="00766893" w:rsidP="00766893">
            <w:pPr>
              <w:pStyle w:val="XML1"/>
              <w:rPr>
                <w:del w:id="5180" w:author="aas" w:date="2013-10-14T02:06:00Z"/>
              </w:rPr>
            </w:pPr>
            <w:del w:id="5181" w:author="aas" w:date="2013-10-14T02:06:00Z">
              <w:r>
                <w:delText xml:space="preserve">        1Gb, 10Gb, 40Gb, 100Gb, 1Tb or other. Rates of 10Mb, 100Mb</w:delText>
              </w:r>
            </w:del>
          </w:p>
          <w:p w14:paraId="7B3E58B2" w14:textId="77777777" w:rsidR="00766893" w:rsidRDefault="00766893" w:rsidP="00766893">
            <w:pPr>
              <w:pStyle w:val="XML1"/>
              <w:rPr>
                <w:del w:id="5182" w:author="aas" w:date="2013-10-14T02:06:00Z"/>
              </w:rPr>
            </w:pPr>
            <w:del w:id="5183" w:author="aas" w:date="2013-10-14T02:06:00Z">
              <w:r>
                <w:delText xml:space="preserve">        and 1 Gb can support half or full duplex transmission.</w:delText>
              </w:r>
            </w:del>
          </w:p>
          <w:p w14:paraId="21DDACA9" w14:textId="77777777" w:rsidR="00766893" w:rsidRDefault="00766893" w:rsidP="00766893">
            <w:pPr>
              <w:pStyle w:val="XML1"/>
              <w:rPr>
                <w:del w:id="5184" w:author="aas" w:date="2013-10-14T02:06:00Z"/>
              </w:rPr>
            </w:pPr>
            <w:del w:id="5185" w:author="aas" w:date="2013-10-14T02:06:00Z">
              <w:r>
                <w:delText xml:space="preserve">      &lt;/xs:documentation&gt;</w:delText>
              </w:r>
            </w:del>
          </w:p>
          <w:p w14:paraId="50359CF2" w14:textId="77777777" w:rsidR="00766893" w:rsidRDefault="00766893" w:rsidP="00766893">
            <w:pPr>
              <w:pStyle w:val="XML1"/>
              <w:rPr>
                <w:del w:id="5186" w:author="aas" w:date="2013-10-14T02:06:00Z"/>
              </w:rPr>
            </w:pPr>
            <w:del w:id="5187" w:author="aas" w:date="2013-10-14T02:06:00Z">
              <w:r>
                <w:delText xml:space="preserve">    &lt;/xs:annotation&gt;</w:delText>
              </w:r>
            </w:del>
          </w:p>
          <w:p w14:paraId="33D2C9AE" w14:textId="77777777" w:rsidR="00766893" w:rsidRDefault="00766893" w:rsidP="00766893">
            <w:pPr>
              <w:pStyle w:val="XML1"/>
              <w:rPr>
                <w:del w:id="5188" w:author="aas" w:date="2013-10-14T02:06:00Z"/>
              </w:rPr>
            </w:pPr>
          </w:p>
          <w:p w14:paraId="388FE2EA" w14:textId="77777777" w:rsidR="00766893" w:rsidRDefault="00766893" w:rsidP="00766893">
            <w:pPr>
              <w:pStyle w:val="XML1"/>
              <w:rPr>
                <w:del w:id="5189" w:author="aas" w:date="2013-10-14T02:06:00Z"/>
              </w:rPr>
            </w:pPr>
            <w:del w:id="5190" w:author="aas" w:date="2013-10-14T02:06:00Z">
              <w:r>
                <w:delText xml:space="preserve">    &lt;xs:restriction base="xs:string"&gt;</w:delText>
              </w:r>
            </w:del>
          </w:p>
          <w:p w14:paraId="03010886" w14:textId="77777777" w:rsidR="00766893" w:rsidRDefault="00766893" w:rsidP="00766893">
            <w:pPr>
              <w:pStyle w:val="XML1"/>
              <w:rPr>
                <w:del w:id="5191" w:author="aas" w:date="2013-10-14T02:06:00Z"/>
              </w:rPr>
            </w:pPr>
            <w:del w:id="5192" w:author="aas" w:date="2013-10-14T02:06:00Z">
              <w:r>
                <w:delText xml:space="preserve">      &lt;xs:enumeration value="10Mb-HD"/&gt;</w:delText>
              </w:r>
            </w:del>
          </w:p>
          <w:p w14:paraId="59B0A42A" w14:textId="77777777" w:rsidR="00766893" w:rsidRDefault="00766893" w:rsidP="00766893">
            <w:pPr>
              <w:pStyle w:val="XML1"/>
              <w:rPr>
                <w:del w:id="5193" w:author="aas" w:date="2013-10-14T02:06:00Z"/>
              </w:rPr>
            </w:pPr>
            <w:del w:id="5194" w:author="aas" w:date="2013-10-14T02:06:00Z">
              <w:r>
                <w:delText xml:space="preserve">      &lt;xs:enumeration value="10Mb-FD"/&gt;</w:delText>
              </w:r>
            </w:del>
          </w:p>
          <w:p w14:paraId="6896D4E5" w14:textId="77777777" w:rsidR="00766893" w:rsidRDefault="00766893" w:rsidP="00766893">
            <w:pPr>
              <w:pStyle w:val="XML1"/>
              <w:rPr>
                <w:del w:id="5195" w:author="aas" w:date="2013-10-14T02:06:00Z"/>
              </w:rPr>
            </w:pPr>
            <w:del w:id="5196" w:author="aas" w:date="2013-10-14T02:06:00Z">
              <w:r>
                <w:delText xml:space="preserve">      &lt;xs:enumeration value="100Mb-HD"/&gt;</w:delText>
              </w:r>
            </w:del>
          </w:p>
          <w:p w14:paraId="7D724CC6" w14:textId="77777777" w:rsidR="00766893" w:rsidRDefault="00766893" w:rsidP="00766893">
            <w:pPr>
              <w:pStyle w:val="XML1"/>
              <w:rPr>
                <w:del w:id="5197" w:author="aas" w:date="2013-10-14T02:06:00Z"/>
              </w:rPr>
            </w:pPr>
            <w:del w:id="5198" w:author="aas" w:date="2013-10-14T02:06:00Z">
              <w:r>
                <w:delText xml:space="preserve">      &lt;xs:enumeration value="100Mb-FD"/&gt;</w:delText>
              </w:r>
            </w:del>
          </w:p>
          <w:p w14:paraId="24F8443D" w14:textId="77777777" w:rsidR="00766893" w:rsidRDefault="00766893" w:rsidP="00766893">
            <w:pPr>
              <w:pStyle w:val="XML1"/>
              <w:rPr>
                <w:del w:id="5199" w:author="aas" w:date="2013-10-14T02:06:00Z"/>
              </w:rPr>
            </w:pPr>
            <w:del w:id="5200" w:author="aas" w:date="2013-10-14T02:06:00Z">
              <w:r>
                <w:delText xml:space="preserve">      &lt;xs:enumeration value="1Gb-HD"/&gt;</w:delText>
              </w:r>
            </w:del>
          </w:p>
          <w:p w14:paraId="635E98D2" w14:textId="77777777" w:rsidR="00766893" w:rsidRDefault="00766893" w:rsidP="00766893">
            <w:pPr>
              <w:pStyle w:val="XML1"/>
              <w:rPr>
                <w:del w:id="5201" w:author="aas" w:date="2013-10-14T02:06:00Z"/>
              </w:rPr>
            </w:pPr>
            <w:del w:id="5202" w:author="aas" w:date="2013-10-14T02:06:00Z">
              <w:r>
                <w:delText xml:space="preserve">      &lt;xs:enumeration value="1Gb-FD"/&gt;</w:delText>
              </w:r>
            </w:del>
          </w:p>
          <w:p w14:paraId="3F19A720" w14:textId="77777777" w:rsidR="00766893" w:rsidRDefault="00766893" w:rsidP="00766893">
            <w:pPr>
              <w:pStyle w:val="XML1"/>
              <w:rPr>
                <w:del w:id="5203" w:author="aas" w:date="2013-10-14T02:06:00Z"/>
              </w:rPr>
            </w:pPr>
            <w:del w:id="5204" w:author="aas" w:date="2013-10-14T02:06:00Z">
              <w:r>
                <w:delText xml:space="preserve">      &lt;xs:enumeration value="10Gb"/&gt;</w:delText>
              </w:r>
            </w:del>
          </w:p>
          <w:p w14:paraId="562D539C" w14:textId="77777777" w:rsidR="00766893" w:rsidRDefault="00766893" w:rsidP="00766893">
            <w:pPr>
              <w:pStyle w:val="XML1"/>
              <w:rPr>
                <w:del w:id="5205" w:author="aas" w:date="2013-10-14T02:06:00Z"/>
              </w:rPr>
            </w:pPr>
            <w:del w:id="5206" w:author="aas" w:date="2013-10-14T02:06:00Z">
              <w:r>
                <w:delText xml:space="preserve">      &lt;xs:enumeration value="40Gb"/&gt;</w:delText>
              </w:r>
            </w:del>
          </w:p>
          <w:p w14:paraId="23ED7179" w14:textId="77777777" w:rsidR="00766893" w:rsidRDefault="00766893" w:rsidP="00766893">
            <w:pPr>
              <w:pStyle w:val="XML1"/>
              <w:rPr>
                <w:del w:id="5207" w:author="aas" w:date="2013-10-14T02:06:00Z"/>
              </w:rPr>
            </w:pPr>
            <w:del w:id="5208" w:author="aas" w:date="2013-10-14T02:06:00Z">
              <w:r>
                <w:delText xml:space="preserve">      &lt;xs:enumeration value="100Gb"/&gt;</w:delText>
              </w:r>
            </w:del>
          </w:p>
          <w:p w14:paraId="6726F4B7" w14:textId="77777777" w:rsidR="00766893" w:rsidRDefault="00766893" w:rsidP="00766893">
            <w:pPr>
              <w:pStyle w:val="XML1"/>
              <w:rPr>
                <w:del w:id="5209" w:author="aas" w:date="2013-10-14T02:06:00Z"/>
              </w:rPr>
            </w:pPr>
            <w:del w:id="5210" w:author="aas" w:date="2013-10-14T02:06:00Z">
              <w:r>
                <w:delText xml:space="preserve">      &lt;xs:enumeration value="1Tb"/&gt;</w:delText>
              </w:r>
            </w:del>
          </w:p>
          <w:p w14:paraId="5C86EE70" w14:textId="77777777" w:rsidR="00766893" w:rsidRDefault="00766893" w:rsidP="00766893">
            <w:pPr>
              <w:pStyle w:val="XML1"/>
              <w:rPr>
                <w:del w:id="5211" w:author="aas" w:date="2013-10-14T02:06:00Z"/>
              </w:rPr>
            </w:pPr>
            <w:del w:id="5212" w:author="aas" w:date="2013-10-14T02:06:00Z">
              <w:r>
                <w:delText xml:space="preserve">      &lt;xs:enumeration value="other"/&gt;</w:delText>
              </w:r>
            </w:del>
          </w:p>
          <w:p w14:paraId="3F763659" w14:textId="77777777" w:rsidR="00766893" w:rsidRDefault="00766893" w:rsidP="00766893">
            <w:pPr>
              <w:pStyle w:val="XML1"/>
              <w:rPr>
                <w:del w:id="5213" w:author="aas" w:date="2013-10-14T02:06:00Z"/>
              </w:rPr>
            </w:pPr>
            <w:del w:id="5214" w:author="aas" w:date="2013-10-14T02:06:00Z">
              <w:r>
                <w:delText xml:space="preserve">    &lt;/xs:restriction&gt;</w:delText>
              </w:r>
            </w:del>
          </w:p>
          <w:p w14:paraId="350FD13E" w14:textId="77777777" w:rsidR="0094763A" w:rsidRPr="009F1B7D" w:rsidRDefault="00766893" w:rsidP="00011096">
            <w:pPr>
              <w:pStyle w:val="XML1"/>
              <w:rPr>
                <w:del w:id="5215" w:author="aas" w:date="2013-10-14T02:06:00Z"/>
              </w:rPr>
            </w:pPr>
            <w:del w:id="5216" w:author="aas" w:date="2013-10-14T02:06:00Z">
              <w:r>
                <w:delText xml:space="preserve">  &lt;/xs:simpleType&gt;</w:delText>
              </w:r>
            </w:del>
          </w:p>
        </w:tc>
      </w:tr>
    </w:tbl>
    <w:p w14:paraId="028EDEF1" w14:textId="77777777" w:rsidR="0094763A" w:rsidRPr="009F1B7D" w:rsidRDefault="0094763A" w:rsidP="0094763A">
      <w:pPr>
        <w:rPr>
          <w:del w:id="5217" w:author="aas" w:date="2013-10-14T02:06:00Z"/>
        </w:rPr>
      </w:pPr>
    </w:p>
    <w:p w14:paraId="0A09909D" w14:textId="77777777" w:rsidR="0094763A" w:rsidRPr="009F1B7D" w:rsidRDefault="0094763A" w:rsidP="00D14D27">
      <w:pPr>
        <w:pStyle w:val="Heading3"/>
      </w:pPr>
      <w:bookmarkStart w:id="5218" w:name="_Toc243774077"/>
      <w:r w:rsidRPr="00DB42FD">
        <w:t>XML Example</w:t>
      </w:r>
      <w:bookmarkEnd w:id="4820"/>
      <w:bookmarkEnd w:id="4821"/>
      <w:bookmarkEnd w:id="5218"/>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19" w:name="_Toc333523948"/>
      <w:bookmarkStart w:id="5220" w:name="_Toc335148035"/>
      <w:bookmarkStart w:id="5221" w:name="_Toc333523949"/>
      <w:bookmarkStart w:id="5222" w:name="_Toc335148036"/>
      <w:bookmarkStart w:id="5223" w:name="_Toc333523950"/>
      <w:bookmarkStart w:id="5224" w:name="_Toc335148037"/>
      <w:bookmarkStart w:id="5225" w:name="_Toc333523951"/>
      <w:bookmarkStart w:id="5226" w:name="_Toc335148038"/>
      <w:bookmarkStart w:id="5227" w:name="_Toc333523952"/>
      <w:bookmarkStart w:id="5228" w:name="_Toc335148039"/>
      <w:bookmarkStart w:id="5229" w:name="_Toc333523953"/>
      <w:bookmarkStart w:id="5230" w:name="_Toc335148040"/>
      <w:bookmarkStart w:id="5231" w:name="_Toc333523954"/>
      <w:bookmarkStart w:id="5232" w:name="_Toc335148041"/>
      <w:bookmarkStart w:id="5233" w:name="_Toc333523955"/>
      <w:bookmarkStart w:id="5234" w:name="_Toc335148042"/>
      <w:bookmarkStart w:id="5235" w:name="_Toc24377407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roofErr w:type="spellStart"/>
      <w:r>
        <w:t>OpenFlow</w:t>
      </w:r>
      <w:proofErr w:type="spellEnd"/>
      <w:r>
        <w:t xml:space="preserve"> Queue</w:t>
      </w:r>
      <w:bookmarkEnd w:id="5235"/>
    </w:p>
    <w:p w14:paraId="5869BF7D" w14:textId="77777777" w:rsidR="00F07D3E" w:rsidRDefault="00F07D3E" w:rsidP="00F07D3E">
      <w:r>
        <w:t xml:space="preserve">The </w:t>
      </w:r>
      <w:proofErr w:type="spellStart"/>
      <w:r>
        <w:t>OpenFlow</w:t>
      </w:r>
      <w:proofErr w:type="spellEnd"/>
      <w:r>
        <w:t xml:space="preserve"> Queue is an instance of an </w:t>
      </w:r>
      <w:proofErr w:type="spellStart"/>
      <w:r>
        <w:t>OpenFlow</w:t>
      </w:r>
      <w:proofErr w:type="spellEnd"/>
      <w:r>
        <w:t xml:space="preserve"> resource. It contains list of queue properties. The </w:t>
      </w:r>
      <w:proofErr w:type="spellStart"/>
      <w:r>
        <w:t>OpenFlow</w:t>
      </w:r>
      <w:proofErr w:type="spellEnd"/>
      <w:r>
        <w:t xml:space="preserve"> Queue is a logical context which represents a queue as described in the </w:t>
      </w:r>
      <w:proofErr w:type="spellStart"/>
      <w:r>
        <w:t>OpenFlow</w:t>
      </w:r>
      <w:proofErr w:type="spellEnd"/>
      <w:r>
        <w:t xml:space="preserve"> protocol specification.</w:t>
      </w:r>
    </w:p>
    <w:p w14:paraId="6BE3F4CD" w14:textId="77777777" w:rsidR="00F07D3E" w:rsidRPr="009F1B7D" w:rsidRDefault="00F07D3E" w:rsidP="00D14D27">
      <w:pPr>
        <w:pStyle w:val="Heading3"/>
      </w:pPr>
      <w:bookmarkStart w:id="5236" w:name="_Toc315954025"/>
      <w:bookmarkStart w:id="5237" w:name="_Toc316542535"/>
      <w:bookmarkStart w:id="5238" w:name="_Toc243774079"/>
      <w:r w:rsidRPr="00DB42FD">
        <w:lastRenderedPageBreak/>
        <w:t>UML Diagram</w:t>
      </w:r>
      <w:bookmarkEnd w:id="5236"/>
      <w:bookmarkEnd w:id="5237"/>
      <w:bookmarkEnd w:id="5238"/>
    </w:p>
    <w:p w14:paraId="233346DF" w14:textId="4D61C67E" w:rsidR="00F07D3E" w:rsidRPr="009F1B7D" w:rsidRDefault="008E321D" w:rsidP="00F07D3E">
      <w:pPr>
        <w:keepNext/>
        <w:jc w:val="center"/>
      </w:pPr>
      <w:ins w:id="5239" w:author="Deepak Bansal (AZURE)" w:date="2013-11-25T12:07:00Z">
        <w:r>
          <w:object w:dxaOrig="5596" w:dyaOrig="7591" w14:anchorId="05ACB328">
            <v:shape id="_x0000_i1036" type="#_x0000_t75" style="width:279.75pt;height:379.5pt" o:ole="">
              <v:imagedata r:id="rId39" o:title=""/>
            </v:shape>
            <o:OLEObject Type="Embed" ProgID="Visio.Drawing.15" ShapeID="_x0000_i1036" DrawAspect="Content" ObjectID="_1447426562" r:id="rId40"/>
          </w:object>
        </w:r>
      </w:ins>
      <w:del w:id="5240" w:author="Deepak Bansal (AZURE)" w:date="2013-11-25T12:07:00Z">
        <w:r w:rsidR="00891460" w:rsidDel="008E321D">
          <w:object w:dxaOrig="5625" w:dyaOrig="7610" w14:anchorId="474BD0C3">
            <v:shape id="_x0000_i1037" type="#_x0000_t75" style="width:282pt;height:381pt" o:ole="">
              <v:imagedata r:id="rId41" o:title=""/>
            </v:shape>
            <o:OLEObject Type="Embed" ProgID="Visio.Drawing.11" ShapeID="_x0000_i1037" DrawAspect="Content" ObjectID="_1447426563" r:id="rId42"/>
          </w:object>
        </w:r>
      </w:del>
    </w:p>
    <w:p w14:paraId="4A737A45" w14:textId="32BBBC33" w:rsidR="00F07D3E" w:rsidRPr="009F1B7D" w:rsidRDefault="00F07D3E" w:rsidP="001026D4">
      <w:pPr>
        <w:pStyle w:val="Caption"/>
      </w:pPr>
      <w:r w:rsidRPr="00CE3A81">
        <w:t xml:space="preserve">Figure </w:t>
      </w:r>
      <w:r w:rsidR="00F23DEE">
        <w:t>12</w:t>
      </w:r>
      <w:r w:rsidRPr="00CE3A81">
        <w:t xml:space="preserve">: Data Model Diagram for an </w:t>
      </w:r>
      <w:proofErr w:type="spellStart"/>
      <w:r w:rsidRPr="00CE3A81">
        <w:t>OpenFlow</w:t>
      </w:r>
      <w:proofErr w:type="spellEnd"/>
      <w:r w:rsidRPr="00CE3A81">
        <w:t xml:space="preserve"> Queue</w:t>
      </w:r>
    </w:p>
    <w:p w14:paraId="3E0B7AC6" w14:textId="77777777" w:rsidR="00F07D3E" w:rsidRPr="009F1B7D" w:rsidRDefault="00F07D3E" w:rsidP="00D14D27">
      <w:pPr>
        <w:pStyle w:val="Heading3"/>
        <w:rPr>
          <w:del w:id="5241" w:author="aas" w:date="2013-10-14T02:06:00Z"/>
        </w:rPr>
      </w:pPr>
      <w:bookmarkStart w:id="5242" w:name="_Toc315954026"/>
      <w:bookmarkStart w:id="5243" w:name="_Toc316542536"/>
      <w:bookmarkStart w:id="5244" w:name="_Toc315954027"/>
      <w:bookmarkStart w:id="5245" w:name="_Toc316542537"/>
      <w:del w:id="5246" w:author="aas" w:date="2013-10-14T02:06:00Z">
        <w:r w:rsidRPr="00DB42FD">
          <w:delText>XML Schema</w:delText>
        </w:r>
        <w:bookmarkEnd w:id="5242"/>
        <w:bookmarkEnd w:id="5243"/>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47" w:author="aas" w:date="2013-10-14T02:06:00Z"/>
        </w:trPr>
        <w:tc>
          <w:tcPr>
            <w:tcW w:w="5000" w:type="pct"/>
          </w:tcPr>
          <w:p w14:paraId="5971D2C0" w14:textId="77777777" w:rsidR="00766893" w:rsidRDefault="00766893" w:rsidP="00766893">
            <w:pPr>
              <w:pStyle w:val="XML1"/>
              <w:rPr>
                <w:del w:id="5248" w:author="aas" w:date="2013-10-14T02:06:00Z"/>
              </w:rPr>
            </w:pPr>
            <w:del w:id="5249" w:author="aas" w:date="2013-10-14T02:06:00Z">
              <w:r>
                <w:delText xml:space="preserve">  &lt;xs:group name="OFQueueType"&gt;</w:delText>
              </w:r>
            </w:del>
          </w:p>
          <w:p w14:paraId="7EAEF1E7" w14:textId="77777777" w:rsidR="00766893" w:rsidRDefault="00766893" w:rsidP="00766893">
            <w:pPr>
              <w:pStyle w:val="XML1"/>
              <w:rPr>
                <w:del w:id="5250" w:author="aas" w:date="2013-10-14T02:06:00Z"/>
              </w:rPr>
            </w:pPr>
            <w:del w:id="5251" w:author="aas" w:date="2013-10-14T02:06:00Z">
              <w:r>
                <w:delText xml:space="preserve">    &lt;xs:annotation&gt;</w:delText>
              </w:r>
            </w:del>
          </w:p>
          <w:p w14:paraId="1883292D" w14:textId="77777777" w:rsidR="00766893" w:rsidRDefault="00766893" w:rsidP="00766893">
            <w:pPr>
              <w:pStyle w:val="XML1"/>
              <w:rPr>
                <w:del w:id="5252" w:author="aas" w:date="2013-10-14T02:06:00Z"/>
              </w:rPr>
            </w:pPr>
            <w:del w:id="5253" w:author="aas" w:date="2013-10-14T02:06:00Z">
              <w:r>
                <w:delText xml:space="preserve">      &lt;xs:documentation&gt;</w:delText>
              </w:r>
            </w:del>
          </w:p>
          <w:p w14:paraId="7ACF595E" w14:textId="77777777" w:rsidR="00766893" w:rsidRDefault="00766893" w:rsidP="00766893">
            <w:pPr>
              <w:pStyle w:val="XML1"/>
              <w:rPr>
                <w:del w:id="5254" w:author="aas" w:date="2013-10-14T02:06:00Z"/>
              </w:rPr>
            </w:pPr>
            <w:del w:id="5255" w:author="aas" w:date="2013-10-14T02:06:00Z">
              <w:r>
                <w:delText xml:space="preserve">        This grouping specifies all properties of a queue</w:delText>
              </w:r>
            </w:del>
          </w:p>
          <w:p w14:paraId="7FA469EC" w14:textId="77777777" w:rsidR="00766893" w:rsidRDefault="00766893" w:rsidP="00766893">
            <w:pPr>
              <w:pStyle w:val="XML1"/>
              <w:rPr>
                <w:del w:id="5256" w:author="aas" w:date="2013-10-14T02:06:00Z"/>
              </w:rPr>
            </w:pPr>
            <w:del w:id="5257" w:author="aas" w:date="2013-10-14T02:06:00Z">
              <w:r>
                <w:delText xml:space="preserve">        resource.</w:delText>
              </w:r>
            </w:del>
          </w:p>
          <w:p w14:paraId="61808FD3" w14:textId="77777777" w:rsidR="00766893" w:rsidRDefault="00766893" w:rsidP="00766893">
            <w:pPr>
              <w:pStyle w:val="XML1"/>
              <w:rPr>
                <w:del w:id="5258" w:author="aas" w:date="2013-10-14T02:06:00Z"/>
              </w:rPr>
            </w:pPr>
          </w:p>
          <w:p w14:paraId="1C1A6CB1" w14:textId="77777777" w:rsidR="00766893" w:rsidRDefault="00766893" w:rsidP="00766893">
            <w:pPr>
              <w:pStyle w:val="XML1"/>
              <w:rPr>
                <w:del w:id="5259" w:author="aas" w:date="2013-10-14T02:06:00Z"/>
              </w:rPr>
            </w:pPr>
            <w:del w:id="5260" w:author="aas" w:date="2013-10-14T02:06:00Z">
              <w:r>
                <w:delText xml:space="preserve">        NETCONF &amp;lt;edit-config&amp;gt; operations MUST be implemented as </w:delText>
              </w:r>
            </w:del>
          </w:p>
          <w:p w14:paraId="3CC89060" w14:textId="77777777" w:rsidR="00766893" w:rsidRDefault="00766893" w:rsidP="00766893">
            <w:pPr>
              <w:pStyle w:val="XML1"/>
              <w:rPr>
                <w:del w:id="5261" w:author="aas" w:date="2013-10-14T02:06:00Z"/>
              </w:rPr>
            </w:pPr>
            <w:del w:id="5262" w:author="aas" w:date="2013-10-14T02:06:00Z">
              <w:r>
                <w:delText xml:space="preserve">        follows: </w:delText>
              </w:r>
            </w:del>
          </w:p>
          <w:p w14:paraId="7557970D" w14:textId="77777777" w:rsidR="00766893" w:rsidRDefault="00766893" w:rsidP="00766893">
            <w:pPr>
              <w:pStyle w:val="XML1"/>
              <w:rPr>
                <w:del w:id="5263" w:author="aas" w:date="2013-10-14T02:06:00Z"/>
              </w:rPr>
            </w:pPr>
          </w:p>
          <w:p w14:paraId="3C4AC84E" w14:textId="77777777" w:rsidR="00766893" w:rsidRDefault="00766893" w:rsidP="00766893">
            <w:pPr>
              <w:pStyle w:val="XML1"/>
              <w:rPr>
                <w:del w:id="5264" w:author="aas" w:date="2013-10-14T02:06:00Z"/>
              </w:rPr>
            </w:pPr>
            <w:del w:id="5265" w:author="aas" w:date="2013-10-14T02:06:00Z">
              <w:r>
                <w:delText xml:space="preserve">        * The 'resource-id' element of OFResoureType MUST be present</w:delText>
              </w:r>
            </w:del>
          </w:p>
          <w:p w14:paraId="1BF33879" w14:textId="77777777" w:rsidR="00766893" w:rsidRDefault="00766893" w:rsidP="00766893">
            <w:pPr>
              <w:pStyle w:val="XML1"/>
              <w:rPr>
                <w:del w:id="5266" w:author="aas" w:date="2013-10-14T02:06:00Z"/>
              </w:rPr>
            </w:pPr>
            <w:del w:id="5267" w:author="aas" w:date="2013-10-14T02:06:00Z">
              <w:r>
                <w:delText xml:space="preserve">        at all &amp;lt;edit-config&amp;gt; operations to identify the port.</w:delText>
              </w:r>
            </w:del>
          </w:p>
          <w:p w14:paraId="5CCA2F28" w14:textId="77777777" w:rsidR="00766893" w:rsidRDefault="00766893" w:rsidP="00766893">
            <w:pPr>
              <w:pStyle w:val="XML1"/>
              <w:rPr>
                <w:del w:id="5268" w:author="aas" w:date="2013-10-14T02:06:00Z"/>
              </w:rPr>
            </w:pPr>
            <w:del w:id="5269" w:author="aas" w:date="2013-10-14T02:06:00Z">
              <w:r>
                <w:delText xml:space="preserve">        * If the operation is 'merge' or 'replace', the element is</w:delText>
              </w:r>
            </w:del>
          </w:p>
          <w:p w14:paraId="537FEA05" w14:textId="77777777" w:rsidR="00766893" w:rsidRDefault="00766893" w:rsidP="00766893">
            <w:pPr>
              <w:pStyle w:val="XML1"/>
              <w:rPr>
                <w:del w:id="5270" w:author="aas" w:date="2013-10-14T02:06:00Z"/>
              </w:rPr>
            </w:pPr>
            <w:del w:id="5271" w:author="aas" w:date="2013-10-14T02:06:00Z">
              <w:r>
                <w:delText xml:space="preserve">        created if it does not exist, and its value is set to the</w:delText>
              </w:r>
            </w:del>
          </w:p>
          <w:p w14:paraId="6D41AF82" w14:textId="77777777" w:rsidR="00766893" w:rsidRDefault="00766893" w:rsidP="00766893">
            <w:pPr>
              <w:pStyle w:val="XML1"/>
              <w:rPr>
                <w:del w:id="5272" w:author="aas" w:date="2013-10-14T02:06:00Z"/>
              </w:rPr>
            </w:pPr>
            <w:del w:id="5273" w:author="aas" w:date="2013-10-14T02:06:00Z">
              <w:r>
                <w:delText xml:space="preserve">        value found in the XML RPC data.</w:delText>
              </w:r>
            </w:del>
          </w:p>
          <w:p w14:paraId="0BF70B6F" w14:textId="77777777" w:rsidR="00766893" w:rsidRDefault="00766893" w:rsidP="00766893">
            <w:pPr>
              <w:pStyle w:val="XML1"/>
              <w:rPr>
                <w:del w:id="5274" w:author="aas" w:date="2013-10-14T02:06:00Z"/>
              </w:rPr>
            </w:pPr>
            <w:del w:id="5275" w:author="aas" w:date="2013-10-14T02:06:00Z">
              <w:r>
                <w:delText xml:space="preserve">        * If the operation is 'create', the element is created if it</w:delText>
              </w:r>
            </w:del>
          </w:p>
          <w:p w14:paraId="1F7E68E2" w14:textId="77777777" w:rsidR="00766893" w:rsidRDefault="00766893" w:rsidP="00766893">
            <w:pPr>
              <w:pStyle w:val="XML1"/>
              <w:rPr>
                <w:del w:id="5276" w:author="aas" w:date="2013-10-14T02:06:00Z"/>
              </w:rPr>
            </w:pPr>
            <w:del w:id="5277" w:author="aas" w:date="2013-10-14T02:06:00Z">
              <w:r>
                <w:delText xml:space="preserve">        does not exist. If the element already exists, a</w:delText>
              </w:r>
            </w:del>
          </w:p>
          <w:p w14:paraId="4F8A6B7C" w14:textId="77777777" w:rsidR="00766893" w:rsidRDefault="00766893" w:rsidP="00766893">
            <w:pPr>
              <w:pStyle w:val="XML1"/>
              <w:rPr>
                <w:del w:id="5278" w:author="aas" w:date="2013-10-14T02:06:00Z"/>
              </w:rPr>
            </w:pPr>
            <w:del w:id="5279"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80" w:author="aas" w:date="2013-10-14T02:06:00Z"/>
              </w:rPr>
            </w:pPr>
            <w:del w:id="5281" w:author="aas" w:date="2013-10-14T02:06:00Z">
              <w:r>
                <w:delText xml:space="preserve">        * If the operation is 'delete', the element is deleted if it</w:delText>
              </w:r>
            </w:del>
          </w:p>
          <w:p w14:paraId="1AC001F3" w14:textId="77777777" w:rsidR="00766893" w:rsidRDefault="00766893" w:rsidP="00766893">
            <w:pPr>
              <w:pStyle w:val="XML1"/>
              <w:rPr>
                <w:del w:id="5282" w:author="aas" w:date="2013-10-14T02:06:00Z"/>
              </w:rPr>
            </w:pPr>
            <w:del w:id="5283"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84" w:author="aas" w:date="2013-10-14T02:06:00Z"/>
              </w:rPr>
            </w:pPr>
            <w:del w:id="5285" w:author="aas" w:date="2013-10-14T02:06:00Z">
              <w:r>
                <w:delText xml:space="preserve">        error is returned.</w:delText>
              </w:r>
            </w:del>
          </w:p>
          <w:p w14:paraId="46FB0DB7" w14:textId="77777777" w:rsidR="00766893" w:rsidRDefault="00766893" w:rsidP="00766893">
            <w:pPr>
              <w:pStyle w:val="XML1"/>
              <w:rPr>
                <w:del w:id="5286" w:author="aas" w:date="2013-10-14T02:06:00Z"/>
              </w:rPr>
            </w:pPr>
            <w:del w:id="5287" w:author="aas" w:date="2013-10-14T02:06:00Z">
              <w:r>
                <w:delText xml:space="preserve">      &lt;/xs:documentation&gt;</w:delText>
              </w:r>
            </w:del>
          </w:p>
          <w:p w14:paraId="284A09A9" w14:textId="77777777" w:rsidR="00766893" w:rsidRDefault="00766893" w:rsidP="00766893">
            <w:pPr>
              <w:pStyle w:val="XML1"/>
              <w:rPr>
                <w:del w:id="5288" w:author="aas" w:date="2013-10-14T02:06:00Z"/>
              </w:rPr>
            </w:pPr>
            <w:del w:id="5289" w:author="aas" w:date="2013-10-14T02:06:00Z">
              <w:r>
                <w:delText xml:space="preserve">    &lt;/xs:annotation&gt;</w:delText>
              </w:r>
            </w:del>
          </w:p>
          <w:p w14:paraId="3B616C9D" w14:textId="77777777" w:rsidR="00766893" w:rsidRDefault="00766893" w:rsidP="00766893">
            <w:pPr>
              <w:pStyle w:val="XML1"/>
              <w:rPr>
                <w:del w:id="5290" w:author="aas" w:date="2013-10-14T02:06:00Z"/>
              </w:rPr>
            </w:pPr>
          </w:p>
          <w:p w14:paraId="2390A32C" w14:textId="77777777" w:rsidR="00766893" w:rsidRDefault="00766893" w:rsidP="00766893">
            <w:pPr>
              <w:pStyle w:val="XML1"/>
              <w:rPr>
                <w:del w:id="5291" w:author="aas" w:date="2013-10-14T02:06:00Z"/>
              </w:rPr>
            </w:pPr>
            <w:del w:id="5292" w:author="aas" w:date="2013-10-14T02:06:00Z">
              <w:r>
                <w:delText xml:space="preserve">    &lt;xs:sequence&gt;</w:delText>
              </w:r>
            </w:del>
          </w:p>
          <w:p w14:paraId="7ED0842E" w14:textId="77777777" w:rsidR="00766893" w:rsidRDefault="00766893" w:rsidP="00766893">
            <w:pPr>
              <w:pStyle w:val="XML1"/>
              <w:rPr>
                <w:del w:id="5293" w:author="aas" w:date="2013-10-14T02:06:00Z"/>
              </w:rPr>
            </w:pPr>
            <w:del w:id="5294" w:author="aas" w:date="2013-10-14T02:06:00Z">
              <w:r>
                <w:delText xml:space="preserve">      &lt;xs:group ref="OFResourceType"/&gt;</w:delText>
              </w:r>
            </w:del>
          </w:p>
          <w:p w14:paraId="206BD791" w14:textId="77777777" w:rsidR="00766893" w:rsidRDefault="00766893" w:rsidP="00766893">
            <w:pPr>
              <w:pStyle w:val="XML1"/>
              <w:rPr>
                <w:del w:id="5295" w:author="aas" w:date="2013-10-14T02:06:00Z"/>
              </w:rPr>
            </w:pPr>
            <w:del w:id="5296" w:author="aas" w:date="2013-10-14T02:06:00Z">
              <w:r>
                <w:delText xml:space="preserve">      &lt;xs:element name="id"  type="xs:unsignedLong"&gt;</w:delText>
              </w:r>
            </w:del>
          </w:p>
          <w:p w14:paraId="64399D15" w14:textId="77777777" w:rsidR="00766893" w:rsidRDefault="00766893" w:rsidP="00766893">
            <w:pPr>
              <w:pStyle w:val="XML1"/>
              <w:rPr>
                <w:del w:id="5297" w:author="aas" w:date="2013-10-14T02:06:00Z"/>
              </w:rPr>
            </w:pPr>
            <w:del w:id="5298" w:author="aas" w:date="2013-10-14T02:06:00Z">
              <w:r>
                <w:delText xml:space="preserve">        &lt;xs:annotation&gt;</w:delText>
              </w:r>
            </w:del>
          </w:p>
          <w:p w14:paraId="114C0C71" w14:textId="77777777" w:rsidR="00766893" w:rsidRDefault="00766893" w:rsidP="00766893">
            <w:pPr>
              <w:pStyle w:val="XML1"/>
              <w:rPr>
                <w:del w:id="5299" w:author="aas" w:date="2013-10-14T02:06:00Z"/>
              </w:rPr>
            </w:pPr>
            <w:del w:id="5300" w:author="aas" w:date="2013-10-14T02:06:00Z">
              <w:r>
                <w:delText xml:space="preserve">          &lt;xs:documentation&gt;</w:delText>
              </w:r>
            </w:del>
          </w:p>
          <w:p w14:paraId="2D860E6A" w14:textId="77777777" w:rsidR="00766893" w:rsidRDefault="00766893" w:rsidP="00766893">
            <w:pPr>
              <w:pStyle w:val="XML1"/>
              <w:rPr>
                <w:del w:id="5301" w:author="aas" w:date="2013-10-14T02:06:00Z"/>
              </w:rPr>
            </w:pPr>
            <w:del w:id="5302" w:author="aas" w:date="2013-10-14T02:06:00Z">
              <w:r>
                <w:delText xml:space="preserve">            This id identifies the OpenFlow Queue to </w:delText>
              </w:r>
            </w:del>
          </w:p>
          <w:p w14:paraId="0AE3B74D" w14:textId="77777777" w:rsidR="00766893" w:rsidRDefault="00766893" w:rsidP="00766893">
            <w:pPr>
              <w:pStyle w:val="XML1"/>
              <w:rPr>
                <w:del w:id="5303" w:author="aas" w:date="2013-10-14T02:06:00Z"/>
              </w:rPr>
            </w:pPr>
            <w:del w:id="5304" w:author="aas" w:date="2013-10-14T02:06:00Z">
              <w:r>
                <w:delText xml:space="preserve">            OpenFlow Controllers. It is assigned to an OpenFlow Queue </w:delText>
              </w:r>
            </w:del>
          </w:p>
          <w:p w14:paraId="5CFBC0B0" w14:textId="77777777" w:rsidR="00766893" w:rsidRDefault="00766893" w:rsidP="00766893">
            <w:pPr>
              <w:pStyle w:val="XML1"/>
              <w:rPr>
                <w:del w:id="5305" w:author="aas" w:date="2013-10-14T02:06:00Z"/>
              </w:rPr>
            </w:pPr>
            <w:del w:id="5306" w:author="aas" w:date="2013-10-14T02:06:00Z">
              <w:r>
                <w:delText xml:space="preserve">            latest when the OpenFlow Queue is associated with and</w:delText>
              </w:r>
            </w:del>
          </w:p>
          <w:p w14:paraId="411C1739" w14:textId="77777777" w:rsidR="00766893" w:rsidRDefault="00766893" w:rsidP="00766893">
            <w:pPr>
              <w:pStyle w:val="XML1"/>
              <w:rPr>
                <w:del w:id="5307" w:author="aas" w:date="2013-10-14T02:06:00Z"/>
              </w:rPr>
            </w:pPr>
            <w:del w:id="5308" w:author="aas" w:date="2013-10-14T02:06:00Z">
              <w:r>
                <w:delText xml:space="preserve">            OpenFlow Logical Switch.  If the OpenFlow Queue is</w:delText>
              </w:r>
            </w:del>
          </w:p>
          <w:p w14:paraId="6DB3C623" w14:textId="77777777" w:rsidR="00766893" w:rsidRDefault="00766893" w:rsidP="00766893">
            <w:pPr>
              <w:pStyle w:val="XML1"/>
              <w:rPr>
                <w:del w:id="5309" w:author="aas" w:date="2013-10-14T02:06:00Z"/>
              </w:rPr>
            </w:pPr>
            <w:del w:id="5310" w:author="aas" w:date="2013-10-14T02:06:00Z">
              <w:r>
                <w:delText xml:space="preserve">            associated with an OpenFlow Logical Switch, this element</w:delText>
              </w:r>
            </w:del>
          </w:p>
          <w:p w14:paraId="24C52427" w14:textId="77777777" w:rsidR="00766893" w:rsidRDefault="00766893" w:rsidP="00766893">
            <w:pPr>
              <w:pStyle w:val="XML1"/>
              <w:rPr>
                <w:del w:id="5311" w:author="aas" w:date="2013-10-14T02:06:00Z"/>
              </w:rPr>
            </w:pPr>
            <w:del w:id="5312" w:author="aas" w:date="2013-10-14T02:06:00Z">
              <w:r>
                <w:delText xml:space="preserve">            MUST be unique within the context of the OpenFlow Logical</w:delText>
              </w:r>
            </w:del>
          </w:p>
          <w:p w14:paraId="3A08B453" w14:textId="77777777" w:rsidR="00766893" w:rsidRDefault="00766893" w:rsidP="00766893">
            <w:pPr>
              <w:pStyle w:val="XML1"/>
              <w:rPr>
                <w:del w:id="5313" w:author="aas" w:date="2013-10-14T02:06:00Z"/>
              </w:rPr>
            </w:pPr>
            <w:del w:id="5314" w:author="aas" w:date="2013-10-14T02:06:00Z">
              <w:r>
                <w:delText xml:space="preserve">            Switch.  </w:delText>
              </w:r>
            </w:del>
          </w:p>
          <w:p w14:paraId="7AFAAAEB" w14:textId="77777777" w:rsidR="00766893" w:rsidRDefault="00766893" w:rsidP="00766893">
            <w:pPr>
              <w:pStyle w:val="XML1"/>
              <w:rPr>
                <w:del w:id="5315" w:author="aas" w:date="2013-10-14T02:06:00Z"/>
              </w:rPr>
            </w:pPr>
            <w:del w:id="5316" w:author="aas" w:date="2013-10-14T02:06:00Z">
              <w:r>
                <w:delText xml:space="preserve">                  </w:delText>
              </w:r>
            </w:del>
          </w:p>
          <w:p w14:paraId="7D7BE03F" w14:textId="77777777" w:rsidR="00766893" w:rsidRDefault="00766893" w:rsidP="00766893">
            <w:pPr>
              <w:pStyle w:val="XML1"/>
              <w:rPr>
                <w:del w:id="5317" w:author="aas" w:date="2013-10-14T02:06:00Z"/>
              </w:rPr>
            </w:pPr>
            <w:del w:id="5318" w:author="aas" w:date="2013-10-14T02:06:00Z">
              <w:r>
                <w:delText xml:space="preserve">            OpenFlow Capable Switch implementations may choose to</w:delText>
              </w:r>
            </w:del>
          </w:p>
          <w:p w14:paraId="1456B9DD" w14:textId="77777777" w:rsidR="00766893" w:rsidRDefault="00766893" w:rsidP="00766893">
            <w:pPr>
              <w:pStyle w:val="XML1"/>
              <w:rPr>
                <w:del w:id="5319" w:author="aas" w:date="2013-10-14T02:06:00Z"/>
              </w:rPr>
            </w:pPr>
            <w:del w:id="5320" w:author="aas" w:date="2013-10-14T02:06:00Z">
              <w:r>
                <w:delText xml:space="preserve">            assign values to OpenFlow Queues that are unique within the</w:delText>
              </w:r>
            </w:del>
          </w:p>
          <w:p w14:paraId="5E251931" w14:textId="77777777" w:rsidR="00766893" w:rsidRDefault="00766893" w:rsidP="00766893">
            <w:pPr>
              <w:pStyle w:val="XML1"/>
              <w:rPr>
                <w:del w:id="5321" w:author="aas" w:date="2013-10-14T02:06:00Z"/>
              </w:rPr>
            </w:pPr>
            <w:del w:id="5322" w:author="aas" w:date="2013-10-14T02:06:00Z">
              <w:r>
                <w:delText xml:space="preserve">            context of the OpenFlow Logical Switch.  These id can be</w:delText>
              </w:r>
            </w:del>
          </w:p>
          <w:p w14:paraId="504458B2" w14:textId="77777777" w:rsidR="00766893" w:rsidRDefault="00766893" w:rsidP="00766893">
            <w:pPr>
              <w:pStyle w:val="XML1"/>
              <w:rPr>
                <w:del w:id="5323" w:author="aas" w:date="2013-10-14T02:06:00Z"/>
              </w:rPr>
            </w:pPr>
            <w:del w:id="5324" w:author="aas" w:date="2013-10-14T02:06:00Z">
              <w:r>
                <w:delText xml:space="preserve">            used independent of assignments to OpenFlow Logical</w:delText>
              </w:r>
            </w:del>
          </w:p>
          <w:p w14:paraId="690B9415" w14:textId="77777777" w:rsidR="00766893" w:rsidRDefault="00766893" w:rsidP="00766893">
            <w:pPr>
              <w:pStyle w:val="XML1"/>
              <w:rPr>
                <w:del w:id="5325" w:author="aas" w:date="2013-10-14T02:06:00Z"/>
              </w:rPr>
            </w:pPr>
            <w:del w:id="5326" w:author="aas" w:date="2013-10-14T02:06:00Z">
              <w:r>
                <w:delText xml:space="preserve">            Switches. </w:delText>
              </w:r>
            </w:del>
          </w:p>
          <w:p w14:paraId="7C3CC749" w14:textId="77777777" w:rsidR="00766893" w:rsidRDefault="00766893" w:rsidP="00766893">
            <w:pPr>
              <w:pStyle w:val="XML1"/>
              <w:rPr>
                <w:del w:id="5327" w:author="aas" w:date="2013-10-14T02:06:00Z"/>
              </w:rPr>
            </w:pPr>
            <w:del w:id="5328" w:author="aas" w:date="2013-10-14T02:06:00Z">
              <w:r>
                <w:delText xml:space="preserve">                  </w:delText>
              </w:r>
            </w:del>
          </w:p>
          <w:p w14:paraId="42B63DAC" w14:textId="77777777" w:rsidR="00766893" w:rsidRDefault="00766893" w:rsidP="00766893">
            <w:pPr>
              <w:pStyle w:val="XML1"/>
              <w:rPr>
                <w:del w:id="5329" w:author="aas" w:date="2013-10-14T02:06:00Z"/>
              </w:rPr>
            </w:pPr>
            <w:del w:id="5330" w:author="aas" w:date="2013-10-14T02:06:00Z">
              <w:r>
                <w:delText xml:space="preserve">            Other implementations may assign values to this element</w:delText>
              </w:r>
            </w:del>
          </w:p>
          <w:p w14:paraId="6468B697" w14:textId="77777777" w:rsidR="00766893" w:rsidRDefault="00766893" w:rsidP="00766893">
            <w:pPr>
              <w:pStyle w:val="XML1"/>
              <w:rPr>
                <w:del w:id="5331" w:author="aas" w:date="2013-10-14T02:06:00Z"/>
              </w:rPr>
            </w:pPr>
            <w:del w:id="5332" w:author="aas" w:date="2013-10-14T02:06:00Z">
              <w:r>
                <w:delText xml:space="preserve">            only if the OpenFlow Queue is assigned to an OpenFlow</w:delText>
              </w:r>
            </w:del>
          </w:p>
          <w:p w14:paraId="2031A728" w14:textId="77777777" w:rsidR="00766893" w:rsidRDefault="00766893" w:rsidP="00766893">
            <w:pPr>
              <w:pStyle w:val="XML1"/>
              <w:rPr>
                <w:del w:id="5333" w:author="aas" w:date="2013-10-14T02:06:00Z"/>
              </w:rPr>
            </w:pPr>
            <w:del w:id="5334" w:author="aas" w:date="2013-10-14T02:06:00Z">
              <w:r>
                <w:delText xml:space="preserve">            Logical Switch.  If no value is currently assigned to this</w:delText>
              </w:r>
            </w:del>
          </w:p>
          <w:p w14:paraId="2BE67D61" w14:textId="77777777" w:rsidR="00766893" w:rsidRDefault="00766893" w:rsidP="00766893">
            <w:pPr>
              <w:pStyle w:val="XML1"/>
              <w:rPr>
                <w:del w:id="5335" w:author="aas" w:date="2013-10-14T02:06:00Z"/>
              </w:rPr>
            </w:pPr>
            <w:del w:id="5336" w:author="aas" w:date="2013-10-14T02:06:00Z">
              <w:r>
                <w:delText xml:space="preserve">            element then this element MUST NOT be included in replies</w:delText>
              </w:r>
            </w:del>
          </w:p>
          <w:p w14:paraId="4464AF88" w14:textId="77777777" w:rsidR="00766893" w:rsidRDefault="00766893" w:rsidP="00766893">
            <w:pPr>
              <w:pStyle w:val="XML1"/>
              <w:rPr>
                <w:del w:id="5337" w:author="aas" w:date="2013-10-14T02:06:00Z"/>
              </w:rPr>
            </w:pPr>
            <w:del w:id="5338" w:author="aas" w:date="2013-10-14T02:06:00Z">
              <w:r>
                <w:delText xml:space="preserve">            to NETCONF &amp;lt;get&amp;gt; requests. Since this element is not</w:delText>
              </w:r>
            </w:del>
          </w:p>
          <w:p w14:paraId="65AEBE35" w14:textId="77777777" w:rsidR="00766893" w:rsidRDefault="00766893" w:rsidP="00766893">
            <w:pPr>
              <w:pStyle w:val="XML1"/>
              <w:rPr>
                <w:del w:id="5339" w:author="aas" w:date="2013-10-14T02:06:00Z"/>
              </w:rPr>
            </w:pPr>
            <w:del w:id="5340" w:author="aas" w:date="2013-10-14T02:06:00Z">
              <w:r>
                <w:delText xml:space="preserve">            configurable with the NETCONF protocol it MUST NOT be</w:delText>
              </w:r>
            </w:del>
          </w:p>
          <w:p w14:paraId="7BC3F43B" w14:textId="77777777" w:rsidR="00766893" w:rsidRDefault="00766893" w:rsidP="00766893">
            <w:pPr>
              <w:pStyle w:val="XML1"/>
              <w:rPr>
                <w:del w:id="5341" w:author="aas" w:date="2013-10-14T02:06:00Z"/>
              </w:rPr>
            </w:pPr>
            <w:del w:id="5342" w:author="aas" w:date="2013-10-14T02:06:00Z">
              <w:r>
                <w:delText xml:space="preserve">            included in replies to NETCONF &amp;lt;get-config&amp;gt; requests.</w:delText>
              </w:r>
            </w:del>
          </w:p>
          <w:p w14:paraId="277D7ABD" w14:textId="77777777" w:rsidR="00766893" w:rsidRDefault="00766893" w:rsidP="00766893">
            <w:pPr>
              <w:pStyle w:val="XML1"/>
              <w:rPr>
                <w:del w:id="5343" w:author="aas" w:date="2013-10-14T02:06:00Z"/>
              </w:rPr>
            </w:pPr>
            <w:del w:id="5344" w:author="aas" w:date="2013-10-14T02:06:00Z">
              <w:r>
                <w:delText xml:space="preserve">          &lt;/xs:documentation&gt;</w:delText>
              </w:r>
            </w:del>
          </w:p>
          <w:p w14:paraId="13DA6F84" w14:textId="77777777" w:rsidR="00766893" w:rsidRDefault="00766893" w:rsidP="00766893">
            <w:pPr>
              <w:pStyle w:val="XML1"/>
              <w:rPr>
                <w:del w:id="5345" w:author="aas" w:date="2013-10-14T02:06:00Z"/>
              </w:rPr>
            </w:pPr>
            <w:del w:id="5346" w:author="aas" w:date="2013-10-14T02:06:00Z">
              <w:r>
                <w:delText xml:space="preserve">        &lt;/xs:annotation&gt;</w:delText>
              </w:r>
            </w:del>
          </w:p>
          <w:p w14:paraId="3DF4E00A" w14:textId="77777777" w:rsidR="00766893" w:rsidRDefault="00766893" w:rsidP="00766893">
            <w:pPr>
              <w:pStyle w:val="XML1"/>
              <w:rPr>
                <w:del w:id="5347" w:author="aas" w:date="2013-10-14T02:06:00Z"/>
              </w:rPr>
            </w:pPr>
            <w:del w:id="5348" w:author="aas" w:date="2013-10-14T02:06:00Z">
              <w:r>
                <w:delText xml:space="preserve">      &lt;/xs:element&gt;</w:delText>
              </w:r>
            </w:del>
          </w:p>
          <w:p w14:paraId="7643A53D" w14:textId="77777777" w:rsidR="00766893" w:rsidRDefault="00766893" w:rsidP="00766893">
            <w:pPr>
              <w:pStyle w:val="XML1"/>
              <w:rPr>
                <w:del w:id="5349" w:author="aas" w:date="2013-10-14T02:06:00Z"/>
              </w:rPr>
            </w:pPr>
            <w:del w:id="5350" w:author="aas" w:date="2013-10-14T02:06:00Z">
              <w:r>
                <w:delText xml:space="preserve">      &lt;xs:element name="port"&gt;</w:delText>
              </w:r>
            </w:del>
          </w:p>
          <w:p w14:paraId="1C270B8D" w14:textId="77777777" w:rsidR="00766893" w:rsidRDefault="00766893" w:rsidP="00766893">
            <w:pPr>
              <w:pStyle w:val="XML1"/>
              <w:rPr>
                <w:del w:id="5351" w:author="aas" w:date="2013-10-14T02:06:00Z"/>
              </w:rPr>
            </w:pPr>
            <w:del w:id="5352" w:author="aas" w:date="2013-10-14T02:06:00Z">
              <w:r>
                <w:delText xml:space="preserve">        &lt;xs:annotation&gt;</w:delText>
              </w:r>
            </w:del>
          </w:p>
          <w:p w14:paraId="20F2D367" w14:textId="77777777" w:rsidR="00766893" w:rsidRDefault="00766893" w:rsidP="00766893">
            <w:pPr>
              <w:pStyle w:val="XML1"/>
              <w:rPr>
                <w:del w:id="5353" w:author="aas" w:date="2013-10-14T02:06:00Z"/>
              </w:rPr>
            </w:pPr>
            <w:del w:id="5354" w:author="aas" w:date="2013-10-14T02:06:00Z">
              <w:r>
                <w:delText xml:space="preserve">          &lt;xs:documentation&gt;</w:delText>
              </w:r>
            </w:del>
          </w:p>
          <w:p w14:paraId="1EA4CC38" w14:textId="77777777" w:rsidR="00766893" w:rsidRDefault="00766893" w:rsidP="00766893">
            <w:pPr>
              <w:pStyle w:val="XML1"/>
              <w:rPr>
                <w:del w:id="5355" w:author="aas" w:date="2013-10-14T02:06:00Z"/>
              </w:rPr>
            </w:pPr>
            <w:del w:id="5356" w:author="aas" w:date="2013-10-14T02:06:00Z">
              <w:r>
                <w:delText xml:space="preserve">            Reference to port resources in the Capable</w:delText>
              </w:r>
            </w:del>
          </w:p>
          <w:p w14:paraId="333B43DB" w14:textId="77777777" w:rsidR="00766893" w:rsidRDefault="00766893" w:rsidP="00766893">
            <w:pPr>
              <w:pStyle w:val="XML1"/>
              <w:rPr>
                <w:del w:id="5357" w:author="aas" w:date="2013-10-14T02:06:00Z"/>
              </w:rPr>
            </w:pPr>
            <w:del w:id="5358" w:author="aas" w:date="2013-10-14T02:06:00Z">
              <w:r>
                <w:delText xml:space="preserve">            Switch.</w:delText>
              </w:r>
            </w:del>
          </w:p>
          <w:p w14:paraId="03A6F54A" w14:textId="77777777" w:rsidR="00766893" w:rsidRDefault="00766893" w:rsidP="00766893">
            <w:pPr>
              <w:pStyle w:val="XML1"/>
              <w:rPr>
                <w:del w:id="5359" w:author="aas" w:date="2013-10-14T02:06:00Z"/>
              </w:rPr>
            </w:pPr>
            <w:del w:id="5360" w:author="aas" w:date="2013-10-14T02:06:00Z">
              <w:r>
                <w:delText xml:space="preserve">                  </w:delText>
              </w:r>
            </w:del>
          </w:p>
          <w:p w14:paraId="371CCB5C" w14:textId="77777777" w:rsidR="00766893" w:rsidRDefault="00766893" w:rsidP="00766893">
            <w:pPr>
              <w:pStyle w:val="XML1"/>
              <w:rPr>
                <w:del w:id="5361" w:author="aas" w:date="2013-10-14T02:06:00Z"/>
              </w:rPr>
            </w:pPr>
            <w:del w:id="5362" w:author="aas" w:date="2013-10-14T02:06:00Z">
              <w:r>
                <w:delText xml:space="preserve">            This element associates an OpenFlow Queue with an OpenFlow </w:delText>
              </w:r>
            </w:del>
          </w:p>
          <w:p w14:paraId="66B25A17" w14:textId="77777777" w:rsidR="00766893" w:rsidRDefault="00766893" w:rsidP="00766893">
            <w:pPr>
              <w:pStyle w:val="XML1"/>
              <w:rPr>
                <w:del w:id="5363" w:author="aas" w:date="2013-10-14T02:06:00Z"/>
              </w:rPr>
            </w:pPr>
            <w:del w:id="5364" w:author="aas" w:date="2013-10-14T02:06:00Z">
              <w:r>
                <w:delText xml:space="preserve">            Port. If the OpenFlow Queue is associated with an OpenFlow </w:delText>
              </w:r>
            </w:del>
          </w:p>
          <w:p w14:paraId="6337241B" w14:textId="77777777" w:rsidR="00766893" w:rsidRDefault="00766893" w:rsidP="00766893">
            <w:pPr>
              <w:pStyle w:val="XML1"/>
              <w:rPr>
                <w:del w:id="5365" w:author="aas" w:date="2013-10-14T02:06:00Z"/>
              </w:rPr>
            </w:pPr>
            <w:del w:id="5366" w:author="aas" w:date="2013-10-14T02:06:00Z">
              <w:r>
                <w:delText xml:space="preserve">            Logical Switch S and this element is present, then it MUST </w:delText>
              </w:r>
            </w:del>
          </w:p>
          <w:p w14:paraId="55711465" w14:textId="77777777" w:rsidR="00766893" w:rsidRDefault="00766893" w:rsidP="00766893">
            <w:pPr>
              <w:pStyle w:val="XML1"/>
              <w:rPr>
                <w:del w:id="5367" w:author="aas" w:date="2013-10-14T02:06:00Z"/>
              </w:rPr>
            </w:pPr>
            <w:del w:id="5368" w:author="aas" w:date="2013-10-14T02:06:00Z">
              <w:r>
                <w:delText xml:space="preserve">            be set to the value of element resource-id of an OpenFlow</w:delText>
              </w:r>
            </w:del>
          </w:p>
          <w:p w14:paraId="6E2858CE" w14:textId="77777777" w:rsidR="00766893" w:rsidRDefault="00766893" w:rsidP="00766893">
            <w:pPr>
              <w:pStyle w:val="XML1"/>
              <w:rPr>
                <w:del w:id="5369" w:author="aas" w:date="2013-10-14T02:06:00Z"/>
              </w:rPr>
            </w:pPr>
            <w:del w:id="5370" w:author="aas" w:date="2013-10-14T02:06:00Z">
              <w:r>
                <w:delText xml:space="preserve">            Port which is associated with the OpenFlow Logical Switch</w:delText>
              </w:r>
            </w:del>
          </w:p>
          <w:p w14:paraId="1CE3C92E" w14:textId="77777777" w:rsidR="00766893" w:rsidRDefault="00766893" w:rsidP="00766893">
            <w:pPr>
              <w:pStyle w:val="XML1"/>
              <w:rPr>
                <w:del w:id="5371" w:author="aas" w:date="2013-10-14T02:06:00Z"/>
              </w:rPr>
            </w:pPr>
            <w:del w:id="5372" w:author="aas" w:date="2013-10-14T02:06:00Z">
              <w:r>
                <w:delText xml:space="preserve">            S.</w:delText>
              </w:r>
            </w:del>
          </w:p>
          <w:p w14:paraId="69A9A461" w14:textId="77777777" w:rsidR="00766893" w:rsidRDefault="00766893" w:rsidP="00766893">
            <w:pPr>
              <w:pStyle w:val="XML1"/>
              <w:rPr>
                <w:del w:id="5373" w:author="aas" w:date="2013-10-14T02:06:00Z"/>
              </w:rPr>
            </w:pPr>
          </w:p>
          <w:p w14:paraId="2C13FFB2" w14:textId="77777777" w:rsidR="00766893" w:rsidRDefault="00766893" w:rsidP="00766893">
            <w:pPr>
              <w:pStyle w:val="XML1"/>
              <w:rPr>
                <w:del w:id="5374" w:author="aas" w:date="2013-10-14T02:06:00Z"/>
              </w:rPr>
            </w:pPr>
            <w:del w:id="5375" w:author="aas" w:date="2013-10-14T02:06:00Z">
              <w:r>
                <w:delText xml:space="preserve">            The element MUST refer to an element at the following path:</w:delText>
              </w:r>
            </w:del>
          </w:p>
          <w:p w14:paraId="16451D11" w14:textId="77777777" w:rsidR="00766893" w:rsidRDefault="00766893" w:rsidP="00766893">
            <w:pPr>
              <w:pStyle w:val="XML1"/>
              <w:rPr>
                <w:del w:id="5376" w:author="aas" w:date="2013-10-14T02:06:00Z"/>
              </w:rPr>
            </w:pPr>
            <w:del w:id="5377" w:author="aas" w:date="2013-10-14T02:06:00Z">
              <w:r>
                <w:delText xml:space="preserve">            /capable-switch/resources/port/resource-id</w:delText>
              </w:r>
            </w:del>
          </w:p>
          <w:p w14:paraId="7478E100" w14:textId="77777777" w:rsidR="00766893" w:rsidRDefault="00766893" w:rsidP="00766893">
            <w:pPr>
              <w:pStyle w:val="XML1"/>
              <w:rPr>
                <w:del w:id="5378" w:author="aas" w:date="2013-10-14T02:06:00Z"/>
              </w:rPr>
            </w:pPr>
            <w:del w:id="5379" w:author="aas" w:date="2013-10-14T02:06:00Z">
              <w:r>
                <w:delText xml:space="preserve">          &lt;/xs:documentation&gt;</w:delText>
              </w:r>
            </w:del>
          </w:p>
          <w:p w14:paraId="5C5CB64F" w14:textId="77777777" w:rsidR="00766893" w:rsidRDefault="00766893" w:rsidP="00766893">
            <w:pPr>
              <w:pStyle w:val="XML1"/>
              <w:rPr>
                <w:del w:id="5380" w:author="aas" w:date="2013-10-14T02:06:00Z"/>
              </w:rPr>
            </w:pPr>
            <w:del w:id="5381" w:author="aas" w:date="2013-10-14T02:06:00Z">
              <w:r>
                <w:delText xml:space="preserve">        &lt;/xs:annotation&gt;</w:delText>
              </w:r>
            </w:del>
          </w:p>
          <w:p w14:paraId="6BCAD188" w14:textId="77777777" w:rsidR="00766893" w:rsidRDefault="00766893" w:rsidP="00766893">
            <w:pPr>
              <w:pStyle w:val="XML1"/>
              <w:rPr>
                <w:del w:id="5382" w:author="aas" w:date="2013-10-14T02:06:00Z"/>
              </w:rPr>
            </w:pPr>
            <w:del w:id="5383" w:author="aas" w:date="2013-10-14T02:06:00Z">
              <w:r>
                <w:delText xml:space="preserve">        &lt;xs:simpleType&gt;</w:delText>
              </w:r>
            </w:del>
          </w:p>
          <w:p w14:paraId="5ED550A1" w14:textId="77777777" w:rsidR="00766893" w:rsidRDefault="00766893" w:rsidP="00766893">
            <w:pPr>
              <w:pStyle w:val="XML1"/>
              <w:rPr>
                <w:del w:id="5384" w:author="aas" w:date="2013-10-14T02:06:00Z"/>
              </w:rPr>
            </w:pPr>
            <w:del w:id="5385" w:author="aas" w:date="2013-10-14T02:06:00Z">
              <w:r>
                <w:delText xml:space="preserve">          &lt;xs:restriction base="inet:uri"&gt;</w:delText>
              </w:r>
            </w:del>
          </w:p>
          <w:p w14:paraId="38832501" w14:textId="77777777" w:rsidR="00766893" w:rsidRDefault="00766893" w:rsidP="00766893">
            <w:pPr>
              <w:pStyle w:val="XML1"/>
              <w:rPr>
                <w:del w:id="5386" w:author="aas" w:date="2013-10-14T02:06:00Z"/>
              </w:rPr>
            </w:pPr>
            <w:del w:id="5387" w:author="aas" w:date="2013-10-14T02:06:00Z">
              <w:r>
                <w:delText xml:space="preserve">          &lt;/xs:restriction&gt;</w:delText>
              </w:r>
            </w:del>
          </w:p>
          <w:p w14:paraId="1A2F5C26" w14:textId="77777777" w:rsidR="00766893" w:rsidRDefault="00766893" w:rsidP="00766893">
            <w:pPr>
              <w:pStyle w:val="XML1"/>
              <w:rPr>
                <w:del w:id="5388" w:author="aas" w:date="2013-10-14T02:06:00Z"/>
              </w:rPr>
            </w:pPr>
            <w:del w:id="5389" w:author="aas" w:date="2013-10-14T02:06:00Z">
              <w:r>
                <w:delText xml:space="preserve">        &lt;/xs:simpleType&gt;</w:delText>
              </w:r>
            </w:del>
          </w:p>
          <w:p w14:paraId="25EEEDE8" w14:textId="77777777" w:rsidR="00766893" w:rsidRDefault="00766893" w:rsidP="00766893">
            <w:pPr>
              <w:pStyle w:val="XML1"/>
              <w:rPr>
                <w:del w:id="5390" w:author="aas" w:date="2013-10-14T02:06:00Z"/>
              </w:rPr>
            </w:pPr>
            <w:del w:id="5391" w:author="aas" w:date="2013-10-14T02:06:00Z">
              <w:r>
                <w:delText xml:space="preserve">      &lt;/xs:element&gt;</w:delText>
              </w:r>
            </w:del>
          </w:p>
          <w:p w14:paraId="5A29976D" w14:textId="77777777" w:rsidR="00766893" w:rsidRDefault="00766893" w:rsidP="00766893">
            <w:pPr>
              <w:pStyle w:val="XML1"/>
              <w:rPr>
                <w:del w:id="5392" w:author="aas" w:date="2013-10-14T02:06:00Z"/>
              </w:rPr>
            </w:pPr>
            <w:del w:id="5393" w:author="aas" w:date="2013-10-14T02:06:00Z">
              <w:r>
                <w:delText xml:space="preserve">      &lt;xs:element name="properties"&gt;</w:delText>
              </w:r>
            </w:del>
          </w:p>
          <w:p w14:paraId="08A308A4" w14:textId="77777777" w:rsidR="00766893" w:rsidRDefault="00766893" w:rsidP="00766893">
            <w:pPr>
              <w:pStyle w:val="XML1"/>
              <w:rPr>
                <w:del w:id="5394" w:author="aas" w:date="2013-10-14T02:06:00Z"/>
              </w:rPr>
            </w:pPr>
            <w:del w:id="5395" w:author="aas" w:date="2013-10-14T02:06:00Z">
              <w:r>
                <w:delText xml:space="preserve">        &lt;xs:annotation&gt;</w:delText>
              </w:r>
            </w:del>
          </w:p>
          <w:p w14:paraId="718F3F76" w14:textId="77777777" w:rsidR="00766893" w:rsidRDefault="00766893" w:rsidP="00766893">
            <w:pPr>
              <w:pStyle w:val="XML1"/>
              <w:rPr>
                <w:del w:id="5396" w:author="aas" w:date="2013-10-14T02:06:00Z"/>
              </w:rPr>
            </w:pPr>
            <w:del w:id="5397" w:author="aas" w:date="2013-10-14T02:06:00Z">
              <w:r>
                <w:delText xml:space="preserve">          &lt;xs:documentation&gt;</w:delText>
              </w:r>
            </w:del>
          </w:p>
          <w:p w14:paraId="1F828170" w14:textId="77777777" w:rsidR="00766893" w:rsidRDefault="00766893" w:rsidP="00766893">
            <w:pPr>
              <w:pStyle w:val="XML1"/>
              <w:rPr>
                <w:del w:id="5398" w:author="aas" w:date="2013-10-14T02:06:00Z"/>
              </w:rPr>
            </w:pPr>
            <w:del w:id="5399" w:author="aas" w:date="2013-10-14T02:06:00Z">
              <w:r>
                <w:delText xml:space="preserve">            The queue properties currently configured.</w:delText>
              </w:r>
            </w:del>
          </w:p>
          <w:p w14:paraId="6CAC6AFE" w14:textId="77777777" w:rsidR="00766893" w:rsidRDefault="00766893" w:rsidP="00766893">
            <w:pPr>
              <w:pStyle w:val="XML1"/>
              <w:rPr>
                <w:del w:id="5400" w:author="aas" w:date="2013-10-14T02:06:00Z"/>
              </w:rPr>
            </w:pPr>
            <w:del w:id="5401" w:author="aas" w:date="2013-10-14T02:06:00Z">
              <w:r>
                <w:delText xml:space="preserve">          &lt;/xs:documentation&gt;</w:delText>
              </w:r>
            </w:del>
          </w:p>
          <w:p w14:paraId="2D919327" w14:textId="77777777" w:rsidR="00766893" w:rsidRDefault="00766893" w:rsidP="00766893">
            <w:pPr>
              <w:pStyle w:val="XML1"/>
              <w:rPr>
                <w:del w:id="5402" w:author="aas" w:date="2013-10-14T02:06:00Z"/>
              </w:rPr>
            </w:pPr>
            <w:del w:id="5403" w:author="aas" w:date="2013-10-14T02:06:00Z">
              <w:r>
                <w:delText xml:space="preserve">        &lt;/xs:annotation&gt;</w:delText>
              </w:r>
            </w:del>
          </w:p>
          <w:p w14:paraId="44C702D4" w14:textId="77777777" w:rsidR="00766893" w:rsidRDefault="00766893" w:rsidP="00766893">
            <w:pPr>
              <w:pStyle w:val="XML1"/>
              <w:rPr>
                <w:del w:id="5404" w:author="aas" w:date="2013-10-14T02:06:00Z"/>
              </w:rPr>
            </w:pPr>
            <w:del w:id="5405" w:author="aas" w:date="2013-10-14T02:06:00Z">
              <w:r>
                <w:delText xml:space="preserve">        &lt;xs:complexType&gt;</w:delText>
              </w:r>
            </w:del>
          </w:p>
          <w:p w14:paraId="21C459AE" w14:textId="77777777" w:rsidR="00766893" w:rsidRDefault="00766893" w:rsidP="00766893">
            <w:pPr>
              <w:pStyle w:val="XML1"/>
              <w:rPr>
                <w:del w:id="5406" w:author="aas" w:date="2013-10-14T02:06:00Z"/>
              </w:rPr>
            </w:pPr>
            <w:del w:id="5407" w:author="aas" w:date="2013-10-14T02:06:00Z">
              <w:r>
                <w:delText xml:space="preserve">          &lt;xs:sequence&gt;</w:delText>
              </w:r>
            </w:del>
          </w:p>
          <w:p w14:paraId="04B139D0" w14:textId="77777777" w:rsidR="00766893" w:rsidRDefault="00766893" w:rsidP="00766893">
            <w:pPr>
              <w:pStyle w:val="XML1"/>
              <w:rPr>
                <w:del w:id="5408" w:author="aas" w:date="2013-10-14T02:06:00Z"/>
              </w:rPr>
            </w:pPr>
            <w:del w:id="5409" w:author="aas" w:date="2013-10-14T02:06:00Z">
              <w:r>
                <w:delText xml:space="preserve">            &lt;xs:element name="min-rate" minOccurs="0"  type="OFTenthOfAPercentType"&gt;</w:delText>
              </w:r>
            </w:del>
          </w:p>
          <w:p w14:paraId="1E038C9F" w14:textId="77777777" w:rsidR="00766893" w:rsidRDefault="00766893" w:rsidP="00766893">
            <w:pPr>
              <w:pStyle w:val="XML1"/>
              <w:rPr>
                <w:del w:id="5410" w:author="aas" w:date="2013-10-14T02:06:00Z"/>
              </w:rPr>
            </w:pPr>
            <w:del w:id="5411" w:author="aas" w:date="2013-10-14T02:06:00Z">
              <w:r>
                <w:delText xml:space="preserve">              &lt;xs:annotation&gt;</w:delText>
              </w:r>
            </w:del>
          </w:p>
          <w:p w14:paraId="0936821D" w14:textId="77777777" w:rsidR="00766893" w:rsidRDefault="00766893" w:rsidP="00766893">
            <w:pPr>
              <w:pStyle w:val="XML1"/>
              <w:rPr>
                <w:del w:id="5412" w:author="aas" w:date="2013-10-14T02:06:00Z"/>
              </w:rPr>
            </w:pPr>
            <w:del w:id="5413" w:author="aas" w:date="2013-10-14T02:06:00Z">
              <w:r>
                <w:delText xml:space="preserve">                &lt;xs:documentation&gt;</w:delText>
              </w:r>
            </w:del>
          </w:p>
          <w:p w14:paraId="0B2A378E" w14:textId="77777777" w:rsidR="00766893" w:rsidRDefault="00766893" w:rsidP="00766893">
            <w:pPr>
              <w:pStyle w:val="XML1"/>
              <w:rPr>
                <w:del w:id="5414" w:author="aas" w:date="2013-10-14T02:06:00Z"/>
              </w:rPr>
            </w:pPr>
            <w:del w:id="5415" w:author="aas" w:date="2013-10-14T02:06:00Z">
              <w:r>
                <w:delText xml:space="preserve">                  The minimal rate that is reserved for this</w:delText>
              </w:r>
            </w:del>
          </w:p>
          <w:p w14:paraId="6DA1EBB8" w14:textId="77777777" w:rsidR="00766893" w:rsidRDefault="00766893" w:rsidP="00766893">
            <w:pPr>
              <w:pStyle w:val="XML1"/>
              <w:rPr>
                <w:del w:id="5416" w:author="aas" w:date="2013-10-14T02:06:00Z"/>
              </w:rPr>
            </w:pPr>
            <w:del w:id="5417" w:author="aas" w:date="2013-10-14T02:06:00Z">
              <w:r>
                <w:delText xml:space="preserve">                  queue in 1/10 of a percent of the actual rate.</w:delText>
              </w:r>
            </w:del>
          </w:p>
          <w:p w14:paraId="77DCE754" w14:textId="77777777" w:rsidR="00766893" w:rsidRDefault="00766893" w:rsidP="00766893">
            <w:pPr>
              <w:pStyle w:val="XML1"/>
              <w:rPr>
                <w:del w:id="5418" w:author="aas" w:date="2013-10-14T02:06:00Z"/>
              </w:rPr>
            </w:pPr>
          </w:p>
          <w:p w14:paraId="70A37A86" w14:textId="77777777" w:rsidR="00766893" w:rsidRDefault="00766893" w:rsidP="00766893">
            <w:pPr>
              <w:pStyle w:val="XML1"/>
              <w:rPr>
                <w:del w:id="5419" w:author="aas" w:date="2013-10-14T02:06:00Z"/>
              </w:rPr>
            </w:pPr>
            <w:del w:id="5420" w:author="aas" w:date="2013-10-14T02:06:00Z">
              <w:r>
                <w:delText xml:space="preserve">                  This element is optional. If not present a min-rate is</w:delText>
              </w:r>
            </w:del>
          </w:p>
          <w:p w14:paraId="4AA04E01" w14:textId="77777777" w:rsidR="00766893" w:rsidRDefault="00766893" w:rsidP="00766893">
            <w:pPr>
              <w:pStyle w:val="XML1"/>
              <w:rPr>
                <w:del w:id="5421" w:author="aas" w:date="2013-10-14T02:06:00Z"/>
              </w:rPr>
            </w:pPr>
            <w:del w:id="5422" w:author="aas" w:date="2013-10-14T02:06:00Z">
              <w:r>
                <w:delText xml:space="preserve">                  not set.</w:delText>
              </w:r>
            </w:del>
          </w:p>
          <w:p w14:paraId="02DD68CA" w14:textId="77777777" w:rsidR="00766893" w:rsidRDefault="00766893" w:rsidP="00766893">
            <w:pPr>
              <w:pStyle w:val="XML1"/>
              <w:rPr>
                <w:del w:id="5423" w:author="aas" w:date="2013-10-14T02:06:00Z"/>
              </w:rPr>
            </w:pPr>
            <w:del w:id="5424" w:author="aas" w:date="2013-10-14T02:06:00Z">
              <w:r>
                <w:delText xml:space="preserve">                &lt;/xs:documentation&gt;</w:delText>
              </w:r>
            </w:del>
          </w:p>
          <w:p w14:paraId="0309BA7E" w14:textId="77777777" w:rsidR="00766893" w:rsidRDefault="00766893" w:rsidP="00766893">
            <w:pPr>
              <w:pStyle w:val="XML1"/>
              <w:rPr>
                <w:del w:id="5425" w:author="aas" w:date="2013-10-14T02:06:00Z"/>
              </w:rPr>
            </w:pPr>
            <w:del w:id="5426" w:author="aas" w:date="2013-10-14T02:06:00Z">
              <w:r>
                <w:delText xml:space="preserve">              &lt;/xs:annotation&gt;</w:delText>
              </w:r>
            </w:del>
          </w:p>
          <w:p w14:paraId="27443497" w14:textId="77777777" w:rsidR="00766893" w:rsidRDefault="00766893" w:rsidP="00766893">
            <w:pPr>
              <w:pStyle w:val="XML1"/>
              <w:rPr>
                <w:del w:id="5427" w:author="aas" w:date="2013-10-14T02:06:00Z"/>
              </w:rPr>
            </w:pPr>
            <w:del w:id="5428" w:author="aas" w:date="2013-10-14T02:06:00Z">
              <w:r>
                <w:delText xml:space="preserve">            &lt;/xs:element&gt;</w:delText>
              </w:r>
            </w:del>
          </w:p>
          <w:p w14:paraId="7EA253E6" w14:textId="77777777" w:rsidR="00766893" w:rsidRDefault="00766893" w:rsidP="00766893">
            <w:pPr>
              <w:pStyle w:val="XML1"/>
              <w:rPr>
                <w:del w:id="5429" w:author="aas" w:date="2013-10-14T02:06:00Z"/>
              </w:rPr>
            </w:pPr>
            <w:del w:id="5430" w:author="aas" w:date="2013-10-14T02:06:00Z">
              <w:r>
                <w:delText xml:space="preserve">            &lt;xs:element name="max-rate" minOccurs="0"  type="OFTenthOfAPercentType"&gt;</w:delText>
              </w:r>
            </w:del>
          </w:p>
          <w:p w14:paraId="347988F4" w14:textId="77777777" w:rsidR="00766893" w:rsidRDefault="00766893" w:rsidP="00766893">
            <w:pPr>
              <w:pStyle w:val="XML1"/>
              <w:rPr>
                <w:del w:id="5431" w:author="aas" w:date="2013-10-14T02:06:00Z"/>
              </w:rPr>
            </w:pPr>
            <w:del w:id="5432" w:author="aas" w:date="2013-10-14T02:06:00Z">
              <w:r>
                <w:delText xml:space="preserve">              &lt;xs:annotation&gt;</w:delText>
              </w:r>
            </w:del>
          </w:p>
          <w:p w14:paraId="3587CFC8" w14:textId="77777777" w:rsidR="00766893" w:rsidRDefault="00766893" w:rsidP="00766893">
            <w:pPr>
              <w:pStyle w:val="XML1"/>
              <w:rPr>
                <w:del w:id="5433" w:author="aas" w:date="2013-10-14T02:06:00Z"/>
              </w:rPr>
            </w:pPr>
            <w:del w:id="5434" w:author="aas" w:date="2013-10-14T02:06:00Z">
              <w:r>
                <w:delText xml:space="preserve">                &lt;xs:documentation&gt;</w:delText>
              </w:r>
            </w:del>
          </w:p>
          <w:p w14:paraId="363B0F03" w14:textId="77777777" w:rsidR="00766893" w:rsidRDefault="00766893" w:rsidP="00766893">
            <w:pPr>
              <w:pStyle w:val="XML1"/>
              <w:rPr>
                <w:del w:id="5435" w:author="aas" w:date="2013-10-14T02:06:00Z"/>
              </w:rPr>
            </w:pPr>
            <w:del w:id="5436" w:author="aas" w:date="2013-10-14T02:06:00Z">
              <w:r>
                <w:delText xml:space="preserve">                  The maximum rate that is reserved for this</w:delText>
              </w:r>
            </w:del>
          </w:p>
          <w:p w14:paraId="12BBBA63" w14:textId="77777777" w:rsidR="00766893" w:rsidRDefault="00766893" w:rsidP="00766893">
            <w:pPr>
              <w:pStyle w:val="XML1"/>
              <w:rPr>
                <w:del w:id="5437" w:author="aas" w:date="2013-10-14T02:06:00Z"/>
              </w:rPr>
            </w:pPr>
            <w:del w:id="5438" w:author="aas" w:date="2013-10-14T02:06:00Z">
              <w:r>
                <w:delText xml:space="preserve">                  queue in 1/10 of a percent of the actual rate.</w:delText>
              </w:r>
            </w:del>
          </w:p>
          <w:p w14:paraId="46EA28B4" w14:textId="77777777" w:rsidR="00766893" w:rsidRDefault="00766893" w:rsidP="00766893">
            <w:pPr>
              <w:pStyle w:val="XML1"/>
              <w:rPr>
                <w:del w:id="5439" w:author="aas" w:date="2013-10-14T02:06:00Z"/>
              </w:rPr>
            </w:pPr>
          </w:p>
          <w:p w14:paraId="202858D6" w14:textId="77777777" w:rsidR="00766893" w:rsidRDefault="00766893" w:rsidP="00766893">
            <w:pPr>
              <w:pStyle w:val="XML1"/>
              <w:rPr>
                <w:del w:id="5440" w:author="aas" w:date="2013-10-14T02:06:00Z"/>
              </w:rPr>
            </w:pPr>
            <w:del w:id="5441" w:author="aas" w:date="2013-10-14T02:06:00Z">
              <w:r>
                <w:delText xml:space="preserve">                  This element is optional. If not present the max-rate is</w:delText>
              </w:r>
            </w:del>
          </w:p>
          <w:p w14:paraId="46E4BC3E" w14:textId="77777777" w:rsidR="00766893" w:rsidRDefault="00766893" w:rsidP="00766893">
            <w:pPr>
              <w:pStyle w:val="XML1"/>
              <w:rPr>
                <w:del w:id="5442" w:author="aas" w:date="2013-10-14T02:06:00Z"/>
              </w:rPr>
            </w:pPr>
            <w:del w:id="5443" w:author="aas" w:date="2013-10-14T02:06:00Z">
              <w:r>
                <w:delText xml:space="preserve">                  not set.</w:delText>
              </w:r>
            </w:del>
          </w:p>
          <w:p w14:paraId="501680B2" w14:textId="77777777" w:rsidR="00766893" w:rsidRDefault="00766893" w:rsidP="00766893">
            <w:pPr>
              <w:pStyle w:val="XML1"/>
              <w:rPr>
                <w:del w:id="5444" w:author="aas" w:date="2013-10-14T02:06:00Z"/>
              </w:rPr>
            </w:pPr>
            <w:del w:id="5445" w:author="aas" w:date="2013-10-14T02:06:00Z">
              <w:r>
                <w:delText xml:space="preserve">                &lt;/xs:documentation&gt;</w:delText>
              </w:r>
            </w:del>
          </w:p>
          <w:p w14:paraId="0A541544" w14:textId="77777777" w:rsidR="00766893" w:rsidRDefault="00766893" w:rsidP="00766893">
            <w:pPr>
              <w:pStyle w:val="XML1"/>
              <w:rPr>
                <w:del w:id="5446" w:author="aas" w:date="2013-10-14T02:06:00Z"/>
              </w:rPr>
            </w:pPr>
            <w:del w:id="5447" w:author="aas" w:date="2013-10-14T02:06:00Z">
              <w:r>
                <w:delText xml:space="preserve">              &lt;/xs:annotation&gt;</w:delText>
              </w:r>
            </w:del>
          </w:p>
          <w:p w14:paraId="56C09B0F" w14:textId="77777777" w:rsidR="00766893" w:rsidRDefault="00766893" w:rsidP="00766893">
            <w:pPr>
              <w:pStyle w:val="XML1"/>
              <w:rPr>
                <w:del w:id="5448" w:author="aas" w:date="2013-10-14T02:06:00Z"/>
              </w:rPr>
            </w:pPr>
            <w:del w:id="5449" w:author="aas" w:date="2013-10-14T02:06:00Z">
              <w:r>
                <w:delText xml:space="preserve">            &lt;/xs:element&gt;</w:delText>
              </w:r>
            </w:del>
          </w:p>
          <w:p w14:paraId="3609619F" w14:textId="77777777" w:rsidR="00766893" w:rsidRDefault="00766893" w:rsidP="00766893">
            <w:pPr>
              <w:pStyle w:val="XML1"/>
              <w:rPr>
                <w:del w:id="5450" w:author="aas" w:date="2013-10-14T02:06:00Z"/>
              </w:rPr>
            </w:pPr>
            <w:del w:id="5451"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52" w:author="aas" w:date="2013-10-14T02:06:00Z"/>
              </w:rPr>
            </w:pPr>
            <w:del w:id="5453" w:author="aas" w:date="2013-10-14T02:06:00Z">
              <w:r>
                <w:delText xml:space="preserve">              &lt;xs:annotation&gt;</w:delText>
              </w:r>
            </w:del>
          </w:p>
          <w:p w14:paraId="1FF140B5" w14:textId="77777777" w:rsidR="00766893" w:rsidRDefault="00766893" w:rsidP="00766893">
            <w:pPr>
              <w:pStyle w:val="XML1"/>
              <w:rPr>
                <w:del w:id="5454" w:author="aas" w:date="2013-10-14T02:06:00Z"/>
              </w:rPr>
            </w:pPr>
            <w:del w:id="5455" w:author="aas" w:date="2013-10-14T02:06:00Z">
              <w:r>
                <w:delText xml:space="preserve">                &lt;xs:documentation&gt;</w:delText>
              </w:r>
            </w:del>
          </w:p>
          <w:p w14:paraId="054C3301" w14:textId="77777777" w:rsidR="00766893" w:rsidRDefault="00766893" w:rsidP="00766893">
            <w:pPr>
              <w:pStyle w:val="XML1"/>
              <w:rPr>
                <w:del w:id="5456" w:author="aas" w:date="2013-10-14T02:06:00Z"/>
              </w:rPr>
            </w:pPr>
            <w:del w:id="5457" w:author="aas" w:date="2013-10-14T02:06:00Z">
              <w:r>
                <w:delText xml:space="preserve">                  A list of experimenter identifiers of queue</w:delText>
              </w:r>
            </w:del>
          </w:p>
          <w:p w14:paraId="574D5945" w14:textId="77777777" w:rsidR="00766893" w:rsidRDefault="00766893" w:rsidP="00766893">
            <w:pPr>
              <w:pStyle w:val="XML1"/>
              <w:rPr>
                <w:del w:id="5458" w:author="aas" w:date="2013-10-14T02:06:00Z"/>
              </w:rPr>
            </w:pPr>
            <w:del w:id="5459" w:author="aas" w:date="2013-10-14T02:06:00Z">
              <w:r>
                <w:delText xml:space="preserve">                  properties used.</w:delText>
              </w:r>
            </w:del>
          </w:p>
          <w:p w14:paraId="4D6696D7" w14:textId="77777777" w:rsidR="00766893" w:rsidRDefault="00766893" w:rsidP="00766893">
            <w:pPr>
              <w:pStyle w:val="XML1"/>
              <w:rPr>
                <w:del w:id="5460" w:author="aas" w:date="2013-10-14T02:06:00Z"/>
              </w:rPr>
            </w:pPr>
          </w:p>
          <w:p w14:paraId="73B589B9" w14:textId="77777777" w:rsidR="00766893" w:rsidRDefault="00766893" w:rsidP="00766893">
            <w:pPr>
              <w:pStyle w:val="XML1"/>
              <w:rPr>
                <w:del w:id="5461" w:author="aas" w:date="2013-10-14T02:06:00Z"/>
              </w:rPr>
            </w:pPr>
            <w:del w:id="5462" w:author="aas" w:date="2013-10-14T02:06:00Z">
              <w:r>
                <w:delText xml:space="preserve">                  This element is optional.</w:delText>
              </w:r>
            </w:del>
          </w:p>
          <w:p w14:paraId="16717353" w14:textId="77777777" w:rsidR="00766893" w:rsidRDefault="00766893" w:rsidP="00766893">
            <w:pPr>
              <w:pStyle w:val="XML1"/>
              <w:rPr>
                <w:del w:id="5463" w:author="aas" w:date="2013-10-14T02:06:00Z"/>
              </w:rPr>
            </w:pPr>
            <w:del w:id="5464" w:author="aas" w:date="2013-10-14T02:06:00Z">
              <w:r>
                <w:delText xml:space="preserve">                &lt;/xs:documentation&gt;</w:delText>
              </w:r>
            </w:del>
          </w:p>
          <w:p w14:paraId="1961E709" w14:textId="77777777" w:rsidR="00766893" w:rsidRDefault="00766893" w:rsidP="00766893">
            <w:pPr>
              <w:pStyle w:val="XML1"/>
              <w:rPr>
                <w:del w:id="5465" w:author="aas" w:date="2013-10-14T02:06:00Z"/>
              </w:rPr>
            </w:pPr>
            <w:del w:id="5466" w:author="aas" w:date="2013-10-14T02:06:00Z">
              <w:r>
                <w:delText xml:space="preserve">              &lt;/xs:annotation&gt;</w:delText>
              </w:r>
            </w:del>
          </w:p>
          <w:p w14:paraId="5BE8FA5E" w14:textId="77777777" w:rsidR="00766893" w:rsidRDefault="00766893" w:rsidP="00766893">
            <w:pPr>
              <w:pStyle w:val="XML1"/>
              <w:rPr>
                <w:del w:id="5467" w:author="aas" w:date="2013-10-14T02:06:00Z"/>
              </w:rPr>
            </w:pPr>
            <w:del w:id="5468" w:author="aas" w:date="2013-10-14T02:06:00Z">
              <w:r>
                <w:delText xml:space="preserve">            &lt;/xs:element&gt;</w:delText>
              </w:r>
            </w:del>
          </w:p>
          <w:p w14:paraId="13D9C789" w14:textId="77777777" w:rsidR="00766893" w:rsidRDefault="00766893" w:rsidP="00766893">
            <w:pPr>
              <w:pStyle w:val="XML1"/>
              <w:rPr>
                <w:del w:id="5469" w:author="aas" w:date="2013-10-14T02:06:00Z"/>
              </w:rPr>
            </w:pPr>
            <w:del w:id="5470" w:author="aas" w:date="2013-10-14T02:06:00Z">
              <w:r>
                <w:delText xml:space="preserve">          &lt;/xs:sequence&gt;</w:delText>
              </w:r>
            </w:del>
          </w:p>
          <w:p w14:paraId="24C88F04" w14:textId="77777777" w:rsidR="00766893" w:rsidRDefault="00766893" w:rsidP="00766893">
            <w:pPr>
              <w:pStyle w:val="XML1"/>
              <w:rPr>
                <w:del w:id="5471" w:author="aas" w:date="2013-10-14T02:06:00Z"/>
              </w:rPr>
            </w:pPr>
            <w:del w:id="5472" w:author="aas" w:date="2013-10-14T02:06:00Z">
              <w:r>
                <w:delText xml:space="preserve">        &lt;/xs:complexType&gt;</w:delText>
              </w:r>
            </w:del>
          </w:p>
          <w:p w14:paraId="3D23416E" w14:textId="77777777" w:rsidR="00766893" w:rsidRDefault="00766893" w:rsidP="00766893">
            <w:pPr>
              <w:pStyle w:val="XML1"/>
              <w:rPr>
                <w:del w:id="5473" w:author="aas" w:date="2013-10-14T02:06:00Z"/>
              </w:rPr>
            </w:pPr>
            <w:del w:id="5474" w:author="aas" w:date="2013-10-14T02:06:00Z">
              <w:r>
                <w:delText xml:space="preserve">      &lt;/xs:element&gt;</w:delText>
              </w:r>
            </w:del>
          </w:p>
          <w:p w14:paraId="0C91DC8D" w14:textId="77777777" w:rsidR="00766893" w:rsidRDefault="00766893" w:rsidP="00766893">
            <w:pPr>
              <w:pStyle w:val="XML1"/>
              <w:rPr>
                <w:del w:id="5475" w:author="aas" w:date="2013-10-14T02:06:00Z"/>
              </w:rPr>
            </w:pPr>
            <w:del w:id="5476" w:author="aas" w:date="2013-10-14T02:06:00Z">
              <w:r>
                <w:delText xml:space="preserve">    &lt;/xs:sequence&gt;</w:delText>
              </w:r>
            </w:del>
          </w:p>
          <w:p w14:paraId="52C6BA8E" w14:textId="77777777" w:rsidR="00F07D3E" w:rsidRDefault="00766893" w:rsidP="00766893">
            <w:pPr>
              <w:pStyle w:val="XML1"/>
              <w:rPr>
                <w:del w:id="5477" w:author="aas" w:date="2013-10-14T02:06:00Z"/>
              </w:rPr>
            </w:pPr>
            <w:del w:id="5478" w:author="aas" w:date="2013-10-14T02:06:00Z">
              <w:r>
                <w:delText xml:space="preserve">  &lt;/xs:group&gt;</w:delText>
              </w:r>
            </w:del>
          </w:p>
          <w:p w14:paraId="2CEFAF4E" w14:textId="77777777" w:rsidR="00766893" w:rsidRDefault="00766893" w:rsidP="00766893">
            <w:pPr>
              <w:pStyle w:val="XML1"/>
              <w:rPr>
                <w:del w:id="5479" w:author="aas" w:date="2013-10-14T02:06:00Z"/>
              </w:rPr>
            </w:pPr>
          </w:p>
          <w:p w14:paraId="02251563" w14:textId="77777777" w:rsidR="0089627C" w:rsidRDefault="0089627C" w:rsidP="0089627C">
            <w:pPr>
              <w:pStyle w:val="XML1"/>
              <w:rPr>
                <w:del w:id="5480" w:author="aas" w:date="2013-10-14T02:06:00Z"/>
              </w:rPr>
            </w:pPr>
            <w:del w:id="5481" w:author="aas" w:date="2013-10-14T02:06:00Z">
              <w:r>
                <w:delText xml:space="preserve">  &lt;xs:simpleType name="OFTenthOfAPercentType"&gt;</w:delText>
              </w:r>
            </w:del>
          </w:p>
          <w:p w14:paraId="63B22678" w14:textId="77777777" w:rsidR="0089627C" w:rsidRDefault="0089627C" w:rsidP="0089627C">
            <w:pPr>
              <w:pStyle w:val="XML1"/>
              <w:rPr>
                <w:del w:id="5482" w:author="aas" w:date="2013-10-14T02:06:00Z"/>
              </w:rPr>
            </w:pPr>
            <w:del w:id="5483" w:author="aas" w:date="2013-10-14T02:06:00Z">
              <w:r>
                <w:delText xml:space="preserve">    &lt;xs:annotation&gt;</w:delText>
              </w:r>
            </w:del>
          </w:p>
          <w:p w14:paraId="447AA994" w14:textId="77777777" w:rsidR="0089627C" w:rsidRDefault="0089627C" w:rsidP="0089627C">
            <w:pPr>
              <w:pStyle w:val="XML1"/>
              <w:rPr>
                <w:del w:id="5484" w:author="aas" w:date="2013-10-14T02:06:00Z"/>
              </w:rPr>
            </w:pPr>
            <w:del w:id="5485" w:author="aas" w:date="2013-10-14T02:06:00Z">
              <w:r>
                <w:delText xml:space="preserve">      &lt;xs:documentation&gt;</w:delText>
              </w:r>
            </w:del>
          </w:p>
          <w:p w14:paraId="30C87765" w14:textId="77777777" w:rsidR="0089627C" w:rsidRDefault="0089627C" w:rsidP="0089627C">
            <w:pPr>
              <w:pStyle w:val="XML1"/>
              <w:rPr>
                <w:del w:id="5486" w:author="aas" w:date="2013-10-14T02:06:00Z"/>
              </w:rPr>
            </w:pPr>
            <w:del w:id="5487" w:author="aas" w:date="2013-10-14T02:06:00Z">
              <w:r>
                <w:delText xml:space="preserve">        This type defines a value in tenth of a percent.</w:delText>
              </w:r>
            </w:del>
          </w:p>
          <w:p w14:paraId="1599355C" w14:textId="77777777" w:rsidR="0089627C" w:rsidRDefault="0089627C" w:rsidP="0089627C">
            <w:pPr>
              <w:pStyle w:val="XML1"/>
              <w:rPr>
                <w:del w:id="5488" w:author="aas" w:date="2013-10-14T02:06:00Z"/>
              </w:rPr>
            </w:pPr>
            <w:del w:id="5489" w:author="aas" w:date="2013-10-14T02:06:00Z">
              <w:r>
                <w:delText xml:space="preserve">      &lt;/xs:documentation&gt;</w:delText>
              </w:r>
            </w:del>
          </w:p>
          <w:p w14:paraId="31A0D1D4" w14:textId="77777777" w:rsidR="0089627C" w:rsidRDefault="0089627C" w:rsidP="0089627C">
            <w:pPr>
              <w:pStyle w:val="XML1"/>
              <w:rPr>
                <w:del w:id="5490" w:author="aas" w:date="2013-10-14T02:06:00Z"/>
              </w:rPr>
            </w:pPr>
            <w:del w:id="5491" w:author="aas" w:date="2013-10-14T02:06:00Z">
              <w:r>
                <w:delText xml:space="preserve">    &lt;/xs:annotation&gt;</w:delText>
              </w:r>
            </w:del>
          </w:p>
          <w:p w14:paraId="019E8FD4" w14:textId="77777777" w:rsidR="0089627C" w:rsidRDefault="0089627C" w:rsidP="0089627C">
            <w:pPr>
              <w:pStyle w:val="XML1"/>
              <w:rPr>
                <w:del w:id="5492" w:author="aas" w:date="2013-10-14T02:06:00Z"/>
              </w:rPr>
            </w:pPr>
          </w:p>
          <w:p w14:paraId="3B007B60" w14:textId="77777777" w:rsidR="0089627C" w:rsidRDefault="0089627C" w:rsidP="0089627C">
            <w:pPr>
              <w:pStyle w:val="XML1"/>
              <w:rPr>
                <w:del w:id="5493" w:author="aas" w:date="2013-10-14T02:06:00Z"/>
              </w:rPr>
            </w:pPr>
            <w:del w:id="5494" w:author="aas" w:date="2013-10-14T02:06:00Z">
              <w:r>
                <w:delText xml:space="preserve">    &lt;xs:restriction base="xs:unsignedShort"&gt;</w:delText>
              </w:r>
            </w:del>
          </w:p>
          <w:p w14:paraId="1C89F708" w14:textId="77777777" w:rsidR="0089627C" w:rsidRDefault="0089627C" w:rsidP="0089627C">
            <w:pPr>
              <w:pStyle w:val="XML1"/>
              <w:rPr>
                <w:del w:id="5495" w:author="aas" w:date="2013-10-14T02:06:00Z"/>
              </w:rPr>
            </w:pPr>
            <w:del w:id="5496" w:author="aas" w:date="2013-10-14T02:06:00Z">
              <w:r>
                <w:delText xml:space="preserve">      &lt;xs:minInclusive value="0"/&gt;</w:delText>
              </w:r>
            </w:del>
          </w:p>
          <w:p w14:paraId="73D6B516" w14:textId="77777777" w:rsidR="0089627C" w:rsidRDefault="0089627C" w:rsidP="0089627C">
            <w:pPr>
              <w:pStyle w:val="XML1"/>
              <w:rPr>
                <w:del w:id="5497" w:author="aas" w:date="2013-10-14T02:06:00Z"/>
              </w:rPr>
            </w:pPr>
            <w:del w:id="5498" w:author="aas" w:date="2013-10-14T02:06:00Z">
              <w:r>
                <w:delText xml:space="preserve">      &lt;xs:maxInclusive value="1000"/&gt;</w:delText>
              </w:r>
            </w:del>
          </w:p>
          <w:p w14:paraId="0EEDFC44" w14:textId="77777777" w:rsidR="0089627C" w:rsidRDefault="0089627C" w:rsidP="0089627C">
            <w:pPr>
              <w:pStyle w:val="XML1"/>
              <w:rPr>
                <w:del w:id="5499" w:author="aas" w:date="2013-10-14T02:06:00Z"/>
              </w:rPr>
            </w:pPr>
            <w:del w:id="5500" w:author="aas" w:date="2013-10-14T02:06:00Z">
              <w:r>
                <w:delText xml:space="preserve">    &lt;/xs:restriction&gt;</w:delText>
              </w:r>
            </w:del>
          </w:p>
          <w:p w14:paraId="5AF36623" w14:textId="77777777" w:rsidR="00766893" w:rsidRPr="009F1B7D" w:rsidRDefault="0089627C" w:rsidP="0089627C">
            <w:pPr>
              <w:pStyle w:val="XML1"/>
              <w:rPr>
                <w:del w:id="5501" w:author="aas" w:date="2013-10-14T02:06:00Z"/>
              </w:rPr>
            </w:pPr>
            <w:del w:id="5502" w:author="aas" w:date="2013-10-14T02:06:00Z">
              <w:r>
                <w:delText xml:space="preserve">  &lt;/xs:simpleType&gt;</w:delText>
              </w:r>
            </w:del>
          </w:p>
        </w:tc>
      </w:tr>
    </w:tbl>
    <w:p w14:paraId="584029A4" w14:textId="77777777" w:rsidR="00F07D3E" w:rsidRPr="009F1B7D" w:rsidRDefault="00F07D3E" w:rsidP="00F07D3E">
      <w:pPr>
        <w:rPr>
          <w:del w:id="5503" w:author="aas" w:date="2013-10-14T02:06:00Z"/>
        </w:rPr>
      </w:pPr>
    </w:p>
    <w:p w14:paraId="4B268707" w14:textId="77777777" w:rsidR="00F07D3E" w:rsidRPr="009F1B7D" w:rsidRDefault="00F07D3E" w:rsidP="00D14D27">
      <w:pPr>
        <w:pStyle w:val="Heading3"/>
      </w:pPr>
      <w:bookmarkStart w:id="5504" w:name="_Toc243774080"/>
      <w:r w:rsidRPr="00DB42FD">
        <w:t>XML Example</w:t>
      </w:r>
      <w:bookmarkEnd w:id="5244"/>
      <w:bookmarkEnd w:id="5245"/>
      <w:bookmarkEnd w:id="5504"/>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50F4C351" w:rsidR="00F07D3E" w:rsidRPr="009F1B7D" w:rsidDel="00FE1A17" w:rsidRDefault="00F07D3E" w:rsidP="00011096">
            <w:pPr>
              <w:pStyle w:val="XML3"/>
              <w:rPr>
                <w:del w:id="5505" w:author="Anees Shaikh" w:date="2013-11-24T22:56:00Z"/>
              </w:rPr>
            </w:pPr>
            <w:r w:rsidRPr="009F1B7D">
              <w:t>&lt;max-rate&gt;500&lt;/max-rate&gt;</w:t>
            </w:r>
          </w:p>
          <w:p w14:paraId="749AA119" w14:textId="20388642" w:rsidR="00F07D3E" w:rsidRPr="009F1B7D" w:rsidDel="00FE1A17" w:rsidRDefault="00F07D3E">
            <w:pPr>
              <w:pStyle w:val="XML3"/>
              <w:rPr>
                <w:del w:id="5506" w:author="Anees Shaikh" w:date="2013-11-24T22:56:00Z"/>
              </w:rPr>
            </w:pPr>
            <w:del w:id="5507"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08" w:author="Anees Shaikh" w:date="2013-11-24T22:56:00Z">
                <w:pPr>
                  <w:pStyle w:val="XML3"/>
                </w:pPr>
              </w:pPrChange>
            </w:pPr>
            <w:del w:id="5509"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10" w:name="_Toc333524189"/>
      <w:bookmarkStart w:id="5511" w:name="_Toc335148276"/>
      <w:bookmarkStart w:id="5512" w:name="_Toc333524190"/>
      <w:bookmarkStart w:id="5513" w:name="_Toc335148277"/>
      <w:bookmarkStart w:id="5514" w:name="_Toc333524191"/>
      <w:bookmarkStart w:id="5515" w:name="_Toc335148278"/>
      <w:bookmarkStart w:id="5516" w:name="_Toc333524192"/>
      <w:bookmarkStart w:id="5517" w:name="_Toc335148279"/>
      <w:bookmarkStart w:id="5518" w:name="_Toc333524193"/>
      <w:bookmarkStart w:id="5519" w:name="_Toc335148280"/>
      <w:bookmarkStart w:id="5520" w:name="_Toc333524194"/>
      <w:bookmarkStart w:id="5521" w:name="_Toc335148281"/>
      <w:bookmarkStart w:id="5522" w:name="_Toc333524195"/>
      <w:bookmarkStart w:id="5523" w:name="_Toc335148282"/>
      <w:bookmarkStart w:id="5524" w:name="_Toc333524196"/>
      <w:bookmarkStart w:id="5525" w:name="_Toc335148283"/>
      <w:bookmarkStart w:id="5526" w:name="_Toc333524197"/>
      <w:bookmarkStart w:id="5527" w:name="_Toc335148284"/>
      <w:bookmarkStart w:id="5528" w:name="_Toc333524198"/>
      <w:bookmarkStart w:id="5529" w:name="_Toc335148285"/>
      <w:bookmarkStart w:id="5530" w:name="_Toc243774081"/>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r>
        <w:t>External Certificate</w:t>
      </w:r>
      <w:bookmarkEnd w:id="5530"/>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w:t>
      </w:r>
      <w:proofErr w:type="spellStart"/>
      <w:r w:rsidR="00325239">
        <w:t>OpenFlow</w:t>
      </w:r>
      <w:proofErr w:type="spellEnd"/>
      <w:r w:rsidR="00325239">
        <w:t xml:space="preserve">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31" w:name="_Toc243774082"/>
      <w:r w:rsidRPr="00DB42FD">
        <w:lastRenderedPageBreak/>
        <w:t>UML Diagram</w:t>
      </w:r>
      <w:bookmarkEnd w:id="5531"/>
    </w:p>
    <w:p w14:paraId="72061590" w14:textId="65BA7BFF" w:rsidR="002A5300" w:rsidRPr="009F1B7D" w:rsidRDefault="00BB307B" w:rsidP="002A5300">
      <w:pPr>
        <w:keepNext/>
        <w:jc w:val="center"/>
      </w:pPr>
      <w:r>
        <w:object w:dxaOrig="3114" w:dyaOrig="2210" w14:anchorId="55CAF233">
          <v:shape id="_x0000_i1038" type="#_x0000_t75" style="width:153.75pt;height:111pt" o:ole="">
            <v:imagedata r:id="rId43" o:title=""/>
          </v:shape>
          <o:OLEObject Type="Embed" ProgID="Visio.Drawing.11" ShapeID="_x0000_i1038" DrawAspect="Content" ObjectID="_1447426564" r:id="rId44"/>
        </w:object>
      </w:r>
    </w:p>
    <w:p w14:paraId="4FD97B30" w14:textId="659241E6" w:rsidR="002A5300" w:rsidRPr="009F1B7D" w:rsidRDefault="002A5300" w:rsidP="001026D4">
      <w:pPr>
        <w:pStyle w:val="Caption"/>
      </w:pPr>
      <w:r w:rsidRPr="00A3202A">
        <w:t xml:space="preserve">Figure </w:t>
      </w:r>
      <w:r w:rsidR="001026D4">
        <w:rPr>
          <w:b w:val="0"/>
          <w:rPrChange w:id="5532" w:author="aas" w:date="2013-10-14T02:06:00Z">
            <w:rPr>
              <w:lang w:bidi="ar-SA"/>
            </w:rPr>
          </w:rPrChange>
        </w:rPr>
        <w:fldChar w:fldCharType="begin"/>
      </w:r>
      <w:r w:rsidR="001026D4">
        <w:rPr>
          <w:b w:val="0"/>
          <w:rPrChange w:id="5533" w:author="aas" w:date="2013-10-14T02:06:00Z">
            <w:rPr/>
          </w:rPrChange>
        </w:rPr>
        <w:instrText xml:space="preserve"> SEQ Figure \* ARABIC </w:instrText>
      </w:r>
      <w:r w:rsidR="001026D4">
        <w:rPr>
          <w:b w:val="0"/>
          <w:rPrChange w:id="5534" w:author="aas" w:date="2013-10-14T02:06:00Z">
            <w:rPr>
              <w:lang w:bidi="ar-SA"/>
            </w:rPr>
          </w:rPrChange>
        </w:rPr>
        <w:fldChar w:fldCharType="separate"/>
      </w:r>
      <w:ins w:id="5535" w:author="Anees Shaikh" w:date="2013-10-19T23:57:00Z">
        <w:r w:rsidR="00EE43EB">
          <w:rPr>
            <w:b w:val="0"/>
            <w:noProof/>
          </w:rPr>
          <w:t>9</w:t>
        </w:r>
      </w:ins>
      <w:del w:id="5536" w:author="Anees Shaikh" w:date="2013-10-19T23:57:00Z">
        <w:r w:rsidRPr="00A3202A" w:rsidDel="00EE43EB">
          <w:rPr>
            <w:noProof/>
          </w:rPr>
          <w:delText>1</w:delText>
        </w:r>
      </w:del>
      <w:r w:rsidR="001026D4">
        <w:rPr>
          <w:rFonts w:asciiTheme="minorHAnsi" w:hAnsiTheme="minorHAnsi"/>
          <w:b w:val="0"/>
          <w:color w:val="auto"/>
          <w:sz w:val="22"/>
          <w:rPrChange w:id="5537"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38" w:author="aas" w:date="2013-10-14T02:06:00Z"/>
        </w:rPr>
      </w:pPr>
      <w:del w:id="5539"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40" w:author="aas" w:date="2013-10-14T02:06:00Z"/>
        </w:trPr>
        <w:tc>
          <w:tcPr>
            <w:tcW w:w="8820" w:type="dxa"/>
          </w:tcPr>
          <w:p w14:paraId="47C4AACF" w14:textId="77777777" w:rsidR="002610E5" w:rsidRDefault="002610E5" w:rsidP="002610E5">
            <w:pPr>
              <w:pStyle w:val="XML1"/>
              <w:rPr>
                <w:del w:id="5541" w:author="aas" w:date="2013-10-14T02:06:00Z"/>
              </w:rPr>
            </w:pPr>
            <w:del w:id="5542" w:author="aas" w:date="2013-10-14T02:06:00Z">
              <w:r>
                <w:delText xml:space="preserve">  &lt;xs:group name="OFExternalCertificateType"&gt;</w:delText>
              </w:r>
            </w:del>
          </w:p>
          <w:p w14:paraId="5ED99220" w14:textId="77777777" w:rsidR="002610E5" w:rsidRDefault="002610E5" w:rsidP="002610E5">
            <w:pPr>
              <w:pStyle w:val="XML1"/>
              <w:rPr>
                <w:del w:id="5543" w:author="aas" w:date="2013-10-14T02:06:00Z"/>
              </w:rPr>
            </w:pPr>
            <w:del w:id="5544" w:author="aas" w:date="2013-10-14T02:06:00Z">
              <w:r>
                <w:delText xml:space="preserve">    &lt;xs:annotation&gt;</w:delText>
              </w:r>
            </w:del>
          </w:p>
          <w:p w14:paraId="5BC7C80A" w14:textId="77777777" w:rsidR="002610E5" w:rsidRDefault="002610E5" w:rsidP="002610E5">
            <w:pPr>
              <w:pStyle w:val="XML1"/>
              <w:rPr>
                <w:del w:id="5545" w:author="aas" w:date="2013-10-14T02:06:00Z"/>
              </w:rPr>
            </w:pPr>
            <w:del w:id="5546" w:author="aas" w:date="2013-10-14T02:06:00Z">
              <w:r>
                <w:delText xml:space="preserve">      &lt;xs:documentation&gt;</w:delText>
              </w:r>
            </w:del>
          </w:p>
          <w:p w14:paraId="1A520F7C" w14:textId="77777777" w:rsidR="002610E5" w:rsidRDefault="002610E5" w:rsidP="002610E5">
            <w:pPr>
              <w:pStyle w:val="XML1"/>
              <w:rPr>
                <w:del w:id="5547" w:author="aas" w:date="2013-10-14T02:06:00Z"/>
              </w:rPr>
            </w:pPr>
            <w:del w:id="5548" w:author="aas" w:date="2013-10-14T02:06:00Z">
              <w:r>
                <w:delText xml:space="preserve">        This grouping specifies a certificate that can be</w:delText>
              </w:r>
            </w:del>
          </w:p>
          <w:p w14:paraId="5928D872" w14:textId="77777777" w:rsidR="002610E5" w:rsidRDefault="002610E5" w:rsidP="002610E5">
            <w:pPr>
              <w:pStyle w:val="XML1"/>
              <w:rPr>
                <w:del w:id="5549" w:author="aas" w:date="2013-10-14T02:06:00Z"/>
              </w:rPr>
            </w:pPr>
            <w:del w:id="5550" w:author="aas" w:date="2013-10-14T02:06:00Z">
              <w:r>
                <w:delText xml:space="preserve">        used by an OpenFlow Logical Switch for authenticating a </w:delText>
              </w:r>
            </w:del>
          </w:p>
          <w:p w14:paraId="0F04636F" w14:textId="77777777" w:rsidR="002610E5" w:rsidRDefault="002610E5" w:rsidP="002610E5">
            <w:pPr>
              <w:pStyle w:val="XML1"/>
              <w:rPr>
                <w:del w:id="5551" w:author="aas" w:date="2013-10-14T02:06:00Z"/>
              </w:rPr>
            </w:pPr>
            <w:del w:id="5552" w:author="aas" w:date="2013-10-14T02:06:00Z">
              <w:r>
                <w:delText xml:space="preserve">        controller when a TLS connection is established.</w:delText>
              </w:r>
            </w:del>
          </w:p>
          <w:p w14:paraId="366760E2" w14:textId="77777777" w:rsidR="002610E5" w:rsidRDefault="002610E5" w:rsidP="002610E5">
            <w:pPr>
              <w:pStyle w:val="XML1"/>
              <w:rPr>
                <w:del w:id="5553" w:author="aas" w:date="2013-10-14T02:06:00Z"/>
              </w:rPr>
            </w:pPr>
            <w:del w:id="5554" w:author="aas" w:date="2013-10-14T02:06:00Z">
              <w:r>
                <w:delText xml:space="preserve">      &lt;/xs:documentation&gt;</w:delText>
              </w:r>
            </w:del>
          </w:p>
          <w:p w14:paraId="36FC837C" w14:textId="77777777" w:rsidR="002610E5" w:rsidRDefault="002610E5" w:rsidP="002610E5">
            <w:pPr>
              <w:pStyle w:val="XML1"/>
              <w:rPr>
                <w:del w:id="5555" w:author="aas" w:date="2013-10-14T02:06:00Z"/>
              </w:rPr>
            </w:pPr>
            <w:del w:id="5556" w:author="aas" w:date="2013-10-14T02:06:00Z">
              <w:r>
                <w:delText xml:space="preserve">    &lt;/xs:annotation&gt;</w:delText>
              </w:r>
            </w:del>
          </w:p>
          <w:p w14:paraId="104D0D88" w14:textId="77777777" w:rsidR="002610E5" w:rsidRDefault="002610E5" w:rsidP="002610E5">
            <w:pPr>
              <w:pStyle w:val="XML1"/>
              <w:rPr>
                <w:del w:id="5557" w:author="aas" w:date="2013-10-14T02:06:00Z"/>
              </w:rPr>
            </w:pPr>
          </w:p>
          <w:p w14:paraId="770CD9F1" w14:textId="77777777" w:rsidR="002610E5" w:rsidRDefault="002610E5" w:rsidP="002610E5">
            <w:pPr>
              <w:pStyle w:val="XML1"/>
              <w:rPr>
                <w:del w:id="5558" w:author="aas" w:date="2013-10-14T02:06:00Z"/>
              </w:rPr>
            </w:pPr>
            <w:del w:id="5559" w:author="aas" w:date="2013-10-14T02:06:00Z">
              <w:r>
                <w:delText xml:space="preserve">    &lt;xs:sequence&gt;</w:delText>
              </w:r>
            </w:del>
          </w:p>
          <w:p w14:paraId="4311F3F4" w14:textId="77777777" w:rsidR="002610E5" w:rsidRDefault="002610E5" w:rsidP="002610E5">
            <w:pPr>
              <w:pStyle w:val="XML1"/>
              <w:rPr>
                <w:del w:id="5560" w:author="aas" w:date="2013-10-14T02:06:00Z"/>
              </w:rPr>
            </w:pPr>
            <w:del w:id="5561" w:author="aas" w:date="2013-10-14T02:06:00Z">
              <w:r>
                <w:delText xml:space="preserve">      &lt;xs:group ref="OFResourceType"/&gt;</w:delText>
              </w:r>
            </w:del>
          </w:p>
          <w:p w14:paraId="22C8A5CB" w14:textId="77777777" w:rsidR="002610E5" w:rsidRDefault="002610E5" w:rsidP="002610E5">
            <w:pPr>
              <w:pStyle w:val="XML1"/>
              <w:rPr>
                <w:del w:id="5562" w:author="aas" w:date="2013-10-14T02:06:00Z"/>
              </w:rPr>
            </w:pPr>
            <w:del w:id="5563" w:author="aas" w:date="2013-10-14T02:06:00Z">
              <w:r>
                <w:delText xml:space="preserve">      &lt;xs:element name="certificate"  type="xs:string"&gt;</w:delText>
              </w:r>
            </w:del>
          </w:p>
          <w:p w14:paraId="068D2189" w14:textId="77777777" w:rsidR="002610E5" w:rsidRDefault="002610E5" w:rsidP="002610E5">
            <w:pPr>
              <w:pStyle w:val="XML1"/>
              <w:rPr>
                <w:del w:id="5564" w:author="aas" w:date="2013-10-14T02:06:00Z"/>
              </w:rPr>
            </w:pPr>
            <w:del w:id="5565" w:author="aas" w:date="2013-10-14T02:06:00Z">
              <w:r>
                <w:delText xml:space="preserve">        &lt;xs:annotation&gt;</w:delText>
              </w:r>
            </w:del>
          </w:p>
          <w:p w14:paraId="6F4C2E81" w14:textId="77777777" w:rsidR="002610E5" w:rsidRDefault="002610E5" w:rsidP="002610E5">
            <w:pPr>
              <w:pStyle w:val="XML1"/>
              <w:rPr>
                <w:del w:id="5566" w:author="aas" w:date="2013-10-14T02:06:00Z"/>
              </w:rPr>
            </w:pPr>
            <w:del w:id="5567" w:author="aas" w:date="2013-10-14T02:06:00Z">
              <w:r>
                <w:delText xml:space="preserve">          &lt;xs:documentation&gt;</w:delText>
              </w:r>
            </w:del>
          </w:p>
          <w:p w14:paraId="58A0EB5F" w14:textId="77777777" w:rsidR="002610E5" w:rsidRDefault="002610E5" w:rsidP="002610E5">
            <w:pPr>
              <w:pStyle w:val="XML1"/>
              <w:rPr>
                <w:del w:id="5568" w:author="aas" w:date="2013-10-14T02:06:00Z"/>
              </w:rPr>
            </w:pPr>
            <w:del w:id="5569" w:author="aas" w:date="2013-10-14T02:06:00Z">
              <w:r>
                <w:delText xml:space="preserve">            An X.509 certificate in DER format base64</w:delText>
              </w:r>
            </w:del>
          </w:p>
          <w:p w14:paraId="3072738E" w14:textId="77777777" w:rsidR="002610E5" w:rsidRDefault="002610E5" w:rsidP="002610E5">
            <w:pPr>
              <w:pStyle w:val="XML1"/>
              <w:rPr>
                <w:del w:id="5570" w:author="aas" w:date="2013-10-14T02:06:00Z"/>
              </w:rPr>
            </w:pPr>
            <w:del w:id="5571" w:author="aas" w:date="2013-10-14T02:06:00Z">
              <w:r>
                <w:delText xml:space="preserve">            encoded.</w:delText>
              </w:r>
            </w:del>
          </w:p>
          <w:p w14:paraId="31C7D279" w14:textId="77777777" w:rsidR="002610E5" w:rsidRDefault="002610E5" w:rsidP="002610E5">
            <w:pPr>
              <w:pStyle w:val="XML1"/>
              <w:rPr>
                <w:del w:id="5572" w:author="aas" w:date="2013-10-14T02:06:00Z"/>
              </w:rPr>
            </w:pPr>
          </w:p>
          <w:p w14:paraId="59E23529" w14:textId="77777777" w:rsidR="002610E5" w:rsidRDefault="002610E5" w:rsidP="002610E5">
            <w:pPr>
              <w:pStyle w:val="XML1"/>
              <w:rPr>
                <w:del w:id="5573" w:author="aas" w:date="2013-10-14T02:06:00Z"/>
              </w:rPr>
            </w:pPr>
            <w:del w:id="5574" w:author="aas" w:date="2013-10-14T02:06:00Z">
              <w:r>
                <w:delText xml:space="preserve">            This element MUST be present in the NETCONF data store.</w:delText>
              </w:r>
            </w:del>
          </w:p>
          <w:p w14:paraId="561E517E" w14:textId="77777777" w:rsidR="002610E5" w:rsidRDefault="002610E5" w:rsidP="002610E5">
            <w:pPr>
              <w:pStyle w:val="XML1"/>
              <w:rPr>
                <w:del w:id="5575" w:author="aas" w:date="2013-10-14T02:06:00Z"/>
              </w:rPr>
            </w:pPr>
            <w:del w:id="5576" w:author="aas" w:date="2013-10-14T02:06:00Z">
              <w:r>
                <w:delText xml:space="preserve">            If this element is not present in a NETCONF &amp;lt;edit-config&amp;gt;</w:delText>
              </w:r>
            </w:del>
          </w:p>
          <w:p w14:paraId="64292251" w14:textId="77777777" w:rsidR="002610E5" w:rsidRDefault="002610E5" w:rsidP="002610E5">
            <w:pPr>
              <w:pStyle w:val="XML1"/>
              <w:rPr>
                <w:del w:id="5577" w:author="aas" w:date="2013-10-14T02:06:00Z"/>
              </w:rPr>
            </w:pPr>
            <w:del w:id="5578" w:author="aas" w:date="2013-10-14T02:06:00Z">
              <w:r>
                <w:delText xml:space="preserve">            operation 'create', 'merge' or 'replace' and the parent</w:delText>
              </w:r>
            </w:del>
          </w:p>
          <w:p w14:paraId="19166B93" w14:textId="77777777" w:rsidR="002610E5" w:rsidRDefault="002610E5" w:rsidP="002610E5">
            <w:pPr>
              <w:pStyle w:val="XML1"/>
              <w:rPr>
                <w:del w:id="5579" w:author="aas" w:date="2013-10-14T02:06:00Z"/>
              </w:rPr>
            </w:pPr>
            <w:del w:id="5580" w:author="aas" w:date="2013-10-14T02:06:00Z">
              <w:r>
                <w:delText xml:space="preserve">            element does not exist, a 'data-missing' error is</w:delText>
              </w:r>
            </w:del>
          </w:p>
          <w:p w14:paraId="0C299A55" w14:textId="77777777" w:rsidR="002610E5" w:rsidRDefault="002610E5" w:rsidP="002610E5">
            <w:pPr>
              <w:pStyle w:val="XML1"/>
              <w:rPr>
                <w:del w:id="5581" w:author="aas" w:date="2013-10-14T02:06:00Z"/>
              </w:rPr>
            </w:pPr>
            <w:del w:id="5582" w:author="aas" w:date="2013-10-14T02:06:00Z">
              <w:r>
                <w:delText xml:space="preserve">            returned.</w:delText>
              </w:r>
            </w:del>
          </w:p>
          <w:p w14:paraId="33125DA3" w14:textId="77777777" w:rsidR="002610E5" w:rsidRDefault="002610E5" w:rsidP="002610E5">
            <w:pPr>
              <w:pStyle w:val="XML1"/>
              <w:rPr>
                <w:del w:id="5583" w:author="aas" w:date="2013-10-14T02:06:00Z"/>
              </w:rPr>
            </w:pPr>
            <w:del w:id="5584" w:author="aas" w:date="2013-10-14T02:06:00Z">
              <w:r>
                <w:delText xml:space="preserve">          &lt;/xs:documentation&gt;</w:delText>
              </w:r>
            </w:del>
          </w:p>
          <w:p w14:paraId="629EF6E0" w14:textId="77777777" w:rsidR="002610E5" w:rsidRDefault="002610E5" w:rsidP="002610E5">
            <w:pPr>
              <w:pStyle w:val="XML1"/>
              <w:rPr>
                <w:del w:id="5585" w:author="aas" w:date="2013-10-14T02:06:00Z"/>
              </w:rPr>
            </w:pPr>
            <w:del w:id="5586" w:author="aas" w:date="2013-10-14T02:06:00Z">
              <w:r>
                <w:delText xml:space="preserve">        &lt;/xs:annotation&gt;</w:delText>
              </w:r>
            </w:del>
          </w:p>
          <w:p w14:paraId="0771E637" w14:textId="77777777" w:rsidR="002610E5" w:rsidRDefault="002610E5" w:rsidP="002610E5">
            <w:pPr>
              <w:pStyle w:val="XML1"/>
              <w:rPr>
                <w:del w:id="5587" w:author="aas" w:date="2013-10-14T02:06:00Z"/>
              </w:rPr>
            </w:pPr>
            <w:del w:id="5588" w:author="aas" w:date="2013-10-14T02:06:00Z">
              <w:r>
                <w:delText xml:space="preserve">      &lt;/xs:element&gt;</w:delText>
              </w:r>
            </w:del>
          </w:p>
          <w:p w14:paraId="3799829B" w14:textId="77777777" w:rsidR="002610E5" w:rsidRDefault="002610E5" w:rsidP="002610E5">
            <w:pPr>
              <w:pStyle w:val="XML1"/>
              <w:rPr>
                <w:del w:id="5589" w:author="aas" w:date="2013-10-14T02:06:00Z"/>
              </w:rPr>
            </w:pPr>
            <w:del w:id="5590" w:author="aas" w:date="2013-10-14T02:06:00Z">
              <w:r>
                <w:delText xml:space="preserve">    &lt;/xs:sequence&gt;</w:delText>
              </w:r>
            </w:del>
          </w:p>
          <w:p w14:paraId="173437BF" w14:textId="77777777" w:rsidR="00DC3719" w:rsidRPr="009F1B7D" w:rsidRDefault="002610E5" w:rsidP="002610E5">
            <w:pPr>
              <w:pStyle w:val="XML1"/>
              <w:rPr>
                <w:del w:id="5591" w:author="aas" w:date="2013-10-14T02:06:00Z"/>
              </w:rPr>
            </w:pPr>
            <w:del w:id="5592" w:author="aas" w:date="2013-10-14T02:06:00Z">
              <w:r>
                <w:delText xml:space="preserve">  &lt;/xs:group&gt;</w:delText>
              </w:r>
            </w:del>
          </w:p>
        </w:tc>
      </w:tr>
    </w:tbl>
    <w:p w14:paraId="6BB44966" w14:textId="77777777" w:rsidR="002A5300" w:rsidRPr="009F1B7D" w:rsidRDefault="002A5300" w:rsidP="002A5300">
      <w:pPr>
        <w:rPr>
          <w:del w:id="5593" w:author="aas" w:date="2013-10-14T02:06:00Z"/>
        </w:rPr>
      </w:pPr>
    </w:p>
    <w:p w14:paraId="6557C01E" w14:textId="77777777" w:rsidR="002A5300" w:rsidRPr="009F1B7D" w:rsidRDefault="002A5300" w:rsidP="002A5300">
      <w:pPr>
        <w:pStyle w:val="Heading3"/>
        <w:keepLines w:val="0"/>
        <w:ind w:left="720" w:hanging="720"/>
      </w:pPr>
      <w:bookmarkStart w:id="5594" w:name="_Toc243774083"/>
      <w:r w:rsidRPr="00DB42FD">
        <w:t>XML Example</w:t>
      </w:r>
      <w:bookmarkEnd w:id="5594"/>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595" w:name="_Toc333524340"/>
      <w:bookmarkStart w:id="5596" w:name="_Toc335148427"/>
      <w:bookmarkStart w:id="5597" w:name="_Toc333524341"/>
      <w:bookmarkStart w:id="5598" w:name="_Toc335148428"/>
      <w:bookmarkStart w:id="5599" w:name="_Toc333524342"/>
      <w:bookmarkStart w:id="5600" w:name="_Toc335148429"/>
      <w:bookmarkStart w:id="5601" w:name="_Toc333524343"/>
      <w:bookmarkStart w:id="5602" w:name="_Toc335148430"/>
      <w:bookmarkStart w:id="5603" w:name="_Toc243774084"/>
      <w:bookmarkEnd w:id="5595"/>
      <w:bookmarkEnd w:id="5596"/>
      <w:bookmarkEnd w:id="5597"/>
      <w:bookmarkEnd w:id="5598"/>
      <w:bookmarkEnd w:id="5599"/>
      <w:bookmarkEnd w:id="5600"/>
      <w:bookmarkEnd w:id="5601"/>
      <w:bookmarkEnd w:id="5602"/>
      <w:r>
        <w:t>Owned Certificate</w:t>
      </w:r>
      <w:bookmarkEnd w:id="5603"/>
    </w:p>
    <w:p w14:paraId="782DC9AE" w14:textId="0A7BB2D2" w:rsidR="00325239" w:rsidRPr="009F1B7D" w:rsidRDefault="00325239" w:rsidP="00325239">
      <w:r>
        <w:t>Instances of an Owned</w:t>
      </w:r>
      <w:r w:rsidRPr="00DB42FD">
        <w:t xml:space="preserve"> </w:t>
      </w:r>
      <w:r>
        <w:t>Certificate</w:t>
      </w:r>
      <w:r w:rsidRPr="00DB42FD">
        <w:t xml:space="preserve"> </w:t>
      </w:r>
      <w:r>
        <w:t xml:space="preserve">contain a certificate and a private key. It can be used by an </w:t>
      </w:r>
      <w:proofErr w:type="spellStart"/>
      <w:r>
        <w:t>OpenFlow</w:t>
      </w:r>
      <w:proofErr w:type="spellEnd"/>
      <w:r>
        <w:t xml:space="preserve">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604" w:name="_Toc243774085"/>
      <w:r w:rsidRPr="00DB42FD">
        <w:lastRenderedPageBreak/>
        <w:t>UML Diagram</w:t>
      </w:r>
      <w:bookmarkEnd w:id="5604"/>
    </w:p>
    <w:p w14:paraId="6441FA38" w14:textId="394CA52C" w:rsidR="00325239" w:rsidRPr="009F1B7D" w:rsidRDefault="001D1E49" w:rsidP="00325239">
      <w:pPr>
        <w:keepNext/>
        <w:jc w:val="center"/>
      </w:pPr>
      <w:r>
        <w:object w:dxaOrig="6235" w:dyaOrig="6805" w14:anchorId="283792EB">
          <v:shape id="_x0000_i1039" type="#_x0000_t75" style="width:312pt;height:339.75pt" o:ole="">
            <v:imagedata r:id="rId45" o:title=""/>
          </v:shape>
          <o:OLEObject Type="Embed" ProgID="Visio.Drawing.11" ShapeID="_x0000_i1039" DrawAspect="Content" ObjectID="_1447426565" r:id="rId46"/>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05" w:author="aas" w:date="2013-10-14T02:06:00Z"/>
        </w:rPr>
      </w:pPr>
      <w:del w:id="5606"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07" w:author="aas" w:date="2013-10-14T02:06:00Z"/>
        </w:trPr>
        <w:tc>
          <w:tcPr>
            <w:tcW w:w="8820" w:type="dxa"/>
          </w:tcPr>
          <w:p w14:paraId="475DDA77" w14:textId="77777777" w:rsidR="002610E5" w:rsidRDefault="002610E5" w:rsidP="002610E5">
            <w:pPr>
              <w:pStyle w:val="XML1"/>
              <w:rPr>
                <w:del w:id="5608" w:author="aas" w:date="2013-10-14T02:06:00Z"/>
              </w:rPr>
            </w:pPr>
            <w:del w:id="5609" w:author="aas" w:date="2013-10-14T02:06:00Z">
              <w:r>
                <w:delText xml:space="preserve">  &lt;xs:group name="OFOwnedCertificateType"&gt;</w:delText>
              </w:r>
            </w:del>
          </w:p>
          <w:p w14:paraId="7692F11A" w14:textId="77777777" w:rsidR="002610E5" w:rsidRDefault="002610E5" w:rsidP="002610E5">
            <w:pPr>
              <w:pStyle w:val="XML1"/>
              <w:rPr>
                <w:del w:id="5610" w:author="aas" w:date="2013-10-14T02:06:00Z"/>
              </w:rPr>
            </w:pPr>
            <w:del w:id="5611" w:author="aas" w:date="2013-10-14T02:06:00Z">
              <w:r>
                <w:delText xml:space="preserve">    &lt;xs:annotation&gt;</w:delText>
              </w:r>
            </w:del>
          </w:p>
          <w:p w14:paraId="7E386588" w14:textId="77777777" w:rsidR="002610E5" w:rsidRDefault="002610E5" w:rsidP="002610E5">
            <w:pPr>
              <w:pStyle w:val="XML1"/>
              <w:rPr>
                <w:del w:id="5612" w:author="aas" w:date="2013-10-14T02:06:00Z"/>
              </w:rPr>
            </w:pPr>
            <w:del w:id="5613" w:author="aas" w:date="2013-10-14T02:06:00Z">
              <w:r>
                <w:delText xml:space="preserve">      &lt;xs:documentation&gt;</w:delText>
              </w:r>
            </w:del>
          </w:p>
          <w:p w14:paraId="549C129C" w14:textId="77777777" w:rsidR="002610E5" w:rsidRDefault="002610E5" w:rsidP="002610E5">
            <w:pPr>
              <w:pStyle w:val="XML1"/>
              <w:rPr>
                <w:del w:id="5614" w:author="aas" w:date="2013-10-14T02:06:00Z"/>
              </w:rPr>
            </w:pPr>
            <w:del w:id="5615" w:author="aas" w:date="2013-10-14T02:06:00Z">
              <w:r>
                <w:delText xml:space="preserve">        This grouping specifies a certificate and a</w:delText>
              </w:r>
            </w:del>
          </w:p>
          <w:p w14:paraId="0282BC6C" w14:textId="77777777" w:rsidR="002610E5" w:rsidRDefault="002610E5" w:rsidP="002610E5">
            <w:pPr>
              <w:pStyle w:val="XML1"/>
              <w:rPr>
                <w:del w:id="5616" w:author="aas" w:date="2013-10-14T02:06:00Z"/>
              </w:rPr>
            </w:pPr>
            <w:del w:id="5617" w:author="aas" w:date="2013-10-14T02:06:00Z">
              <w:r>
                <w:delText xml:space="preserve">        private key. It can be used by an OpenFlow Logical Switch for</w:delText>
              </w:r>
            </w:del>
          </w:p>
          <w:p w14:paraId="6C83353A" w14:textId="77777777" w:rsidR="002610E5" w:rsidRDefault="002610E5" w:rsidP="002610E5">
            <w:pPr>
              <w:pStyle w:val="XML1"/>
              <w:rPr>
                <w:del w:id="5618" w:author="aas" w:date="2013-10-14T02:06:00Z"/>
              </w:rPr>
            </w:pPr>
            <w:del w:id="5619" w:author="aas" w:date="2013-10-14T02:06:00Z">
              <w:r>
                <w:delText xml:space="preserve">        authenticating itself to a controller when a TLS connection</w:delText>
              </w:r>
            </w:del>
          </w:p>
          <w:p w14:paraId="009DE28B" w14:textId="77777777" w:rsidR="002610E5" w:rsidRDefault="002610E5" w:rsidP="002610E5">
            <w:pPr>
              <w:pStyle w:val="XML1"/>
              <w:rPr>
                <w:del w:id="5620" w:author="aas" w:date="2013-10-14T02:06:00Z"/>
              </w:rPr>
            </w:pPr>
            <w:del w:id="5621" w:author="aas" w:date="2013-10-14T02:06:00Z">
              <w:r>
                <w:delText xml:space="preserve">        is established.</w:delText>
              </w:r>
            </w:del>
          </w:p>
          <w:p w14:paraId="4408AB43" w14:textId="77777777" w:rsidR="002610E5" w:rsidRDefault="002610E5" w:rsidP="002610E5">
            <w:pPr>
              <w:pStyle w:val="XML1"/>
              <w:rPr>
                <w:del w:id="5622" w:author="aas" w:date="2013-10-14T02:06:00Z"/>
              </w:rPr>
            </w:pPr>
            <w:del w:id="5623" w:author="aas" w:date="2013-10-14T02:06:00Z">
              <w:r>
                <w:delText xml:space="preserve">      &lt;/xs:documentation&gt;</w:delText>
              </w:r>
            </w:del>
          </w:p>
          <w:p w14:paraId="1B9F0F19" w14:textId="77777777" w:rsidR="002610E5" w:rsidRDefault="002610E5" w:rsidP="002610E5">
            <w:pPr>
              <w:pStyle w:val="XML1"/>
              <w:rPr>
                <w:del w:id="5624" w:author="aas" w:date="2013-10-14T02:06:00Z"/>
              </w:rPr>
            </w:pPr>
            <w:del w:id="5625" w:author="aas" w:date="2013-10-14T02:06:00Z">
              <w:r>
                <w:delText xml:space="preserve">    &lt;/xs:annotation&gt;</w:delText>
              </w:r>
            </w:del>
          </w:p>
          <w:p w14:paraId="4012E449" w14:textId="77777777" w:rsidR="002610E5" w:rsidRDefault="002610E5" w:rsidP="002610E5">
            <w:pPr>
              <w:pStyle w:val="XML1"/>
              <w:rPr>
                <w:del w:id="5626" w:author="aas" w:date="2013-10-14T02:06:00Z"/>
              </w:rPr>
            </w:pPr>
          </w:p>
          <w:p w14:paraId="2FCC92D2" w14:textId="77777777" w:rsidR="002610E5" w:rsidRDefault="002610E5" w:rsidP="002610E5">
            <w:pPr>
              <w:pStyle w:val="XML1"/>
              <w:rPr>
                <w:del w:id="5627" w:author="aas" w:date="2013-10-14T02:06:00Z"/>
              </w:rPr>
            </w:pPr>
            <w:del w:id="5628" w:author="aas" w:date="2013-10-14T02:06:00Z">
              <w:r>
                <w:delText xml:space="preserve">    &lt;xs:sequence&gt;</w:delText>
              </w:r>
            </w:del>
          </w:p>
          <w:p w14:paraId="56295502" w14:textId="77777777" w:rsidR="002610E5" w:rsidRDefault="002610E5" w:rsidP="002610E5">
            <w:pPr>
              <w:pStyle w:val="XML1"/>
              <w:rPr>
                <w:del w:id="5629" w:author="aas" w:date="2013-10-14T02:06:00Z"/>
              </w:rPr>
            </w:pPr>
            <w:del w:id="5630" w:author="aas" w:date="2013-10-14T02:06:00Z">
              <w:r>
                <w:delText xml:space="preserve">      &lt;xs:group ref="OFResourceType"/&gt;</w:delText>
              </w:r>
            </w:del>
          </w:p>
          <w:p w14:paraId="0AAF1BF3" w14:textId="77777777" w:rsidR="002610E5" w:rsidRDefault="002610E5" w:rsidP="002610E5">
            <w:pPr>
              <w:pStyle w:val="XML1"/>
              <w:rPr>
                <w:del w:id="5631" w:author="aas" w:date="2013-10-14T02:06:00Z"/>
              </w:rPr>
            </w:pPr>
            <w:del w:id="5632" w:author="aas" w:date="2013-10-14T02:06:00Z">
              <w:r>
                <w:delText xml:space="preserve">      &lt;xs:element name="certificate"  type="xs:string"&gt;</w:delText>
              </w:r>
            </w:del>
          </w:p>
          <w:p w14:paraId="7ACFF42B" w14:textId="77777777" w:rsidR="002610E5" w:rsidRDefault="002610E5" w:rsidP="002610E5">
            <w:pPr>
              <w:pStyle w:val="XML1"/>
              <w:rPr>
                <w:del w:id="5633" w:author="aas" w:date="2013-10-14T02:06:00Z"/>
              </w:rPr>
            </w:pPr>
            <w:del w:id="5634" w:author="aas" w:date="2013-10-14T02:06:00Z">
              <w:r>
                <w:delText xml:space="preserve">        &lt;xs:annotation&gt;</w:delText>
              </w:r>
            </w:del>
          </w:p>
          <w:p w14:paraId="16D70CFC" w14:textId="77777777" w:rsidR="002610E5" w:rsidRDefault="002610E5" w:rsidP="002610E5">
            <w:pPr>
              <w:pStyle w:val="XML1"/>
              <w:rPr>
                <w:del w:id="5635" w:author="aas" w:date="2013-10-14T02:06:00Z"/>
              </w:rPr>
            </w:pPr>
            <w:del w:id="5636" w:author="aas" w:date="2013-10-14T02:06:00Z">
              <w:r>
                <w:delText xml:space="preserve">          &lt;xs:documentation&gt;</w:delText>
              </w:r>
            </w:del>
          </w:p>
          <w:p w14:paraId="5319E0A9" w14:textId="77777777" w:rsidR="002610E5" w:rsidRDefault="002610E5" w:rsidP="002610E5">
            <w:pPr>
              <w:pStyle w:val="XML1"/>
              <w:rPr>
                <w:del w:id="5637" w:author="aas" w:date="2013-10-14T02:06:00Z"/>
              </w:rPr>
            </w:pPr>
            <w:del w:id="5638" w:author="aas" w:date="2013-10-14T02:06:00Z">
              <w:r>
                <w:delText xml:space="preserve">            An X.509 certificate in DER format base64</w:delText>
              </w:r>
            </w:del>
          </w:p>
          <w:p w14:paraId="22CC8751" w14:textId="77777777" w:rsidR="002610E5" w:rsidRDefault="002610E5" w:rsidP="002610E5">
            <w:pPr>
              <w:pStyle w:val="XML1"/>
              <w:rPr>
                <w:del w:id="5639" w:author="aas" w:date="2013-10-14T02:06:00Z"/>
              </w:rPr>
            </w:pPr>
            <w:del w:id="5640" w:author="aas" w:date="2013-10-14T02:06:00Z">
              <w:r>
                <w:delText xml:space="preserve">            encoded.</w:delText>
              </w:r>
            </w:del>
          </w:p>
          <w:p w14:paraId="1B6FF2B0" w14:textId="77777777" w:rsidR="002610E5" w:rsidRDefault="002610E5" w:rsidP="002610E5">
            <w:pPr>
              <w:pStyle w:val="XML1"/>
              <w:rPr>
                <w:del w:id="5641" w:author="aas" w:date="2013-10-14T02:06:00Z"/>
              </w:rPr>
            </w:pPr>
          </w:p>
          <w:p w14:paraId="30BE0F9F" w14:textId="77777777" w:rsidR="002610E5" w:rsidRDefault="002610E5" w:rsidP="002610E5">
            <w:pPr>
              <w:pStyle w:val="XML1"/>
              <w:rPr>
                <w:del w:id="5642" w:author="aas" w:date="2013-10-14T02:06:00Z"/>
              </w:rPr>
            </w:pPr>
            <w:del w:id="5643" w:author="aas" w:date="2013-10-14T02:06:00Z">
              <w:r>
                <w:delText xml:space="preserve">            This element MUST be present in the NETCONF data store.</w:delText>
              </w:r>
            </w:del>
          </w:p>
          <w:p w14:paraId="066A1DC2" w14:textId="77777777" w:rsidR="002610E5" w:rsidRDefault="002610E5" w:rsidP="002610E5">
            <w:pPr>
              <w:pStyle w:val="XML1"/>
              <w:rPr>
                <w:del w:id="5644" w:author="aas" w:date="2013-10-14T02:06:00Z"/>
              </w:rPr>
            </w:pPr>
            <w:del w:id="5645" w:author="aas" w:date="2013-10-14T02:06:00Z">
              <w:r>
                <w:delText xml:space="preserve">            If this element is not present in a NETCONF &amp;lt;edit-config&amp;gt;</w:delText>
              </w:r>
            </w:del>
          </w:p>
          <w:p w14:paraId="30044A88" w14:textId="77777777" w:rsidR="002610E5" w:rsidRDefault="002610E5" w:rsidP="002610E5">
            <w:pPr>
              <w:pStyle w:val="XML1"/>
              <w:rPr>
                <w:del w:id="5646" w:author="aas" w:date="2013-10-14T02:06:00Z"/>
              </w:rPr>
            </w:pPr>
            <w:del w:id="5647" w:author="aas" w:date="2013-10-14T02:06:00Z">
              <w:r>
                <w:delText xml:space="preserve">            operation 'create', 'merge' or 'replace' and the parent</w:delText>
              </w:r>
            </w:del>
          </w:p>
          <w:p w14:paraId="2FAC1FF2" w14:textId="77777777" w:rsidR="002610E5" w:rsidRDefault="002610E5" w:rsidP="002610E5">
            <w:pPr>
              <w:pStyle w:val="XML1"/>
              <w:rPr>
                <w:del w:id="5648" w:author="aas" w:date="2013-10-14T02:06:00Z"/>
              </w:rPr>
            </w:pPr>
            <w:del w:id="5649" w:author="aas" w:date="2013-10-14T02:06:00Z">
              <w:r>
                <w:delText xml:space="preserve">            element does not exist, a 'data-missing' error is</w:delText>
              </w:r>
            </w:del>
          </w:p>
          <w:p w14:paraId="795246E6" w14:textId="77777777" w:rsidR="002610E5" w:rsidRDefault="002610E5" w:rsidP="002610E5">
            <w:pPr>
              <w:pStyle w:val="XML1"/>
              <w:rPr>
                <w:del w:id="5650" w:author="aas" w:date="2013-10-14T02:06:00Z"/>
              </w:rPr>
            </w:pPr>
            <w:del w:id="5651" w:author="aas" w:date="2013-10-14T02:06:00Z">
              <w:r>
                <w:delText xml:space="preserve">            returned.</w:delText>
              </w:r>
            </w:del>
          </w:p>
          <w:p w14:paraId="6476EA67" w14:textId="77777777" w:rsidR="002610E5" w:rsidRDefault="002610E5" w:rsidP="002610E5">
            <w:pPr>
              <w:pStyle w:val="XML1"/>
              <w:rPr>
                <w:del w:id="5652" w:author="aas" w:date="2013-10-14T02:06:00Z"/>
              </w:rPr>
            </w:pPr>
            <w:del w:id="5653" w:author="aas" w:date="2013-10-14T02:06:00Z">
              <w:r>
                <w:delText xml:space="preserve">          &lt;/xs:documentation&gt;</w:delText>
              </w:r>
            </w:del>
          </w:p>
          <w:p w14:paraId="410B4D35" w14:textId="77777777" w:rsidR="002610E5" w:rsidRDefault="002610E5" w:rsidP="002610E5">
            <w:pPr>
              <w:pStyle w:val="XML1"/>
              <w:rPr>
                <w:del w:id="5654" w:author="aas" w:date="2013-10-14T02:06:00Z"/>
              </w:rPr>
            </w:pPr>
            <w:del w:id="5655" w:author="aas" w:date="2013-10-14T02:06:00Z">
              <w:r>
                <w:delText xml:space="preserve">        &lt;/xs:annotation&gt;</w:delText>
              </w:r>
            </w:del>
          </w:p>
          <w:p w14:paraId="699DB149" w14:textId="77777777" w:rsidR="002610E5" w:rsidRDefault="002610E5" w:rsidP="002610E5">
            <w:pPr>
              <w:pStyle w:val="XML1"/>
              <w:rPr>
                <w:del w:id="5656" w:author="aas" w:date="2013-10-14T02:06:00Z"/>
              </w:rPr>
            </w:pPr>
            <w:del w:id="5657" w:author="aas" w:date="2013-10-14T02:06:00Z">
              <w:r>
                <w:delText xml:space="preserve">      &lt;/xs:element&gt;</w:delText>
              </w:r>
            </w:del>
          </w:p>
          <w:p w14:paraId="61A71EDA" w14:textId="77777777" w:rsidR="002610E5" w:rsidRDefault="002610E5" w:rsidP="002610E5">
            <w:pPr>
              <w:pStyle w:val="XML1"/>
              <w:rPr>
                <w:del w:id="5658" w:author="aas" w:date="2013-10-14T02:06:00Z"/>
              </w:rPr>
            </w:pPr>
            <w:del w:id="5659" w:author="aas" w:date="2013-10-14T02:06:00Z">
              <w:r>
                <w:delText xml:space="preserve">      &lt;xs:element name="private-key"&gt;</w:delText>
              </w:r>
            </w:del>
          </w:p>
          <w:p w14:paraId="63576929" w14:textId="77777777" w:rsidR="002610E5" w:rsidRDefault="002610E5" w:rsidP="002610E5">
            <w:pPr>
              <w:pStyle w:val="XML1"/>
              <w:rPr>
                <w:del w:id="5660" w:author="aas" w:date="2013-10-14T02:06:00Z"/>
              </w:rPr>
            </w:pPr>
            <w:del w:id="5661" w:author="aas" w:date="2013-10-14T02:06:00Z">
              <w:r>
                <w:delText xml:space="preserve">        &lt;xs:annotation&gt;</w:delText>
              </w:r>
            </w:del>
          </w:p>
          <w:p w14:paraId="2B6A2D2D" w14:textId="77777777" w:rsidR="002610E5" w:rsidRDefault="002610E5" w:rsidP="002610E5">
            <w:pPr>
              <w:pStyle w:val="XML1"/>
              <w:rPr>
                <w:del w:id="5662" w:author="aas" w:date="2013-10-14T02:06:00Z"/>
              </w:rPr>
            </w:pPr>
            <w:del w:id="5663" w:author="aas" w:date="2013-10-14T02:06:00Z">
              <w:r>
                <w:delText xml:space="preserve">          &lt;xs:documentation&gt;</w:delText>
              </w:r>
            </w:del>
          </w:p>
          <w:p w14:paraId="2353E4AD" w14:textId="77777777" w:rsidR="002610E5" w:rsidRDefault="002610E5" w:rsidP="002610E5">
            <w:pPr>
              <w:pStyle w:val="XML1"/>
              <w:rPr>
                <w:del w:id="5664" w:author="aas" w:date="2013-10-14T02:06:00Z"/>
              </w:rPr>
            </w:pPr>
            <w:del w:id="5665" w:author="aas" w:date="2013-10-14T02:06:00Z">
              <w:r>
                <w:delText xml:space="preserve">            This element contains the private key</w:delText>
              </w:r>
            </w:del>
          </w:p>
          <w:p w14:paraId="647885B4" w14:textId="77777777" w:rsidR="002610E5" w:rsidRDefault="002610E5" w:rsidP="002610E5">
            <w:pPr>
              <w:pStyle w:val="XML1"/>
              <w:rPr>
                <w:del w:id="5666" w:author="aas" w:date="2013-10-14T02:06:00Z"/>
              </w:rPr>
            </w:pPr>
            <w:del w:id="5667" w:author="aas" w:date="2013-10-14T02:06:00Z">
              <w:r>
                <w:delText xml:space="preserve">            corresponding to the certificate. The private key is</w:delText>
              </w:r>
            </w:del>
          </w:p>
          <w:p w14:paraId="7EAE47D1" w14:textId="77777777" w:rsidR="002610E5" w:rsidRDefault="002610E5" w:rsidP="002610E5">
            <w:pPr>
              <w:pStyle w:val="XML1"/>
              <w:rPr>
                <w:del w:id="5668" w:author="aas" w:date="2013-10-14T02:06:00Z"/>
              </w:rPr>
            </w:pPr>
            <w:del w:id="5669" w:author="aas" w:date="2013-10-14T02:06:00Z">
              <w:r>
                <w:delText xml:space="preserve">            encoded as specified in XML-Signature Syntax and Processing</w:delText>
              </w:r>
            </w:del>
          </w:p>
          <w:p w14:paraId="7F061FAC" w14:textId="77777777" w:rsidR="002610E5" w:rsidRDefault="002610E5" w:rsidP="002610E5">
            <w:pPr>
              <w:pStyle w:val="XML1"/>
              <w:rPr>
                <w:del w:id="5670" w:author="aas" w:date="2013-10-14T02:06:00Z"/>
              </w:rPr>
            </w:pPr>
            <w:del w:id="5671" w:author="aas" w:date="2013-10-14T02:06:00Z">
              <w:r>
                <w:delText xml:space="preserve">            (http://www.w3.org/TR/2001/PR-xmldsig-core-20010820/).  </w:delText>
              </w:r>
            </w:del>
          </w:p>
          <w:p w14:paraId="28FA0857" w14:textId="77777777" w:rsidR="002610E5" w:rsidRDefault="002610E5" w:rsidP="002610E5">
            <w:pPr>
              <w:pStyle w:val="XML1"/>
              <w:rPr>
                <w:del w:id="5672" w:author="aas" w:date="2013-10-14T02:06:00Z"/>
              </w:rPr>
            </w:pPr>
            <w:del w:id="5673" w:author="aas" w:date="2013-10-14T02:06:00Z">
              <w:r>
                <w:delText xml:space="preserve">            Currently the specification only support DSA and RSA keys.</w:delText>
              </w:r>
            </w:del>
          </w:p>
          <w:p w14:paraId="1B1EB904" w14:textId="77777777" w:rsidR="002610E5" w:rsidRDefault="002610E5" w:rsidP="002610E5">
            <w:pPr>
              <w:pStyle w:val="XML1"/>
              <w:rPr>
                <w:del w:id="5674" w:author="aas" w:date="2013-10-14T02:06:00Z"/>
              </w:rPr>
            </w:pPr>
          </w:p>
          <w:p w14:paraId="04AC85E7" w14:textId="77777777" w:rsidR="002610E5" w:rsidRDefault="002610E5" w:rsidP="002610E5">
            <w:pPr>
              <w:pStyle w:val="XML1"/>
              <w:rPr>
                <w:del w:id="5675" w:author="aas" w:date="2013-10-14T02:06:00Z"/>
              </w:rPr>
            </w:pPr>
            <w:del w:id="5676" w:author="aas" w:date="2013-10-14T02:06:00Z">
              <w:r>
                <w:delText xml:space="preserve">            This element MUST be present in the NETCONF data store.</w:delText>
              </w:r>
            </w:del>
          </w:p>
          <w:p w14:paraId="6999B247" w14:textId="77777777" w:rsidR="002610E5" w:rsidRDefault="002610E5" w:rsidP="002610E5">
            <w:pPr>
              <w:pStyle w:val="XML1"/>
              <w:rPr>
                <w:del w:id="5677" w:author="aas" w:date="2013-10-14T02:06:00Z"/>
              </w:rPr>
            </w:pPr>
            <w:del w:id="5678" w:author="aas" w:date="2013-10-14T02:06:00Z">
              <w:r>
                <w:delText xml:space="preserve">            If this element is not present in a NETCONF &amp;lt;edit-config&amp;gt;</w:delText>
              </w:r>
            </w:del>
          </w:p>
          <w:p w14:paraId="485932F2" w14:textId="77777777" w:rsidR="002610E5" w:rsidRDefault="002610E5" w:rsidP="002610E5">
            <w:pPr>
              <w:pStyle w:val="XML1"/>
              <w:rPr>
                <w:del w:id="5679" w:author="aas" w:date="2013-10-14T02:06:00Z"/>
              </w:rPr>
            </w:pPr>
            <w:del w:id="5680" w:author="aas" w:date="2013-10-14T02:06:00Z">
              <w:r>
                <w:delText xml:space="preserve">            operation 'create', 'merge' or 'replace' and the parent</w:delText>
              </w:r>
            </w:del>
          </w:p>
          <w:p w14:paraId="21044FFF" w14:textId="77777777" w:rsidR="002610E5" w:rsidRDefault="002610E5" w:rsidP="002610E5">
            <w:pPr>
              <w:pStyle w:val="XML1"/>
              <w:rPr>
                <w:del w:id="5681" w:author="aas" w:date="2013-10-14T02:06:00Z"/>
              </w:rPr>
            </w:pPr>
            <w:del w:id="5682" w:author="aas" w:date="2013-10-14T02:06:00Z">
              <w:r>
                <w:delText xml:space="preserve">            element does not exist, a 'data-missing' error is</w:delText>
              </w:r>
            </w:del>
          </w:p>
          <w:p w14:paraId="3D7DBA8F" w14:textId="77777777" w:rsidR="002610E5" w:rsidRDefault="002610E5" w:rsidP="002610E5">
            <w:pPr>
              <w:pStyle w:val="XML1"/>
              <w:rPr>
                <w:del w:id="5683" w:author="aas" w:date="2013-10-14T02:06:00Z"/>
              </w:rPr>
            </w:pPr>
            <w:del w:id="5684" w:author="aas" w:date="2013-10-14T02:06:00Z">
              <w:r>
                <w:delText xml:space="preserve">            returned.</w:delText>
              </w:r>
            </w:del>
          </w:p>
          <w:p w14:paraId="1B6AE062" w14:textId="77777777" w:rsidR="002610E5" w:rsidRDefault="002610E5" w:rsidP="002610E5">
            <w:pPr>
              <w:pStyle w:val="XML1"/>
              <w:rPr>
                <w:del w:id="5685" w:author="aas" w:date="2013-10-14T02:06:00Z"/>
              </w:rPr>
            </w:pPr>
            <w:del w:id="5686" w:author="aas" w:date="2013-10-14T02:06:00Z">
              <w:r>
                <w:delText xml:space="preserve">          &lt;/xs:documentation&gt;</w:delText>
              </w:r>
            </w:del>
          </w:p>
          <w:p w14:paraId="6E2EE0AC" w14:textId="77777777" w:rsidR="002610E5" w:rsidRDefault="002610E5" w:rsidP="002610E5">
            <w:pPr>
              <w:pStyle w:val="XML1"/>
              <w:rPr>
                <w:del w:id="5687" w:author="aas" w:date="2013-10-14T02:06:00Z"/>
              </w:rPr>
            </w:pPr>
            <w:del w:id="5688" w:author="aas" w:date="2013-10-14T02:06:00Z">
              <w:r>
                <w:delText xml:space="preserve">        &lt;/xs:annotation&gt;</w:delText>
              </w:r>
            </w:del>
          </w:p>
          <w:p w14:paraId="176E14DB" w14:textId="77777777" w:rsidR="002610E5" w:rsidRDefault="002610E5" w:rsidP="002610E5">
            <w:pPr>
              <w:pStyle w:val="XML1"/>
              <w:rPr>
                <w:del w:id="5689" w:author="aas" w:date="2013-10-14T02:06:00Z"/>
              </w:rPr>
            </w:pPr>
            <w:del w:id="5690" w:author="aas" w:date="2013-10-14T02:06:00Z">
              <w:r>
                <w:delText xml:space="preserve">        &lt;xs:complexType&gt;</w:delText>
              </w:r>
            </w:del>
          </w:p>
          <w:p w14:paraId="7522DE76" w14:textId="77777777" w:rsidR="002610E5" w:rsidRDefault="002610E5" w:rsidP="002610E5">
            <w:pPr>
              <w:pStyle w:val="XML1"/>
              <w:rPr>
                <w:del w:id="5691" w:author="aas" w:date="2013-10-14T02:06:00Z"/>
              </w:rPr>
            </w:pPr>
            <w:del w:id="5692" w:author="aas" w:date="2013-10-14T02:06:00Z">
              <w:r>
                <w:delText xml:space="preserve">          &lt;xs:sequence&gt;</w:delText>
              </w:r>
            </w:del>
          </w:p>
          <w:p w14:paraId="55BD4AF4" w14:textId="77777777" w:rsidR="002610E5" w:rsidRDefault="002610E5" w:rsidP="002610E5">
            <w:pPr>
              <w:pStyle w:val="XML1"/>
              <w:rPr>
                <w:del w:id="5693" w:author="aas" w:date="2013-10-14T02:06:00Z"/>
              </w:rPr>
            </w:pPr>
            <w:del w:id="5694" w:author="aas" w:date="2013-10-14T02:06:00Z">
              <w:r>
                <w:delText xml:space="preserve">            &lt;xs:group ref="KeyValueType"/&gt;</w:delText>
              </w:r>
            </w:del>
          </w:p>
          <w:p w14:paraId="59F156AB" w14:textId="77777777" w:rsidR="002610E5" w:rsidRDefault="002610E5" w:rsidP="002610E5">
            <w:pPr>
              <w:pStyle w:val="XML1"/>
              <w:rPr>
                <w:del w:id="5695" w:author="aas" w:date="2013-10-14T02:06:00Z"/>
              </w:rPr>
            </w:pPr>
            <w:del w:id="5696" w:author="aas" w:date="2013-10-14T02:06:00Z">
              <w:r>
                <w:delText xml:space="preserve">          &lt;/xs:sequence&gt;</w:delText>
              </w:r>
            </w:del>
          </w:p>
          <w:p w14:paraId="1A96CAC5" w14:textId="77777777" w:rsidR="002610E5" w:rsidRDefault="002610E5" w:rsidP="002610E5">
            <w:pPr>
              <w:pStyle w:val="XML1"/>
              <w:rPr>
                <w:del w:id="5697" w:author="aas" w:date="2013-10-14T02:06:00Z"/>
              </w:rPr>
            </w:pPr>
            <w:del w:id="5698" w:author="aas" w:date="2013-10-14T02:06:00Z">
              <w:r>
                <w:delText xml:space="preserve">        &lt;/xs:complexType&gt;</w:delText>
              </w:r>
            </w:del>
          </w:p>
          <w:p w14:paraId="25EDA995" w14:textId="77777777" w:rsidR="002610E5" w:rsidRDefault="002610E5" w:rsidP="002610E5">
            <w:pPr>
              <w:pStyle w:val="XML1"/>
              <w:rPr>
                <w:del w:id="5699" w:author="aas" w:date="2013-10-14T02:06:00Z"/>
              </w:rPr>
            </w:pPr>
            <w:del w:id="5700" w:author="aas" w:date="2013-10-14T02:06:00Z">
              <w:r>
                <w:delText xml:space="preserve">      &lt;/xs:element&gt;</w:delText>
              </w:r>
            </w:del>
          </w:p>
          <w:p w14:paraId="298F6D95" w14:textId="77777777" w:rsidR="002610E5" w:rsidRDefault="002610E5" w:rsidP="002610E5">
            <w:pPr>
              <w:pStyle w:val="XML1"/>
              <w:rPr>
                <w:del w:id="5701" w:author="aas" w:date="2013-10-14T02:06:00Z"/>
              </w:rPr>
            </w:pPr>
            <w:del w:id="5702" w:author="aas" w:date="2013-10-14T02:06:00Z">
              <w:r>
                <w:delText xml:space="preserve">    &lt;/xs:sequence&gt;</w:delText>
              </w:r>
            </w:del>
          </w:p>
          <w:p w14:paraId="7E6BA64C" w14:textId="77777777" w:rsidR="00325239" w:rsidRDefault="002610E5" w:rsidP="002610E5">
            <w:pPr>
              <w:pStyle w:val="XML1"/>
              <w:rPr>
                <w:del w:id="5703" w:author="aas" w:date="2013-10-14T02:06:00Z"/>
              </w:rPr>
            </w:pPr>
            <w:del w:id="5704" w:author="aas" w:date="2013-10-14T02:06:00Z">
              <w:r>
                <w:delText xml:space="preserve">  &lt;/xs:group&gt;</w:delText>
              </w:r>
            </w:del>
          </w:p>
          <w:p w14:paraId="02D7A228" w14:textId="77777777" w:rsidR="002610E5" w:rsidRDefault="002610E5" w:rsidP="002610E5">
            <w:pPr>
              <w:pStyle w:val="XML1"/>
              <w:rPr>
                <w:del w:id="5705" w:author="aas" w:date="2013-10-14T02:06:00Z"/>
              </w:rPr>
            </w:pPr>
          </w:p>
          <w:p w14:paraId="2574856A" w14:textId="77777777" w:rsidR="002610E5" w:rsidRDefault="002610E5" w:rsidP="002610E5">
            <w:pPr>
              <w:pStyle w:val="XML1"/>
              <w:rPr>
                <w:del w:id="5706" w:author="aas" w:date="2013-10-14T02:06:00Z"/>
              </w:rPr>
            </w:pPr>
            <w:del w:id="5707" w:author="aas" w:date="2013-10-14T02:06:00Z">
              <w:r>
                <w:delText xml:space="preserve">  &lt;xs:group name="KeyValueType"&gt;</w:delText>
              </w:r>
            </w:del>
          </w:p>
          <w:p w14:paraId="022F05C9" w14:textId="77777777" w:rsidR="002610E5" w:rsidRDefault="002610E5" w:rsidP="002610E5">
            <w:pPr>
              <w:pStyle w:val="XML1"/>
              <w:rPr>
                <w:del w:id="5708" w:author="aas" w:date="2013-10-14T02:06:00Z"/>
              </w:rPr>
            </w:pPr>
            <w:del w:id="5709" w:author="aas" w:date="2013-10-14T02:06:00Z">
              <w:r>
                <w:delText xml:space="preserve">    &lt;xs:annotation&gt;</w:delText>
              </w:r>
            </w:del>
          </w:p>
          <w:p w14:paraId="60FDA511" w14:textId="77777777" w:rsidR="002610E5" w:rsidRDefault="002610E5" w:rsidP="002610E5">
            <w:pPr>
              <w:pStyle w:val="XML1"/>
              <w:rPr>
                <w:del w:id="5710" w:author="aas" w:date="2013-10-14T02:06:00Z"/>
              </w:rPr>
            </w:pPr>
            <w:del w:id="5711" w:author="aas" w:date="2013-10-14T02:06:00Z">
              <w:r>
                <w:delText xml:space="preserve">      &lt;xs:documentation&gt;</w:delText>
              </w:r>
            </w:del>
          </w:p>
          <w:p w14:paraId="7DB26E17" w14:textId="77777777" w:rsidR="002610E5" w:rsidRDefault="002610E5" w:rsidP="002610E5">
            <w:pPr>
              <w:pStyle w:val="XML1"/>
              <w:rPr>
                <w:del w:id="5712" w:author="aas" w:date="2013-10-14T02:06:00Z"/>
              </w:rPr>
            </w:pPr>
            <w:del w:id="5713" w:author="aas" w:date="2013-10-14T02:06:00Z">
              <w:r>
                <w:delText xml:space="preserve">        The KeyValue element contains a single public key</w:delText>
              </w:r>
            </w:del>
          </w:p>
          <w:p w14:paraId="4136754C" w14:textId="77777777" w:rsidR="002610E5" w:rsidRDefault="002610E5" w:rsidP="002610E5">
            <w:pPr>
              <w:pStyle w:val="XML1"/>
              <w:rPr>
                <w:del w:id="5714" w:author="aas" w:date="2013-10-14T02:06:00Z"/>
              </w:rPr>
            </w:pPr>
            <w:del w:id="5715" w:author="aas" w:date="2013-10-14T02:06:00Z">
              <w:r>
                <w:delText xml:space="preserve">        that may be useful in validating the signature.</w:delText>
              </w:r>
            </w:del>
          </w:p>
          <w:p w14:paraId="613EB1B5" w14:textId="77777777" w:rsidR="002610E5" w:rsidRDefault="002610E5" w:rsidP="002610E5">
            <w:pPr>
              <w:pStyle w:val="XML1"/>
              <w:rPr>
                <w:del w:id="5716" w:author="aas" w:date="2013-10-14T02:06:00Z"/>
              </w:rPr>
            </w:pPr>
          </w:p>
          <w:p w14:paraId="3D34696F" w14:textId="77777777" w:rsidR="002610E5" w:rsidRDefault="002610E5" w:rsidP="002610E5">
            <w:pPr>
              <w:pStyle w:val="XML1"/>
              <w:rPr>
                <w:del w:id="5717" w:author="aas" w:date="2013-10-14T02:06:00Z"/>
              </w:rPr>
            </w:pPr>
            <w:del w:id="5718" w:author="aas" w:date="2013-10-14T02:06:00Z">
              <w:r>
                <w:delText xml:space="preserve">        NETCONF &amp;lt;edit-config&amp;gt; operations MUST be implemented as </w:delText>
              </w:r>
            </w:del>
          </w:p>
          <w:p w14:paraId="1EBDAAC2" w14:textId="77777777" w:rsidR="002610E5" w:rsidRDefault="002610E5" w:rsidP="002610E5">
            <w:pPr>
              <w:pStyle w:val="XML1"/>
              <w:rPr>
                <w:del w:id="5719" w:author="aas" w:date="2013-10-14T02:06:00Z"/>
              </w:rPr>
            </w:pPr>
            <w:del w:id="5720" w:author="aas" w:date="2013-10-14T02:06:00Z">
              <w:r>
                <w:delText xml:space="preserve">        follows: </w:delText>
              </w:r>
            </w:del>
          </w:p>
          <w:p w14:paraId="6D4C8960" w14:textId="77777777" w:rsidR="002610E5" w:rsidRDefault="002610E5" w:rsidP="002610E5">
            <w:pPr>
              <w:pStyle w:val="XML1"/>
              <w:rPr>
                <w:del w:id="5721" w:author="aas" w:date="2013-10-14T02:06:00Z"/>
              </w:rPr>
            </w:pPr>
          </w:p>
          <w:p w14:paraId="2C3F0ADB" w14:textId="77777777" w:rsidR="002610E5" w:rsidRDefault="002610E5" w:rsidP="002610E5">
            <w:pPr>
              <w:pStyle w:val="XML1"/>
              <w:rPr>
                <w:del w:id="5722" w:author="aas" w:date="2013-10-14T02:06:00Z"/>
              </w:rPr>
            </w:pPr>
            <w:del w:id="5723" w:author="aas" w:date="2013-10-14T02:06:00Z">
              <w:r>
                <w:delText xml:space="preserve">        * Exactly one of the elemenst 'DSAKeyValue' or 'RSAKeyValue'</w:delText>
              </w:r>
            </w:del>
          </w:p>
          <w:p w14:paraId="09904B74" w14:textId="77777777" w:rsidR="002610E5" w:rsidRDefault="002610E5" w:rsidP="002610E5">
            <w:pPr>
              <w:pStyle w:val="XML1"/>
              <w:rPr>
                <w:del w:id="5724" w:author="aas" w:date="2013-10-14T02:06:00Z"/>
              </w:rPr>
            </w:pPr>
            <w:del w:id="5725" w:author="aas" w:date="2013-10-14T02:06:00Z">
              <w:r>
                <w:delText xml:space="preserve">        all &amp;lt;edit-config&amp;gt; operations.</w:delText>
              </w:r>
            </w:del>
          </w:p>
          <w:p w14:paraId="7FAB5716" w14:textId="77777777" w:rsidR="002610E5" w:rsidRDefault="002610E5" w:rsidP="002610E5">
            <w:pPr>
              <w:pStyle w:val="XML1"/>
              <w:rPr>
                <w:del w:id="5726" w:author="aas" w:date="2013-10-14T02:06:00Z"/>
              </w:rPr>
            </w:pPr>
            <w:del w:id="5727" w:author="aas" w:date="2013-10-14T02:06:00Z">
              <w:r>
                <w:delText xml:space="preserve">        * If the operation is 'merge' or 'replace', the element is</w:delText>
              </w:r>
            </w:del>
          </w:p>
          <w:p w14:paraId="6B38DECD" w14:textId="77777777" w:rsidR="002610E5" w:rsidRDefault="002610E5" w:rsidP="002610E5">
            <w:pPr>
              <w:pStyle w:val="XML1"/>
              <w:rPr>
                <w:del w:id="5728" w:author="aas" w:date="2013-10-14T02:06:00Z"/>
              </w:rPr>
            </w:pPr>
            <w:del w:id="5729" w:author="aas" w:date="2013-10-14T02:06:00Z">
              <w:r>
                <w:delText xml:space="preserve">        created if it does not exist, and its value is set to the</w:delText>
              </w:r>
            </w:del>
          </w:p>
          <w:p w14:paraId="7FC84964" w14:textId="77777777" w:rsidR="002610E5" w:rsidRDefault="002610E5" w:rsidP="002610E5">
            <w:pPr>
              <w:pStyle w:val="XML1"/>
              <w:rPr>
                <w:del w:id="5730" w:author="aas" w:date="2013-10-14T02:06:00Z"/>
              </w:rPr>
            </w:pPr>
            <w:del w:id="5731" w:author="aas" w:date="2013-10-14T02:06:00Z">
              <w:r>
                <w:delText xml:space="preserve">        value found in the XML RPC data.</w:delText>
              </w:r>
            </w:del>
          </w:p>
          <w:p w14:paraId="41B48953" w14:textId="77777777" w:rsidR="002610E5" w:rsidRDefault="002610E5" w:rsidP="002610E5">
            <w:pPr>
              <w:pStyle w:val="XML1"/>
              <w:rPr>
                <w:del w:id="5732" w:author="aas" w:date="2013-10-14T02:06:00Z"/>
              </w:rPr>
            </w:pPr>
            <w:del w:id="5733" w:author="aas" w:date="2013-10-14T02:06:00Z">
              <w:r>
                <w:delText xml:space="preserve">        * If the operation is 'create', the element is created if it</w:delText>
              </w:r>
            </w:del>
          </w:p>
          <w:p w14:paraId="460502B4" w14:textId="77777777" w:rsidR="002610E5" w:rsidRDefault="002610E5" w:rsidP="002610E5">
            <w:pPr>
              <w:pStyle w:val="XML1"/>
              <w:rPr>
                <w:del w:id="5734" w:author="aas" w:date="2013-10-14T02:06:00Z"/>
              </w:rPr>
            </w:pPr>
            <w:del w:id="5735" w:author="aas" w:date="2013-10-14T02:06:00Z">
              <w:r>
                <w:delText xml:space="preserve">        does not exist. If the element already exists, a</w:delText>
              </w:r>
            </w:del>
          </w:p>
          <w:p w14:paraId="49458D28" w14:textId="77777777" w:rsidR="002610E5" w:rsidRDefault="002610E5" w:rsidP="002610E5">
            <w:pPr>
              <w:pStyle w:val="XML1"/>
              <w:rPr>
                <w:del w:id="5736" w:author="aas" w:date="2013-10-14T02:06:00Z"/>
              </w:rPr>
            </w:pPr>
            <w:del w:id="5737"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38" w:author="aas" w:date="2013-10-14T02:06:00Z"/>
              </w:rPr>
            </w:pPr>
            <w:del w:id="5739" w:author="aas" w:date="2013-10-14T02:06:00Z">
              <w:r>
                <w:delText xml:space="preserve">        * If the operation is 'delete', the element is deleted if it</w:delText>
              </w:r>
            </w:del>
          </w:p>
          <w:p w14:paraId="4E73954F" w14:textId="77777777" w:rsidR="002610E5" w:rsidRDefault="002610E5" w:rsidP="002610E5">
            <w:pPr>
              <w:pStyle w:val="XML1"/>
              <w:rPr>
                <w:del w:id="5740" w:author="aas" w:date="2013-10-14T02:06:00Z"/>
              </w:rPr>
            </w:pPr>
            <w:del w:id="574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42" w:author="aas" w:date="2013-10-14T02:06:00Z"/>
              </w:rPr>
            </w:pPr>
            <w:del w:id="5743" w:author="aas" w:date="2013-10-14T02:06:00Z">
              <w:r>
                <w:delText xml:space="preserve">        error is returned.</w:delText>
              </w:r>
            </w:del>
          </w:p>
          <w:p w14:paraId="342E817F" w14:textId="77777777" w:rsidR="002610E5" w:rsidRDefault="002610E5" w:rsidP="002610E5">
            <w:pPr>
              <w:pStyle w:val="XML1"/>
              <w:rPr>
                <w:del w:id="5744" w:author="aas" w:date="2013-10-14T02:06:00Z"/>
              </w:rPr>
            </w:pPr>
            <w:del w:id="5745" w:author="aas" w:date="2013-10-14T02:06:00Z">
              <w:r>
                <w:delText xml:space="preserve">      &lt;/xs:documentation&gt;</w:delText>
              </w:r>
            </w:del>
          </w:p>
          <w:p w14:paraId="772AC5B7" w14:textId="77777777" w:rsidR="002610E5" w:rsidRDefault="002610E5" w:rsidP="002610E5">
            <w:pPr>
              <w:pStyle w:val="XML1"/>
              <w:rPr>
                <w:del w:id="5746" w:author="aas" w:date="2013-10-14T02:06:00Z"/>
              </w:rPr>
            </w:pPr>
            <w:del w:id="5747" w:author="aas" w:date="2013-10-14T02:06:00Z">
              <w:r>
                <w:delText xml:space="preserve">    &lt;/xs:annotation&gt;</w:delText>
              </w:r>
            </w:del>
          </w:p>
          <w:p w14:paraId="3EF002DA" w14:textId="77777777" w:rsidR="002610E5" w:rsidRDefault="002610E5" w:rsidP="002610E5">
            <w:pPr>
              <w:pStyle w:val="XML1"/>
              <w:rPr>
                <w:del w:id="5748" w:author="aas" w:date="2013-10-14T02:06:00Z"/>
              </w:rPr>
            </w:pPr>
          </w:p>
          <w:p w14:paraId="18AA4B53" w14:textId="77777777" w:rsidR="002610E5" w:rsidRDefault="002610E5" w:rsidP="002610E5">
            <w:pPr>
              <w:pStyle w:val="XML1"/>
              <w:rPr>
                <w:del w:id="5749" w:author="aas" w:date="2013-10-14T02:06:00Z"/>
              </w:rPr>
            </w:pPr>
            <w:del w:id="5750" w:author="aas" w:date="2013-10-14T02:06:00Z">
              <w:r>
                <w:delText xml:space="preserve">    &lt;xs:sequence&gt;</w:delText>
              </w:r>
            </w:del>
          </w:p>
          <w:p w14:paraId="581878BB" w14:textId="77777777" w:rsidR="002610E5" w:rsidRDefault="002610E5" w:rsidP="002610E5">
            <w:pPr>
              <w:pStyle w:val="XML1"/>
              <w:rPr>
                <w:del w:id="5751" w:author="aas" w:date="2013-10-14T02:06:00Z"/>
              </w:rPr>
            </w:pPr>
            <w:del w:id="5752" w:author="aas" w:date="2013-10-14T02:06:00Z">
              <w:r>
                <w:delText xml:space="preserve">      &lt;xs:choice&gt;</w:delText>
              </w:r>
            </w:del>
          </w:p>
          <w:p w14:paraId="3DDC8602" w14:textId="77777777" w:rsidR="002610E5" w:rsidRDefault="002610E5" w:rsidP="002610E5">
            <w:pPr>
              <w:pStyle w:val="XML1"/>
              <w:rPr>
                <w:del w:id="5753" w:author="aas" w:date="2013-10-14T02:06:00Z"/>
              </w:rPr>
            </w:pPr>
            <w:del w:id="5754" w:author="aas" w:date="2013-10-14T02:06:00Z">
              <w:r>
                <w:delText xml:space="preserve">        &lt;xs:sequence&gt;</w:delText>
              </w:r>
            </w:del>
          </w:p>
          <w:p w14:paraId="500DE007" w14:textId="77777777" w:rsidR="002610E5" w:rsidRDefault="002610E5" w:rsidP="002610E5">
            <w:pPr>
              <w:pStyle w:val="XML1"/>
              <w:rPr>
                <w:del w:id="5755" w:author="aas" w:date="2013-10-14T02:06:00Z"/>
              </w:rPr>
            </w:pPr>
            <w:del w:id="5756" w:author="aas" w:date="2013-10-14T02:06:00Z">
              <w:r>
                <w:delText xml:space="preserve">          &lt;xs:element name="DSAKeyValue"&gt;</w:delText>
              </w:r>
            </w:del>
          </w:p>
          <w:p w14:paraId="3F585C90" w14:textId="77777777" w:rsidR="002610E5" w:rsidRDefault="002610E5" w:rsidP="002610E5">
            <w:pPr>
              <w:pStyle w:val="XML1"/>
              <w:rPr>
                <w:del w:id="5757" w:author="aas" w:date="2013-10-14T02:06:00Z"/>
              </w:rPr>
            </w:pPr>
            <w:del w:id="5758" w:author="aas" w:date="2013-10-14T02:06:00Z">
              <w:r>
                <w:delText xml:space="preserve">            &lt;xs:complexType&gt;</w:delText>
              </w:r>
            </w:del>
          </w:p>
          <w:p w14:paraId="3BE3C8FE" w14:textId="77777777" w:rsidR="002610E5" w:rsidRDefault="002610E5" w:rsidP="002610E5">
            <w:pPr>
              <w:pStyle w:val="XML1"/>
              <w:rPr>
                <w:del w:id="5759" w:author="aas" w:date="2013-10-14T02:06:00Z"/>
              </w:rPr>
            </w:pPr>
            <w:del w:id="5760" w:author="aas" w:date="2013-10-14T02:06:00Z">
              <w:r>
                <w:delText xml:space="preserve">              &lt;xs:sequence&gt;</w:delText>
              </w:r>
            </w:del>
          </w:p>
          <w:p w14:paraId="2CA29975" w14:textId="77777777" w:rsidR="002610E5" w:rsidRDefault="002610E5" w:rsidP="002610E5">
            <w:pPr>
              <w:pStyle w:val="XML1"/>
              <w:rPr>
                <w:del w:id="5761" w:author="aas" w:date="2013-10-14T02:06:00Z"/>
              </w:rPr>
            </w:pPr>
            <w:del w:id="5762" w:author="aas" w:date="2013-10-14T02:06:00Z">
              <w:r>
                <w:delText xml:space="preserve">                &lt;xs:group ref="DSAKeyValueType"/&gt;</w:delText>
              </w:r>
            </w:del>
          </w:p>
          <w:p w14:paraId="74E5E788" w14:textId="77777777" w:rsidR="002610E5" w:rsidRDefault="002610E5" w:rsidP="002610E5">
            <w:pPr>
              <w:pStyle w:val="XML1"/>
              <w:rPr>
                <w:del w:id="5763" w:author="aas" w:date="2013-10-14T02:06:00Z"/>
              </w:rPr>
            </w:pPr>
            <w:del w:id="5764" w:author="aas" w:date="2013-10-14T02:06:00Z">
              <w:r>
                <w:delText xml:space="preserve">              &lt;/xs:sequence&gt;</w:delText>
              </w:r>
            </w:del>
          </w:p>
          <w:p w14:paraId="32F037EE" w14:textId="77777777" w:rsidR="002610E5" w:rsidRDefault="002610E5" w:rsidP="002610E5">
            <w:pPr>
              <w:pStyle w:val="XML1"/>
              <w:rPr>
                <w:del w:id="5765" w:author="aas" w:date="2013-10-14T02:06:00Z"/>
              </w:rPr>
            </w:pPr>
            <w:del w:id="5766" w:author="aas" w:date="2013-10-14T02:06:00Z">
              <w:r>
                <w:delText xml:space="preserve">            &lt;/xs:complexType&gt;</w:delText>
              </w:r>
            </w:del>
          </w:p>
          <w:p w14:paraId="449E721D" w14:textId="77777777" w:rsidR="002610E5" w:rsidRDefault="002610E5" w:rsidP="002610E5">
            <w:pPr>
              <w:pStyle w:val="XML1"/>
              <w:rPr>
                <w:del w:id="5767" w:author="aas" w:date="2013-10-14T02:06:00Z"/>
              </w:rPr>
            </w:pPr>
            <w:del w:id="5768" w:author="aas" w:date="2013-10-14T02:06:00Z">
              <w:r>
                <w:delText xml:space="preserve">          &lt;/xs:element&gt;</w:delText>
              </w:r>
            </w:del>
          </w:p>
          <w:p w14:paraId="0D8C9569" w14:textId="77777777" w:rsidR="002610E5" w:rsidRDefault="002610E5" w:rsidP="002610E5">
            <w:pPr>
              <w:pStyle w:val="XML1"/>
              <w:rPr>
                <w:del w:id="5769" w:author="aas" w:date="2013-10-14T02:06:00Z"/>
              </w:rPr>
            </w:pPr>
            <w:del w:id="5770" w:author="aas" w:date="2013-10-14T02:06:00Z">
              <w:r>
                <w:delText xml:space="preserve">        &lt;/xs:sequence&gt;</w:delText>
              </w:r>
            </w:del>
          </w:p>
          <w:p w14:paraId="654C8C92" w14:textId="77777777" w:rsidR="002610E5" w:rsidRDefault="002610E5" w:rsidP="002610E5">
            <w:pPr>
              <w:pStyle w:val="XML1"/>
              <w:rPr>
                <w:del w:id="5771" w:author="aas" w:date="2013-10-14T02:06:00Z"/>
              </w:rPr>
            </w:pPr>
            <w:del w:id="5772" w:author="aas" w:date="2013-10-14T02:06:00Z">
              <w:r>
                <w:delText xml:space="preserve">        &lt;xs:sequence&gt;</w:delText>
              </w:r>
            </w:del>
          </w:p>
          <w:p w14:paraId="44B9BC6B" w14:textId="77777777" w:rsidR="002610E5" w:rsidRDefault="002610E5" w:rsidP="002610E5">
            <w:pPr>
              <w:pStyle w:val="XML1"/>
              <w:rPr>
                <w:del w:id="5773" w:author="aas" w:date="2013-10-14T02:06:00Z"/>
              </w:rPr>
            </w:pPr>
            <w:del w:id="5774" w:author="aas" w:date="2013-10-14T02:06:00Z">
              <w:r>
                <w:delText xml:space="preserve">          &lt;xs:element name="RSAKeyValue"&gt;</w:delText>
              </w:r>
            </w:del>
          </w:p>
          <w:p w14:paraId="247E269F" w14:textId="77777777" w:rsidR="002610E5" w:rsidRDefault="002610E5" w:rsidP="002610E5">
            <w:pPr>
              <w:pStyle w:val="XML1"/>
              <w:rPr>
                <w:del w:id="5775" w:author="aas" w:date="2013-10-14T02:06:00Z"/>
              </w:rPr>
            </w:pPr>
            <w:del w:id="5776" w:author="aas" w:date="2013-10-14T02:06:00Z">
              <w:r>
                <w:delText xml:space="preserve">            &lt;xs:complexType&gt;</w:delText>
              </w:r>
            </w:del>
          </w:p>
          <w:p w14:paraId="169C5BC2" w14:textId="77777777" w:rsidR="002610E5" w:rsidRDefault="002610E5" w:rsidP="002610E5">
            <w:pPr>
              <w:pStyle w:val="XML1"/>
              <w:rPr>
                <w:del w:id="5777" w:author="aas" w:date="2013-10-14T02:06:00Z"/>
              </w:rPr>
            </w:pPr>
            <w:del w:id="5778" w:author="aas" w:date="2013-10-14T02:06:00Z">
              <w:r>
                <w:delText xml:space="preserve">              &lt;xs:sequence&gt;</w:delText>
              </w:r>
            </w:del>
          </w:p>
          <w:p w14:paraId="0778EB96" w14:textId="77777777" w:rsidR="002610E5" w:rsidRDefault="002610E5" w:rsidP="002610E5">
            <w:pPr>
              <w:pStyle w:val="XML1"/>
              <w:rPr>
                <w:del w:id="5779" w:author="aas" w:date="2013-10-14T02:06:00Z"/>
              </w:rPr>
            </w:pPr>
            <w:del w:id="5780" w:author="aas" w:date="2013-10-14T02:06:00Z">
              <w:r>
                <w:delText xml:space="preserve">                &lt;xs:group ref="RSAKeyValueType"/&gt;</w:delText>
              </w:r>
            </w:del>
          </w:p>
          <w:p w14:paraId="44F27F42" w14:textId="77777777" w:rsidR="002610E5" w:rsidRDefault="002610E5" w:rsidP="002610E5">
            <w:pPr>
              <w:pStyle w:val="XML1"/>
              <w:rPr>
                <w:del w:id="5781" w:author="aas" w:date="2013-10-14T02:06:00Z"/>
              </w:rPr>
            </w:pPr>
            <w:del w:id="5782" w:author="aas" w:date="2013-10-14T02:06:00Z">
              <w:r>
                <w:delText xml:space="preserve">              &lt;/xs:sequence&gt;</w:delText>
              </w:r>
            </w:del>
          </w:p>
          <w:p w14:paraId="2608CF6F" w14:textId="77777777" w:rsidR="002610E5" w:rsidRDefault="002610E5" w:rsidP="002610E5">
            <w:pPr>
              <w:pStyle w:val="XML1"/>
              <w:rPr>
                <w:del w:id="5783" w:author="aas" w:date="2013-10-14T02:06:00Z"/>
              </w:rPr>
            </w:pPr>
            <w:del w:id="5784" w:author="aas" w:date="2013-10-14T02:06:00Z">
              <w:r>
                <w:delText xml:space="preserve">            &lt;/xs:complexType&gt;</w:delText>
              </w:r>
            </w:del>
          </w:p>
          <w:p w14:paraId="3B0AA19A" w14:textId="77777777" w:rsidR="002610E5" w:rsidRDefault="002610E5" w:rsidP="002610E5">
            <w:pPr>
              <w:pStyle w:val="XML1"/>
              <w:rPr>
                <w:del w:id="5785" w:author="aas" w:date="2013-10-14T02:06:00Z"/>
              </w:rPr>
            </w:pPr>
            <w:del w:id="5786" w:author="aas" w:date="2013-10-14T02:06:00Z">
              <w:r>
                <w:delText xml:space="preserve">          &lt;/xs:element&gt;</w:delText>
              </w:r>
            </w:del>
          </w:p>
          <w:p w14:paraId="21E66757" w14:textId="77777777" w:rsidR="002610E5" w:rsidRDefault="002610E5" w:rsidP="002610E5">
            <w:pPr>
              <w:pStyle w:val="XML1"/>
              <w:rPr>
                <w:del w:id="5787" w:author="aas" w:date="2013-10-14T02:06:00Z"/>
              </w:rPr>
            </w:pPr>
            <w:del w:id="5788" w:author="aas" w:date="2013-10-14T02:06:00Z">
              <w:r>
                <w:delText xml:space="preserve">        &lt;/xs:sequence&gt;</w:delText>
              </w:r>
            </w:del>
          </w:p>
          <w:p w14:paraId="1F1738A5" w14:textId="77777777" w:rsidR="002610E5" w:rsidRDefault="002610E5" w:rsidP="002610E5">
            <w:pPr>
              <w:pStyle w:val="XML1"/>
              <w:rPr>
                <w:del w:id="5789" w:author="aas" w:date="2013-10-14T02:06:00Z"/>
              </w:rPr>
            </w:pPr>
            <w:del w:id="5790" w:author="aas" w:date="2013-10-14T02:06:00Z">
              <w:r>
                <w:delText xml:space="preserve">      &lt;/xs:choice&gt;</w:delText>
              </w:r>
            </w:del>
          </w:p>
          <w:p w14:paraId="58E4C2B8" w14:textId="77777777" w:rsidR="002610E5" w:rsidRDefault="002610E5" w:rsidP="002610E5">
            <w:pPr>
              <w:pStyle w:val="XML1"/>
              <w:rPr>
                <w:del w:id="5791" w:author="aas" w:date="2013-10-14T02:06:00Z"/>
              </w:rPr>
            </w:pPr>
            <w:del w:id="5792" w:author="aas" w:date="2013-10-14T02:06:00Z">
              <w:r>
                <w:delText xml:space="preserve">    &lt;/xs:sequence&gt;</w:delText>
              </w:r>
            </w:del>
          </w:p>
          <w:p w14:paraId="5B0EF033" w14:textId="77777777" w:rsidR="002610E5" w:rsidRDefault="002610E5" w:rsidP="002610E5">
            <w:pPr>
              <w:pStyle w:val="XML1"/>
              <w:rPr>
                <w:del w:id="5793" w:author="aas" w:date="2013-10-14T02:06:00Z"/>
              </w:rPr>
            </w:pPr>
            <w:del w:id="5794" w:author="aas" w:date="2013-10-14T02:06:00Z">
              <w:r>
                <w:delText xml:space="preserve">  &lt;/xs:group&gt;</w:delText>
              </w:r>
            </w:del>
          </w:p>
          <w:p w14:paraId="6721A8D2" w14:textId="77777777" w:rsidR="002610E5" w:rsidRDefault="002610E5" w:rsidP="002610E5">
            <w:pPr>
              <w:pStyle w:val="XML1"/>
              <w:rPr>
                <w:del w:id="5795" w:author="aas" w:date="2013-10-14T02:06:00Z"/>
              </w:rPr>
            </w:pPr>
          </w:p>
          <w:p w14:paraId="11566765" w14:textId="77777777" w:rsidR="002610E5" w:rsidRDefault="002610E5" w:rsidP="002610E5">
            <w:pPr>
              <w:pStyle w:val="XML1"/>
              <w:rPr>
                <w:del w:id="5796" w:author="aas" w:date="2013-10-14T02:06:00Z"/>
              </w:rPr>
            </w:pPr>
            <w:del w:id="5797" w:author="aas" w:date="2013-10-14T02:06:00Z">
              <w:r>
                <w:delText xml:space="preserve">  &lt;xs:group name="DSAKeyValueType"&gt;</w:delText>
              </w:r>
            </w:del>
          </w:p>
          <w:p w14:paraId="3AC93EC5" w14:textId="77777777" w:rsidR="002610E5" w:rsidRDefault="002610E5" w:rsidP="002610E5">
            <w:pPr>
              <w:pStyle w:val="XML1"/>
              <w:rPr>
                <w:del w:id="5798" w:author="aas" w:date="2013-10-14T02:06:00Z"/>
              </w:rPr>
            </w:pPr>
            <w:del w:id="5799" w:author="aas" w:date="2013-10-14T02:06:00Z">
              <w:r>
                <w:delText xml:space="preserve">    &lt;xs:annotation&gt;</w:delText>
              </w:r>
            </w:del>
          </w:p>
          <w:p w14:paraId="5579E46E" w14:textId="77777777" w:rsidR="002610E5" w:rsidRDefault="002610E5" w:rsidP="002610E5">
            <w:pPr>
              <w:pStyle w:val="XML1"/>
              <w:rPr>
                <w:del w:id="5800" w:author="aas" w:date="2013-10-14T02:06:00Z"/>
              </w:rPr>
            </w:pPr>
            <w:del w:id="5801" w:author="aas" w:date="2013-10-14T02:06:00Z">
              <w:r>
                <w:delText xml:space="preserve">      &lt;xs:documentation&gt;</w:delText>
              </w:r>
            </w:del>
          </w:p>
          <w:p w14:paraId="403D3A22" w14:textId="77777777" w:rsidR="002610E5" w:rsidRDefault="002610E5" w:rsidP="002610E5">
            <w:pPr>
              <w:pStyle w:val="XML1"/>
              <w:rPr>
                <w:del w:id="5802" w:author="aas" w:date="2013-10-14T02:06:00Z"/>
              </w:rPr>
            </w:pPr>
            <w:del w:id="5803" w:author="aas" w:date="2013-10-14T02:06:00Z">
              <w:r>
                <w:delText xml:space="preserve">        DSA keys and the DSA signature algorithm are</w:delText>
              </w:r>
            </w:del>
          </w:p>
          <w:p w14:paraId="07EC12F5" w14:textId="77777777" w:rsidR="002610E5" w:rsidRDefault="002610E5" w:rsidP="002610E5">
            <w:pPr>
              <w:pStyle w:val="XML1"/>
              <w:rPr>
                <w:del w:id="5804" w:author="aas" w:date="2013-10-14T02:06:00Z"/>
              </w:rPr>
            </w:pPr>
            <w:del w:id="5805" w:author="aas" w:date="2013-10-14T02:06:00Z">
              <w:r>
                <w:delText xml:space="preserve">        specified in 'FIPS PUB 186-2, Digital Signature Standard (DSS),</w:delText>
              </w:r>
            </w:del>
          </w:p>
          <w:p w14:paraId="069FE400" w14:textId="77777777" w:rsidR="002610E5" w:rsidRDefault="002610E5" w:rsidP="002610E5">
            <w:pPr>
              <w:pStyle w:val="XML1"/>
              <w:rPr>
                <w:del w:id="5806" w:author="aas" w:date="2013-10-14T02:06:00Z"/>
              </w:rPr>
            </w:pPr>
            <w:del w:id="5807" w:author="aas" w:date="2013-10-14T02:06:00Z">
              <w:r>
                <w:delText xml:space="preserve">        U.S. Department of Commerce/National Institute of Standards and</w:delText>
              </w:r>
            </w:del>
          </w:p>
          <w:p w14:paraId="3EFA80CF" w14:textId="77777777" w:rsidR="002610E5" w:rsidRDefault="002610E5" w:rsidP="002610E5">
            <w:pPr>
              <w:pStyle w:val="XML1"/>
              <w:rPr>
                <w:del w:id="5808" w:author="aas" w:date="2013-10-14T02:06:00Z"/>
              </w:rPr>
            </w:pPr>
            <w:del w:id="5809" w:author="aas" w:date="2013-10-14T02:06:00Z">
              <w:r>
                <w:delText xml:space="preserve">        Technology,</w:delText>
              </w:r>
            </w:del>
          </w:p>
          <w:p w14:paraId="2B2C5081" w14:textId="77777777" w:rsidR="002610E5" w:rsidRDefault="002610E5" w:rsidP="002610E5">
            <w:pPr>
              <w:pStyle w:val="XML1"/>
              <w:rPr>
                <w:del w:id="5810" w:author="aas" w:date="2013-10-14T02:06:00Z"/>
              </w:rPr>
            </w:pPr>
            <w:del w:id="5811" w:author="aas" w:date="2013-10-14T02:06:00Z">
              <w:r>
                <w:delText xml:space="preserve">        http://csrc.nist.gov/publications/fips/fips186-2/fips186-2.pdf'.</w:delText>
              </w:r>
            </w:del>
          </w:p>
          <w:p w14:paraId="5E192D64" w14:textId="77777777" w:rsidR="002610E5" w:rsidRDefault="002610E5" w:rsidP="002610E5">
            <w:pPr>
              <w:pStyle w:val="XML1"/>
              <w:rPr>
                <w:del w:id="5812" w:author="aas" w:date="2013-10-14T02:06:00Z"/>
              </w:rPr>
            </w:pPr>
            <w:del w:id="5813" w:author="aas" w:date="2013-10-14T02:06:00Z">
              <w:r>
                <w:delText xml:space="preserve">        DSA public key values can have the following fields:</w:delText>
              </w:r>
            </w:del>
          </w:p>
          <w:p w14:paraId="06EF4EF1" w14:textId="77777777" w:rsidR="002610E5" w:rsidRDefault="002610E5" w:rsidP="002610E5">
            <w:pPr>
              <w:pStyle w:val="XML1"/>
              <w:rPr>
                <w:del w:id="5814" w:author="aas" w:date="2013-10-14T02:06:00Z"/>
              </w:rPr>
            </w:pPr>
          </w:p>
          <w:p w14:paraId="25B41F76" w14:textId="77777777" w:rsidR="002610E5" w:rsidRDefault="002610E5" w:rsidP="002610E5">
            <w:pPr>
              <w:pStyle w:val="XML1"/>
              <w:rPr>
                <w:del w:id="5815" w:author="aas" w:date="2013-10-14T02:06:00Z"/>
              </w:rPr>
            </w:pPr>
            <w:del w:id="5816" w:author="aas" w:date="2013-10-14T02:06:00Z">
              <w:r>
                <w:delText xml:space="preserve">        P</w:delText>
              </w:r>
            </w:del>
          </w:p>
          <w:p w14:paraId="0A27B648" w14:textId="77777777" w:rsidR="002610E5" w:rsidRDefault="002610E5" w:rsidP="002610E5">
            <w:pPr>
              <w:pStyle w:val="XML1"/>
              <w:rPr>
                <w:del w:id="5817" w:author="aas" w:date="2013-10-14T02:06:00Z"/>
              </w:rPr>
            </w:pPr>
            <w:del w:id="5818" w:author="aas" w:date="2013-10-14T02:06:00Z">
              <w:r>
                <w:delText xml:space="preserve">        a prime modulus meeting the requirements of the standard</w:delText>
              </w:r>
            </w:del>
          </w:p>
          <w:p w14:paraId="3088956A" w14:textId="77777777" w:rsidR="002610E5" w:rsidRDefault="002610E5" w:rsidP="002610E5">
            <w:pPr>
              <w:pStyle w:val="XML1"/>
              <w:rPr>
                <w:del w:id="5819" w:author="aas" w:date="2013-10-14T02:06:00Z"/>
              </w:rPr>
            </w:pPr>
            <w:del w:id="5820" w:author="aas" w:date="2013-10-14T02:06:00Z">
              <w:r>
                <w:delText xml:space="preserve">        above</w:delText>
              </w:r>
            </w:del>
          </w:p>
          <w:p w14:paraId="02D8D243" w14:textId="77777777" w:rsidR="002610E5" w:rsidRDefault="002610E5" w:rsidP="002610E5">
            <w:pPr>
              <w:pStyle w:val="XML1"/>
              <w:rPr>
                <w:del w:id="5821" w:author="aas" w:date="2013-10-14T02:06:00Z"/>
              </w:rPr>
            </w:pPr>
            <w:del w:id="5822" w:author="aas" w:date="2013-10-14T02:06:00Z">
              <w:r>
                <w:delText xml:space="preserve">        Q</w:delText>
              </w:r>
            </w:del>
          </w:p>
          <w:p w14:paraId="53070425" w14:textId="77777777" w:rsidR="002610E5" w:rsidRDefault="002610E5" w:rsidP="002610E5">
            <w:pPr>
              <w:pStyle w:val="XML1"/>
              <w:rPr>
                <w:del w:id="5823" w:author="aas" w:date="2013-10-14T02:06:00Z"/>
              </w:rPr>
            </w:pPr>
            <w:del w:id="5824" w:author="aas" w:date="2013-10-14T02:06:00Z">
              <w:r>
                <w:delText xml:space="preserve">        an integer in the range 2**159 &amp;lt; Q &amp;lt; 2**160 which is a</w:delText>
              </w:r>
            </w:del>
          </w:p>
          <w:p w14:paraId="4F36D4F0" w14:textId="77777777" w:rsidR="002610E5" w:rsidRDefault="002610E5" w:rsidP="002610E5">
            <w:pPr>
              <w:pStyle w:val="XML1"/>
              <w:rPr>
                <w:del w:id="5825" w:author="aas" w:date="2013-10-14T02:06:00Z"/>
              </w:rPr>
            </w:pPr>
            <w:del w:id="5826" w:author="aas" w:date="2013-10-14T02:06:00Z">
              <w:r>
                <w:delText xml:space="preserve">        prime divisor of P-1</w:delText>
              </w:r>
            </w:del>
          </w:p>
          <w:p w14:paraId="0593CF56" w14:textId="77777777" w:rsidR="002610E5" w:rsidRDefault="002610E5" w:rsidP="002610E5">
            <w:pPr>
              <w:pStyle w:val="XML1"/>
              <w:rPr>
                <w:del w:id="5827" w:author="aas" w:date="2013-10-14T02:06:00Z"/>
              </w:rPr>
            </w:pPr>
            <w:del w:id="5828" w:author="aas" w:date="2013-10-14T02:06:00Z">
              <w:r>
                <w:delText xml:space="preserve">        G</w:delText>
              </w:r>
            </w:del>
          </w:p>
          <w:p w14:paraId="1285C90C" w14:textId="77777777" w:rsidR="002610E5" w:rsidRDefault="002610E5" w:rsidP="002610E5">
            <w:pPr>
              <w:pStyle w:val="XML1"/>
              <w:rPr>
                <w:del w:id="5829" w:author="aas" w:date="2013-10-14T02:06:00Z"/>
              </w:rPr>
            </w:pPr>
            <w:del w:id="5830" w:author="aas" w:date="2013-10-14T02:06:00Z">
              <w:r>
                <w:delText xml:space="preserve">        an integer with certain properties with respect to P and Q</w:delText>
              </w:r>
            </w:del>
          </w:p>
          <w:p w14:paraId="317E8AAE" w14:textId="77777777" w:rsidR="002610E5" w:rsidRDefault="002610E5" w:rsidP="002610E5">
            <w:pPr>
              <w:pStyle w:val="XML1"/>
              <w:rPr>
                <w:del w:id="5831" w:author="aas" w:date="2013-10-14T02:06:00Z"/>
              </w:rPr>
            </w:pPr>
            <w:del w:id="5832" w:author="aas" w:date="2013-10-14T02:06:00Z">
              <w:r>
                <w:delText xml:space="preserve">        J</w:delText>
              </w:r>
            </w:del>
          </w:p>
          <w:p w14:paraId="5E9B0D53" w14:textId="77777777" w:rsidR="002610E5" w:rsidRDefault="002610E5" w:rsidP="002610E5">
            <w:pPr>
              <w:pStyle w:val="XML1"/>
              <w:rPr>
                <w:del w:id="5833" w:author="aas" w:date="2013-10-14T02:06:00Z"/>
              </w:rPr>
            </w:pPr>
            <w:del w:id="5834" w:author="aas" w:date="2013-10-14T02:06:00Z">
              <w:r>
                <w:delText xml:space="preserve">        (P - 1) / Q</w:delText>
              </w:r>
            </w:del>
          </w:p>
          <w:p w14:paraId="7D5B1A5E" w14:textId="77777777" w:rsidR="002610E5" w:rsidRDefault="002610E5" w:rsidP="002610E5">
            <w:pPr>
              <w:pStyle w:val="XML1"/>
              <w:rPr>
                <w:del w:id="5835" w:author="aas" w:date="2013-10-14T02:06:00Z"/>
              </w:rPr>
            </w:pPr>
            <w:del w:id="5836" w:author="aas" w:date="2013-10-14T02:06:00Z">
              <w:r>
                <w:delText xml:space="preserve">        Y</w:delText>
              </w:r>
            </w:del>
          </w:p>
          <w:p w14:paraId="2B0F7399" w14:textId="77777777" w:rsidR="002610E5" w:rsidRDefault="002610E5" w:rsidP="002610E5">
            <w:pPr>
              <w:pStyle w:val="XML1"/>
              <w:rPr>
                <w:del w:id="5837" w:author="aas" w:date="2013-10-14T02:06:00Z"/>
              </w:rPr>
            </w:pPr>
            <w:del w:id="5838" w:author="aas" w:date="2013-10-14T02:06:00Z">
              <w:r>
                <w:delText xml:space="preserve">        G**X mod P (where X is part of the private key and not made</w:delText>
              </w:r>
            </w:del>
          </w:p>
          <w:p w14:paraId="0AD27A58" w14:textId="77777777" w:rsidR="002610E5" w:rsidRDefault="002610E5" w:rsidP="002610E5">
            <w:pPr>
              <w:pStyle w:val="XML1"/>
              <w:rPr>
                <w:del w:id="5839" w:author="aas" w:date="2013-10-14T02:06:00Z"/>
              </w:rPr>
            </w:pPr>
            <w:del w:id="5840" w:author="aas" w:date="2013-10-14T02:06:00Z">
              <w:r>
                <w:delText xml:space="preserve">        public)</w:delText>
              </w:r>
            </w:del>
          </w:p>
          <w:p w14:paraId="47AC3991" w14:textId="77777777" w:rsidR="002610E5" w:rsidRDefault="002610E5" w:rsidP="002610E5">
            <w:pPr>
              <w:pStyle w:val="XML1"/>
              <w:rPr>
                <w:del w:id="5841" w:author="aas" w:date="2013-10-14T02:06:00Z"/>
              </w:rPr>
            </w:pPr>
            <w:del w:id="5842" w:author="aas" w:date="2013-10-14T02:06:00Z">
              <w:r>
                <w:delText xml:space="preserve">        seed</w:delText>
              </w:r>
            </w:del>
          </w:p>
          <w:p w14:paraId="352940F9" w14:textId="77777777" w:rsidR="002610E5" w:rsidRDefault="002610E5" w:rsidP="002610E5">
            <w:pPr>
              <w:pStyle w:val="XML1"/>
              <w:rPr>
                <w:del w:id="5843" w:author="aas" w:date="2013-10-14T02:06:00Z"/>
              </w:rPr>
            </w:pPr>
            <w:del w:id="5844" w:author="aas" w:date="2013-10-14T02:06:00Z">
              <w:r>
                <w:delText xml:space="preserve">        a DSA prime generation seed</w:delText>
              </w:r>
            </w:del>
          </w:p>
          <w:p w14:paraId="0AAE6D5F" w14:textId="77777777" w:rsidR="002610E5" w:rsidRDefault="002610E5" w:rsidP="002610E5">
            <w:pPr>
              <w:pStyle w:val="XML1"/>
              <w:rPr>
                <w:del w:id="5845" w:author="aas" w:date="2013-10-14T02:06:00Z"/>
              </w:rPr>
            </w:pPr>
            <w:del w:id="5846" w:author="aas" w:date="2013-10-14T02:06:00Z">
              <w:r>
                <w:delText xml:space="preserve">        pgenCounter</w:delText>
              </w:r>
            </w:del>
          </w:p>
          <w:p w14:paraId="60A691FA" w14:textId="77777777" w:rsidR="002610E5" w:rsidRDefault="002610E5" w:rsidP="002610E5">
            <w:pPr>
              <w:pStyle w:val="XML1"/>
              <w:rPr>
                <w:del w:id="5847" w:author="aas" w:date="2013-10-14T02:06:00Z"/>
              </w:rPr>
            </w:pPr>
            <w:del w:id="5848" w:author="aas" w:date="2013-10-14T02:06:00Z">
              <w:r>
                <w:delText xml:space="preserve">        a DSA prime generation counter</w:delText>
              </w:r>
            </w:del>
          </w:p>
          <w:p w14:paraId="713B140F" w14:textId="77777777" w:rsidR="002610E5" w:rsidRDefault="002610E5" w:rsidP="002610E5">
            <w:pPr>
              <w:pStyle w:val="XML1"/>
              <w:rPr>
                <w:del w:id="5849" w:author="aas" w:date="2013-10-14T02:06:00Z"/>
              </w:rPr>
            </w:pPr>
          </w:p>
          <w:p w14:paraId="027D8767" w14:textId="77777777" w:rsidR="002610E5" w:rsidRDefault="002610E5" w:rsidP="002610E5">
            <w:pPr>
              <w:pStyle w:val="XML1"/>
              <w:rPr>
                <w:del w:id="5850" w:author="aas" w:date="2013-10-14T02:06:00Z"/>
              </w:rPr>
            </w:pPr>
            <w:del w:id="5851" w:author="aas" w:date="2013-10-14T02:06:00Z">
              <w:r>
                <w:delText xml:space="preserve">        Parameter J is avilable for inclusion solely for efficiency as</w:delText>
              </w:r>
            </w:del>
          </w:p>
          <w:p w14:paraId="24C028F3" w14:textId="77777777" w:rsidR="002610E5" w:rsidRDefault="002610E5" w:rsidP="002610E5">
            <w:pPr>
              <w:pStyle w:val="XML1"/>
              <w:rPr>
                <w:del w:id="5852" w:author="aas" w:date="2013-10-14T02:06:00Z"/>
              </w:rPr>
            </w:pPr>
            <w:del w:id="5853" w:author="aas" w:date="2013-10-14T02:06:00Z">
              <w:r>
                <w:delText xml:space="preserve">        it is calculatable from P and Q. Parameters seed and</w:delText>
              </w:r>
            </w:del>
          </w:p>
          <w:p w14:paraId="7AEFC466" w14:textId="77777777" w:rsidR="002610E5" w:rsidRDefault="002610E5" w:rsidP="002610E5">
            <w:pPr>
              <w:pStyle w:val="XML1"/>
              <w:rPr>
                <w:del w:id="5854" w:author="aas" w:date="2013-10-14T02:06:00Z"/>
              </w:rPr>
            </w:pPr>
            <w:del w:id="5855" w:author="aas" w:date="2013-10-14T02:06:00Z">
              <w:r>
                <w:delText xml:space="preserve">        pgenCounter are used in the DSA prime number generation</w:delText>
              </w:r>
            </w:del>
          </w:p>
          <w:p w14:paraId="5B4E70E4" w14:textId="77777777" w:rsidR="002610E5" w:rsidRDefault="002610E5" w:rsidP="002610E5">
            <w:pPr>
              <w:pStyle w:val="XML1"/>
              <w:rPr>
                <w:del w:id="5856" w:author="aas" w:date="2013-10-14T02:06:00Z"/>
              </w:rPr>
            </w:pPr>
            <w:del w:id="5857" w:author="aas" w:date="2013-10-14T02:06:00Z">
              <w:r>
                <w:delText xml:space="preserve">        algorithm specified in the above standard. As such, they are</w:delText>
              </w:r>
            </w:del>
          </w:p>
          <w:p w14:paraId="6B4DD422" w14:textId="77777777" w:rsidR="002610E5" w:rsidRDefault="002610E5" w:rsidP="002610E5">
            <w:pPr>
              <w:pStyle w:val="XML1"/>
              <w:rPr>
                <w:del w:id="5858" w:author="aas" w:date="2013-10-14T02:06:00Z"/>
              </w:rPr>
            </w:pPr>
            <w:del w:id="5859" w:author="aas" w:date="2013-10-14T02:06:00Z">
              <w:r>
                <w:delText xml:space="preserve">        optional but MUST either both be present or both be absent.</w:delText>
              </w:r>
            </w:del>
          </w:p>
          <w:p w14:paraId="23D01F7A" w14:textId="77777777" w:rsidR="002610E5" w:rsidRDefault="002610E5" w:rsidP="002610E5">
            <w:pPr>
              <w:pStyle w:val="XML1"/>
              <w:rPr>
                <w:del w:id="5860" w:author="aas" w:date="2013-10-14T02:06:00Z"/>
              </w:rPr>
            </w:pPr>
            <w:del w:id="5861" w:author="aas" w:date="2013-10-14T02:06:00Z">
              <w:r>
                <w:delText xml:space="preserve">        This prime generation algorithm is designed to provide</w:delText>
              </w:r>
            </w:del>
          </w:p>
          <w:p w14:paraId="0254605E" w14:textId="77777777" w:rsidR="002610E5" w:rsidRDefault="002610E5" w:rsidP="002610E5">
            <w:pPr>
              <w:pStyle w:val="XML1"/>
              <w:rPr>
                <w:del w:id="5862" w:author="aas" w:date="2013-10-14T02:06:00Z"/>
              </w:rPr>
            </w:pPr>
            <w:del w:id="5863" w:author="aas" w:date="2013-10-14T02:06:00Z">
              <w:r>
                <w:delText xml:space="preserve">        assurance that a weak prime is not being used and it yields a P</w:delText>
              </w:r>
            </w:del>
          </w:p>
          <w:p w14:paraId="7A01AFD7" w14:textId="77777777" w:rsidR="002610E5" w:rsidRDefault="002610E5" w:rsidP="002610E5">
            <w:pPr>
              <w:pStyle w:val="XML1"/>
              <w:rPr>
                <w:del w:id="5864" w:author="aas" w:date="2013-10-14T02:06:00Z"/>
              </w:rPr>
            </w:pPr>
            <w:del w:id="5865" w:author="aas" w:date="2013-10-14T02:06:00Z">
              <w:r>
                <w:delText xml:space="preserve">        and Q value. Parameters P, Q, and G can be public and common to</w:delText>
              </w:r>
            </w:del>
          </w:p>
          <w:p w14:paraId="2DC3C611" w14:textId="77777777" w:rsidR="002610E5" w:rsidRDefault="002610E5" w:rsidP="002610E5">
            <w:pPr>
              <w:pStyle w:val="XML1"/>
              <w:rPr>
                <w:del w:id="5866" w:author="aas" w:date="2013-10-14T02:06:00Z"/>
              </w:rPr>
            </w:pPr>
            <w:del w:id="5867" w:author="aas" w:date="2013-10-14T02:06:00Z">
              <w:r>
                <w:delText xml:space="preserve">        a group of users. They might be known from application context.</w:delText>
              </w:r>
            </w:del>
          </w:p>
          <w:p w14:paraId="4A92476D" w14:textId="77777777" w:rsidR="002610E5" w:rsidRDefault="002610E5" w:rsidP="002610E5">
            <w:pPr>
              <w:pStyle w:val="XML1"/>
              <w:rPr>
                <w:del w:id="5868" w:author="aas" w:date="2013-10-14T02:06:00Z"/>
              </w:rPr>
            </w:pPr>
            <w:del w:id="5869" w:author="aas" w:date="2013-10-14T02:06:00Z">
              <w:r>
                <w:delText xml:space="preserve">        As such, they are optional but P and Q MUST either both appear</w:delText>
              </w:r>
            </w:del>
          </w:p>
          <w:p w14:paraId="68CB04D9" w14:textId="77777777" w:rsidR="002610E5" w:rsidRDefault="002610E5" w:rsidP="002610E5">
            <w:pPr>
              <w:pStyle w:val="XML1"/>
              <w:rPr>
                <w:del w:id="5870" w:author="aas" w:date="2013-10-14T02:06:00Z"/>
              </w:rPr>
            </w:pPr>
            <w:del w:id="5871" w:author="aas" w:date="2013-10-14T02:06:00Z">
              <w:r>
                <w:delText xml:space="preserve">        or both be absent. If all of P, Q, seed, and pgenCounter are</w:delText>
              </w:r>
            </w:del>
          </w:p>
          <w:p w14:paraId="4F85FA62" w14:textId="77777777" w:rsidR="002610E5" w:rsidRDefault="002610E5" w:rsidP="002610E5">
            <w:pPr>
              <w:pStyle w:val="XML1"/>
              <w:rPr>
                <w:del w:id="5872" w:author="aas" w:date="2013-10-14T02:06:00Z"/>
              </w:rPr>
            </w:pPr>
            <w:del w:id="5873" w:author="aas" w:date="2013-10-14T02:06:00Z">
              <w:r>
                <w:delText xml:space="preserve">        present, implementations are not required to check if they are</w:delText>
              </w:r>
            </w:del>
          </w:p>
          <w:p w14:paraId="61E35D9D" w14:textId="77777777" w:rsidR="002610E5" w:rsidRDefault="002610E5" w:rsidP="002610E5">
            <w:pPr>
              <w:pStyle w:val="XML1"/>
              <w:rPr>
                <w:del w:id="5874" w:author="aas" w:date="2013-10-14T02:06:00Z"/>
              </w:rPr>
            </w:pPr>
            <w:del w:id="5875" w:author="aas" w:date="2013-10-14T02:06:00Z">
              <w:r>
                <w:delText xml:space="preserve">        consistent and are free to use either P and Q or seed and</w:delText>
              </w:r>
            </w:del>
          </w:p>
          <w:p w14:paraId="6A8B2BF8" w14:textId="77777777" w:rsidR="002610E5" w:rsidRDefault="002610E5" w:rsidP="002610E5">
            <w:pPr>
              <w:pStyle w:val="XML1"/>
              <w:rPr>
                <w:del w:id="5876" w:author="aas" w:date="2013-10-14T02:06:00Z"/>
              </w:rPr>
            </w:pPr>
            <w:del w:id="5877" w:author="aas" w:date="2013-10-14T02:06:00Z">
              <w:r>
                <w:delText xml:space="preserve">        pgenCounter. All parameters are encoded as base64 values.</w:delText>
              </w:r>
            </w:del>
          </w:p>
          <w:p w14:paraId="7822C46C" w14:textId="77777777" w:rsidR="002610E5" w:rsidRDefault="002610E5" w:rsidP="002610E5">
            <w:pPr>
              <w:pStyle w:val="XML1"/>
              <w:rPr>
                <w:del w:id="5878" w:author="aas" w:date="2013-10-14T02:06:00Z"/>
              </w:rPr>
            </w:pPr>
            <w:del w:id="5879" w:author="aas" w:date="2013-10-14T02:06:00Z">
              <w:r>
                <w:delText xml:space="preserve">      &lt;/xs:documentation&gt;</w:delText>
              </w:r>
            </w:del>
          </w:p>
          <w:p w14:paraId="68D662AF" w14:textId="77777777" w:rsidR="002610E5" w:rsidRDefault="002610E5" w:rsidP="002610E5">
            <w:pPr>
              <w:pStyle w:val="XML1"/>
              <w:rPr>
                <w:del w:id="5880" w:author="aas" w:date="2013-10-14T02:06:00Z"/>
              </w:rPr>
            </w:pPr>
            <w:del w:id="5881" w:author="aas" w:date="2013-10-14T02:06:00Z">
              <w:r>
                <w:delText xml:space="preserve">    &lt;/xs:annotation&gt;</w:delText>
              </w:r>
            </w:del>
          </w:p>
          <w:p w14:paraId="0394D2BB" w14:textId="77777777" w:rsidR="002610E5" w:rsidRDefault="002610E5" w:rsidP="002610E5">
            <w:pPr>
              <w:pStyle w:val="XML1"/>
              <w:rPr>
                <w:del w:id="5882" w:author="aas" w:date="2013-10-14T02:06:00Z"/>
              </w:rPr>
            </w:pPr>
          </w:p>
          <w:p w14:paraId="7F650CC6" w14:textId="77777777" w:rsidR="002610E5" w:rsidRDefault="002610E5" w:rsidP="002610E5">
            <w:pPr>
              <w:pStyle w:val="XML1"/>
              <w:rPr>
                <w:del w:id="5883" w:author="aas" w:date="2013-10-14T02:06:00Z"/>
              </w:rPr>
            </w:pPr>
            <w:del w:id="5884" w:author="aas" w:date="2013-10-14T02:06:00Z">
              <w:r>
                <w:delText xml:space="preserve">    &lt;xs:sequence&gt;</w:delText>
              </w:r>
            </w:del>
          </w:p>
          <w:p w14:paraId="62A7F4A6" w14:textId="77777777" w:rsidR="002610E5" w:rsidRDefault="002610E5" w:rsidP="002610E5">
            <w:pPr>
              <w:pStyle w:val="XML1"/>
              <w:rPr>
                <w:del w:id="5885" w:author="aas" w:date="2013-10-14T02:06:00Z"/>
              </w:rPr>
            </w:pPr>
            <w:del w:id="5886" w:author="aas" w:date="2013-10-14T02:06:00Z">
              <w:r>
                <w:delText xml:space="preserve">      &lt;xs:element name="P"  type="xs:base64Binary"&gt;</w:delText>
              </w:r>
            </w:del>
          </w:p>
          <w:p w14:paraId="606173B9" w14:textId="77777777" w:rsidR="002610E5" w:rsidRDefault="002610E5" w:rsidP="002610E5">
            <w:pPr>
              <w:pStyle w:val="XML1"/>
              <w:rPr>
                <w:del w:id="5887" w:author="aas" w:date="2013-10-14T02:06:00Z"/>
              </w:rPr>
            </w:pPr>
            <w:del w:id="5888" w:author="aas" w:date="2013-10-14T02:06:00Z">
              <w:r>
                <w:delText xml:space="preserve">        &lt;xs:annotation&gt;</w:delText>
              </w:r>
            </w:del>
          </w:p>
          <w:p w14:paraId="15A15DDF" w14:textId="77777777" w:rsidR="002610E5" w:rsidRDefault="002610E5" w:rsidP="002610E5">
            <w:pPr>
              <w:pStyle w:val="XML1"/>
              <w:rPr>
                <w:del w:id="5889" w:author="aas" w:date="2013-10-14T02:06:00Z"/>
              </w:rPr>
            </w:pPr>
            <w:del w:id="5890" w:author="aas" w:date="2013-10-14T02:06:00Z">
              <w:r>
                <w:delText xml:space="preserve">          &lt;xs:documentation&gt;</w:delText>
              </w:r>
            </w:del>
          </w:p>
          <w:p w14:paraId="6A9AE96F" w14:textId="77777777" w:rsidR="002610E5" w:rsidRDefault="002610E5" w:rsidP="002610E5">
            <w:pPr>
              <w:pStyle w:val="XML1"/>
              <w:rPr>
                <w:del w:id="5891" w:author="aas" w:date="2013-10-14T02:06:00Z"/>
              </w:rPr>
            </w:pPr>
            <w:del w:id="5892" w:author="aas" w:date="2013-10-14T02:06:00Z">
              <w:r>
                <w:delText xml:space="preserve">            This element is optional. It MUST be present in</w:delText>
              </w:r>
            </w:del>
          </w:p>
          <w:p w14:paraId="53FA34B8" w14:textId="77777777" w:rsidR="002610E5" w:rsidRDefault="002610E5" w:rsidP="002610E5">
            <w:pPr>
              <w:pStyle w:val="XML1"/>
              <w:rPr>
                <w:del w:id="5893" w:author="aas" w:date="2013-10-14T02:06:00Z"/>
              </w:rPr>
            </w:pPr>
            <w:del w:id="5894" w:author="aas" w:date="2013-10-14T02:06:00Z">
              <w:r>
                <w:delText xml:space="preserve">            the NETCONF data store, if the element 'Q' is present.</w:delText>
              </w:r>
            </w:del>
          </w:p>
          <w:p w14:paraId="40C5582D" w14:textId="77777777" w:rsidR="002610E5" w:rsidRDefault="002610E5" w:rsidP="002610E5">
            <w:pPr>
              <w:pStyle w:val="XML1"/>
              <w:rPr>
                <w:del w:id="5895" w:author="aas" w:date="2013-10-14T02:06:00Z"/>
              </w:rPr>
            </w:pPr>
            <w:del w:id="5896" w:author="aas" w:date="2013-10-14T02:06:00Z">
              <w:r>
                <w:delText xml:space="preserve">                    </w:delText>
              </w:r>
            </w:del>
          </w:p>
          <w:p w14:paraId="6DD48E50" w14:textId="77777777" w:rsidR="002610E5" w:rsidRDefault="002610E5" w:rsidP="002610E5">
            <w:pPr>
              <w:pStyle w:val="XML1"/>
              <w:rPr>
                <w:del w:id="5897" w:author="aas" w:date="2013-10-14T02:06:00Z"/>
              </w:rPr>
            </w:pPr>
            <w:del w:id="5898" w:author="aas" w:date="2013-10-14T02:06:00Z">
              <w:r>
                <w:delText xml:space="preserve">            If element 'Q' is present in a NETCONF &amp;lt;edit-config&amp;gt;</w:delText>
              </w:r>
            </w:del>
          </w:p>
          <w:p w14:paraId="0E647659" w14:textId="77777777" w:rsidR="002610E5" w:rsidRDefault="002610E5" w:rsidP="002610E5">
            <w:pPr>
              <w:pStyle w:val="XML1"/>
              <w:rPr>
                <w:del w:id="5899" w:author="aas" w:date="2013-10-14T02:06:00Z"/>
              </w:rPr>
            </w:pPr>
            <w:del w:id="5900" w:author="aas" w:date="2013-10-14T02:06:00Z">
              <w:r>
                <w:delText xml:space="preserve">            operation 'create', 'merge' or 'replace' and this element</w:delText>
              </w:r>
            </w:del>
          </w:p>
          <w:p w14:paraId="3F1CDB5F" w14:textId="77777777" w:rsidR="002610E5" w:rsidRDefault="002610E5" w:rsidP="002610E5">
            <w:pPr>
              <w:pStyle w:val="XML1"/>
              <w:rPr>
                <w:del w:id="5901" w:author="aas" w:date="2013-10-14T02:06:00Z"/>
              </w:rPr>
            </w:pPr>
            <w:del w:id="5902" w:author="aas" w:date="2013-10-14T02:06:00Z">
              <w:r>
                <w:delText xml:space="preserve">            is missing, a 'data-missing' error is returned.</w:delText>
              </w:r>
            </w:del>
          </w:p>
          <w:p w14:paraId="51189757" w14:textId="77777777" w:rsidR="002610E5" w:rsidRDefault="002610E5" w:rsidP="002610E5">
            <w:pPr>
              <w:pStyle w:val="XML1"/>
              <w:rPr>
                <w:del w:id="5903" w:author="aas" w:date="2013-10-14T02:06:00Z"/>
              </w:rPr>
            </w:pPr>
            <w:del w:id="5904" w:author="aas" w:date="2013-10-14T02:06:00Z">
              <w:r>
                <w:delText xml:space="preserve">          &lt;/xs:documentation&gt;</w:delText>
              </w:r>
            </w:del>
          </w:p>
          <w:p w14:paraId="3772B78D" w14:textId="77777777" w:rsidR="002610E5" w:rsidRDefault="002610E5" w:rsidP="002610E5">
            <w:pPr>
              <w:pStyle w:val="XML1"/>
              <w:rPr>
                <w:del w:id="5905" w:author="aas" w:date="2013-10-14T02:06:00Z"/>
              </w:rPr>
            </w:pPr>
            <w:del w:id="5906" w:author="aas" w:date="2013-10-14T02:06:00Z">
              <w:r>
                <w:delText xml:space="preserve">        &lt;/xs:annotation&gt;</w:delText>
              </w:r>
            </w:del>
          </w:p>
          <w:p w14:paraId="46F878FC" w14:textId="77777777" w:rsidR="002610E5" w:rsidRDefault="002610E5" w:rsidP="002610E5">
            <w:pPr>
              <w:pStyle w:val="XML1"/>
              <w:rPr>
                <w:del w:id="5907" w:author="aas" w:date="2013-10-14T02:06:00Z"/>
              </w:rPr>
            </w:pPr>
            <w:del w:id="5908" w:author="aas" w:date="2013-10-14T02:06:00Z">
              <w:r>
                <w:delText xml:space="preserve">      &lt;/xs:element&gt;</w:delText>
              </w:r>
            </w:del>
          </w:p>
          <w:p w14:paraId="45463071" w14:textId="77777777" w:rsidR="002610E5" w:rsidRDefault="002610E5" w:rsidP="002610E5">
            <w:pPr>
              <w:pStyle w:val="XML1"/>
              <w:rPr>
                <w:del w:id="5909" w:author="aas" w:date="2013-10-14T02:06:00Z"/>
              </w:rPr>
            </w:pPr>
            <w:del w:id="5910" w:author="aas" w:date="2013-10-14T02:06:00Z">
              <w:r>
                <w:delText xml:space="preserve">      &lt;xs:element name="Q"  type="xs:base64Binary"&gt;</w:delText>
              </w:r>
            </w:del>
          </w:p>
          <w:p w14:paraId="30BD312C" w14:textId="77777777" w:rsidR="002610E5" w:rsidRDefault="002610E5" w:rsidP="002610E5">
            <w:pPr>
              <w:pStyle w:val="XML1"/>
              <w:rPr>
                <w:del w:id="5911" w:author="aas" w:date="2013-10-14T02:06:00Z"/>
              </w:rPr>
            </w:pPr>
            <w:del w:id="5912" w:author="aas" w:date="2013-10-14T02:06:00Z">
              <w:r>
                <w:delText xml:space="preserve">        &lt;xs:annotation&gt;</w:delText>
              </w:r>
            </w:del>
          </w:p>
          <w:p w14:paraId="651441D2" w14:textId="77777777" w:rsidR="002610E5" w:rsidRDefault="002610E5" w:rsidP="002610E5">
            <w:pPr>
              <w:pStyle w:val="XML1"/>
              <w:rPr>
                <w:del w:id="5913" w:author="aas" w:date="2013-10-14T02:06:00Z"/>
              </w:rPr>
            </w:pPr>
            <w:del w:id="5914" w:author="aas" w:date="2013-10-14T02:06:00Z">
              <w:r>
                <w:delText xml:space="preserve">          &lt;xs:documentation&gt;</w:delText>
              </w:r>
            </w:del>
          </w:p>
          <w:p w14:paraId="552DF126" w14:textId="77777777" w:rsidR="002610E5" w:rsidRDefault="002610E5" w:rsidP="002610E5">
            <w:pPr>
              <w:pStyle w:val="XML1"/>
              <w:rPr>
                <w:del w:id="5915" w:author="aas" w:date="2013-10-14T02:06:00Z"/>
              </w:rPr>
            </w:pPr>
            <w:del w:id="5916" w:author="aas" w:date="2013-10-14T02:06:00Z">
              <w:r>
                <w:delText xml:space="preserve">            This element is optional. It MUST be present in</w:delText>
              </w:r>
            </w:del>
          </w:p>
          <w:p w14:paraId="5E89332B" w14:textId="77777777" w:rsidR="002610E5" w:rsidRDefault="002610E5" w:rsidP="002610E5">
            <w:pPr>
              <w:pStyle w:val="XML1"/>
              <w:rPr>
                <w:del w:id="5917" w:author="aas" w:date="2013-10-14T02:06:00Z"/>
              </w:rPr>
            </w:pPr>
            <w:del w:id="5918" w:author="aas" w:date="2013-10-14T02:06:00Z">
              <w:r>
                <w:delText xml:space="preserve">            the NETCONF data store, if the element 'P' is present.</w:delText>
              </w:r>
            </w:del>
          </w:p>
          <w:p w14:paraId="507CD5D5" w14:textId="77777777" w:rsidR="002610E5" w:rsidRDefault="002610E5" w:rsidP="002610E5">
            <w:pPr>
              <w:pStyle w:val="XML1"/>
              <w:rPr>
                <w:del w:id="5919" w:author="aas" w:date="2013-10-14T02:06:00Z"/>
              </w:rPr>
            </w:pPr>
            <w:del w:id="5920" w:author="aas" w:date="2013-10-14T02:06:00Z">
              <w:r>
                <w:delText xml:space="preserve">                    </w:delText>
              </w:r>
            </w:del>
          </w:p>
          <w:p w14:paraId="602424B8" w14:textId="77777777" w:rsidR="002610E5" w:rsidRDefault="002610E5" w:rsidP="002610E5">
            <w:pPr>
              <w:pStyle w:val="XML1"/>
              <w:rPr>
                <w:del w:id="5921" w:author="aas" w:date="2013-10-14T02:06:00Z"/>
              </w:rPr>
            </w:pPr>
            <w:del w:id="5922" w:author="aas" w:date="2013-10-14T02:06:00Z">
              <w:r>
                <w:delText xml:space="preserve">            If element 'P' is present in a NETCONF &amp;lt;edit-config&amp;gt;</w:delText>
              </w:r>
            </w:del>
          </w:p>
          <w:p w14:paraId="65A1869A" w14:textId="77777777" w:rsidR="002610E5" w:rsidRDefault="002610E5" w:rsidP="002610E5">
            <w:pPr>
              <w:pStyle w:val="XML1"/>
              <w:rPr>
                <w:del w:id="5923" w:author="aas" w:date="2013-10-14T02:06:00Z"/>
              </w:rPr>
            </w:pPr>
            <w:del w:id="5924" w:author="aas" w:date="2013-10-14T02:06:00Z">
              <w:r>
                <w:delText xml:space="preserve">            operation 'create', 'merge' or 'replace' and this element</w:delText>
              </w:r>
            </w:del>
          </w:p>
          <w:p w14:paraId="00B5A109" w14:textId="77777777" w:rsidR="002610E5" w:rsidRDefault="002610E5" w:rsidP="002610E5">
            <w:pPr>
              <w:pStyle w:val="XML1"/>
              <w:rPr>
                <w:del w:id="5925" w:author="aas" w:date="2013-10-14T02:06:00Z"/>
              </w:rPr>
            </w:pPr>
            <w:del w:id="5926" w:author="aas" w:date="2013-10-14T02:06:00Z">
              <w:r>
                <w:delText xml:space="preserve">            is missing, a 'data-missing' error is returned.</w:delText>
              </w:r>
            </w:del>
          </w:p>
          <w:p w14:paraId="52EF76A3" w14:textId="77777777" w:rsidR="002610E5" w:rsidRDefault="002610E5" w:rsidP="002610E5">
            <w:pPr>
              <w:pStyle w:val="XML1"/>
              <w:rPr>
                <w:del w:id="5927" w:author="aas" w:date="2013-10-14T02:06:00Z"/>
              </w:rPr>
            </w:pPr>
            <w:del w:id="5928" w:author="aas" w:date="2013-10-14T02:06:00Z">
              <w:r>
                <w:delText xml:space="preserve">          &lt;/xs:documentation&gt;</w:delText>
              </w:r>
            </w:del>
          </w:p>
          <w:p w14:paraId="47A7370A" w14:textId="77777777" w:rsidR="002610E5" w:rsidRDefault="002610E5" w:rsidP="002610E5">
            <w:pPr>
              <w:pStyle w:val="XML1"/>
              <w:rPr>
                <w:del w:id="5929" w:author="aas" w:date="2013-10-14T02:06:00Z"/>
              </w:rPr>
            </w:pPr>
            <w:del w:id="5930" w:author="aas" w:date="2013-10-14T02:06:00Z">
              <w:r>
                <w:delText xml:space="preserve">        &lt;/xs:annotation&gt;</w:delText>
              </w:r>
            </w:del>
          </w:p>
          <w:p w14:paraId="74F7482E" w14:textId="77777777" w:rsidR="002610E5" w:rsidRDefault="002610E5" w:rsidP="002610E5">
            <w:pPr>
              <w:pStyle w:val="XML1"/>
              <w:rPr>
                <w:del w:id="5931" w:author="aas" w:date="2013-10-14T02:06:00Z"/>
              </w:rPr>
            </w:pPr>
            <w:del w:id="5932" w:author="aas" w:date="2013-10-14T02:06:00Z">
              <w:r>
                <w:delText xml:space="preserve">      &lt;/xs:element&gt;</w:delText>
              </w:r>
            </w:del>
          </w:p>
          <w:p w14:paraId="4D990CD6" w14:textId="77777777" w:rsidR="002610E5" w:rsidRDefault="002610E5" w:rsidP="002610E5">
            <w:pPr>
              <w:pStyle w:val="XML1"/>
              <w:rPr>
                <w:del w:id="5933" w:author="aas" w:date="2013-10-14T02:06:00Z"/>
              </w:rPr>
            </w:pPr>
            <w:del w:id="5934" w:author="aas" w:date="2013-10-14T02:06:00Z">
              <w:r>
                <w:delText xml:space="preserve">      &lt;xs:element name="J"  type="xs:base64Binary"&gt;</w:delText>
              </w:r>
            </w:del>
          </w:p>
          <w:p w14:paraId="038E5EF6" w14:textId="77777777" w:rsidR="002610E5" w:rsidRDefault="002610E5" w:rsidP="002610E5">
            <w:pPr>
              <w:pStyle w:val="XML1"/>
              <w:rPr>
                <w:del w:id="5935" w:author="aas" w:date="2013-10-14T02:06:00Z"/>
              </w:rPr>
            </w:pPr>
            <w:del w:id="5936" w:author="aas" w:date="2013-10-14T02:06:00Z">
              <w:r>
                <w:delText xml:space="preserve">        &lt;xs:annotation&gt;</w:delText>
              </w:r>
            </w:del>
          </w:p>
          <w:p w14:paraId="07DDC874" w14:textId="77777777" w:rsidR="002610E5" w:rsidRDefault="002610E5" w:rsidP="002610E5">
            <w:pPr>
              <w:pStyle w:val="XML1"/>
              <w:rPr>
                <w:del w:id="5937" w:author="aas" w:date="2013-10-14T02:06:00Z"/>
              </w:rPr>
            </w:pPr>
            <w:del w:id="5938" w:author="aas" w:date="2013-10-14T02:06:00Z">
              <w:r>
                <w:delText xml:space="preserve">          &lt;xs:documentation&gt;</w:delText>
              </w:r>
            </w:del>
          </w:p>
          <w:p w14:paraId="625FCFBF" w14:textId="77777777" w:rsidR="002610E5" w:rsidRDefault="002610E5" w:rsidP="002610E5">
            <w:pPr>
              <w:pStyle w:val="XML1"/>
              <w:rPr>
                <w:del w:id="5939" w:author="aas" w:date="2013-10-14T02:06:00Z"/>
              </w:rPr>
            </w:pPr>
            <w:del w:id="5940" w:author="aas" w:date="2013-10-14T02:06:00Z">
              <w:r>
                <w:delText xml:space="preserve">            This element is optional.</w:delText>
              </w:r>
            </w:del>
          </w:p>
          <w:p w14:paraId="10B1C8C7" w14:textId="77777777" w:rsidR="002610E5" w:rsidRDefault="002610E5" w:rsidP="002610E5">
            <w:pPr>
              <w:pStyle w:val="XML1"/>
              <w:rPr>
                <w:del w:id="5941" w:author="aas" w:date="2013-10-14T02:06:00Z"/>
              </w:rPr>
            </w:pPr>
            <w:del w:id="5942" w:author="aas" w:date="2013-10-14T02:06:00Z">
              <w:r>
                <w:delText xml:space="preserve">          &lt;/xs:documentation&gt;</w:delText>
              </w:r>
            </w:del>
          </w:p>
          <w:p w14:paraId="0F702D79" w14:textId="77777777" w:rsidR="002610E5" w:rsidRDefault="002610E5" w:rsidP="002610E5">
            <w:pPr>
              <w:pStyle w:val="XML1"/>
              <w:rPr>
                <w:del w:id="5943" w:author="aas" w:date="2013-10-14T02:06:00Z"/>
              </w:rPr>
            </w:pPr>
            <w:del w:id="5944" w:author="aas" w:date="2013-10-14T02:06:00Z">
              <w:r>
                <w:delText xml:space="preserve">        &lt;/xs:annotation&gt;</w:delText>
              </w:r>
            </w:del>
          </w:p>
          <w:p w14:paraId="5D8D30C1" w14:textId="77777777" w:rsidR="002610E5" w:rsidRDefault="002610E5" w:rsidP="002610E5">
            <w:pPr>
              <w:pStyle w:val="XML1"/>
              <w:rPr>
                <w:del w:id="5945" w:author="aas" w:date="2013-10-14T02:06:00Z"/>
              </w:rPr>
            </w:pPr>
            <w:del w:id="5946" w:author="aas" w:date="2013-10-14T02:06:00Z">
              <w:r>
                <w:delText xml:space="preserve">      &lt;/xs:element&gt;</w:delText>
              </w:r>
            </w:del>
          </w:p>
          <w:p w14:paraId="0C9445FE" w14:textId="77777777" w:rsidR="002610E5" w:rsidRDefault="002610E5" w:rsidP="002610E5">
            <w:pPr>
              <w:pStyle w:val="XML1"/>
              <w:rPr>
                <w:del w:id="5947" w:author="aas" w:date="2013-10-14T02:06:00Z"/>
              </w:rPr>
            </w:pPr>
            <w:del w:id="5948" w:author="aas" w:date="2013-10-14T02:06:00Z">
              <w:r>
                <w:delText xml:space="preserve">      &lt;xs:element name="G"  type="xs:base64Binary"&gt;</w:delText>
              </w:r>
            </w:del>
          </w:p>
          <w:p w14:paraId="2F4DC7A3" w14:textId="77777777" w:rsidR="002610E5" w:rsidRDefault="002610E5" w:rsidP="002610E5">
            <w:pPr>
              <w:pStyle w:val="XML1"/>
              <w:rPr>
                <w:del w:id="5949" w:author="aas" w:date="2013-10-14T02:06:00Z"/>
              </w:rPr>
            </w:pPr>
            <w:del w:id="5950" w:author="aas" w:date="2013-10-14T02:06:00Z">
              <w:r>
                <w:delText xml:space="preserve">        &lt;xs:annotation&gt;</w:delText>
              </w:r>
            </w:del>
          </w:p>
          <w:p w14:paraId="55F0920E" w14:textId="77777777" w:rsidR="002610E5" w:rsidRDefault="002610E5" w:rsidP="002610E5">
            <w:pPr>
              <w:pStyle w:val="XML1"/>
              <w:rPr>
                <w:del w:id="5951" w:author="aas" w:date="2013-10-14T02:06:00Z"/>
              </w:rPr>
            </w:pPr>
            <w:del w:id="5952" w:author="aas" w:date="2013-10-14T02:06:00Z">
              <w:r>
                <w:delText xml:space="preserve">          &lt;xs:documentation&gt;</w:delText>
              </w:r>
            </w:del>
          </w:p>
          <w:p w14:paraId="091FF4C3" w14:textId="77777777" w:rsidR="002610E5" w:rsidRDefault="002610E5" w:rsidP="002610E5">
            <w:pPr>
              <w:pStyle w:val="XML1"/>
              <w:rPr>
                <w:del w:id="5953" w:author="aas" w:date="2013-10-14T02:06:00Z"/>
              </w:rPr>
            </w:pPr>
            <w:del w:id="5954" w:author="aas" w:date="2013-10-14T02:06:00Z">
              <w:r>
                <w:delText xml:space="preserve">            This element is optional.</w:delText>
              </w:r>
            </w:del>
          </w:p>
          <w:p w14:paraId="29FD8FDE" w14:textId="77777777" w:rsidR="002610E5" w:rsidRDefault="002610E5" w:rsidP="002610E5">
            <w:pPr>
              <w:pStyle w:val="XML1"/>
              <w:rPr>
                <w:del w:id="5955" w:author="aas" w:date="2013-10-14T02:06:00Z"/>
              </w:rPr>
            </w:pPr>
            <w:del w:id="5956" w:author="aas" w:date="2013-10-14T02:06:00Z">
              <w:r>
                <w:delText xml:space="preserve">          &lt;/xs:documentation&gt;</w:delText>
              </w:r>
            </w:del>
          </w:p>
          <w:p w14:paraId="7F8505DF" w14:textId="77777777" w:rsidR="002610E5" w:rsidRDefault="002610E5" w:rsidP="002610E5">
            <w:pPr>
              <w:pStyle w:val="XML1"/>
              <w:rPr>
                <w:del w:id="5957" w:author="aas" w:date="2013-10-14T02:06:00Z"/>
              </w:rPr>
            </w:pPr>
            <w:del w:id="5958" w:author="aas" w:date="2013-10-14T02:06:00Z">
              <w:r>
                <w:delText xml:space="preserve">        &lt;/xs:annotation&gt;</w:delText>
              </w:r>
            </w:del>
          </w:p>
          <w:p w14:paraId="2D3F2E21" w14:textId="77777777" w:rsidR="002610E5" w:rsidRDefault="002610E5" w:rsidP="002610E5">
            <w:pPr>
              <w:pStyle w:val="XML1"/>
              <w:rPr>
                <w:del w:id="5959" w:author="aas" w:date="2013-10-14T02:06:00Z"/>
              </w:rPr>
            </w:pPr>
            <w:del w:id="5960" w:author="aas" w:date="2013-10-14T02:06:00Z">
              <w:r>
                <w:delText xml:space="preserve">      &lt;/xs:element&gt;</w:delText>
              </w:r>
            </w:del>
          </w:p>
          <w:p w14:paraId="6BD9740A" w14:textId="77777777" w:rsidR="002610E5" w:rsidRDefault="002610E5" w:rsidP="002610E5">
            <w:pPr>
              <w:pStyle w:val="XML1"/>
              <w:rPr>
                <w:del w:id="5961" w:author="aas" w:date="2013-10-14T02:06:00Z"/>
              </w:rPr>
            </w:pPr>
            <w:del w:id="5962" w:author="aas" w:date="2013-10-14T02:06:00Z">
              <w:r>
                <w:delText xml:space="preserve">      &lt;xs:element name="Y"  type="xs:base64Binary"&gt;</w:delText>
              </w:r>
            </w:del>
          </w:p>
          <w:p w14:paraId="10458B7D" w14:textId="77777777" w:rsidR="002610E5" w:rsidRDefault="002610E5" w:rsidP="002610E5">
            <w:pPr>
              <w:pStyle w:val="XML1"/>
              <w:rPr>
                <w:del w:id="5963" w:author="aas" w:date="2013-10-14T02:06:00Z"/>
              </w:rPr>
            </w:pPr>
            <w:del w:id="5964" w:author="aas" w:date="2013-10-14T02:06:00Z">
              <w:r>
                <w:delText xml:space="preserve">        &lt;xs:annotation&gt;</w:delText>
              </w:r>
            </w:del>
          </w:p>
          <w:p w14:paraId="5704E498" w14:textId="77777777" w:rsidR="002610E5" w:rsidRDefault="002610E5" w:rsidP="002610E5">
            <w:pPr>
              <w:pStyle w:val="XML1"/>
              <w:rPr>
                <w:del w:id="5965" w:author="aas" w:date="2013-10-14T02:06:00Z"/>
              </w:rPr>
            </w:pPr>
            <w:del w:id="5966" w:author="aas" w:date="2013-10-14T02:06:00Z">
              <w:r>
                <w:delText xml:space="preserve">          &lt;xs:documentation&gt;</w:delText>
              </w:r>
            </w:del>
          </w:p>
          <w:p w14:paraId="71C27F2C" w14:textId="77777777" w:rsidR="002610E5" w:rsidRDefault="002610E5" w:rsidP="002610E5">
            <w:pPr>
              <w:pStyle w:val="XML1"/>
              <w:rPr>
                <w:del w:id="5967" w:author="aas" w:date="2013-10-14T02:06:00Z"/>
              </w:rPr>
            </w:pPr>
            <w:del w:id="5968" w:author="aas" w:date="2013-10-14T02:06:00Z">
              <w:r>
                <w:delText xml:space="preserve">            This element MUST be present in the NETCONF data</w:delText>
              </w:r>
            </w:del>
          </w:p>
          <w:p w14:paraId="4D95A0A9" w14:textId="77777777" w:rsidR="002610E5" w:rsidRDefault="002610E5" w:rsidP="002610E5">
            <w:pPr>
              <w:pStyle w:val="XML1"/>
              <w:rPr>
                <w:del w:id="5969" w:author="aas" w:date="2013-10-14T02:06:00Z"/>
              </w:rPr>
            </w:pPr>
            <w:del w:id="5970" w:author="aas" w:date="2013-10-14T02:06:00Z">
              <w:r>
                <w:delText xml:space="preserve">            store. If this element is not present in a NETCONF</w:delText>
              </w:r>
            </w:del>
          </w:p>
          <w:p w14:paraId="00415FF8" w14:textId="77777777" w:rsidR="002610E5" w:rsidRDefault="002610E5" w:rsidP="002610E5">
            <w:pPr>
              <w:pStyle w:val="XML1"/>
              <w:rPr>
                <w:del w:id="5971" w:author="aas" w:date="2013-10-14T02:06:00Z"/>
              </w:rPr>
            </w:pPr>
            <w:del w:id="5972" w:author="aas" w:date="2013-10-14T02:06:00Z">
              <w:r>
                <w:delText xml:space="preserve">            &amp;lt;edit-config&amp;gt; operation 'create', 'merge' or 'replace' and</w:delText>
              </w:r>
            </w:del>
          </w:p>
          <w:p w14:paraId="670B6823" w14:textId="77777777" w:rsidR="002610E5" w:rsidRDefault="002610E5" w:rsidP="002610E5">
            <w:pPr>
              <w:pStyle w:val="XML1"/>
              <w:rPr>
                <w:del w:id="5973" w:author="aas" w:date="2013-10-14T02:06:00Z"/>
              </w:rPr>
            </w:pPr>
            <w:del w:id="5974" w:author="aas" w:date="2013-10-14T02:06:00Z">
              <w:r>
                <w:delText xml:space="preserve">            the parent element does not exist, a 'data-missing' error</w:delText>
              </w:r>
            </w:del>
          </w:p>
          <w:p w14:paraId="3BA6E5A7" w14:textId="77777777" w:rsidR="002610E5" w:rsidRDefault="002610E5" w:rsidP="002610E5">
            <w:pPr>
              <w:pStyle w:val="XML1"/>
              <w:rPr>
                <w:del w:id="5975" w:author="aas" w:date="2013-10-14T02:06:00Z"/>
              </w:rPr>
            </w:pPr>
            <w:del w:id="5976" w:author="aas" w:date="2013-10-14T02:06:00Z">
              <w:r>
                <w:delText xml:space="preserve">            is returned.</w:delText>
              </w:r>
            </w:del>
          </w:p>
          <w:p w14:paraId="0CC4FEDA" w14:textId="77777777" w:rsidR="002610E5" w:rsidRDefault="002610E5" w:rsidP="002610E5">
            <w:pPr>
              <w:pStyle w:val="XML1"/>
              <w:rPr>
                <w:del w:id="5977" w:author="aas" w:date="2013-10-14T02:06:00Z"/>
              </w:rPr>
            </w:pPr>
            <w:del w:id="5978" w:author="aas" w:date="2013-10-14T02:06:00Z">
              <w:r>
                <w:delText xml:space="preserve">          &lt;/xs:documentation&gt;</w:delText>
              </w:r>
            </w:del>
          </w:p>
          <w:p w14:paraId="7C71BA19" w14:textId="77777777" w:rsidR="002610E5" w:rsidRDefault="002610E5" w:rsidP="002610E5">
            <w:pPr>
              <w:pStyle w:val="XML1"/>
              <w:rPr>
                <w:del w:id="5979" w:author="aas" w:date="2013-10-14T02:06:00Z"/>
              </w:rPr>
            </w:pPr>
            <w:del w:id="5980" w:author="aas" w:date="2013-10-14T02:06:00Z">
              <w:r>
                <w:delText xml:space="preserve">        &lt;/xs:annotation&gt;</w:delText>
              </w:r>
            </w:del>
          </w:p>
          <w:p w14:paraId="31FD472C" w14:textId="77777777" w:rsidR="002610E5" w:rsidRDefault="002610E5" w:rsidP="002610E5">
            <w:pPr>
              <w:pStyle w:val="XML1"/>
              <w:rPr>
                <w:del w:id="5981" w:author="aas" w:date="2013-10-14T02:06:00Z"/>
              </w:rPr>
            </w:pPr>
            <w:del w:id="5982" w:author="aas" w:date="2013-10-14T02:06:00Z">
              <w:r>
                <w:delText xml:space="preserve">      &lt;/xs:element&gt;</w:delText>
              </w:r>
            </w:del>
          </w:p>
          <w:p w14:paraId="5CA020A6" w14:textId="77777777" w:rsidR="002610E5" w:rsidRDefault="002610E5" w:rsidP="002610E5">
            <w:pPr>
              <w:pStyle w:val="XML1"/>
              <w:rPr>
                <w:del w:id="5983" w:author="aas" w:date="2013-10-14T02:06:00Z"/>
              </w:rPr>
            </w:pPr>
            <w:del w:id="5984" w:author="aas" w:date="2013-10-14T02:06:00Z">
              <w:r>
                <w:delText xml:space="preserve">      &lt;xs:element name="Seed"  type="xs:base64Binary"&gt;</w:delText>
              </w:r>
            </w:del>
          </w:p>
          <w:p w14:paraId="06116CF4" w14:textId="77777777" w:rsidR="002610E5" w:rsidRDefault="002610E5" w:rsidP="002610E5">
            <w:pPr>
              <w:pStyle w:val="XML1"/>
              <w:rPr>
                <w:del w:id="5985" w:author="aas" w:date="2013-10-14T02:06:00Z"/>
              </w:rPr>
            </w:pPr>
            <w:del w:id="5986" w:author="aas" w:date="2013-10-14T02:06:00Z">
              <w:r>
                <w:delText xml:space="preserve">        &lt;xs:annotation&gt;</w:delText>
              </w:r>
            </w:del>
          </w:p>
          <w:p w14:paraId="658D8EA7" w14:textId="77777777" w:rsidR="002610E5" w:rsidRDefault="002610E5" w:rsidP="002610E5">
            <w:pPr>
              <w:pStyle w:val="XML1"/>
              <w:rPr>
                <w:del w:id="5987" w:author="aas" w:date="2013-10-14T02:06:00Z"/>
              </w:rPr>
            </w:pPr>
            <w:del w:id="5988" w:author="aas" w:date="2013-10-14T02:06:00Z">
              <w:r>
                <w:delText xml:space="preserve">          &lt;xs:documentation&gt;</w:delText>
              </w:r>
            </w:del>
          </w:p>
          <w:p w14:paraId="02A6777C" w14:textId="77777777" w:rsidR="002610E5" w:rsidRDefault="002610E5" w:rsidP="002610E5">
            <w:pPr>
              <w:pStyle w:val="XML1"/>
              <w:rPr>
                <w:del w:id="5989" w:author="aas" w:date="2013-10-14T02:06:00Z"/>
              </w:rPr>
            </w:pPr>
            <w:del w:id="5990" w:author="aas" w:date="2013-10-14T02:06:00Z">
              <w:r>
                <w:delText xml:space="preserve">            This element is optional. It MUST be present in</w:delText>
              </w:r>
            </w:del>
          </w:p>
          <w:p w14:paraId="47428938" w14:textId="77777777" w:rsidR="002610E5" w:rsidRDefault="002610E5" w:rsidP="002610E5">
            <w:pPr>
              <w:pStyle w:val="XML1"/>
              <w:rPr>
                <w:del w:id="5991" w:author="aas" w:date="2013-10-14T02:06:00Z"/>
              </w:rPr>
            </w:pPr>
            <w:del w:id="5992" w:author="aas" w:date="2013-10-14T02:06:00Z">
              <w:r>
                <w:delText xml:space="preserve">            the NETCONF data store, if the element 'PgenCounter' is</w:delText>
              </w:r>
            </w:del>
          </w:p>
          <w:p w14:paraId="5E96F386" w14:textId="77777777" w:rsidR="002610E5" w:rsidRDefault="002610E5" w:rsidP="002610E5">
            <w:pPr>
              <w:pStyle w:val="XML1"/>
              <w:rPr>
                <w:del w:id="5993" w:author="aas" w:date="2013-10-14T02:06:00Z"/>
              </w:rPr>
            </w:pPr>
            <w:del w:id="5994" w:author="aas" w:date="2013-10-14T02:06:00Z">
              <w:r>
                <w:delText xml:space="preserve">            present.</w:delText>
              </w:r>
            </w:del>
          </w:p>
          <w:p w14:paraId="600945C7" w14:textId="77777777" w:rsidR="002610E5" w:rsidRDefault="002610E5" w:rsidP="002610E5">
            <w:pPr>
              <w:pStyle w:val="XML1"/>
              <w:rPr>
                <w:del w:id="5995" w:author="aas" w:date="2013-10-14T02:06:00Z"/>
              </w:rPr>
            </w:pPr>
            <w:del w:id="5996" w:author="aas" w:date="2013-10-14T02:06:00Z">
              <w:r>
                <w:delText xml:space="preserve">                    </w:delText>
              </w:r>
            </w:del>
          </w:p>
          <w:p w14:paraId="5EC6C4EC" w14:textId="77777777" w:rsidR="002610E5" w:rsidRDefault="002610E5" w:rsidP="002610E5">
            <w:pPr>
              <w:pStyle w:val="XML1"/>
              <w:rPr>
                <w:del w:id="5997" w:author="aas" w:date="2013-10-14T02:06:00Z"/>
              </w:rPr>
            </w:pPr>
            <w:del w:id="5998" w:author="aas" w:date="2013-10-14T02:06:00Z">
              <w:r>
                <w:delText xml:space="preserve">            If element 'PgenCounter' is present in a NETCONF</w:delText>
              </w:r>
            </w:del>
          </w:p>
          <w:p w14:paraId="0A7D8594" w14:textId="77777777" w:rsidR="002610E5" w:rsidRDefault="002610E5" w:rsidP="002610E5">
            <w:pPr>
              <w:pStyle w:val="XML1"/>
              <w:rPr>
                <w:del w:id="5999" w:author="aas" w:date="2013-10-14T02:06:00Z"/>
              </w:rPr>
            </w:pPr>
            <w:del w:id="6000" w:author="aas" w:date="2013-10-14T02:06:00Z">
              <w:r>
                <w:delText xml:space="preserve">            &amp;lt;edit-config&amp;gt; operation 'create', 'merge' or 'replace' and</w:delText>
              </w:r>
            </w:del>
          </w:p>
          <w:p w14:paraId="0C7A2B34" w14:textId="77777777" w:rsidR="002610E5" w:rsidRDefault="002610E5" w:rsidP="002610E5">
            <w:pPr>
              <w:pStyle w:val="XML1"/>
              <w:rPr>
                <w:del w:id="6001" w:author="aas" w:date="2013-10-14T02:06:00Z"/>
              </w:rPr>
            </w:pPr>
            <w:del w:id="6002" w:author="aas" w:date="2013-10-14T02:06:00Z">
              <w:r>
                <w:delText xml:space="preserve">            this element is missing, a 'data-missing' error is</w:delText>
              </w:r>
            </w:del>
          </w:p>
          <w:p w14:paraId="45D8125A" w14:textId="77777777" w:rsidR="002610E5" w:rsidRDefault="002610E5" w:rsidP="002610E5">
            <w:pPr>
              <w:pStyle w:val="XML1"/>
              <w:rPr>
                <w:del w:id="6003" w:author="aas" w:date="2013-10-14T02:06:00Z"/>
              </w:rPr>
            </w:pPr>
            <w:del w:id="6004" w:author="aas" w:date="2013-10-14T02:06:00Z">
              <w:r>
                <w:delText xml:space="preserve">            returned.</w:delText>
              </w:r>
            </w:del>
          </w:p>
          <w:p w14:paraId="0D44E3D6" w14:textId="77777777" w:rsidR="002610E5" w:rsidRDefault="002610E5" w:rsidP="002610E5">
            <w:pPr>
              <w:pStyle w:val="XML1"/>
              <w:rPr>
                <w:del w:id="6005" w:author="aas" w:date="2013-10-14T02:06:00Z"/>
              </w:rPr>
            </w:pPr>
            <w:del w:id="6006" w:author="aas" w:date="2013-10-14T02:06:00Z">
              <w:r>
                <w:delText xml:space="preserve">          &lt;/xs:documentation&gt;</w:delText>
              </w:r>
            </w:del>
          </w:p>
          <w:p w14:paraId="26E533C1" w14:textId="77777777" w:rsidR="002610E5" w:rsidRDefault="002610E5" w:rsidP="002610E5">
            <w:pPr>
              <w:pStyle w:val="XML1"/>
              <w:rPr>
                <w:del w:id="6007" w:author="aas" w:date="2013-10-14T02:06:00Z"/>
              </w:rPr>
            </w:pPr>
            <w:del w:id="6008" w:author="aas" w:date="2013-10-14T02:06:00Z">
              <w:r>
                <w:delText xml:space="preserve">        &lt;/xs:annotation&gt;</w:delText>
              </w:r>
            </w:del>
          </w:p>
          <w:p w14:paraId="41FF30A1" w14:textId="77777777" w:rsidR="002610E5" w:rsidRDefault="002610E5" w:rsidP="002610E5">
            <w:pPr>
              <w:pStyle w:val="XML1"/>
              <w:rPr>
                <w:del w:id="6009" w:author="aas" w:date="2013-10-14T02:06:00Z"/>
              </w:rPr>
            </w:pPr>
            <w:del w:id="6010" w:author="aas" w:date="2013-10-14T02:06:00Z">
              <w:r>
                <w:delText xml:space="preserve">      &lt;/xs:element&gt;</w:delText>
              </w:r>
            </w:del>
          </w:p>
          <w:p w14:paraId="75F96F32" w14:textId="77777777" w:rsidR="002610E5" w:rsidRDefault="002610E5" w:rsidP="002610E5">
            <w:pPr>
              <w:pStyle w:val="XML1"/>
              <w:rPr>
                <w:del w:id="6011" w:author="aas" w:date="2013-10-14T02:06:00Z"/>
              </w:rPr>
            </w:pPr>
            <w:del w:id="6012" w:author="aas" w:date="2013-10-14T02:06:00Z">
              <w:r>
                <w:delText xml:space="preserve">      &lt;xs:element name="PgenCounter"  type="xs:base64Binary"&gt;</w:delText>
              </w:r>
            </w:del>
          </w:p>
          <w:p w14:paraId="7D2BC1C7" w14:textId="77777777" w:rsidR="002610E5" w:rsidRDefault="002610E5" w:rsidP="002610E5">
            <w:pPr>
              <w:pStyle w:val="XML1"/>
              <w:rPr>
                <w:del w:id="6013" w:author="aas" w:date="2013-10-14T02:06:00Z"/>
              </w:rPr>
            </w:pPr>
            <w:del w:id="6014" w:author="aas" w:date="2013-10-14T02:06:00Z">
              <w:r>
                <w:delText xml:space="preserve">        &lt;xs:annotation&gt;</w:delText>
              </w:r>
            </w:del>
          </w:p>
          <w:p w14:paraId="12B5EFCC" w14:textId="77777777" w:rsidR="002610E5" w:rsidRDefault="002610E5" w:rsidP="002610E5">
            <w:pPr>
              <w:pStyle w:val="XML1"/>
              <w:rPr>
                <w:del w:id="6015" w:author="aas" w:date="2013-10-14T02:06:00Z"/>
              </w:rPr>
            </w:pPr>
            <w:del w:id="6016" w:author="aas" w:date="2013-10-14T02:06:00Z">
              <w:r>
                <w:delText xml:space="preserve">          &lt;xs:documentation&gt;</w:delText>
              </w:r>
            </w:del>
          </w:p>
          <w:p w14:paraId="68BD2C5D" w14:textId="77777777" w:rsidR="002610E5" w:rsidRDefault="002610E5" w:rsidP="002610E5">
            <w:pPr>
              <w:pStyle w:val="XML1"/>
              <w:rPr>
                <w:del w:id="6017" w:author="aas" w:date="2013-10-14T02:06:00Z"/>
              </w:rPr>
            </w:pPr>
            <w:del w:id="6018" w:author="aas" w:date="2013-10-14T02:06:00Z">
              <w:r>
                <w:delText xml:space="preserve">            This element is optional. It MUST be present in</w:delText>
              </w:r>
            </w:del>
          </w:p>
          <w:p w14:paraId="3C5BE206" w14:textId="77777777" w:rsidR="002610E5" w:rsidRDefault="002610E5" w:rsidP="002610E5">
            <w:pPr>
              <w:pStyle w:val="XML1"/>
              <w:rPr>
                <w:del w:id="6019" w:author="aas" w:date="2013-10-14T02:06:00Z"/>
              </w:rPr>
            </w:pPr>
            <w:del w:id="6020" w:author="aas" w:date="2013-10-14T02:06:00Z">
              <w:r>
                <w:delText xml:space="preserve">            the NETCONF data store, if the element 'Seed' is present.</w:delText>
              </w:r>
            </w:del>
          </w:p>
          <w:p w14:paraId="2BFACBC9" w14:textId="77777777" w:rsidR="002610E5" w:rsidRDefault="002610E5" w:rsidP="002610E5">
            <w:pPr>
              <w:pStyle w:val="XML1"/>
              <w:rPr>
                <w:del w:id="6021" w:author="aas" w:date="2013-10-14T02:06:00Z"/>
              </w:rPr>
            </w:pPr>
            <w:del w:id="6022" w:author="aas" w:date="2013-10-14T02:06:00Z">
              <w:r>
                <w:delText xml:space="preserve">                    </w:delText>
              </w:r>
            </w:del>
          </w:p>
          <w:p w14:paraId="4F689C0F" w14:textId="77777777" w:rsidR="002610E5" w:rsidRDefault="002610E5" w:rsidP="002610E5">
            <w:pPr>
              <w:pStyle w:val="XML1"/>
              <w:rPr>
                <w:del w:id="6023" w:author="aas" w:date="2013-10-14T02:06:00Z"/>
              </w:rPr>
            </w:pPr>
            <w:del w:id="6024" w:author="aas" w:date="2013-10-14T02:06:00Z">
              <w:r>
                <w:delText xml:space="preserve">            If element 'Seed' is present in a NETCONF &amp;lt;edit-config&amp;gt;</w:delText>
              </w:r>
            </w:del>
          </w:p>
          <w:p w14:paraId="7B37D492" w14:textId="77777777" w:rsidR="002610E5" w:rsidRDefault="002610E5" w:rsidP="002610E5">
            <w:pPr>
              <w:pStyle w:val="XML1"/>
              <w:rPr>
                <w:del w:id="6025" w:author="aas" w:date="2013-10-14T02:06:00Z"/>
              </w:rPr>
            </w:pPr>
            <w:del w:id="6026" w:author="aas" w:date="2013-10-14T02:06:00Z">
              <w:r>
                <w:delText xml:space="preserve">            operation 'create', 'merge' or 'replace' and this element</w:delText>
              </w:r>
            </w:del>
          </w:p>
          <w:p w14:paraId="27E2DF2D" w14:textId="77777777" w:rsidR="002610E5" w:rsidRDefault="002610E5" w:rsidP="002610E5">
            <w:pPr>
              <w:pStyle w:val="XML1"/>
              <w:rPr>
                <w:del w:id="6027" w:author="aas" w:date="2013-10-14T02:06:00Z"/>
              </w:rPr>
            </w:pPr>
            <w:del w:id="6028" w:author="aas" w:date="2013-10-14T02:06:00Z">
              <w:r>
                <w:delText xml:space="preserve">            is missing, a 'data-missing' error is returned.</w:delText>
              </w:r>
            </w:del>
          </w:p>
          <w:p w14:paraId="459877D2" w14:textId="77777777" w:rsidR="002610E5" w:rsidRDefault="002610E5" w:rsidP="002610E5">
            <w:pPr>
              <w:pStyle w:val="XML1"/>
              <w:rPr>
                <w:del w:id="6029" w:author="aas" w:date="2013-10-14T02:06:00Z"/>
              </w:rPr>
            </w:pPr>
            <w:del w:id="6030" w:author="aas" w:date="2013-10-14T02:06:00Z">
              <w:r>
                <w:delText xml:space="preserve">          &lt;/xs:documentation&gt;</w:delText>
              </w:r>
            </w:del>
          </w:p>
          <w:p w14:paraId="05398F28" w14:textId="77777777" w:rsidR="002610E5" w:rsidRDefault="002610E5" w:rsidP="002610E5">
            <w:pPr>
              <w:pStyle w:val="XML1"/>
              <w:rPr>
                <w:del w:id="6031" w:author="aas" w:date="2013-10-14T02:06:00Z"/>
              </w:rPr>
            </w:pPr>
            <w:del w:id="6032" w:author="aas" w:date="2013-10-14T02:06:00Z">
              <w:r>
                <w:delText xml:space="preserve">        &lt;/xs:annotation&gt;</w:delText>
              </w:r>
            </w:del>
          </w:p>
          <w:p w14:paraId="0C35992C" w14:textId="77777777" w:rsidR="002610E5" w:rsidRDefault="002610E5" w:rsidP="002610E5">
            <w:pPr>
              <w:pStyle w:val="XML1"/>
              <w:rPr>
                <w:del w:id="6033" w:author="aas" w:date="2013-10-14T02:06:00Z"/>
              </w:rPr>
            </w:pPr>
            <w:del w:id="6034" w:author="aas" w:date="2013-10-14T02:06:00Z">
              <w:r>
                <w:delText xml:space="preserve">      &lt;/xs:element&gt;</w:delText>
              </w:r>
            </w:del>
          </w:p>
          <w:p w14:paraId="7F41E3D4" w14:textId="77777777" w:rsidR="002610E5" w:rsidRDefault="002610E5" w:rsidP="002610E5">
            <w:pPr>
              <w:pStyle w:val="XML1"/>
              <w:rPr>
                <w:del w:id="6035" w:author="aas" w:date="2013-10-14T02:06:00Z"/>
              </w:rPr>
            </w:pPr>
            <w:del w:id="6036" w:author="aas" w:date="2013-10-14T02:06:00Z">
              <w:r>
                <w:delText xml:space="preserve">    &lt;/xs:sequence&gt;</w:delText>
              </w:r>
            </w:del>
          </w:p>
          <w:p w14:paraId="1DCE3AB9" w14:textId="77777777" w:rsidR="002610E5" w:rsidRDefault="002610E5" w:rsidP="002610E5">
            <w:pPr>
              <w:pStyle w:val="XML1"/>
              <w:rPr>
                <w:del w:id="6037" w:author="aas" w:date="2013-10-14T02:06:00Z"/>
              </w:rPr>
            </w:pPr>
            <w:del w:id="6038" w:author="aas" w:date="2013-10-14T02:06:00Z">
              <w:r>
                <w:delText xml:space="preserve">  &lt;/xs:group&gt;</w:delText>
              </w:r>
            </w:del>
          </w:p>
          <w:p w14:paraId="0BAF84AE" w14:textId="77777777" w:rsidR="002610E5" w:rsidRDefault="002610E5" w:rsidP="002610E5">
            <w:pPr>
              <w:pStyle w:val="XML1"/>
              <w:rPr>
                <w:del w:id="6039" w:author="aas" w:date="2013-10-14T02:06:00Z"/>
              </w:rPr>
            </w:pPr>
          </w:p>
          <w:p w14:paraId="6781C6E6" w14:textId="77777777" w:rsidR="002610E5" w:rsidRDefault="002610E5" w:rsidP="002610E5">
            <w:pPr>
              <w:pStyle w:val="XML1"/>
              <w:rPr>
                <w:del w:id="6040" w:author="aas" w:date="2013-10-14T02:06:00Z"/>
              </w:rPr>
            </w:pPr>
            <w:del w:id="6041" w:author="aas" w:date="2013-10-14T02:06:00Z">
              <w:r>
                <w:delText xml:space="preserve">  &lt;xs:group name="RSAKeyValueType"&gt;</w:delText>
              </w:r>
            </w:del>
          </w:p>
          <w:p w14:paraId="78B84E87" w14:textId="77777777" w:rsidR="002610E5" w:rsidRDefault="002610E5" w:rsidP="002610E5">
            <w:pPr>
              <w:pStyle w:val="XML1"/>
              <w:rPr>
                <w:del w:id="6042" w:author="aas" w:date="2013-10-14T02:06:00Z"/>
              </w:rPr>
            </w:pPr>
            <w:del w:id="6043" w:author="aas" w:date="2013-10-14T02:06:00Z">
              <w:r>
                <w:delText xml:space="preserve">    &lt;xs:annotation&gt;</w:delText>
              </w:r>
            </w:del>
          </w:p>
          <w:p w14:paraId="51A97D3D" w14:textId="77777777" w:rsidR="002610E5" w:rsidRDefault="002610E5" w:rsidP="002610E5">
            <w:pPr>
              <w:pStyle w:val="XML1"/>
              <w:rPr>
                <w:del w:id="6044" w:author="aas" w:date="2013-10-14T02:06:00Z"/>
              </w:rPr>
            </w:pPr>
            <w:del w:id="6045" w:author="aas" w:date="2013-10-14T02:06:00Z">
              <w:r>
                <w:delText xml:space="preserve">      &lt;xs:documentation&gt;</w:delText>
              </w:r>
            </w:del>
          </w:p>
          <w:p w14:paraId="6E367216" w14:textId="77777777" w:rsidR="002610E5" w:rsidRDefault="002610E5" w:rsidP="002610E5">
            <w:pPr>
              <w:pStyle w:val="XML1"/>
              <w:rPr>
                <w:del w:id="6046" w:author="aas" w:date="2013-10-14T02:06:00Z"/>
              </w:rPr>
            </w:pPr>
            <w:del w:id="6047" w:author="aas" w:date="2013-10-14T02:06:00Z">
              <w:r>
                <w:delText xml:space="preserve">        RSA key values have two fields: Modulus and</w:delText>
              </w:r>
            </w:del>
          </w:p>
          <w:p w14:paraId="39C3A988" w14:textId="77777777" w:rsidR="002610E5" w:rsidRDefault="002610E5" w:rsidP="002610E5">
            <w:pPr>
              <w:pStyle w:val="XML1"/>
              <w:rPr>
                <w:del w:id="6048" w:author="aas" w:date="2013-10-14T02:06:00Z"/>
              </w:rPr>
            </w:pPr>
            <w:del w:id="6049" w:author="aas" w:date="2013-10-14T02:06:00Z">
              <w:r>
                <w:delText xml:space="preserve">        Exponent.</w:delText>
              </w:r>
            </w:del>
          </w:p>
          <w:p w14:paraId="224BA3D8" w14:textId="77777777" w:rsidR="002610E5" w:rsidRDefault="002610E5" w:rsidP="002610E5">
            <w:pPr>
              <w:pStyle w:val="XML1"/>
              <w:rPr>
                <w:del w:id="6050" w:author="aas" w:date="2013-10-14T02:06:00Z"/>
              </w:rPr>
            </w:pPr>
            <w:del w:id="6051" w:author="aas" w:date="2013-10-14T02:06:00Z">
              <w:r>
                <w:delText xml:space="preserve">      &lt;/xs:documentation&gt;</w:delText>
              </w:r>
            </w:del>
          </w:p>
          <w:p w14:paraId="4AD95C5A" w14:textId="77777777" w:rsidR="002610E5" w:rsidRDefault="002610E5" w:rsidP="002610E5">
            <w:pPr>
              <w:pStyle w:val="XML1"/>
              <w:rPr>
                <w:del w:id="6052" w:author="aas" w:date="2013-10-14T02:06:00Z"/>
              </w:rPr>
            </w:pPr>
            <w:del w:id="6053" w:author="aas" w:date="2013-10-14T02:06:00Z">
              <w:r>
                <w:delText xml:space="preserve">    &lt;/xs:annotation&gt;</w:delText>
              </w:r>
            </w:del>
          </w:p>
          <w:p w14:paraId="0FB8BC18" w14:textId="77777777" w:rsidR="002610E5" w:rsidRDefault="002610E5" w:rsidP="002610E5">
            <w:pPr>
              <w:pStyle w:val="XML1"/>
              <w:rPr>
                <w:del w:id="6054" w:author="aas" w:date="2013-10-14T02:06:00Z"/>
              </w:rPr>
            </w:pPr>
          </w:p>
          <w:p w14:paraId="3D149E90" w14:textId="77777777" w:rsidR="002610E5" w:rsidRDefault="002610E5" w:rsidP="002610E5">
            <w:pPr>
              <w:pStyle w:val="XML1"/>
              <w:rPr>
                <w:del w:id="6055" w:author="aas" w:date="2013-10-14T02:06:00Z"/>
              </w:rPr>
            </w:pPr>
            <w:del w:id="6056" w:author="aas" w:date="2013-10-14T02:06:00Z">
              <w:r>
                <w:delText xml:space="preserve">    &lt;xs:sequence&gt;</w:delText>
              </w:r>
            </w:del>
          </w:p>
          <w:p w14:paraId="5B13DCD8" w14:textId="77777777" w:rsidR="002610E5" w:rsidRDefault="002610E5" w:rsidP="002610E5">
            <w:pPr>
              <w:pStyle w:val="XML1"/>
              <w:rPr>
                <w:del w:id="6057" w:author="aas" w:date="2013-10-14T02:06:00Z"/>
              </w:rPr>
            </w:pPr>
            <w:del w:id="6058" w:author="aas" w:date="2013-10-14T02:06:00Z">
              <w:r>
                <w:delText xml:space="preserve">      &lt;xs:element name="Modulus"  type="xs:base64Binary"&gt;</w:delText>
              </w:r>
            </w:del>
          </w:p>
          <w:p w14:paraId="240C1ED7" w14:textId="77777777" w:rsidR="002610E5" w:rsidRDefault="002610E5" w:rsidP="002610E5">
            <w:pPr>
              <w:pStyle w:val="XML1"/>
              <w:rPr>
                <w:del w:id="6059" w:author="aas" w:date="2013-10-14T02:06:00Z"/>
              </w:rPr>
            </w:pPr>
            <w:del w:id="6060" w:author="aas" w:date="2013-10-14T02:06:00Z">
              <w:r>
                <w:delText xml:space="preserve">        &lt;xs:annotation&gt;</w:delText>
              </w:r>
            </w:del>
          </w:p>
          <w:p w14:paraId="0007E5D1" w14:textId="77777777" w:rsidR="002610E5" w:rsidRDefault="002610E5" w:rsidP="002610E5">
            <w:pPr>
              <w:pStyle w:val="XML1"/>
              <w:rPr>
                <w:del w:id="6061" w:author="aas" w:date="2013-10-14T02:06:00Z"/>
              </w:rPr>
            </w:pPr>
            <w:del w:id="6062" w:author="aas" w:date="2013-10-14T02:06:00Z">
              <w:r>
                <w:delText xml:space="preserve">          &lt;xs:documentation&gt;</w:delText>
              </w:r>
            </w:del>
          </w:p>
          <w:p w14:paraId="4A082FE2" w14:textId="77777777" w:rsidR="002610E5" w:rsidRDefault="002610E5" w:rsidP="002610E5">
            <w:pPr>
              <w:pStyle w:val="XML1"/>
              <w:rPr>
                <w:del w:id="6063" w:author="aas" w:date="2013-10-14T02:06:00Z"/>
              </w:rPr>
            </w:pPr>
            <w:del w:id="6064" w:author="aas" w:date="2013-10-14T02:06:00Z">
              <w:r>
                <w:delText xml:space="preserve">            This element MUST be present in the NETCONF data</w:delText>
              </w:r>
            </w:del>
          </w:p>
          <w:p w14:paraId="3721CA58" w14:textId="77777777" w:rsidR="002610E5" w:rsidRDefault="002610E5" w:rsidP="002610E5">
            <w:pPr>
              <w:pStyle w:val="XML1"/>
              <w:rPr>
                <w:del w:id="6065" w:author="aas" w:date="2013-10-14T02:06:00Z"/>
              </w:rPr>
            </w:pPr>
            <w:del w:id="6066" w:author="aas" w:date="2013-10-14T02:06:00Z">
              <w:r>
                <w:delText xml:space="preserve">            store. If this element is not present in a NETCONF</w:delText>
              </w:r>
            </w:del>
          </w:p>
          <w:p w14:paraId="265C5FE5" w14:textId="77777777" w:rsidR="002610E5" w:rsidRDefault="002610E5" w:rsidP="002610E5">
            <w:pPr>
              <w:pStyle w:val="XML1"/>
              <w:rPr>
                <w:del w:id="6067" w:author="aas" w:date="2013-10-14T02:06:00Z"/>
              </w:rPr>
            </w:pPr>
            <w:del w:id="6068" w:author="aas" w:date="2013-10-14T02:06:00Z">
              <w:r>
                <w:delText xml:space="preserve">            &amp;lt;edit-config&amp;gt; operation 'create', 'merge' or 'replace' and</w:delText>
              </w:r>
            </w:del>
          </w:p>
          <w:p w14:paraId="40D7AA6F" w14:textId="77777777" w:rsidR="002610E5" w:rsidRDefault="002610E5" w:rsidP="002610E5">
            <w:pPr>
              <w:pStyle w:val="XML1"/>
              <w:rPr>
                <w:del w:id="6069" w:author="aas" w:date="2013-10-14T02:06:00Z"/>
              </w:rPr>
            </w:pPr>
            <w:del w:id="6070" w:author="aas" w:date="2013-10-14T02:06:00Z">
              <w:r>
                <w:delText xml:space="preserve">            the parent element does not exist, a 'data-missing' error</w:delText>
              </w:r>
            </w:del>
          </w:p>
          <w:p w14:paraId="2CB240CA" w14:textId="77777777" w:rsidR="002610E5" w:rsidRDefault="002610E5" w:rsidP="002610E5">
            <w:pPr>
              <w:pStyle w:val="XML1"/>
              <w:rPr>
                <w:del w:id="6071" w:author="aas" w:date="2013-10-14T02:06:00Z"/>
              </w:rPr>
            </w:pPr>
            <w:del w:id="6072" w:author="aas" w:date="2013-10-14T02:06:00Z">
              <w:r>
                <w:delText xml:space="preserve">            is returned.</w:delText>
              </w:r>
            </w:del>
          </w:p>
          <w:p w14:paraId="4D6C3E67" w14:textId="77777777" w:rsidR="002610E5" w:rsidRDefault="002610E5" w:rsidP="002610E5">
            <w:pPr>
              <w:pStyle w:val="XML1"/>
              <w:rPr>
                <w:del w:id="6073" w:author="aas" w:date="2013-10-14T02:06:00Z"/>
              </w:rPr>
            </w:pPr>
            <w:del w:id="6074" w:author="aas" w:date="2013-10-14T02:06:00Z">
              <w:r>
                <w:delText xml:space="preserve">          &lt;/xs:documentation&gt;</w:delText>
              </w:r>
            </w:del>
          </w:p>
          <w:p w14:paraId="4CA2D806" w14:textId="77777777" w:rsidR="002610E5" w:rsidRDefault="002610E5" w:rsidP="002610E5">
            <w:pPr>
              <w:pStyle w:val="XML1"/>
              <w:rPr>
                <w:del w:id="6075" w:author="aas" w:date="2013-10-14T02:06:00Z"/>
              </w:rPr>
            </w:pPr>
            <w:del w:id="6076" w:author="aas" w:date="2013-10-14T02:06:00Z">
              <w:r>
                <w:delText xml:space="preserve">        &lt;/xs:annotation&gt;</w:delText>
              </w:r>
            </w:del>
          </w:p>
          <w:p w14:paraId="1E463985" w14:textId="77777777" w:rsidR="002610E5" w:rsidRDefault="002610E5" w:rsidP="002610E5">
            <w:pPr>
              <w:pStyle w:val="XML1"/>
              <w:rPr>
                <w:del w:id="6077" w:author="aas" w:date="2013-10-14T02:06:00Z"/>
              </w:rPr>
            </w:pPr>
            <w:del w:id="6078" w:author="aas" w:date="2013-10-14T02:06:00Z">
              <w:r>
                <w:delText xml:space="preserve">      &lt;/xs:element&gt;</w:delText>
              </w:r>
            </w:del>
          </w:p>
          <w:p w14:paraId="071966E8" w14:textId="77777777" w:rsidR="002610E5" w:rsidRDefault="002610E5" w:rsidP="002610E5">
            <w:pPr>
              <w:pStyle w:val="XML1"/>
              <w:rPr>
                <w:del w:id="6079" w:author="aas" w:date="2013-10-14T02:06:00Z"/>
              </w:rPr>
            </w:pPr>
            <w:del w:id="6080" w:author="aas" w:date="2013-10-14T02:06:00Z">
              <w:r>
                <w:delText xml:space="preserve">      &lt;xs:element name="Exponent"  type="xs:base64Binary"&gt;</w:delText>
              </w:r>
            </w:del>
          </w:p>
          <w:p w14:paraId="748D7F9C" w14:textId="77777777" w:rsidR="002610E5" w:rsidRDefault="002610E5" w:rsidP="002610E5">
            <w:pPr>
              <w:pStyle w:val="XML1"/>
              <w:rPr>
                <w:del w:id="6081" w:author="aas" w:date="2013-10-14T02:06:00Z"/>
              </w:rPr>
            </w:pPr>
            <w:del w:id="6082" w:author="aas" w:date="2013-10-14T02:06:00Z">
              <w:r>
                <w:delText xml:space="preserve">        &lt;xs:annotation&gt;</w:delText>
              </w:r>
            </w:del>
          </w:p>
          <w:p w14:paraId="73657FC0" w14:textId="77777777" w:rsidR="002610E5" w:rsidRDefault="002610E5" w:rsidP="002610E5">
            <w:pPr>
              <w:pStyle w:val="XML1"/>
              <w:rPr>
                <w:del w:id="6083" w:author="aas" w:date="2013-10-14T02:06:00Z"/>
              </w:rPr>
            </w:pPr>
            <w:del w:id="6084" w:author="aas" w:date="2013-10-14T02:06:00Z">
              <w:r>
                <w:delText xml:space="preserve">          &lt;xs:documentation&gt;</w:delText>
              </w:r>
            </w:del>
          </w:p>
          <w:p w14:paraId="17E2E12A" w14:textId="77777777" w:rsidR="002610E5" w:rsidRDefault="002610E5" w:rsidP="002610E5">
            <w:pPr>
              <w:pStyle w:val="XML1"/>
              <w:rPr>
                <w:del w:id="6085" w:author="aas" w:date="2013-10-14T02:06:00Z"/>
              </w:rPr>
            </w:pPr>
            <w:del w:id="6086" w:author="aas" w:date="2013-10-14T02:06:00Z">
              <w:r>
                <w:delText xml:space="preserve">            This element MUST be present in the NETCONF data</w:delText>
              </w:r>
            </w:del>
          </w:p>
          <w:p w14:paraId="75E4B7D6" w14:textId="77777777" w:rsidR="002610E5" w:rsidRDefault="002610E5" w:rsidP="002610E5">
            <w:pPr>
              <w:pStyle w:val="XML1"/>
              <w:rPr>
                <w:del w:id="6087" w:author="aas" w:date="2013-10-14T02:06:00Z"/>
              </w:rPr>
            </w:pPr>
            <w:del w:id="6088" w:author="aas" w:date="2013-10-14T02:06:00Z">
              <w:r>
                <w:delText xml:space="preserve">            store. If this element is not present in a NETCONF</w:delText>
              </w:r>
            </w:del>
          </w:p>
          <w:p w14:paraId="626D73B1" w14:textId="77777777" w:rsidR="002610E5" w:rsidRDefault="002610E5" w:rsidP="002610E5">
            <w:pPr>
              <w:pStyle w:val="XML1"/>
              <w:rPr>
                <w:del w:id="6089" w:author="aas" w:date="2013-10-14T02:06:00Z"/>
              </w:rPr>
            </w:pPr>
            <w:del w:id="6090" w:author="aas" w:date="2013-10-14T02:06:00Z">
              <w:r>
                <w:delText xml:space="preserve">            &amp;lt;edit-config&amp;gt; operation 'create', 'merge' or 'replace' and</w:delText>
              </w:r>
            </w:del>
          </w:p>
          <w:p w14:paraId="1BFC3D52" w14:textId="77777777" w:rsidR="002610E5" w:rsidRDefault="002610E5" w:rsidP="002610E5">
            <w:pPr>
              <w:pStyle w:val="XML1"/>
              <w:rPr>
                <w:del w:id="6091" w:author="aas" w:date="2013-10-14T02:06:00Z"/>
              </w:rPr>
            </w:pPr>
            <w:del w:id="6092" w:author="aas" w:date="2013-10-14T02:06:00Z">
              <w:r>
                <w:delText xml:space="preserve">            the parent element does not exist, a 'data-missing' error</w:delText>
              </w:r>
            </w:del>
          </w:p>
          <w:p w14:paraId="36C93B78" w14:textId="77777777" w:rsidR="002610E5" w:rsidRDefault="002610E5" w:rsidP="002610E5">
            <w:pPr>
              <w:pStyle w:val="XML1"/>
              <w:rPr>
                <w:del w:id="6093" w:author="aas" w:date="2013-10-14T02:06:00Z"/>
              </w:rPr>
            </w:pPr>
            <w:del w:id="6094" w:author="aas" w:date="2013-10-14T02:06:00Z">
              <w:r>
                <w:delText xml:space="preserve">            is returned.</w:delText>
              </w:r>
            </w:del>
          </w:p>
          <w:p w14:paraId="60FB4BC6" w14:textId="77777777" w:rsidR="002610E5" w:rsidRDefault="002610E5" w:rsidP="002610E5">
            <w:pPr>
              <w:pStyle w:val="XML1"/>
              <w:rPr>
                <w:del w:id="6095" w:author="aas" w:date="2013-10-14T02:06:00Z"/>
              </w:rPr>
            </w:pPr>
            <w:del w:id="6096" w:author="aas" w:date="2013-10-14T02:06:00Z">
              <w:r>
                <w:delText xml:space="preserve">          &lt;/xs:documentation&gt;</w:delText>
              </w:r>
            </w:del>
          </w:p>
          <w:p w14:paraId="2396DB53" w14:textId="77777777" w:rsidR="002610E5" w:rsidRDefault="002610E5" w:rsidP="002610E5">
            <w:pPr>
              <w:pStyle w:val="XML1"/>
              <w:rPr>
                <w:del w:id="6097" w:author="aas" w:date="2013-10-14T02:06:00Z"/>
              </w:rPr>
            </w:pPr>
            <w:del w:id="6098" w:author="aas" w:date="2013-10-14T02:06:00Z">
              <w:r>
                <w:delText xml:space="preserve">        &lt;/xs:annotation&gt;</w:delText>
              </w:r>
            </w:del>
          </w:p>
          <w:p w14:paraId="6D68C44F" w14:textId="77777777" w:rsidR="002610E5" w:rsidRDefault="002610E5" w:rsidP="002610E5">
            <w:pPr>
              <w:pStyle w:val="XML1"/>
              <w:rPr>
                <w:del w:id="6099" w:author="aas" w:date="2013-10-14T02:06:00Z"/>
              </w:rPr>
            </w:pPr>
            <w:del w:id="6100" w:author="aas" w:date="2013-10-14T02:06:00Z">
              <w:r>
                <w:delText xml:space="preserve">      &lt;/xs:element&gt;</w:delText>
              </w:r>
            </w:del>
          </w:p>
          <w:p w14:paraId="673FFDA3" w14:textId="77777777" w:rsidR="002610E5" w:rsidRDefault="002610E5" w:rsidP="002610E5">
            <w:pPr>
              <w:pStyle w:val="XML1"/>
              <w:rPr>
                <w:del w:id="6101" w:author="aas" w:date="2013-10-14T02:06:00Z"/>
              </w:rPr>
            </w:pPr>
            <w:del w:id="6102" w:author="aas" w:date="2013-10-14T02:06:00Z">
              <w:r>
                <w:delText xml:space="preserve">    &lt;/xs:sequence&gt;</w:delText>
              </w:r>
            </w:del>
          </w:p>
          <w:p w14:paraId="1CF248A2" w14:textId="77777777" w:rsidR="002610E5" w:rsidRPr="009F1B7D" w:rsidRDefault="002610E5" w:rsidP="002610E5">
            <w:pPr>
              <w:pStyle w:val="XML1"/>
              <w:rPr>
                <w:del w:id="6103" w:author="aas" w:date="2013-10-14T02:06:00Z"/>
              </w:rPr>
            </w:pPr>
            <w:del w:id="6104" w:author="aas" w:date="2013-10-14T02:06:00Z">
              <w:r>
                <w:delText xml:space="preserve">  &lt;/xs:group&gt;</w:delText>
              </w:r>
            </w:del>
          </w:p>
        </w:tc>
      </w:tr>
    </w:tbl>
    <w:p w14:paraId="48204A01" w14:textId="77777777" w:rsidR="00325239" w:rsidRPr="009F1B7D" w:rsidRDefault="00325239" w:rsidP="00325239">
      <w:pPr>
        <w:rPr>
          <w:del w:id="6105" w:author="aas" w:date="2013-10-14T02:06:00Z"/>
        </w:rPr>
      </w:pPr>
    </w:p>
    <w:p w14:paraId="0488A054" w14:textId="77777777" w:rsidR="00325239" w:rsidRPr="009F1B7D" w:rsidRDefault="00325239" w:rsidP="00325239">
      <w:pPr>
        <w:pStyle w:val="Heading3"/>
        <w:keepLines w:val="0"/>
        <w:ind w:left="720" w:hanging="720"/>
      </w:pPr>
      <w:bookmarkStart w:id="6106" w:name="_Toc243774086"/>
      <w:r w:rsidRPr="00DB42FD">
        <w:t>XML Example</w:t>
      </w:r>
      <w:bookmarkEnd w:id="6106"/>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w:t>
            </w:r>
            <w:proofErr w:type="spellStart"/>
            <w:r>
              <w:t>ds:RSAKeyValue</w:t>
            </w:r>
            <w:proofErr w:type="spellEnd"/>
            <w:r>
              <w:t>&gt;</w:t>
            </w:r>
          </w:p>
          <w:p w14:paraId="04C3583F" w14:textId="526E9BDE" w:rsidR="00325239" w:rsidRDefault="00AE02DF" w:rsidP="009767AE">
            <w:pPr>
              <w:pStyle w:val="XML4"/>
            </w:pPr>
            <w:r>
              <w:t>&lt;</w:t>
            </w:r>
            <w:proofErr w:type="spellStart"/>
            <w:r w:rsidR="00487636">
              <w:t>ds:</w:t>
            </w:r>
            <w:r>
              <w:t>Modulus</w:t>
            </w:r>
            <w:proofErr w:type="spellEnd"/>
            <w:r>
              <w:t>&gt;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w:t>
            </w:r>
            <w:proofErr w:type="spellStart"/>
            <w:r>
              <w:t>ds:Modulus</w:t>
            </w:r>
            <w:proofErr w:type="spellEnd"/>
            <w:r>
              <w:t>&gt;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w:t>
            </w:r>
            <w:proofErr w:type="spellStart"/>
            <w:r>
              <w:t>ds:Exponent</w:t>
            </w:r>
            <w:proofErr w:type="spellEnd"/>
            <w:r>
              <w: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07" w:name="_Toc333524383"/>
      <w:bookmarkStart w:id="6108" w:name="_Toc335148470"/>
      <w:bookmarkStart w:id="6109" w:name="_Toc333524384"/>
      <w:bookmarkStart w:id="6110" w:name="_Toc335148471"/>
      <w:bookmarkStart w:id="6111" w:name="_Toc333524385"/>
      <w:bookmarkStart w:id="6112" w:name="_Toc335148472"/>
      <w:bookmarkStart w:id="6113" w:name="_Toc333524386"/>
      <w:bookmarkStart w:id="6114" w:name="_Toc335148473"/>
      <w:bookmarkStart w:id="6115" w:name="_Toc243774087"/>
      <w:bookmarkStart w:id="6116" w:name="_Ref246954327"/>
      <w:bookmarkStart w:id="6117" w:name="_Ref246954349"/>
      <w:bookmarkEnd w:id="6107"/>
      <w:bookmarkEnd w:id="6108"/>
      <w:bookmarkEnd w:id="6109"/>
      <w:bookmarkEnd w:id="6110"/>
      <w:bookmarkEnd w:id="6111"/>
      <w:bookmarkEnd w:id="6112"/>
      <w:bookmarkEnd w:id="6113"/>
      <w:bookmarkEnd w:id="6114"/>
      <w:proofErr w:type="spellStart"/>
      <w:r>
        <w:lastRenderedPageBreak/>
        <w:t>OpenFlow</w:t>
      </w:r>
      <w:proofErr w:type="spellEnd"/>
      <w:r>
        <w:t xml:space="preserve"> Flow Table</w:t>
      </w:r>
      <w:bookmarkEnd w:id="6115"/>
      <w:bookmarkEnd w:id="6116"/>
      <w:bookmarkEnd w:id="6117"/>
    </w:p>
    <w:p w14:paraId="241B4CD7" w14:textId="157E9122" w:rsidR="0002263D" w:rsidRDefault="0002263D" w:rsidP="0002263D">
      <w:r>
        <w:t xml:space="preserve">The </w:t>
      </w:r>
      <w:proofErr w:type="spellStart"/>
      <w:r>
        <w:t>OpenFlow</w:t>
      </w:r>
      <w:proofErr w:type="spellEnd"/>
      <w:r>
        <w:t xml:space="preserve"> </w:t>
      </w:r>
      <w:r w:rsidR="00971A60">
        <w:t>Flow Table</w:t>
      </w:r>
      <w:r>
        <w:t xml:space="preserve"> is an instance of an </w:t>
      </w:r>
      <w:proofErr w:type="spellStart"/>
      <w:r>
        <w:t>OpenFlow</w:t>
      </w:r>
      <w:proofErr w:type="spellEnd"/>
      <w:r>
        <w:t xml:space="preserve"> res</w:t>
      </w:r>
      <w:r w:rsidR="00971A60">
        <w:t xml:space="preserve">ource. It contains list of flow table properties. The </w:t>
      </w:r>
      <w:proofErr w:type="spellStart"/>
      <w:r w:rsidR="00971A60">
        <w:t>OpenFlow</w:t>
      </w:r>
      <w:proofErr w:type="spellEnd"/>
      <w:r w:rsidR="00971A60">
        <w:t xml:space="preserve"> flow table</w:t>
      </w:r>
      <w:r>
        <w:t xml:space="preserve"> is a logical </w:t>
      </w:r>
      <w:r w:rsidR="00971A60">
        <w:t>context which represents a flow table</w:t>
      </w:r>
      <w:r>
        <w:t xml:space="preserve"> as described in the </w:t>
      </w:r>
      <w:proofErr w:type="spellStart"/>
      <w:r>
        <w:t>OpenFlow</w:t>
      </w:r>
      <w:proofErr w:type="spellEnd"/>
      <w:r>
        <w:t xml:space="preserve"> protocol specification.</w:t>
      </w:r>
    </w:p>
    <w:p w14:paraId="0525C19B" w14:textId="77777777" w:rsidR="00971A60" w:rsidRDefault="00971A60" w:rsidP="00971A60">
      <w:pPr>
        <w:pStyle w:val="Heading3"/>
        <w:keepLines w:val="0"/>
        <w:ind w:left="720" w:hanging="720"/>
      </w:pPr>
      <w:bookmarkStart w:id="6118" w:name="_Toc243774088"/>
      <w:r w:rsidRPr="00DB42FD">
        <w:t>UML Diagram</w:t>
      </w:r>
      <w:bookmarkEnd w:id="6118"/>
    </w:p>
    <w:p w14:paraId="736333AE" w14:textId="03D6ED61" w:rsidR="00E26F0F" w:rsidRDefault="00BE510F" w:rsidP="00E26F0F">
      <w:pPr>
        <w:pStyle w:val="Caption"/>
        <w:jc w:val="center"/>
        <w:rPr>
          <w:color w:val="auto"/>
        </w:rPr>
      </w:pPr>
      <w:ins w:id="6119" w:author="Deepak Bansal (AZURE)" w:date="2013-12-01T18:07:00Z">
        <w:r>
          <w:object w:dxaOrig="8941" w:dyaOrig="6690" w14:anchorId="08000545">
            <v:shape id="_x0000_i1042" type="#_x0000_t75" style="width:447pt;height:334.5pt" o:ole="">
              <v:imagedata r:id="rId47" o:title=""/>
            </v:shape>
            <o:OLEObject Type="Embed" ProgID="Visio.Drawing.15" ShapeID="_x0000_i1042" DrawAspect="Content" ObjectID="_1447426566" r:id="rId48"/>
          </w:object>
        </w:r>
      </w:ins>
      <w:del w:id="6120" w:author="Deepak Bansal (AZURE)" w:date="2013-12-01T18:07:00Z">
        <w:r w:rsidR="00A5340E" w:rsidDel="00BE510F">
          <w:object w:dxaOrig="6900" w:dyaOrig="5815" w14:anchorId="52307FF0">
            <v:shape id="_x0000_i1040" type="#_x0000_t75" style="width:344.25pt;height:291pt" o:ole="">
              <v:imagedata r:id="rId49" o:title=""/>
            </v:shape>
            <o:OLEObject Type="Embed" ProgID="Visio.Drawing.11" ShapeID="_x0000_i1040" DrawAspect="Content" ObjectID="_1447426567" r:id="rId50"/>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21" w:author="aas" w:date="2013-10-14T02:06:00Z"/>
        </w:rPr>
      </w:pPr>
      <w:del w:id="6122"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23" w:author="aas" w:date="2013-10-14T02:06:00Z"/>
        </w:trPr>
        <w:tc>
          <w:tcPr>
            <w:tcW w:w="8820" w:type="dxa"/>
          </w:tcPr>
          <w:p w14:paraId="0A371D29" w14:textId="77777777" w:rsidR="00105B1A" w:rsidRDefault="00105B1A" w:rsidP="00105B1A">
            <w:pPr>
              <w:pStyle w:val="XML1"/>
              <w:rPr>
                <w:del w:id="6124" w:author="aas" w:date="2013-10-14T02:06:00Z"/>
              </w:rPr>
            </w:pPr>
            <w:del w:id="6125" w:author="aas" w:date="2013-10-14T02:06:00Z">
              <w:r>
                <w:delText xml:space="preserve">  &lt;xs:group name="OFFlowTableType"&gt;</w:delText>
              </w:r>
            </w:del>
          </w:p>
          <w:p w14:paraId="7F667346" w14:textId="77777777" w:rsidR="00105B1A" w:rsidRDefault="00105B1A" w:rsidP="00105B1A">
            <w:pPr>
              <w:pStyle w:val="XML1"/>
              <w:rPr>
                <w:del w:id="6126" w:author="aas" w:date="2013-10-14T02:06:00Z"/>
              </w:rPr>
            </w:pPr>
            <w:del w:id="6127" w:author="aas" w:date="2013-10-14T02:06:00Z">
              <w:r>
                <w:delText xml:space="preserve">    &lt;xs:annotation&gt;</w:delText>
              </w:r>
            </w:del>
          </w:p>
          <w:p w14:paraId="18614C47" w14:textId="77777777" w:rsidR="00105B1A" w:rsidRDefault="00105B1A" w:rsidP="00105B1A">
            <w:pPr>
              <w:pStyle w:val="XML1"/>
              <w:rPr>
                <w:del w:id="6128" w:author="aas" w:date="2013-10-14T02:06:00Z"/>
              </w:rPr>
            </w:pPr>
            <w:del w:id="6129" w:author="aas" w:date="2013-10-14T02:06:00Z">
              <w:r>
                <w:delText xml:space="preserve">      &lt;xs:documentation&gt;</w:delText>
              </w:r>
            </w:del>
          </w:p>
          <w:p w14:paraId="67B7FF68" w14:textId="77777777" w:rsidR="00105B1A" w:rsidRDefault="00105B1A" w:rsidP="00105B1A">
            <w:pPr>
              <w:pStyle w:val="XML1"/>
              <w:rPr>
                <w:del w:id="6130" w:author="aas" w:date="2013-10-14T02:06:00Z"/>
              </w:rPr>
            </w:pPr>
            <w:del w:id="6131" w:author="aas" w:date="2013-10-14T02:06:00Z">
              <w:r>
                <w:delText xml:space="preserve">        Representation of an OpenFlow Flow Table Resource.</w:delText>
              </w:r>
            </w:del>
          </w:p>
          <w:p w14:paraId="18CE1ACA" w14:textId="77777777" w:rsidR="00105B1A" w:rsidRDefault="00105B1A" w:rsidP="00105B1A">
            <w:pPr>
              <w:pStyle w:val="XML1"/>
              <w:rPr>
                <w:del w:id="6132" w:author="aas" w:date="2013-10-14T02:06:00Z"/>
              </w:rPr>
            </w:pPr>
          </w:p>
          <w:p w14:paraId="35E68157" w14:textId="77777777" w:rsidR="00105B1A" w:rsidRDefault="00105B1A" w:rsidP="00105B1A">
            <w:pPr>
              <w:pStyle w:val="XML1"/>
              <w:rPr>
                <w:del w:id="6133" w:author="aas" w:date="2013-10-14T02:06:00Z"/>
              </w:rPr>
            </w:pPr>
            <w:del w:id="6134" w:author="aas" w:date="2013-10-14T02:06:00Z">
              <w:r>
                <w:delText xml:space="preserve">        Elements in the type OFFlowTableType are not configurable and</w:delText>
              </w:r>
            </w:del>
          </w:p>
          <w:p w14:paraId="66FCA4CB" w14:textId="77777777" w:rsidR="00105B1A" w:rsidRDefault="00105B1A" w:rsidP="00105B1A">
            <w:pPr>
              <w:pStyle w:val="XML1"/>
              <w:rPr>
                <w:del w:id="6135" w:author="aas" w:date="2013-10-14T02:06:00Z"/>
              </w:rPr>
            </w:pPr>
            <w:del w:id="6136" w:author="aas" w:date="2013-10-14T02:06:00Z">
              <w:r>
                <w:delText xml:space="preserve">        can only be retrieved by NETCONF &amp;lt;get&amp;gt; operations. Attemps to</w:delText>
              </w:r>
            </w:del>
          </w:p>
          <w:p w14:paraId="054AF6D0" w14:textId="77777777" w:rsidR="00105B1A" w:rsidRDefault="00105B1A" w:rsidP="00105B1A">
            <w:pPr>
              <w:pStyle w:val="XML1"/>
              <w:rPr>
                <w:del w:id="6137" w:author="aas" w:date="2013-10-14T02:06:00Z"/>
              </w:rPr>
            </w:pPr>
            <w:del w:id="6138" w:author="aas" w:date="2013-10-14T02:06:00Z">
              <w:r>
                <w:delText xml:space="preserve">        modify this element and its children with a NETCONF</w:delText>
              </w:r>
            </w:del>
          </w:p>
          <w:p w14:paraId="27EB2EBB" w14:textId="77777777" w:rsidR="00105B1A" w:rsidRDefault="00105B1A" w:rsidP="00105B1A">
            <w:pPr>
              <w:pStyle w:val="XML1"/>
              <w:rPr>
                <w:del w:id="6139" w:author="aas" w:date="2013-10-14T02:06:00Z"/>
              </w:rPr>
            </w:pPr>
            <w:del w:id="6140" w:author="aas" w:date="2013-10-14T02:06:00Z">
              <w:r>
                <w:delText xml:space="preserve">        &amp;lt;edit-config&amp;gt; operation MUST result in an</w:delText>
              </w:r>
            </w:del>
          </w:p>
          <w:p w14:paraId="046C7303" w14:textId="77777777" w:rsidR="00105B1A" w:rsidRDefault="00105B1A" w:rsidP="00105B1A">
            <w:pPr>
              <w:pStyle w:val="XML1"/>
              <w:rPr>
                <w:del w:id="6141" w:author="aas" w:date="2013-10-14T02:06:00Z"/>
              </w:rPr>
            </w:pPr>
            <w:del w:id="6142" w:author="aas" w:date="2013-10-14T02:06:00Z">
              <w:r>
                <w:delText xml:space="preserve">        'operation-not-supported' error with type 'application'.</w:delText>
              </w:r>
            </w:del>
          </w:p>
          <w:p w14:paraId="4F84DA9C" w14:textId="77777777" w:rsidR="00105B1A" w:rsidRDefault="00105B1A" w:rsidP="00105B1A">
            <w:pPr>
              <w:pStyle w:val="XML1"/>
              <w:rPr>
                <w:del w:id="6143" w:author="aas" w:date="2013-10-14T02:06:00Z"/>
              </w:rPr>
            </w:pPr>
            <w:del w:id="6144" w:author="aas" w:date="2013-10-14T02:06:00Z">
              <w:r>
                <w:delText xml:space="preserve">      &lt;/xs:documentation&gt;</w:delText>
              </w:r>
            </w:del>
          </w:p>
          <w:p w14:paraId="36C36611" w14:textId="77777777" w:rsidR="00105B1A" w:rsidRDefault="00105B1A" w:rsidP="00105B1A">
            <w:pPr>
              <w:pStyle w:val="XML1"/>
              <w:rPr>
                <w:del w:id="6145" w:author="aas" w:date="2013-10-14T02:06:00Z"/>
              </w:rPr>
            </w:pPr>
            <w:del w:id="6146" w:author="aas" w:date="2013-10-14T02:06:00Z">
              <w:r>
                <w:delText xml:space="preserve">    &lt;/xs:annotation&gt;</w:delText>
              </w:r>
            </w:del>
          </w:p>
          <w:p w14:paraId="012F7A63" w14:textId="77777777" w:rsidR="00105B1A" w:rsidRDefault="00105B1A" w:rsidP="00105B1A">
            <w:pPr>
              <w:pStyle w:val="XML1"/>
              <w:rPr>
                <w:del w:id="6147" w:author="aas" w:date="2013-10-14T02:06:00Z"/>
              </w:rPr>
            </w:pPr>
          </w:p>
          <w:p w14:paraId="1576E423" w14:textId="77777777" w:rsidR="00105B1A" w:rsidRDefault="00105B1A" w:rsidP="00105B1A">
            <w:pPr>
              <w:pStyle w:val="XML1"/>
              <w:rPr>
                <w:del w:id="6148" w:author="aas" w:date="2013-10-14T02:06:00Z"/>
              </w:rPr>
            </w:pPr>
            <w:del w:id="6149" w:author="aas" w:date="2013-10-14T02:06:00Z">
              <w:r>
                <w:delText xml:space="preserve">    &lt;xs:sequence&gt;</w:delText>
              </w:r>
            </w:del>
          </w:p>
          <w:p w14:paraId="0D1AC0BA" w14:textId="77777777" w:rsidR="00105B1A" w:rsidRDefault="00105B1A" w:rsidP="00105B1A">
            <w:pPr>
              <w:pStyle w:val="XML1"/>
              <w:rPr>
                <w:del w:id="6150" w:author="aas" w:date="2013-10-14T02:06:00Z"/>
              </w:rPr>
            </w:pPr>
            <w:del w:id="6151" w:author="aas" w:date="2013-10-14T02:06:00Z">
              <w:r>
                <w:delText xml:space="preserve">      &lt;xs:group ref="OFResourceType"/&gt;</w:delText>
              </w:r>
            </w:del>
          </w:p>
          <w:p w14:paraId="56604C6A" w14:textId="77777777" w:rsidR="00105B1A" w:rsidRDefault="00105B1A" w:rsidP="00105B1A">
            <w:pPr>
              <w:pStyle w:val="XML1"/>
              <w:rPr>
                <w:del w:id="6152" w:author="aas" w:date="2013-10-14T02:06:00Z"/>
              </w:rPr>
            </w:pPr>
            <w:del w:id="6153" w:author="aas" w:date="2013-10-14T02:06:00Z">
              <w:r>
                <w:delText xml:space="preserve">      &lt;xs:element name="max-entries"  type="xs:unsignedByte"&gt;</w:delText>
              </w:r>
            </w:del>
          </w:p>
          <w:p w14:paraId="4760607A" w14:textId="77777777" w:rsidR="00105B1A" w:rsidRDefault="00105B1A" w:rsidP="00105B1A">
            <w:pPr>
              <w:pStyle w:val="XML1"/>
              <w:rPr>
                <w:del w:id="6154" w:author="aas" w:date="2013-10-14T02:06:00Z"/>
              </w:rPr>
            </w:pPr>
            <w:del w:id="6155" w:author="aas" w:date="2013-10-14T02:06:00Z">
              <w:r>
                <w:delText xml:space="preserve">        &lt;xs:annotation&gt;</w:delText>
              </w:r>
            </w:del>
          </w:p>
          <w:p w14:paraId="576201EF" w14:textId="77777777" w:rsidR="00105B1A" w:rsidRDefault="00105B1A" w:rsidP="00105B1A">
            <w:pPr>
              <w:pStyle w:val="XML1"/>
              <w:rPr>
                <w:del w:id="6156" w:author="aas" w:date="2013-10-14T02:06:00Z"/>
              </w:rPr>
            </w:pPr>
            <w:del w:id="6157" w:author="aas" w:date="2013-10-14T02:06:00Z">
              <w:r>
                <w:delText xml:space="preserve">          &lt;xs:documentation&gt;</w:delText>
              </w:r>
            </w:del>
          </w:p>
          <w:p w14:paraId="65F110F4" w14:textId="77777777" w:rsidR="00105B1A" w:rsidRDefault="00105B1A" w:rsidP="00105B1A">
            <w:pPr>
              <w:pStyle w:val="XML1"/>
              <w:rPr>
                <w:del w:id="6158" w:author="aas" w:date="2013-10-14T02:06:00Z"/>
              </w:rPr>
            </w:pPr>
            <w:del w:id="6159" w:author="aas" w:date="2013-10-14T02:06:00Z">
              <w:r>
                <w:delText xml:space="preserve">            The maximum number of flow entries supported by</w:delText>
              </w:r>
            </w:del>
          </w:p>
          <w:p w14:paraId="6C244664" w14:textId="77777777" w:rsidR="00105B1A" w:rsidRDefault="00105B1A" w:rsidP="00105B1A">
            <w:pPr>
              <w:pStyle w:val="XML1"/>
              <w:rPr>
                <w:del w:id="6160" w:author="aas" w:date="2013-10-14T02:06:00Z"/>
              </w:rPr>
            </w:pPr>
            <w:del w:id="6161" w:author="aas" w:date="2013-10-14T02:06:00Z">
              <w:r>
                <w:delText xml:space="preserve">            the flow table.</w:delText>
              </w:r>
            </w:del>
          </w:p>
          <w:p w14:paraId="46AD5DCB" w14:textId="77777777" w:rsidR="00105B1A" w:rsidRDefault="00105B1A" w:rsidP="00105B1A">
            <w:pPr>
              <w:pStyle w:val="XML1"/>
              <w:rPr>
                <w:del w:id="6162" w:author="aas" w:date="2013-10-14T02:06:00Z"/>
              </w:rPr>
            </w:pPr>
            <w:del w:id="6163" w:author="aas" w:date="2013-10-14T02:06:00Z">
              <w:r>
                <w:delText xml:space="preserve">          &lt;/xs:documentation&gt;</w:delText>
              </w:r>
            </w:del>
          </w:p>
          <w:p w14:paraId="03F40B24" w14:textId="77777777" w:rsidR="00105B1A" w:rsidRDefault="00105B1A" w:rsidP="00105B1A">
            <w:pPr>
              <w:pStyle w:val="XML1"/>
              <w:rPr>
                <w:del w:id="6164" w:author="aas" w:date="2013-10-14T02:06:00Z"/>
              </w:rPr>
            </w:pPr>
            <w:del w:id="6165" w:author="aas" w:date="2013-10-14T02:06:00Z">
              <w:r>
                <w:delText xml:space="preserve">        &lt;/xs:annotation&gt;</w:delText>
              </w:r>
            </w:del>
          </w:p>
          <w:p w14:paraId="445C281D" w14:textId="77777777" w:rsidR="00105B1A" w:rsidRDefault="00105B1A" w:rsidP="00105B1A">
            <w:pPr>
              <w:pStyle w:val="XML1"/>
              <w:rPr>
                <w:del w:id="6166" w:author="aas" w:date="2013-10-14T02:06:00Z"/>
              </w:rPr>
            </w:pPr>
            <w:del w:id="6167" w:author="aas" w:date="2013-10-14T02:06:00Z">
              <w:r>
                <w:delText xml:space="preserve">      &lt;/xs:element&gt;</w:delText>
              </w:r>
            </w:del>
          </w:p>
          <w:p w14:paraId="1E7BB7AE" w14:textId="77777777" w:rsidR="00105B1A" w:rsidRDefault="00105B1A" w:rsidP="00105B1A">
            <w:pPr>
              <w:pStyle w:val="XML1"/>
              <w:rPr>
                <w:del w:id="6168" w:author="aas" w:date="2013-10-14T02:06:00Z"/>
              </w:rPr>
            </w:pPr>
            <w:del w:id="6169" w:author="aas" w:date="2013-10-14T02:06:00Z">
              <w:r>
                <w:delText xml:space="preserve">      &lt;xs:element name="next-tables"&gt;</w:delText>
              </w:r>
            </w:del>
          </w:p>
          <w:p w14:paraId="0B424B35" w14:textId="77777777" w:rsidR="00105B1A" w:rsidRDefault="00105B1A" w:rsidP="00105B1A">
            <w:pPr>
              <w:pStyle w:val="XML1"/>
              <w:rPr>
                <w:del w:id="6170" w:author="aas" w:date="2013-10-14T02:06:00Z"/>
              </w:rPr>
            </w:pPr>
            <w:del w:id="6171" w:author="aas" w:date="2013-10-14T02:06:00Z">
              <w:r>
                <w:delText xml:space="preserve">        &lt;xs:annotation&gt;</w:delText>
              </w:r>
            </w:del>
          </w:p>
          <w:p w14:paraId="094BDE30" w14:textId="77777777" w:rsidR="00105B1A" w:rsidRDefault="00105B1A" w:rsidP="00105B1A">
            <w:pPr>
              <w:pStyle w:val="XML1"/>
              <w:rPr>
                <w:del w:id="6172" w:author="aas" w:date="2013-10-14T02:06:00Z"/>
              </w:rPr>
            </w:pPr>
            <w:del w:id="6173" w:author="aas" w:date="2013-10-14T02:06:00Z">
              <w:r>
                <w:delText xml:space="preserve">          &lt;xs:documentation&gt;</w:delText>
              </w:r>
            </w:del>
          </w:p>
          <w:p w14:paraId="3E97982D" w14:textId="77777777" w:rsidR="00105B1A" w:rsidRDefault="00105B1A" w:rsidP="00105B1A">
            <w:pPr>
              <w:pStyle w:val="XML1"/>
              <w:rPr>
                <w:del w:id="6174" w:author="aas" w:date="2013-10-14T02:06:00Z"/>
              </w:rPr>
            </w:pPr>
            <w:del w:id="6175" w:author="aas" w:date="2013-10-14T02:06:00Z">
              <w:r>
                <w:delText xml:space="preserve">            An array of resource-ids of all flow tables that</w:delText>
              </w:r>
            </w:del>
          </w:p>
          <w:p w14:paraId="58B5CDCA" w14:textId="77777777" w:rsidR="00105B1A" w:rsidRDefault="00105B1A" w:rsidP="00105B1A">
            <w:pPr>
              <w:pStyle w:val="XML1"/>
              <w:rPr>
                <w:del w:id="6176" w:author="aas" w:date="2013-10-14T02:06:00Z"/>
              </w:rPr>
            </w:pPr>
            <w:del w:id="6177" w:author="aas" w:date="2013-10-14T02:06:00Z">
              <w:r>
                <w:delText xml:space="preserve">            can be directly reached from this table using the </w:delText>
              </w:r>
            </w:del>
          </w:p>
          <w:p w14:paraId="51A4973F" w14:textId="77777777" w:rsidR="00105B1A" w:rsidRDefault="00105B1A" w:rsidP="00105B1A">
            <w:pPr>
              <w:pStyle w:val="XML1"/>
              <w:rPr>
                <w:del w:id="6178" w:author="aas" w:date="2013-10-14T02:06:00Z"/>
              </w:rPr>
            </w:pPr>
            <w:del w:id="6179" w:author="aas" w:date="2013-10-14T02:06:00Z">
              <w:r>
                <w:delText xml:space="preserve">            'goto-table' instruction.</w:delText>
              </w:r>
            </w:del>
          </w:p>
          <w:p w14:paraId="324B3610" w14:textId="77777777" w:rsidR="00105B1A" w:rsidRDefault="00105B1A" w:rsidP="00105B1A">
            <w:pPr>
              <w:pStyle w:val="XML1"/>
              <w:rPr>
                <w:del w:id="6180" w:author="aas" w:date="2013-10-14T02:06:00Z"/>
              </w:rPr>
            </w:pPr>
            <w:del w:id="6181" w:author="aas" w:date="2013-10-14T02:06:00Z">
              <w:r>
                <w:delText xml:space="preserve">          &lt;/xs:documentation&gt;</w:delText>
              </w:r>
            </w:del>
          </w:p>
          <w:p w14:paraId="0A65C60D" w14:textId="77777777" w:rsidR="00105B1A" w:rsidRDefault="00105B1A" w:rsidP="00105B1A">
            <w:pPr>
              <w:pStyle w:val="XML1"/>
              <w:rPr>
                <w:del w:id="6182" w:author="aas" w:date="2013-10-14T02:06:00Z"/>
              </w:rPr>
            </w:pPr>
            <w:del w:id="6183" w:author="aas" w:date="2013-10-14T02:06:00Z">
              <w:r>
                <w:delText xml:space="preserve">        &lt;/xs:annotation&gt;</w:delText>
              </w:r>
            </w:del>
          </w:p>
          <w:p w14:paraId="7D6BAA13" w14:textId="77777777" w:rsidR="00105B1A" w:rsidRDefault="00105B1A" w:rsidP="00105B1A">
            <w:pPr>
              <w:pStyle w:val="XML1"/>
              <w:rPr>
                <w:del w:id="6184" w:author="aas" w:date="2013-10-14T02:06:00Z"/>
              </w:rPr>
            </w:pPr>
            <w:del w:id="6185" w:author="aas" w:date="2013-10-14T02:06:00Z">
              <w:r>
                <w:delText xml:space="preserve">        &lt;xs:complexType&gt;</w:delText>
              </w:r>
            </w:del>
          </w:p>
          <w:p w14:paraId="26689470" w14:textId="77777777" w:rsidR="00105B1A" w:rsidRDefault="00105B1A" w:rsidP="00105B1A">
            <w:pPr>
              <w:pStyle w:val="XML1"/>
              <w:rPr>
                <w:del w:id="6186" w:author="aas" w:date="2013-10-14T02:06:00Z"/>
              </w:rPr>
            </w:pPr>
            <w:del w:id="6187" w:author="aas" w:date="2013-10-14T02:06:00Z">
              <w:r>
                <w:delText xml:space="preserve">          &lt;xs:sequence&gt;</w:delText>
              </w:r>
            </w:del>
          </w:p>
          <w:p w14:paraId="15135825" w14:textId="77777777" w:rsidR="00105B1A" w:rsidRDefault="00105B1A" w:rsidP="00105B1A">
            <w:pPr>
              <w:pStyle w:val="XML1"/>
              <w:rPr>
                <w:del w:id="6188" w:author="aas" w:date="2013-10-14T02:06:00Z"/>
              </w:rPr>
            </w:pPr>
            <w:del w:id="6189" w:author="aas" w:date="2013-10-14T02:06:00Z">
              <w:r>
                <w:delText xml:space="preserve">            &lt;xs:element name="table-id" minOccurs="0" maxOccurs="unbounded"  type="inet:uri"/&gt;</w:delText>
              </w:r>
            </w:del>
          </w:p>
          <w:p w14:paraId="2229338C" w14:textId="77777777" w:rsidR="00105B1A" w:rsidRDefault="00105B1A" w:rsidP="00105B1A">
            <w:pPr>
              <w:pStyle w:val="XML1"/>
              <w:rPr>
                <w:del w:id="6190" w:author="aas" w:date="2013-10-14T02:06:00Z"/>
              </w:rPr>
            </w:pPr>
            <w:del w:id="6191" w:author="aas" w:date="2013-10-14T02:06:00Z">
              <w:r>
                <w:delText xml:space="preserve">          &lt;/xs:sequence&gt;</w:delText>
              </w:r>
            </w:del>
          </w:p>
          <w:p w14:paraId="21AB4CDD" w14:textId="77777777" w:rsidR="00105B1A" w:rsidRDefault="00105B1A" w:rsidP="00105B1A">
            <w:pPr>
              <w:pStyle w:val="XML1"/>
              <w:rPr>
                <w:del w:id="6192" w:author="aas" w:date="2013-10-14T02:06:00Z"/>
              </w:rPr>
            </w:pPr>
            <w:del w:id="6193" w:author="aas" w:date="2013-10-14T02:06:00Z">
              <w:r>
                <w:delText xml:space="preserve">        &lt;/xs:complexType&gt;</w:delText>
              </w:r>
            </w:del>
          </w:p>
          <w:p w14:paraId="43B08D4E" w14:textId="77777777" w:rsidR="00105B1A" w:rsidRDefault="00105B1A" w:rsidP="00105B1A">
            <w:pPr>
              <w:pStyle w:val="XML1"/>
              <w:rPr>
                <w:del w:id="6194" w:author="aas" w:date="2013-10-14T02:06:00Z"/>
              </w:rPr>
            </w:pPr>
            <w:del w:id="6195" w:author="aas" w:date="2013-10-14T02:06:00Z">
              <w:r>
                <w:delText xml:space="preserve">      &lt;/xs:element&gt;</w:delText>
              </w:r>
            </w:del>
          </w:p>
          <w:p w14:paraId="6729CD10" w14:textId="77777777" w:rsidR="00105B1A" w:rsidRDefault="00105B1A" w:rsidP="00105B1A">
            <w:pPr>
              <w:pStyle w:val="XML1"/>
              <w:rPr>
                <w:del w:id="6196" w:author="aas" w:date="2013-10-14T02:06:00Z"/>
              </w:rPr>
            </w:pPr>
            <w:del w:id="6197" w:author="aas" w:date="2013-10-14T02:06:00Z">
              <w:r>
                <w:delText xml:space="preserve">      &lt;xs:element name="instructions"&gt;</w:delText>
              </w:r>
            </w:del>
          </w:p>
          <w:p w14:paraId="49ACD5F3" w14:textId="77777777" w:rsidR="00105B1A" w:rsidRDefault="00105B1A" w:rsidP="00105B1A">
            <w:pPr>
              <w:pStyle w:val="XML1"/>
              <w:rPr>
                <w:del w:id="6198" w:author="aas" w:date="2013-10-14T02:06:00Z"/>
              </w:rPr>
            </w:pPr>
            <w:del w:id="6199" w:author="aas" w:date="2013-10-14T02:06:00Z">
              <w:r>
                <w:delText xml:space="preserve">        &lt;xs:annotation&gt;</w:delText>
              </w:r>
            </w:del>
          </w:p>
          <w:p w14:paraId="06989DC7" w14:textId="77777777" w:rsidR="00105B1A" w:rsidRDefault="00105B1A" w:rsidP="00105B1A">
            <w:pPr>
              <w:pStyle w:val="XML1"/>
              <w:rPr>
                <w:del w:id="6200" w:author="aas" w:date="2013-10-14T02:06:00Z"/>
              </w:rPr>
            </w:pPr>
            <w:del w:id="6201" w:author="aas" w:date="2013-10-14T02:06:00Z">
              <w:r>
                <w:delText xml:space="preserve">          &lt;xs:documentation&gt;</w:delText>
              </w:r>
            </w:del>
          </w:p>
          <w:p w14:paraId="27E98E3F" w14:textId="77777777" w:rsidR="00105B1A" w:rsidRDefault="00105B1A" w:rsidP="00105B1A">
            <w:pPr>
              <w:pStyle w:val="XML1"/>
              <w:rPr>
                <w:del w:id="6202" w:author="aas" w:date="2013-10-14T02:06:00Z"/>
              </w:rPr>
            </w:pPr>
            <w:del w:id="6203" w:author="aas" w:date="2013-10-14T02:06:00Z">
              <w:r>
                <w:delText xml:space="preserve">            The list of all instruction types supported by</w:delText>
              </w:r>
            </w:del>
          </w:p>
          <w:p w14:paraId="4602CE25" w14:textId="77777777" w:rsidR="00105B1A" w:rsidRDefault="00105B1A" w:rsidP="00105B1A">
            <w:pPr>
              <w:pStyle w:val="XML1"/>
              <w:rPr>
                <w:del w:id="6204" w:author="aas" w:date="2013-10-14T02:06:00Z"/>
              </w:rPr>
            </w:pPr>
            <w:del w:id="6205" w:author="aas" w:date="2013-10-14T02:06:00Z">
              <w:r>
                <w:delText xml:space="preserve">            the flow table.</w:delText>
              </w:r>
            </w:del>
          </w:p>
          <w:p w14:paraId="74AB3150" w14:textId="77777777" w:rsidR="00105B1A" w:rsidRDefault="00105B1A" w:rsidP="00105B1A">
            <w:pPr>
              <w:pStyle w:val="XML1"/>
              <w:rPr>
                <w:del w:id="6206" w:author="aas" w:date="2013-10-14T02:06:00Z"/>
              </w:rPr>
            </w:pPr>
            <w:del w:id="6207" w:author="aas" w:date="2013-10-14T02:06:00Z">
              <w:r>
                <w:delText xml:space="preserve">          &lt;/xs:documentation&gt;</w:delText>
              </w:r>
            </w:del>
          </w:p>
          <w:p w14:paraId="668FBC07" w14:textId="77777777" w:rsidR="00105B1A" w:rsidRDefault="00105B1A" w:rsidP="00105B1A">
            <w:pPr>
              <w:pStyle w:val="XML1"/>
              <w:rPr>
                <w:del w:id="6208" w:author="aas" w:date="2013-10-14T02:06:00Z"/>
              </w:rPr>
            </w:pPr>
            <w:del w:id="6209" w:author="aas" w:date="2013-10-14T02:06:00Z">
              <w:r>
                <w:delText xml:space="preserve">        &lt;/xs:annotation&gt;</w:delText>
              </w:r>
            </w:del>
          </w:p>
          <w:p w14:paraId="332D3D06" w14:textId="77777777" w:rsidR="00105B1A" w:rsidRDefault="00105B1A" w:rsidP="00105B1A">
            <w:pPr>
              <w:pStyle w:val="XML1"/>
              <w:rPr>
                <w:del w:id="6210" w:author="aas" w:date="2013-10-14T02:06:00Z"/>
              </w:rPr>
            </w:pPr>
            <w:del w:id="6211" w:author="aas" w:date="2013-10-14T02:06:00Z">
              <w:r>
                <w:delText xml:space="preserve">        &lt;xs:complexType&gt;</w:delText>
              </w:r>
            </w:del>
          </w:p>
          <w:p w14:paraId="698AD8E8" w14:textId="77777777" w:rsidR="00105B1A" w:rsidRDefault="00105B1A" w:rsidP="00105B1A">
            <w:pPr>
              <w:pStyle w:val="XML1"/>
              <w:rPr>
                <w:del w:id="6212" w:author="aas" w:date="2013-10-14T02:06:00Z"/>
              </w:rPr>
            </w:pPr>
            <w:del w:id="6213" w:author="aas" w:date="2013-10-14T02:06:00Z">
              <w:r>
                <w:delText xml:space="preserve">          &lt;xs:sequence&gt;</w:delText>
              </w:r>
            </w:del>
          </w:p>
          <w:p w14:paraId="0EB0324C" w14:textId="77777777" w:rsidR="00105B1A" w:rsidRDefault="00105B1A" w:rsidP="00105B1A">
            <w:pPr>
              <w:pStyle w:val="XML1"/>
              <w:rPr>
                <w:del w:id="6214" w:author="aas" w:date="2013-10-14T02:06:00Z"/>
              </w:rPr>
            </w:pPr>
            <w:del w:id="6215"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16" w:author="aas" w:date="2013-10-14T02:06:00Z"/>
              </w:rPr>
            </w:pPr>
            <w:del w:id="6217" w:author="aas" w:date="2013-10-14T02:06:00Z">
              <w:r>
                <w:delText xml:space="preserve">          &lt;/xs:sequence&gt;</w:delText>
              </w:r>
            </w:del>
          </w:p>
          <w:p w14:paraId="71F7551A" w14:textId="77777777" w:rsidR="00105B1A" w:rsidRDefault="00105B1A" w:rsidP="00105B1A">
            <w:pPr>
              <w:pStyle w:val="XML1"/>
              <w:rPr>
                <w:del w:id="6218" w:author="aas" w:date="2013-10-14T02:06:00Z"/>
              </w:rPr>
            </w:pPr>
            <w:del w:id="6219" w:author="aas" w:date="2013-10-14T02:06:00Z">
              <w:r>
                <w:delText xml:space="preserve">        &lt;/xs:complexType&gt;</w:delText>
              </w:r>
            </w:del>
          </w:p>
          <w:p w14:paraId="3888AE72" w14:textId="77777777" w:rsidR="00105B1A" w:rsidRDefault="00105B1A" w:rsidP="00105B1A">
            <w:pPr>
              <w:pStyle w:val="XML1"/>
              <w:rPr>
                <w:del w:id="6220" w:author="aas" w:date="2013-10-14T02:06:00Z"/>
              </w:rPr>
            </w:pPr>
            <w:del w:id="6221" w:author="aas" w:date="2013-10-14T02:06:00Z">
              <w:r>
                <w:delText xml:space="preserve">      &lt;/xs:element&gt;</w:delText>
              </w:r>
            </w:del>
          </w:p>
          <w:p w14:paraId="6E9929BF" w14:textId="77777777" w:rsidR="00105B1A" w:rsidRDefault="00105B1A" w:rsidP="00105B1A">
            <w:pPr>
              <w:pStyle w:val="XML1"/>
              <w:rPr>
                <w:del w:id="6222" w:author="aas" w:date="2013-10-14T02:06:00Z"/>
              </w:rPr>
            </w:pPr>
            <w:del w:id="6223" w:author="aas" w:date="2013-10-14T02:06:00Z">
              <w:r>
                <w:delText xml:space="preserve">      &lt;xs:element name="matches"&gt;</w:delText>
              </w:r>
            </w:del>
          </w:p>
          <w:p w14:paraId="04E37888" w14:textId="77777777" w:rsidR="00105B1A" w:rsidRDefault="00105B1A" w:rsidP="00105B1A">
            <w:pPr>
              <w:pStyle w:val="XML1"/>
              <w:rPr>
                <w:del w:id="6224" w:author="aas" w:date="2013-10-14T02:06:00Z"/>
              </w:rPr>
            </w:pPr>
            <w:del w:id="6225" w:author="aas" w:date="2013-10-14T02:06:00Z">
              <w:r>
                <w:delText xml:space="preserve">        &lt;xs:annotation&gt;</w:delText>
              </w:r>
            </w:del>
          </w:p>
          <w:p w14:paraId="25939B80" w14:textId="77777777" w:rsidR="00105B1A" w:rsidRDefault="00105B1A" w:rsidP="00105B1A">
            <w:pPr>
              <w:pStyle w:val="XML1"/>
              <w:rPr>
                <w:del w:id="6226" w:author="aas" w:date="2013-10-14T02:06:00Z"/>
              </w:rPr>
            </w:pPr>
            <w:del w:id="6227" w:author="aas" w:date="2013-10-14T02:06:00Z">
              <w:r>
                <w:delText xml:space="preserve">          &lt;xs:documentation&gt;</w:delText>
              </w:r>
            </w:del>
          </w:p>
          <w:p w14:paraId="2AC149C7" w14:textId="77777777" w:rsidR="00105B1A" w:rsidRDefault="00105B1A" w:rsidP="00105B1A">
            <w:pPr>
              <w:pStyle w:val="XML1"/>
              <w:rPr>
                <w:del w:id="6228" w:author="aas" w:date="2013-10-14T02:06:00Z"/>
              </w:rPr>
            </w:pPr>
            <w:del w:id="6229" w:author="aas" w:date="2013-10-14T02:06:00Z">
              <w:r>
                <w:delText xml:space="preserve">            The list of all match types supported by the</w:delText>
              </w:r>
            </w:del>
          </w:p>
          <w:p w14:paraId="54382DAF" w14:textId="77777777" w:rsidR="00105B1A" w:rsidRDefault="00105B1A" w:rsidP="00105B1A">
            <w:pPr>
              <w:pStyle w:val="XML1"/>
              <w:rPr>
                <w:del w:id="6230" w:author="aas" w:date="2013-10-14T02:06:00Z"/>
              </w:rPr>
            </w:pPr>
            <w:del w:id="6231" w:author="aas" w:date="2013-10-14T02:06:00Z">
              <w:r>
                <w:delText xml:space="preserve">            flow table.</w:delText>
              </w:r>
            </w:del>
          </w:p>
          <w:p w14:paraId="0A3D7CFA" w14:textId="77777777" w:rsidR="00105B1A" w:rsidRDefault="00105B1A" w:rsidP="00105B1A">
            <w:pPr>
              <w:pStyle w:val="XML1"/>
              <w:rPr>
                <w:del w:id="6232" w:author="aas" w:date="2013-10-14T02:06:00Z"/>
              </w:rPr>
            </w:pPr>
            <w:del w:id="6233" w:author="aas" w:date="2013-10-14T02:06:00Z">
              <w:r>
                <w:delText xml:space="preserve">          &lt;/xs:documentation&gt;</w:delText>
              </w:r>
            </w:del>
          </w:p>
          <w:p w14:paraId="73F03399" w14:textId="77777777" w:rsidR="00105B1A" w:rsidRDefault="00105B1A" w:rsidP="00105B1A">
            <w:pPr>
              <w:pStyle w:val="XML1"/>
              <w:rPr>
                <w:del w:id="6234" w:author="aas" w:date="2013-10-14T02:06:00Z"/>
              </w:rPr>
            </w:pPr>
            <w:del w:id="6235" w:author="aas" w:date="2013-10-14T02:06:00Z">
              <w:r>
                <w:delText xml:space="preserve">        &lt;/xs:annotation&gt;</w:delText>
              </w:r>
            </w:del>
          </w:p>
          <w:p w14:paraId="60F857EF" w14:textId="77777777" w:rsidR="00105B1A" w:rsidRDefault="00105B1A" w:rsidP="00105B1A">
            <w:pPr>
              <w:pStyle w:val="XML1"/>
              <w:rPr>
                <w:del w:id="6236" w:author="aas" w:date="2013-10-14T02:06:00Z"/>
              </w:rPr>
            </w:pPr>
            <w:del w:id="6237" w:author="aas" w:date="2013-10-14T02:06:00Z">
              <w:r>
                <w:delText xml:space="preserve">        &lt;xs:complexType&gt;</w:delText>
              </w:r>
            </w:del>
          </w:p>
          <w:p w14:paraId="325266A2" w14:textId="77777777" w:rsidR="00105B1A" w:rsidRDefault="00105B1A" w:rsidP="00105B1A">
            <w:pPr>
              <w:pStyle w:val="XML1"/>
              <w:rPr>
                <w:del w:id="6238" w:author="aas" w:date="2013-10-14T02:06:00Z"/>
              </w:rPr>
            </w:pPr>
            <w:del w:id="6239" w:author="aas" w:date="2013-10-14T02:06:00Z">
              <w:r>
                <w:delText xml:space="preserve">          &lt;xs:sequence&gt;</w:delText>
              </w:r>
            </w:del>
          </w:p>
          <w:p w14:paraId="1E382387" w14:textId="77777777" w:rsidR="00105B1A" w:rsidRDefault="00105B1A" w:rsidP="00105B1A">
            <w:pPr>
              <w:pStyle w:val="XML1"/>
              <w:rPr>
                <w:del w:id="6240" w:author="aas" w:date="2013-10-14T02:06:00Z"/>
              </w:rPr>
            </w:pPr>
            <w:del w:id="6241"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42" w:author="aas" w:date="2013-10-14T02:06:00Z"/>
              </w:rPr>
            </w:pPr>
            <w:del w:id="6243" w:author="aas" w:date="2013-10-14T02:06:00Z">
              <w:r>
                <w:delText xml:space="preserve">          &lt;/xs:sequence&gt;</w:delText>
              </w:r>
            </w:del>
          </w:p>
          <w:p w14:paraId="267D4124" w14:textId="77777777" w:rsidR="00105B1A" w:rsidRDefault="00105B1A" w:rsidP="00105B1A">
            <w:pPr>
              <w:pStyle w:val="XML1"/>
              <w:rPr>
                <w:del w:id="6244" w:author="aas" w:date="2013-10-14T02:06:00Z"/>
              </w:rPr>
            </w:pPr>
            <w:del w:id="6245" w:author="aas" w:date="2013-10-14T02:06:00Z">
              <w:r>
                <w:delText xml:space="preserve">        &lt;/xs:complexType&gt;</w:delText>
              </w:r>
            </w:del>
          </w:p>
          <w:p w14:paraId="2E38BED9" w14:textId="77777777" w:rsidR="00105B1A" w:rsidRDefault="00105B1A" w:rsidP="00105B1A">
            <w:pPr>
              <w:pStyle w:val="XML1"/>
              <w:rPr>
                <w:del w:id="6246" w:author="aas" w:date="2013-10-14T02:06:00Z"/>
              </w:rPr>
            </w:pPr>
            <w:del w:id="6247" w:author="aas" w:date="2013-10-14T02:06:00Z">
              <w:r>
                <w:delText xml:space="preserve">      &lt;/xs:element&gt;</w:delText>
              </w:r>
            </w:del>
          </w:p>
          <w:p w14:paraId="51FE4A38" w14:textId="77777777" w:rsidR="00105B1A" w:rsidRDefault="00105B1A" w:rsidP="00105B1A">
            <w:pPr>
              <w:pStyle w:val="XML1"/>
              <w:rPr>
                <w:del w:id="6248" w:author="aas" w:date="2013-10-14T02:06:00Z"/>
              </w:rPr>
            </w:pPr>
            <w:del w:id="6249" w:author="aas" w:date="2013-10-14T02:06:00Z">
              <w:r>
                <w:delText xml:space="preserve">      &lt;xs:element name="write-actions"&gt;</w:delText>
              </w:r>
            </w:del>
          </w:p>
          <w:p w14:paraId="237239CF" w14:textId="77777777" w:rsidR="00105B1A" w:rsidRDefault="00105B1A" w:rsidP="00105B1A">
            <w:pPr>
              <w:pStyle w:val="XML1"/>
              <w:rPr>
                <w:del w:id="6250" w:author="aas" w:date="2013-10-14T02:06:00Z"/>
              </w:rPr>
            </w:pPr>
            <w:del w:id="6251" w:author="aas" w:date="2013-10-14T02:06:00Z">
              <w:r>
                <w:delText xml:space="preserve">        &lt;xs:annotation&gt;</w:delText>
              </w:r>
            </w:del>
          </w:p>
          <w:p w14:paraId="70209084" w14:textId="77777777" w:rsidR="00105B1A" w:rsidRDefault="00105B1A" w:rsidP="00105B1A">
            <w:pPr>
              <w:pStyle w:val="XML1"/>
              <w:rPr>
                <w:del w:id="6252" w:author="aas" w:date="2013-10-14T02:06:00Z"/>
              </w:rPr>
            </w:pPr>
            <w:del w:id="6253" w:author="aas" w:date="2013-10-14T02:06:00Z">
              <w:r>
                <w:delText xml:space="preserve">          &lt;xs:documentation&gt;</w:delText>
              </w:r>
            </w:del>
          </w:p>
          <w:p w14:paraId="2C54FB62" w14:textId="77777777" w:rsidR="00105B1A" w:rsidRDefault="00105B1A" w:rsidP="00105B1A">
            <w:pPr>
              <w:pStyle w:val="XML1"/>
              <w:rPr>
                <w:del w:id="6254" w:author="aas" w:date="2013-10-14T02:06:00Z"/>
              </w:rPr>
            </w:pPr>
            <w:del w:id="6255" w:author="aas" w:date="2013-10-14T02:06:00Z">
              <w:r>
                <w:delText xml:space="preserve">            The list of all write action types supported by</w:delText>
              </w:r>
            </w:del>
          </w:p>
          <w:p w14:paraId="533CB9F0" w14:textId="77777777" w:rsidR="00105B1A" w:rsidRDefault="00105B1A" w:rsidP="00105B1A">
            <w:pPr>
              <w:pStyle w:val="XML1"/>
              <w:rPr>
                <w:del w:id="6256" w:author="aas" w:date="2013-10-14T02:06:00Z"/>
              </w:rPr>
            </w:pPr>
            <w:del w:id="6257" w:author="aas" w:date="2013-10-14T02:06:00Z">
              <w:r>
                <w:delText xml:space="preserve">            the flow table.</w:delText>
              </w:r>
            </w:del>
          </w:p>
          <w:p w14:paraId="5BB61622" w14:textId="77777777" w:rsidR="00105B1A" w:rsidRDefault="00105B1A" w:rsidP="00105B1A">
            <w:pPr>
              <w:pStyle w:val="XML1"/>
              <w:rPr>
                <w:del w:id="6258" w:author="aas" w:date="2013-10-14T02:06:00Z"/>
              </w:rPr>
            </w:pPr>
            <w:del w:id="6259" w:author="aas" w:date="2013-10-14T02:06:00Z">
              <w:r>
                <w:delText xml:space="preserve">          &lt;/xs:documentation&gt;</w:delText>
              </w:r>
            </w:del>
          </w:p>
          <w:p w14:paraId="737C1068" w14:textId="77777777" w:rsidR="00105B1A" w:rsidRDefault="00105B1A" w:rsidP="00105B1A">
            <w:pPr>
              <w:pStyle w:val="XML1"/>
              <w:rPr>
                <w:del w:id="6260" w:author="aas" w:date="2013-10-14T02:06:00Z"/>
              </w:rPr>
            </w:pPr>
            <w:del w:id="6261" w:author="aas" w:date="2013-10-14T02:06:00Z">
              <w:r>
                <w:delText xml:space="preserve">        &lt;/xs:annotation&gt;</w:delText>
              </w:r>
            </w:del>
          </w:p>
          <w:p w14:paraId="798E61DC" w14:textId="77777777" w:rsidR="00105B1A" w:rsidRDefault="00105B1A" w:rsidP="00105B1A">
            <w:pPr>
              <w:pStyle w:val="XML1"/>
              <w:rPr>
                <w:del w:id="6262" w:author="aas" w:date="2013-10-14T02:06:00Z"/>
              </w:rPr>
            </w:pPr>
            <w:del w:id="6263" w:author="aas" w:date="2013-10-14T02:06:00Z">
              <w:r>
                <w:delText xml:space="preserve">        &lt;xs:complexType&gt;</w:delText>
              </w:r>
            </w:del>
          </w:p>
          <w:p w14:paraId="664D2D54" w14:textId="77777777" w:rsidR="00105B1A" w:rsidRDefault="00105B1A" w:rsidP="00105B1A">
            <w:pPr>
              <w:pStyle w:val="XML1"/>
              <w:rPr>
                <w:del w:id="6264" w:author="aas" w:date="2013-10-14T02:06:00Z"/>
              </w:rPr>
            </w:pPr>
            <w:del w:id="6265" w:author="aas" w:date="2013-10-14T02:06:00Z">
              <w:r>
                <w:delText xml:space="preserve">          &lt;xs:sequence&gt;</w:delText>
              </w:r>
            </w:del>
          </w:p>
          <w:p w14:paraId="39D0EBD3" w14:textId="77777777" w:rsidR="00105B1A" w:rsidRDefault="00105B1A" w:rsidP="00105B1A">
            <w:pPr>
              <w:pStyle w:val="XML1"/>
              <w:rPr>
                <w:del w:id="6266" w:author="aas" w:date="2013-10-14T02:06:00Z"/>
              </w:rPr>
            </w:pPr>
            <w:del w:id="6267"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68" w:author="aas" w:date="2013-10-14T02:06:00Z"/>
              </w:rPr>
            </w:pPr>
            <w:del w:id="6269" w:author="aas" w:date="2013-10-14T02:06:00Z">
              <w:r>
                <w:delText xml:space="preserve">          &lt;/xs:sequence&gt;</w:delText>
              </w:r>
            </w:del>
          </w:p>
          <w:p w14:paraId="07D61A08" w14:textId="77777777" w:rsidR="00105B1A" w:rsidRDefault="00105B1A" w:rsidP="00105B1A">
            <w:pPr>
              <w:pStyle w:val="XML1"/>
              <w:rPr>
                <w:del w:id="6270" w:author="aas" w:date="2013-10-14T02:06:00Z"/>
              </w:rPr>
            </w:pPr>
            <w:del w:id="6271" w:author="aas" w:date="2013-10-14T02:06:00Z">
              <w:r>
                <w:delText xml:space="preserve">        &lt;/xs:complexType&gt;</w:delText>
              </w:r>
            </w:del>
          </w:p>
          <w:p w14:paraId="3BB15FA7" w14:textId="77777777" w:rsidR="00105B1A" w:rsidRDefault="00105B1A" w:rsidP="00105B1A">
            <w:pPr>
              <w:pStyle w:val="XML1"/>
              <w:rPr>
                <w:del w:id="6272" w:author="aas" w:date="2013-10-14T02:06:00Z"/>
              </w:rPr>
            </w:pPr>
            <w:del w:id="6273" w:author="aas" w:date="2013-10-14T02:06:00Z">
              <w:r>
                <w:delText xml:space="preserve">      &lt;/xs:element&gt;</w:delText>
              </w:r>
            </w:del>
          </w:p>
          <w:p w14:paraId="1EAF4CBB" w14:textId="77777777" w:rsidR="00105B1A" w:rsidRDefault="00105B1A" w:rsidP="00105B1A">
            <w:pPr>
              <w:pStyle w:val="XML1"/>
              <w:rPr>
                <w:del w:id="6274" w:author="aas" w:date="2013-10-14T02:06:00Z"/>
              </w:rPr>
            </w:pPr>
            <w:del w:id="6275" w:author="aas" w:date="2013-10-14T02:06:00Z">
              <w:r>
                <w:delText xml:space="preserve">      &lt;xs:element name="apply-actions"&gt;</w:delText>
              </w:r>
            </w:del>
          </w:p>
          <w:p w14:paraId="461F6B37" w14:textId="77777777" w:rsidR="00105B1A" w:rsidRDefault="00105B1A" w:rsidP="00105B1A">
            <w:pPr>
              <w:pStyle w:val="XML1"/>
              <w:rPr>
                <w:del w:id="6276" w:author="aas" w:date="2013-10-14T02:06:00Z"/>
              </w:rPr>
            </w:pPr>
            <w:del w:id="6277" w:author="aas" w:date="2013-10-14T02:06:00Z">
              <w:r>
                <w:delText xml:space="preserve">        &lt;xs:annotation&gt;</w:delText>
              </w:r>
            </w:del>
          </w:p>
          <w:p w14:paraId="3E60E92F" w14:textId="77777777" w:rsidR="00105B1A" w:rsidRDefault="00105B1A" w:rsidP="00105B1A">
            <w:pPr>
              <w:pStyle w:val="XML1"/>
              <w:rPr>
                <w:del w:id="6278" w:author="aas" w:date="2013-10-14T02:06:00Z"/>
              </w:rPr>
            </w:pPr>
            <w:del w:id="6279" w:author="aas" w:date="2013-10-14T02:06:00Z">
              <w:r>
                <w:delText xml:space="preserve">          &lt;xs:documentation&gt;</w:delText>
              </w:r>
            </w:del>
          </w:p>
          <w:p w14:paraId="26DE7F80" w14:textId="77777777" w:rsidR="00105B1A" w:rsidRDefault="00105B1A" w:rsidP="00105B1A">
            <w:pPr>
              <w:pStyle w:val="XML1"/>
              <w:rPr>
                <w:del w:id="6280" w:author="aas" w:date="2013-10-14T02:06:00Z"/>
              </w:rPr>
            </w:pPr>
            <w:del w:id="6281" w:author="aas" w:date="2013-10-14T02:06:00Z">
              <w:r>
                <w:delText xml:space="preserve">            The list of all apply action types supported by</w:delText>
              </w:r>
            </w:del>
          </w:p>
          <w:p w14:paraId="40CE19A8" w14:textId="77777777" w:rsidR="00105B1A" w:rsidRDefault="00105B1A" w:rsidP="00105B1A">
            <w:pPr>
              <w:pStyle w:val="XML1"/>
              <w:rPr>
                <w:del w:id="6282" w:author="aas" w:date="2013-10-14T02:06:00Z"/>
              </w:rPr>
            </w:pPr>
            <w:del w:id="6283" w:author="aas" w:date="2013-10-14T02:06:00Z">
              <w:r>
                <w:delText xml:space="preserve">            the flow table.</w:delText>
              </w:r>
            </w:del>
          </w:p>
          <w:p w14:paraId="3DBB18CC" w14:textId="77777777" w:rsidR="00105B1A" w:rsidRDefault="00105B1A" w:rsidP="00105B1A">
            <w:pPr>
              <w:pStyle w:val="XML1"/>
              <w:rPr>
                <w:del w:id="6284" w:author="aas" w:date="2013-10-14T02:06:00Z"/>
              </w:rPr>
            </w:pPr>
            <w:del w:id="6285" w:author="aas" w:date="2013-10-14T02:06:00Z">
              <w:r>
                <w:delText xml:space="preserve">          &lt;/xs:documentation&gt;</w:delText>
              </w:r>
            </w:del>
          </w:p>
          <w:p w14:paraId="4DB330FC" w14:textId="77777777" w:rsidR="00105B1A" w:rsidRDefault="00105B1A" w:rsidP="00105B1A">
            <w:pPr>
              <w:pStyle w:val="XML1"/>
              <w:rPr>
                <w:del w:id="6286" w:author="aas" w:date="2013-10-14T02:06:00Z"/>
              </w:rPr>
            </w:pPr>
            <w:del w:id="6287" w:author="aas" w:date="2013-10-14T02:06:00Z">
              <w:r>
                <w:delText xml:space="preserve">        &lt;/xs:annotation&gt;</w:delText>
              </w:r>
            </w:del>
          </w:p>
          <w:p w14:paraId="6E6B1C72" w14:textId="77777777" w:rsidR="00105B1A" w:rsidRDefault="00105B1A" w:rsidP="00105B1A">
            <w:pPr>
              <w:pStyle w:val="XML1"/>
              <w:rPr>
                <w:del w:id="6288" w:author="aas" w:date="2013-10-14T02:06:00Z"/>
              </w:rPr>
            </w:pPr>
            <w:del w:id="6289" w:author="aas" w:date="2013-10-14T02:06:00Z">
              <w:r>
                <w:delText xml:space="preserve">        &lt;xs:complexType&gt;</w:delText>
              </w:r>
            </w:del>
          </w:p>
          <w:p w14:paraId="1E2F26A5" w14:textId="77777777" w:rsidR="00105B1A" w:rsidRDefault="00105B1A" w:rsidP="00105B1A">
            <w:pPr>
              <w:pStyle w:val="XML1"/>
              <w:rPr>
                <w:del w:id="6290" w:author="aas" w:date="2013-10-14T02:06:00Z"/>
              </w:rPr>
            </w:pPr>
            <w:del w:id="6291" w:author="aas" w:date="2013-10-14T02:06:00Z">
              <w:r>
                <w:delText xml:space="preserve">          &lt;xs:sequence&gt;</w:delText>
              </w:r>
            </w:del>
          </w:p>
          <w:p w14:paraId="11EA4AB5" w14:textId="77777777" w:rsidR="00105B1A" w:rsidRDefault="00105B1A" w:rsidP="00105B1A">
            <w:pPr>
              <w:pStyle w:val="XML1"/>
              <w:rPr>
                <w:del w:id="6292" w:author="aas" w:date="2013-10-14T02:06:00Z"/>
              </w:rPr>
            </w:pPr>
            <w:del w:id="6293" w:author="aas" w:date="2013-10-14T02:06:00Z">
              <w:r>
                <w:delText xml:space="preserve">            &lt;xs:element name="type" minOccurs="0" maxOccurs="unbounded"  type="OFActionType"/&gt;</w:delText>
              </w:r>
            </w:del>
          </w:p>
          <w:p w14:paraId="6440AF29" w14:textId="77777777" w:rsidR="00105B1A" w:rsidRDefault="00105B1A" w:rsidP="00105B1A">
            <w:pPr>
              <w:pStyle w:val="XML1"/>
              <w:rPr>
                <w:del w:id="6294" w:author="aas" w:date="2013-10-14T02:06:00Z"/>
              </w:rPr>
            </w:pPr>
            <w:del w:id="6295" w:author="aas" w:date="2013-10-14T02:06:00Z">
              <w:r>
                <w:delText xml:space="preserve">          &lt;/xs:sequence&gt;</w:delText>
              </w:r>
            </w:del>
          </w:p>
          <w:p w14:paraId="208C9495" w14:textId="77777777" w:rsidR="00105B1A" w:rsidRDefault="00105B1A" w:rsidP="00105B1A">
            <w:pPr>
              <w:pStyle w:val="XML1"/>
              <w:rPr>
                <w:del w:id="6296" w:author="aas" w:date="2013-10-14T02:06:00Z"/>
              </w:rPr>
            </w:pPr>
            <w:del w:id="6297" w:author="aas" w:date="2013-10-14T02:06:00Z">
              <w:r>
                <w:delText xml:space="preserve">        &lt;/xs:complexType&gt;</w:delText>
              </w:r>
            </w:del>
          </w:p>
          <w:p w14:paraId="4C2CE60E" w14:textId="77777777" w:rsidR="00105B1A" w:rsidRDefault="00105B1A" w:rsidP="00105B1A">
            <w:pPr>
              <w:pStyle w:val="XML1"/>
              <w:rPr>
                <w:del w:id="6298" w:author="aas" w:date="2013-10-14T02:06:00Z"/>
              </w:rPr>
            </w:pPr>
            <w:del w:id="6299" w:author="aas" w:date="2013-10-14T02:06:00Z">
              <w:r>
                <w:delText xml:space="preserve">      &lt;/xs:element&gt;</w:delText>
              </w:r>
            </w:del>
          </w:p>
          <w:p w14:paraId="71827D53" w14:textId="77777777" w:rsidR="00105B1A" w:rsidRDefault="00105B1A" w:rsidP="00105B1A">
            <w:pPr>
              <w:pStyle w:val="XML1"/>
              <w:rPr>
                <w:del w:id="6300" w:author="aas" w:date="2013-10-14T02:06:00Z"/>
              </w:rPr>
            </w:pPr>
            <w:del w:id="6301" w:author="aas" w:date="2013-10-14T02:06:00Z">
              <w:r>
                <w:delText xml:space="preserve">      &lt;xs:element name="write-setfields"&gt;</w:delText>
              </w:r>
            </w:del>
          </w:p>
          <w:p w14:paraId="360EDBFA" w14:textId="77777777" w:rsidR="00105B1A" w:rsidRDefault="00105B1A" w:rsidP="00105B1A">
            <w:pPr>
              <w:pStyle w:val="XML1"/>
              <w:rPr>
                <w:del w:id="6302" w:author="aas" w:date="2013-10-14T02:06:00Z"/>
              </w:rPr>
            </w:pPr>
            <w:del w:id="6303" w:author="aas" w:date="2013-10-14T02:06:00Z">
              <w:r>
                <w:delText xml:space="preserve">        &lt;xs:annotation&gt;</w:delText>
              </w:r>
            </w:del>
          </w:p>
          <w:p w14:paraId="7319E55A" w14:textId="77777777" w:rsidR="00105B1A" w:rsidRDefault="00105B1A" w:rsidP="00105B1A">
            <w:pPr>
              <w:pStyle w:val="XML1"/>
              <w:rPr>
                <w:del w:id="6304" w:author="aas" w:date="2013-10-14T02:06:00Z"/>
              </w:rPr>
            </w:pPr>
            <w:del w:id="6305" w:author="aas" w:date="2013-10-14T02:06:00Z">
              <w:r>
                <w:delText xml:space="preserve">          &lt;xs:documentation&gt;</w:delText>
              </w:r>
            </w:del>
          </w:p>
          <w:p w14:paraId="43809E3D" w14:textId="77777777" w:rsidR="00105B1A" w:rsidRDefault="00105B1A" w:rsidP="00105B1A">
            <w:pPr>
              <w:pStyle w:val="XML1"/>
              <w:rPr>
                <w:del w:id="6306" w:author="aas" w:date="2013-10-14T02:06:00Z"/>
              </w:rPr>
            </w:pPr>
            <w:del w:id="6307" w:author="aas" w:date="2013-10-14T02:06:00Z">
              <w:r>
                <w:delText xml:space="preserve">            The list of all 'set-field' action types </w:delText>
              </w:r>
            </w:del>
          </w:p>
          <w:p w14:paraId="38435D68" w14:textId="77777777" w:rsidR="00105B1A" w:rsidRDefault="00105B1A" w:rsidP="00105B1A">
            <w:pPr>
              <w:pStyle w:val="XML1"/>
              <w:rPr>
                <w:del w:id="6308" w:author="aas" w:date="2013-10-14T02:06:00Z"/>
              </w:rPr>
            </w:pPr>
            <w:del w:id="6309" w:author="aas" w:date="2013-10-14T02:06:00Z">
              <w:r>
                <w:delText xml:space="preserve">            supported by the table using write actions.</w:delText>
              </w:r>
            </w:del>
          </w:p>
          <w:p w14:paraId="0B63310E" w14:textId="77777777" w:rsidR="00105B1A" w:rsidRDefault="00105B1A" w:rsidP="00105B1A">
            <w:pPr>
              <w:pStyle w:val="XML1"/>
              <w:rPr>
                <w:del w:id="6310" w:author="aas" w:date="2013-10-14T02:06:00Z"/>
              </w:rPr>
            </w:pPr>
            <w:del w:id="6311" w:author="aas" w:date="2013-10-14T02:06:00Z">
              <w:r>
                <w:delText xml:space="preserve">          &lt;/xs:documentation&gt;</w:delText>
              </w:r>
            </w:del>
          </w:p>
          <w:p w14:paraId="775DAA7E" w14:textId="77777777" w:rsidR="00105B1A" w:rsidRDefault="00105B1A" w:rsidP="00105B1A">
            <w:pPr>
              <w:pStyle w:val="XML1"/>
              <w:rPr>
                <w:del w:id="6312" w:author="aas" w:date="2013-10-14T02:06:00Z"/>
              </w:rPr>
            </w:pPr>
            <w:del w:id="6313" w:author="aas" w:date="2013-10-14T02:06:00Z">
              <w:r>
                <w:delText xml:space="preserve">        &lt;/xs:annotation&gt;</w:delText>
              </w:r>
            </w:del>
          </w:p>
          <w:p w14:paraId="5F629DC1" w14:textId="77777777" w:rsidR="00105B1A" w:rsidRDefault="00105B1A" w:rsidP="00105B1A">
            <w:pPr>
              <w:pStyle w:val="XML1"/>
              <w:rPr>
                <w:del w:id="6314" w:author="aas" w:date="2013-10-14T02:06:00Z"/>
              </w:rPr>
            </w:pPr>
            <w:del w:id="6315" w:author="aas" w:date="2013-10-14T02:06:00Z">
              <w:r>
                <w:delText xml:space="preserve">        &lt;xs:complexType&gt;</w:delText>
              </w:r>
            </w:del>
          </w:p>
          <w:p w14:paraId="654AEA39" w14:textId="77777777" w:rsidR="00105B1A" w:rsidRDefault="00105B1A" w:rsidP="00105B1A">
            <w:pPr>
              <w:pStyle w:val="XML1"/>
              <w:rPr>
                <w:del w:id="6316" w:author="aas" w:date="2013-10-14T02:06:00Z"/>
              </w:rPr>
            </w:pPr>
            <w:del w:id="6317" w:author="aas" w:date="2013-10-14T02:06:00Z">
              <w:r>
                <w:delText xml:space="preserve">          &lt;xs:sequence&gt;</w:delText>
              </w:r>
            </w:del>
          </w:p>
          <w:p w14:paraId="0608893E" w14:textId="77777777" w:rsidR="00105B1A" w:rsidRDefault="00105B1A" w:rsidP="00105B1A">
            <w:pPr>
              <w:pStyle w:val="XML1"/>
              <w:rPr>
                <w:del w:id="6318" w:author="aas" w:date="2013-10-14T02:06:00Z"/>
              </w:rPr>
            </w:pPr>
            <w:del w:id="6319"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20" w:author="aas" w:date="2013-10-14T02:06:00Z"/>
              </w:rPr>
            </w:pPr>
            <w:del w:id="6321" w:author="aas" w:date="2013-10-14T02:06:00Z">
              <w:r>
                <w:delText xml:space="preserve">          &lt;/xs:sequence&gt;</w:delText>
              </w:r>
            </w:del>
          </w:p>
          <w:p w14:paraId="75EFF02B" w14:textId="77777777" w:rsidR="00105B1A" w:rsidRDefault="00105B1A" w:rsidP="00105B1A">
            <w:pPr>
              <w:pStyle w:val="XML1"/>
              <w:rPr>
                <w:del w:id="6322" w:author="aas" w:date="2013-10-14T02:06:00Z"/>
              </w:rPr>
            </w:pPr>
            <w:del w:id="6323" w:author="aas" w:date="2013-10-14T02:06:00Z">
              <w:r>
                <w:delText xml:space="preserve">        &lt;/xs:complexType&gt;</w:delText>
              </w:r>
            </w:del>
          </w:p>
          <w:p w14:paraId="10DDAA38" w14:textId="77777777" w:rsidR="00105B1A" w:rsidRDefault="00105B1A" w:rsidP="00105B1A">
            <w:pPr>
              <w:pStyle w:val="XML1"/>
              <w:rPr>
                <w:del w:id="6324" w:author="aas" w:date="2013-10-14T02:06:00Z"/>
              </w:rPr>
            </w:pPr>
            <w:del w:id="6325" w:author="aas" w:date="2013-10-14T02:06:00Z">
              <w:r>
                <w:delText xml:space="preserve">      &lt;/xs:element&gt;</w:delText>
              </w:r>
            </w:del>
          </w:p>
          <w:p w14:paraId="22D7DEEB" w14:textId="77777777" w:rsidR="00105B1A" w:rsidRDefault="00105B1A" w:rsidP="00105B1A">
            <w:pPr>
              <w:pStyle w:val="XML1"/>
              <w:rPr>
                <w:del w:id="6326" w:author="aas" w:date="2013-10-14T02:06:00Z"/>
              </w:rPr>
            </w:pPr>
            <w:del w:id="6327" w:author="aas" w:date="2013-10-14T02:06:00Z">
              <w:r>
                <w:delText xml:space="preserve">      &lt;xs:element name="apply-setfields"&gt;</w:delText>
              </w:r>
            </w:del>
          </w:p>
          <w:p w14:paraId="4E8F962B" w14:textId="77777777" w:rsidR="00105B1A" w:rsidRDefault="00105B1A" w:rsidP="00105B1A">
            <w:pPr>
              <w:pStyle w:val="XML1"/>
              <w:rPr>
                <w:del w:id="6328" w:author="aas" w:date="2013-10-14T02:06:00Z"/>
              </w:rPr>
            </w:pPr>
            <w:del w:id="6329" w:author="aas" w:date="2013-10-14T02:06:00Z">
              <w:r>
                <w:delText xml:space="preserve">        &lt;xs:annotation&gt;</w:delText>
              </w:r>
            </w:del>
          </w:p>
          <w:p w14:paraId="7580BD52" w14:textId="77777777" w:rsidR="00105B1A" w:rsidRDefault="00105B1A" w:rsidP="00105B1A">
            <w:pPr>
              <w:pStyle w:val="XML1"/>
              <w:rPr>
                <w:del w:id="6330" w:author="aas" w:date="2013-10-14T02:06:00Z"/>
              </w:rPr>
            </w:pPr>
            <w:del w:id="6331" w:author="aas" w:date="2013-10-14T02:06:00Z">
              <w:r>
                <w:delText xml:space="preserve">          &lt;xs:documentation&gt;</w:delText>
              </w:r>
            </w:del>
          </w:p>
          <w:p w14:paraId="66EBDA7D" w14:textId="77777777" w:rsidR="00105B1A" w:rsidRDefault="00105B1A" w:rsidP="00105B1A">
            <w:pPr>
              <w:pStyle w:val="XML1"/>
              <w:rPr>
                <w:del w:id="6332" w:author="aas" w:date="2013-10-14T02:06:00Z"/>
              </w:rPr>
            </w:pPr>
            <w:del w:id="6333" w:author="aas" w:date="2013-10-14T02:06:00Z">
              <w:r>
                <w:delText xml:space="preserve">            The list of all 'set-field' action types </w:delText>
              </w:r>
            </w:del>
          </w:p>
          <w:p w14:paraId="0129D63D" w14:textId="77777777" w:rsidR="00105B1A" w:rsidRDefault="00105B1A" w:rsidP="00105B1A">
            <w:pPr>
              <w:pStyle w:val="XML1"/>
              <w:rPr>
                <w:del w:id="6334" w:author="aas" w:date="2013-10-14T02:06:00Z"/>
              </w:rPr>
            </w:pPr>
            <w:del w:id="6335" w:author="aas" w:date="2013-10-14T02:06:00Z">
              <w:r>
                <w:delText xml:space="preserve">            supported by the table using apply actions.</w:delText>
              </w:r>
            </w:del>
          </w:p>
          <w:p w14:paraId="3D0C9A0F" w14:textId="77777777" w:rsidR="00105B1A" w:rsidRDefault="00105B1A" w:rsidP="00105B1A">
            <w:pPr>
              <w:pStyle w:val="XML1"/>
              <w:rPr>
                <w:del w:id="6336" w:author="aas" w:date="2013-10-14T02:06:00Z"/>
              </w:rPr>
            </w:pPr>
            <w:del w:id="6337" w:author="aas" w:date="2013-10-14T02:06:00Z">
              <w:r>
                <w:delText xml:space="preserve">          &lt;/xs:documentation&gt;</w:delText>
              </w:r>
            </w:del>
          </w:p>
          <w:p w14:paraId="277EF842" w14:textId="77777777" w:rsidR="00105B1A" w:rsidRDefault="00105B1A" w:rsidP="00105B1A">
            <w:pPr>
              <w:pStyle w:val="XML1"/>
              <w:rPr>
                <w:del w:id="6338" w:author="aas" w:date="2013-10-14T02:06:00Z"/>
              </w:rPr>
            </w:pPr>
            <w:del w:id="6339" w:author="aas" w:date="2013-10-14T02:06:00Z">
              <w:r>
                <w:delText xml:space="preserve">        &lt;/xs:annotation&gt;</w:delText>
              </w:r>
            </w:del>
          </w:p>
          <w:p w14:paraId="4D06D3DE" w14:textId="77777777" w:rsidR="00105B1A" w:rsidRDefault="00105B1A" w:rsidP="00105B1A">
            <w:pPr>
              <w:pStyle w:val="XML1"/>
              <w:rPr>
                <w:del w:id="6340" w:author="aas" w:date="2013-10-14T02:06:00Z"/>
              </w:rPr>
            </w:pPr>
            <w:del w:id="6341" w:author="aas" w:date="2013-10-14T02:06:00Z">
              <w:r>
                <w:delText xml:space="preserve">        &lt;xs:complexType&gt;</w:delText>
              </w:r>
            </w:del>
          </w:p>
          <w:p w14:paraId="19FAC7F6" w14:textId="77777777" w:rsidR="00105B1A" w:rsidRDefault="00105B1A" w:rsidP="00105B1A">
            <w:pPr>
              <w:pStyle w:val="XML1"/>
              <w:rPr>
                <w:del w:id="6342" w:author="aas" w:date="2013-10-14T02:06:00Z"/>
              </w:rPr>
            </w:pPr>
            <w:del w:id="6343" w:author="aas" w:date="2013-10-14T02:06:00Z">
              <w:r>
                <w:delText xml:space="preserve">          &lt;xs:sequence&gt;</w:delText>
              </w:r>
            </w:del>
          </w:p>
          <w:p w14:paraId="44D5F9D0" w14:textId="77777777" w:rsidR="00105B1A" w:rsidRDefault="00105B1A" w:rsidP="00105B1A">
            <w:pPr>
              <w:pStyle w:val="XML1"/>
              <w:rPr>
                <w:del w:id="6344" w:author="aas" w:date="2013-10-14T02:06:00Z"/>
              </w:rPr>
            </w:pPr>
            <w:del w:id="6345"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46" w:author="aas" w:date="2013-10-14T02:06:00Z"/>
              </w:rPr>
            </w:pPr>
            <w:del w:id="6347" w:author="aas" w:date="2013-10-14T02:06:00Z">
              <w:r>
                <w:delText xml:space="preserve">          &lt;/xs:sequence&gt;</w:delText>
              </w:r>
            </w:del>
          </w:p>
          <w:p w14:paraId="513A15BB" w14:textId="77777777" w:rsidR="00105B1A" w:rsidRDefault="00105B1A" w:rsidP="00105B1A">
            <w:pPr>
              <w:pStyle w:val="XML1"/>
              <w:rPr>
                <w:del w:id="6348" w:author="aas" w:date="2013-10-14T02:06:00Z"/>
              </w:rPr>
            </w:pPr>
            <w:del w:id="6349" w:author="aas" w:date="2013-10-14T02:06:00Z">
              <w:r>
                <w:delText xml:space="preserve">        &lt;/xs:complexType&gt;</w:delText>
              </w:r>
            </w:del>
          </w:p>
          <w:p w14:paraId="3C6097ED" w14:textId="77777777" w:rsidR="00105B1A" w:rsidRDefault="00105B1A" w:rsidP="00105B1A">
            <w:pPr>
              <w:pStyle w:val="XML1"/>
              <w:rPr>
                <w:del w:id="6350" w:author="aas" w:date="2013-10-14T02:06:00Z"/>
              </w:rPr>
            </w:pPr>
            <w:del w:id="6351" w:author="aas" w:date="2013-10-14T02:06:00Z">
              <w:r>
                <w:delText xml:space="preserve">      &lt;/xs:element&gt;</w:delText>
              </w:r>
            </w:del>
          </w:p>
          <w:p w14:paraId="60B135A3" w14:textId="77777777" w:rsidR="00105B1A" w:rsidRDefault="00105B1A" w:rsidP="00105B1A">
            <w:pPr>
              <w:pStyle w:val="XML1"/>
              <w:rPr>
                <w:del w:id="6352" w:author="aas" w:date="2013-10-14T02:06:00Z"/>
              </w:rPr>
            </w:pPr>
            <w:del w:id="6353" w:author="aas" w:date="2013-10-14T02:06:00Z">
              <w:r>
                <w:delText xml:space="preserve">      &lt;xs:element name="wildcards"&gt;</w:delText>
              </w:r>
            </w:del>
          </w:p>
          <w:p w14:paraId="0963A68E" w14:textId="77777777" w:rsidR="00105B1A" w:rsidRDefault="00105B1A" w:rsidP="00105B1A">
            <w:pPr>
              <w:pStyle w:val="XML1"/>
              <w:rPr>
                <w:del w:id="6354" w:author="aas" w:date="2013-10-14T02:06:00Z"/>
              </w:rPr>
            </w:pPr>
            <w:del w:id="6355" w:author="aas" w:date="2013-10-14T02:06:00Z">
              <w:r>
                <w:delText xml:space="preserve">        &lt;xs:annotation&gt;</w:delText>
              </w:r>
            </w:del>
          </w:p>
          <w:p w14:paraId="4EF93E1F" w14:textId="77777777" w:rsidR="00105B1A" w:rsidRDefault="00105B1A" w:rsidP="00105B1A">
            <w:pPr>
              <w:pStyle w:val="XML1"/>
              <w:rPr>
                <w:del w:id="6356" w:author="aas" w:date="2013-10-14T02:06:00Z"/>
              </w:rPr>
            </w:pPr>
            <w:del w:id="6357" w:author="aas" w:date="2013-10-14T02:06:00Z">
              <w:r>
                <w:delText xml:space="preserve">          &lt;xs:documentation&gt;</w:delText>
              </w:r>
            </w:del>
          </w:p>
          <w:p w14:paraId="4AD10F5E" w14:textId="77777777" w:rsidR="00105B1A" w:rsidRDefault="00105B1A" w:rsidP="00105B1A">
            <w:pPr>
              <w:pStyle w:val="XML1"/>
              <w:rPr>
                <w:del w:id="6358" w:author="aas" w:date="2013-10-14T02:06:00Z"/>
              </w:rPr>
            </w:pPr>
            <w:del w:id="6359" w:author="aas" w:date="2013-10-14T02:06:00Z">
              <w:r>
                <w:delText xml:space="preserve">            The list of all fields for which the table </w:delText>
              </w:r>
            </w:del>
          </w:p>
          <w:p w14:paraId="51475666" w14:textId="77777777" w:rsidR="00105B1A" w:rsidRDefault="00105B1A" w:rsidP="00105B1A">
            <w:pPr>
              <w:pStyle w:val="XML1"/>
              <w:rPr>
                <w:del w:id="6360" w:author="aas" w:date="2013-10-14T02:06:00Z"/>
              </w:rPr>
            </w:pPr>
            <w:del w:id="6361" w:author="aas" w:date="2013-10-14T02:06:00Z">
              <w:r>
                <w:delText xml:space="preserve">            supports wildcarding.</w:delText>
              </w:r>
            </w:del>
          </w:p>
          <w:p w14:paraId="38CA6B4F" w14:textId="77777777" w:rsidR="00105B1A" w:rsidRDefault="00105B1A" w:rsidP="00105B1A">
            <w:pPr>
              <w:pStyle w:val="XML1"/>
              <w:rPr>
                <w:del w:id="6362" w:author="aas" w:date="2013-10-14T02:06:00Z"/>
              </w:rPr>
            </w:pPr>
            <w:del w:id="6363" w:author="aas" w:date="2013-10-14T02:06:00Z">
              <w:r>
                <w:delText xml:space="preserve">          &lt;/xs:documentation&gt;</w:delText>
              </w:r>
            </w:del>
          </w:p>
          <w:p w14:paraId="488390E3" w14:textId="77777777" w:rsidR="00105B1A" w:rsidRDefault="00105B1A" w:rsidP="00105B1A">
            <w:pPr>
              <w:pStyle w:val="XML1"/>
              <w:rPr>
                <w:del w:id="6364" w:author="aas" w:date="2013-10-14T02:06:00Z"/>
              </w:rPr>
            </w:pPr>
            <w:del w:id="6365" w:author="aas" w:date="2013-10-14T02:06:00Z">
              <w:r>
                <w:delText xml:space="preserve">        &lt;/xs:annotation&gt;</w:delText>
              </w:r>
            </w:del>
          </w:p>
          <w:p w14:paraId="7A5A3079" w14:textId="77777777" w:rsidR="00105B1A" w:rsidRDefault="00105B1A" w:rsidP="00105B1A">
            <w:pPr>
              <w:pStyle w:val="XML1"/>
              <w:rPr>
                <w:del w:id="6366" w:author="aas" w:date="2013-10-14T02:06:00Z"/>
              </w:rPr>
            </w:pPr>
            <w:del w:id="6367" w:author="aas" w:date="2013-10-14T02:06:00Z">
              <w:r>
                <w:delText xml:space="preserve">        &lt;xs:complexType&gt;</w:delText>
              </w:r>
            </w:del>
          </w:p>
          <w:p w14:paraId="71029441" w14:textId="77777777" w:rsidR="00105B1A" w:rsidRDefault="00105B1A" w:rsidP="00105B1A">
            <w:pPr>
              <w:pStyle w:val="XML1"/>
              <w:rPr>
                <w:del w:id="6368" w:author="aas" w:date="2013-10-14T02:06:00Z"/>
              </w:rPr>
            </w:pPr>
            <w:del w:id="6369" w:author="aas" w:date="2013-10-14T02:06:00Z">
              <w:r>
                <w:delText xml:space="preserve">          &lt;xs:sequence&gt;</w:delText>
              </w:r>
            </w:del>
          </w:p>
          <w:p w14:paraId="0AFE7D06" w14:textId="77777777" w:rsidR="00105B1A" w:rsidRDefault="00105B1A" w:rsidP="00105B1A">
            <w:pPr>
              <w:pStyle w:val="XML1"/>
              <w:rPr>
                <w:del w:id="6370" w:author="aas" w:date="2013-10-14T02:06:00Z"/>
              </w:rPr>
            </w:pPr>
            <w:del w:id="6371"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72" w:author="aas" w:date="2013-10-14T02:06:00Z"/>
              </w:rPr>
            </w:pPr>
            <w:del w:id="6373" w:author="aas" w:date="2013-10-14T02:06:00Z">
              <w:r>
                <w:delText xml:space="preserve">          &lt;/xs:sequence&gt;</w:delText>
              </w:r>
            </w:del>
          </w:p>
          <w:p w14:paraId="3BD72DD7" w14:textId="77777777" w:rsidR="00105B1A" w:rsidRDefault="00105B1A" w:rsidP="00105B1A">
            <w:pPr>
              <w:pStyle w:val="XML1"/>
              <w:rPr>
                <w:del w:id="6374" w:author="aas" w:date="2013-10-14T02:06:00Z"/>
              </w:rPr>
            </w:pPr>
            <w:del w:id="6375" w:author="aas" w:date="2013-10-14T02:06:00Z">
              <w:r>
                <w:delText xml:space="preserve">        &lt;/xs:complexType&gt;</w:delText>
              </w:r>
            </w:del>
          </w:p>
          <w:p w14:paraId="49066998" w14:textId="77777777" w:rsidR="00105B1A" w:rsidRDefault="00105B1A" w:rsidP="00105B1A">
            <w:pPr>
              <w:pStyle w:val="XML1"/>
              <w:rPr>
                <w:del w:id="6376" w:author="aas" w:date="2013-10-14T02:06:00Z"/>
              </w:rPr>
            </w:pPr>
            <w:del w:id="6377" w:author="aas" w:date="2013-10-14T02:06:00Z">
              <w:r>
                <w:delText xml:space="preserve">      &lt;/xs:element&gt;</w:delText>
              </w:r>
            </w:del>
          </w:p>
          <w:p w14:paraId="160DD9EB" w14:textId="77777777" w:rsidR="00105B1A" w:rsidRDefault="00105B1A" w:rsidP="00105B1A">
            <w:pPr>
              <w:pStyle w:val="XML1"/>
              <w:rPr>
                <w:del w:id="6378" w:author="aas" w:date="2013-10-14T02:06:00Z"/>
              </w:rPr>
            </w:pPr>
            <w:del w:id="6379" w:author="aas" w:date="2013-10-14T02:06:00Z">
              <w:r>
                <w:delText xml:space="preserve">      &lt;xs:element name="metadata-match"  type="hex-binary"&gt;</w:delText>
              </w:r>
            </w:del>
          </w:p>
          <w:p w14:paraId="2C6DBCDA" w14:textId="77777777" w:rsidR="00105B1A" w:rsidRDefault="00105B1A" w:rsidP="00105B1A">
            <w:pPr>
              <w:pStyle w:val="XML1"/>
              <w:rPr>
                <w:del w:id="6380" w:author="aas" w:date="2013-10-14T02:06:00Z"/>
              </w:rPr>
            </w:pPr>
            <w:del w:id="6381" w:author="aas" w:date="2013-10-14T02:06:00Z">
              <w:r>
                <w:delText xml:space="preserve">        &lt;xs:annotation&gt;</w:delText>
              </w:r>
            </w:del>
          </w:p>
          <w:p w14:paraId="08F2BEAE" w14:textId="77777777" w:rsidR="00105B1A" w:rsidRDefault="00105B1A" w:rsidP="00105B1A">
            <w:pPr>
              <w:pStyle w:val="XML1"/>
              <w:rPr>
                <w:del w:id="6382" w:author="aas" w:date="2013-10-14T02:06:00Z"/>
              </w:rPr>
            </w:pPr>
            <w:del w:id="6383" w:author="aas" w:date="2013-10-14T02:06:00Z">
              <w:r>
                <w:delText xml:space="preserve">          &lt;xs:documentation&gt;</w:delText>
              </w:r>
            </w:del>
          </w:p>
          <w:p w14:paraId="6389D7A0" w14:textId="77777777" w:rsidR="00105B1A" w:rsidRDefault="00105B1A" w:rsidP="00105B1A">
            <w:pPr>
              <w:pStyle w:val="XML1"/>
              <w:rPr>
                <w:del w:id="6384" w:author="aas" w:date="2013-10-14T02:06:00Z"/>
              </w:rPr>
            </w:pPr>
            <w:del w:id="6385" w:author="aas" w:date="2013-10-14T02:06:00Z">
              <w:r>
                <w:delText xml:space="preserve">            This element indicates the bits of the metadata </w:delText>
              </w:r>
            </w:del>
          </w:p>
          <w:p w14:paraId="3A21FABA" w14:textId="77777777" w:rsidR="00105B1A" w:rsidRDefault="00105B1A" w:rsidP="00105B1A">
            <w:pPr>
              <w:pStyle w:val="XML1"/>
              <w:rPr>
                <w:del w:id="6386" w:author="aas" w:date="2013-10-14T02:06:00Z"/>
              </w:rPr>
            </w:pPr>
            <w:del w:id="6387" w:author="aas" w:date="2013-10-14T02:06:00Z">
              <w:r>
                <w:delText xml:space="preserve">            field on which the flow table can match.  It is represented</w:delText>
              </w:r>
            </w:del>
          </w:p>
          <w:p w14:paraId="449C9719" w14:textId="77777777" w:rsidR="00105B1A" w:rsidRDefault="00105B1A" w:rsidP="00105B1A">
            <w:pPr>
              <w:pStyle w:val="XML1"/>
              <w:rPr>
                <w:del w:id="6388" w:author="aas" w:date="2013-10-14T02:06:00Z"/>
              </w:rPr>
            </w:pPr>
            <w:del w:id="6389" w:author="aas" w:date="2013-10-14T02:06:00Z">
              <w:r>
                <w:delText xml:space="preserve">            as 64-bit integer in hexadecimal digits([0-9a-fA-F]) </w:delText>
              </w:r>
            </w:del>
          </w:p>
          <w:p w14:paraId="465D78A4" w14:textId="77777777" w:rsidR="00105B1A" w:rsidRDefault="00105B1A" w:rsidP="00105B1A">
            <w:pPr>
              <w:pStyle w:val="XML1"/>
              <w:rPr>
                <w:del w:id="6390" w:author="aas" w:date="2013-10-14T02:06:00Z"/>
              </w:rPr>
            </w:pPr>
            <w:del w:id="6391" w:author="aas" w:date="2013-10-14T02:06:00Z">
              <w:r>
                <w:delText xml:space="preserve">            format.</w:delText>
              </w:r>
            </w:del>
          </w:p>
          <w:p w14:paraId="0AEA0E43" w14:textId="77777777" w:rsidR="00105B1A" w:rsidRDefault="00105B1A" w:rsidP="00105B1A">
            <w:pPr>
              <w:pStyle w:val="XML1"/>
              <w:rPr>
                <w:del w:id="6392" w:author="aas" w:date="2013-10-14T02:06:00Z"/>
              </w:rPr>
            </w:pPr>
            <w:del w:id="6393" w:author="aas" w:date="2013-10-14T02:06:00Z">
              <w:r>
                <w:delText xml:space="preserve">          &lt;/xs:documentation&gt;</w:delText>
              </w:r>
            </w:del>
          </w:p>
          <w:p w14:paraId="5031DC48" w14:textId="77777777" w:rsidR="00105B1A" w:rsidRDefault="00105B1A" w:rsidP="00105B1A">
            <w:pPr>
              <w:pStyle w:val="XML1"/>
              <w:rPr>
                <w:del w:id="6394" w:author="aas" w:date="2013-10-14T02:06:00Z"/>
              </w:rPr>
            </w:pPr>
            <w:del w:id="6395" w:author="aas" w:date="2013-10-14T02:06:00Z">
              <w:r>
                <w:delText xml:space="preserve">        &lt;/xs:annotation&gt;</w:delText>
              </w:r>
            </w:del>
          </w:p>
          <w:p w14:paraId="23DC9BFC" w14:textId="77777777" w:rsidR="00105B1A" w:rsidRDefault="00105B1A" w:rsidP="00105B1A">
            <w:pPr>
              <w:pStyle w:val="XML1"/>
              <w:rPr>
                <w:del w:id="6396" w:author="aas" w:date="2013-10-14T02:06:00Z"/>
              </w:rPr>
            </w:pPr>
            <w:del w:id="6397" w:author="aas" w:date="2013-10-14T02:06:00Z">
              <w:r>
                <w:delText xml:space="preserve">      &lt;/xs:element&gt;</w:delText>
              </w:r>
            </w:del>
          </w:p>
          <w:p w14:paraId="6158E69D" w14:textId="77777777" w:rsidR="00105B1A" w:rsidRDefault="00105B1A" w:rsidP="00105B1A">
            <w:pPr>
              <w:pStyle w:val="XML1"/>
              <w:rPr>
                <w:del w:id="6398" w:author="aas" w:date="2013-10-14T02:06:00Z"/>
              </w:rPr>
            </w:pPr>
            <w:del w:id="6399" w:author="aas" w:date="2013-10-14T02:06:00Z">
              <w:r>
                <w:delText xml:space="preserve">      &lt;xs:element name="metadata-write"  type="hex-binary"&gt;</w:delText>
              </w:r>
            </w:del>
          </w:p>
          <w:p w14:paraId="2A940D99" w14:textId="77777777" w:rsidR="00105B1A" w:rsidRDefault="00105B1A" w:rsidP="00105B1A">
            <w:pPr>
              <w:pStyle w:val="XML1"/>
              <w:rPr>
                <w:del w:id="6400" w:author="aas" w:date="2013-10-14T02:06:00Z"/>
              </w:rPr>
            </w:pPr>
            <w:del w:id="6401" w:author="aas" w:date="2013-10-14T02:06:00Z">
              <w:r>
                <w:delText xml:space="preserve">        &lt;xs:annotation&gt;</w:delText>
              </w:r>
            </w:del>
          </w:p>
          <w:p w14:paraId="0CDA6407" w14:textId="77777777" w:rsidR="00105B1A" w:rsidRDefault="00105B1A" w:rsidP="00105B1A">
            <w:pPr>
              <w:pStyle w:val="XML1"/>
              <w:rPr>
                <w:del w:id="6402" w:author="aas" w:date="2013-10-14T02:06:00Z"/>
              </w:rPr>
            </w:pPr>
            <w:del w:id="6403" w:author="aas" w:date="2013-10-14T02:06:00Z">
              <w:r>
                <w:delText xml:space="preserve">          &lt;xs:documentation&gt;</w:delText>
              </w:r>
            </w:del>
          </w:p>
          <w:p w14:paraId="313C11EC" w14:textId="77777777" w:rsidR="00105B1A" w:rsidRDefault="00105B1A" w:rsidP="00105B1A">
            <w:pPr>
              <w:pStyle w:val="XML1"/>
              <w:rPr>
                <w:del w:id="6404" w:author="aas" w:date="2013-10-14T02:06:00Z"/>
              </w:rPr>
            </w:pPr>
            <w:del w:id="6405" w:author="aas" w:date="2013-10-14T02:06:00Z">
              <w:r>
                <w:delText xml:space="preserve">            This element indicates the bits of the metadata </w:delText>
              </w:r>
            </w:del>
          </w:p>
          <w:p w14:paraId="6888591B" w14:textId="77777777" w:rsidR="00105B1A" w:rsidRDefault="00105B1A" w:rsidP="00105B1A">
            <w:pPr>
              <w:pStyle w:val="XML1"/>
              <w:rPr>
                <w:del w:id="6406" w:author="aas" w:date="2013-10-14T02:06:00Z"/>
              </w:rPr>
            </w:pPr>
            <w:del w:id="6407" w:author="aas" w:date="2013-10-14T02:06:00Z">
              <w:r>
                <w:delText xml:space="preserve">            field on which flow table can write using the </w:delText>
              </w:r>
            </w:del>
          </w:p>
          <w:p w14:paraId="51CF60DC" w14:textId="77777777" w:rsidR="00105B1A" w:rsidRDefault="00105B1A" w:rsidP="00105B1A">
            <w:pPr>
              <w:pStyle w:val="XML1"/>
              <w:rPr>
                <w:del w:id="6408" w:author="aas" w:date="2013-10-14T02:06:00Z"/>
              </w:rPr>
            </w:pPr>
            <w:del w:id="6409" w:author="aas" w:date="2013-10-14T02:06:00Z">
              <w:r>
                <w:delText xml:space="preserve">            'write-metadata' instruction.  It is represented as </w:delText>
              </w:r>
            </w:del>
          </w:p>
          <w:p w14:paraId="1BC3C206" w14:textId="77777777" w:rsidR="00105B1A" w:rsidRDefault="00105B1A" w:rsidP="00105B1A">
            <w:pPr>
              <w:pStyle w:val="XML1"/>
              <w:rPr>
                <w:del w:id="6410" w:author="aas" w:date="2013-10-14T02:06:00Z"/>
              </w:rPr>
            </w:pPr>
            <w:del w:id="6411" w:author="aas" w:date="2013-10-14T02:06:00Z">
              <w:r>
                <w:delText xml:space="preserve">            64-bit integer in hexadecimal digits([0-9a-fA-F]) format.</w:delText>
              </w:r>
            </w:del>
          </w:p>
          <w:p w14:paraId="3FF71B73" w14:textId="77777777" w:rsidR="00105B1A" w:rsidRDefault="00105B1A" w:rsidP="00105B1A">
            <w:pPr>
              <w:pStyle w:val="XML1"/>
              <w:rPr>
                <w:del w:id="6412" w:author="aas" w:date="2013-10-14T02:06:00Z"/>
              </w:rPr>
            </w:pPr>
            <w:del w:id="6413" w:author="aas" w:date="2013-10-14T02:06:00Z">
              <w:r>
                <w:delText xml:space="preserve">          &lt;/xs:documentation&gt;</w:delText>
              </w:r>
            </w:del>
          </w:p>
          <w:p w14:paraId="05E4D842" w14:textId="77777777" w:rsidR="00105B1A" w:rsidRDefault="00105B1A" w:rsidP="00105B1A">
            <w:pPr>
              <w:pStyle w:val="XML1"/>
              <w:rPr>
                <w:del w:id="6414" w:author="aas" w:date="2013-10-14T02:06:00Z"/>
              </w:rPr>
            </w:pPr>
            <w:del w:id="6415" w:author="aas" w:date="2013-10-14T02:06:00Z">
              <w:r>
                <w:delText xml:space="preserve">        &lt;/xs:annotation&gt;</w:delText>
              </w:r>
            </w:del>
          </w:p>
          <w:p w14:paraId="37490869" w14:textId="77777777" w:rsidR="00105B1A" w:rsidRDefault="00105B1A" w:rsidP="00105B1A">
            <w:pPr>
              <w:pStyle w:val="XML1"/>
              <w:rPr>
                <w:del w:id="6416" w:author="aas" w:date="2013-10-14T02:06:00Z"/>
              </w:rPr>
            </w:pPr>
            <w:del w:id="6417" w:author="aas" w:date="2013-10-14T02:06:00Z">
              <w:r>
                <w:delText xml:space="preserve">      &lt;/xs:element&gt;</w:delText>
              </w:r>
            </w:del>
          </w:p>
          <w:p w14:paraId="07D472F9" w14:textId="77777777" w:rsidR="00105B1A" w:rsidRDefault="00105B1A" w:rsidP="00105B1A">
            <w:pPr>
              <w:pStyle w:val="XML1"/>
              <w:rPr>
                <w:del w:id="6418" w:author="aas" w:date="2013-10-14T02:06:00Z"/>
              </w:rPr>
            </w:pPr>
            <w:del w:id="6419" w:author="aas" w:date="2013-10-14T02:06:00Z">
              <w:r>
                <w:delText xml:space="preserve">    &lt;/xs:sequence&gt;</w:delText>
              </w:r>
            </w:del>
          </w:p>
          <w:p w14:paraId="7C4B713A" w14:textId="77777777" w:rsidR="00182140" w:rsidRDefault="00105B1A" w:rsidP="00105B1A">
            <w:pPr>
              <w:pStyle w:val="XML1"/>
              <w:rPr>
                <w:del w:id="6420" w:author="aas" w:date="2013-10-14T02:06:00Z"/>
              </w:rPr>
            </w:pPr>
            <w:del w:id="6421" w:author="aas" w:date="2013-10-14T02:06:00Z">
              <w:r>
                <w:delText xml:space="preserve">  &lt;/xs:group&gt;</w:delText>
              </w:r>
            </w:del>
          </w:p>
          <w:p w14:paraId="7543B5CE" w14:textId="77777777" w:rsidR="00105B1A" w:rsidRDefault="00105B1A" w:rsidP="00105B1A">
            <w:pPr>
              <w:pStyle w:val="XML1"/>
              <w:rPr>
                <w:del w:id="6422" w:author="aas" w:date="2013-10-14T02:06:00Z"/>
              </w:rPr>
            </w:pPr>
          </w:p>
          <w:p w14:paraId="41A283DE" w14:textId="77777777" w:rsidR="00105B1A" w:rsidRDefault="00105B1A" w:rsidP="00105B1A">
            <w:pPr>
              <w:pStyle w:val="XML1"/>
              <w:rPr>
                <w:del w:id="6423" w:author="aas" w:date="2013-10-14T02:06:00Z"/>
              </w:rPr>
            </w:pPr>
            <w:del w:id="6424" w:author="aas" w:date="2013-10-14T02:06:00Z">
              <w:r>
                <w:delText xml:space="preserve">  &lt;xs:simpleType name="OFMatchFieldType"&gt;</w:delText>
              </w:r>
            </w:del>
          </w:p>
          <w:p w14:paraId="12A9A202" w14:textId="77777777" w:rsidR="00105B1A" w:rsidRDefault="00105B1A" w:rsidP="00105B1A">
            <w:pPr>
              <w:pStyle w:val="XML1"/>
              <w:rPr>
                <w:del w:id="6425" w:author="aas" w:date="2013-10-14T02:06:00Z"/>
              </w:rPr>
            </w:pPr>
            <w:del w:id="6426" w:author="aas" w:date="2013-10-14T02:06:00Z">
              <w:r>
                <w:delText xml:space="preserve">    &lt;xs:annotation&gt;</w:delText>
              </w:r>
            </w:del>
          </w:p>
          <w:p w14:paraId="10B8EFB6" w14:textId="77777777" w:rsidR="00105B1A" w:rsidRDefault="00105B1A" w:rsidP="00105B1A">
            <w:pPr>
              <w:pStyle w:val="XML1"/>
              <w:rPr>
                <w:del w:id="6427" w:author="aas" w:date="2013-10-14T02:06:00Z"/>
              </w:rPr>
            </w:pPr>
            <w:del w:id="6428" w:author="aas" w:date="2013-10-14T02:06:00Z">
              <w:r>
                <w:delText xml:space="preserve">      &lt;xs:documentation&gt;</w:delText>
              </w:r>
            </w:del>
          </w:p>
          <w:p w14:paraId="21D0C973" w14:textId="77777777" w:rsidR="00105B1A" w:rsidRDefault="00105B1A" w:rsidP="00105B1A">
            <w:pPr>
              <w:pStyle w:val="XML1"/>
              <w:rPr>
                <w:del w:id="6429" w:author="aas" w:date="2013-10-14T02:06:00Z"/>
              </w:rPr>
            </w:pPr>
            <w:del w:id="6430" w:author="aas" w:date="2013-10-14T02:06:00Z">
              <w:r>
                <w:delText xml:space="preserve">        The types of match field defined in OpenFlow</w:delText>
              </w:r>
            </w:del>
          </w:p>
          <w:p w14:paraId="61CCFA52" w14:textId="77777777" w:rsidR="00105B1A" w:rsidRDefault="00105B1A" w:rsidP="00105B1A">
            <w:pPr>
              <w:pStyle w:val="XML1"/>
              <w:rPr>
                <w:del w:id="6431" w:author="aas" w:date="2013-10-14T02:06:00Z"/>
              </w:rPr>
            </w:pPr>
            <w:del w:id="6432" w:author="aas" w:date="2013-10-14T02:06:00Z">
              <w:r>
                <w:delText xml:space="preserve">        Switch Specification versions 1.2, 1.3, and 1.3.1.</w:delText>
              </w:r>
            </w:del>
          </w:p>
          <w:p w14:paraId="0FAC08D0" w14:textId="77777777" w:rsidR="00105B1A" w:rsidRDefault="00105B1A" w:rsidP="00105B1A">
            <w:pPr>
              <w:pStyle w:val="XML1"/>
              <w:rPr>
                <w:del w:id="6433" w:author="aas" w:date="2013-10-14T02:06:00Z"/>
              </w:rPr>
            </w:pPr>
            <w:del w:id="6434" w:author="aas" w:date="2013-10-14T02:06:00Z">
              <w:r>
                <w:delText xml:space="preserve">      &lt;/xs:documentation&gt;</w:delText>
              </w:r>
            </w:del>
          </w:p>
          <w:p w14:paraId="55DAD20D" w14:textId="77777777" w:rsidR="00105B1A" w:rsidRDefault="00105B1A" w:rsidP="00105B1A">
            <w:pPr>
              <w:pStyle w:val="XML1"/>
              <w:rPr>
                <w:del w:id="6435" w:author="aas" w:date="2013-10-14T02:06:00Z"/>
              </w:rPr>
            </w:pPr>
            <w:del w:id="6436" w:author="aas" w:date="2013-10-14T02:06:00Z">
              <w:r>
                <w:delText xml:space="preserve">    &lt;/xs:annotation&gt;</w:delText>
              </w:r>
            </w:del>
          </w:p>
          <w:p w14:paraId="46B9294B" w14:textId="77777777" w:rsidR="00105B1A" w:rsidRDefault="00105B1A" w:rsidP="00105B1A">
            <w:pPr>
              <w:pStyle w:val="XML1"/>
              <w:rPr>
                <w:del w:id="6437" w:author="aas" w:date="2013-10-14T02:06:00Z"/>
              </w:rPr>
            </w:pPr>
          </w:p>
          <w:p w14:paraId="487203A7" w14:textId="77777777" w:rsidR="00105B1A" w:rsidRDefault="00105B1A" w:rsidP="00105B1A">
            <w:pPr>
              <w:pStyle w:val="XML1"/>
              <w:rPr>
                <w:del w:id="6438" w:author="aas" w:date="2013-10-14T02:06:00Z"/>
              </w:rPr>
            </w:pPr>
            <w:del w:id="6439" w:author="aas" w:date="2013-10-14T02:06:00Z">
              <w:r>
                <w:delText xml:space="preserve">    &lt;xs:restriction base="xs:string"&gt;</w:delText>
              </w:r>
            </w:del>
          </w:p>
          <w:p w14:paraId="5902FC9A" w14:textId="77777777" w:rsidR="00105B1A" w:rsidRDefault="00105B1A" w:rsidP="00105B1A">
            <w:pPr>
              <w:pStyle w:val="XML1"/>
              <w:rPr>
                <w:del w:id="6440" w:author="aas" w:date="2013-10-14T02:06:00Z"/>
              </w:rPr>
            </w:pPr>
            <w:del w:id="6441" w:author="aas" w:date="2013-10-14T02:06:00Z">
              <w:r>
                <w:delText xml:space="preserve">      &lt;xs:enumeration value="input-port"/&gt;</w:delText>
              </w:r>
            </w:del>
          </w:p>
          <w:p w14:paraId="62A17F1A" w14:textId="77777777" w:rsidR="00105B1A" w:rsidRDefault="00105B1A" w:rsidP="00105B1A">
            <w:pPr>
              <w:pStyle w:val="XML1"/>
              <w:rPr>
                <w:del w:id="6442" w:author="aas" w:date="2013-10-14T02:06:00Z"/>
              </w:rPr>
            </w:pPr>
            <w:del w:id="6443" w:author="aas" w:date="2013-10-14T02:06:00Z">
              <w:r>
                <w:delText xml:space="preserve">      &lt;xs:enumeration value="physical-input-port"/&gt;</w:delText>
              </w:r>
            </w:del>
          </w:p>
          <w:p w14:paraId="6895FC82" w14:textId="77777777" w:rsidR="00105B1A" w:rsidRDefault="00105B1A" w:rsidP="00105B1A">
            <w:pPr>
              <w:pStyle w:val="XML1"/>
              <w:rPr>
                <w:del w:id="6444" w:author="aas" w:date="2013-10-14T02:06:00Z"/>
              </w:rPr>
            </w:pPr>
            <w:del w:id="6445" w:author="aas" w:date="2013-10-14T02:06:00Z">
              <w:r>
                <w:delText xml:space="preserve">      &lt;xs:enumeration value="metadata"/&gt;</w:delText>
              </w:r>
            </w:del>
          </w:p>
          <w:p w14:paraId="5D04EEED" w14:textId="77777777" w:rsidR="00105B1A" w:rsidRDefault="00105B1A" w:rsidP="00105B1A">
            <w:pPr>
              <w:pStyle w:val="XML1"/>
              <w:rPr>
                <w:del w:id="6446" w:author="aas" w:date="2013-10-14T02:06:00Z"/>
              </w:rPr>
            </w:pPr>
            <w:del w:id="6447" w:author="aas" w:date="2013-10-14T02:06:00Z">
              <w:r>
                <w:delText xml:space="preserve">      &lt;xs:enumeration value="ethernet-dest"/&gt;</w:delText>
              </w:r>
            </w:del>
          </w:p>
          <w:p w14:paraId="214EE2ED" w14:textId="77777777" w:rsidR="00105B1A" w:rsidRDefault="00105B1A" w:rsidP="00105B1A">
            <w:pPr>
              <w:pStyle w:val="XML1"/>
              <w:rPr>
                <w:del w:id="6448" w:author="aas" w:date="2013-10-14T02:06:00Z"/>
              </w:rPr>
            </w:pPr>
            <w:del w:id="6449" w:author="aas" w:date="2013-10-14T02:06:00Z">
              <w:r>
                <w:delText xml:space="preserve">      &lt;xs:enumeration value="ethernet-src"/&gt;</w:delText>
              </w:r>
            </w:del>
          </w:p>
          <w:p w14:paraId="6A6455FE" w14:textId="77777777" w:rsidR="00105B1A" w:rsidRDefault="00105B1A" w:rsidP="00105B1A">
            <w:pPr>
              <w:pStyle w:val="XML1"/>
              <w:rPr>
                <w:del w:id="6450" w:author="aas" w:date="2013-10-14T02:06:00Z"/>
              </w:rPr>
            </w:pPr>
            <w:del w:id="6451" w:author="aas" w:date="2013-10-14T02:06:00Z">
              <w:r>
                <w:delText xml:space="preserve">      &lt;xs:enumeration value="ethernet-frame-type"/&gt;</w:delText>
              </w:r>
            </w:del>
          </w:p>
          <w:p w14:paraId="2643DE72" w14:textId="77777777" w:rsidR="00105B1A" w:rsidRDefault="00105B1A" w:rsidP="00105B1A">
            <w:pPr>
              <w:pStyle w:val="XML1"/>
              <w:rPr>
                <w:del w:id="6452" w:author="aas" w:date="2013-10-14T02:06:00Z"/>
              </w:rPr>
            </w:pPr>
            <w:del w:id="6453" w:author="aas" w:date="2013-10-14T02:06:00Z">
              <w:r>
                <w:delText xml:space="preserve">      &lt;xs:enumeration value="vlan-id"/&gt;</w:delText>
              </w:r>
            </w:del>
          </w:p>
          <w:p w14:paraId="14B987D8" w14:textId="77777777" w:rsidR="00105B1A" w:rsidRDefault="00105B1A" w:rsidP="00105B1A">
            <w:pPr>
              <w:pStyle w:val="XML1"/>
              <w:rPr>
                <w:del w:id="6454" w:author="aas" w:date="2013-10-14T02:06:00Z"/>
              </w:rPr>
            </w:pPr>
            <w:del w:id="6455" w:author="aas" w:date="2013-10-14T02:06:00Z">
              <w:r>
                <w:delText xml:space="preserve">      &lt;xs:enumeration value="vlan-priority"/&gt;</w:delText>
              </w:r>
            </w:del>
          </w:p>
          <w:p w14:paraId="2C9D2770" w14:textId="77777777" w:rsidR="00105B1A" w:rsidRDefault="00105B1A" w:rsidP="00105B1A">
            <w:pPr>
              <w:pStyle w:val="XML1"/>
              <w:rPr>
                <w:del w:id="6456" w:author="aas" w:date="2013-10-14T02:06:00Z"/>
              </w:rPr>
            </w:pPr>
            <w:del w:id="6457" w:author="aas" w:date="2013-10-14T02:06:00Z">
              <w:r>
                <w:delText xml:space="preserve">      &lt;xs:enumeration value="ip-dscp"/&gt;</w:delText>
              </w:r>
            </w:del>
          </w:p>
          <w:p w14:paraId="23FEAF7B" w14:textId="77777777" w:rsidR="00105B1A" w:rsidRDefault="00105B1A" w:rsidP="00105B1A">
            <w:pPr>
              <w:pStyle w:val="XML1"/>
              <w:rPr>
                <w:del w:id="6458" w:author="aas" w:date="2013-10-14T02:06:00Z"/>
              </w:rPr>
            </w:pPr>
            <w:del w:id="6459" w:author="aas" w:date="2013-10-14T02:06:00Z">
              <w:r>
                <w:delText xml:space="preserve">      &lt;xs:enumeration value="ip-ecn"/&gt;</w:delText>
              </w:r>
            </w:del>
          </w:p>
          <w:p w14:paraId="7C9ED992" w14:textId="77777777" w:rsidR="00105B1A" w:rsidRDefault="00105B1A" w:rsidP="00105B1A">
            <w:pPr>
              <w:pStyle w:val="XML1"/>
              <w:rPr>
                <w:del w:id="6460" w:author="aas" w:date="2013-10-14T02:06:00Z"/>
              </w:rPr>
            </w:pPr>
            <w:del w:id="6461" w:author="aas" w:date="2013-10-14T02:06:00Z">
              <w:r>
                <w:delText xml:space="preserve">      &lt;xs:enumeration value="ip-protocol"/&gt;</w:delText>
              </w:r>
            </w:del>
          </w:p>
          <w:p w14:paraId="750DB8B6" w14:textId="77777777" w:rsidR="00105B1A" w:rsidRDefault="00105B1A" w:rsidP="00105B1A">
            <w:pPr>
              <w:pStyle w:val="XML1"/>
              <w:rPr>
                <w:del w:id="6462" w:author="aas" w:date="2013-10-14T02:06:00Z"/>
              </w:rPr>
            </w:pPr>
            <w:del w:id="6463" w:author="aas" w:date="2013-10-14T02:06:00Z">
              <w:r>
                <w:delText xml:space="preserve">      &lt;xs:enumeration value="ipv4-src"/&gt;</w:delText>
              </w:r>
            </w:del>
          </w:p>
          <w:p w14:paraId="2A7415EE" w14:textId="77777777" w:rsidR="00105B1A" w:rsidRDefault="00105B1A" w:rsidP="00105B1A">
            <w:pPr>
              <w:pStyle w:val="XML1"/>
              <w:rPr>
                <w:del w:id="6464" w:author="aas" w:date="2013-10-14T02:06:00Z"/>
              </w:rPr>
            </w:pPr>
            <w:del w:id="6465" w:author="aas" w:date="2013-10-14T02:06:00Z">
              <w:r>
                <w:delText xml:space="preserve">      &lt;xs:enumeration value="ipv4-dest"/&gt;</w:delText>
              </w:r>
            </w:del>
          </w:p>
          <w:p w14:paraId="427A1005" w14:textId="77777777" w:rsidR="00105B1A" w:rsidRDefault="00105B1A" w:rsidP="00105B1A">
            <w:pPr>
              <w:pStyle w:val="XML1"/>
              <w:rPr>
                <w:del w:id="6466" w:author="aas" w:date="2013-10-14T02:06:00Z"/>
              </w:rPr>
            </w:pPr>
            <w:del w:id="6467" w:author="aas" w:date="2013-10-14T02:06:00Z">
              <w:r>
                <w:delText xml:space="preserve">      &lt;xs:enumeration value="tcp-src"/&gt;</w:delText>
              </w:r>
            </w:del>
          </w:p>
          <w:p w14:paraId="5FC5715F" w14:textId="77777777" w:rsidR="00105B1A" w:rsidRDefault="00105B1A" w:rsidP="00105B1A">
            <w:pPr>
              <w:pStyle w:val="XML1"/>
              <w:rPr>
                <w:del w:id="6468" w:author="aas" w:date="2013-10-14T02:06:00Z"/>
              </w:rPr>
            </w:pPr>
            <w:del w:id="6469" w:author="aas" w:date="2013-10-14T02:06:00Z">
              <w:r>
                <w:delText xml:space="preserve">      &lt;xs:enumeration value="tcp-dest"/&gt;</w:delText>
              </w:r>
            </w:del>
          </w:p>
          <w:p w14:paraId="349B3662" w14:textId="77777777" w:rsidR="00105B1A" w:rsidRDefault="00105B1A" w:rsidP="00105B1A">
            <w:pPr>
              <w:pStyle w:val="XML1"/>
              <w:rPr>
                <w:del w:id="6470" w:author="aas" w:date="2013-10-14T02:06:00Z"/>
              </w:rPr>
            </w:pPr>
            <w:del w:id="6471" w:author="aas" w:date="2013-10-14T02:06:00Z">
              <w:r>
                <w:delText xml:space="preserve">      &lt;xs:enumeration value="udp-src"/&gt;</w:delText>
              </w:r>
            </w:del>
          </w:p>
          <w:p w14:paraId="41822485" w14:textId="77777777" w:rsidR="00105B1A" w:rsidRDefault="00105B1A" w:rsidP="00105B1A">
            <w:pPr>
              <w:pStyle w:val="XML1"/>
              <w:rPr>
                <w:del w:id="6472" w:author="aas" w:date="2013-10-14T02:06:00Z"/>
              </w:rPr>
            </w:pPr>
            <w:del w:id="6473" w:author="aas" w:date="2013-10-14T02:06:00Z">
              <w:r>
                <w:delText xml:space="preserve">      &lt;xs:enumeration value="udp-dest"/&gt;</w:delText>
              </w:r>
            </w:del>
          </w:p>
          <w:p w14:paraId="38BFD0C4" w14:textId="77777777" w:rsidR="00105B1A" w:rsidRDefault="00105B1A" w:rsidP="00105B1A">
            <w:pPr>
              <w:pStyle w:val="XML1"/>
              <w:rPr>
                <w:del w:id="6474" w:author="aas" w:date="2013-10-14T02:06:00Z"/>
              </w:rPr>
            </w:pPr>
            <w:del w:id="6475" w:author="aas" w:date="2013-10-14T02:06:00Z">
              <w:r>
                <w:delText xml:space="preserve">      &lt;xs:enumeration value="sctp-src"/&gt;</w:delText>
              </w:r>
            </w:del>
          </w:p>
          <w:p w14:paraId="31B8CFDD" w14:textId="77777777" w:rsidR="00105B1A" w:rsidRDefault="00105B1A" w:rsidP="00105B1A">
            <w:pPr>
              <w:pStyle w:val="XML1"/>
              <w:rPr>
                <w:del w:id="6476" w:author="aas" w:date="2013-10-14T02:06:00Z"/>
              </w:rPr>
            </w:pPr>
            <w:del w:id="6477" w:author="aas" w:date="2013-10-14T02:06:00Z">
              <w:r>
                <w:delText xml:space="preserve">      &lt;xs:enumeration value="sctp-dest"/&gt;</w:delText>
              </w:r>
            </w:del>
          </w:p>
          <w:p w14:paraId="1A0B10E7" w14:textId="77777777" w:rsidR="00105B1A" w:rsidRDefault="00105B1A" w:rsidP="00105B1A">
            <w:pPr>
              <w:pStyle w:val="XML1"/>
              <w:rPr>
                <w:del w:id="6478" w:author="aas" w:date="2013-10-14T02:06:00Z"/>
              </w:rPr>
            </w:pPr>
            <w:del w:id="6479" w:author="aas" w:date="2013-10-14T02:06:00Z">
              <w:r>
                <w:delText xml:space="preserve">      &lt;xs:enumeration value="icmpv4-type"/&gt;</w:delText>
              </w:r>
            </w:del>
          </w:p>
          <w:p w14:paraId="35942990" w14:textId="77777777" w:rsidR="00105B1A" w:rsidRDefault="00105B1A" w:rsidP="00105B1A">
            <w:pPr>
              <w:pStyle w:val="XML1"/>
              <w:rPr>
                <w:del w:id="6480" w:author="aas" w:date="2013-10-14T02:06:00Z"/>
              </w:rPr>
            </w:pPr>
            <w:del w:id="6481" w:author="aas" w:date="2013-10-14T02:06:00Z">
              <w:r>
                <w:delText xml:space="preserve">      &lt;xs:enumeration value="icmpv4-code"/&gt;</w:delText>
              </w:r>
            </w:del>
          </w:p>
          <w:p w14:paraId="100B4345" w14:textId="77777777" w:rsidR="00105B1A" w:rsidRDefault="00105B1A" w:rsidP="00105B1A">
            <w:pPr>
              <w:pStyle w:val="XML1"/>
              <w:rPr>
                <w:del w:id="6482" w:author="aas" w:date="2013-10-14T02:06:00Z"/>
              </w:rPr>
            </w:pPr>
            <w:del w:id="6483" w:author="aas" w:date="2013-10-14T02:06:00Z">
              <w:r>
                <w:delText xml:space="preserve">      &lt;xs:enumeration value="arp-op"/&gt;</w:delText>
              </w:r>
            </w:del>
          </w:p>
          <w:p w14:paraId="1B206C42" w14:textId="77777777" w:rsidR="00105B1A" w:rsidRDefault="00105B1A" w:rsidP="00105B1A">
            <w:pPr>
              <w:pStyle w:val="XML1"/>
              <w:rPr>
                <w:del w:id="6484" w:author="aas" w:date="2013-10-14T02:06:00Z"/>
              </w:rPr>
            </w:pPr>
            <w:del w:id="6485" w:author="aas" w:date="2013-10-14T02:06:00Z">
              <w:r>
                <w:delText xml:space="preserve">      &lt;xs:enumeration value="arp-src-ip-address"/&gt;</w:delText>
              </w:r>
            </w:del>
          </w:p>
          <w:p w14:paraId="45E5F0AD" w14:textId="77777777" w:rsidR="00105B1A" w:rsidRDefault="00105B1A" w:rsidP="00105B1A">
            <w:pPr>
              <w:pStyle w:val="XML1"/>
              <w:rPr>
                <w:del w:id="6486" w:author="aas" w:date="2013-10-14T02:06:00Z"/>
              </w:rPr>
            </w:pPr>
            <w:del w:id="6487" w:author="aas" w:date="2013-10-14T02:06:00Z">
              <w:r>
                <w:delText xml:space="preserve">      &lt;xs:enumeration value="arp-target-ip-address"/&gt;</w:delText>
              </w:r>
            </w:del>
          </w:p>
          <w:p w14:paraId="214EE861" w14:textId="77777777" w:rsidR="00105B1A" w:rsidRDefault="00105B1A" w:rsidP="00105B1A">
            <w:pPr>
              <w:pStyle w:val="XML1"/>
              <w:rPr>
                <w:del w:id="6488" w:author="aas" w:date="2013-10-14T02:06:00Z"/>
              </w:rPr>
            </w:pPr>
            <w:del w:id="6489" w:author="aas" w:date="2013-10-14T02:06:00Z">
              <w:r>
                <w:delText xml:space="preserve">      &lt;xs:enumeration value="arp-src-hardware-address"/&gt;</w:delText>
              </w:r>
            </w:del>
          </w:p>
          <w:p w14:paraId="6B35884F" w14:textId="77777777" w:rsidR="00105B1A" w:rsidRDefault="00105B1A" w:rsidP="00105B1A">
            <w:pPr>
              <w:pStyle w:val="XML1"/>
              <w:rPr>
                <w:del w:id="6490" w:author="aas" w:date="2013-10-14T02:06:00Z"/>
              </w:rPr>
            </w:pPr>
            <w:del w:id="6491" w:author="aas" w:date="2013-10-14T02:06:00Z">
              <w:r>
                <w:delText xml:space="preserve">      &lt;xs:enumeration value="arp-target-hardware-address"/&gt;</w:delText>
              </w:r>
            </w:del>
          </w:p>
          <w:p w14:paraId="7FBB2BF1" w14:textId="77777777" w:rsidR="00105B1A" w:rsidRDefault="00105B1A" w:rsidP="00105B1A">
            <w:pPr>
              <w:pStyle w:val="XML1"/>
              <w:rPr>
                <w:del w:id="6492" w:author="aas" w:date="2013-10-14T02:06:00Z"/>
              </w:rPr>
            </w:pPr>
            <w:del w:id="6493" w:author="aas" w:date="2013-10-14T02:06:00Z">
              <w:r>
                <w:delText xml:space="preserve">      &lt;xs:enumeration value="ipv6-src"/&gt;</w:delText>
              </w:r>
            </w:del>
          </w:p>
          <w:p w14:paraId="4A91B675" w14:textId="77777777" w:rsidR="00105B1A" w:rsidRDefault="00105B1A" w:rsidP="00105B1A">
            <w:pPr>
              <w:pStyle w:val="XML1"/>
              <w:rPr>
                <w:del w:id="6494" w:author="aas" w:date="2013-10-14T02:06:00Z"/>
              </w:rPr>
            </w:pPr>
            <w:del w:id="6495" w:author="aas" w:date="2013-10-14T02:06:00Z">
              <w:r>
                <w:delText xml:space="preserve">      &lt;xs:enumeration value="ipv6-dest"/&gt;</w:delText>
              </w:r>
            </w:del>
          </w:p>
          <w:p w14:paraId="531194B9" w14:textId="77777777" w:rsidR="00105B1A" w:rsidRDefault="00105B1A" w:rsidP="00105B1A">
            <w:pPr>
              <w:pStyle w:val="XML1"/>
              <w:rPr>
                <w:del w:id="6496" w:author="aas" w:date="2013-10-14T02:06:00Z"/>
              </w:rPr>
            </w:pPr>
            <w:del w:id="6497" w:author="aas" w:date="2013-10-14T02:06:00Z">
              <w:r>
                <w:delText xml:space="preserve">      &lt;xs:enumeration value="ipv6-flow-label"/&gt;</w:delText>
              </w:r>
            </w:del>
          </w:p>
          <w:p w14:paraId="64835E76" w14:textId="77777777" w:rsidR="00105B1A" w:rsidRDefault="00105B1A" w:rsidP="00105B1A">
            <w:pPr>
              <w:pStyle w:val="XML1"/>
              <w:rPr>
                <w:del w:id="6498" w:author="aas" w:date="2013-10-14T02:06:00Z"/>
              </w:rPr>
            </w:pPr>
            <w:del w:id="6499" w:author="aas" w:date="2013-10-14T02:06:00Z">
              <w:r>
                <w:delText xml:space="preserve">      &lt;xs:enumeration value="icmpv6-type"/&gt;</w:delText>
              </w:r>
            </w:del>
          </w:p>
          <w:p w14:paraId="1ECBCC3B" w14:textId="77777777" w:rsidR="00105B1A" w:rsidRDefault="00105B1A" w:rsidP="00105B1A">
            <w:pPr>
              <w:pStyle w:val="XML1"/>
              <w:rPr>
                <w:del w:id="6500" w:author="aas" w:date="2013-10-14T02:06:00Z"/>
              </w:rPr>
            </w:pPr>
            <w:del w:id="6501" w:author="aas" w:date="2013-10-14T02:06:00Z">
              <w:r>
                <w:delText xml:space="preserve">      &lt;xs:enumeration value="icmpv6-code"/&gt;</w:delText>
              </w:r>
            </w:del>
          </w:p>
          <w:p w14:paraId="0B66B47A" w14:textId="77777777" w:rsidR="00105B1A" w:rsidRDefault="00105B1A" w:rsidP="00105B1A">
            <w:pPr>
              <w:pStyle w:val="XML1"/>
              <w:rPr>
                <w:del w:id="6502" w:author="aas" w:date="2013-10-14T02:06:00Z"/>
              </w:rPr>
            </w:pPr>
            <w:del w:id="6503" w:author="aas" w:date="2013-10-14T02:06:00Z">
              <w:r>
                <w:delText xml:space="preserve">      &lt;xs:enumeration value="ipv6-nd-target"/&gt;</w:delText>
              </w:r>
            </w:del>
          </w:p>
          <w:p w14:paraId="7E2652E8" w14:textId="77777777" w:rsidR="00105B1A" w:rsidRDefault="00105B1A" w:rsidP="00105B1A">
            <w:pPr>
              <w:pStyle w:val="XML1"/>
              <w:rPr>
                <w:del w:id="6504" w:author="aas" w:date="2013-10-14T02:06:00Z"/>
              </w:rPr>
            </w:pPr>
            <w:del w:id="6505" w:author="aas" w:date="2013-10-14T02:06:00Z">
              <w:r>
                <w:delText xml:space="preserve">      &lt;xs:enumeration value="ipv6-nd-source-link-layer"/&gt;</w:delText>
              </w:r>
            </w:del>
          </w:p>
          <w:p w14:paraId="1F477D07" w14:textId="77777777" w:rsidR="00105B1A" w:rsidRDefault="00105B1A" w:rsidP="00105B1A">
            <w:pPr>
              <w:pStyle w:val="XML1"/>
              <w:rPr>
                <w:del w:id="6506" w:author="aas" w:date="2013-10-14T02:06:00Z"/>
              </w:rPr>
            </w:pPr>
            <w:del w:id="6507" w:author="aas" w:date="2013-10-14T02:06:00Z">
              <w:r>
                <w:delText xml:space="preserve">      &lt;xs:enumeration value="ipv6-nd-target-link-layer"/&gt;</w:delText>
              </w:r>
            </w:del>
          </w:p>
          <w:p w14:paraId="14943B01" w14:textId="77777777" w:rsidR="00105B1A" w:rsidRDefault="00105B1A" w:rsidP="00105B1A">
            <w:pPr>
              <w:pStyle w:val="XML1"/>
              <w:rPr>
                <w:del w:id="6508" w:author="aas" w:date="2013-10-14T02:06:00Z"/>
              </w:rPr>
            </w:pPr>
            <w:del w:id="6509" w:author="aas" w:date="2013-10-14T02:06:00Z">
              <w:r>
                <w:delText xml:space="preserve">      &lt;xs:enumeration value="mpls-label"/&gt;</w:delText>
              </w:r>
            </w:del>
          </w:p>
          <w:p w14:paraId="15A85774" w14:textId="77777777" w:rsidR="00105B1A" w:rsidRDefault="00105B1A" w:rsidP="00105B1A">
            <w:pPr>
              <w:pStyle w:val="XML1"/>
              <w:rPr>
                <w:del w:id="6510" w:author="aas" w:date="2013-10-14T02:06:00Z"/>
              </w:rPr>
            </w:pPr>
            <w:del w:id="6511" w:author="aas" w:date="2013-10-14T02:06:00Z">
              <w:r>
                <w:delText xml:space="preserve">      &lt;xs:enumeration value="mpls-tc"/&gt;</w:delText>
              </w:r>
            </w:del>
          </w:p>
          <w:p w14:paraId="762FB88E" w14:textId="77777777" w:rsidR="00105B1A" w:rsidRDefault="00105B1A" w:rsidP="00105B1A">
            <w:pPr>
              <w:pStyle w:val="XML1"/>
              <w:rPr>
                <w:del w:id="6512" w:author="aas" w:date="2013-10-14T02:06:00Z"/>
              </w:rPr>
            </w:pPr>
            <w:del w:id="6513" w:author="aas" w:date="2013-10-14T02:06:00Z">
              <w:r>
                <w:delText xml:space="preserve">    &lt;/xs:restriction&gt;</w:delText>
              </w:r>
            </w:del>
          </w:p>
          <w:p w14:paraId="1FC8215D" w14:textId="77777777" w:rsidR="00105B1A" w:rsidRDefault="00105B1A" w:rsidP="00105B1A">
            <w:pPr>
              <w:pStyle w:val="XML1"/>
              <w:rPr>
                <w:del w:id="6514" w:author="aas" w:date="2013-10-14T02:06:00Z"/>
              </w:rPr>
            </w:pPr>
            <w:del w:id="6515" w:author="aas" w:date="2013-10-14T02:06:00Z">
              <w:r>
                <w:delText xml:space="preserve">  &lt;/xs:simpleType&gt;</w:delText>
              </w:r>
            </w:del>
          </w:p>
          <w:p w14:paraId="5BB4B756" w14:textId="77777777" w:rsidR="001B6EE7" w:rsidRDefault="001B6EE7" w:rsidP="00105B1A">
            <w:pPr>
              <w:pStyle w:val="XML1"/>
              <w:rPr>
                <w:del w:id="6516" w:author="aas" w:date="2013-10-14T02:06:00Z"/>
              </w:rPr>
            </w:pPr>
          </w:p>
          <w:p w14:paraId="3EEA542E" w14:textId="77777777" w:rsidR="001B6EE7" w:rsidRDefault="001B6EE7" w:rsidP="001B6EE7">
            <w:pPr>
              <w:pStyle w:val="XML1"/>
              <w:rPr>
                <w:del w:id="6517" w:author="aas" w:date="2013-10-14T02:06:00Z"/>
              </w:rPr>
            </w:pPr>
            <w:del w:id="6518" w:author="aas" w:date="2013-10-14T02:06:00Z">
              <w:r>
                <w:delText xml:space="preserve">  &lt;xs:simpleType name="hex-binary"&gt;</w:delText>
              </w:r>
            </w:del>
          </w:p>
          <w:p w14:paraId="3EAC3ECE" w14:textId="77777777" w:rsidR="001B6EE7" w:rsidRDefault="001B6EE7" w:rsidP="001B6EE7">
            <w:pPr>
              <w:pStyle w:val="XML1"/>
              <w:rPr>
                <w:del w:id="6519" w:author="aas" w:date="2013-10-14T02:06:00Z"/>
              </w:rPr>
            </w:pPr>
            <w:del w:id="6520" w:author="aas" w:date="2013-10-14T02:06:00Z">
              <w:r>
                <w:delText xml:space="preserve">    &lt;xs:annotation&gt;</w:delText>
              </w:r>
            </w:del>
          </w:p>
          <w:p w14:paraId="70F2335C" w14:textId="77777777" w:rsidR="001B6EE7" w:rsidRDefault="001B6EE7" w:rsidP="001B6EE7">
            <w:pPr>
              <w:pStyle w:val="XML1"/>
              <w:rPr>
                <w:del w:id="6521" w:author="aas" w:date="2013-10-14T02:06:00Z"/>
              </w:rPr>
            </w:pPr>
            <w:del w:id="6522" w:author="aas" w:date="2013-10-14T02:06:00Z">
              <w:r>
                <w:delText xml:space="preserve">      &lt;xs:documentation&gt;</w:delText>
              </w:r>
            </w:del>
          </w:p>
          <w:p w14:paraId="16A9380D" w14:textId="77777777" w:rsidR="001B6EE7" w:rsidRDefault="001B6EE7" w:rsidP="001B6EE7">
            <w:pPr>
              <w:pStyle w:val="XML1"/>
              <w:rPr>
                <w:del w:id="6523" w:author="aas" w:date="2013-10-14T02:06:00Z"/>
              </w:rPr>
            </w:pPr>
            <w:del w:id="6524" w:author="aas" w:date="2013-10-14T02:06:00Z">
              <w:r>
                <w:delText xml:space="preserve">        hex binary encoded string</w:delText>
              </w:r>
            </w:del>
          </w:p>
          <w:p w14:paraId="74D8064A" w14:textId="77777777" w:rsidR="001B6EE7" w:rsidRDefault="001B6EE7" w:rsidP="001B6EE7">
            <w:pPr>
              <w:pStyle w:val="XML1"/>
              <w:rPr>
                <w:del w:id="6525" w:author="aas" w:date="2013-10-14T02:06:00Z"/>
              </w:rPr>
            </w:pPr>
            <w:del w:id="6526" w:author="aas" w:date="2013-10-14T02:06:00Z">
              <w:r>
                <w:delText xml:space="preserve">      &lt;/xs:documentation&gt;</w:delText>
              </w:r>
            </w:del>
          </w:p>
          <w:p w14:paraId="1E762E3C" w14:textId="77777777" w:rsidR="001B6EE7" w:rsidRDefault="001B6EE7" w:rsidP="001B6EE7">
            <w:pPr>
              <w:pStyle w:val="XML1"/>
              <w:rPr>
                <w:del w:id="6527" w:author="aas" w:date="2013-10-14T02:06:00Z"/>
              </w:rPr>
            </w:pPr>
            <w:del w:id="6528" w:author="aas" w:date="2013-10-14T02:06:00Z">
              <w:r>
                <w:delText xml:space="preserve">    &lt;/xs:annotation&gt;</w:delText>
              </w:r>
            </w:del>
          </w:p>
          <w:p w14:paraId="36D87642" w14:textId="77777777" w:rsidR="001B6EE7" w:rsidRDefault="001B6EE7" w:rsidP="001B6EE7">
            <w:pPr>
              <w:pStyle w:val="XML1"/>
              <w:rPr>
                <w:del w:id="6529" w:author="aas" w:date="2013-10-14T02:06:00Z"/>
              </w:rPr>
            </w:pPr>
          </w:p>
          <w:p w14:paraId="293DA03D" w14:textId="77777777" w:rsidR="001B6EE7" w:rsidRDefault="001B6EE7" w:rsidP="001B6EE7">
            <w:pPr>
              <w:pStyle w:val="XML1"/>
              <w:rPr>
                <w:del w:id="6530" w:author="aas" w:date="2013-10-14T02:06:00Z"/>
              </w:rPr>
            </w:pPr>
            <w:del w:id="6531" w:author="aas" w:date="2013-10-14T02:06:00Z">
              <w:r>
                <w:delText xml:space="preserve">    &lt;xs:restriction base="xs:base64Binary"&gt;</w:delText>
              </w:r>
            </w:del>
          </w:p>
          <w:p w14:paraId="3C390AF8" w14:textId="77777777" w:rsidR="001B6EE7" w:rsidRDefault="001B6EE7" w:rsidP="001B6EE7">
            <w:pPr>
              <w:pStyle w:val="XML1"/>
              <w:rPr>
                <w:del w:id="6532" w:author="aas" w:date="2013-10-14T02:06:00Z"/>
              </w:rPr>
            </w:pPr>
            <w:del w:id="6533" w:author="aas" w:date="2013-10-14T02:06:00Z">
              <w:r>
                <w:delText xml:space="preserve">    &lt;/xs:restriction&gt;</w:delText>
              </w:r>
            </w:del>
          </w:p>
          <w:p w14:paraId="73669885" w14:textId="77777777" w:rsidR="001B6EE7" w:rsidRPr="009F1B7D" w:rsidRDefault="001B6EE7" w:rsidP="001B6EE7">
            <w:pPr>
              <w:pStyle w:val="XML1"/>
              <w:rPr>
                <w:del w:id="6534" w:author="aas" w:date="2013-10-14T02:06:00Z"/>
              </w:rPr>
            </w:pPr>
            <w:del w:id="6535" w:author="aas" w:date="2013-10-14T02:06:00Z">
              <w:r>
                <w:delText xml:space="preserve">  &lt;/xs:simpleType&gt;</w:delText>
              </w:r>
            </w:del>
          </w:p>
        </w:tc>
      </w:tr>
    </w:tbl>
    <w:p w14:paraId="17033E2D" w14:textId="77777777" w:rsidR="00182140" w:rsidRPr="00182140" w:rsidRDefault="00182140" w:rsidP="00025A73">
      <w:pPr>
        <w:rPr>
          <w:del w:id="6536" w:author="aas" w:date="2013-10-14T02:06:00Z"/>
        </w:rPr>
      </w:pPr>
    </w:p>
    <w:p w14:paraId="43A867B8" w14:textId="67150F59" w:rsidR="00971A60" w:rsidRDefault="00971A60" w:rsidP="00971A60">
      <w:pPr>
        <w:pStyle w:val="Heading3"/>
        <w:keepLines w:val="0"/>
        <w:ind w:left="720" w:hanging="720"/>
      </w:pPr>
      <w:bookmarkStart w:id="6537" w:name="_Toc243774089"/>
      <w:r>
        <w:t>XML Example</w:t>
      </w:r>
      <w:bookmarkEnd w:id="6537"/>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lastRenderedPageBreak/>
              <w:t>&lt;type&gt;input-port&lt;/type&gt;</w:t>
            </w:r>
          </w:p>
          <w:p w14:paraId="43B9121C" w14:textId="77777777" w:rsidR="000A2C19" w:rsidRDefault="000A2C19" w:rsidP="00025A73">
            <w:pPr>
              <w:pStyle w:val="XML3"/>
            </w:pPr>
            <w:r>
              <w:t>&lt;type&gt;</w:t>
            </w:r>
            <w:proofErr w:type="spellStart"/>
            <w:r>
              <w:t>ethernet-dest</w:t>
            </w:r>
            <w:proofErr w:type="spellEnd"/>
            <w:r>
              <w: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w:t>
            </w:r>
            <w:proofErr w:type="spellStart"/>
            <w:r>
              <w:t>mpls</w:t>
            </w:r>
            <w:proofErr w:type="spellEnd"/>
            <w:r>
              <w:t>&lt;/type&gt;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w:t>
            </w:r>
            <w:proofErr w:type="spellStart"/>
            <w:r>
              <w:t>setfields</w:t>
            </w:r>
            <w:proofErr w:type="spellEnd"/>
            <w:r>
              <w:t>&gt;</w:t>
            </w:r>
          </w:p>
          <w:p w14:paraId="453D924F" w14:textId="1FABB1AF" w:rsidR="00443BB2" w:rsidRDefault="00E82D5D" w:rsidP="00443BB2">
            <w:pPr>
              <w:pStyle w:val="XML3"/>
            </w:pPr>
            <w:r>
              <w:t>&lt;type&gt;</w:t>
            </w:r>
            <w:proofErr w:type="spellStart"/>
            <w:r>
              <w:t>ethernet-dest</w:t>
            </w:r>
            <w:proofErr w:type="spellEnd"/>
            <w:r w:rsidR="00443BB2">
              <w:t>&lt;/type&gt;</w:t>
            </w:r>
          </w:p>
          <w:p w14:paraId="6622CA7F" w14:textId="435C77C8" w:rsidR="00443BB2" w:rsidRDefault="00443BB2" w:rsidP="00443BB2">
            <w:pPr>
              <w:pStyle w:val="XML2"/>
            </w:pPr>
            <w:r>
              <w:t>&lt;/write-</w:t>
            </w:r>
            <w:proofErr w:type="spellStart"/>
            <w:r>
              <w:t>setfields</w:t>
            </w:r>
            <w:proofErr w:type="spellEnd"/>
            <w:r>
              <w:t>&gt;</w:t>
            </w:r>
          </w:p>
          <w:p w14:paraId="3A31CFEE" w14:textId="033EA09A" w:rsidR="00443BB2" w:rsidRDefault="00443BB2" w:rsidP="00443BB2">
            <w:pPr>
              <w:pStyle w:val="XML2"/>
            </w:pPr>
            <w:r>
              <w:t>&lt;apply-</w:t>
            </w:r>
            <w:proofErr w:type="spellStart"/>
            <w:r>
              <w:t>setfields</w:t>
            </w:r>
            <w:proofErr w:type="spellEnd"/>
            <w:r>
              <w:t>&gt;</w:t>
            </w:r>
          </w:p>
          <w:p w14:paraId="16111B3B" w14:textId="77777777" w:rsidR="00443BB2" w:rsidRDefault="00443BB2" w:rsidP="00443BB2">
            <w:pPr>
              <w:pStyle w:val="XML3"/>
            </w:pPr>
            <w:r>
              <w:t>&lt;type&gt;</w:t>
            </w:r>
            <w:proofErr w:type="spellStart"/>
            <w:r>
              <w:t>ethernet-dest</w:t>
            </w:r>
            <w:proofErr w:type="spellEnd"/>
            <w:r>
              <w:t>&lt;/type&gt;</w:t>
            </w:r>
          </w:p>
          <w:p w14:paraId="294E5B1C" w14:textId="218D4352" w:rsidR="00443BB2" w:rsidRDefault="00443BB2" w:rsidP="00443BB2">
            <w:pPr>
              <w:pStyle w:val="XML2"/>
            </w:pPr>
            <w:r>
              <w:t>&lt;/apply-</w:t>
            </w:r>
            <w:proofErr w:type="spellStart"/>
            <w:r>
              <w:t>setfields</w:t>
            </w:r>
            <w:proofErr w:type="spellEnd"/>
            <w:r>
              <w:t>&gt;</w:t>
            </w:r>
          </w:p>
          <w:p w14:paraId="38A07ED0" w14:textId="553C7B1B" w:rsidR="006643B7" w:rsidRDefault="006643B7" w:rsidP="006643B7">
            <w:pPr>
              <w:pStyle w:val="XML2"/>
            </w:pPr>
            <w:r>
              <w:t>&lt;wildcards&gt;</w:t>
            </w:r>
          </w:p>
          <w:p w14:paraId="78231D1D" w14:textId="499597C8" w:rsidR="006643B7" w:rsidRDefault="00E82D5D" w:rsidP="00E82D5D">
            <w:pPr>
              <w:pStyle w:val="XML3"/>
            </w:pPr>
            <w:r>
              <w:t xml:space="preserve">&lt;type&gt; </w:t>
            </w:r>
            <w:proofErr w:type="spellStart"/>
            <w:r>
              <w:t>udp-dest</w:t>
            </w:r>
            <w:proofErr w:type="spellEnd"/>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38" w:name="_Toc243774090"/>
      <w:r>
        <w:t>NDM</w:t>
      </w:r>
      <w:bookmarkEnd w:id="6538"/>
    </w:p>
    <w:p w14:paraId="586BEB71" w14:textId="356A34B8" w:rsidR="00D65293" w:rsidRPr="00D65293" w:rsidRDefault="004942DC" w:rsidP="00D65293">
      <w:r w:rsidRPr="004942DC">
        <w:t xml:space="preserve">A Negotiable </w:t>
      </w:r>
      <w:proofErr w:type="spellStart"/>
      <w:r w:rsidRPr="004942DC">
        <w:t>Datapath</w:t>
      </w:r>
      <w:proofErr w:type="spellEnd"/>
      <w:r w:rsidRPr="004942DC">
        <w:t xml:space="preserve"> Model (NDM) is an abstract switch model that describes specific switch forwarding behaviors controllable via the </w:t>
      </w:r>
      <w:proofErr w:type="spellStart"/>
      <w:r w:rsidRPr="004942DC">
        <w:t>OpenFlow</w:t>
      </w:r>
      <w:proofErr w:type="spellEnd"/>
      <w:r w:rsidRPr="004942DC">
        <w:t xml:space="preserve">-Switch protocol.  When using the NDM framework (an optional enhancement to </w:t>
      </w:r>
      <w:proofErr w:type="spellStart"/>
      <w:r w:rsidRPr="004942DC">
        <w:t>OpenFlow</w:t>
      </w:r>
      <w:proofErr w:type="spellEnd"/>
      <w:r w:rsidRPr="004942DC">
        <w:t xml:space="preserve">), an OFCP and a capable switch agree on an NDM to be associated with a logical switch prior to sending control messages, such as </w:t>
      </w:r>
      <w:proofErr w:type="spellStart"/>
      <w:r w:rsidRPr="004942DC">
        <w:t>flowmods</w:t>
      </w:r>
      <w:proofErr w:type="spellEnd"/>
      <w:r w:rsidRPr="004942DC">
        <w:t>, to the logical switch.</w:t>
      </w:r>
      <w:r w:rsidR="001D136E">
        <w:t xml:space="preserve"> </w:t>
      </w:r>
      <w:ins w:id="6539" w:author="Anees Shaikh" w:date="2013-11-24T23:15:00Z">
        <w:r w:rsidR="00AA5D31">
          <w:t xml:space="preserve"> Note that Flow Table features described in </w:t>
        </w:r>
      </w:ins>
      <w:ins w:id="6540"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41" w:author="Anees Shaikh" w:date="2013-11-24T23:17:00Z">
        <w:r w:rsidR="00AA5D31">
          <w:t>8.14</w:t>
        </w:r>
        <w:r w:rsidR="00AA5D31">
          <w:fldChar w:fldCharType="end"/>
        </w:r>
      </w:ins>
      <w:ins w:id="6542" w:author="Anees Shaikh" w:date="2013-10-19T02:14:00Z">
        <w:r w:rsidR="006A4016">
          <w:t xml:space="preserve"> </w:t>
        </w:r>
      </w:ins>
      <w:ins w:id="6543" w:author="Anees Shaikh" w:date="2013-11-24T23:17:00Z">
        <w:r w:rsidR="00AA5D31">
          <w:t xml:space="preserve">are generally not used with NDMs.  </w:t>
        </w:r>
      </w:ins>
      <w:ins w:id="6544" w:author="Anees Shaikh" w:date="2013-10-19T02:15:00Z">
        <w:r w:rsidR="006A4016">
          <w:t>Implementations are expected to extend the base XML schema with a set of NDM-specific data definitions (e.g. L2+L3). The details of the specific NDMs are outside the scope of this document.  Refer to documentation from the ONF Forwarding Abstractions Working Group for details.</w:t>
        </w:r>
        <w:r w:rsidR="006A4016" w:rsidDel="006A4016">
          <w:t xml:space="preserve"> </w:t>
        </w:r>
      </w:ins>
      <w:del w:id="6545" w:author="Anees Shaikh" w:date="2013-10-19T02:14:00Z">
        <w:r w:rsidR="001D136E" w:rsidDel="006A4016">
          <w:delText>(need example)</w:delText>
        </w:r>
      </w:del>
    </w:p>
    <w:p w14:paraId="7B8EAA94" w14:textId="592A7180" w:rsidR="00EA69CB" w:rsidRDefault="00EA69CB" w:rsidP="00EA69CB">
      <w:pPr>
        <w:pStyle w:val="Heading3"/>
      </w:pPr>
      <w:bookmarkStart w:id="6546" w:name="_Toc243774091"/>
      <w:r>
        <w:lastRenderedPageBreak/>
        <w:t>UML Diagram</w:t>
      </w:r>
      <w:bookmarkEnd w:id="6546"/>
    </w:p>
    <w:p w14:paraId="0D14C2AA" w14:textId="77777777" w:rsidR="00106C2C" w:rsidRPr="00245921" w:rsidRDefault="00106C2C" w:rsidP="00245921">
      <w:r>
        <w:object w:dxaOrig="3406" w:dyaOrig="5521" w14:anchorId="7274FCD7">
          <v:shape id="_x0000_i1041" type="#_x0000_t75" style="width:170.25pt;height:276pt" o:ole="">
            <v:imagedata r:id="rId51" o:title=""/>
          </v:shape>
          <o:OLEObject Type="Embed" ProgID="Visio.Drawing.15" ShapeID="_x0000_i1041" DrawAspect="Content" ObjectID="_1447426568" r:id="rId52"/>
        </w:object>
      </w:r>
    </w:p>
    <w:p w14:paraId="4E628C65" w14:textId="62BD25F4" w:rsidR="00FD1CD6" w:rsidDel="006A4016" w:rsidRDefault="00EA69CB" w:rsidP="00FD1CD6">
      <w:pPr>
        <w:pStyle w:val="Heading3"/>
        <w:rPr>
          <w:del w:id="6547" w:author="Anees Shaikh" w:date="2013-10-19T02:15:00Z"/>
        </w:rPr>
      </w:pPr>
      <w:del w:id="6548" w:author="Anees Shaikh" w:date="2013-10-19T02:15:00Z">
        <w:r w:rsidDel="006A4016">
          <w:delText>XML Schema</w:delText>
        </w:r>
      </w:del>
    </w:p>
    <w:p w14:paraId="6BEACC80" w14:textId="672ABCB0" w:rsidR="00CE6A2F" w:rsidRPr="00CE6A2F" w:rsidDel="006A4016" w:rsidRDefault="00CE6A2F" w:rsidP="00CE6A2F">
      <w:pPr>
        <w:rPr>
          <w:del w:id="6549" w:author="Anees Shaikh" w:date="2013-10-19T02:15:00Z"/>
        </w:rPr>
      </w:pPr>
      <w:del w:id="6550"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51"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52" w:author="Anees Shaikh" w:date="2013-10-19T02:15:00Z"/>
        </w:trPr>
        <w:tc>
          <w:tcPr>
            <w:tcW w:w="8820" w:type="dxa"/>
          </w:tcPr>
          <w:p w14:paraId="3E9814E8" w14:textId="6D959B34" w:rsidR="0023596D" w:rsidDel="006A4016" w:rsidRDefault="0023596D" w:rsidP="0023596D">
            <w:pPr>
              <w:pStyle w:val="XML2"/>
              <w:rPr>
                <w:del w:id="6553" w:author="Anees Shaikh" w:date="2013-10-19T02:15:00Z"/>
              </w:rPr>
            </w:pPr>
            <w:del w:id="6554" w:author="Anees Shaikh" w:date="2013-10-19T02:15:00Z">
              <w:r w:rsidDel="006A4016">
                <w:delText xml:space="preserve">  &lt;xs:group name="a0"&gt;</w:delText>
              </w:r>
            </w:del>
          </w:p>
          <w:p w14:paraId="6B66EFE8" w14:textId="1F700FFB" w:rsidR="0023596D" w:rsidDel="006A4016" w:rsidRDefault="0023596D" w:rsidP="0023596D">
            <w:pPr>
              <w:pStyle w:val="XML2"/>
              <w:rPr>
                <w:del w:id="6555" w:author="Anees Shaikh" w:date="2013-10-19T02:15:00Z"/>
              </w:rPr>
            </w:pPr>
            <w:del w:id="6556" w:author="Anees Shaikh" w:date="2013-10-19T02:15:00Z">
              <w:r w:rsidDel="006A4016">
                <w:delText xml:space="preserve">    &lt;xs:sequence&gt;</w:delText>
              </w:r>
            </w:del>
          </w:p>
          <w:p w14:paraId="670E7923" w14:textId="2921CDDA" w:rsidR="0023596D" w:rsidDel="006A4016" w:rsidRDefault="0023596D" w:rsidP="0023596D">
            <w:pPr>
              <w:pStyle w:val="XML2"/>
              <w:rPr>
                <w:del w:id="6557" w:author="Anees Shaikh" w:date="2013-10-19T02:15:00Z"/>
              </w:rPr>
            </w:pPr>
            <w:del w:id="6558" w:author="Anees Shaikh" w:date="2013-10-19T02:15:00Z">
              <w:r w:rsidDel="006A4016">
                <w:delText xml:space="preserve">      &lt;xs:element name="ndm"&gt;</w:delText>
              </w:r>
            </w:del>
          </w:p>
          <w:p w14:paraId="314A163F" w14:textId="10E2EA7B" w:rsidR="0023596D" w:rsidDel="006A4016" w:rsidRDefault="0023596D" w:rsidP="0023596D">
            <w:pPr>
              <w:pStyle w:val="XML2"/>
              <w:rPr>
                <w:del w:id="6559" w:author="Anees Shaikh" w:date="2013-10-19T02:15:00Z"/>
              </w:rPr>
            </w:pPr>
            <w:del w:id="6560" w:author="Anees Shaikh" w:date="2013-10-19T02:15:00Z">
              <w:r w:rsidDel="006A4016">
                <w:delText xml:space="preserve">        &lt;xs:annotation&gt;</w:delText>
              </w:r>
            </w:del>
          </w:p>
          <w:p w14:paraId="02444343" w14:textId="6C4A32B1" w:rsidR="0023596D" w:rsidDel="006A4016" w:rsidRDefault="0023596D" w:rsidP="0023596D">
            <w:pPr>
              <w:pStyle w:val="XML2"/>
              <w:rPr>
                <w:del w:id="6561" w:author="Anees Shaikh" w:date="2013-10-19T02:15:00Z"/>
              </w:rPr>
            </w:pPr>
            <w:del w:id="6562" w:author="Anees Shaikh" w:date="2013-10-19T02:15:00Z">
              <w:r w:rsidDel="006A4016">
                <w:delText xml:space="preserve">          &lt;xs:documentation&gt;</w:delText>
              </w:r>
            </w:del>
          </w:p>
          <w:p w14:paraId="0FD502B0" w14:textId="7587B179" w:rsidR="0023596D" w:rsidDel="006A4016" w:rsidRDefault="0023596D" w:rsidP="0023596D">
            <w:pPr>
              <w:pStyle w:val="XML2"/>
              <w:rPr>
                <w:del w:id="6563" w:author="Anees Shaikh" w:date="2013-10-19T02:15:00Z"/>
              </w:rPr>
            </w:pPr>
            <w:del w:id="6564"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65" w:author="Anees Shaikh" w:date="2013-10-19T02:15:00Z"/>
              </w:rPr>
            </w:pPr>
            <w:del w:id="6566" w:author="Anees Shaikh" w:date="2013-10-19T02:15:00Z">
              <w:r w:rsidDel="006A4016">
                <w:delText xml:space="preserve">            NDMs.</w:delText>
              </w:r>
            </w:del>
          </w:p>
          <w:p w14:paraId="72DF2F6E" w14:textId="54EE68B3" w:rsidR="0023596D" w:rsidDel="006A4016" w:rsidRDefault="0023596D" w:rsidP="0023596D">
            <w:pPr>
              <w:pStyle w:val="XML2"/>
              <w:rPr>
                <w:del w:id="6567" w:author="Anees Shaikh" w:date="2013-10-19T02:15:00Z"/>
              </w:rPr>
            </w:pPr>
            <w:del w:id="6568" w:author="Anees Shaikh" w:date="2013-10-19T02:15:00Z">
              <w:r w:rsidDel="006A4016">
                <w:delText xml:space="preserve">          &lt;/xs:documentation&gt;</w:delText>
              </w:r>
            </w:del>
          </w:p>
          <w:p w14:paraId="772B930E" w14:textId="59338892" w:rsidR="0023596D" w:rsidDel="006A4016" w:rsidRDefault="0023596D" w:rsidP="0023596D">
            <w:pPr>
              <w:pStyle w:val="XML2"/>
              <w:rPr>
                <w:del w:id="6569" w:author="Anees Shaikh" w:date="2013-10-19T02:15:00Z"/>
              </w:rPr>
            </w:pPr>
            <w:del w:id="6570" w:author="Anees Shaikh" w:date="2013-10-19T02:15:00Z">
              <w:r w:rsidDel="006A4016">
                <w:delText xml:space="preserve">        &lt;/xs:annotation&gt;</w:delText>
              </w:r>
            </w:del>
          </w:p>
          <w:p w14:paraId="5DB58947" w14:textId="290B384F" w:rsidR="0023596D" w:rsidDel="006A4016" w:rsidRDefault="0023596D" w:rsidP="0023596D">
            <w:pPr>
              <w:pStyle w:val="XML2"/>
              <w:rPr>
                <w:del w:id="6571" w:author="Anees Shaikh" w:date="2013-10-19T02:15:00Z"/>
              </w:rPr>
            </w:pPr>
            <w:del w:id="6572" w:author="Anees Shaikh" w:date="2013-10-19T02:15:00Z">
              <w:r w:rsidDel="006A4016">
                <w:delText xml:space="preserve">        &lt;xs:complexType&gt;</w:delText>
              </w:r>
            </w:del>
          </w:p>
          <w:p w14:paraId="1860591D" w14:textId="2E7BFE6D" w:rsidR="0023596D" w:rsidDel="006A4016" w:rsidRDefault="0023596D" w:rsidP="0023596D">
            <w:pPr>
              <w:pStyle w:val="XML2"/>
              <w:rPr>
                <w:del w:id="6573" w:author="Anees Shaikh" w:date="2013-10-19T02:15:00Z"/>
              </w:rPr>
            </w:pPr>
            <w:del w:id="6574" w:author="Anees Shaikh" w:date="2013-10-19T02:15:00Z">
              <w:r w:rsidDel="006A4016">
                <w:delText xml:space="preserve">          &lt;xs:sequence&gt;</w:delText>
              </w:r>
            </w:del>
          </w:p>
          <w:p w14:paraId="136757D7" w14:textId="65DC5943" w:rsidR="0023596D" w:rsidDel="006A4016" w:rsidRDefault="0023596D" w:rsidP="0023596D">
            <w:pPr>
              <w:pStyle w:val="XML2"/>
              <w:rPr>
                <w:del w:id="6575" w:author="Anees Shaikh" w:date="2013-10-19T02:15:00Z"/>
              </w:rPr>
            </w:pPr>
            <w:del w:id="6576"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77" w:author="Anees Shaikh" w:date="2013-10-19T02:15:00Z"/>
              </w:rPr>
            </w:pPr>
            <w:del w:id="6578" w:author="Anees Shaikh" w:date="2013-10-19T02:15:00Z">
              <w:r w:rsidDel="006A4016">
                <w:delText xml:space="preserve">                        maxOccurs="unbounded"&gt;</w:delText>
              </w:r>
            </w:del>
          </w:p>
          <w:p w14:paraId="25FC8F45" w14:textId="69C4EAEB" w:rsidR="0023596D" w:rsidDel="006A4016" w:rsidRDefault="0023596D" w:rsidP="0023596D">
            <w:pPr>
              <w:pStyle w:val="XML2"/>
              <w:rPr>
                <w:del w:id="6579" w:author="Anees Shaikh" w:date="2013-10-19T02:15:00Z"/>
              </w:rPr>
            </w:pPr>
            <w:del w:id="6580" w:author="Anees Shaikh" w:date="2013-10-19T02:15:00Z">
              <w:r w:rsidDel="006A4016">
                <w:delText xml:space="preserve">              &lt;xs:annotation&gt;</w:delText>
              </w:r>
            </w:del>
          </w:p>
          <w:p w14:paraId="65111598" w14:textId="2653EC65" w:rsidR="0023596D" w:rsidDel="006A4016" w:rsidRDefault="0023596D" w:rsidP="0023596D">
            <w:pPr>
              <w:pStyle w:val="XML2"/>
              <w:rPr>
                <w:del w:id="6581" w:author="Anees Shaikh" w:date="2013-10-19T02:15:00Z"/>
              </w:rPr>
            </w:pPr>
            <w:del w:id="6582" w:author="Anees Shaikh" w:date="2013-10-19T02:15:00Z">
              <w:r w:rsidDel="006A4016">
                <w:delText xml:space="preserve">                &lt;xs:documentation&gt;</w:delText>
              </w:r>
            </w:del>
          </w:p>
          <w:p w14:paraId="635B04E9" w14:textId="7CA0A8DE" w:rsidR="0023596D" w:rsidDel="006A4016" w:rsidRDefault="0023596D" w:rsidP="0023596D">
            <w:pPr>
              <w:pStyle w:val="XML2"/>
              <w:rPr>
                <w:del w:id="6583" w:author="Anees Shaikh" w:date="2013-10-19T02:15:00Z"/>
              </w:rPr>
            </w:pPr>
            <w:del w:id="6584"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85" w:author="Anees Shaikh" w:date="2013-10-19T02:15:00Z"/>
              </w:rPr>
            </w:pPr>
            <w:del w:id="6586"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87" w:author="Anees Shaikh" w:date="2013-10-19T02:15:00Z"/>
              </w:rPr>
            </w:pPr>
            <w:del w:id="6588"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589" w:author="Anees Shaikh" w:date="2013-10-19T02:15:00Z"/>
              </w:rPr>
            </w:pPr>
            <w:del w:id="6590" w:author="Anees Shaikh" w:date="2013-10-19T02:15:00Z">
              <w:r w:rsidDel="006A4016">
                <w:delText xml:space="preserve">                &lt;/xs:documentation&gt;</w:delText>
              </w:r>
            </w:del>
          </w:p>
          <w:p w14:paraId="2AB8AC67" w14:textId="21EA5BAB" w:rsidR="0023596D" w:rsidDel="006A4016" w:rsidRDefault="0023596D" w:rsidP="0023596D">
            <w:pPr>
              <w:pStyle w:val="XML2"/>
              <w:rPr>
                <w:del w:id="6591" w:author="Anees Shaikh" w:date="2013-10-19T02:15:00Z"/>
              </w:rPr>
            </w:pPr>
            <w:del w:id="6592" w:author="Anees Shaikh" w:date="2013-10-19T02:15:00Z">
              <w:r w:rsidDel="006A4016">
                <w:delText xml:space="preserve">              &lt;/xs:annotation&gt;</w:delText>
              </w:r>
            </w:del>
          </w:p>
          <w:p w14:paraId="09BAB321" w14:textId="36CB849D" w:rsidR="0023596D" w:rsidDel="006A4016" w:rsidRDefault="0023596D" w:rsidP="0023596D">
            <w:pPr>
              <w:pStyle w:val="XML2"/>
              <w:rPr>
                <w:del w:id="6593" w:author="Anees Shaikh" w:date="2013-10-19T02:15:00Z"/>
              </w:rPr>
            </w:pPr>
            <w:del w:id="6594" w:author="Anees Shaikh" w:date="2013-10-19T02:15:00Z">
              <w:r w:rsidDel="006A4016">
                <w:delText xml:space="preserve">              &lt;xs:complexType&gt;</w:delText>
              </w:r>
            </w:del>
          </w:p>
          <w:p w14:paraId="5A76A5F2" w14:textId="38AB5E8A" w:rsidR="0023596D" w:rsidDel="006A4016" w:rsidRDefault="0023596D" w:rsidP="0023596D">
            <w:pPr>
              <w:pStyle w:val="XML2"/>
              <w:rPr>
                <w:del w:id="6595" w:author="Anees Shaikh" w:date="2013-10-19T02:15:00Z"/>
              </w:rPr>
            </w:pPr>
            <w:del w:id="6596" w:author="Anees Shaikh" w:date="2013-10-19T02:15:00Z">
              <w:r w:rsidDel="006A4016">
                <w:delText xml:space="preserve">                &lt;xs:sequence&gt;</w:delText>
              </w:r>
            </w:del>
          </w:p>
          <w:p w14:paraId="14C90E28" w14:textId="2156B65E" w:rsidR="0023596D" w:rsidDel="006A4016" w:rsidRDefault="0023596D" w:rsidP="0023596D">
            <w:pPr>
              <w:pStyle w:val="XML2"/>
              <w:rPr>
                <w:del w:id="6597" w:author="Anees Shaikh" w:date="2013-10-19T02:15:00Z"/>
              </w:rPr>
            </w:pPr>
            <w:del w:id="6598"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599" w:author="Anees Shaikh" w:date="2013-10-19T02:15:00Z"/>
              </w:rPr>
            </w:pPr>
            <w:del w:id="6600" w:author="Anees Shaikh" w:date="2013-10-19T02:15:00Z">
              <w:r w:rsidDel="006A4016">
                <w:delText xml:space="preserve">                    &lt;xs:annotation&gt;</w:delText>
              </w:r>
            </w:del>
          </w:p>
          <w:p w14:paraId="6C615048" w14:textId="69E94E21" w:rsidR="0023596D" w:rsidDel="006A4016" w:rsidRDefault="0023596D" w:rsidP="0023596D">
            <w:pPr>
              <w:pStyle w:val="XML2"/>
              <w:rPr>
                <w:del w:id="6601" w:author="Anees Shaikh" w:date="2013-10-19T02:15:00Z"/>
              </w:rPr>
            </w:pPr>
            <w:del w:id="6602" w:author="Anees Shaikh" w:date="2013-10-19T02:15:00Z">
              <w:r w:rsidDel="006A4016">
                <w:delText xml:space="preserve">                      &lt;xs:documentation&gt;</w:delText>
              </w:r>
            </w:del>
          </w:p>
          <w:p w14:paraId="190254B4" w14:textId="3215BF50" w:rsidR="0023596D" w:rsidDel="006A4016" w:rsidRDefault="0023596D" w:rsidP="0023596D">
            <w:pPr>
              <w:pStyle w:val="XML2"/>
              <w:rPr>
                <w:del w:id="6603" w:author="Anees Shaikh" w:date="2013-10-19T02:15:00Z"/>
              </w:rPr>
            </w:pPr>
            <w:del w:id="6604" w:author="Anees Shaikh" w:date="2013-10-19T02:15:00Z">
              <w:r w:rsidDel="006A4016">
                <w:delText xml:space="preserve">                        A unique name of the NDM.</w:delText>
              </w:r>
            </w:del>
          </w:p>
          <w:p w14:paraId="408CAA3B" w14:textId="0759260D" w:rsidR="0023596D" w:rsidDel="006A4016" w:rsidRDefault="0023596D" w:rsidP="0023596D">
            <w:pPr>
              <w:pStyle w:val="XML2"/>
              <w:rPr>
                <w:del w:id="6605" w:author="Anees Shaikh" w:date="2013-10-19T02:15:00Z"/>
              </w:rPr>
            </w:pPr>
            <w:del w:id="6606"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07" w:author="Anees Shaikh" w:date="2013-10-19T02:15:00Z"/>
              </w:rPr>
            </w:pPr>
            <w:del w:id="6608"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09" w:author="Anees Shaikh" w:date="2013-10-19T02:15:00Z"/>
              </w:rPr>
            </w:pPr>
            <w:del w:id="6610"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11" w:author="Anees Shaikh" w:date="2013-10-19T02:15:00Z"/>
              </w:rPr>
            </w:pPr>
            <w:del w:id="6612"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13" w:author="Anees Shaikh" w:date="2013-10-19T02:15:00Z"/>
              </w:rPr>
            </w:pPr>
            <w:del w:id="6614" w:author="Anees Shaikh" w:date="2013-10-19T02:15:00Z">
              <w:r w:rsidDel="006A4016">
                <w:delText xml:space="preserve">                           list;</w:delText>
              </w:r>
            </w:del>
          </w:p>
          <w:p w14:paraId="02BFB37C" w14:textId="53C4921F" w:rsidR="0023596D" w:rsidDel="006A4016" w:rsidRDefault="0023596D" w:rsidP="0023596D">
            <w:pPr>
              <w:pStyle w:val="XML2"/>
              <w:rPr>
                <w:del w:id="6615" w:author="Anees Shaikh" w:date="2013-10-19T02:15:00Z"/>
              </w:rPr>
            </w:pPr>
            <w:del w:id="6616"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17" w:author="Anees Shaikh" w:date="2013-10-19T02:15:00Z"/>
              </w:rPr>
            </w:pPr>
            <w:del w:id="6618"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19" w:author="Anees Shaikh" w:date="2013-10-19T02:15:00Z"/>
              </w:rPr>
            </w:pPr>
            <w:del w:id="6620" w:author="Anees Shaikh" w:date="2013-10-19T02:15:00Z">
              <w:r w:rsidDel="006A4016">
                <w:delText xml:space="preserve">                      &lt;/xs:documentation&gt;</w:delText>
              </w:r>
            </w:del>
          </w:p>
          <w:p w14:paraId="63D21F18" w14:textId="4410D983" w:rsidR="0023596D" w:rsidDel="006A4016" w:rsidRDefault="0023596D" w:rsidP="0023596D">
            <w:pPr>
              <w:pStyle w:val="XML2"/>
              <w:rPr>
                <w:del w:id="6621" w:author="Anees Shaikh" w:date="2013-10-19T02:15:00Z"/>
              </w:rPr>
            </w:pPr>
            <w:del w:id="6622" w:author="Anees Shaikh" w:date="2013-10-19T02:15:00Z">
              <w:r w:rsidDel="006A4016">
                <w:delText xml:space="preserve">                    &lt;/xs:annotation&gt;</w:delText>
              </w:r>
            </w:del>
          </w:p>
          <w:p w14:paraId="0EFFD901" w14:textId="557561A9" w:rsidR="0023596D" w:rsidDel="006A4016" w:rsidRDefault="0023596D" w:rsidP="0023596D">
            <w:pPr>
              <w:pStyle w:val="XML2"/>
              <w:rPr>
                <w:del w:id="6623" w:author="Anees Shaikh" w:date="2013-10-19T02:15:00Z"/>
              </w:rPr>
            </w:pPr>
            <w:del w:id="6624" w:author="Anees Shaikh" w:date="2013-10-19T02:15:00Z">
              <w:r w:rsidDel="006A4016">
                <w:delText xml:space="preserve">                  &lt;/xs:element&gt;</w:delText>
              </w:r>
            </w:del>
          </w:p>
          <w:p w14:paraId="0834A374" w14:textId="13307FE4" w:rsidR="0023596D" w:rsidDel="006A4016" w:rsidRDefault="0023596D" w:rsidP="0023596D">
            <w:pPr>
              <w:pStyle w:val="XML2"/>
              <w:rPr>
                <w:del w:id="6625" w:author="Anees Shaikh" w:date="2013-10-19T02:15:00Z"/>
              </w:rPr>
            </w:pPr>
            <w:del w:id="6626" w:author="Anees Shaikh" w:date="2013-10-19T02:15:00Z">
              <w:r w:rsidDel="006A4016">
                <w:delText xml:space="preserve">                  &lt;xs:element name="type"&gt;</w:delText>
              </w:r>
            </w:del>
          </w:p>
          <w:p w14:paraId="666F536F" w14:textId="46A70C18" w:rsidR="0023596D" w:rsidDel="006A4016" w:rsidRDefault="0023596D" w:rsidP="0023596D">
            <w:pPr>
              <w:pStyle w:val="XML2"/>
              <w:rPr>
                <w:del w:id="6627" w:author="Anees Shaikh" w:date="2013-10-19T02:15:00Z"/>
              </w:rPr>
            </w:pPr>
            <w:del w:id="6628" w:author="Anees Shaikh" w:date="2013-10-19T02:15:00Z">
              <w:r w:rsidDel="006A4016">
                <w:delText xml:space="preserve">                    &lt;xs:annotation&gt;</w:delText>
              </w:r>
            </w:del>
          </w:p>
          <w:p w14:paraId="57E0AF4D" w14:textId="1187CC63" w:rsidR="0023596D" w:rsidDel="006A4016" w:rsidRDefault="0023596D" w:rsidP="0023596D">
            <w:pPr>
              <w:pStyle w:val="XML2"/>
              <w:rPr>
                <w:del w:id="6629" w:author="Anees Shaikh" w:date="2013-10-19T02:15:00Z"/>
              </w:rPr>
            </w:pPr>
            <w:del w:id="6630" w:author="Anees Shaikh" w:date="2013-10-19T02:15:00Z">
              <w:r w:rsidDel="006A4016">
                <w:delText xml:space="preserve">                      &lt;xs:documentation&gt;</w:delText>
              </w:r>
            </w:del>
          </w:p>
          <w:p w14:paraId="61B1FEFA" w14:textId="21B8B960" w:rsidR="0023596D" w:rsidDel="006A4016" w:rsidRDefault="0023596D" w:rsidP="0023596D">
            <w:pPr>
              <w:pStyle w:val="XML2"/>
              <w:rPr>
                <w:del w:id="6631" w:author="Anees Shaikh" w:date="2013-10-19T02:15:00Z"/>
              </w:rPr>
            </w:pPr>
            <w:del w:id="6632" w:author="Anees Shaikh" w:date="2013-10-19T02:15:00Z">
              <w:r w:rsidDel="006A4016">
                <w:delText xml:space="preserve">                        The NDM type.</w:delText>
              </w:r>
            </w:del>
          </w:p>
          <w:p w14:paraId="048FAD24" w14:textId="46AC4F52" w:rsidR="0023596D" w:rsidDel="006A4016" w:rsidRDefault="0023596D" w:rsidP="0023596D">
            <w:pPr>
              <w:pStyle w:val="XML2"/>
              <w:rPr>
                <w:del w:id="6633" w:author="Anees Shaikh" w:date="2013-10-19T02:15:00Z"/>
              </w:rPr>
            </w:pPr>
            <w:del w:id="6634" w:author="Anees Shaikh" w:date="2013-10-19T02:15:00Z">
              <w:r w:rsidDel="006A4016">
                <w:delText xml:space="preserve">                      &lt;/xs:documentation&gt;</w:delText>
              </w:r>
            </w:del>
          </w:p>
          <w:p w14:paraId="16F1FC45" w14:textId="557714BE" w:rsidR="0023596D" w:rsidDel="006A4016" w:rsidRDefault="0023596D" w:rsidP="0023596D">
            <w:pPr>
              <w:pStyle w:val="XML2"/>
              <w:rPr>
                <w:del w:id="6635" w:author="Anees Shaikh" w:date="2013-10-19T02:15:00Z"/>
              </w:rPr>
            </w:pPr>
            <w:del w:id="6636" w:author="Anees Shaikh" w:date="2013-10-19T02:15:00Z">
              <w:r w:rsidDel="006A4016">
                <w:delText xml:space="preserve">                    &lt;/xs:annotation&gt;</w:delText>
              </w:r>
            </w:del>
          </w:p>
          <w:p w14:paraId="5C67B3C3" w14:textId="54639F1B" w:rsidR="0023596D" w:rsidDel="006A4016" w:rsidRDefault="0023596D" w:rsidP="0023596D">
            <w:pPr>
              <w:pStyle w:val="XML2"/>
              <w:rPr>
                <w:del w:id="6637" w:author="Anees Shaikh" w:date="2013-10-19T02:15:00Z"/>
              </w:rPr>
            </w:pPr>
            <w:del w:id="6638" w:author="Anees Shaikh" w:date="2013-10-19T02:15:00Z">
              <w:r w:rsidDel="006A4016">
                <w:delText xml:space="preserve">                    &lt;xs:simpleType&gt;</w:delText>
              </w:r>
            </w:del>
          </w:p>
          <w:p w14:paraId="116831BC" w14:textId="0CDB9FBC" w:rsidR="0023596D" w:rsidDel="006A4016" w:rsidRDefault="0023596D" w:rsidP="0023596D">
            <w:pPr>
              <w:pStyle w:val="XML2"/>
              <w:rPr>
                <w:del w:id="6639" w:author="Anees Shaikh" w:date="2013-10-19T02:15:00Z"/>
              </w:rPr>
            </w:pPr>
            <w:del w:id="6640"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41" w:author="Anees Shaikh" w:date="2013-10-19T02:15:00Z"/>
              </w:rPr>
            </w:pPr>
            <w:del w:id="6642"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43" w:author="Anees Shaikh" w:date="2013-10-19T02:15:00Z"/>
              </w:rPr>
            </w:pPr>
            <w:del w:id="6644"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45" w:author="Anees Shaikh" w:date="2013-10-19T02:15:00Z"/>
              </w:rPr>
            </w:pPr>
            <w:del w:id="6646" w:author="Anees Shaikh" w:date="2013-10-19T02:15:00Z">
              <w:r w:rsidDel="006A4016">
                <w:delText xml:space="preserve">                      &lt;/xs:restriction&gt;</w:delText>
              </w:r>
            </w:del>
          </w:p>
          <w:p w14:paraId="65145533" w14:textId="33DBE4D2" w:rsidR="0023596D" w:rsidDel="006A4016" w:rsidRDefault="0023596D" w:rsidP="0023596D">
            <w:pPr>
              <w:pStyle w:val="XML2"/>
              <w:rPr>
                <w:del w:id="6647" w:author="Anees Shaikh" w:date="2013-10-19T02:15:00Z"/>
              </w:rPr>
            </w:pPr>
            <w:del w:id="6648" w:author="Anees Shaikh" w:date="2013-10-19T02:15:00Z">
              <w:r w:rsidDel="006A4016">
                <w:delText xml:space="preserve">                    &lt;/xs:simpleType&gt;</w:delText>
              </w:r>
            </w:del>
          </w:p>
          <w:p w14:paraId="5815680F" w14:textId="15E60E14" w:rsidR="0023596D" w:rsidDel="006A4016" w:rsidRDefault="0023596D" w:rsidP="0023596D">
            <w:pPr>
              <w:pStyle w:val="XML2"/>
              <w:rPr>
                <w:del w:id="6649" w:author="Anees Shaikh" w:date="2013-10-19T02:15:00Z"/>
              </w:rPr>
            </w:pPr>
            <w:del w:id="6650" w:author="Anees Shaikh" w:date="2013-10-19T02:15:00Z">
              <w:r w:rsidDel="006A4016">
                <w:delText xml:space="preserve">                  &lt;/xs:element&gt;</w:delText>
              </w:r>
            </w:del>
          </w:p>
          <w:p w14:paraId="4845DBD1" w14:textId="35B6DB2D" w:rsidR="0023596D" w:rsidDel="006A4016" w:rsidRDefault="0023596D" w:rsidP="0023596D">
            <w:pPr>
              <w:pStyle w:val="XML2"/>
              <w:rPr>
                <w:del w:id="6651" w:author="Anees Shaikh" w:date="2013-10-19T02:15:00Z"/>
              </w:rPr>
            </w:pPr>
            <w:del w:id="6652"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53" w:author="Anees Shaikh" w:date="2013-10-19T02:15:00Z"/>
              </w:rPr>
            </w:pPr>
            <w:del w:id="6654" w:author="Anees Shaikh" w:date="2013-10-19T02:15:00Z">
              <w:r w:rsidDel="006A4016">
                <w:delText xml:space="preserve">                    &lt;xs:annotation&gt;</w:delText>
              </w:r>
            </w:del>
          </w:p>
          <w:p w14:paraId="4227DFF5" w14:textId="67F83128" w:rsidR="0023596D" w:rsidDel="006A4016" w:rsidRDefault="0023596D" w:rsidP="0023596D">
            <w:pPr>
              <w:pStyle w:val="XML2"/>
              <w:rPr>
                <w:del w:id="6655" w:author="Anees Shaikh" w:date="2013-10-19T02:15:00Z"/>
              </w:rPr>
            </w:pPr>
            <w:del w:id="6656" w:author="Anees Shaikh" w:date="2013-10-19T02:15:00Z">
              <w:r w:rsidDel="006A4016">
                <w:delText xml:space="preserve">                      &lt;xs:documentation&gt;</w:delText>
              </w:r>
            </w:del>
          </w:p>
          <w:p w14:paraId="0EC7933F" w14:textId="2AA19897" w:rsidR="0023596D" w:rsidDel="006A4016" w:rsidRDefault="0023596D" w:rsidP="0023596D">
            <w:pPr>
              <w:pStyle w:val="XML2"/>
              <w:rPr>
                <w:del w:id="6657" w:author="Anees Shaikh" w:date="2013-10-19T02:15:00Z"/>
              </w:rPr>
            </w:pPr>
            <w:del w:id="6658"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59" w:author="Anees Shaikh" w:date="2013-10-19T02:15:00Z"/>
              </w:rPr>
            </w:pPr>
            <w:del w:id="6660" w:author="Anees Shaikh" w:date="2013-10-19T02:15:00Z">
              <w:r w:rsidDel="006A4016">
                <w:delText xml:space="preserve">                      &lt;/xs:documentation&gt;</w:delText>
              </w:r>
            </w:del>
          </w:p>
          <w:p w14:paraId="5CA2CA57" w14:textId="666DA8CB" w:rsidR="0023596D" w:rsidDel="006A4016" w:rsidRDefault="0023596D" w:rsidP="0023596D">
            <w:pPr>
              <w:pStyle w:val="XML2"/>
              <w:rPr>
                <w:del w:id="6661" w:author="Anees Shaikh" w:date="2013-10-19T02:15:00Z"/>
              </w:rPr>
            </w:pPr>
            <w:del w:id="6662" w:author="Anees Shaikh" w:date="2013-10-19T02:15:00Z">
              <w:r w:rsidDel="006A4016">
                <w:delText xml:space="preserve">                    &lt;/xs:annotation&gt;</w:delText>
              </w:r>
            </w:del>
          </w:p>
          <w:p w14:paraId="2E505CCC" w14:textId="17F17214" w:rsidR="0023596D" w:rsidDel="006A4016" w:rsidRDefault="0023596D" w:rsidP="0023596D">
            <w:pPr>
              <w:pStyle w:val="XML2"/>
              <w:rPr>
                <w:del w:id="6663" w:author="Anees Shaikh" w:date="2013-10-19T02:15:00Z"/>
              </w:rPr>
            </w:pPr>
            <w:del w:id="6664" w:author="Anees Shaikh" w:date="2013-10-19T02:15:00Z">
              <w:r w:rsidDel="006A4016">
                <w:delText xml:space="preserve">                  &lt;/xs:element&gt;</w:delText>
              </w:r>
            </w:del>
          </w:p>
          <w:p w14:paraId="5C04D70C" w14:textId="24B2262F" w:rsidR="0023596D" w:rsidDel="006A4016" w:rsidRDefault="0023596D" w:rsidP="0023596D">
            <w:pPr>
              <w:pStyle w:val="XML2"/>
              <w:rPr>
                <w:del w:id="6665" w:author="Anees Shaikh" w:date="2013-10-19T02:15:00Z"/>
              </w:rPr>
            </w:pPr>
            <w:del w:id="6666" w:author="Anees Shaikh" w:date="2013-10-19T02:15:00Z">
              <w:r w:rsidDel="006A4016">
                <w:delText xml:space="preserve">                &lt;/xs:sequence&gt;</w:delText>
              </w:r>
            </w:del>
          </w:p>
          <w:p w14:paraId="40BAD880" w14:textId="616FA666" w:rsidR="0023596D" w:rsidDel="006A4016" w:rsidRDefault="0023596D" w:rsidP="0023596D">
            <w:pPr>
              <w:pStyle w:val="XML2"/>
              <w:rPr>
                <w:del w:id="6667" w:author="Anees Shaikh" w:date="2013-10-19T02:15:00Z"/>
              </w:rPr>
            </w:pPr>
            <w:del w:id="6668" w:author="Anees Shaikh" w:date="2013-10-19T02:15:00Z">
              <w:r w:rsidDel="006A4016">
                <w:delText xml:space="preserve">              &lt;/xs:complexType&gt;</w:delText>
              </w:r>
            </w:del>
          </w:p>
          <w:p w14:paraId="238148A9" w14:textId="134F8248" w:rsidR="0023596D" w:rsidDel="006A4016" w:rsidRDefault="0023596D" w:rsidP="0023596D">
            <w:pPr>
              <w:pStyle w:val="XML2"/>
              <w:rPr>
                <w:del w:id="6669" w:author="Anees Shaikh" w:date="2013-10-19T02:15:00Z"/>
              </w:rPr>
            </w:pPr>
            <w:del w:id="6670" w:author="Anees Shaikh" w:date="2013-10-19T02:15:00Z">
              <w:r w:rsidDel="006A4016">
                <w:delText xml:space="preserve">            &lt;/xs:element&gt;</w:delText>
              </w:r>
            </w:del>
          </w:p>
          <w:p w14:paraId="31CD3218" w14:textId="6C45B4DB" w:rsidR="0023596D" w:rsidDel="006A4016" w:rsidRDefault="0023596D" w:rsidP="0023596D">
            <w:pPr>
              <w:pStyle w:val="XML2"/>
              <w:rPr>
                <w:del w:id="6671" w:author="Anees Shaikh" w:date="2013-10-19T02:15:00Z"/>
              </w:rPr>
            </w:pPr>
            <w:del w:id="6672" w:author="Anees Shaikh" w:date="2013-10-19T02:15:00Z">
              <w:r w:rsidDel="006A4016">
                <w:delText xml:space="preserve">          &lt;/xs:sequence&gt;</w:delText>
              </w:r>
            </w:del>
          </w:p>
          <w:p w14:paraId="28078D20" w14:textId="0CD50731" w:rsidR="0023596D" w:rsidDel="006A4016" w:rsidRDefault="0023596D" w:rsidP="0023596D">
            <w:pPr>
              <w:pStyle w:val="XML2"/>
              <w:rPr>
                <w:del w:id="6673" w:author="Anees Shaikh" w:date="2013-10-19T02:15:00Z"/>
              </w:rPr>
            </w:pPr>
            <w:del w:id="6674" w:author="Anees Shaikh" w:date="2013-10-19T02:15:00Z">
              <w:r w:rsidDel="006A4016">
                <w:delText xml:space="preserve">        &lt;/xs:complexType&gt;</w:delText>
              </w:r>
            </w:del>
          </w:p>
          <w:p w14:paraId="44BDC643" w14:textId="6381AA21" w:rsidR="0023596D" w:rsidDel="006A4016" w:rsidRDefault="0023596D" w:rsidP="0023596D">
            <w:pPr>
              <w:pStyle w:val="XML2"/>
              <w:rPr>
                <w:del w:id="6675" w:author="Anees Shaikh" w:date="2013-10-19T02:15:00Z"/>
              </w:rPr>
            </w:pPr>
            <w:del w:id="6676" w:author="Anees Shaikh" w:date="2013-10-19T02:15:00Z">
              <w:r w:rsidDel="006A4016">
                <w:delText xml:space="preserve">      &lt;/xs:element&gt;</w:delText>
              </w:r>
            </w:del>
          </w:p>
          <w:p w14:paraId="3F6BD6AD" w14:textId="0068B133" w:rsidR="0023596D" w:rsidDel="006A4016" w:rsidRDefault="0023596D" w:rsidP="0023596D">
            <w:pPr>
              <w:pStyle w:val="XML2"/>
              <w:rPr>
                <w:del w:id="6677" w:author="Anees Shaikh" w:date="2013-10-19T02:15:00Z"/>
              </w:rPr>
            </w:pPr>
            <w:del w:id="6678" w:author="Anees Shaikh" w:date="2013-10-19T02:15:00Z">
              <w:r w:rsidDel="006A4016">
                <w:delText xml:space="preserve">    &lt;/xs:sequence&gt;</w:delText>
              </w:r>
            </w:del>
          </w:p>
          <w:p w14:paraId="271778A0" w14:textId="4B6292A5" w:rsidR="0023596D" w:rsidDel="006A4016" w:rsidRDefault="0023596D" w:rsidP="0023596D">
            <w:pPr>
              <w:pStyle w:val="XML2"/>
              <w:rPr>
                <w:del w:id="6679" w:author="Anees Shaikh" w:date="2013-10-19T02:15:00Z"/>
              </w:rPr>
            </w:pPr>
            <w:del w:id="6680" w:author="Anees Shaikh" w:date="2013-10-19T02:15:00Z">
              <w:r w:rsidDel="006A4016">
                <w:delText xml:space="preserve">  &lt;/xs:group&gt;</w:delText>
              </w:r>
            </w:del>
          </w:p>
          <w:p w14:paraId="4A7B5A6E" w14:textId="1FA0A8B9" w:rsidR="0023596D" w:rsidDel="006A4016" w:rsidRDefault="0023596D" w:rsidP="0023596D">
            <w:pPr>
              <w:pStyle w:val="XML2"/>
              <w:rPr>
                <w:del w:id="6681" w:author="Anees Shaikh" w:date="2013-10-19T02:15:00Z"/>
              </w:rPr>
            </w:pPr>
          </w:p>
          <w:p w14:paraId="794912A9" w14:textId="71758ED4" w:rsidR="0023596D" w:rsidDel="006A4016" w:rsidRDefault="0023596D" w:rsidP="0023596D">
            <w:pPr>
              <w:pStyle w:val="XML2"/>
              <w:rPr>
                <w:del w:id="6682" w:author="Anees Shaikh" w:date="2013-10-19T02:15:00Z"/>
              </w:rPr>
            </w:pPr>
            <w:del w:id="6683" w:author="Anees Shaikh" w:date="2013-10-19T02:15:00Z">
              <w:r w:rsidDel="006A4016">
                <w:delText xml:space="preserve">  &lt;xs:group name="a1"&gt;</w:delText>
              </w:r>
            </w:del>
          </w:p>
          <w:p w14:paraId="035DE265" w14:textId="45F5621C" w:rsidR="0023596D" w:rsidDel="006A4016" w:rsidRDefault="0023596D" w:rsidP="0023596D">
            <w:pPr>
              <w:pStyle w:val="XML2"/>
              <w:rPr>
                <w:del w:id="6684" w:author="Anees Shaikh" w:date="2013-10-19T02:15:00Z"/>
              </w:rPr>
            </w:pPr>
            <w:del w:id="6685" w:author="Anees Shaikh" w:date="2013-10-19T02:15:00Z">
              <w:r w:rsidDel="006A4016">
                <w:delText xml:space="preserve">    &lt;xs:sequence&gt;</w:delText>
              </w:r>
            </w:del>
          </w:p>
          <w:p w14:paraId="43C3000D" w14:textId="71C1B931" w:rsidR="0023596D" w:rsidDel="006A4016" w:rsidRDefault="0023596D" w:rsidP="0023596D">
            <w:pPr>
              <w:pStyle w:val="XML2"/>
              <w:rPr>
                <w:del w:id="6686" w:author="Anees Shaikh" w:date="2013-10-19T02:15:00Z"/>
              </w:rPr>
            </w:pPr>
            <w:del w:id="6687"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688" w:author="Anees Shaikh" w:date="2013-10-19T02:15:00Z"/>
              </w:rPr>
            </w:pPr>
            <w:del w:id="6689" w:author="Anees Shaikh" w:date="2013-10-19T02:15:00Z">
              <w:r w:rsidDel="006A4016">
                <w:delText xml:space="preserve">        &lt;xs:complexType&gt;</w:delText>
              </w:r>
            </w:del>
          </w:p>
          <w:p w14:paraId="4E978E75" w14:textId="50170063" w:rsidR="0023596D" w:rsidDel="006A4016" w:rsidRDefault="0023596D" w:rsidP="0023596D">
            <w:pPr>
              <w:pStyle w:val="XML2"/>
              <w:rPr>
                <w:del w:id="6690" w:author="Anees Shaikh" w:date="2013-10-19T02:15:00Z"/>
              </w:rPr>
            </w:pPr>
            <w:del w:id="6691" w:author="Anees Shaikh" w:date="2013-10-19T02:15:00Z">
              <w:r w:rsidDel="006A4016">
                <w:delText xml:space="preserve">          &lt;xs:sequence&gt;</w:delText>
              </w:r>
            </w:del>
          </w:p>
          <w:p w14:paraId="2740EF6E" w14:textId="1D76C550" w:rsidR="0023596D" w:rsidDel="006A4016" w:rsidRDefault="0023596D" w:rsidP="0023596D">
            <w:pPr>
              <w:pStyle w:val="XML2"/>
              <w:rPr>
                <w:del w:id="6692" w:author="Anees Shaikh" w:date="2013-10-19T02:15:00Z"/>
              </w:rPr>
            </w:pPr>
            <w:del w:id="6693" w:author="Anees Shaikh" w:date="2013-10-19T02:15:00Z">
              <w:r w:rsidDel="006A4016">
                <w:delText xml:space="preserve">            &lt;xs:choice&gt;</w:delText>
              </w:r>
            </w:del>
          </w:p>
          <w:p w14:paraId="012E0909" w14:textId="6972623C" w:rsidR="0023596D" w:rsidDel="006A4016" w:rsidRDefault="0023596D" w:rsidP="0023596D">
            <w:pPr>
              <w:pStyle w:val="XML2"/>
              <w:rPr>
                <w:del w:id="6694" w:author="Anees Shaikh" w:date="2013-10-19T02:15:00Z"/>
              </w:rPr>
            </w:pPr>
            <w:del w:id="6695" w:author="Anees Shaikh" w:date="2013-10-19T02:15:00Z">
              <w:r w:rsidDel="006A4016">
                <w:delText xml:space="preserve">              &lt;xs:annotation&gt;</w:delText>
              </w:r>
            </w:del>
          </w:p>
          <w:p w14:paraId="5E1D48FA" w14:textId="642F84D1" w:rsidR="0023596D" w:rsidDel="006A4016" w:rsidRDefault="0023596D" w:rsidP="0023596D">
            <w:pPr>
              <w:pStyle w:val="XML2"/>
              <w:rPr>
                <w:del w:id="6696" w:author="Anees Shaikh" w:date="2013-10-19T02:15:00Z"/>
              </w:rPr>
            </w:pPr>
            <w:del w:id="6697" w:author="Anees Shaikh" w:date="2013-10-19T02:15:00Z">
              <w:r w:rsidDel="006A4016">
                <w:delText xml:space="preserve">                &lt;xs:documentation&gt;</w:delText>
              </w:r>
            </w:del>
          </w:p>
          <w:p w14:paraId="24858D31" w14:textId="0E072AC8" w:rsidR="0023596D" w:rsidDel="006A4016" w:rsidRDefault="0023596D" w:rsidP="0023596D">
            <w:pPr>
              <w:pStyle w:val="XML2"/>
              <w:rPr>
                <w:del w:id="6698" w:author="Anees Shaikh" w:date="2013-10-19T02:15:00Z"/>
              </w:rPr>
            </w:pPr>
            <w:del w:id="6699"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00" w:author="Anees Shaikh" w:date="2013-10-19T02:15:00Z"/>
              </w:rPr>
            </w:pPr>
            <w:del w:id="6701"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02" w:author="Anees Shaikh" w:date="2013-10-19T02:15:00Z"/>
              </w:rPr>
            </w:pPr>
            <w:del w:id="6703"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04" w:author="Anees Shaikh" w:date="2013-10-19T02:15:00Z"/>
              </w:rPr>
            </w:pPr>
            <w:del w:id="6705"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06" w:author="Anees Shaikh" w:date="2013-10-19T02:15:00Z"/>
              </w:rPr>
            </w:pPr>
            <w:del w:id="6707" w:author="Anees Shaikh" w:date="2013-10-19T02:15:00Z">
              <w:r w:rsidDel="006A4016">
                <w:delText xml:space="preserve">                  'available-ndm'</w:delText>
              </w:r>
            </w:del>
          </w:p>
          <w:p w14:paraId="10FB1949" w14:textId="205C02EE" w:rsidR="0023596D" w:rsidDel="006A4016" w:rsidRDefault="0023596D" w:rsidP="0023596D">
            <w:pPr>
              <w:pStyle w:val="XML2"/>
              <w:rPr>
                <w:del w:id="6708" w:author="Anees Shaikh" w:date="2013-10-19T02:15:00Z"/>
              </w:rPr>
            </w:pPr>
            <w:del w:id="6709" w:author="Anees Shaikh" w:date="2013-10-19T02:15:00Z">
              <w:r w:rsidDel="006A4016">
                <w:delText xml:space="preserve">                &lt;/xs:documentation&gt;</w:delText>
              </w:r>
            </w:del>
          </w:p>
          <w:p w14:paraId="060418BB" w14:textId="04E92A27" w:rsidR="0023596D" w:rsidDel="006A4016" w:rsidRDefault="0023596D" w:rsidP="0023596D">
            <w:pPr>
              <w:pStyle w:val="XML2"/>
              <w:rPr>
                <w:del w:id="6710" w:author="Anees Shaikh" w:date="2013-10-19T02:15:00Z"/>
              </w:rPr>
            </w:pPr>
            <w:del w:id="6711" w:author="Anees Shaikh" w:date="2013-10-19T02:15:00Z">
              <w:r w:rsidDel="006A4016">
                <w:delText xml:space="preserve">              &lt;/xs:annotation&gt;</w:delText>
              </w:r>
            </w:del>
          </w:p>
          <w:p w14:paraId="0138E7BC" w14:textId="0002BB71" w:rsidR="0023596D" w:rsidDel="006A4016" w:rsidRDefault="0023596D" w:rsidP="0023596D">
            <w:pPr>
              <w:pStyle w:val="XML2"/>
              <w:rPr>
                <w:del w:id="6712" w:author="Anees Shaikh" w:date="2013-10-19T02:15:00Z"/>
              </w:rPr>
            </w:pPr>
            <w:del w:id="6713" w:author="Anees Shaikh" w:date="2013-10-19T02:15:00Z">
              <w:r w:rsidDel="006A4016">
                <w:delText xml:space="preserve">            &lt;/xs:choice&gt;</w:delText>
              </w:r>
            </w:del>
          </w:p>
          <w:p w14:paraId="7F1ECA18" w14:textId="03DD840B" w:rsidR="0023596D" w:rsidDel="006A4016" w:rsidRDefault="0023596D" w:rsidP="0023596D">
            <w:pPr>
              <w:pStyle w:val="XML2"/>
              <w:rPr>
                <w:del w:id="6714" w:author="Anees Shaikh" w:date="2013-10-19T02:15:00Z"/>
              </w:rPr>
            </w:pPr>
            <w:del w:id="6715" w:author="Anees Shaikh" w:date="2013-10-19T02:15:00Z">
              <w:r w:rsidDel="006A4016">
                <w:delText xml:space="preserve">          &lt;/xs:sequence&gt;</w:delText>
              </w:r>
            </w:del>
          </w:p>
          <w:p w14:paraId="5B3C00C4" w14:textId="641F50FE" w:rsidR="0023596D" w:rsidDel="006A4016" w:rsidRDefault="0023596D" w:rsidP="0023596D">
            <w:pPr>
              <w:pStyle w:val="XML2"/>
              <w:rPr>
                <w:del w:id="6716" w:author="Anees Shaikh" w:date="2013-10-19T02:15:00Z"/>
              </w:rPr>
            </w:pPr>
            <w:del w:id="6717" w:author="Anees Shaikh" w:date="2013-10-19T02:15:00Z">
              <w:r w:rsidDel="006A4016">
                <w:delText xml:space="preserve">        &lt;/xs:complexType&gt;</w:delText>
              </w:r>
            </w:del>
          </w:p>
          <w:p w14:paraId="27F642EF" w14:textId="20731463" w:rsidR="0023596D" w:rsidDel="006A4016" w:rsidRDefault="0023596D" w:rsidP="0023596D">
            <w:pPr>
              <w:pStyle w:val="XML2"/>
              <w:rPr>
                <w:del w:id="6718" w:author="Anees Shaikh" w:date="2013-10-19T02:15:00Z"/>
              </w:rPr>
            </w:pPr>
            <w:del w:id="6719" w:author="Anees Shaikh" w:date="2013-10-19T02:15:00Z">
              <w:r w:rsidDel="006A4016">
                <w:delText xml:space="preserve">      &lt;/xs:element&gt;</w:delText>
              </w:r>
            </w:del>
          </w:p>
          <w:p w14:paraId="2D729B99" w14:textId="6895C292" w:rsidR="0023596D" w:rsidDel="006A4016" w:rsidRDefault="0023596D" w:rsidP="0023596D">
            <w:pPr>
              <w:pStyle w:val="XML2"/>
              <w:rPr>
                <w:del w:id="6720" w:author="Anees Shaikh" w:date="2013-10-19T02:15:00Z"/>
              </w:rPr>
            </w:pPr>
            <w:del w:id="6721" w:author="Anees Shaikh" w:date="2013-10-19T02:15:00Z">
              <w:r w:rsidDel="006A4016">
                <w:delText xml:space="preserve">    &lt;/xs:sequence&gt;</w:delText>
              </w:r>
            </w:del>
          </w:p>
          <w:p w14:paraId="20C80F15" w14:textId="54565219" w:rsidR="0023596D" w:rsidDel="006A4016" w:rsidRDefault="0023596D" w:rsidP="0023596D">
            <w:pPr>
              <w:pStyle w:val="XML2"/>
              <w:rPr>
                <w:del w:id="6722" w:author="Anees Shaikh" w:date="2013-10-19T02:15:00Z"/>
              </w:rPr>
            </w:pPr>
            <w:del w:id="6723"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24" w:author="Anees Shaikh" w:date="2013-10-19T02:15:00Z"/>
              </w:rPr>
            </w:pPr>
          </w:p>
        </w:tc>
      </w:tr>
    </w:tbl>
    <w:p w14:paraId="4C5113C4" w14:textId="3161D97B" w:rsidR="00EA69CB" w:rsidRDefault="00EA69CB" w:rsidP="00EA69CB">
      <w:pPr>
        <w:pStyle w:val="Heading3"/>
      </w:pPr>
      <w:bookmarkStart w:id="6725" w:name="_Toc243774092"/>
      <w:r>
        <w:t>XML Example</w:t>
      </w:r>
      <w:bookmarkEnd w:id="6725"/>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 xml:space="preserve">&lt;capable-switch </w:t>
            </w:r>
            <w:proofErr w:type="spellStart"/>
            <w:r>
              <w:t>xmlns</w:t>
            </w:r>
            <w:proofErr w:type="spellEnd"/>
            <w:r>
              <w:t>="urn:onf:of111:config:yang"</w:t>
            </w:r>
          </w:p>
          <w:p w14:paraId="0E2AF28E" w14:textId="77777777" w:rsidR="00D33137" w:rsidRDefault="00D33137" w:rsidP="00D33137">
            <w:pPr>
              <w:pStyle w:val="XML2"/>
            </w:pPr>
            <w:r>
              <w:t xml:space="preserve">                </w:t>
            </w:r>
            <w:proofErr w:type="spellStart"/>
            <w:r>
              <w:t>xmlns:ndm</w:t>
            </w:r>
            <w:proofErr w:type="spellEnd"/>
            <w:r>
              <w:t>="</w:t>
            </w:r>
            <w:proofErr w:type="spellStart"/>
            <w:r>
              <w:t>urn:opennetworking.org:yang:ndm</w:t>
            </w:r>
            <w:proofErr w:type="spellEnd"/>
            <w:r>
              <w:t>"</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w:t>
            </w:r>
            <w:proofErr w:type="spellStart"/>
            <w:r>
              <w:t>ndm:ndm-implementation</w:t>
            </w:r>
            <w:proofErr w:type="spellEnd"/>
            <w:r>
              <w:t>&gt;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w:t>
            </w:r>
            <w:proofErr w:type="spellStart"/>
            <w:r>
              <w:t>ndm:ndm-implementation</w:t>
            </w:r>
            <w:proofErr w:type="spellEnd"/>
            <w:r>
              <w:t>&gt;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26" w:name="_Toc333524668"/>
      <w:bookmarkStart w:id="6727" w:name="_Toc335148755"/>
      <w:bookmarkStart w:id="6728" w:name="_Toc333524669"/>
      <w:bookmarkStart w:id="6729" w:name="_Toc335148756"/>
      <w:bookmarkStart w:id="6730" w:name="_Toc333524670"/>
      <w:bookmarkStart w:id="6731" w:name="_Toc335148757"/>
      <w:bookmarkStart w:id="6732" w:name="_Toc333524671"/>
      <w:bookmarkStart w:id="6733" w:name="_Toc335148758"/>
      <w:bookmarkStart w:id="6734" w:name="_Toc333524672"/>
      <w:bookmarkStart w:id="6735" w:name="_Toc335148759"/>
      <w:bookmarkStart w:id="6736" w:name="_Toc333524673"/>
      <w:bookmarkStart w:id="6737" w:name="_Toc335148760"/>
      <w:bookmarkStart w:id="6738" w:name="_Toc333524674"/>
      <w:bookmarkStart w:id="6739" w:name="_Toc335148761"/>
      <w:bookmarkStart w:id="6740" w:name="_Toc333524675"/>
      <w:bookmarkStart w:id="6741" w:name="_Toc335148762"/>
      <w:bookmarkStart w:id="6742" w:name="_Toc333524676"/>
      <w:bookmarkStart w:id="6743" w:name="_Toc335148763"/>
      <w:bookmarkStart w:id="6744" w:name="_Toc333524677"/>
      <w:bookmarkStart w:id="6745" w:name="_Toc335148764"/>
      <w:bookmarkStart w:id="6746" w:name="_Toc333524678"/>
      <w:bookmarkStart w:id="6747" w:name="_Toc335148765"/>
      <w:bookmarkStart w:id="6748" w:name="_Toc333524679"/>
      <w:bookmarkStart w:id="6749" w:name="_Toc335148766"/>
      <w:bookmarkStart w:id="6750" w:name="_Toc333524680"/>
      <w:bookmarkStart w:id="6751" w:name="_Toc335148767"/>
      <w:bookmarkStart w:id="6752" w:name="_Toc333524681"/>
      <w:bookmarkStart w:id="6753" w:name="_Toc335148768"/>
      <w:bookmarkStart w:id="6754" w:name="_Toc333524682"/>
      <w:bookmarkStart w:id="6755" w:name="_Toc335148769"/>
      <w:bookmarkStart w:id="6756" w:name="_Toc243774093"/>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r w:rsidRPr="006F4495">
        <w:lastRenderedPageBreak/>
        <w:t>Binding to NETCONF</w:t>
      </w:r>
      <w:bookmarkEnd w:id="6756"/>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57" w:name="_Toc243774094"/>
      <w:r>
        <w:t>Requirements</w:t>
      </w:r>
      <w:bookmarkEnd w:id="6757"/>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53"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4" w:history="1">
        <w:r>
          <w:rPr>
            <w:rStyle w:val="Hyperlink"/>
          </w:rPr>
          <w:t>http://www.cablelabs.com/specifications/XSD/ietf-inet-types.xsd</w:t>
        </w:r>
      </w:hyperlink>
    </w:p>
    <w:p w14:paraId="20429249" w14:textId="11209F84" w:rsidR="00B17688" w:rsidRDefault="00B17688" w:rsidP="00C128FA">
      <w:r>
        <w:t xml:space="preserve">Those XML schemas define some basic </w:t>
      </w:r>
      <w:proofErr w:type="spellStart"/>
      <w:r>
        <w:t>datatypes</w:t>
      </w:r>
      <w:proofErr w:type="spellEnd"/>
      <w:r>
        <w:t xml:space="preserve">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proofErr w:type="spellStart"/>
      <w:r>
        <w:rPr>
          <w:rFonts w:asciiTheme="minorHAnsi" w:hAnsiTheme="minorHAnsi" w:cstheme="minorHAnsi"/>
        </w:rPr>
        <w:t>ietf</w:t>
      </w:r>
      <w:proofErr w:type="spellEnd"/>
      <w:r>
        <w:rPr>
          <w:rFonts w:asciiTheme="minorHAnsi" w:hAnsiTheme="minorHAnsi" w:cstheme="minorHAnsi"/>
        </w:rPr>
        <w:t>-yang-</w:t>
      </w:r>
      <w:proofErr w:type="spellStart"/>
      <w:r>
        <w:rPr>
          <w:rFonts w:asciiTheme="minorHAnsi" w:hAnsiTheme="minorHAnsi" w:cstheme="minorHAnsi"/>
        </w:rPr>
        <w:t>types.yang</w:t>
      </w:r>
      <w:proofErr w:type="spellEnd"/>
      <w:r>
        <w:rPr>
          <w:rFonts w:asciiTheme="minorHAnsi" w:hAnsiTheme="minorHAnsi" w:cstheme="minorHAnsi"/>
        </w:rPr>
        <w:t xml:space="preserve"> found at </w:t>
      </w:r>
      <w:hyperlink r:id="rId55"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proofErr w:type="spellStart"/>
      <w:r>
        <w:rPr>
          <w:rFonts w:asciiTheme="minorHAnsi" w:hAnsiTheme="minorHAnsi" w:cstheme="minorHAnsi"/>
        </w:rPr>
        <w:t>ietf-inet-types.yang</w:t>
      </w:r>
      <w:proofErr w:type="spellEnd"/>
      <w:r>
        <w:rPr>
          <w:rFonts w:asciiTheme="minorHAnsi" w:hAnsiTheme="minorHAnsi" w:cstheme="minorHAnsi"/>
        </w:rPr>
        <w:t xml:space="preserve"> found at </w:t>
      </w:r>
      <w:hyperlink r:id="rId56"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58" w:name="_Toc243774095"/>
      <w:r>
        <w:t xml:space="preserve">How </w:t>
      </w:r>
      <w:r w:rsidR="007B1FA6">
        <w:t xml:space="preserve">the </w:t>
      </w:r>
      <w:r>
        <w:t xml:space="preserve">Data Model is </w:t>
      </w:r>
      <w:proofErr w:type="gramStart"/>
      <w:r>
        <w:t>Bound</w:t>
      </w:r>
      <w:proofErr w:type="gramEnd"/>
      <w:r>
        <w:t xml:space="preserve"> to </w:t>
      </w:r>
      <w:r w:rsidR="007B1FA6">
        <w:t>NETCONF</w:t>
      </w:r>
      <w:bookmarkEnd w:id="6758"/>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and </w:t>
      </w:r>
      <w:r w:rsidR="001D24FC" w:rsidRPr="00E53A91">
        <w:rPr>
          <w:rStyle w:val="codeChar"/>
        </w:rPr>
        <w:t>&lt;</w:t>
      </w:r>
      <w:proofErr w:type="spellStart"/>
      <w:r w:rsidR="001D24FC" w:rsidRPr="00E53A91">
        <w:rPr>
          <w:rStyle w:val="codeChar"/>
        </w:rPr>
        <w:t>rpc</w:t>
      </w:r>
      <w:proofErr w:type="spellEnd"/>
      <w:r w:rsidR="001D24FC" w:rsidRPr="00E53A91">
        <w:rPr>
          <w:rStyle w:val="codeChar"/>
        </w:rPr>
        <w:t>-reply&gt;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element must conform to the </w:t>
      </w:r>
      <w:proofErr w:type="spellStart"/>
      <w:r w:rsidR="001D24FC">
        <w:rPr>
          <w:lang w:bidi="en-US"/>
        </w:rPr>
        <w:t>OpenFlow</w:t>
      </w:r>
      <w:proofErr w:type="spellEnd"/>
      <w:r w:rsidR="001D24FC">
        <w:rPr>
          <w:lang w:bidi="en-US"/>
        </w:rPr>
        <w:t xml:space="preserve"> </w:t>
      </w:r>
      <w:proofErr w:type="spellStart"/>
      <w:r w:rsidR="001D24FC">
        <w:rPr>
          <w:lang w:bidi="en-US"/>
        </w:rPr>
        <w:t>Configuraton</w:t>
      </w:r>
      <w:proofErr w:type="spellEnd"/>
      <w:r w:rsidR="001D24FC">
        <w:rPr>
          <w:lang w:bidi="en-US"/>
        </w:rPr>
        <w:t xml:space="preserve">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 xml:space="preserve">base protocol operations can be used to retrieve, configure, copy and delete </w:t>
      </w:r>
      <w:proofErr w:type="spellStart"/>
      <w:r>
        <w:rPr>
          <w:lang w:bidi="en-US"/>
        </w:rPr>
        <w:t>OpenFlow</w:t>
      </w:r>
      <w:proofErr w:type="spellEnd"/>
      <w:r>
        <w:rPr>
          <w:lang w:bidi="en-US"/>
        </w:rPr>
        <w:t xml:space="preserve">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w:t>
      </w:r>
      <w:proofErr w:type="spellStart"/>
      <w:r>
        <w:rPr>
          <w:lang w:bidi="en-US"/>
        </w:rPr>
        <w:t>config</w:t>
      </w:r>
      <w:proofErr w:type="spellEnd"/>
    </w:p>
    <w:p w14:paraId="7D158832" w14:textId="77777777" w:rsidR="001D24FC" w:rsidRDefault="001D24FC" w:rsidP="002C0E22">
      <w:pPr>
        <w:numPr>
          <w:ilvl w:val="0"/>
          <w:numId w:val="14"/>
        </w:numPr>
      </w:pPr>
      <w:r>
        <w:rPr>
          <w:lang w:bidi="en-US"/>
        </w:rPr>
        <w:t>get-</w:t>
      </w:r>
      <w:proofErr w:type="spellStart"/>
      <w:r>
        <w:rPr>
          <w:lang w:bidi="en-US"/>
        </w:rPr>
        <w:t>config</w:t>
      </w:r>
      <w:proofErr w:type="spellEnd"/>
    </w:p>
    <w:p w14:paraId="3E16E013" w14:textId="77777777" w:rsidR="001D24FC" w:rsidRDefault="001D24FC" w:rsidP="002C0E22">
      <w:pPr>
        <w:numPr>
          <w:ilvl w:val="0"/>
          <w:numId w:val="14"/>
        </w:numPr>
      </w:pPr>
      <w:r>
        <w:t>copy-</w:t>
      </w:r>
      <w:proofErr w:type="spellStart"/>
      <w:r>
        <w:t>config</w:t>
      </w:r>
      <w:proofErr w:type="spellEnd"/>
    </w:p>
    <w:p w14:paraId="0B190803" w14:textId="13FA3615" w:rsidR="00264303" w:rsidRDefault="00E53A91" w:rsidP="00264303">
      <w:pPr>
        <w:numPr>
          <w:ilvl w:val="0"/>
          <w:numId w:val="14"/>
        </w:numPr>
      </w:pPr>
      <w:r>
        <w:t>delete-</w:t>
      </w:r>
      <w:proofErr w:type="spellStart"/>
      <w:r>
        <w:t>config</w:t>
      </w:r>
      <w:proofErr w:type="spellEnd"/>
    </w:p>
    <w:p w14:paraId="04ECF3BD" w14:textId="77777777" w:rsidR="001D24FC" w:rsidRDefault="001D24FC" w:rsidP="00D14D27">
      <w:pPr>
        <w:pStyle w:val="Heading3"/>
      </w:pPr>
      <w:bookmarkStart w:id="6759" w:name="_Toc243774096"/>
      <w:proofErr w:type="gramStart"/>
      <w:r>
        <w:t>edit-</w:t>
      </w:r>
      <w:proofErr w:type="spellStart"/>
      <w:r>
        <w:t>config</w:t>
      </w:r>
      <w:bookmarkEnd w:id="6759"/>
      <w:proofErr w:type="spellEnd"/>
      <w:proofErr w:type="gramEnd"/>
    </w:p>
    <w:p w14:paraId="114F444C" w14:textId="5F9BDA44" w:rsidR="001D24FC" w:rsidRDefault="001D24FC" w:rsidP="001D24FC">
      <w:pPr>
        <w:jc w:val="both"/>
      </w:pPr>
      <w:r w:rsidRPr="00AC7DB0">
        <w:t xml:space="preserve">The </w:t>
      </w:r>
      <w:r w:rsidRPr="00E53A91">
        <w:rPr>
          <w:rStyle w:val="codeChar"/>
        </w:rPr>
        <w:t>&lt;edit-</w:t>
      </w:r>
      <w:proofErr w:type="spellStart"/>
      <w:r w:rsidRPr="00E53A91">
        <w:rPr>
          <w:rStyle w:val="codeChar"/>
        </w:rPr>
        <w:t>config</w:t>
      </w:r>
      <w:proofErr w:type="spellEnd"/>
      <w:r w:rsidRPr="00E53A91">
        <w:rPr>
          <w:rStyle w:val="codeChar"/>
        </w:rPr>
        <w:t>&gt;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w:t>
      </w:r>
      <w:proofErr w:type="spellStart"/>
      <w:r w:rsidRPr="00E53A91">
        <w:rPr>
          <w:rStyle w:val="codeChar"/>
        </w:rPr>
        <w:t>config</w:t>
      </w:r>
      <w:proofErr w:type="spellEnd"/>
      <w:r w:rsidRPr="00E53A91">
        <w:rPr>
          <w:rStyle w:val="codeChar"/>
        </w:rPr>
        <w:t>&gt;</w:t>
      </w:r>
      <w:r>
        <w:t xml:space="preserve"> </w:t>
      </w:r>
      <w:proofErr w:type="spellStart"/>
      <w:r>
        <w:t>subtree</w:t>
      </w:r>
      <w:proofErr w:type="spellEnd"/>
      <w:r>
        <w:t xml:space="preserv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w:t>
      </w:r>
      <w:proofErr w:type="spellStart"/>
      <w:r w:rsidR="001D24FC">
        <w:t>config</w:t>
      </w:r>
      <w:proofErr w:type="spellEnd"/>
      <w:r w:rsidR="001D24FC">
        <w:t xml:space="preserve">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w:t>
            </w:r>
            <w:proofErr w:type="spellStart"/>
            <w:r>
              <w:t>xml</w:t>
            </w:r>
            <w:r w:rsidRPr="00011096">
              <w:t>version</w:t>
            </w:r>
            <w:proofErr w:type="spellEnd"/>
            <w:proofErr w:type="gramEnd"/>
            <w:r>
              <w:t>="1.0" encoding="UTF-8"?&gt;</w:t>
            </w:r>
          </w:p>
          <w:p w14:paraId="19D817BC" w14:textId="77777777" w:rsidR="001D24FC" w:rsidRDefault="001D24FC" w:rsidP="00011096">
            <w:pPr>
              <w:pStyle w:val="XML1"/>
            </w:pPr>
            <w:r>
              <w:t>&lt;</w:t>
            </w:r>
            <w:proofErr w:type="spellStart"/>
            <w:r>
              <w:t>rpc</w:t>
            </w:r>
            <w:proofErr w:type="spellEnd"/>
            <w:r>
              <w:t xml:space="preserve"> message-id="1"</w:t>
            </w:r>
          </w:p>
          <w:p w14:paraId="12133B73" w14:textId="77777777" w:rsidR="001D24FC" w:rsidRDefault="001D24FC" w:rsidP="00011096">
            <w:pPr>
              <w:pStyle w:val="XML1"/>
            </w:pPr>
            <w:r>
              <w:t xml:space="preserve"> </w:t>
            </w:r>
            <w:proofErr w:type="spellStart"/>
            <w:r>
              <w:t>xmlns</w:t>
            </w:r>
            <w:proofErr w:type="spellEnd"/>
            <w:r>
              <w:t>="urn:ietf:params:xml:ns:netconf:base:1.0"&gt;</w:t>
            </w:r>
          </w:p>
          <w:p w14:paraId="06DC6E71" w14:textId="77777777" w:rsidR="001D24FC" w:rsidRDefault="001D24FC" w:rsidP="00011096">
            <w:pPr>
              <w:pStyle w:val="XML2"/>
            </w:pPr>
            <w:r>
              <w:t>&lt;edit-</w:t>
            </w:r>
            <w:proofErr w:type="spellStart"/>
            <w:r>
              <w:t>config</w:t>
            </w:r>
            <w:proofErr w:type="spellEnd"/>
            <w:r>
              <w:t xml:space="preserve"> </w:t>
            </w:r>
            <w:proofErr w:type="spellStart"/>
            <w:r>
              <w:t>xmlns</w:t>
            </w:r>
            <w:proofErr w:type="spellEnd"/>
            <w:r>
              <w:t>="urn:ietf:params:xml:ns:netconf:base:1.0"&gt;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w:t>
            </w:r>
            <w:proofErr w:type="spellStart"/>
            <w:r>
              <w:t>config</w:t>
            </w:r>
            <w:proofErr w:type="spellEnd"/>
            <w:r>
              <w:t>&gt;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proofErr w:type="spellStart"/>
            <w:r>
              <w:t>xmlns:nc</w:t>
            </w:r>
            <w:proofErr w:type="spellEnd"/>
            <w:r>
              <w:t>="urn:ietf:params:xml:ns:netconf:base:1.0"</w:t>
            </w:r>
          </w:p>
          <w:p w14:paraId="5E4724F9" w14:textId="77777777" w:rsidR="001D24FC" w:rsidRDefault="001D24FC" w:rsidP="00011096">
            <w:pPr>
              <w:pStyle w:val="XML5"/>
            </w:pPr>
            <w:proofErr w:type="spellStart"/>
            <w:r>
              <w:t>nc:operation</w:t>
            </w:r>
            <w:proofErr w:type="spellEnd"/>
            <w:r>
              <w:t>="create"</w:t>
            </w:r>
          </w:p>
          <w:p w14:paraId="6A623AC6" w14:textId="77777777" w:rsidR="001D24FC" w:rsidRDefault="001D24FC" w:rsidP="00011096">
            <w:pPr>
              <w:pStyle w:val="XML5"/>
            </w:pPr>
            <w:proofErr w:type="spellStart"/>
            <w:r>
              <w:t>xmlns</w:t>
            </w:r>
            <w:proofErr w:type="spellEnd"/>
            <w:r>
              <w:t>="urn:onf:of12:config:yang"&gt;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w:t>
            </w:r>
            <w:proofErr w:type="spellStart"/>
            <w:r>
              <w:t>datapath</w:t>
            </w:r>
            <w:proofErr w:type="spellEnd"/>
            <w:r>
              <w:t>-id&gt;11:11:11:11:11:11:11:11&lt;/</w:t>
            </w:r>
            <w:proofErr w:type="spellStart"/>
            <w:r>
              <w:t>datapath</w:t>
            </w:r>
            <w:proofErr w:type="spellEnd"/>
            <w:r>
              <w:t>-id&gt;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w:t>
            </w:r>
            <w:proofErr w:type="spellStart"/>
            <w:r>
              <w:t>ip</w:t>
            </w:r>
            <w:proofErr w:type="spellEnd"/>
            <w:r>
              <w:t>-address&gt;192.168.2.1&lt;/</w:t>
            </w:r>
            <w:proofErr w:type="spellStart"/>
            <w:r>
              <w:t>ip</w:t>
            </w:r>
            <w:proofErr w:type="spellEnd"/>
            <w:r>
              <w:t>-address&gt;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w:t>
            </w:r>
            <w:proofErr w:type="spellStart"/>
            <w:r>
              <w:t>tcp</w:t>
            </w:r>
            <w:proofErr w:type="spellEnd"/>
            <w:r>
              <w:t>&lt;/protocol&gt;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w:t>
            </w:r>
            <w:proofErr w:type="spellStart"/>
            <w:r>
              <w:t>config</w:t>
            </w:r>
            <w:proofErr w:type="spellEnd"/>
            <w:r>
              <w:t>&gt;</w:t>
            </w:r>
          </w:p>
          <w:p w14:paraId="46513F4C" w14:textId="77777777" w:rsidR="001D24FC" w:rsidRDefault="001D24FC" w:rsidP="00011096">
            <w:pPr>
              <w:pStyle w:val="XML2"/>
            </w:pPr>
            <w:r>
              <w:t>&lt;/edit-</w:t>
            </w:r>
            <w:proofErr w:type="spellStart"/>
            <w:r>
              <w:t>config</w:t>
            </w:r>
            <w:proofErr w:type="spellEnd"/>
            <w:r>
              <w:t>&gt;</w:t>
            </w:r>
          </w:p>
          <w:p w14:paraId="35F62565" w14:textId="77777777" w:rsidR="001D24FC" w:rsidRDefault="001D24FC" w:rsidP="00011096">
            <w:pPr>
              <w:pStyle w:val="XML1"/>
            </w:pPr>
            <w:r>
              <w:t>&lt;/</w:t>
            </w:r>
            <w:proofErr w:type="spellStart"/>
            <w:r>
              <w:t>rpc</w:t>
            </w:r>
            <w:proofErr w:type="spellEnd"/>
            <w:r>
              <w:t>&gt;</w:t>
            </w:r>
          </w:p>
          <w:p w14:paraId="3F0564EA" w14:textId="77777777" w:rsidR="001D24FC" w:rsidRDefault="001D24FC" w:rsidP="00011096">
            <w:pPr>
              <w:pStyle w:val="XML3"/>
            </w:pPr>
          </w:p>
          <w:p w14:paraId="4CFD3AF3" w14:textId="77777777" w:rsidR="001D24FC" w:rsidRDefault="001D24FC" w:rsidP="00011096">
            <w:pPr>
              <w:pStyle w:val="XML1"/>
            </w:pPr>
            <w:r>
              <w:t>&lt;</w:t>
            </w:r>
            <w:proofErr w:type="spellStart"/>
            <w:r>
              <w:t>rpc</w:t>
            </w:r>
            <w:proofErr w:type="spellEnd"/>
            <w:r>
              <w:t>-reply message-id="1"</w:t>
            </w:r>
          </w:p>
          <w:p w14:paraId="29CB633B" w14:textId="77777777" w:rsidR="001D24FC" w:rsidRDefault="001D24FC" w:rsidP="00011096">
            <w:pPr>
              <w:pStyle w:val="XML2"/>
            </w:pPr>
            <w:proofErr w:type="spellStart"/>
            <w:r>
              <w:t>xmlns</w:t>
            </w:r>
            <w:proofErr w:type="spellEnd"/>
            <w:r>
              <w:t>="urn:ietf:params:xml:ns:netconf:base:1.0"&gt;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w:t>
            </w:r>
            <w:proofErr w:type="spellStart"/>
            <w:r>
              <w:t>rpc</w:t>
            </w:r>
            <w:proofErr w:type="spellEnd"/>
            <w:r>
              <w:t>-reply&gt;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proofErr w:type="spellStart"/>
      <w:r w:rsidRPr="00014DA1">
        <w:t>ip</w:t>
      </w:r>
      <w:proofErr w:type="spellEnd"/>
      <w:r w:rsidRPr="00014DA1">
        <w:t>-address</w:t>
      </w:r>
      <w:r>
        <w:t xml:space="preserve"> Element of Controller</w:t>
      </w:r>
    </w:p>
    <w:p w14:paraId="14FA3B6E" w14:textId="77777777" w:rsidR="001D24FC" w:rsidRDefault="0099136A" w:rsidP="001D24FC">
      <w:r>
        <w:t xml:space="preserve">This XML example shows </w:t>
      </w:r>
      <w:r w:rsidR="001D24FC">
        <w:t>an edit-</w:t>
      </w:r>
      <w:proofErr w:type="spellStart"/>
      <w:r w:rsidR="001D24FC">
        <w:t>config</w:t>
      </w:r>
      <w:proofErr w:type="spellEnd"/>
      <w:r w:rsidR="001D24FC">
        <w:t xml:space="preserve"> operation to replace the </w:t>
      </w:r>
      <w:proofErr w:type="spellStart"/>
      <w:r w:rsidR="001D24FC" w:rsidRPr="00014DA1">
        <w:rPr>
          <w:rStyle w:val="codeChar"/>
        </w:rPr>
        <w:t>ip</w:t>
      </w:r>
      <w:proofErr w:type="spellEnd"/>
      <w:r w:rsidR="001D24FC" w:rsidRPr="00014DA1">
        <w:rPr>
          <w:rStyle w:val="codeChar"/>
        </w:rPr>
        <w:t>-address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w:t>
            </w:r>
            <w:proofErr w:type="spellStart"/>
            <w:r>
              <w:t>rpc</w:t>
            </w:r>
            <w:proofErr w:type="spellEnd"/>
            <w:r>
              <w:t xml:space="preserve"> message-id="1"</w:t>
            </w:r>
          </w:p>
          <w:p w14:paraId="22791E1A" w14:textId="77777777" w:rsidR="001D24FC" w:rsidRDefault="001D24FC" w:rsidP="00BB2B70">
            <w:pPr>
              <w:pStyle w:val="XML3"/>
            </w:pPr>
            <w:proofErr w:type="spellStart"/>
            <w:r>
              <w:t>xmlns</w:t>
            </w:r>
            <w:proofErr w:type="spellEnd"/>
            <w:r>
              <w:t>="urn:ietf:params:xml:ns:netconf:base:1.0"&gt;</w:t>
            </w:r>
          </w:p>
          <w:p w14:paraId="1B84A19E" w14:textId="77777777" w:rsidR="001D24FC" w:rsidRDefault="001D24FC" w:rsidP="00BB2B70">
            <w:pPr>
              <w:pStyle w:val="XML3"/>
            </w:pPr>
            <w:r>
              <w:t>&lt;edit-</w:t>
            </w:r>
            <w:proofErr w:type="spellStart"/>
            <w:r>
              <w:t>config</w:t>
            </w:r>
            <w:proofErr w:type="spellEnd"/>
            <w:r>
              <w:t xml:space="preserve"> </w:t>
            </w:r>
            <w:proofErr w:type="spellStart"/>
            <w:r>
              <w:t>xmlns</w:t>
            </w:r>
            <w:proofErr w:type="spellEnd"/>
            <w:r>
              <w:t>="urn:ietf:params:xml:ns:netconf:base:1.0"&gt;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w:t>
            </w:r>
            <w:proofErr w:type="spellStart"/>
            <w:r>
              <w:t>config</w:t>
            </w:r>
            <w:proofErr w:type="spellEnd"/>
            <w:r>
              <w:t>&gt;</w:t>
            </w:r>
          </w:p>
          <w:p w14:paraId="2178D118" w14:textId="77777777" w:rsidR="001D24FC" w:rsidRDefault="001D24FC" w:rsidP="00BB2B70">
            <w:pPr>
              <w:pStyle w:val="XML4"/>
            </w:pPr>
            <w:r>
              <w:t xml:space="preserve">&lt;capable-switch </w:t>
            </w:r>
            <w:proofErr w:type="spellStart"/>
            <w:r>
              <w:t>xmlns</w:t>
            </w:r>
            <w:proofErr w:type="spellEnd"/>
            <w:r>
              <w:t>="urn:onf:of12:config:yang"&gt;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w:t>
            </w:r>
            <w:proofErr w:type="spellStart"/>
            <w:r>
              <w:t>ip</w:t>
            </w:r>
            <w:proofErr w:type="spellEnd"/>
            <w:r>
              <w:t>-address operation="replace"&gt;10.0.0.10&lt;/</w:t>
            </w:r>
            <w:proofErr w:type="spellStart"/>
            <w:r>
              <w:t>ip</w:t>
            </w:r>
            <w:proofErr w:type="spellEnd"/>
            <w:r>
              <w:t>-address&gt;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w:t>
            </w:r>
            <w:proofErr w:type="spellStart"/>
            <w:r>
              <w:t>config</w:t>
            </w:r>
            <w:proofErr w:type="spellEnd"/>
            <w:r>
              <w:t>&gt;</w:t>
            </w:r>
          </w:p>
          <w:p w14:paraId="4BAFE9EC" w14:textId="77777777" w:rsidR="001D24FC" w:rsidRDefault="001D24FC" w:rsidP="00FA445C">
            <w:pPr>
              <w:pStyle w:val="XML2"/>
            </w:pPr>
            <w:r>
              <w:t>&lt;/edit-</w:t>
            </w:r>
            <w:proofErr w:type="spellStart"/>
            <w:r>
              <w:t>config</w:t>
            </w:r>
            <w:proofErr w:type="spellEnd"/>
            <w:r>
              <w:t>&gt;</w:t>
            </w:r>
          </w:p>
          <w:p w14:paraId="36ADE2F1" w14:textId="77777777" w:rsidR="001D24FC" w:rsidRDefault="001D24FC" w:rsidP="00FA445C">
            <w:pPr>
              <w:pStyle w:val="XML1"/>
            </w:pPr>
            <w:r>
              <w:t>&lt;/</w:t>
            </w:r>
            <w:proofErr w:type="spellStart"/>
            <w:r>
              <w:t>rpc</w:t>
            </w:r>
            <w:proofErr w:type="spellEnd"/>
            <w:r>
              <w:t>&gt;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w:t>
            </w:r>
            <w:proofErr w:type="spellStart"/>
            <w:r>
              <w:rPr>
                <w:color w:val="000000"/>
              </w:rPr>
              <w:t>rpc</w:t>
            </w:r>
            <w:proofErr w:type="spellEnd"/>
            <w:r>
              <w:rPr>
                <w:color w:val="000000"/>
              </w:rPr>
              <w:t>-reply message-id="1"</w:t>
            </w:r>
          </w:p>
          <w:p w14:paraId="056503B6" w14:textId="77777777" w:rsidR="001D24FC" w:rsidRDefault="001D24FC" w:rsidP="001D24FC">
            <w:pPr>
              <w:pStyle w:val="HTMLPreformatted"/>
              <w:rPr>
                <w:color w:val="000000"/>
              </w:rPr>
            </w:pPr>
            <w:r>
              <w:rPr>
                <w:color w:val="000000"/>
              </w:rPr>
              <w:t xml:space="preserve">  </w:t>
            </w:r>
            <w:proofErr w:type="spellStart"/>
            <w:r>
              <w:rPr>
                <w:color w:val="000000"/>
              </w:rPr>
              <w:t>xmlns</w:t>
            </w:r>
            <w:proofErr w:type="spellEnd"/>
            <w:r>
              <w:rPr>
                <w:color w:val="000000"/>
              </w:rPr>
              <w:t>="urn:ietf:params:xml:ns:netconf:base:1.0"&gt;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w:t>
            </w:r>
            <w:proofErr w:type="spellStart"/>
            <w:r>
              <w:rPr>
                <w:color w:val="000000"/>
              </w:rPr>
              <w:t>rpc</w:t>
            </w:r>
            <w:proofErr w:type="spellEnd"/>
            <w:r>
              <w:rPr>
                <w:color w:val="000000"/>
              </w:rPr>
              <w:t>-reply&gt;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w:t>
      </w:r>
      <w:r w:rsidR="00E8573D">
        <w:t xml:space="preserve">NETCONF </w:t>
      </w:r>
      <w:proofErr w:type="spellStart"/>
      <w:r>
        <w:t>datastore</w:t>
      </w:r>
      <w:proofErr w:type="spellEnd"/>
      <w:r>
        <w:t xml:space="preserve"> scope.</w:t>
      </w:r>
    </w:p>
    <w:p w14:paraId="433A5C4D" w14:textId="77777777" w:rsidR="001D24FC" w:rsidRDefault="001D24FC" w:rsidP="00D14D27">
      <w:pPr>
        <w:pStyle w:val="Heading3"/>
      </w:pPr>
      <w:bookmarkStart w:id="6760" w:name="_Toc243774097"/>
      <w:proofErr w:type="gramStart"/>
      <w:r>
        <w:t>get-</w:t>
      </w:r>
      <w:proofErr w:type="spellStart"/>
      <w:r>
        <w:t>config</w:t>
      </w:r>
      <w:bookmarkEnd w:id="6760"/>
      <w:proofErr w:type="spellEnd"/>
      <w:proofErr w:type="gramEnd"/>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w:t>
      </w:r>
      <w:proofErr w:type="spellStart"/>
      <w:r>
        <w:rPr>
          <w:rFonts w:asciiTheme="minorHAnsi" w:hAnsiTheme="minorHAnsi" w:cstheme="minorBidi"/>
          <w:sz w:val="22"/>
          <w:szCs w:val="22"/>
          <w:lang w:bidi="en-US"/>
        </w:rPr>
        <w:t>OpenFlow</w:t>
      </w:r>
      <w:proofErr w:type="spellEnd"/>
      <w:r>
        <w:rPr>
          <w:rFonts w:asciiTheme="minorHAnsi" w:hAnsiTheme="minorHAnsi" w:cstheme="minorBidi"/>
          <w:sz w:val="22"/>
          <w:szCs w:val="22"/>
          <w:lang w:bidi="en-US"/>
        </w:rPr>
        <w:t xml:space="preserve">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When issuing a NETCONF get request all elements in the requested sub-tree must be returned in the result. Those elements that can be modified by a NETCONF edit-</w:t>
      </w:r>
      <w:proofErr w:type="spellStart"/>
      <w:r>
        <w:t>config</w:t>
      </w:r>
      <w:proofErr w:type="spellEnd"/>
      <w:r>
        <w:t xml:space="preserve"> request or retrieved by a NETCONF get-</w:t>
      </w:r>
      <w:proofErr w:type="spellStart"/>
      <w:r>
        <w:t>config</w:t>
      </w:r>
      <w:proofErr w:type="spellEnd"/>
      <w:r>
        <w:t xml:space="preserve">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w:t>
            </w:r>
            <w:proofErr w:type="spellStart"/>
            <w:r>
              <w:t>rpc</w:t>
            </w:r>
            <w:proofErr w:type="spellEnd"/>
            <w:r>
              <w:t xml:space="preserve"> message-id="1"</w:t>
            </w:r>
          </w:p>
          <w:p w14:paraId="27A35B3A" w14:textId="77777777" w:rsidR="001D24FC" w:rsidRDefault="001D24FC" w:rsidP="00275BB7">
            <w:pPr>
              <w:pStyle w:val="XML2"/>
            </w:pPr>
            <w:proofErr w:type="spellStart"/>
            <w:r>
              <w:t>xmlns</w:t>
            </w:r>
            <w:proofErr w:type="spellEnd"/>
            <w:r>
              <w:t>="urn:ietf:params:xml:ns:netconf:base:1.0"&gt;</w:t>
            </w:r>
          </w:p>
          <w:p w14:paraId="40EF8395" w14:textId="77777777" w:rsidR="001D24FC" w:rsidRDefault="001D24FC" w:rsidP="00275BB7">
            <w:pPr>
              <w:pStyle w:val="XML2"/>
            </w:pPr>
            <w:r>
              <w:t>&lt;get-</w:t>
            </w:r>
            <w:proofErr w:type="spellStart"/>
            <w:r>
              <w:t>config</w:t>
            </w:r>
            <w:proofErr w:type="spellEnd"/>
            <w:r>
              <w:t xml:space="preserve"> </w:t>
            </w:r>
            <w:proofErr w:type="spellStart"/>
            <w:r>
              <w:t>xmlns</w:t>
            </w:r>
            <w:proofErr w:type="spellEnd"/>
            <w:r>
              <w:t>="urn:ietf:params:xml:ns:netconf:base:1.0"&gt;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w:t>
            </w:r>
            <w:proofErr w:type="spellStart"/>
            <w:r>
              <w:t>xpath</w:t>
            </w:r>
            <w:proofErr w:type="spellEnd"/>
            <w:r>
              <w:t>" select="/capable-switch"/&gt;</w:t>
            </w:r>
          </w:p>
          <w:p w14:paraId="6E88AB97" w14:textId="77777777" w:rsidR="001D24FC" w:rsidRDefault="001D24FC" w:rsidP="00275BB7">
            <w:pPr>
              <w:pStyle w:val="XML2"/>
            </w:pPr>
            <w:r>
              <w:t>&lt;/get-</w:t>
            </w:r>
            <w:proofErr w:type="spellStart"/>
            <w:r>
              <w:t>config</w:t>
            </w:r>
            <w:proofErr w:type="spellEnd"/>
            <w:r>
              <w:t>&gt;</w:t>
            </w:r>
          </w:p>
          <w:p w14:paraId="0C2BB1FA" w14:textId="77777777" w:rsidR="001D24FC" w:rsidRDefault="001D24FC" w:rsidP="00275BB7">
            <w:pPr>
              <w:pStyle w:val="XML1"/>
            </w:pPr>
            <w:r>
              <w:t>&lt;/</w:t>
            </w:r>
            <w:proofErr w:type="spellStart"/>
            <w:r>
              <w:t>rpc</w:t>
            </w:r>
            <w:proofErr w:type="spellEnd"/>
            <w:r>
              <w:t>&gt;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w:t>
            </w:r>
            <w:proofErr w:type="spellStart"/>
            <w:r>
              <w:rPr>
                <w:rFonts w:ascii="Courier New" w:eastAsia="Times New Roman" w:hAnsi="Courier New" w:cs="Courier New"/>
                <w:color w:val="000000"/>
                <w:sz w:val="20"/>
                <w:szCs w:val="20"/>
              </w:rPr>
              <w:t>rpc</w:t>
            </w:r>
            <w:proofErr w:type="spellEnd"/>
            <w:r>
              <w:rPr>
                <w:rFonts w:ascii="Courier New" w:eastAsia="Times New Roman" w:hAnsi="Courier New" w:cs="Courier New"/>
                <w:color w:val="000000"/>
                <w:sz w:val="20"/>
                <w:szCs w:val="20"/>
              </w:rPr>
              <w:t>-reply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proofErr w:type="spellStart"/>
            <w:r w:rsidRPr="008B5D32">
              <w:t>xmlns</w:t>
            </w:r>
            <w:proofErr w:type="spellEnd"/>
            <w:r w:rsidRPr="008B5D32">
              <w:t>="urn:ietf:params:xml:ns:netconf:base:1.0"&gt;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 xml:space="preserve">&lt;capable-switch </w:t>
            </w:r>
            <w:proofErr w:type="spellStart"/>
            <w:r w:rsidRPr="008B5D32">
              <w:t>xmlns</w:t>
            </w:r>
            <w:proofErr w:type="spellEnd"/>
            <w:r w:rsidRPr="008B5D32">
              <w:t>="urn:onf:of12:config:yang"&gt;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w:t>
            </w:r>
            <w:proofErr w:type="spellStart"/>
            <w:r w:rsidRPr="00275BB7">
              <w:t>datapath</w:t>
            </w:r>
            <w:proofErr w:type="spellEnd"/>
            <w:r w:rsidRPr="00275BB7">
              <w:t>-id&gt;11:11:11:11:11:11:11:11&lt;/</w:t>
            </w:r>
            <w:proofErr w:type="spellStart"/>
            <w:r w:rsidRPr="00275BB7">
              <w:t>datapath</w:t>
            </w:r>
            <w:proofErr w:type="spellEnd"/>
            <w:r w:rsidRPr="00275BB7">
              <w:t>-id&gt;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w:t>
            </w:r>
            <w:proofErr w:type="spellStart"/>
            <w:r w:rsidRPr="008B5D32">
              <w:rPr>
                <w:rFonts w:eastAsia="Times New Roman"/>
              </w:rPr>
              <w:t>ip</w:t>
            </w:r>
            <w:proofErr w:type="spellEnd"/>
            <w:r w:rsidRPr="008B5D32">
              <w:rPr>
                <w:rFonts w:eastAsia="Times New Roman"/>
              </w:rPr>
              <w:t>-address&gt;192.168.2.1&lt;/</w:t>
            </w:r>
            <w:proofErr w:type="spellStart"/>
            <w:r w:rsidRPr="008B5D32">
              <w:rPr>
                <w:rFonts w:eastAsia="Times New Roman"/>
              </w:rPr>
              <w:t>ip</w:t>
            </w:r>
            <w:proofErr w:type="spellEnd"/>
            <w:r w:rsidRPr="008B5D32">
              <w:rPr>
                <w:rFonts w:eastAsia="Times New Roman"/>
              </w:rPr>
              <w:t>-address&gt;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w:t>
            </w:r>
            <w:proofErr w:type="spellStart"/>
            <w:r w:rsidRPr="008B5D32">
              <w:rPr>
                <w:rFonts w:eastAsia="Times New Roman"/>
              </w:rPr>
              <w:t>tcp</w:t>
            </w:r>
            <w:proofErr w:type="spellEnd"/>
            <w:r w:rsidRPr="008B5D32">
              <w:rPr>
                <w:rFonts w:eastAsia="Times New Roman"/>
              </w:rPr>
              <w:t>&lt;/protocol&gt;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w:t>
            </w:r>
            <w:proofErr w:type="spellStart"/>
            <w:r w:rsidRPr="008B5D32">
              <w:t>rpc</w:t>
            </w:r>
            <w:proofErr w:type="spellEnd"/>
            <w:r w:rsidRPr="008B5D32">
              <w:t>-reply&gt;</w:t>
            </w:r>
          </w:p>
        </w:tc>
      </w:tr>
    </w:tbl>
    <w:p w14:paraId="6196DCCB" w14:textId="77777777" w:rsidR="001D24FC" w:rsidRDefault="001D24FC" w:rsidP="00D14D27">
      <w:pPr>
        <w:pStyle w:val="Heading3"/>
      </w:pPr>
      <w:bookmarkStart w:id="6761" w:name="_Toc243774098"/>
      <w:proofErr w:type="gramStart"/>
      <w:r>
        <w:lastRenderedPageBreak/>
        <w:t>copy-</w:t>
      </w:r>
      <w:proofErr w:type="spellStart"/>
      <w:r>
        <w:t>config</w:t>
      </w:r>
      <w:bookmarkEnd w:id="6761"/>
      <w:proofErr w:type="spellEnd"/>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w:t>
      </w:r>
      <w:proofErr w:type="spellStart"/>
      <w:r w:rsidRPr="007C0C7A">
        <w:t>datastore</w:t>
      </w:r>
      <w:proofErr w:type="spellEnd"/>
      <w:r w:rsidRPr="007C0C7A">
        <w:t xml:space="preserve"> with the contents of another complete configuration </w:t>
      </w:r>
      <w:proofErr w:type="spellStart"/>
      <w:r w:rsidRPr="007C0C7A">
        <w:t>datastore</w:t>
      </w:r>
      <w:proofErr w:type="spellEnd"/>
      <w:r w:rsidRPr="007C0C7A">
        <w:t xml:space="preserve">.  If </w:t>
      </w:r>
      <w:r w:rsidR="00E06E48" w:rsidRPr="007C0C7A">
        <w:t>the target</w:t>
      </w:r>
      <w:r w:rsidRPr="007C0C7A">
        <w:t xml:space="preserve"> </w:t>
      </w:r>
      <w:proofErr w:type="spellStart"/>
      <w:r w:rsidRPr="007C0C7A">
        <w:t>datastore</w:t>
      </w:r>
      <w:proofErr w:type="spellEnd"/>
      <w:r w:rsidRPr="007C0C7A">
        <w:t xml:space="preserv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w:t>
            </w:r>
            <w:proofErr w:type="spellStart"/>
            <w:r>
              <w:t>rpc</w:t>
            </w:r>
            <w:proofErr w:type="spellEnd"/>
            <w:r>
              <w:t xml:space="preserve"> message-id="1"</w:t>
            </w:r>
          </w:p>
          <w:p w14:paraId="0FD3CCDA" w14:textId="77777777" w:rsidR="001D24FC" w:rsidRDefault="001D24FC" w:rsidP="00052E98">
            <w:pPr>
              <w:pStyle w:val="XML2"/>
            </w:pPr>
            <w:proofErr w:type="spellStart"/>
            <w:r>
              <w:t>xmlns</w:t>
            </w:r>
            <w:proofErr w:type="spellEnd"/>
            <w:r>
              <w:t>="urn:ietf:params:xml:ns:netconf:base:1.0"&gt;</w:t>
            </w:r>
          </w:p>
          <w:p w14:paraId="4B666E15" w14:textId="77777777" w:rsidR="001D24FC" w:rsidRDefault="001D24FC" w:rsidP="00052E98">
            <w:pPr>
              <w:pStyle w:val="XML2"/>
              <w:rPr>
                <w:color w:val="000000"/>
              </w:rPr>
            </w:pPr>
            <w:r>
              <w:rPr>
                <w:color w:val="000000"/>
              </w:rPr>
              <w:t>&lt;copy-</w:t>
            </w:r>
            <w:proofErr w:type="spellStart"/>
            <w:r>
              <w:rPr>
                <w:color w:val="000000"/>
              </w:rPr>
              <w:t>config</w:t>
            </w:r>
            <w:proofErr w:type="spellEnd"/>
            <w:r>
              <w:rPr>
                <w:color w:val="000000"/>
              </w:rPr>
              <w:t>&gt;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w:t>
            </w:r>
            <w:proofErr w:type="spellStart"/>
            <w:r>
              <w:t>url</w:t>
            </w:r>
            <w:proofErr w:type="spellEnd"/>
            <w:r>
              <w:t>&gt;https://mydomain.com/of-config/new-config.xml&lt;/url&gt;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w:t>
            </w:r>
            <w:proofErr w:type="spellStart"/>
            <w:r>
              <w:t>config</w:t>
            </w:r>
            <w:proofErr w:type="spellEnd"/>
            <w:r>
              <w:t>&gt;</w:t>
            </w:r>
          </w:p>
          <w:p w14:paraId="4DD71C6E" w14:textId="77777777" w:rsidR="001D24FC" w:rsidRDefault="001D24FC" w:rsidP="00052E98">
            <w:pPr>
              <w:pStyle w:val="XML1"/>
            </w:pPr>
            <w:r>
              <w:t>&lt;/</w:t>
            </w:r>
            <w:proofErr w:type="spellStart"/>
            <w:r>
              <w:t>rpc</w:t>
            </w:r>
            <w:proofErr w:type="spellEnd"/>
            <w:r>
              <w:t>&gt;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w:t>
            </w:r>
            <w:proofErr w:type="spellStart"/>
            <w:r>
              <w:t>rpc</w:t>
            </w:r>
            <w:proofErr w:type="spellEnd"/>
            <w:r>
              <w:t>-reply message-id="1"</w:t>
            </w:r>
          </w:p>
          <w:p w14:paraId="018C0C48" w14:textId="77777777" w:rsidR="001D24FC" w:rsidRDefault="001D24FC" w:rsidP="00052E98">
            <w:pPr>
              <w:pStyle w:val="XML2"/>
            </w:pPr>
            <w:proofErr w:type="spellStart"/>
            <w:r>
              <w:t>xmlns</w:t>
            </w:r>
            <w:proofErr w:type="spellEnd"/>
            <w:r>
              <w:t>="urn:ietf:params:xml:ns:netconf:base:1.0"&gt;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w:t>
            </w:r>
            <w:proofErr w:type="spellStart"/>
            <w:r>
              <w:t>rpc</w:t>
            </w:r>
            <w:proofErr w:type="spellEnd"/>
            <w:r>
              <w:t>-reply&gt;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62" w:name="_Toc243774099"/>
      <w:proofErr w:type="gramStart"/>
      <w:r>
        <w:lastRenderedPageBreak/>
        <w:t>delete-</w:t>
      </w:r>
      <w:proofErr w:type="spellStart"/>
      <w:r>
        <w:t>config</w:t>
      </w:r>
      <w:bookmarkEnd w:id="6762"/>
      <w:proofErr w:type="spellEnd"/>
      <w:proofErr w:type="gramEnd"/>
    </w:p>
    <w:p w14:paraId="14CC6BFA" w14:textId="77777777" w:rsidR="001D24FC" w:rsidRDefault="00E53A91" w:rsidP="00E53A91">
      <w:r>
        <w:t>This operation d</w:t>
      </w:r>
      <w:r w:rsidRPr="00D978A0">
        <w:t>eletes</w:t>
      </w:r>
      <w:r w:rsidR="001D24FC" w:rsidRPr="00D978A0">
        <w:t xml:space="preserve"> a configuration </w:t>
      </w:r>
      <w:proofErr w:type="spellStart"/>
      <w:r w:rsidR="001D24FC" w:rsidRPr="00D978A0">
        <w:t>datastore</w:t>
      </w:r>
      <w:proofErr w:type="spellEnd"/>
      <w:r w:rsidR="001D24FC" w:rsidRPr="00D978A0">
        <w:t xml:space="preserve">.  The </w:t>
      </w:r>
      <w:r w:rsidR="001D24FC" w:rsidRPr="00C93121">
        <w:rPr>
          <w:rStyle w:val="codeChar"/>
        </w:rPr>
        <w:t>&lt;running&gt;</w:t>
      </w:r>
      <w:r w:rsidR="001D24FC" w:rsidRPr="00D978A0">
        <w:t xml:space="preserve">configuration </w:t>
      </w:r>
      <w:proofErr w:type="spellStart"/>
      <w:r w:rsidR="001D24FC" w:rsidRPr="00D978A0">
        <w:t>datastore</w:t>
      </w:r>
      <w:proofErr w:type="spellEnd"/>
      <w:r w:rsidR="001D24FC" w:rsidRPr="00D978A0">
        <w:t xml:space="preserve"> cannot be deleted.</w:t>
      </w:r>
    </w:p>
    <w:p w14:paraId="01571656" w14:textId="77777777" w:rsidR="00052E98" w:rsidRDefault="00052E98" w:rsidP="00D14D27">
      <w:pPr>
        <w:pStyle w:val="Heading4"/>
      </w:pPr>
      <w:r>
        <w:t>XML Example: delete-</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w:t>
            </w:r>
            <w:proofErr w:type="spellStart"/>
            <w:r>
              <w:rPr>
                <w:color w:val="000000"/>
              </w:rPr>
              <w:t>rpc</w:t>
            </w:r>
            <w:proofErr w:type="spellEnd"/>
            <w:r>
              <w:rPr>
                <w:color w:val="000000"/>
              </w:rPr>
              <w:t xml:space="preserve"> message-id="101"</w:t>
            </w:r>
          </w:p>
          <w:p w14:paraId="53A658DD" w14:textId="77777777" w:rsidR="001D24FC" w:rsidRDefault="001D24FC" w:rsidP="00052E98">
            <w:pPr>
              <w:pStyle w:val="XML2"/>
            </w:pPr>
            <w:proofErr w:type="spellStart"/>
            <w:r>
              <w:t>xmlns</w:t>
            </w:r>
            <w:proofErr w:type="spellEnd"/>
            <w:r>
              <w:t>="urn:ietf:params:xml:ns:netconf:base:1.0"&gt;</w:t>
            </w:r>
          </w:p>
          <w:p w14:paraId="2FABEA1C" w14:textId="77777777" w:rsidR="001D24FC" w:rsidRDefault="001D24FC" w:rsidP="00052E98">
            <w:pPr>
              <w:pStyle w:val="XML2"/>
            </w:pPr>
            <w:r>
              <w:t>&lt;delete-</w:t>
            </w:r>
            <w:proofErr w:type="spellStart"/>
            <w:r>
              <w:t>config</w:t>
            </w:r>
            <w:proofErr w:type="spellEnd"/>
            <w:r>
              <w:t>&gt;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w:t>
            </w:r>
            <w:proofErr w:type="spellStart"/>
            <w:r>
              <w:t>config</w:t>
            </w:r>
            <w:proofErr w:type="spellEnd"/>
            <w:r>
              <w:t>&gt;</w:t>
            </w:r>
          </w:p>
          <w:p w14:paraId="0375F2D2" w14:textId="77777777" w:rsidR="001D24FC" w:rsidRDefault="001D24FC" w:rsidP="00052E98">
            <w:pPr>
              <w:pStyle w:val="XML1"/>
            </w:pPr>
            <w:r>
              <w:t>&lt;/</w:t>
            </w:r>
            <w:proofErr w:type="spellStart"/>
            <w:r>
              <w:t>rpc</w:t>
            </w:r>
            <w:proofErr w:type="spellEnd"/>
            <w:r>
              <w:t>&gt;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w:t>
            </w:r>
            <w:proofErr w:type="spellStart"/>
            <w:r>
              <w:t>rpc</w:t>
            </w:r>
            <w:proofErr w:type="spellEnd"/>
            <w:r>
              <w:t>-reply message-id="1"</w:t>
            </w:r>
          </w:p>
          <w:p w14:paraId="658C8C1F" w14:textId="77777777" w:rsidR="001D24FC" w:rsidRDefault="001D24FC" w:rsidP="00052E98">
            <w:pPr>
              <w:pStyle w:val="XML2"/>
            </w:pPr>
            <w:proofErr w:type="spellStart"/>
            <w:r>
              <w:t>xmlns</w:t>
            </w:r>
            <w:proofErr w:type="spellEnd"/>
            <w:r>
              <w:t>="urn:ietf:params:xml:ns:netconf:base:1.0"&gt;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w:t>
            </w:r>
            <w:proofErr w:type="spellStart"/>
            <w:r>
              <w:t>rpc</w:t>
            </w:r>
            <w:proofErr w:type="spellEnd"/>
            <w:r>
              <w:t>-reply&gt;</w:t>
            </w:r>
          </w:p>
        </w:tc>
      </w:tr>
    </w:tbl>
    <w:p w14:paraId="0818AAB5" w14:textId="77777777" w:rsidR="00D14D27" w:rsidRDefault="00D14D27" w:rsidP="00D14D27">
      <w:pPr>
        <w:pStyle w:val="Heading2"/>
      </w:pPr>
      <w:bookmarkStart w:id="6763" w:name="_Toc243774100"/>
      <w:bookmarkStart w:id="6764" w:name="_Toc316542541"/>
      <w:r>
        <w:t>RPC error</w:t>
      </w:r>
      <w:bookmarkEnd w:id="6763"/>
    </w:p>
    <w:p w14:paraId="35599FD5" w14:textId="6ADFFF73" w:rsidR="00D14D27" w:rsidRDefault="00D14D27" w:rsidP="00D14D27">
      <w:proofErr w:type="spellStart"/>
      <w:r>
        <w:t>OpenFlow</w:t>
      </w:r>
      <w:proofErr w:type="spellEnd"/>
      <w:r>
        <w:t xml:space="preserve"> Configuration uses </w:t>
      </w:r>
      <w:r w:rsidR="00B02EE2">
        <w:t xml:space="preserve">NETCONF </w:t>
      </w:r>
      <w:r w:rsidRPr="00D14D27">
        <w:rPr>
          <w:rStyle w:val="codeChar"/>
        </w:rPr>
        <w:t>&lt;</w:t>
      </w:r>
      <w:proofErr w:type="spellStart"/>
      <w:r w:rsidRPr="00D14D27">
        <w:rPr>
          <w:rStyle w:val="codeChar"/>
        </w:rPr>
        <w:t>rpc</w:t>
      </w:r>
      <w:proofErr w:type="spellEnd"/>
      <w:r w:rsidRPr="00D14D27">
        <w:rPr>
          <w:rStyle w:val="codeChar"/>
        </w:rPr>
        <w:t>-error&gt;</w:t>
      </w:r>
      <w:r>
        <w:t xml:space="preserve"> element(s) defined in RFC6241 to report operation failures. The </w:t>
      </w:r>
      <w:r w:rsidRPr="00D14D27">
        <w:rPr>
          <w:rStyle w:val="codeChar"/>
        </w:rPr>
        <w:t>&lt;</w:t>
      </w:r>
      <w:proofErr w:type="spellStart"/>
      <w:r w:rsidRPr="00D14D27">
        <w:rPr>
          <w:rStyle w:val="codeChar"/>
        </w:rPr>
        <w:t>rpc</w:t>
      </w:r>
      <w:proofErr w:type="spellEnd"/>
      <w:r w:rsidRPr="00D14D27">
        <w:rPr>
          <w:rStyle w:val="codeChar"/>
        </w:rPr>
        <w:t>-error&gt;</w:t>
      </w:r>
      <w:r>
        <w:t xml:space="preserve"> element(s) are sent in </w:t>
      </w:r>
      <w:r w:rsidRPr="00E06E48">
        <w:rPr>
          <w:rStyle w:val="codeChar"/>
        </w:rPr>
        <w:t>&lt;</w:t>
      </w:r>
      <w:proofErr w:type="spellStart"/>
      <w:r w:rsidRPr="00E06E48">
        <w:rPr>
          <w:rStyle w:val="codeChar"/>
        </w:rPr>
        <w:t>rpc</w:t>
      </w:r>
      <w:proofErr w:type="spellEnd"/>
      <w:r w:rsidRPr="00E06E48">
        <w:rPr>
          <w:rStyle w:val="codeChar"/>
        </w:rPr>
        <w:t>-reply&gt;</w:t>
      </w:r>
      <w:r w:rsidRPr="00E06E48">
        <w:t xml:space="preserve"> </w:t>
      </w:r>
      <w:r>
        <w:t xml:space="preserve">messages if an error occurs during the processing of an </w:t>
      </w:r>
      <w:r w:rsidRPr="00D14D27">
        <w:rPr>
          <w:rStyle w:val="codeChar"/>
        </w:rPr>
        <w:t>&lt;</w:t>
      </w:r>
      <w:proofErr w:type="spellStart"/>
      <w:r w:rsidRPr="00D14D27">
        <w:rPr>
          <w:rStyle w:val="codeChar"/>
        </w:rPr>
        <w:t>rpc</w:t>
      </w:r>
      <w:proofErr w:type="spellEnd"/>
      <w:r w:rsidRPr="00D14D27">
        <w:rPr>
          <w:rStyle w:val="codeChar"/>
        </w:rPr>
        <w:t>&gt;</w:t>
      </w:r>
      <w:r>
        <w:t xml:space="preserve"> request. The </w:t>
      </w:r>
      <w:r w:rsidRPr="00D14D27">
        <w:rPr>
          <w:rStyle w:val="codeChar"/>
        </w:rPr>
        <w:t>&lt;</w:t>
      </w:r>
      <w:proofErr w:type="spellStart"/>
      <w:r w:rsidRPr="00D14D27">
        <w:rPr>
          <w:rStyle w:val="codeChar"/>
        </w:rPr>
        <w:t>rpc</w:t>
      </w:r>
      <w:proofErr w:type="spellEnd"/>
      <w:r w:rsidRPr="00D14D27">
        <w:rPr>
          <w:rStyle w:val="codeChar"/>
        </w:rPr>
        <w:t>-reply&gt;</w:t>
      </w:r>
      <w:r>
        <w:t xml:space="preserve"> MAY contain multiple </w:t>
      </w:r>
      <w:r w:rsidRPr="00D14D27">
        <w:rPr>
          <w:rStyle w:val="codeChar"/>
        </w:rPr>
        <w:t>&lt;</w:t>
      </w:r>
      <w:proofErr w:type="spellStart"/>
      <w:r w:rsidRPr="00D14D27">
        <w:rPr>
          <w:rStyle w:val="codeChar"/>
        </w:rPr>
        <w:t>rpc</w:t>
      </w:r>
      <w:proofErr w:type="spellEnd"/>
      <w:r w:rsidRPr="00D14D27">
        <w:rPr>
          <w:rStyle w:val="codeChar"/>
        </w:rPr>
        <w:t>-error&gt;</w:t>
      </w:r>
      <w:r>
        <w:t xml:space="preserve"> elements. The </w:t>
      </w:r>
      <w:r w:rsidRPr="00D14D27">
        <w:rPr>
          <w:rStyle w:val="codeChar"/>
        </w:rPr>
        <w:t>&lt;</w:t>
      </w:r>
      <w:proofErr w:type="spellStart"/>
      <w:r w:rsidRPr="00D14D27">
        <w:rPr>
          <w:rStyle w:val="codeChar"/>
        </w:rPr>
        <w:t>rpc</w:t>
      </w:r>
      <w:proofErr w:type="spellEnd"/>
      <w:r w:rsidRPr="00D14D27">
        <w:rPr>
          <w:rStyle w:val="codeChar"/>
        </w:rPr>
        <w:t>-error&gt;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xml:space="preserve">: contains the absolute </w:t>
      </w:r>
      <w:proofErr w:type="spellStart"/>
      <w:r>
        <w:t>XPath</w:t>
      </w:r>
      <w:proofErr w:type="spellEnd"/>
      <w:r>
        <w:t xml:space="preserve">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w:t>
      </w:r>
      <w:proofErr w:type="spellStart"/>
      <w:r w:rsidRPr="00D14D27">
        <w:rPr>
          <w:rStyle w:val="codeChar"/>
        </w:rPr>
        <w:t>rpc</w:t>
      </w:r>
      <w:proofErr w:type="spellEnd"/>
      <w:r w:rsidRPr="00D14D27">
        <w:rPr>
          <w:rStyle w:val="codeChar"/>
        </w:rPr>
        <w:t>-error&gt;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w:t>
      </w:r>
      <w:proofErr w:type="spellStart"/>
      <w:r w:rsidRPr="00D14D27">
        <w:rPr>
          <w:rStyle w:val="codeChar"/>
        </w:rPr>
        <w:t>rpc</w:t>
      </w:r>
      <w:proofErr w:type="spellEnd"/>
      <w:r w:rsidRPr="00D14D27">
        <w:rPr>
          <w:rStyle w:val="codeChar"/>
        </w:rPr>
        <w:t>-error</w:t>
      </w:r>
      <w:r w:rsidR="00E06E48" w:rsidRPr="00D14D27">
        <w:rPr>
          <w:rStyle w:val="codeChar"/>
        </w:rPr>
        <w:t>&gt;</w:t>
      </w:r>
      <w:r w:rsidR="00E06E48">
        <w:t xml:space="preserve"> element</w:t>
      </w:r>
      <w:r>
        <w:t xml:space="preserve"> in </w:t>
      </w:r>
      <w:r w:rsidRPr="00D14D27">
        <w:rPr>
          <w:rStyle w:val="codeChar"/>
        </w:rPr>
        <w:t>&lt;</w:t>
      </w:r>
      <w:proofErr w:type="spellStart"/>
      <w:r w:rsidRPr="00D14D27">
        <w:rPr>
          <w:rStyle w:val="codeChar"/>
        </w:rPr>
        <w:t>rpc</w:t>
      </w:r>
      <w:proofErr w:type="spellEnd"/>
      <w:r w:rsidRPr="00D14D27">
        <w:rPr>
          <w:rStyle w:val="codeChar"/>
        </w:rPr>
        <w:t>-reply&gt;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w:t>
            </w:r>
            <w:proofErr w:type="spellStart"/>
            <w:r>
              <w:t>rpc</w:t>
            </w:r>
            <w:proofErr w:type="spellEnd"/>
            <w:r>
              <w:t>-reply message-id="101"</w:t>
            </w:r>
          </w:p>
          <w:p w14:paraId="30CC7758" w14:textId="77777777" w:rsidR="00D14D27" w:rsidRDefault="00D14D27" w:rsidP="00D14D27">
            <w:pPr>
              <w:pStyle w:val="XML2"/>
            </w:pPr>
            <w:proofErr w:type="spellStart"/>
            <w:r>
              <w:t>xmlns</w:t>
            </w:r>
            <w:proofErr w:type="spellEnd"/>
            <w:r>
              <w:t>="urn:ietf:params:xml:ns:netconf:base:1.0"</w:t>
            </w:r>
          </w:p>
          <w:p w14:paraId="2F0B2650" w14:textId="77777777" w:rsidR="00D14D27" w:rsidRPr="00B14F55" w:rsidRDefault="00D14D27" w:rsidP="00D14D27">
            <w:pPr>
              <w:pStyle w:val="XML2"/>
            </w:pPr>
            <w:r>
              <w:lastRenderedPageBreak/>
              <w:t>&lt;</w:t>
            </w:r>
            <w:proofErr w:type="spellStart"/>
            <w:r>
              <w:t>rpc</w:t>
            </w:r>
            <w:proofErr w:type="spellEnd"/>
            <w:r>
              <w:t>-error&gt;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w:t>
            </w:r>
            <w:proofErr w:type="spellStart"/>
            <w:r>
              <w:t>rpc</w:t>
            </w:r>
            <w:proofErr w:type="spellEnd"/>
            <w:r>
              <w:t>-error&gt;</w:t>
            </w:r>
          </w:p>
          <w:p w14:paraId="7334CDA8" w14:textId="77777777" w:rsidR="00D14D27" w:rsidRDefault="00D14D27" w:rsidP="0071211E">
            <w:pPr>
              <w:pStyle w:val="XML1"/>
            </w:pPr>
            <w:r>
              <w:t>&lt;/</w:t>
            </w:r>
            <w:proofErr w:type="spellStart"/>
            <w:r>
              <w:t>rpc</w:t>
            </w:r>
            <w:proofErr w:type="spellEnd"/>
            <w:r>
              <w:t>-reply&gt;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6765" w:name="_Toc315954033"/>
      <w:bookmarkStart w:id="6766" w:name="_Toc316542543"/>
      <w:bookmarkEnd w:id="6764"/>
      <w:r w:rsidR="00E95DBE" w:rsidRPr="00DB42FD">
        <w:lastRenderedPageBreak/>
        <w:t xml:space="preserve"> </w:t>
      </w:r>
      <w:bookmarkStart w:id="6767" w:name="_Toc243774101"/>
      <w:r w:rsidR="00F71F36" w:rsidRPr="00DB42FD">
        <w:t>Bibliography</w:t>
      </w:r>
      <w:bookmarkEnd w:id="6765"/>
      <w:bookmarkEnd w:id="6766"/>
      <w:bookmarkEnd w:id="6767"/>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768" w:author="aas" w:date="2013-10-14T02:06:00Z"/>
        </w:rPr>
      </w:pPr>
      <w:ins w:id="6769" w:author="aas" w:date="2013-10-14T02:06:00Z">
        <w:del w:id="6770" w:author="Anees Shaikh" w:date="2013-10-19T03:41:00Z">
          <w:r w:rsidDel="00C307DF">
            <w:br w:type="page"/>
          </w:r>
        </w:del>
      </w:ins>
    </w:p>
    <w:p w14:paraId="680C4B79" w14:textId="77777777" w:rsidR="00E8426B" w:rsidRPr="00E8426B" w:rsidRDefault="00E8426B" w:rsidP="00E8426B">
      <w:pPr>
        <w:rPr>
          <w:ins w:id="6771" w:author="aas" w:date="2013-10-14T02:06:00Z"/>
        </w:rPr>
      </w:pPr>
    </w:p>
    <w:p w14:paraId="13A3AFDF" w14:textId="39B99E54" w:rsidR="00C31DBC" w:rsidDel="00E067A3" w:rsidRDefault="00E8426B">
      <w:pPr>
        <w:pStyle w:val="Appx"/>
        <w:rPr>
          <w:ins w:id="6772" w:author="aas" w:date="2013-10-14T02:06:00Z"/>
          <w:del w:id="6773" w:author="Anees Shaikh" w:date="2013-10-19T02:16:00Z"/>
          <w:rFonts w:cstheme="minorHAnsi"/>
        </w:rPr>
      </w:pPr>
      <w:bookmarkStart w:id="6774" w:name="_Toc313864825"/>
      <w:bookmarkEnd w:id="6774"/>
      <w:ins w:id="6775" w:author="aas" w:date="2013-10-14T02:06:00Z">
        <w:del w:id="6776"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777" w:author="aas" w:date="2013-10-14T02:06:00Z"/>
          <w:del w:id="6778" w:author="Anees Shaikh" w:date="2013-10-19T02:16:00Z"/>
        </w:trPr>
        <w:tc>
          <w:tcPr>
            <w:tcW w:w="9576" w:type="dxa"/>
            <w:shd w:val="clear" w:color="auto" w:fill="CCFFCC"/>
          </w:tcPr>
          <w:p w14:paraId="1DA68F2B" w14:textId="20FBCCC4" w:rsidR="00874469" w:rsidDel="00E067A3" w:rsidRDefault="00874469">
            <w:pPr>
              <w:pStyle w:val="Appx"/>
              <w:rPr>
                <w:ins w:id="6779" w:author="aas" w:date="2013-10-14T02:06:00Z"/>
                <w:del w:id="6780" w:author="Anees Shaikh" w:date="2013-10-19T02:16:00Z"/>
              </w:rPr>
              <w:pPrChange w:id="6781" w:author="Anees Shaikh" w:date="2013-10-19T02:16:00Z">
                <w:pPr>
                  <w:pStyle w:val="XML1"/>
                </w:pPr>
              </w:pPrChange>
            </w:pPr>
            <w:ins w:id="6782" w:author="aas" w:date="2013-10-14T02:06:00Z">
              <w:del w:id="6783" w:author="Anees Shaikh" w:date="2013-10-19T02:16:00Z">
                <w:r w:rsidDel="00E067A3">
                  <w:delText>&lt;?xml version="1.0" encoding="UTF-8"?&gt;</w:delText>
                </w:r>
              </w:del>
            </w:ins>
          </w:p>
          <w:p w14:paraId="19CF3446" w14:textId="76EB4348" w:rsidR="00874469" w:rsidDel="00E067A3" w:rsidRDefault="00874469">
            <w:pPr>
              <w:pStyle w:val="Appx"/>
              <w:rPr>
                <w:ins w:id="6784" w:author="aas" w:date="2013-10-14T02:06:00Z"/>
                <w:del w:id="6785" w:author="Anees Shaikh" w:date="2013-10-19T02:16:00Z"/>
              </w:rPr>
              <w:pPrChange w:id="6786" w:author="Anees Shaikh" w:date="2013-10-19T02:16:00Z">
                <w:pPr>
                  <w:pStyle w:val="XML1"/>
                </w:pPr>
              </w:pPrChange>
            </w:pPr>
            <w:ins w:id="6787" w:author="aas" w:date="2013-10-14T02:06:00Z">
              <w:del w:id="6788" w:author="Anees Shaikh" w:date="2013-10-19T02:16:00Z">
                <w:r w:rsidDel="00E067A3">
                  <w:delText>&lt;xs:schema xmlns:xs="http://www.w3.org/2001/XMLSchema"</w:delText>
                </w:r>
              </w:del>
            </w:ins>
          </w:p>
          <w:p w14:paraId="3D151821" w14:textId="3A811752" w:rsidR="00874469" w:rsidDel="00E067A3" w:rsidRDefault="00874469">
            <w:pPr>
              <w:pStyle w:val="Appx"/>
              <w:rPr>
                <w:ins w:id="6789" w:author="aas" w:date="2013-10-14T02:06:00Z"/>
                <w:del w:id="6790" w:author="Anees Shaikh" w:date="2013-10-19T02:16:00Z"/>
              </w:rPr>
              <w:pPrChange w:id="6791" w:author="Anees Shaikh" w:date="2013-10-19T02:16:00Z">
                <w:pPr>
                  <w:pStyle w:val="XML1"/>
                </w:pPr>
              </w:pPrChange>
            </w:pPr>
            <w:ins w:id="6792" w:author="aas" w:date="2013-10-14T02:06:00Z">
              <w:del w:id="6793"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794" w:author="aas" w:date="2013-10-14T02:06:00Z"/>
                <w:del w:id="6795" w:author="Anees Shaikh" w:date="2013-10-19T02:16:00Z"/>
              </w:rPr>
              <w:pPrChange w:id="6796" w:author="Anees Shaikh" w:date="2013-10-19T02:16:00Z">
                <w:pPr>
                  <w:pStyle w:val="XML1"/>
                </w:pPr>
              </w:pPrChange>
            </w:pPr>
            <w:ins w:id="6797" w:author="aas" w:date="2013-10-14T02:06:00Z">
              <w:del w:id="6798" w:author="Anees Shaikh" w:date="2013-10-19T02:16:00Z">
                <w:r w:rsidDel="00E067A3">
                  <w:delText xml:space="preserve">           targetNamespace="urn:onf:config:yang"</w:delText>
                </w:r>
              </w:del>
            </w:ins>
          </w:p>
          <w:p w14:paraId="02BD0855" w14:textId="5FEB311E" w:rsidR="00874469" w:rsidDel="00E067A3" w:rsidRDefault="00874469">
            <w:pPr>
              <w:pStyle w:val="Appx"/>
              <w:rPr>
                <w:ins w:id="6799" w:author="aas" w:date="2013-10-14T02:06:00Z"/>
                <w:del w:id="6800" w:author="Anees Shaikh" w:date="2013-10-19T02:16:00Z"/>
              </w:rPr>
              <w:pPrChange w:id="6801" w:author="Anees Shaikh" w:date="2013-10-19T02:16:00Z">
                <w:pPr>
                  <w:pStyle w:val="XML1"/>
                </w:pPr>
              </w:pPrChange>
            </w:pPr>
            <w:ins w:id="6802" w:author="aas" w:date="2013-10-14T02:06:00Z">
              <w:del w:id="6803" w:author="Anees Shaikh" w:date="2013-10-19T02:16:00Z">
                <w:r w:rsidDel="00E067A3">
                  <w:delText xml:space="preserve">           xmlns="urn:onf:config:yang"</w:delText>
                </w:r>
              </w:del>
            </w:ins>
          </w:p>
          <w:p w14:paraId="28F55CDA" w14:textId="5CC82390" w:rsidR="00874469" w:rsidDel="00E067A3" w:rsidRDefault="00874469">
            <w:pPr>
              <w:pStyle w:val="Appx"/>
              <w:rPr>
                <w:ins w:id="6804" w:author="aas" w:date="2013-10-14T02:06:00Z"/>
                <w:del w:id="6805" w:author="Anees Shaikh" w:date="2013-10-19T02:16:00Z"/>
              </w:rPr>
              <w:pPrChange w:id="6806" w:author="Anees Shaikh" w:date="2013-10-19T02:16:00Z">
                <w:pPr>
                  <w:pStyle w:val="XML1"/>
                </w:pPr>
              </w:pPrChange>
            </w:pPr>
            <w:ins w:id="6807" w:author="aas" w:date="2013-10-14T02:06:00Z">
              <w:del w:id="6808" w:author="Anees Shaikh" w:date="2013-10-19T02:16:00Z">
                <w:r w:rsidDel="00E067A3">
                  <w:delText xml:space="preserve">           elementFormDefault="qualified"</w:delText>
                </w:r>
              </w:del>
            </w:ins>
          </w:p>
          <w:p w14:paraId="67F7E4F9" w14:textId="05093916" w:rsidR="00874469" w:rsidDel="00E067A3" w:rsidRDefault="00874469">
            <w:pPr>
              <w:pStyle w:val="Appx"/>
              <w:rPr>
                <w:ins w:id="6809" w:author="aas" w:date="2013-10-14T02:06:00Z"/>
                <w:del w:id="6810" w:author="Anees Shaikh" w:date="2013-10-19T02:16:00Z"/>
              </w:rPr>
              <w:pPrChange w:id="6811" w:author="Anees Shaikh" w:date="2013-10-19T02:16:00Z">
                <w:pPr>
                  <w:pStyle w:val="XML1"/>
                </w:pPr>
              </w:pPrChange>
            </w:pPr>
            <w:ins w:id="6812" w:author="aas" w:date="2013-10-14T02:06:00Z">
              <w:del w:id="6813" w:author="Anees Shaikh" w:date="2013-10-19T02:16:00Z">
                <w:r w:rsidDel="00E067A3">
                  <w:delText xml:space="preserve">           attributeFormDefault="unqualified"</w:delText>
                </w:r>
              </w:del>
            </w:ins>
          </w:p>
          <w:p w14:paraId="2C1803C4" w14:textId="4DDFB870" w:rsidR="00874469" w:rsidDel="00E067A3" w:rsidRDefault="00874469">
            <w:pPr>
              <w:pStyle w:val="Appx"/>
              <w:rPr>
                <w:ins w:id="6814" w:author="aas" w:date="2013-10-14T02:06:00Z"/>
                <w:del w:id="6815" w:author="Anees Shaikh" w:date="2013-10-19T02:16:00Z"/>
              </w:rPr>
              <w:pPrChange w:id="6816" w:author="Anees Shaikh" w:date="2013-10-19T02:16:00Z">
                <w:pPr>
                  <w:pStyle w:val="XML1"/>
                </w:pPr>
              </w:pPrChange>
            </w:pPr>
            <w:ins w:id="6817" w:author="aas" w:date="2013-10-14T02:06:00Z">
              <w:del w:id="6818" w:author="Anees Shaikh" w:date="2013-10-19T02:16:00Z">
                <w:r w:rsidDel="00E067A3">
                  <w:delText xml:space="preserve">           version="2013-10-05"</w:delText>
                </w:r>
              </w:del>
            </w:ins>
          </w:p>
          <w:p w14:paraId="305551D7" w14:textId="1AB38A6A" w:rsidR="00874469" w:rsidDel="00E067A3" w:rsidRDefault="00874469">
            <w:pPr>
              <w:pStyle w:val="Appx"/>
              <w:rPr>
                <w:ins w:id="6819" w:author="aas" w:date="2013-10-14T02:06:00Z"/>
                <w:del w:id="6820" w:author="Anees Shaikh" w:date="2013-10-19T02:16:00Z"/>
              </w:rPr>
              <w:pPrChange w:id="6821" w:author="Anees Shaikh" w:date="2013-10-19T02:16:00Z">
                <w:pPr>
                  <w:pStyle w:val="XML1"/>
                </w:pPr>
              </w:pPrChange>
            </w:pPr>
            <w:ins w:id="6822" w:author="aas" w:date="2013-10-14T02:06:00Z">
              <w:del w:id="6823" w:author="Anees Shaikh" w:date="2013-10-19T02:16:00Z">
                <w:r w:rsidDel="00E067A3">
                  <w:delText xml:space="preserve">           xml:lang="en"</w:delText>
                </w:r>
              </w:del>
            </w:ins>
          </w:p>
          <w:p w14:paraId="54318490" w14:textId="2E3E1CB1" w:rsidR="00874469" w:rsidDel="00E067A3" w:rsidRDefault="00874469">
            <w:pPr>
              <w:pStyle w:val="Appx"/>
              <w:rPr>
                <w:ins w:id="6824" w:author="aas" w:date="2013-10-14T02:06:00Z"/>
                <w:del w:id="6825" w:author="Anees Shaikh" w:date="2013-10-19T02:16:00Z"/>
              </w:rPr>
              <w:pPrChange w:id="6826" w:author="Anees Shaikh" w:date="2013-10-19T02:16:00Z">
                <w:pPr>
                  <w:pStyle w:val="XML1"/>
                </w:pPr>
              </w:pPrChange>
            </w:pPr>
            <w:ins w:id="6827" w:author="aas" w:date="2013-10-14T02:06:00Z">
              <w:del w:id="6828"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29" w:author="aas" w:date="2013-10-14T02:06:00Z"/>
                <w:del w:id="6830" w:author="Anees Shaikh" w:date="2013-10-19T02:16:00Z"/>
              </w:rPr>
              <w:pPrChange w:id="6831" w:author="Anees Shaikh" w:date="2013-10-19T02:16:00Z">
                <w:pPr>
                  <w:pStyle w:val="XML1"/>
                </w:pPr>
              </w:pPrChange>
            </w:pPr>
            <w:ins w:id="6832" w:author="aas" w:date="2013-10-14T02:06:00Z">
              <w:del w:id="6833"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34" w:author="aas" w:date="2013-10-14T02:06:00Z"/>
                <w:del w:id="6835" w:author="Anees Shaikh" w:date="2013-10-19T02:16:00Z"/>
              </w:rPr>
              <w:pPrChange w:id="6836" w:author="Anees Shaikh" w:date="2013-10-19T02:16:00Z">
                <w:pPr>
                  <w:pStyle w:val="XML1"/>
                </w:pPr>
              </w:pPrChange>
            </w:pPr>
            <w:ins w:id="6837" w:author="aas" w:date="2013-10-14T02:06:00Z">
              <w:del w:id="6838" w:author="Anees Shaikh" w:date="2013-10-19T02:16:00Z">
                <w:r w:rsidDel="00E067A3">
                  <w:delText xml:space="preserve">          xmlns:of-config="urn:onf:config:yang"&gt;</w:delText>
                </w:r>
              </w:del>
            </w:ins>
          </w:p>
          <w:p w14:paraId="17234589" w14:textId="55375A0A" w:rsidR="00874469" w:rsidDel="00E067A3" w:rsidRDefault="00874469">
            <w:pPr>
              <w:pStyle w:val="Appx"/>
              <w:rPr>
                <w:ins w:id="6839" w:author="aas" w:date="2013-10-14T02:06:00Z"/>
                <w:del w:id="6840" w:author="Anees Shaikh" w:date="2013-10-19T02:16:00Z"/>
              </w:rPr>
              <w:pPrChange w:id="6841" w:author="Anees Shaikh" w:date="2013-10-19T02:16:00Z">
                <w:pPr>
                  <w:pStyle w:val="XML1"/>
                </w:pPr>
              </w:pPrChange>
            </w:pPr>
          </w:p>
          <w:p w14:paraId="3F2F68F1" w14:textId="47862060" w:rsidR="00874469" w:rsidDel="00E067A3" w:rsidRDefault="00874469">
            <w:pPr>
              <w:pStyle w:val="Appx"/>
              <w:rPr>
                <w:ins w:id="6842" w:author="aas" w:date="2013-10-14T02:06:00Z"/>
                <w:del w:id="6843" w:author="Anees Shaikh" w:date="2013-10-19T02:16:00Z"/>
              </w:rPr>
              <w:pPrChange w:id="6844" w:author="Anees Shaikh" w:date="2013-10-19T02:16:00Z">
                <w:pPr>
                  <w:pStyle w:val="XML1"/>
                </w:pPr>
              </w:pPrChange>
            </w:pPr>
            <w:ins w:id="6845" w:author="aas" w:date="2013-10-14T02:06:00Z">
              <w:del w:id="6846"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47" w:author="aas" w:date="2013-10-14T02:06:00Z"/>
                <w:del w:id="6848" w:author="Anees Shaikh" w:date="2013-10-19T02:16:00Z"/>
              </w:rPr>
              <w:pPrChange w:id="6849" w:author="Anees Shaikh" w:date="2013-10-19T02:16:00Z">
                <w:pPr>
                  <w:pStyle w:val="XML1"/>
                </w:pPr>
              </w:pPrChange>
            </w:pPr>
            <w:ins w:id="6850" w:author="aas" w:date="2013-10-14T02:06:00Z">
              <w:del w:id="6851" w:author="Anees Shaikh" w:date="2013-10-19T02:16:00Z">
                <w:r w:rsidDel="00E067A3">
                  <w:delText xml:space="preserve">             schemaLocation="ietf-yang-types.xsd"/&gt;</w:delText>
                </w:r>
              </w:del>
            </w:ins>
          </w:p>
          <w:p w14:paraId="769B5976" w14:textId="2DA86589" w:rsidR="00874469" w:rsidDel="00E067A3" w:rsidRDefault="00874469">
            <w:pPr>
              <w:pStyle w:val="Appx"/>
              <w:rPr>
                <w:ins w:id="6852" w:author="aas" w:date="2013-10-14T02:06:00Z"/>
                <w:del w:id="6853" w:author="Anees Shaikh" w:date="2013-10-19T02:16:00Z"/>
              </w:rPr>
              <w:pPrChange w:id="6854" w:author="Anees Shaikh" w:date="2013-10-19T02:16:00Z">
                <w:pPr>
                  <w:pStyle w:val="XML1"/>
                </w:pPr>
              </w:pPrChange>
            </w:pPr>
            <w:ins w:id="6855" w:author="aas" w:date="2013-10-14T02:06:00Z">
              <w:del w:id="6856"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857" w:author="aas" w:date="2013-10-14T02:06:00Z"/>
                <w:del w:id="6858" w:author="Anees Shaikh" w:date="2013-10-19T02:16:00Z"/>
              </w:rPr>
              <w:pPrChange w:id="6859" w:author="Anees Shaikh" w:date="2013-10-19T02:16:00Z">
                <w:pPr>
                  <w:pStyle w:val="XML1"/>
                </w:pPr>
              </w:pPrChange>
            </w:pPr>
            <w:ins w:id="6860" w:author="aas" w:date="2013-10-14T02:06:00Z">
              <w:del w:id="6861" w:author="Anees Shaikh" w:date="2013-10-19T02:16:00Z">
                <w:r w:rsidDel="00E067A3">
                  <w:delText xml:space="preserve">             schemaLocation="ietf-inet-types.xsd"/&gt;</w:delText>
                </w:r>
              </w:del>
            </w:ins>
          </w:p>
          <w:p w14:paraId="37A11D88" w14:textId="71925AEB" w:rsidR="00874469" w:rsidDel="00E067A3" w:rsidRDefault="00874469">
            <w:pPr>
              <w:pStyle w:val="Appx"/>
              <w:rPr>
                <w:ins w:id="6862" w:author="aas" w:date="2013-10-14T02:06:00Z"/>
                <w:del w:id="6863" w:author="Anees Shaikh" w:date="2013-10-19T02:16:00Z"/>
              </w:rPr>
              <w:pPrChange w:id="6864" w:author="Anees Shaikh" w:date="2013-10-19T02:16:00Z">
                <w:pPr>
                  <w:pStyle w:val="XML1"/>
                </w:pPr>
              </w:pPrChange>
            </w:pPr>
          </w:p>
          <w:p w14:paraId="3AF6C85E" w14:textId="16B6E229" w:rsidR="00874469" w:rsidDel="00E067A3" w:rsidRDefault="00874469">
            <w:pPr>
              <w:pStyle w:val="Appx"/>
              <w:rPr>
                <w:ins w:id="6865" w:author="aas" w:date="2013-10-14T02:06:00Z"/>
                <w:del w:id="6866" w:author="Anees Shaikh" w:date="2013-10-19T02:16:00Z"/>
              </w:rPr>
              <w:pPrChange w:id="6867" w:author="Anees Shaikh" w:date="2013-10-19T02:16:00Z">
                <w:pPr>
                  <w:pStyle w:val="XML1"/>
                </w:pPr>
              </w:pPrChange>
            </w:pPr>
            <w:ins w:id="6868" w:author="aas" w:date="2013-10-14T02:06:00Z">
              <w:del w:id="6869" w:author="Anees Shaikh" w:date="2013-10-19T02:16:00Z">
                <w:r w:rsidDel="00E067A3">
                  <w:delText xml:space="preserve">  &lt;xs:annotation&gt;</w:delText>
                </w:r>
              </w:del>
            </w:ins>
          </w:p>
          <w:p w14:paraId="28718F73" w14:textId="010EEAE2" w:rsidR="00874469" w:rsidDel="00E067A3" w:rsidRDefault="00874469">
            <w:pPr>
              <w:pStyle w:val="Appx"/>
              <w:rPr>
                <w:ins w:id="6870" w:author="aas" w:date="2013-10-14T02:06:00Z"/>
                <w:del w:id="6871" w:author="Anees Shaikh" w:date="2013-10-19T02:16:00Z"/>
              </w:rPr>
              <w:pPrChange w:id="6872" w:author="Anees Shaikh" w:date="2013-10-19T02:16:00Z">
                <w:pPr>
                  <w:pStyle w:val="XML1"/>
                </w:pPr>
              </w:pPrChange>
            </w:pPr>
            <w:ins w:id="6873" w:author="aas" w:date="2013-10-14T02:06:00Z">
              <w:del w:id="6874" w:author="Anees Shaikh" w:date="2013-10-19T02:16:00Z">
                <w:r w:rsidDel="00E067A3">
                  <w:delText xml:space="preserve">    &lt;xs:documentation&gt;</w:delText>
                </w:r>
              </w:del>
            </w:ins>
          </w:p>
          <w:p w14:paraId="2798E554" w14:textId="3455851E" w:rsidR="00874469" w:rsidDel="00E067A3" w:rsidRDefault="00874469">
            <w:pPr>
              <w:pStyle w:val="Appx"/>
              <w:rPr>
                <w:ins w:id="6875" w:author="aas" w:date="2013-10-14T02:06:00Z"/>
                <w:del w:id="6876" w:author="Anees Shaikh" w:date="2013-10-19T02:16:00Z"/>
              </w:rPr>
              <w:pPrChange w:id="6877" w:author="Anees Shaikh" w:date="2013-10-19T02:16:00Z">
                <w:pPr>
                  <w:pStyle w:val="XML1"/>
                </w:pPr>
              </w:pPrChange>
            </w:pPr>
            <w:ins w:id="6878" w:author="aas" w:date="2013-10-14T02:06:00Z">
              <w:del w:id="6879"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880" w:author="aas" w:date="2013-10-14T02:06:00Z"/>
                <w:del w:id="6881" w:author="Anees Shaikh" w:date="2013-10-19T02:16:00Z"/>
              </w:rPr>
              <w:pPrChange w:id="6882" w:author="Anees Shaikh" w:date="2013-10-19T02:16:00Z">
                <w:pPr>
                  <w:pStyle w:val="XML1"/>
                </w:pPr>
              </w:pPrChange>
            </w:pPr>
            <w:ins w:id="6883" w:author="aas" w:date="2013-10-14T02:06:00Z">
              <w:del w:id="6884" w:author="Anees Shaikh" w:date="2013-10-19T02:16:00Z">
                <w:r w:rsidDel="00E067A3">
                  <w:delText xml:space="preserve">      by pyang version 1.2.</w:delText>
                </w:r>
              </w:del>
            </w:ins>
          </w:p>
          <w:p w14:paraId="08AE246E" w14:textId="774FE6AD" w:rsidR="00874469" w:rsidDel="00E067A3" w:rsidRDefault="00874469">
            <w:pPr>
              <w:pStyle w:val="Appx"/>
              <w:rPr>
                <w:ins w:id="6885" w:author="aas" w:date="2013-10-14T02:06:00Z"/>
                <w:del w:id="6886" w:author="Anees Shaikh" w:date="2013-10-19T02:16:00Z"/>
              </w:rPr>
              <w:pPrChange w:id="6887" w:author="Anees Shaikh" w:date="2013-10-19T02:16:00Z">
                <w:pPr>
                  <w:pStyle w:val="XML1"/>
                </w:pPr>
              </w:pPrChange>
            </w:pPr>
          </w:p>
          <w:p w14:paraId="1BB84730" w14:textId="050706BF" w:rsidR="00874469" w:rsidDel="00E067A3" w:rsidRDefault="00874469">
            <w:pPr>
              <w:pStyle w:val="Appx"/>
              <w:rPr>
                <w:ins w:id="6888" w:author="aas" w:date="2013-10-14T02:06:00Z"/>
                <w:del w:id="6889" w:author="Anees Shaikh" w:date="2013-10-19T02:16:00Z"/>
              </w:rPr>
              <w:pPrChange w:id="6890" w:author="Anees Shaikh" w:date="2013-10-19T02:16:00Z">
                <w:pPr>
                  <w:pStyle w:val="XML1"/>
                </w:pPr>
              </w:pPrChange>
            </w:pPr>
            <w:ins w:id="6891" w:author="aas" w:date="2013-10-14T02:06:00Z">
              <w:del w:id="6892"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893" w:author="aas" w:date="2013-10-14T02:06:00Z"/>
                <w:del w:id="6894" w:author="Anees Shaikh" w:date="2013-10-19T02:16:00Z"/>
              </w:rPr>
              <w:pPrChange w:id="6895" w:author="Anees Shaikh" w:date="2013-10-19T02:16:00Z">
                <w:pPr>
                  <w:pStyle w:val="XML1"/>
                </w:pPr>
              </w:pPrChange>
            </w:pPr>
            <w:ins w:id="6896" w:author="aas" w:date="2013-10-14T02:06:00Z">
              <w:del w:id="6897"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898" w:author="aas" w:date="2013-10-14T02:06:00Z"/>
                <w:del w:id="6899" w:author="Anees Shaikh" w:date="2013-10-19T02:16:00Z"/>
              </w:rPr>
              <w:pPrChange w:id="6900" w:author="Anees Shaikh" w:date="2013-10-19T02:16:00Z">
                <w:pPr>
                  <w:pStyle w:val="XML1"/>
                </w:pPr>
              </w:pPrChange>
            </w:pPr>
            <w:ins w:id="6901" w:author="aas" w:date="2013-10-14T02:06:00Z">
              <w:del w:id="6902"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03" w:author="aas" w:date="2013-10-14T02:06:00Z"/>
                <w:del w:id="6904" w:author="Anees Shaikh" w:date="2013-10-19T02:16:00Z"/>
              </w:rPr>
              <w:pPrChange w:id="6905" w:author="Anees Shaikh" w:date="2013-10-19T02:16:00Z">
                <w:pPr>
                  <w:pStyle w:val="XML1"/>
                </w:pPr>
              </w:pPrChange>
            </w:pPr>
            <w:ins w:id="6906" w:author="aas" w:date="2013-10-14T02:06:00Z">
              <w:del w:id="6907"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08" w:author="aas" w:date="2013-10-14T02:06:00Z"/>
                <w:del w:id="6909" w:author="Anees Shaikh" w:date="2013-10-19T02:16:00Z"/>
              </w:rPr>
              <w:pPrChange w:id="6910" w:author="Anees Shaikh" w:date="2013-10-19T02:16:00Z">
                <w:pPr>
                  <w:pStyle w:val="XML1"/>
                </w:pPr>
              </w:pPrChange>
            </w:pPr>
            <w:ins w:id="6911" w:author="aas" w:date="2013-10-14T02:06:00Z">
              <w:del w:id="6912" w:author="Anees Shaikh" w:date="2013-10-19T02:16:00Z">
                <w:r w:rsidDel="00E067A3">
                  <w:delText xml:space="preserve">      validate NETCONF PDUs.</w:delText>
                </w:r>
              </w:del>
            </w:ins>
          </w:p>
          <w:p w14:paraId="4291B504" w14:textId="009CDB84" w:rsidR="00874469" w:rsidDel="00E067A3" w:rsidRDefault="00874469">
            <w:pPr>
              <w:pStyle w:val="Appx"/>
              <w:rPr>
                <w:ins w:id="6913" w:author="aas" w:date="2013-10-14T02:06:00Z"/>
                <w:del w:id="6914" w:author="Anees Shaikh" w:date="2013-10-19T02:16:00Z"/>
              </w:rPr>
              <w:pPrChange w:id="6915" w:author="Anees Shaikh" w:date="2013-10-19T02:16:00Z">
                <w:pPr>
                  <w:pStyle w:val="XML1"/>
                </w:pPr>
              </w:pPrChange>
            </w:pPr>
            <w:ins w:id="6916" w:author="aas" w:date="2013-10-14T02:06:00Z">
              <w:del w:id="6917" w:author="Anees Shaikh" w:date="2013-10-19T02:16:00Z">
                <w:r w:rsidDel="00E067A3">
                  <w:delText xml:space="preserve">    &lt;/xs:documentation&gt;</w:delText>
                </w:r>
              </w:del>
            </w:ins>
          </w:p>
          <w:p w14:paraId="6ADA25E7" w14:textId="734E2ECC" w:rsidR="00874469" w:rsidDel="00E067A3" w:rsidRDefault="00874469">
            <w:pPr>
              <w:pStyle w:val="Appx"/>
              <w:rPr>
                <w:ins w:id="6918" w:author="aas" w:date="2013-10-14T02:06:00Z"/>
                <w:del w:id="6919" w:author="Anees Shaikh" w:date="2013-10-19T02:16:00Z"/>
              </w:rPr>
              <w:pPrChange w:id="6920" w:author="Anees Shaikh" w:date="2013-10-19T02:16:00Z">
                <w:pPr>
                  <w:pStyle w:val="XML1"/>
                </w:pPr>
              </w:pPrChange>
            </w:pPr>
            <w:ins w:id="6921" w:author="aas" w:date="2013-10-14T02:06:00Z">
              <w:del w:id="6922" w:author="Anees Shaikh" w:date="2013-10-19T02:16:00Z">
                <w:r w:rsidDel="00E067A3">
                  <w:delText xml:space="preserve">  &lt;/xs:annotation&gt;</w:delText>
                </w:r>
              </w:del>
            </w:ins>
          </w:p>
          <w:p w14:paraId="4DED0BBF" w14:textId="19664F18" w:rsidR="00874469" w:rsidDel="00E067A3" w:rsidRDefault="00874469">
            <w:pPr>
              <w:pStyle w:val="Appx"/>
              <w:rPr>
                <w:ins w:id="6923" w:author="aas" w:date="2013-10-14T02:06:00Z"/>
                <w:del w:id="6924" w:author="Anees Shaikh" w:date="2013-10-19T02:16:00Z"/>
              </w:rPr>
              <w:pPrChange w:id="6925" w:author="Anees Shaikh" w:date="2013-10-19T02:16:00Z">
                <w:pPr>
                  <w:pStyle w:val="XML1"/>
                </w:pPr>
              </w:pPrChange>
            </w:pPr>
          </w:p>
          <w:p w14:paraId="19E88FE8" w14:textId="04F51B12" w:rsidR="00874469" w:rsidDel="00E067A3" w:rsidRDefault="00874469">
            <w:pPr>
              <w:pStyle w:val="Appx"/>
              <w:rPr>
                <w:ins w:id="6926" w:author="aas" w:date="2013-10-14T02:06:00Z"/>
                <w:del w:id="6927" w:author="Anees Shaikh" w:date="2013-10-19T02:16:00Z"/>
              </w:rPr>
              <w:pPrChange w:id="6928" w:author="Anees Shaikh" w:date="2013-10-19T02:16:00Z">
                <w:pPr>
                  <w:pStyle w:val="XML1"/>
                </w:pPr>
              </w:pPrChange>
            </w:pPr>
            <w:ins w:id="6929" w:author="aas" w:date="2013-10-14T02:06:00Z">
              <w:del w:id="6930" w:author="Anees Shaikh" w:date="2013-10-19T02:16:00Z">
                <w:r w:rsidDel="00E067A3">
                  <w:delText xml:space="preserve">  &lt;xs:annotation&gt;</w:delText>
                </w:r>
              </w:del>
            </w:ins>
          </w:p>
          <w:p w14:paraId="09E571E1" w14:textId="4A1C42BA" w:rsidR="00874469" w:rsidDel="00E067A3" w:rsidRDefault="00874469">
            <w:pPr>
              <w:pStyle w:val="Appx"/>
              <w:rPr>
                <w:ins w:id="6931" w:author="aas" w:date="2013-10-14T02:06:00Z"/>
                <w:del w:id="6932" w:author="Anees Shaikh" w:date="2013-10-19T02:16:00Z"/>
              </w:rPr>
              <w:pPrChange w:id="6933" w:author="Anees Shaikh" w:date="2013-10-19T02:16:00Z">
                <w:pPr>
                  <w:pStyle w:val="XML1"/>
                </w:pPr>
              </w:pPrChange>
            </w:pPr>
            <w:ins w:id="6934" w:author="aas" w:date="2013-10-14T02:06:00Z">
              <w:del w:id="6935" w:author="Anees Shaikh" w:date="2013-10-19T02:16:00Z">
                <w:r w:rsidDel="00E067A3">
                  <w:delText xml:space="preserve">    &lt;xs:documentation&gt;</w:delText>
                </w:r>
              </w:del>
            </w:ins>
          </w:p>
          <w:p w14:paraId="424E79DD" w14:textId="3938B476" w:rsidR="00874469" w:rsidDel="00E067A3" w:rsidRDefault="00874469">
            <w:pPr>
              <w:pStyle w:val="Appx"/>
              <w:rPr>
                <w:ins w:id="6936" w:author="aas" w:date="2013-10-14T02:06:00Z"/>
                <w:del w:id="6937" w:author="Anees Shaikh" w:date="2013-10-19T02:16:00Z"/>
              </w:rPr>
              <w:pPrChange w:id="6938" w:author="Anees Shaikh" w:date="2013-10-19T02:16:00Z">
                <w:pPr>
                  <w:pStyle w:val="XML1"/>
                </w:pPr>
              </w:pPrChange>
            </w:pPr>
            <w:ins w:id="6939" w:author="aas" w:date="2013-10-14T02:06:00Z">
              <w:del w:id="6940"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41" w:author="aas" w:date="2013-10-14T02:06:00Z"/>
                <w:del w:id="6942" w:author="Anees Shaikh" w:date="2013-10-19T02:16:00Z"/>
              </w:rPr>
              <w:pPrChange w:id="6943" w:author="Anees Shaikh" w:date="2013-10-19T02:16:00Z">
                <w:pPr>
                  <w:pStyle w:val="XML1"/>
                </w:pPr>
              </w:pPrChange>
            </w:pPr>
            <w:ins w:id="6944" w:author="aas" w:date="2013-10-14T02:06:00Z">
              <w:del w:id="6945"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46" w:author="aas" w:date="2013-10-14T02:06:00Z"/>
                <w:del w:id="6947" w:author="Anees Shaikh" w:date="2013-10-19T02:16:00Z"/>
              </w:rPr>
              <w:pPrChange w:id="6948" w:author="Anees Shaikh" w:date="2013-10-19T02:16:00Z">
                <w:pPr>
                  <w:pStyle w:val="XML1"/>
                </w:pPr>
              </w:pPrChange>
            </w:pPr>
            <w:ins w:id="6949" w:author="aas" w:date="2013-10-14T02:06:00Z">
              <w:del w:id="6950" w:author="Anees Shaikh" w:date="2013-10-19T02:16:00Z">
                <w:r w:rsidDel="00E067A3">
                  <w:delText xml:space="preserve">      specification.</w:delText>
                </w:r>
              </w:del>
            </w:ins>
          </w:p>
          <w:p w14:paraId="61847122" w14:textId="3A2A277E" w:rsidR="00874469" w:rsidDel="00E067A3" w:rsidRDefault="00874469">
            <w:pPr>
              <w:pStyle w:val="Appx"/>
              <w:rPr>
                <w:ins w:id="6951" w:author="aas" w:date="2013-10-14T02:06:00Z"/>
                <w:del w:id="6952" w:author="Anees Shaikh" w:date="2013-10-19T02:16:00Z"/>
              </w:rPr>
              <w:pPrChange w:id="6953" w:author="Anees Shaikh" w:date="2013-10-19T02:16:00Z">
                <w:pPr>
                  <w:pStyle w:val="XML1"/>
                </w:pPr>
              </w:pPrChange>
            </w:pPr>
            <w:ins w:id="6954" w:author="aas" w:date="2013-10-14T02:06:00Z">
              <w:del w:id="6955" w:author="Anees Shaikh" w:date="2013-10-19T02:16:00Z">
                <w:r w:rsidDel="00E067A3">
                  <w:delText xml:space="preserve">    &lt;/xs:documentation&gt;</w:delText>
                </w:r>
              </w:del>
            </w:ins>
          </w:p>
          <w:p w14:paraId="30F516B8" w14:textId="7E39CD95" w:rsidR="00874469" w:rsidDel="00E067A3" w:rsidRDefault="00874469">
            <w:pPr>
              <w:pStyle w:val="Appx"/>
              <w:rPr>
                <w:ins w:id="6956" w:author="aas" w:date="2013-10-14T02:06:00Z"/>
                <w:del w:id="6957" w:author="Anees Shaikh" w:date="2013-10-19T02:16:00Z"/>
              </w:rPr>
              <w:pPrChange w:id="6958" w:author="Anees Shaikh" w:date="2013-10-19T02:16:00Z">
                <w:pPr>
                  <w:pStyle w:val="XML1"/>
                </w:pPr>
              </w:pPrChange>
            </w:pPr>
            <w:ins w:id="6959" w:author="aas" w:date="2013-10-14T02:06:00Z">
              <w:del w:id="6960" w:author="Anees Shaikh" w:date="2013-10-19T02:16:00Z">
                <w:r w:rsidDel="00E067A3">
                  <w:delText xml:space="preserve">  &lt;/xs:annotation&gt;</w:delText>
                </w:r>
              </w:del>
            </w:ins>
          </w:p>
          <w:p w14:paraId="457563DD" w14:textId="0A90D1E8" w:rsidR="00874469" w:rsidDel="00E067A3" w:rsidRDefault="00874469">
            <w:pPr>
              <w:pStyle w:val="Appx"/>
              <w:rPr>
                <w:ins w:id="6961" w:author="aas" w:date="2013-10-14T02:06:00Z"/>
                <w:del w:id="6962" w:author="Anees Shaikh" w:date="2013-10-19T02:16:00Z"/>
              </w:rPr>
              <w:pPrChange w:id="6963" w:author="Anees Shaikh" w:date="2013-10-19T02:16:00Z">
                <w:pPr>
                  <w:pStyle w:val="XML1"/>
                </w:pPr>
              </w:pPrChange>
            </w:pPr>
          </w:p>
          <w:p w14:paraId="4384F904" w14:textId="2B4FC0F2" w:rsidR="00874469" w:rsidDel="00E067A3" w:rsidRDefault="00874469">
            <w:pPr>
              <w:pStyle w:val="Appx"/>
              <w:rPr>
                <w:ins w:id="6964" w:author="aas" w:date="2013-10-14T02:06:00Z"/>
                <w:del w:id="6965" w:author="Anees Shaikh" w:date="2013-10-19T02:16:00Z"/>
              </w:rPr>
              <w:pPrChange w:id="6966" w:author="Anees Shaikh" w:date="2013-10-19T02:16:00Z">
                <w:pPr>
                  <w:pStyle w:val="XML1"/>
                </w:pPr>
              </w:pPrChange>
            </w:pPr>
            <w:ins w:id="6967" w:author="aas" w:date="2013-10-14T02:06:00Z">
              <w:del w:id="6968" w:author="Anees Shaikh" w:date="2013-10-19T02:16:00Z">
                <w:r w:rsidDel="00E067A3">
                  <w:delText xml:space="preserve">  &lt;!-- YANG typedefs --&gt;</w:delText>
                </w:r>
              </w:del>
            </w:ins>
          </w:p>
          <w:p w14:paraId="5F51DF39" w14:textId="2DA9C2C8" w:rsidR="00874469" w:rsidDel="00E067A3" w:rsidRDefault="00874469">
            <w:pPr>
              <w:pStyle w:val="Appx"/>
              <w:rPr>
                <w:ins w:id="6969" w:author="aas" w:date="2013-10-14T02:06:00Z"/>
                <w:del w:id="6970" w:author="Anees Shaikh" w:date="2013-10-19T02:16:00Z"/>
              </w:rPr>
              <w:pPrChange w:id="6971" w:author="Anees Shaikh" w:date="2013-10-19T02:16:00Z">
                <w:pPr>
                  <w:pStyle w:val="XML1"/>
                </w:pPr>
              </w:pPrChange>
            </w:pPr>
            <w:ins w:id="6972" w:author="aas" w:date="2013-10-14T02:06:00Z">
              <w:del w:id="6973" w:author="Anees Shaikh" w:date="2013-10-19T02:16:00Z">
                <w:r w:rsidDel="00E067A3">
                  <w:delText xml:space="preserve">  &lt;xs:simpleType name="OFConfigId"&gt;</w:delText>
                </w:r>
              </w:del>
            </w:ins>
          </w:p>
          <w:p w14:paraId="62ED8691" w14:textId="64A23557" w:rsidR="00874469" w:rsidDel="00E067A3" w:rsidRDefault="00874469">
            <w:pPr>
              <w:pStyle w:val="Appx"/>
              <w:rPr>
                <w:ins w:id="6974" w:author="aas" w:date="2013-10-14T02:06:00Z"/>
                <w:del w:id="6975" w:author="Anees Shaikh" w:date="2013-10-19T02:16:00Z"/>
              </w:rPr>
              <w:pPrChange w:id="6976" w:author="Anees Shaikh" w:date="2013-10-19T02:16:00Z">
                <w:pPr>
                  <w:pStyle w:val="XML1"/>
                </w:pPr>
              </w:pPrChange>
            </w:pPr>
            <w:ins w:id="6977" w:author="aas" w:date="2013-10-14T02:06:00Z">
              <w:del w:id="6978" w:author="Anees Shaikh" w:date="2013-10-19T02:16:00Z">
                <w:r w:rsidDel="00E067A3">
                  <w:delText xml:space="preserve">    &lt;xs:annotation&gt;</w:delText>
                </w:r>
              </w:del>
            </w:ins>
          </w:p>
          <w:p w14:paraId="4D5041FD" w14:textId="3DE53DC5" w:rsidR="00874469" w:rsidDel="00E067A3" w:rsidRDefault="00874469">
            <w:pPr>
              <w:pStyle w:val="Appx"/>
              <w:rPr>
                <w:ins w:id="6979" w:author="aas" w:date="2013-10-14T02:06:00Z"/>
                <w:del w:id="6980" w:author="Anees Shaikh" w:date="2013-10-19T02:16:00Z"/>
              </w:rPr>
              <w:pPrChange w:id="6981" w:author="Anees Shaikh" w:date="2013-10-19T02:16:00Z">
                <w:pPr>
                  <w:pStyle w:val="XML1"/>
                </w:pPr>
              </w:pPrChange>
            </w:pPr>
            <w:ins w:id="6982" w:author="aas" w:date="2013-10-14T02:06:00Z">
              <w:del w:id="6983" w:author="Anees Shaikh" w:date="2013-10-19T02:16:00Z">
                <w:r w:rsidDel="00E067A3">
                  <w:delText xml:space="preserve">      &lt;xs:documentation&gt;</w:delText>
                </w:r>
              </w:del>
            </w:ins>
          </w:p>
          <w:p w14:paraId="1B007488" w14:textId="1E7F8F60" w:rsidR="00874469" w:rsidDel="00E067A3" w:rsidRDefault="00874469">
            <w:pPr>
              <w:pStyle w:val="Appx"/>
              <w:rPr>
                <w:ins w:id="6984" w:author="aas" w:date="2013-10-14T02:06:00Z"/>
                <w:del w:id="6985" w:author="Anees Shaikh" w:date="2013-10-19T02:16:00Z"/>
              </w:rPr>
              <w:pPrChange w:id="6986" w:author="Anees Shaikh" w:date="2013-10-19T02:16:00Z">
                <w:pPr>
                  <w:pStyle w:val="XML1"/>
                </w:pPr>
              </w:pPrChange>
            </w:pPr>
            <w:ins w:id="6987" w:author="aas" w:date="2013-10-14T02:06:00Z">
              <w:del w:id="6988"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6989" w:author="aas" w:date="2013-10-14T02:06:00Z"/>
                <w:del w:id="6990" w:author="Anees Shaikh" w:date="2013-10-19T02:16:00Z"/>
              </w:rPr>
              <w:pPrChange w:id="6991" w:author="Anees Shaikh" w:date="2013-10-19T02:16:00Z">
                <w:pPr>
                  <w:pStyle w:val="XML1"/>
                </w:pPr>
              </w:pPrChange>
            </w:pPr>
            <w:ins w:id="6992" w:author="aas" w:date="2013-10-14T02:06:00Z">
              <w:del w:id="6993" w:author="Anees Shaikh" w:date="2013-10-19T02:16:00Z">
                <w:r w:rsidDel="00E067A3">
                  <w:delText xml:space="preserve">      &lt;/xs:documentation&gt;</w:delText>
                </w:r>
              </w:del>
            </w:ins>
          </w:p>
          <w:p w14:paraId="786B76C1" w14:textId="4CD7E65C" w:rsidR="00874469" w:rsidDel="00E067A3" w:rsidRDefault="00874469">
            <w:pPr>
              <w:pStyle w:val="Appx"/>
              <w:rPr>
                <w:ins w:id="6994" w:author="aas" w:date="2013-10-14T02:06:00Z"/>
                <w:del w:id="6995" w:author="Anees Shaikh" w:date="2013-10-19T02:16:00Z"/>
              </w:rPr>
              <w:pPrChange w:id="6996" w:author="Anees Shaikh" w:date="2013-10-19T02:16:00Z">
                <w:pPr>
                  <w:pStyle w:val="XML1"/>
                </w:pPr>
              </w:pPrChange>
            </w:pPr>
            <w:ins w:id="6997" w:author="aas" w:date="2013-10-14T02:06:00Z">
              <w:del w:id="6998" w:author="Anees Shaikh" w:date="2013-10-19T02:16:00Z">
                <w:r w:rsidDel="00E067A3">
                  <w:delText xml:space="preserve">    &lt;/xs:annotation&gt;</w:delText>
                </w:r>
              </w:del>
            </w:ins>
          </w:p>
          <w:p w14:paraId="4DB7D4F4" w14:textId="11AD487E" w:rsidR="00874469" w:rsidDel="00E067A3" w:rsidRDefault="00874469">
            <w:pPr>
              <w:pStyle w:val="Appx"/>
              <w:rPr>
                <w:ins w:id="6999" w:author="aas" w:date="2013-10-14T02:06:00Z"/>
                <w:del w:id="7000" w:author="Anees Shaikh" w:date="2013-10-19T02:16:00Z"/>
              </w:rPr>
              <w:pPrChange w:id="7001" w:author="Anees Shaikh" w:date="2013-10-19T02:16:00Z">
                <w:pPr>
                  <w:pStyle w:val="XML1"/>
                </w:pPr>
              </w:pPrChange>
            </w:pPr>
          </w:p>
          <w:p w14:paraId="207184CF" w14:textId="3FC2C0EC" w:rsidR="00874469" w:rsidDel="00E067A3" w:rsidRDefault="00874469">
            <w:pPr>
              <w:pStyle w:val="Appx"/>
              <w:rPr>
                <w:ins w:id="7002" w:author="aas" w:date="2013-10-14T02:06:00Z"/>
                <w:del w:id="7003" w:author="Anees Shaikh" w:date="2013-10-19T02:16:00Z"/>
              </w:rPr>
              <w:pPrChange w:id="7004" w:author="Anees Shaikh" w:date="2013-10-19T02:16:00Z">
                <w:pPr>
                  <w:pStyle w:val="XML1"/>
                </w:pPr>
              </w:pPrChange>
            </w:pPr>
            <w:ins w:id="7005" w:author="aas" w:date="2013-10-14T02:06:00Z">
              <w:del w:id="7006" w:author="Anees Shaikh" w:date="2013-10-19T02:16:00Z">
                <w:r w:rsidDel="00E067A3">
                  <w:delText xml:space="preserve">    &lt;xs:restriction base="xs:string"&gt;</w:delText>
                </w:r>
              </w:del>
            </w:ins>
          </w:p>
          <w:p w14:paraId="3E00CFD1" w14:textId="39ADA8C4" w:rsidR="00874469" w:rsidDel="00E067A3" w:rsidRDefault="00874469">
            <w:pPr>
              <w:pStyle w:val="Appx"/>
              <w:rPr>
                <w:ins w:id="7007" w:author="aas" w:date="2013-10-14T02:06:00Z"/>
                <w:del w:id="7008" w:author="Anees Shaikh" w:date="2013-10-19T02:16:00Z"/>
              </w:rPr>
              <w:pPrChange w:id="7009" w:author="Anees Shaikh" w:date="2013-10-19T02:16:00Z">
                <w:pPr>
                  <w:pStyle w:val="XML1"/>
                </w:pPr>
              </w:pPrChange>
            </w:pPr>
            <w:ins w:id="7010" w:author="aas" w:date="2013-10-14T02:06:00Z">
              <w:del w:id="7011" w:author="Anees Shaikh" w:date="2013-10-19T02:16:00Z">
                <w:r w:rsidDel="00E067A3">
                  <w:delText xml:space="preserve">    &lt;/xs:restriction&gt;</w:delText>
                </w:r>
              </w:del>
            </w:ins>
          </w:p>
          <w:p w14:paraId="40315DDE" w14:textId="563047C9" w:rsidR="00874469" w:rsidDel="00E067A3" w:rsidRDefault="00874469">
            <w:pPr>
              <w:pStyle w:val="Appx"/>
              <w:rPr>
                <w:ins w:id="7012" w:author="aas" w:date="2013-10-14T02:06:00Z"/>
                <w:del w:id="7013" w:author="Anees Shaikh" w:date="2013-10-19T02:16:00Z"/>
              </w:rPr>
              <w:pPrChange w:id="7014" w:author="Anees Shaikh" w:date="2013-10-19T02:16:00Z">
                <w:pPr>
                  <w:pStyle w:val="XML1"/>
                </w:pPr>
              </w:pPrChange>
            </w:pPr>
            <w:ins w:id="7015" w:author="aas" w:date="2013-10-14T02:06:00Z">
              <w:del w:id="7016" w:author="Anees Shaikh" w:date="2013-10-19T02:16:00Z">
                <w:r w:rsidDel="00E067A3">
                  <w:delText xml:space="preserve">  &lt;/xs:simpleType&gt;</w:delText>
                </w:r>
              </w:del>
            </w:ins>
          </w:p>
          <w:p w14:paraId="40EAD86D" w14:textId="153EC908" w:rsidR="00874469" w:rsidDel="00E067A3" w:rsidRDefault="00874469">
            <w:pPr>
              <w:pStyle w:val="Appx"/>
              <w:rPr>
                <w:ins w:id="7017" w:author="aas" w:date="2013-10-14T02:06:00Z"/>
                <w:del w:id="7018" w:author="Anees Shaikh" w:date="2013-10-19T02:16:00Z"/>
              </w:rPr>
              <w:pPrChange w:id="7019" w:author="Anees Shaikh" w:date="2013-10-19T02:16:00Z">
                <w:pPr>
                  <w:pStyle w:val="XML1"/>
                </w:pPr>
              </w:pPrChange>
            </w:pPr>
            <w:ins w:id="7020" w:author="aas" w:date="2013-10-14T02:06:00Z">
              <w:del w:id="7021"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22" w:author="aas" w:date="2013-10-14T02:06:00Z"/>
                <w:del w:id="7023" w:author="Anees Shaikh" w:date="2013-10-19T02:16:00Z"/>
              </w:rPr>
              <w:pPrChange w:id="7024" w:author="Anees Shaikh" w:date="2013-10-19T02:16:00Z">
                <w:pPr>
                  <w:pStyle w:val="XML1"/>
                </w:pPr>
              </w:pPrChange>
            </w:pPr>
            <w:ins w:id="7025" w:author="aas" w:date="2013-10-14T02:06:00Z">
              <w:del w:id="7026" w:author="Anees Shaikh" w:date="2013-10-19T02:16:00Z">
                <w:r w:rsidDel="00E067A3">
                  <w:delText xml:space="preserve">    &lt;xs:annotation&gt;</w:delText>
                </w:r>
              </w:del>
            </w:ins>
          </w:p>
          <w:p w14:paraId="4D2572FF" w14:textId="00D44B11" w:rsidR="00874469" w:rsidDel="00E067A3" w:rsidRDefault="00874469">
            <w:pPr>
              <w:pStyle w:val="Appx"/>
              <w:rPr>
                <w:ins w:id="7027" w:author="aas" w:date="2013-10-14T02:06:00Z"/>
                <w:del w:id="7028" w:author="Anees Shaikh" w:date="2013-10-19T02:16:00Z"/>
              </w:rPr>
              <w:pPrChange w:id="7029" w:author="Anees Shaikh" w:date="2013-10-19T02:16:00Z">
                <w:pPr>
                  <w:pStyle w:val="XML1"/>
                </w:pPr>
              </w:pPrChange>
            </w:pPr>
            <w:ins w:id="7030" w:author="aas" w:date="2013-10-14T02:06:00Z">
              <w:del w:id="7031" w:author="Anees Shaikh" w:date="2013-10-19T02:16:00Z">
                <w:r w:rsidDel="00E067A3">
                  <w:delText xml:space="preserve">      &lt;xs:documentation&gt;</w:delText>
                </w:r>
              </w:del>
            </w:ins>
          </w:p>
          <w:p w14:paraId="30B97049" w14:textId="6B508CE3" w:rsidR="00874469" w:rsidDel="00E067A3" w:rsidRDefault="00874469">
            <w:pPr>
              <w:pStyle w:val="Appx"/>
              <w:rPr>
                <w:ins w:id="7032" w:author="aas" w:date="2013-10-14T02:06:00Z"/>
                <w:del w:id="7033" w:author="Anees Shaikh" w:date="2013-10-19T02:16:00Z"/>
              </w:rPr>
              <w:pPrChange w:id="7034" w:author="Anees Shaikh" w:date="2013-10-19T02:16:00Z">
                <w:pPr>
                  <w:pStyle w:val="XML1"/>
                </w:pPr>
              </w:pPrChange>
            </w:pPr>
            <w:ins w:id="7035" w:author="aas" w:date="2013-10-14T02:06:00Z">
              <w:del w:id="7036"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37" w:author="aas" w:date="2013-10-14T02:06:00Z"/>
                <w:del w:id="7038" w:author="Anees Shaikh" w:date="2013-10-19T02:16:00Z"/>
              </w:rPr>
              <w:pPrChange w:id="7039" w:author="Anees Shaikh" w:date="2013-10-19T02:16:00Z">
                <w:pPr>
                  <w:pStyle w:val="XML1"/>
                </w:pPr>
              </w:pPrChange>
            </w:pPr>
            <w:ins w:id="7040" w:author="aas" w:date="2013-10-14T02:06:00Z">
              <w:del w:id="7041" w:author="Anees Shaikh" w:date="2013-10-19T02:16:00Z">
                <w:r w:rsidDel="00E067A3">
                  <w:delText xml:space="preserve">      &lt;/xs:documentation&gt;</w:delText>
                </w:r>
              </w:del>
            </w:ins>
          </w:p>
          <w:p w14:paraId="347F8789" w14:textId="1F64EBC3" w:rsidR="00874469" w:rsidDel="00E067A3" w:rsidRDefault="00874469">
            <w:pPr>
              <w:pStyle w:val="Appx"/>
              <w:rPr>
                <w:ins w:id="7042" w:author="aas" w:date="2013-10-14T02:06:00Z"/>
                <w:del w:id="7043" w:author="Anees Shaikh" w:date="2013-10-19T02:16:00Z"/>
              </w:rPr>
              <w:pPrChange w:id="7044" w:author="Anees Shaikh" w:date="2013-10-19T02:16:00Z">
                <w:pPr>
                  <w:pStyle w:val="XML1"/>
                </w:pPr>
              </w:pPrChange>
            </w:pPr>
            <w:ins w:id="7045" w:author="aas" w:date="2013-10-14T02:06:00Z">
              <w:del w:id="7046" w:author="Anees Shaikh" w:date="2013-10-19T02:16:00Z">
                <w:r w:rsidDel="00E067A3">
                  <w:delText xml:space="preserve">    &lt;/xs:annotation&gt;</w:delText>
                </w:r>
              </w:del>
            </w:ins>
          </w:p>
          <w:p w14:paraId="1B7F5469" w14:textId="7DB55F78" w:rsidR="00874469" w:rsidDel="00E067A3" w:rsidRDefault="00874469">
            <w:pPr>
              <w:pStyle w:val="Appx"/>
              <w:rPr>
                <w:ins w:id="7047" w:author="aas" w:date="2013-10-14T02:06:00Z"/>
                <w:del w:id="7048" w:author="Anees Shaikh" w:date="2013-10-19T02:16:00Z"/>
              </w:rPr>
              <w:pPrChange w:id="7049" w:author="Anees Shaikh" w:date="2013-10-19T02:16:00Z">
                <w:pPr>
                  <w:pStyle w:val="XML1"/>
                </w:pPr>
              </w:pPrChange>
            </w:pPr>
          </w:p>
          <w:p w14:paraId="7ED5F81D" w14:textId="0833C123" w:rsidR="00874469" w:rsidDel="00E067A3" w:rsidRDefault="00874469">
            <w:pPr>
              <w:pStyle w:val="Appx"/>
              <w:rPr>
                <w:ins w:id="7050" w:author="aas" w:date="2013-10-14T02:06:00Z"/>
                <w:del w:id="7051" w:author="Anees Shaikh" w:date="2013-10-19T02:16:00Z"/>
              </w:rPr>
              <w:pPrChange w:id="7052" w:author="Anees Shaikh" w:date="2013-10-19T02:16:00Z">
                <w:pPr>
                  <w:pStyle w:val="XML1"/>
                </w:pPr>
              </w:pPrChange>
            </w:pPr>
            <w:ins w:id="7053" w:author="aas" w:date="2013-10-14T02:06:00Z">
              <w:del w:id="7054" w:author="Anees Shaikh" w:date="2013-10-19T02:16:00Z">
                <w:r w:rsidDel="00E067A3">
                  <w:delText xml:space="preserve">    &lt;xs:restriction base="xs:string"&gt;</w:delText>
                </w:r>
              </w:del>
            </w:ins>
          </w:p>
          <w:p w14:paraId="719C64AC" w14:textId="44852299" w:rsidR="00874469" w:rsidDel="00E067A3" w:rsidRDefault="00874469">
            <w:pPr>
              <w:pStyle w:val="Appx"/>
              <w:rPr>
                <w:ins w:id="7055" w:author="aas" w:date="2013-10-14T02:06:00Z"/>
                <w:del w:id="7056" w:author="Anees Shaikh" w:date="2013-10-19T02:16:00Z"/>
              </w:rPr>
              <w:pPrChange w:id="7057" w:author="Anees Shaikh" w:date="2013-10-19T02:16:00Z">
                <w:pPr>
                  <w:pStyle w:val="XML1"/>
                </w:pPr>
              </w:pPrChange>
            </w:pPr>
            <w:ins w:id="7058" w:author="aas" w:date="2013-10-14T02:06:00Z">
              <w:del w:id="7059" w:author="Anees Shaikh" w:date="2013-10-19T02:16:00Z">
                <w:r w:rsidDel="00E067A3">
                  <w:delText xml:space="preserve">      &lt;xs:enumeration value="ssh"/&gt;</w:delText>
                </w:r>
              </w:del>
            </w:ins>
          </w:p>
          <w:p w14:paraId="17CF094E" w14:textId="428D1AFA" w:rsidR="00874469" w:rsidDel="00E067A3" w:rsidRDefault="00874469">
            <w:pPr>
              <w:pStyle w:val="Appx"/>
              <w:rPr>
                <w:ins w:id="7060" w:author="aas" w:date="2013-10-14T02:06:00Z"/>
                <w:del w:id="7061" w:author="Anees Shaikh" w:date="2013-10-19T02:16:00Z"/>
              </w:rPr>
              <w:pPrChange w:id="7062" w:author="Anees Shaikh" w:date="2013-10-19T02:16:00Z">
                <w:pPr>
                  <w:pStyle w:val="XML1"/>
                </w:pPr>
              </w:pPrChange>
            </w:pPr>
            <w:ins w:id="7063" w:author="aas" w:date="2013-10-14T02:06:00Z">
              <w:del w:id="7064" w:author="Anees Shaikh" w:date="2013-10-19T02:16:00Z">
                <w:r w:rsidDel="00E067A3">
                  <w:delText xml:space="preserve">      &lt;xs:enumeration value="soap"/&gt;</w:delText>
                </w:r>
              </w:del>
            </w:ins>
          </w:p>
          <w:p w14:paraId="7CA4C1AF" w14:textId="3A50C907" w:rsidR="00874469" w:rsidDel="00E067A3" w:rsidRDefault="00874469">
            <w:pPr>
              <w:pStyle w:val="Appx"/>
              <w:rPr>
                <w:ins w:id="7065" w:author="aas" w:date="2013-10-14T02:06:00Z"/>
                <w:del w:id="7066" w:author="Anees Shaikh" w:date="2013-10-19T02:16:00Z"/>
              </w:rPr>
              <w:pPrChange w:id="7067" w:author="Anees Shaikh" w:date="2013-10-19T02:16:00Z">
                <w:pPr>
                  <w:pStyle w:val="XML1"/>
                </w:pPr>
              </w:pPrChange>
            </w:pPr>
            <w:ins w:id="7068" w:author="aas" w:date="2013-10-14T02:06:00Z">
              <w:del w:id="7069" w:author="Anees Shaikh" w:date="2013-10-19T02:16:00Z">
                <w:r w:rsidDel="00E067A3">
                  <w:delText xml:space="preserve">      &lt;xs:enumeration value="tls"/&gt;</w:delText>
                </w:r>
              </w:del>
            </w:ins>
          </w:p>
          <w:p w14:paraId="57A75A4C" w14:textId="483CF413" w:rsidR="00874469" w:rsidDel="00E067A3" w:rsidRDefault="00874469">
            <w:pPr>
              <w:pStyle w:val="Appx"/>
              <w:rPr>
                <w:ins w:id="7070" w:author="aas" w:date="2013-10-14T02:06:00Z"/>
                <w:del w:id="7071" w:author="Anees Shaikh" w:date="2013-10-19T02:16:00Z"/>
              </w:rPr>
              <w:pPrChange w:id="7072" w:author="Anees Shaikh" w:date="2013-10-19T02:16:00Z">
                <w:pPr>
                  <w:pStyle w:val="XML1"/>
                </w:pPr>
              </w:pPrChange>
            </w:pPr>
            <w:ins w:id="7073" w:author="aas" w:date="2013-10-14T02:06:00Z">
              <w:del w:id="7074" w:author="Anees Shaikh" w:date="2013-10-19T02:16:00Z">
                <w:r w:rsidDel="00E067A3">
                  <w:delText xml:space="preserve">      &lt;xs:enumeration value="beep"/&gt;</w:delText>
                </w:r>
              </w:del>
            </w:ins>
          </w:p>
          <w:p w14:paraId="4A3FFC09" w14:textId="656C5145" w:rsidR="00874469" w:rsidDel="00E067A3" w:rsidRDefault="00874469">
            <w:pPr>
              <w:pStyle w:val="Appx"/>
              <w:rPr>
                <w:ins w:id="7075" w:author="aas" w:date="2013-10-14T02:06:00Z"/>
                <w:del w:id="7076" w:author="Anees Shaikh" w:date="2013-10-19T02:16:00Z"/>
              </w:rPr>
              <w:pPrChange w:id="7077" w:author="Anees Shaikh" w:date="2013-10-19T02:16:00Z">
                <w:pPr>
                  <w:pStyle w:val="XML1"/>
                </w:pPr>
              </w:pPrChange>
            </w:pPr>
            <w:ins w:id="7078" w:author="aas" w:date="2013-10-14T02:06:00Z">
              <w:del w:id="7079" w:author="Anees Shaikh" w:date="2013-10-19T02:16:00Z">
                <w:r w:rsidDel="00E067A3">
                  <w:delText xml:space="preserve">    &lt;/xs:restriction&gt;</w:delText>
                </w:r>
              </w:del>
            </w:ins>
          </w:p>
          <w:p w14:paraId="13B4CABA" w14:textId="0776B224" w:rsidR="00874469" w:rsidDel="00E067A3" w:rsidRDefault="00874469">
            <w:pPr>
              <w:pStyle w:val="Appx"/>
              <w:rPr>
                <w:ins w:id="7080" w:author="aas" w:date="2013-10-14T02:06:00Z"/>
                <w:del w:id="7081" w:author="Anees Shaikh" w:date="2013-10-19T02:16:00Z"/>
              </w:rPr>
              <w:pPrChange w:id="7082" w:author="Anees Shaikh" w:date="2013-10-19T02:16:00Z">
                <w:pPr>
                  <w:pStyle w:val="XML1"/>
                </w:pPr>
              </w:pPrChange>
            </w:pPr>
            <w:ins w:id="7083" w:author="aas" w:date="2013-10-14T02:06:00Z">
              <w:del w:id="7084" w:author="Anees Shaikh" w:date="2013-10-19T02:16:00Z">
                <w:r w:rsidDel="00E067A3">
                  <w:delText xml:space="preserve">  &lt;/xs:simpleType&gt;</w:delText>
                </w:r>
              </w:del>
            </w:ins>
          </w:p>
          <w:p w14:paraId="19D1F2CD" w14:textId="6F9CBC08" w:rsidR="00874469" w:rsidDel="00E067A3" w:rsidRDefault="00874469">
            <w:pPr>
              <w:pStyle w:val="Appx"/>
              <w:rPr>
                <w:ins w:id="7085" w:author="aas" w:date="2013-10-14T02:06:00Z"/>
                <w:del w:id="7086" w:author="Anees Shaikh" w:date="2013-10-19T02:16:00Z"/>
              </w:rPr>
              <w:pPrChange w:id="7087" w:author="Anees Shaikh" w:date="2013-10-19T02:16:00Z">
                <w:pPr>
                  <w:pStyle w:val="XML1"/>
                </w:pPr>
              </w:pPrChange>
            </w:pPr>
            <w:ins w:id="7088" w:author="aas" w:date="2013-10-14T02:06:00Z">
              <w:del w:id="7089"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090" w:author="aas" w:date="2013-10-14T02:06:00Z"/>
                <w:del w:id="7091" w:author="Anees Shaikh" w:date="2013-10-19T02:16:00Z"/>
              </w:rPr>
              <w:pPrChange w:id="7092" w:author="Anees Shaikh" w:date="2013-10-19T02:16:00Z">
                <w:pPr>
                  <w:pStyle w:val="XML1"/>
                </w:pPr>
              </w:pPrChange>
            </w:pPr>
            <w:ins w:id="7093" w:author="aas" w:date="2013-10-14T02:06:00Z">
              <w:del w:id="7094" w:author="Anees Shaikh" w:date="2013-10-19T02:16:00Z">
                <w:r w:rsidDel="00E067A3">
                  <w:delText xml:space="preserve">    &lt;xs:annotation&gt;</w:delText>
                </w:r>
              </w:del>
            </w:ins>
          </w:p>
          <w:p w14:paraId="414B6693" w14:textId="279027F4" w:rsidR="00874469" w:rsidDel="00E067A3" w:rsidRDefault="00874469">
            <w:pPr>
              <w:pStyle w:val="Appx"/>
              <w:rPr>
                <w:ins w:id="7095" w:author="aas" w:date="2013-10-14T02:06:00Z"/>
                <w:del w:id="7096" w:author="Anees Shaikh" w:date="2013-10-19T02:16:00Z"/>
              </w:rPr>
              <w:pPrChange w:id="7097" w:author="Anees Shaikh" w:date="2013-10-19T02:16:00Z">
                <w:pPr>
                  <w:pStyle w:val="XML1"/>
                </w:pPr>
              </w:pPrChange>
            </w:pPr>
            <w:ins w:id="7098" w:author="aas" w:date="2013-10-14T02:06:00Z">
              <w:del w:id="7099" w:author="Anees Shaikh" w:date="2013-10-19T02:16:00Z">
                <w:r w:rsidDel="00E067A3">
                  <w:delText xml:space="preserve">      &lt;xs:documentation&gt;</w:delText>
                </w:r>
              </w:del>
            </w:ins>
          </w:p>
          <w:p w14:paraId="04AAFEC1" w14:textId="605996AD" w:rsidR="00874469" w:rsidDel="00E067A3" w:rsidRDefault="00874469">
            <w:pPr>
              <w:pStyle w:val="Appx"/>
              <w:rPr>
                <w:ins w:id="7100" w:author="aas" w:date="2013-10-14T02:06:00Z"/>
                <w:del w:id="7101" w:author="Anees Shaikh" w:date="2013-10-19T02:16:00Z"/>
              </w:rPr>
              <w:pPrChange w:id="7102" w:author="Anees Shaikh" w:date="2013-10-19T02:16:00Z">
                <w:pPr>
                  <w:pStyle w:val="XML1"/>
                </w:pPr>
              </w:pPrChange>
            </w:pPr>
            <w:ins w:id="7103" w:author="aas" w:date="2013-10-14T02:06:00Z">
              <w:del w:id="7104"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05" w:author="aas" w:date="2013-10-14T02:06:00Z"/>
                <w:del w:id="7106" w:author="Anees Shaikh" w:date="2013-10-19T02:16:00Z"/>
              </w:rPr>
              <w:pPrChange w:id="7107" w:author="Anees Shaikh" w:date="2013-10-19T02:16:00Z">
                <w:pPr>
                  <w:pStyle w:val="XML1"/>
                </w:pPr>
              </w:pPrChange>
            </w:pPr>
            <w:ins w:id="7108" w:author="aas" w:date="2013-10-14T02:06:00Z">
              <w:del w:id="7109" w:author="Anees Shaikh" w:date="2013-10-19T02:16:00Z">
                <w:r w:rsidDel="00E067A3">
                  <w:delText xml:space="preserve">        versions released so far.</w:delText>
                </w:r>
              </w:del>
            </w:ins>
          </w:p>
          <w:p w14:paraId="12DCC9ED" w14:textId="71B257B2" w:rsidR="00874469" w:rsidDel="00E067A3" w:rsidRDefault="00874469">
            <w:pPr>
              <w:pStyle w:val="Appx"/>
              <w:rPr>
                <w:ins w:id="7110" w:author="aas" w:date="2013-10-14T02:06:00Z"/>
                <w:del w:id="7111" w:author="Anees Shaikh" w:date="2013-10-19T02:16:00Z"/>
              </w:rPr>
              <w:pPrChange w:id="7112" w:author="Anees Shaikh" w:date="2013-10-19T02:16:00Z">
                <w:pPr>
                  <w:pStyle w:val="XML1"/>
                </w:pPr>
              </w:pPrChange>
            </w:pPr>
            <w:ins w:id="7113" w:author="aas" w:date="2013-10-14T02:06:00Z">
              <w:del w:id="7114" w:author="Anees Shaikh" w:date="2013-10-19T02:16:00Z">
                <w:r w:rsidDel="00E067A3">
                  <w:delText xml:space="preserve">      &lt;/xs:documentation&gt;</w:delText>
                </w:r>
              </w:del>
            </w:ins>
          </w:p>
          <w:p w14:paraId="3B3B31C9" w14:textId="61DB423F" w:rsidR="00874469" w:rsidDel="00E067A3" w:rsidRDefault="00874469">
            <w:pPr>
              <w:pStyle w:val="Appx"/>
              <w:rPr>
                <w:ins w:id="7115" w:author="aas" w:date="2013-10-14T02:06:00Z"/>
                <w:del w:id="7116" w:author="Anees Shaikh" w:date="2013-10-19T02:16:00Z"/>
              </w:rPr>
              <w:pPrChange w:id="7117" w:author="Anees Shaikh" w:date="2013-10-19T02:16:00Z">
                <w:pPr>
                  <w:pStyle w:val="XML1"/>
                </w:pPr>
              </w:pPrChange>
            </w:pPr>
            <w:ins w:id="7118" w:author="aas" w:date="2013-10-14T02:06:00Z">
              <w:del w:id="7119" w:author="Anees Shaikh" w:date="2013-10-19T02:16:00Z">
                <w:r w:rsidDel="00E067A3">
                  <w:delText xml:space="preserve">    &lt;/xs:annotation&gt;</w:delText>
                </w:r>
              </w:del>
            </w:ins>
          </w:p>
          <w:p w14:paraId="68F1B7B2" w14:textId="33894B05" w:rsidR="00874469" w:rsidDel="00E067A3" w:rsidRDefault="00874469">
            <w:pPr>
              <w:pStyle w:val="Appx"/>
              <w:rPr>
                <w:ins w:id="7120" w:author="aas" w:date="2013-10-14T02:06:00Z"/>
                <w:del w:id="7121" w:author="Anees Shaikh" w:date="2013-10-19T02:16:00Z"/>
              </w:rPr>
              <w:pPrChange w:id="7122" w:author="Anees Shaikh" w:date="2013-10-19T02:16:00Z">
                <w:pPr>
                  <w:pStyle w:val="XML1"/>
                </w:pPr>
              </w:pPrChange>
            </w:pPr>
          </w:p>
          <w:p w14:paraId="1C21130A" w14:textId="350FDA61" w:rsidR="00874469" w:rsidDel="00E067A3" w:rsidRDefault="00874469">
            <w:pPr>
              <w:pStyle w:val="Appx"/>
              <w:rPr>
                <w:ins w:id="7123" w:author="aas" w:date="2013-10-14T02:06:00Z"/>
                <w:del w:id="7124" w:author="Anees Shaikh" w:date="2013-10-19T02:16:00Z"/>
              </w:rPr>
              <w:pPrChange w:id="7125" w:author="Anees Shaikh" w:date="2013-10-19T02:16:00Z">
                <w:pPr>
                  <w:pStyle w:val="XML1"/>
                </w:pPr>
              </w:pPrChange>
            </w:pPr>
            <w:ins w:id="7126" w:author="aas" w:date="2013-10-14T02:06:00Z">
              <w:del w:id="7127" w:author="Anees Shaikh" w:date="2013-10-19T02:16:00Z">
                <w:r w:rsidDel="00E067A3">
                  <w:delText xml:space="preserve">    &lt;xs:restriction base="xs:string"&gt;</w:delText>
                </w:r>
              </w:del>
            </w:ins>
          </w:p>
          <w:p w14:paraId="3BE42546" w14:textId="07E53445" w:rsidR="00874469" w:rsidDel="00E067A3" w:rsidRDefault="00874469">
            <w:pPr>
              <w:pStyle w:val="Appx"/>
              <w:rPr>
                <w:ins w:id="7128" w:author="aas" w:date="2013-10-14T02:06:00Z"/>
                <w:del w:id="7129" w:author="Anees Shaikh" w:date="2013-10-19T02:16:00Z"/>
              </w:rPr>
              <w:pPrChange w:id="7130" w:author="Anees Shaikh" w:date="2013-10-19T02:16:00Z">
                <w:pPr>
                  <w:pStyle w:val="XML1"/>
                </w:pPr>
              </w:pPrChange>
            </w:pPr>
            <w:ins w:id="7131" w:author="aas" w:date="2013-10-14T02:06:00Z">
              <w:del w:id="7132"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33" w:author="aas" w:date="2013-10-14T02:06:00Z"/>
                <w:del w:id="7134" w:author="Anees Shaikh" w:date="2013-10-19T02:16:00Z"/>
              </w:rPr>
              <w:pPrChange w:id="7135" w:author="Anees Shaikh" w:date="2013-10-19T02:16:00Z">
                <w:pPr>
                  <w:pStyle w:val="XML1"/>
                </w:pPr>
              </w:pPrChange>
            </w:pPr>
            <w:ins w:id="7136" w:author="aas" w:date="2013-10-14T02:06:00Z">
              <w:del w:id="7137" w:author="Anees Shaikh" w:date="2013-10-19T02:16:00Z">
                <w:r w:rsidDel="00E067A3">
                  <w:delText xml:space="preserve">      &lt;xs:enumeration value="1.0"/&gt;</w:delText>
                </w:r>
              </w:del>
            </w:ins>
          </w:p>
          <w:p w14:paraId="79135A90" w14:textId="13E32158" w:rsidR="00874469" w:rsidDel="00E067A3" w:rsidRDefault="00874469">
            <w:pPr>
              <w:pStyle w:val="Appx"/>
              <w:rPr>
                <w:ins w:id="7138" w:author="aas" w:date="2013-10-14T02:06:00Z"/>
                <w:del w:id="7139" w:author="Anees Shaikh" w:date="2013-10-19T02:16:00Z"/>
              </w:rPr>
              <w:pPrChange w:id="7140" w:author="Anees Shaikh" w:date="2013-10-19T02:16:00Z">
                <w:pPr>
                  <w:pStyle w:val="XML1"/>
                </w:pPr>
              </w:pPrChange>
            </w:pPr>
            <w:ins w:id="7141" w:author="aas" w:date="2013-10-14T02:06:00Z">
              <w:del w:id="7142" w:author="Anees Shaikh" w:date="2013-10-19T02:16:00Z">
                <w:r w:rsidDel="00E067A3">
                  <w:delText xml:space="preserve">      &lt;xs:enumeration value="1.0.1"/&gt;</w:delText>
                </w:r>
              </w:del>
            </w:ins>
          </w:p>
          <w:p w14:paraId="76864C5B" w14:textId="0B82EB8A" w:rsidR="00874469" w:rsidDel="00E067A3" w:rsidRDefault="00874469">
            <w:pPr>
              <w:pStyle w:val="Appx"/>
              <w:rPr>
                <w:ins w:id="7143" w:author="aas" w:date="2013-10-14T02:06:00Z"/>
                <w:del w:id="7144" w:author="Anees Shaikh" w:date="2013-10-19T02:16:00Z"/>
              </w:rPr>
              <w:pPrChange w:id="7145" w:author="Anees Shaikh" w:date="2013-10-19T02:16:00Z">
                <w:pPr>
                  <w:pStyle w:val="XML1"/>
                </w:pPr>
              </w:pPrChange>
            </w:pPr>
            <w:ins w:id="7146" w:author="aas" w:date="2013-10-14T02:06:00Z">
              <w:del w:id="7147" w:author="Anees Shaikh" w:date="2013-10-19T02:16:00Z">
                <w:r w:rsidDel="00E067A3">
                  <w:delText xml:space="preserve">      &lt;xs:enumeration value="1.1"/&gt;</w:delText>
                </w:r>
              </w:del>
            </w:ins>
          </w:p>
          <w:p w14:paraId="192C3D9D" w14:textId="3892B3F2" w:rsidR="00874469" w:rsidDel="00E067A3" w:rsidRDefault="00874469">
            <w:pPr>
              <w:pStyle w:val="Appx"/>
              <w:rPr>
                <w:ins w:id="7148" w:author="aas" w:date="2013-10-14T02:06:00Z"/>
                <w:del w:id="7149" w:author="Anees Shaikh" w:date="2013-10-19T02:16:00Z"/>
              </w:rPr>
              <w:pPrChange w:id="7150" w:author="Anees Shaikh" w:date="2013-10-19T02:16:00Z">
                <w:pPr>
                  <w:pStyle w:val="XML1"/>
                </w:pPr>
              </w:pPrChange>
            </w:pPr>
            <w:ins w:id="7151" w:author="aas" w:date="2013-10-14T02:06:00Z">
              <w:del w:id="7152" w:author="Anees Shaikh" w:date="2013-10-19T02:16:00Z">
                <w:r w:rsidDel="00E067A3">
                  <w:delText xml:space="preserve">      &lt;xs:enumeration value="1.2"/&gt;</w:delText>
                </w:r>
              </w:del>
            </w:ins>
          </w:p>
          <w:p w14:paraId="514481EE" w14:textId="6F0E2832" w:rsidR="00874469" w:rsidDel="00E067A3" w:rsidRDefault="00874469">
            <w:pPr>
              <w:pStyle w:val="Appx"/>
              <w:rPr>
                <w:ins w:id="7153" w:author="aas" w:date="2013-10-14T02:06:00Z"/>
                <w:del w:id="7154" w:author="Anees Shaikh" w:date="2013-10-19T02:16:00Z"/>
              </w:rPr>
              <w:pPrChange w:id="7155" w:author="Anees Shaikh" w:date="2013-10-19T02:16:00Z">
                <w:pPr>
                  <w:pStyle w:val="XML1"/>
                </w:pPr>
              </w:pPrChange>
            </w:pPr>
            <w:ins w:id="7156" w:author="aas" w:date="2013-10-14T02:06:00Z">
              <w:del w:id="7157" w:author="Anees Shaikh" w:date="2013-10-19T02:16:00Z">
                <w:r w:rsidDel="00E067A3">
                  <w:delText xml:space="preserve">      &lt;xs:enumeration value="1.3"/&gt;</w:delText>
                </w:r>
              </w:del>
            </w:ins>
          </w:p>
          <w:p w14:paraId="4C3975C1" w14:textId="0D290BD7" w:rsidR="00874469" w:rsidDel="00E067A3" w:rsidRDefault="00874469">
            <w:pPr>
              <w:pStyle w:val="Appx"/>
              <w:rPr>
                <w:ins w:id="7158" w:author="aas" w:date="2013-10-14T02:06:00Z"/>
                <w:del w:id="7159" w:author="Anees Shaikh" w:date="2013-10-19T02:16:00Z"/>
              </w:rPr>
              <w:pPrChange w:id="7160" w:author="Anees Shaikh" w:date="2013-10-19T02:16:00Z">
                <w:pPr>
                  <w:pStyle w:val="XML1"/>
                </w:pPr>
              </w:pPrChange>
            </w:pPr>
            <w:ins w:id="7161" w:author="aas" w:date="2013-10-14T02:06:00Z">
              <w:del w:id="7162" w:author="Anees Shaikh" w:date="2013-10-19T02:16:00Z">
                <w:r w:rsidDel="00E067A3">
                  <w:delText xml:space="preserve">      &lt;xs:enumeration value="1.3.1"/&gt;</w:delText>
                </w:r>
              </w:del>
            </w:ins>
          </w:p>
          <w:p w14:paraId="53675556" w14:textId="7CF424B2" w:rsidR="00874469" w:rsidDel="00E067A3" w:rsidRDefault="00874469">
            <w:pPr>
              <w:pStyle w:val="Appx"/>
              <w:rPr>
                <w:ins w:id="7163" w:author="aas" w:date="2013-10-14T02:06:00Z"/>
                <w:del w:id="7164" w:author="Anees Shaikh" w:date="2013-10-19T02:16:00Z"/>
              </w:rPr>
              <w:pPrChange w:id="7165" w:author="Anees Shaikh" w:date="2013-10-19T02:16:00Z">
                <w:pPr>
                  <w:pStyle w:val="XML1"/>
                </w:pPr>
              </w:pPrChange>
            </w:pPr>
            <w:ins w:id="7166" w:author="aas" w:date="2013-10-14T02:06:00Z">
              <w:del w:id="7167" w:author="Anees Shaikh" w:date="2013-10-19T02:16:00Z">
                <w:r w:rsidDel="00E067A3">
                  <w:delText xml:space="preserve">      &lt;xs:enumeration value="1.3.2"/&gt;</w:delText>
                </w:r>
              </w:del>
            </w:ins>
          </w:p>
          <w:p w14:paraId="3E41B77B" w14:textId="3D30AA63" w:rsidR="00874469" w:rsidDel="00E067A3" w:rsidRDefault="00874469">
            <w:pPr>
              <w:pStyle w:val="Appx"/>
              <w:rPr>
                <w:ins w:id="7168" w:author="aas" w:date="2013-10-14T02:06:00Z"/>
                <w:del w:id="7169" w:author="Anees Shaikh" w:date="2013-10-19T02:16:00Z"/>
              </w:rPr>
              <w:pPrChange w:id="7170" w:author="Anees Shaikh" w:date="2013-10-19T02:16:00Z">
                <w:pPr>
                  <w:pStyle w:val="XML1"/>
                </w:pPr>
              </w:pPrChange>
            </w:pPr>
            <w:ins w:id="7171" w:author="aas" w:date="2013-10-14T02:06:00Z">
              <w:del w:id="7172" w:author="Anees Shaikh" w:date="2013-10-19T02:16:00Z">
                <w:r w:rsidDel="00E067A3">
                  <w:delText xml:space="preserve">    &lt;/xs:restriction&gt;</w:delText>
                </w:r>
              </w:del>
            </w:ins>
          </w:p>
          <w:p w14:paraId="7A28D175" w14:textId="0F057D32" w:rsidR="00874469" w:rsidDel="00E067A3" w:rsidRDefault="00874469">
            <w:pPr>
              <w:pStyle w:val="Appx"/>
              <w:rPr>
                <w:ins w:id="7173" w:author="aas" w:date="2013-10-14T02:06:00Z"/>
                <w:del w:id="7174" w:author="Anees Shaikh" w:date="2013-10-19T02:16:00Z"/>
              </w:rPr>
              <w:pPrChange w:id="7175" w:author="Anees Shaikh" w:date="2013-10-19T02:16:00Z">
                <w:pPr>
                  <w:pStyle w:val="XML1"/>
                </w:pPr>
              </w:pPrChange>
            </w:pPr>
            <w:ins w:id="7176" w:author="aas" w:date="2013-10-14T02:06:00Z">
              <w:del w:id="7177" w:author="Anees Shaikh" w:date="2013-10-19T02:16:00Z">
                <w:r w:rsidDel="00E067A3">
                  <w:delText xml:space="preserve">  &lt;/xs:simpleType&gt;</w:delText>
                </w:r>
              </w:del>
            </w:ins>
          </w:p>
          <w:p w14:paraId="0AF8654D" w14:textId="60A0A9D9" w:rsidR="00874469" w:rsidDel="00E067A3" w:rsidRDefault="00874469">
            <w:pPr>
              <w:pStyle w:val="Appx"/>
              <w:rPr>
                <w:ins w:id="7178" w:author="aas" w:date="2013-10-14T02:06:00Z"/>
                <w:del w:id="7179" w:author="Anees Shaikh" w:date="2013-10-19T02:16:00Z"/>
              </w:rPr>
              <w:pPrChange w:id="7180" w:author="Anees Shaikh" w:date="2013-10-19T02:16:00Z">
                <w:pPr>
                  <w:pStyle w:val="XML1"/>
                </w:pPr>
              </w:pPrChange>
            </w:pPr>
            <w:ins w:id="7181" w:author="aas" w:date="2013-10-14T02:06:00Z">
              <w:del w:id="7182" w:author="Anees Shaikh" w:date="2013-10-19T02:16:00Z">
                <w:r w:rsidDel="00E067A3">
                  <w:delText xml:space="preserve">  &lt;xs:simpleType name="datapath-id-type"&gt;</w:delText>
                </w:r>
              </w:del>
            </w:ins>
          </w:p>
          <w:p w14:paraId="7652EEBF" w14:textId="0EA0DD00" w:rsidR="00874469" w:rsidDel="00E067A3" w:rsidRDefault="00874469">
            <w:pPr>
              <w:pStyle w:val="Appx"/>
              <w:rPr>
                <w:ins w:id="7183" w:author="aas" w:date="2013-10-14T02:06:00Z"/>
                <w:del w:id="7184" w:author="Anees Shaikh" w:date="2013-10-19T02:16:00Z"/>
              </w:rPr>
              <w:pPrChange w:id="7185" w:author="Anees Shaikh" w:date="2013-10-19T02:16:00Z">
                <w:pPr>
                  <w:pStyle w:val="XML1"/>
                </w:pPr>
              </w:pPrChange>
            </w:pPr>
            <w:ins w:id="7186" w:author="aas" w:date="2013-10-14T02:06:00Z">
              <w:del w:id="7187" w:author="Anees Shaikh" w:date="2013-10-19T02:16:00Z">
                <w:r w:rsidDel="00E067A3">
                  <w:delText xml:space="preserve">    &lt;xs:annotation&gt;</w:delText>
                </w:r>
              </w:del>
            </w:ins>
          </w:p>
          <w:p w14:paraId="669E02EE" w14:textId="4C4B0372" w:rsidR="00874469" w:rsidDel="00E067A3" w:rsidRDefault="00874469">
            <w:pPr>
              <w:pStyle w:val="Appx"/>
              <w:rPr>
                <w:ins w:id="7188" w:author="aas" w:date="2013-10-14T02:06:00Z"/>
                <w:del w:id="7189" w:author="Anees Shaikh" w:date="2013-10-19T02:16:00Z"/>
              </w:rPr>
              <w:pPrChange w:id="7190" w:author="Anees Shaikh" w:date="2013-10-19T02:16:00Z">
                <w:pPr>
                  <w:pStyle w:val="XML1"/>
                </w:pPr>
              </w:pPrChange>
            </w:pPr>
            <w:ins w:id="7191" w:author="aas" w:date="2013-10-14T02:06:00Z">
              <w:del w:id="7192" w:author="Anees Shaikh" w:date="2013-10-19T02:16:00Z">
                <w:r w:rsidDel="00E067A3">
                  <w:delText xml:space="preserve">      &lt;xs:documentation&gt;</w:delText>
                </w:r>
              </w:del>
            </w:ins>
          </w:p>
          <w:p w14:paraId="56E353E1" w14:textId="74CFF9F6" w:rsidR="00874469" w:rsidDel="00E067A3" w:rsidRDefault="00874469">
            <w:pPr>
              <w:pStyle w:val="Appx"/>
              <w:rPr>
                <w:ins w:id="7193" w:author="aas" w:date="2013-10-14T02:06:00Z"/>
                <w:del w:id="7194" w:author="Anees Shaikh" w:date="2013-10-19T02:16:00Z"/>
              </w:rPr>
              <w:pPrChange w:id="7195" w:author="Anees Shaikh" w:date="2013-10-19T02:16:00Z">
                <w:pPr>
                  <w:pStyle w:val="XML1"/>
                </w:pPr>
              </w:pPrChange>
            </w:pPr>
            <w:ins w:id="7196" w:author="aas" w:date="2013-10-14T02:06:00Z">
              <w:del w:id="7197"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198" w:author="aas" w:date="2013-10-14T02:06:00Z"/>
                <w:del w:id="7199" w:author="Anees Shaikh" w:date="2013-10-19T02:16:00Z"/>
              </w:rPr>
              <w:pPrChange w:id="7200" w:author="Anees Shaikh" w:date="2013-10-19T02:16:00Z">
                <w:pPr>
                  <w:pStyle w:val="XML1"/>
                </w:pPr>
              </w:pPrChange>
            </w:pPr>
            <w:ins w:id="7201" w:author="aas" w:date="2013-10-14T02:06:00Z">
              <w:del w:id="7202" w:author="Anees Shaikh" w:date="2013-10-19T02:16:00Z">
                <w:r w:rsidDel="00E067A3">
                  <w:delText xml:space="preserve">        datapath identifier.</w:delText>
                </w:r>
              </w:del>
            </w:ins>
          </w:p>
          <w:p w14:paraId="5EE970D7" w14:textId="6C2A9CFD" w:rsidR="00874469" w:rsidDel="00E067A3" w:rsidRDefault="00874469">
            <w:pPr>
              <w:pStyle w:val="Appx"/>
              <w:rPr>
                <w:ins w:id="7203" w:author="aas" w:date="2013-10-14T02:06:00Z"/>
                <w:del w:id="7204" w:author="Anees Shaikh" w:date="2013-10-19T02:16:00Z"/>
              </w:rPr>
              <w:pPrChange w:id="7205" w:author="Anees Shaikh" w:date="2013-10-19T02:16:00Z">
                <w:pPr>
                  <w:pStyle w:val="XML1"/>
                </w:pPr>
              </w:pPrChange>
            </w:pPr>
            <w:ins w:id="7206" w:author="aas" w:date="2013-10-14T02:06:00Z">
              <w:del w:id="7207" w:author="Anees Shaikh" w:date="2013-10-19T02:16:00Z">
                <w:r w:rsidDel="00E067A3">
                  <w:delText xml:space="preserve">      &lt;/xs:documentation&gt;</w:delText>
                </w:r>
              </w:del>
            </w:ins>
          </w:p>
          <w:p w14:paraId="3C9AD580" w14:textId="4ED06C2E" w:rsidR="00874469" w:rsidDel="00E067A3" w:rsidRDefault="00874469">
            <w:pPr>
              <w:pStyle w:val="Appx"/>
              <w:rPr>
                <w:ins w:id="7208" w:author="aas" w:date="2013-10-14T02:06:00Z"/>
                <w:del w:id="7209" w:author="Anees Shaikh" w:date="2013-10-19T02:16:00Z"/>
              </w:rPr>
              <w:pPrChange w:id="7210" w:author="Anees Shaikh" w:date="2013-10-19T02:16:00Z">
                <w:pPr>
                  <w:pStyle w:val="XML1"/>
                </w:pPr>
              </w:pPrChange>
            </w:pPr>
            <w:ins w:id="7211" w:author="aas" w:date="2013-10-14T02:06:00Z">
              <w:del w:id="7212" w:author="Anees Shaikh" w:date="2013-10-19T02:16:00Z">
                <w:r w:rsidDel="00E067A3">
                  <w:delText xml:space="preserve">    &lt;/xs:annotation&gt;</w:delText>
                </w:r>
              </w:del>
            </w:ins>
          </w:p>
          <w:p w14:paraId="1AFD70D6" w14:textId="2CD2FEAC" w:rsidR="00874469" w:rsidDel="00E067A3" w:rsidRDefault="00874469">
            <w:pPr>
              <w:pStyle w:val="Appx"/>
              <w:rPr>
                <w:ins w:id="7213" w:author="aas" w:date="2013-10-14T02:06:00Z"/>
                <w:del w:id="7214" w:author="Anees Shaikh" w:date="2013-10-19T02:16:00Z"/>
              </w:rPr>
              <w:pPrChange w:id="7215" w:author="Anees Shaikh" w:date="2013-10-19T02:16:00Z">
                <w:pPr>
                  <w:pStyle w:val="XML1"/>
                </w:pPr>
              </w:pPrChange>
            </w:pPr>
          </w:p>
          <w:p w14:paraId="07DE7359" w14:textId="3580DDC8" w:rsidR="00874469" w:rsidDel="00E067A3" w:rsidRDefault="00874469">
            <w:pPr>
              <w:pStyle w:val="Appx"/>
              <w:rPr>
                <w:ins w:id="7216" w:author="aas" w:date="2013-10-14T02:06:00Z"/>
                <w:del w:id="7217" w:author="Anees Shaikh" w:date="2013-10-19T02:16:00Z"/>
              </w:rPr>
              <w:pPrChange w:id="7218" w:author="Anees Shaikh" w:date="2013-10-19T02:16:00Z">
                <w:pPr>
                  <w:pStyle w:val="XML1"/>
                </w:pPr>
              </w:pPrChange>
            </w:pPr>
            <w:ins w:id="7219" w:author="aas" w:date="2013-10-14T02:06:00Z">
              <w:del w:id="7220" w:author="Anees Shaikh" w:date="2013-10-19T02:16:00Z">
                <w:r w:rsidDel="00E067A3">
                  <w:delText xml:space="preserve">    &lt;xs:restriction base="xs:string"&gt;</w:delText>
                </w:r>
              </w:del>
            </w:ins>
          </w:p>
          <w:p w14:paraId="7BFBDA3F" w14:textId="2BC91E92" w:rsidR="00874469" w:rsidDel="00E067A3" w:rsidRDefault="00874469">
            <w:pPr>
              <w:pStyle w:val="Appx"/>
              <w:rPr>
                <w:ins w:id="7221" w:author="aas" w:date="2013-10-14T02:06:00Z"/>
                <w:del w:id="7222" w:author="Anees Shaikh" w:date="2013-10-19T02:16:00Z"/>
              </w:rPr>
              <w:pPrChange w:id="7223" w:author="Anees Shaikh" w:date="2013-10-19T02:16:00Z">
                <w:pPr>
                  <w:pStyle w:val="XML1"/>
                </w:pPr>
              </w:pPrChange>
            </w:pPr>
            <w:ins w:id="7224" w:author="aas" w:date="2013-10-14T02:06:00Z">
              <w:del w:id="7225" w:author="Anees Shaikh" w:date="2013-10-19T02:16:00Z">
                <w:r w:rsidDel="00E067A3">
                  <w:delText xml:space="preserve">    &lt;xs:pattern value="[0-9a-fA-F]{2}(:[0-9a-fA-F]{2}){7}"/&gt;</w:delText>
                </w:r>
              </w:del>
            </w:ins>
          </w:p>
          <w:p w14:paraId="07F09694" w14:textId="5DA68381" w:rsidR="00874469" w:rsidDel="00E067A3" w:rsidRDefault="00874469">
            <w:pPr>
              <w:pStyle w:val="Appx"/>
              <w:rPr>
                <w:ins w:id="7226" w:author="aas" w:date="2013-10-14T02:06:00Z"/>
                <w:del w:id="7227" w:author="Anees Shaikh" w:date="2013-10-19T02:16:00Z"/>
              </w:rPr>
              <w:pPrChange w:id="7228" w:author="Anees Shaikh" w:date="2013-10-19T02:16:00Z">
                <w:pPr>
                  <w:pStyle w:val="XML1"/>
                </w:pPr>
              </w:pPrChange>
            </w:pPr>
            <w:ins w:id="7229" w:author="aas" w:date="2013-10-14T02:06:00Z">
              <w:del w:id="7230" w:author="Anees Shaikh" w:date="2013-10-19T02:16:00Z">
                <w:r w:rsidDel="00E067A3">
                  <w:delText xml:space="preserve">    &lt;/xs:restriction&gt;</w:delText>
                </w:r>
              </w:del>
            </w:ins>
          </w:p>
          <w:p w14:paraId="33CD70A0" w14:textId="580FDC1B" w:rsidR="00874469" w:rsidDel="00E067A3" w:rsidRDefault="00874469">
            <w:pPr>
              <w:pStyle w:val="Appx"/>
              <w:rPr>
                <w:ins w:id="7231" w:author="aas" w:date="2013-10-14T02:06:00Z"/>
                <w:del w:id="7232" w:author="Anees Shaikh" w:date="2013-10-19T02:16:00Z"/>
              </w:rPr>
              <w:pPrChange w:id="7233" w:author="Anees Shaikh" w:date="2013-10-19T02:16:00Z">
                <w:pPr>
                  <w:pStyle w:val="XML1"/>
                </w:pPr>
              </w:pPrChange>
            </w:pPr>
            <w:ins w:id="7234" w:author="aas" w:date="2013-10-14T02:06:00Z">
              <w:del w:id="7235" w:author="Anees Shaikh" w:date="2013-10-19T02:16:00Z">
                <w:r w:rsidDel="00E067A3">
                  <w:delText xml:space="preserve">  &lt;/xs:simpleType&gt;</w:delText>
                </w:r>
              </w:del>
            </w:ins>
          </w:p>
          <w:p w14:paraId="6B668130" w14:textId="737BD564" w:rsidR="00874469" w:rsidDel="00E067A3" w:rsidRDefault="00874469">
            <w:pPr>
              <w:pStyle w:val="Appx"/>
              <w:rPr>
                <w:ins w:id="7236" w:author="aas" w:date="2013-10-14T02:06:00Z"/>
                <w:del w:id="7237" w:author="Anees Shaikh" w:date="2013-10-19T02:16:00Z"/>
              </w:rPr>
              <w:pPrChange w:id="7238" w:author="Anees Shaikh" w:date="2013-10-19T02:16:00Z">
                <w:pPr>
                  <w:pStyle w:val="XML1"/>
                </w:pPr>
              </w:pPrChange>
            </w:pPr>
            <w:ins w:id="7239" w:author="aas" w:date="2013-10-14T02:06:00Z">
              <w:del w:id="7240"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41" w:author="aas" w:date="2013-10-14T02:06:00Z"/>
                <w:del w:id="7242" w:author="Anees Shaikh" w:date="2013-10-19T02:16:00Z"/>
              </w:rPr>
              <w:pPrChange w:id="7243" w:author="Anees Shaikh" w:date="2013-10-19T02:16:00Z">
                <w:pPr>
                  <w:pStyle w:val="XML1"/>
                </w:pPr>
              </w:pPrChange>
            </w:pPr>
            <w:ins w:id="7244" w:author="aas" w:date="2013-10-14T02:06:00Z">
              <w:del w:id="7245" w:author="Anees Shaikh" w:date="2013-10-19T02:16:00Z">
                <w:r w:rsidDel="00E067A3">
                  <w:delText xml:space="preserve">    &lt;xs:annotation&gt;</w:delText>
                </w:r>
              </w:del>
            </w:ins>
          </w:p>
          <w:p w14:paraId="30DB36EE" w14:textId="1E6E64BF" w:rsidR="00874469" w:rsidDel="00E067A3" w:rsidRDefault="00874469">
            <w:pPr>
              <w:pStyle w:val="Appx"/>
              <w:rPr>
                <w:ins w:id="7246" w:author="aas" w:date="2013-10-14T02:06:00Z"/>
                <w:del w:id="7247" w:author="Anees Shaikh" w:date="2013-10-19T02:16:00Z"/>
              </w:rPr>
              <w:pPrChange w:id="7248" w:author="Anees Shaikh" w:date="2013-10-19T02:16:00Z">
                <w:pPr>
                  <w:pStyle w:val="XML1"/>
                </w:pPr>
              </w:pPrChange>
            </w:pPr>
            <w:ins w:id="7249" w:author="aas" w:date="2013-10-14T02:06:00Z">
              <w:del w:id="7250" w:author="Anees Shaikh" w:date="2013-10-19T02:16:00Z">
                <w:r w:rsidDel="00E067A3">
                  <w:delText xml:space="preserve">      &lt;xs:documentation&gt;</w:delText>
                </w:r>
              </w:del>
            </w:ins>
          </w:p>
          <w:p w14:paraId="64D70FCA" w14:textId="1CF1318B" w:rsidR="00874469" w:rsidDel="00E067A3" w:rsidRDefault="00874469">
            <w:pPr>
              <w:pStyle w:val="Appx"/>
              <w:rPr>
                <w:ins w:id="7251" w:author="aas" w:date="2013-10-14T02:06:00Z"/>
                <w:del w:id="7252" w:author="Anees Shaikh" w:date="2013-10-19T02:16:00Z"/>
              </w:rPr>
              <w:pPrChange w:id="7253" w:author="Anees Shaikh" w:date="2013-10-19T02:16:00Z">
                <w:pPr>
                  <w:pStyle w:val="XML1"/>
                </w:pPr>
              </w:pPrChange>
            </w:pPr>
            <w:ins w:id="7254" w:author="aas" w:date="2013-10-14T02:06:00Z">
              <w:del w:id="7255"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256" w:author="aas" w:date="2013-10-14T02:06:00Z"/>
                <w:del w:id="7257" w:author="Anees Shaikh" w:date="2013-10-19T02:16:00Z"/>
              </w:rPr>
              <w:pPrChange w:id="7258" w:author="Anees Shaikh" w:date="2013-10-19T02:16:00Z">
                <w:pPr>
                  <w:pStyle w:val="XML1"/>
                </w:pPr>
              </w:pPrChange>
            </w:pPr>
            <w:ins w:id="7259" w:author="aas" w:date="2013-10-14T02:06:00Z">
              <w:del w:id="7260" w:author="Anees Shaikh" w:date="2013-10-19T02:16:00Z">
                <w:r w:rsidDel="00E067A3">
                  <w:delText xml:space="preserve">      &lt;/xs:documentation&gt;</w:delText>
                </w:r>
              </w:del>
            </w:ins>
          </w:p>
          <w:p w14:paraId="09942957" w14:textId="4DD93962" w:rsidR="00874469" w:rsidDel="00E067A3" w:rsidRDefault="00874469">
            <w:pPr>
              <w:pStyle w:val="Appx"/>
              <w:rPr>
                <w:ins w:id="7261" w:author="aas" w:date="2013-10-14T02:06:00Z"/>
                <w:del w:id="7262" w:author="Anees Shaikh" w:date="2013-10-19T02:16:00Z"/>
              </w:rPr>
              <w:pPrChange w:id="7263" w:author="Anees Shaikh" w:date="2013-10-19T02:16:00Z">
                <w:pPr>
                  <w:pStyle w:val="XML1"/>
                </w:pPr>
              </w:pPrChange>
            </w:pPr>
            <w:ins w:id="7264" w:author="aas" w:date="2013-10-14T02:06:00Z">
              <w:del w:id="7265" w:author="Anees Shaikh" w:date="2013-10-19T02:16:00Z">
                <w:r w:rsidDel="00E067A3">
                  <w:delText xml:space="preserve">    &lt;/xs:annotation&gt;</w:delText>
                </w:r>
              </w:del>
            </w:ins>
          </w:p>
          <w:p w14:paraId="1402AD06" w14:textId="217B378D" w:rsidR="00874469" w:rsidDel="00E067A3" w:rsidRDefault="00874469">
            <w:pPr>
              <w:pStyle w:val="Appx"/>
              <w:rPr>
                <w:ins w:id="7266" w:author="aas" w:date="2013-10-14T02:06:00Z"/>
                <w:del w:id="7267" w:author="Anees Shaikh" w:date="2013-10-19T02:16:00Z"/>
              </w:rPr>
              <w:pPrChange w:id="7268" w:author="Anees Shaikh" w:date="2013-10-19T02:16:00Z">
                <w:pPr>
                  <w:pStyle w:val="XML1"/>
                </w:pPr>
              </w:pPrChange>
            </w:pPr>
          </w:p>
          <w:p w14:paraId="45B47E6B" w14:textId="0F0ED2A0" w:rsidR="00874469" w:rsidDel="00E067A3" w:rsidRDefault="00874469">
            <w:pPr>
              <w:pStyle w:val="Appx"/>
              <w:rPr>
                <w:ins w:id="7269" w:author="aas" w:date="2013-10-14T02:06:00Z"/>
                <w:del w:id="7270" w:author="Anees Shaikh" w:date="2013-10-19T02:16:00Z"/>
              </w:rPr>
              <w:pPrChange w:id="7271" w:author="Anees Shaikh" w:date="2013-10-19T02:16:00Z">
                <w:pPr>
                  <w:pStyle w:val="XML1"/>
                </w:pPr>
              </w:pPrChange>
            </w:pPr>
            <w:ins w:id="7272" w:author="aas" w:date="2013-10-14T02:06:00Z">
              <w:del w:id="7273"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274" w:author="aas" w:date="2013-10-14T02:06:00Z"/>
                <w:del w:id="7275" w:author="Anees Shaikh" w:date="2013-10-19T02:16:00Z"/>
              </w:rPr>
              <w:pPrChange w:id="7276" w:author="Anees Shaikh" w:date="2013-10-19T02:16:00Z">
                <w:pPr>
                  <w:pStyle w:val="XML1"/>
                </w:pPr>
              </w:pPrChange>
            </w:pPr>
            <w:ins w:id="7277" w:author="aas" w:date="2013-10-14T02:06:00Z">
              <w:del w:id="7278" w:author="Anees Shaikh" w:date="2013-10-19T02:16:00Z">
                <w:r w:rsidDel="00E067A3">
                  <w:delText xml:space="preserve">      &lt;xs:minInclusive value="0"/&gt;</w:delText>
                </w:r>
              </w:del>
            </w:ins>
          </w:p>
          <w:p w14:paraId="3DAF8B9D" w14:textId="5A13E927" w:rsidR="00874469" w:rsidDel="00E067A3" w:rsidRDefault="00874469">
            <w:pPr>
              <w:pStyle w:val="Appx"/>
              <w:rPr>
                <w:ins w:id="7279" w:author="aas" w:date="2013-10-14T02:06:00Z"/>
                <w:del w:id="7280" w:author="Anees Shaikh" w:date="2013-10-19T02:16:00Z"/>
              </w:rPr>
              <w:pPrChange w:id="7281" w:author="Anees Shaikh" w:date="2013-10-19T02:16:00Z">
                <w:pPr>
                  <w:pStyle w:val="XML1"/>
                </w:pPr>
              </w:pPrChange>
            </w:pPr>
            <w:ins w:id="7282" w:author="aas" w:date="2013-10-14T02:06:00Z">
              <w:del w:id="7283" w:author="Anees Shaikh" w:date="2013-10-19T02:16:00Z">
                <w:r w:rsidDel="00E067A3">
                  <w:delText xml:space="preserve">      &lt;xs:maxInclusive value="1000"/&gt;</w:delText>
                </w:r>
              </w:del>
            </w:ins>
          </w:p>
          <w:p w14:paraId="128BE8B8" w14:textId="48E45A01" w:rsidR="00874469" w:rsidDel="00E067A3" w:rsidRDefault="00874469">
            <w:pPr>
              <w:pStyle w:val="Appx"/>
              <w:rPr>
                <w:ins w:id="7284" w:author="aas" w:date="2013-10-14T02:06:00Z"/>
                <w:del w:id="7285" w:author="Anees Shaikh" w:date="2013-10-19T02:16:00Z"/>
              </w:rPr>
              <w:pPrChange w:id="7286" w:author="Anees Shaikh" w:date="2013-10-19T02:16:00Z">
                <w:pPr>
                  <w:pStyle w:val="XML1"/>
                </w:pPr>
              </w:pPrChange>
            </w:pPr>
            <w:ins w:id="7287" w:author="aas" w:date="2013-10-14T02:06:00Z">
              <w:del w:id="7288" w:author="Anees Shaikh" w:date="2013-10-19T02:16:00Z">
                <w:r w:rsidDel="00E067A3">
                  <w:delText xml:space="preserve">    &lt;/xs:restriction&gt;</w:delText>
                </w:r>
              </w:del>
            </w:ins>
          </w:p>
          <w:p w14:paraId="1C6B96CA" w14:textId="7B5DB439" w:rsidR="00874469" w:rsidDel="00E067A3" w:rsidRDefault="00874469">
            <w:pPr>
              <w:pStyle w:val="Appx"/>
              <w:rPr>
                <w:ins w:id="7289" w:author="aas" w:date="2013-10-14T02:06:00Z"/>
                <w:del w:id="7290" w:author="Anees Shaikh" w:date="2013-10-19T02:16:00Z"/>
              </w:rPr>
              <w:pPrChange w:id="7291" w:author="Anees Shaikh" w:date="2013-10-19T02:16:00Z">
                <w:pPr>
                  <w:pStyle w:val="XML1"/>
                </w:pPr>
              </w:pPrChange>
            </w:pPr>
            <w:ins w:id="7292" w:author="aas" w:date="2013-10-14T02:06:00Z">
              <w:del w:id="7293" w:author="Anees Shaikh" w:date="2013-10-19T02:16:00Z">
                <w:r w:rsidDel="00E067A3">
                  <w:delText xml:space="preserve">  &lt;/xs:simpleType&gt;</w:delText>
                </w:r>
              </w:del>
            </w:ins>
          </w:p>
          <w:p w14:paraId="668482D8" w14:textId="792F06D2" w:rsidR="00874469" w:rsidDel="00E067A3" w:rsidRDefault="00874469">
            <w:pPr>
              <w:pStyle w:val="Appx"/>
              <w:rPr>
                <w:ins w:id="7294" w:author="aas" w:date="2013-10-14T02:06:00Z"/>
                <w:del w:id="7295" w:author="Anees Shaikh" w:date="2013-10-19T02:16:00Z"/>
              </w:rPr>
              <w:pPrChange w:id="7296" w:author="Anees Shaikh" w:date="2013-10-19T02:16:00Z">
                <w:pPr>
                  <w:pStyle w:val="XML1"/>
                </w:pPr>
              </w:pPrChange>
            </w:pPr>
            <w:ins w:id="7297" w:author="aas" w:date="2013-10-14T02:06:00Z">
              <w:del w:id="7298"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299" w:author="aas" w:date="2013-10-14T02:06:00Z"/>
                <w:del w:id="7300" w:author="Anees Shaikh" w:date="2013-10-19T02:16:00Z"/>
              </w:rPr>
              <w:pPrChange w:id="7301" w:author="Anees Shaikh" w:date="2013-10-19T02:16:00Z">
                <w:pPr>
                  <w:pStyle w:val="XML1"/>
                </w:pPr>
              </w:pPrChange>
            </w:pPr>
            <w:ins w:id="7302" w:author="aas" w:date="2013-10-14T02:06:00Z">
              <w:del w:id="7303" w:author="Anees Shaikh" w:date="2013-10-19T02:16:00Z">
                <w:r w:rsidDel="00E067A3">
                  <w:delText xml:space="preserve">    &lt;xs:annotation&gt;</w:delText>
                </w:r>
              </w:del>
            </w:ins>
          </w:p>
          <w:p w14:paraId="05BC7A1E" w14:textId="6C42D801" w:rsidR="00874469" w:rsidDel="00E067A3" w:rsidRDefault="00874469">
            <w:pPr>
              <w:pStyle w:val="Appx"/>
              <w:rPr>
                <w:ins w:id="7304" w:author="aas" w:date="2013-10-14T02:06:00Z"/>
                <w:del w:id="7305" w:author="Anees Shaikh" w:date="2013-10-19T02:16:00Z"/>
              </w:rPr>
              <w:pPrChange w:id="7306" w:author="Anees Shaikh" w:date="2013-10-19T02:16:00Z">
                <w:pPr>
                  <w:pStyle w:val="XML1"/>
                </w:pPr>
              </w:pPrChange>
            </w:pPr>
            <w:ins w:id="7307" w:author="aas" w:date="2013-10-14T02:06:00Z">
              <w:del w:id="7308" w:author="Anees Shaikh" w:date="2013-10-19T02:16:00Z">
                <w:r w:rsidDel="00E067A3">
                  <w:delText xml:space="preserve">      &lt;xs:documentation&gt;</w:delText>
                </w:r>
              </w:del>
            </w:ins>
          </w:p>
          <w:p w14:paraId="2AA58E57" w14:textId="5B657DD2" w:rsidR="00874469" w:rsidDel="00E067A3" w:rsidRDefault="00874469">
            <w:pPr>
              <w:pStyle w:val="Appx"/>
              <w:rPr>
                <w:ins w:id="7309" w:author="aas" w:date="2013-10-14T02:06:00Z"/>
                <w:del w:id="7310" w:author="Anees Shaikh" w:date="2013-10-19T02:16:00Z"/>
              </w:rPr>
              <w:pPrChange w:id="7311" w:author="Anees Shaikh" w:date="2013-10-19T02:16:00Z">
                <w:pPr>
                  <w:pStyle w:val="XML1"/>
                </w:pPr>
              </w:pPrChange>
            </w:pPr>
            <w:ins w:id="7312" w:author="aas" w:date="2013-10-14T02:06:00Z">
              <w:del w:id="7313"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14" w:author="aas" w:date="2013-10-14T02:06:00Z"/>
                <w:del w:id="7315" w:author="Anees Shaikh" w:date="2013-10-19T02:16:00Z"/>
              </w:rPr>
              <w:pPrChange w:id="7316" w:author="Anees Shaikh" w:date="2013-10-19T02:16:00Z">
                <w:pPr>
                  <w:pStyle w:val="XML1"/>
                </w:pPr>
              </w:pPrChange>
            </w:pPr>
            <w:ins w:id="7317" w:author="aas" w:date="2013-10-14T02:06:00Z">
              <w:del w:id="7318" w:author="Anees Shaikh" w:date="2013-10-19T02:16:00Z">
                <w:r w:rsidDel="00E067A3">
                  <w:delText xml:space="preserve">        connection.</w:delText>
                </w:r>
              </w:del>
            </w:ins>
          </w:p>
          <w:p w14:paraId="72B95FB4" w14:textId="03B1173F" w:rsidR="00874469" w:rsidDel="00E067A3" w:rsidRDefault="00874469">
            <w:pPr>
              <w:pStyle w:val="Appx"/>
              <w:rPr>
                <w:ins w:id="7319" w:author="aas" w:date="2013-10-14T02:06:00Z"/>
                <w:del w:id="7320" w:author="Anees Shaikh" w:date="2013-10-19T02:16:00Z"/>
              </w:rPr>
              <w:pPrChange w:id="7321" w:author="Anees Shaikh" w:date="2013-10-19T02:16:00Z">
                <w:pPr>
                  <w:pStyle w:val="XML1"/>
                </w:pPr>
              </w:pPrChange>
            </w:pPr>
            <w:ins w:id="7322" w:author="aas" w:date="2013-10-14T02:06:00Z">
              <w:del w:id="7323" w:author="Anees Shaikh" w:date="2013-10-19T02:16:00Z">
                <w:r w:rsidDel="00E067A3">
                  <w:delText xml:space="preserve">      &lt;/xs:documentation&gt;</w:delText>
                </w:r>
              </w:del>
            </w:ins>
          </w:p>
          <w:p w14:paraId="4C997C71" w14:textId="3BD5879B" w:rsidR="00874469" w:rsidDel="00E067A3" w:rsidRDefault="00874469">
            <w:pPr>
              <w:pStyle w:val="Appx"/>
              <w:rPr>
                <w:ins w:id="7324" w:author="aas" w:date="2013-10-14T02:06:00Z"/>
                <w:del w:id="7325" w:author="Anees Shaikh" w:date="2013-10-19T02:16:00Z"/>
              </w:rPr>
              <w:pPrChange w:id="7326" w:author="Anees Shaikh" w:date="2013-10-19T02:16:00Z">
                <w:pPr>
                  <w:pStyle w:val="XML1"/>
                </w:pPr>
              </w:pPrChange>
            </w:pPr>
            <w:ins w:id="7327" w:author="aas" w:date="2013-10-14T02:06:00Z">
              <w:del w:id="7328" w:author="Anees Shaikh" w:date="2013-10-19T02:16:00Z">
                <w:r w:rsidDel="00E067A3">
                  <w:delText xml:space="preserve">    &lt;/xs:annotation&gt;</w:delText>
                </w:r>
              </w:del>
            </w:ins>
          </w:p>
          <w:p w14:paraId="3747E53A" w14:textId="09C0163C" w:rsidR="00874469" w:rsidDel="00E067A3" w:rsidRDefault="00874469">
            <w:pPr>
              <w:pStyle w:val="Appx"/>
              <w:rPr>
                <w:ins w:id="7329" w:author="aas" w:date="2013-10-14T02:06:00Z"/>
                <w:del w:id="7330" w:author="Anees Shaikh" w:date="2013-10-19T02:16:00Z"/>
              </w:rPr>
              <w:pPrChange w:id="7331" w:author="Anees Shaikh" w:date="2013-10-19T02:16:00Z">
                <w:pPr>
                  <w:pStyle w:val="XML1"/>
                </w:pPr>
              </w:pPrChange>
            </w:pPr>
          </w:p>
          <w:p w14:paraId="5C31A44E" w14:textId="2921B5DE" w:rsidR="00874469" w:rsidDel="00E067A3" w:rsidRDefault="00874469">
            <w:pPr>
              <w:pStyle w:val="Appx"/>
              <w:rPr>
                <w:ins w:id="7332" w:author="aas" w:date="2013-10-14T02:06:00Z"/>
                <w:del w:id="7333" w:author="Anees Shaikh" w:date="2013-10-19T02:16:00Z"/>
              </w:rPr>
              <w:pPrChange w:id="7334" w:author="Anees Shaikh" w:date="2013-10-19T02:16:00Z">
                <w:pPr>
                  <w:pStyle w:val="XML1"/>
                </w:pPr>
              </w:pPrChange>
            </w:pPr>
            <w:ins w:id="7335" w:author="aas" w:date="2013-10-14T02:06:00Z">
              <w:del w:id="7336" w:author="Anees Shaikh" w:date="2013-10-19T02:16:00Z">
                <w:r w:rsidDel="00E067A3">
                  <w:delText xml:space="preserve">    &lt;xs:restriction base="xs:string"&gt;</w:delText>
                </w:r>
              </w:del>
            </w:ins>
          </w:p>
          <w:p w14:paraId="7779340D" w14:textId="0B1C3F37" w:rsidR="00874469" w:rsidDel="00E067A3" w:rsidRDefault="00874469">
            <w:pPr>
              <w:pStyle w:val="Appx"/>
              <w:rPr>
                <w:ins w:id="7337" w:author="aas" w:date="2013-10-14T02:06:00Z"/>
                <w:del w:id="7338" w:author="Anees Shaikh" w:date="2013-10-19T02:16:00Z"/>
              </w:rPr>
              <w:pPrChange w:id="7339" w:author="Anees Shaikh" w:date="2013-10-19T02:16:00Z">
                <w:pPr>
                  <w:pStyle w:val="XML1"/>
                </w:pPr>
              </w:pPrChange>
            </w:pPr>
            <w:ins w:id="7340" w:author="aas" w:date="2013-10-14T02:06:00Z">
              <w:del w:id="7341" w:author="Anees Shaikh" w:date="2013-10-19T02:16:00Z">
                <w:r w:rsidDel="00E067A3">
                  <w:delText xml:space="preserve">      &lt;xs:enumeration value="up"/&gt;</w:delText>
                </w:r>
              </w:del>
            </w:ins>
          </w:p>
          <w:p w14:paraId="7FCED041" w14:textId="55B1E9CF" w:rsidR="00874469" w:rsidDel="00E067A3" w:rsidRDefault="00874469">
            <w:pPr>
              <w:pStyle w:val="Appx"/>
              <w:rPr>
                <w:ins w:id="7342" w:author="aas" w:date="2013-10-14T02:06:00Z"/>
                <w:del w:id="7343" w:author="Anees Shaikh" w:date="2013-10-19T02:16:00Z"/>
              </w:rPr>
              <w:pPrChange w:id="7344" w:author="Anees Shaikh" w:date="2013-10-19T02:16:00Z">
                <w:pPr>
                  <w:pStyle w:val="XML1"/>
                </w:pPr>
              </w:pPrChange>
            </w:pPr>
            <w:ins w:id="7345" w:author="aas" w:date="2013-10-14T02:06:00Z">
              <w:del w:id="7346" w:author="Anees Shaikh" w:date="2013-10-19T02:16:00Z">
                <w:r w:rsidDel="00E067A3">
                  <w:delText xml:space="preserve">      &lt;xs:enumeration value="down"/&gt;</w:delText>
                </w:r>
              </w:del>
            </w:ins>
          </w:p>
          <w:p w14:paraId="3C183F6E" w14:textId="25639952" w:rsidR="00874469" w:rsidDel="00E067A3" w:rsidRDefault="00874469">
            <w:pPr>
              <w:pStyle w:val="Appx"/>
              <w:rPr>
                <w:ins w:id="7347" w:author="aas" w:date="2013-10-14T02:06:00Z"/>
                <w:del w:id="7348" w:author="Anees Shaikh" w:date="2013-10-19T02:16:00Z"/>
              </w:rPr>
              <w:pPrChange w:id="7349" w:author="Anees Shaikh" w:date="2013-10-19T02:16:00Z">
                <w:pPr>
                  <w:pStyle w:val="XML1"/>
                </w:pPr>
              </w:pPrChange>
            </w:pPr>
            <w:ins w:id="7350" w:author="aas" w:date="2013-10-14T02:06:00Z">
              <w:del w:id="7351" w:author="Anees Shaikh" w:date="2013-10-19T02:16:00Z">
                <w:r w:rsidDel="00E067A3">
                  <w:delText xml:space="preserve">    &lt;/xs:restriction&gt;</w:delText>
                </w:r>
              </w:del>
            </w:ins>
          </w:p>
          <w:p w14:paraId="09463582" w14:textId="78FDA093" w:rsidR="00874469" w:rsidDel="00E067A3" w:rsidRDefault="00874469">
            <w:pPr>
              <w:pStyle w:val="Appx"/>
              <w:rPr>
                <w:ins w:id="7352" w:author="aas" w:date="2013-10-14T02:06:00Z"/>
                <w:del w:id="7353" w:author="Anees Shaikh" w:date="2013-10-19T02:16:00Z"/>
              </w:rPr>
              <w:pPrChange w:id="7354" w:author="Anees Shaikh" w:date="2013-10-19T02:16:00Z">
                <w:pPr>
                  <w:pStyle w:val="XML1"/>
                </w:pPr>
              </w:pPrChange>
            </w:pPr>
            <w:ins w:id="7355" w:author="aas" w:date="2013-10-14T02:06:00Z">
              <w:del w:id="7356" w:author="Anees Shaikh" w:date="2013-10-19T02:16:00Z">
                <w:r w:rsidDel="00E067A3">
                  <w:delText xml:space="preserve">  &lt;/xs:simpleType&gt;</w:delText>
                </w:r>
              </w:del>
            </w:ins>
          </w:p>
          <w:p w14:paraId="657F67D5" w14:textId="350613AD" w:rsidR="00874469" w:rsidDel="00E067A3" w:rsidRDefault="00874469">
            <w:pPr>
              <w:pStyle w:val="Appx"/>
              <w:rPr>
                <w:ins w:id="7357" w:author="aas" w:date="2013-10-14T02:06:00Z"/>
                <w:del w:id="7358" w:author="Anees Shaikh" w:date="2013-10-19T02:16:00Z"/>
              </w:rPr>
              <w:pPrChange w:id="7359" w:author="Anees Shaikh" w:date="2013-10-19T02:16:00Z">
                <w:pPr>
                  <w:pStyle w:val="XML1"/>
                </w:pPr>
              </w:pPrChange>
            </w:pPr>
            <w:ins w:id="7360" w:author="aas" w:date="2013-10-14T02:06:00Z">
              <w:del w:id="7361" w:author="Anees Shaikh" w:date="2013-10-19T02:16:00Z">
                <w:r w:rsidDel="00E067A3">
                  <w:delText xml:space="preserve">  &lt;xs:simpleType name="OFPortRateType"&gt;</w:delText>
                </w:r>
              </w:del>
            </w:ins>
          </w:p>
          <w:p w14:paraId="63BF4BA4" w14:textId="452D9975" w:rsidR="00874469" w:rsidDel="00E067A3" w:rsidRDefault="00874469">
            <w:pPr>
              <w:pStyle w:val="Appx"/>
              <w:rPr>
                <w:ins w:id="7362" w:author="aas" w:date="2013-10-14T02:06:00Z"/>
                <w:del w:id="7363" w:author="Anees Shaikh" w:date="2013-10-19T02:16:00Z"/>
              </w:rPr>
              <w:pPrChange w:id="7364" w:author="Anees Shaikh" w:date="2013-10-19T02:16:00Z">
                <w:pPr>
                  <w:pStyle w:val="XML1"/>
                </w:pPr>
              </w:pPrChange>
            </w:pPr>
            <w:ins w:id="7365" w:author="aas" w:date="2013-10-14T02:06:00Z">
              <w:del w:id="7366" w:author="Anees Shaikh" w:date="2013-10-19T02:16:00Z">
                <w:r w:rsidDel="00E067A3">
                  <w:delText xml:space="preserve">    &lt;xs:annotation&gt;</w:delText>
                </w:r>
              </w:del>
            </w:ins>
          </w:p>
          <w:p w14:paraId="3CC5B6AF" w14:textId="0164ED88" w:rsidR="00874469" w:rsidDel="00E067A3" w:rsidRDefault="00874469">
            <w:pPr>
              <w:pStyle w:val="Appx"/>
              <w:rPr>
                <w:ins w:id="7367" w:author="aas" w:date="2013-10-14T02:06:00Z"/>
                <w:del w:id="7368" w:author="Anees Shaikh" w:date="2013-10-19T02:16:00Z"/>
              </w:rPr>
              <w:pPrChange w:id="7369" w:author="Anees Shaikh" w:date="2013-10-19T02:16:00Z">
                <w:pPr>
                  <w:pStyle w:val="XML1"/>
                </w:pPr>
              </w:pPrChange>
            </w:pPr>
            <w:ins w:id="7370" w:author="aas" w:date="2013-10-14T02:06:00Z">
              <w:del w:id="7371" w:author="Anees Shaikh" w:date="2013-10-19T02:16:00Z">
                <w:r w:rsidDel="00E067A3">
                  <w:delText xml:space="preserve">      &lt;xs:documentation&gt;</w:delText>
                </w:r>
              </w:del>
            </w:ins>
          </w:p>
          <w:p w14:paraId="07FE24D4" w14:textId="17F92D96" w:rsidR="00874469" w:rsidDel="00E067A3" w:rsidRDefault="00874469">
            <w:pPr>
              <w:pStyle w:val="Appx"/>
              <w:rPr>
                <w:ins w:id="7372" w:author="aas" w:date="2013-10-14T02:06:00Z"/>
                <w:del w:id="7373" w:author="Anees Shaikh" w:date="2013-10-19T02:16:00Z"/>
              </w:rPr>
              <w:pPrChange w:id="7374" w:author="Anees Shaikh" w:date="2013-10-19T02:16:00Z">
                <w:pPr>
                  <w:pStyle w:val="XML1"/>
                </w:pPr>
              </w:pPrChange>
            </w:pPr>
            <w:ins w:id="7375" w:author="aas" w:date="2013-10-14T02:06:00Z">
              <w:del w:id="7376"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377" w:author="aas" w:date="2013-10-14T02:06:00Z"/>
                <w:del w:id="7378" w:author="Anees Shaikh" w:date="2013-10-19T02:16:00Z"/>
              </w:rPr>
              <w:pPrChange w:id="7379" w:author="Anees Shaikh" w:date="2013-10-19T02:16:00Z">
                <w:pPr>
                  <w:pStyle w:val="XML1"/>
                </w:pPr>
              </w:pPrChange>
            </w:pPr>
            <w:ins w:id="7380" w:author="aas" w:date="2013-10-14T02:06:00Z">
              <w:del w:id="7381"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382" w:author="aas" w:date="2013-10-14T02:06:00Z"/>
                <w:del w:id="7383" w:author="Anees Shaikh" w:date="2013-10-19T02:16:00Z"/>
              </w:rPr>
              <w:pPrChange w:id="7384" w:author="Anees Shaikh" w:date="2013-10-19T02:16:00Z">
                <w:pPr>
                  <w:pStyle w:val="XML1"/>
                </w:pPr>
              </w:pPrChange>
            </w:pPr>
            <w:ins w:id="7385" w:author="aas" w:date="2013-10-14T02:06:00Z">
              <w:del w:id="7386"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387" w:author="aas" w:date="2013-10-14T02:06:00Z"/>
                <w:del w:id="7388" w:author="Anees Shaikh" w:date="2013-10-19T02:16:00Z"/>
              </w:rPr>
              <w:pPrChange w:id="7389" w:author="Anees Shaikh" w:date="2013-10-19T02:16:00Z">
                <w:pPr>
                  <w:pStyle w:val="XML1"/>
                </w:pPr>
              </w:pPrChange>
            </w:pPr>
            <w:ins w:id="7390" w:author="aas" w:date="2013-10-14T02:06:00Z">
              <w:del w:id="7391"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392" w:author="aas" w:date="2013-10-14T02:06:00Z"/>
                <w:del w:id="7393" w:author="Anees Shaikh" w:date="2013-10-19T02:16:00Z"/>
              </w:rPr>
              <w:pPrChange w:id="7394" w:author="Anees Shaikh" w:date="2013-10-19T02:16:00Z">
                <w:pPr>
                  <w:pStyle w:val="XML1"/>
                </w:pPr>
              </w:pPrChange>
            </w:pPr>
            <w:ins w:id="7395" w:author="aas" w:date="2013-10-14T02:06:00Z">
              <w:del w:id="7396" w:author="Anees Shaikh" w:date="2013-10-19T02:16:00Z">
                <w:r w:rsidDel="00E067A3">
                  <w:delText xml:space="preserve">      &lt;/xs:documentation&gt;</w:delText>
                </w:r>
              </w:del>
            </w:ins>
          </w:p>
          <w:p w14:paraId="6CE9A3DA" w14:textId="359E6DF1" w:rsidR="00874469" w:rsidDel="00E067A3" w:rsidRDefault="00874469">
            <w:pPr>
              <w:pStyle w:val="Appx"/>
              <w:rPr>
                <w:ins w:id="7397" w:author="aas" w:date="2013-10-14T02:06:00Z"/>
                <w:del w:id="7398" w:author="Anees Shaikh" w:date="2013-10-19T02:16:00Z"/>
              </w:rPr>
              <w:pPrChange w:id="7399" w:author="Anees Shaikh" w:date="2013-10-19T02:16:00Z">
                <w:pPr>
                  <w:pStyle w:val="XML1"/>
                </w:pPr>
              </w:pPrChange>
            </w:pPr>
            <w:ins w:id="7400" w:author="aas" w:date="2013-10-14T02:06:00Z">
              <w:del w:id="7401" w:author="Anees Shaikh" w:date="2013-10-19T02:16:00Z">
                <w:r w:rsidDel="00E067A3">
                  <w:delText xml:space="preserve">    &lt;/xs:annotation&gt;</w:delText>
                </w:r>
              </w:del>
            </w:ins>
          </w:p>
          <w:p w14:paraId="5A3FE1A6" w14:textId="19EC8527" w:rsidR="00874469" w:rsidDel="00E067A3" w:rsidRDefault="00874469">
            <w:pPr>
              <w:pStyle w:val="Appx"/>
              <w:rPr>
                <w:ins w:id="7402" w:author="aas" w:date="2013-10-14T02:06:00Z"/>
                <w:del w:id="7403" w:author="Anees Shaikh" w:date="2013-10-19T02:16:00Z"/>
              </w:rPr>
              <w:pPrChange w:id="7404" w:author="Anees Shaikh" w:date="2013-10-19T02:16:00Z">
                <w:pPr>
                  <w:pStyle w:val="XML1"/>
                </w:pPr>
              </w:pPrChange>
            </w:pPr>
          </w:p>
          <w:p w14:paraId="5FC07618" w14:textId="6885B3CA" w:rsidR="00874469" w:rsidDel="00E067A3" w:rsidRDefault="00874469">
            <w:pPr>
              <w:pStyle w:val="Appx"/>
              <w:rPr>
                <w:ins w:id="7405" w:author="aas" w:date="2013-10-14T02:06:00Z"/>
                <w:del w:id="7406" w:author="Anees Shaikh" w:date="2013-10-19T02:16:00Z"/>
              </w:rPr>
              <w:pPrChange w:id="7407" w:author="Anees Shaikh" w:date="2013-10-19T02:16:00Z">
                <w:pPr>
                  <w:pStyle w:val="XML1"/>
                </w:pPr>
              </w:pPrChange>
            </w:pPr>
            <w:ins w:id="7408" w:author="aas" w:date="2013-10-14T02:06:00Z">
              <w:del w:id="7409" w:author="Anees Shaikh" w:date="2013-10-19T02:16:00Z">
                <w:r w:rsidDel="00E067A3">
                  <w:delText xml:space="preserve">    &lt;xs:restriction base="xs:string"&gt;</w:delText>
                </w:r>
              </w:del>
            </w:ins>
          </w:p>
          <w:p w14:paraId="757F59EC" w14:textId="6C4F2F23" w:rsidR="00874469" w:rsidDel="00E067A3" w:rsidRDefault="00874469">
            <w:pPr>
              <w:pStyle w:val="Appx"/>
              <w:rPr>
                <w:ins w:id="7410" w:author="aas" w:date="2013-10-14T02:06:00Z"/>
                <w:del w:id="7411" w:author="Anees Shaikh" w:date="2013-10-19T02:16:00Z"/>
              </w:rPr>
              <w:pPrChange w:id="7412" w:author="Anees Shaikh" w:date="2013-10-19T02:16:00Z">
                <w:pPr>
                  <w:pStyle w:val="XML1"/>
                </w:pPr>
              </w:pPrChange>
            </w:pPr>
            <w:ins w:id="7413" w:author="aas" w:date="2013-10-14T02:06:00Z">
              <w:del w:id="7414" w:author="Anees Shaikh" w:date="2013-10-19T02:16:00Z">
                <w:r w:rsidDel="00E067A3">
                  <w:delText xml:space="preserve">      &lt;xs:enumeration value="10Mb-HD"/&gt;</w:delText>
                </w:r>
              </w:del>
            </w:ins>
          </w:p>
          <w:p w14:paraId="31A99F75" w14:textId="34D03AFD" w:rsidR="00874469" w:rsidDel="00E067A3" w:rsidRDefault="00874469">
            <w:pPr>
              <w:pStyle w:val="Appx"/>
              <w:rPr>
                <w:ins w:id="7415" w:author="aas" w:date="2013-10-14T02:06:00Z"/>
                <w:del w:id="7416" w:author="Anees Shaikh" w:date="2013-10-19T02:16:00Z"/>
              </w:rPr>
              <w:pPrChange w:id="7417" w:author="Anees Shaikh" w:date="2013-10-19T02:16:00Z">
                <w:pPr>
                  <w:pStyle w:val="XML1"/>
                </w:pPr>
              </w:pPrChange>
            </w:pPr>
            <w:ins w:id="7418" w:author="aas" w:date="2013-10-14T02:06:00Z">
              <w:del w:id="7419" w:author="Anees Shaikh" w:date="2013-10-19T02:16:00Z">
                <w:r w:rsidDel="00E067A3">
                  <w:delText xml:space="preserve">      &lt;xs:enumeration value="10Mb-FD"/&gt;</w:delText>
                </w:r>
              </w:del>
            </w:ins>
          </w:p>
          <w:p w14:paraId="5357148F" w14:textId="3373DDB1" w:rsidR="00874469" w:rsidDel="00E067A3" w:rsidRDefault="00874469">
            <w:pPr>
              <w:pStyle w:val="Appx"/>
              <w:rPr>
                <w:ins w:id="7420" w:author="aas" w:date="2013-10-14T02:06:00Z"/>
                <w:del w:id="7421" w:author="Anees Shaikh" w:date="2013-10-19T02:16:00Z"/>
              </w:rPr>
              <w:pPrChange w:id="7422" w:author="Anees Shaikh" w:date="2013-10-19T02:16:00Z">
                <w:pPr>
                  <w:pStyle w:val="XML1"/>
                </w:pPr>
              </w:pPrChange>
            </w:pPr>
            <w:ins w:id="7423" w:author="aas" w:date="2013-10-14T02:06:00Z">
              <w:del w:id="7424" w:author="Anees Shaikh" w:date="2013-10-19T02:16:00Z">
                <w:r w:rsidDel="00E067A3">
                  <w:delText xml:space="preserve">      &lt;xs:enumeration value="100Mb-HD"/&gt;</w:delText>
                </w:r>
              </w:del>
            </w:ins>
          </w:p>
          <w:p w14:paraId="4EBC8F9C" w14:textId="7F0CAAB6" w:rsidR="00874469" w:rsidDel="00E067A3" w:rsidRDefault="00874469">
            <w:pPr>
              <w:pStyle w:val="Appx"/>
              <w:rPr>
                <w:ins w:id="7425" w:author="aas" w:date="2013-10-14T02:06:00Z"/>
                <w:del w:id="7426" w:author="Anees Shaikh" w:date="2013-10-19T02:16:00Z"/>
              </w:rPr>
              <w:pPrChange w:id="7427" w:author="Anees Shaikh" w:date="2013-10-19T02:16:00Z">
                <w:pPr>
                  <w:pStyle w:val="XML1"/>
                </w:pPr>
              </w:pPrChange>
            </w:pPr>
            <w:ins w:id="7428" w:author="aas" w:date="2013-10-14T02:06:00Z">
              <w:del w:id="7429" w:author="Anees Shaikh" w:date="2013-10-19T02:16:00Z">
                <w:r w:rsidDel="00E067A3">
                  <w:delText xml:space="preserve">      &lt;xs:enumeration value="100Mb-FD"/&gt;</w:delText>
                </w:r>
              </w:del>
            </w:ins>
          </w:p>
          <w:p w14:paraId="32DE2F76" w14:textId="23FDF909" w:rsidR="00874469" w:rsidDel="00E067A3" w:rsidRDefault="00874469">
            <w:pPr>
              <w:pStyle w:val="Appx"/>
              <w:rPr>
                <w:ins w:id="7430" w:author="aas" w:date="2013-10-14T02:06:00Z"/>
                <w:del w:id="7431" w:author="Anees Shaikh" w:date="2013-10-19T02:16:00Z"/>
              </w:rPr>
              <w:pPrChange w:id="7432" w:author="Anees Shaikh" w:date="2013-10-19T02:16:00Z">
                <w:pPr>
                  <w:pStyle w:val="XML1"/>
                </w:pPr>
              </w:pPrChange>
            </w:pPr>
            <w:ins w:id="7433" w:author="aas" w:date="2013-10-14T02:06:00Z">
              <w:del w:id="7434" w:author="Anees Shaikh" w:date="2013-10-19T02:16:00Z">
                <w:r w:rsidDel="00E067A3">
                  <w:delText xml:space="preserve">      &lt;xs:enumeration value="1Gb-HD"/&gt;</w:delText>
                </w:r>
              </w:del>
            </w:ins>
          </w:p>
          <w:p w14:paraId="10CF88E7" w14:textId="13821D6F" w:rsidR="00874469" w:rsidDel="00E067A3" w:rsidRDefault="00874469">
            <w:pPr>
              <w:pStyle w:val="Appx"/>
              <w:rPr>
                <w:ins w:id="7435" w:author="aas" w:date="2013-10-14T02:06:00Z"/>
                <w:del w:id="7436" w:author="Anees Shaikh" w:date="2013-10-19T02:16:00Z"/>
              </w:rPr>
              <w:pPrChange w:id="7437" w:author="Anees Shaikh" w:date="2013-10-19T02:16:00Z">
                <w:pPr>
                  <w:pStyle w:val="XML1"/>
                </w:pPr>
              </w:pPrChange>
            </w:pPr>
            <w:ins w:id="7438" w:author="aas" w:date="2013-10-14T02:06:00Z">
              <w:del w:id="7439" w:author="Anees Shaikh" w:date="2013-10-19T02:16:00Z">
                <w:r w:rsidDel="00E067A3">
                  <w:delText xml:space="preserve">      &lt;xs:enumeration value="1Gb-FD"/&gt;</w:delText>
                </w:r>
              </w:del>
            </w:ins>
          </w:p>
          <w:p w14:paraId="04C3C0E4" w14:textId="01AFF5BB" w:rsidR="00874469" w:rsidDel="00E067A3" w:rsidRDefault="00874469">
            <w:pPr>
              <w:pStyle w:val="Appx"/>
              <w:rPr>
                <w:ins w:id="7440" w:author="aas" w:date="2013-10-14T02:06:00Z"/>
                <w:del w:id="7441" w:author="Anees Shaikh" w:date="2013-10-19T02:16:00Z"/>
              </w:rPr>
              <w:pPrChange w:id="7442" w:author="Anees Shaikh" w:date="2013-10-19T02:16:00Z">
                <w:pPr>
                  <w:pStyle w:val="XML1"/>
                </w:pPr>
              </w:pPrChange>
            </w:pPr>
            <w:ins w:id="7443" w:author="aas" w:date="2013-10-14T02:06:00Z">
              <w:del w:id="7444" w:author="Anees Shaikh" w:date="2013-10-19T02:16:00Z">
                <w:r w:rsidDel="00E067A3">
                  <w:delText xml:space="preserve">      &lt;xs:enumeration value="10Gb"/&gt;</w:delText>
                </w:r>
              </w:del>
            </w:ins>
          </w:p>
          <w:p w14:paraId="64CB9C6E" w14:textId="5672C892" w:rsidR="00874469" w:rsidDel="00E067A3" w:rsidRDefault="00874469">
            <w:pPr>
              <w:pStyle w:val="Appx"/>
              <w:rPr>
                <w:ins w:id="7445" w:author="aas" w:date="2013-10-14T02:06:00Z"/>
                <w:del w:id="7446" w:author="Anees Shaikh" w:date="2013-10-19T02:16:00Z"/>
              </w:rPr>
              <w:pPrChange w:id="7447" w:author="Anees Shaikh" w:date="2013-10-19T02:16:00Z">
                <w:pPr>
                  <w:pStyle w:val="XML1"/>
                </w:pPr>
              </w:pPrChange>
            </w:pPr>
            <w:ins w:id="7448" w:author="aas" w:date="2013-10-14T02:06:00Z">
              <w:del w:id="7449" w:author="Anees Shaikh" w:date="2013-10-19T02:16:00Z">
                <w:r w:rsidDel="00E067A3">
                  <w:delText xml:space="preserve">      &lt;xs:enumeration value="40Gb"/&gt;</w:delText>
                </w:r>
              </w:del>
            </w:ins>
          </w:p>
          <w:p w14:paraId="723D0B3D" w14:textId="0C856761" w:rsidR="00874469" w:rsidDel="00E067A3" w:rsidRDefault="00874469">
            <w:pPr>
              <w:pStyle w:val="Appx"/>
              <w:rPr>
                <w:ins w:id="7450" w:author="aas" w:date="2013-10-14T02:06:00Z"/>
                <w:del w:id="7451" w:author="Anees Shaikh" w:date="2013-10-19T02:16:00Z"/>
              </w:rPr>
              <w:pPrChange w:id="7452" w:author="Anees Shaikh" w:date="2013-10-19T02:16:00Z">
                <w:pPr>
                  <w:pStyle w:val="XML1"/>
                </w:pPr>
              </w:pPrChange>
            </w:pPr>
            <w:ins w:id="7453" w:author="aas" w:date="2013-10-14T02:06:00Z">
              <w:del w:id="7454" w:author="Anees Shaikh" w:date="2013-10-19T02:16:00Z">
                <w:r w:rsidDel="00E067A3">
                  <w:delText xml:space="preserve">      &lt;xs:enumeration value="100Gb"/&gt;</w:delText>
                </w:r>
              </w:del>
            </w:ins>
          </w:p>
          <w:p w14:paraId="2AE516DA" w14:textId="74DBB2A7" w:rsidR="00874469" w:rsidDel="00E067A3" w:rsidRDefault="00874469">
            <w:pPr>
              <w:pStyle w:val="Appx"/>
              <w:rPr>
                <w:ins w:id="7455" w:author="aas" w:date="2013-10-14T02:06:00Z"/>
                <w:del w:id="7456" w:author="Anees Shaikh" w:date="2013-10-19T02:16:00Z"/>
              </w:rPr>
              <w:pPrChange w:id="7457" w:author="Anees Shaikh" w:date="2013-10-19T02:16:00Z">
                <w:pPr>
                  <w:pStyle w:val="XML1"/>
                </w:pPr>
              </w:pPrChange>
            </w:pPr>
            <w:ins w:id="7458" w:author="aas" w:date="2013-10-14T02:06:00Z">
              <w:del w:id="7459" w:author="Anees Shaikh" w:date="2013-10-19T02:16:00Z">
                <w:r w:rsidDel="00E067A3">
                  <w:delText xml:space="preserve">      &lt;xs:enumeration value="1Tb"/&gt;</w:delText>
                </w:r>
              </w:del>
            </w:ins>
          </w:p>
          <w:p w14:paraId="31AA6E0E" w14:textId="2B619646" w:rsidR="00874469" w:rsidDel="00E067A3" w:rsidRDefault="00874469">
            <w:pPr>
              <w:pStyle w:val="Appx"/>
              <w:rPr>
                <w:ins w:id="7460" w:author="aas" w:date="2013-10-14T02:06:00Z"/>
                <w:del w:id="7461" w:author="Anees Shaikh" w:date="2013-10-19T02:16:00Z"/>
              </w:rPr>
              <w:pPrChange w:id="7462" w:author="Anees Shaikh" w:date="2013-10-19T02:16:00Z">
                <w:pPr>
                  <w:pStyle w:val="XML1"/>
                </w:pPr>
              </w:pPrChange>
            </w:pPr>
            <w:ins w:id="7463" w:author="aas" w:date="2013-10-14T02:06:00Z">
              <w:del w:id="7464" w:author="Anees Shaikh" w:date="2013-10-19T02:16:00Z">
                <w:r w:rsidDel="00E067A3">
                  <w:delText xml:space="preserve">      &lt;xs:enumeration value="other"/&gt;</w:delText>
                </w:r>
              </w:del>
            </w:ins>
          </w:p>
          <w:p w14:paraId="724CE626" w14:textId="59CEBA98" w:rsidR="00874469" w:rsidDel="00E067A3" w:rsidRDefault="00874469">
            <w:pPr>
              <w:pStyle w:val="Appx"/>
              <w:rPr>
                <w:ins w:id="7465" w:author="aas" w:date="2013-10-14T02:06:00Z"/>
                <w:del w:id="7466" w:author="Anees Shaikh" w:date="2013-10-19T02:16:00Z"/>
              </w:rPr>
              <w:pPrChange w:id="7467" w:author="Anees Shaikh" w:date="2013-10-19T02:16:00Z">
                <w:pPr>
                  <w:pStyle w:val="XML1"/>
                </w:pPr>
              </w:pPrChange>
            </w:pPr>
            <w:ins w:id="7468" w:author="aas" w:date="2013-10-14T02:06:00Z">
              <w:del w:id="7469" w:author="Anees Shaikh" w:date="2013-10-19T02:16:00Z">
                <w:r w:rsidDel="00E067A3">
                  <w:delText xml:space="preserve">    &lt;/xs:restriction&gt;</w:delText>
                </w:r>
              </w:del>
            </w:ins>
          </w:p>
          <w:p w14:paraId="0B26428F" w14:textId="6AD937C7" w:rsidR="00874469" w:rsidDel="00E067A3" w:rsidRDefault="00874469">
            <w:pPr>
              <w:pStyle w:val="Appx"/>
              <w:rPr>
                <w:ins w:id="7470" w:author="aas" w:date="2013-10-14T02:06:00Z"/>
                <w:del w:id="7471" w:author="Anees Shaikh" w:date="2013-10-19T02:16:00Z"/>
              </w:rPr>
              <w:pPrChange w:id="7472" w:author="Anees Shaikh" w:date="2013-10-19T02:16:00Z">
                <w:pPr>
                  <w:pStyle w:val="XML1"/>
                </w:pPr>
              </w:pPrChange>
            </w:pPr>
            <w:ins w:id="7473" w:author="aas" w:date="2013-10-14T02:06:00Z">
              <w:del w:id="7474" w:author="Anees Shaikh" w:date="2013-10-19T02:16:00Z">
                <w:r w:rsidDel="00E067A3">
                  <w:delText xml:space="preserve">  &lt;/xs:simpleType&gt;</w:delText>
                </w:r>
              </w:del>
            </w:ins>
          </w:p>
          <w:p w14:paraId="55D41A13" w14:textId="1B94C5D7" w:rsidR="00874469" w:rsidDel="00E067A3" w:rsidRDefault="00874469">
            <w:pPr>
              <w:pStyle w:val="Appx"/>
              <w:rPr>
                <w:ins w:id="7475" w:author="aas" w:date="2013-10-14T02:06:00Z"/>
                <w:del w:id="7476" w:author="Anees Shaikh" w:date="2013-10-19T02:16:00Z"/>
              </w:rPr>
              <w:pPrChange w:id="7477" w:author="Anees Shaikh" w:date="2013-10-19T02:16:00Z">
                <w:pPr>
                  <w:pStyle w:val="XML1"/>
                </w:pPr>
              </w:pPrChange>
            </w:pPr>
            <w:ins w:id="7478" w:author="aas" w:date="2013-10-14T02:06:00Z">
              <w:del w:id="7479" w:author="Anees Shaikh" w:date="2013-10-19T02:16:00Z">
                <w:r w:rsidDel="00E067A3">
                  <w:delText xml:space="preserve">  &lt;xs:simpleType name="OFActionType"&gt;</w:delText>
                </w:r>
              </w:del>
            </w:ins>
          </w:p>
          <w:p w14:paraId="44F93899" w14:textId="35768F8A" w:rsidR="00874469" w:rsidDel="00E067A3" w:rsidRDefault="00874469">
            <w:pPr>
              <w:pStyle w:val="Appx"/>
              <w:rPr>
                <w:ins w:id="7480" w:author="aas" w:date="2013-10-14T02:06:00Z"/>
                <w:del w:id="7481" w:author="Anees Shaikh" w:date="2013-10-19T02:16:00Z"/>
              </w:rPr>
              <w:pPrChange w:id="7482" w:author="Anees Shaikh" w:date="2013-10-19T02:16:00Z">
                <w:pPr>
                  <w:pStyle w:val="XML1"/>
                </w:pPr>
              </w:pPrChange>
            </w:pPr>
            <w:ins w:id="7483" w:author="aas" w:date="2013-10-14T02:06:00Z">
              <w:del w:id="7484" w:author="Anees Shaikh" w:date="2013-10-19T02:16:00Z">
                <w:r w:rsidDel="00E067A3">
                  <w:delText xml:space="preserve">    &lt;xs:annotation&gt;</w:delText>
                </w:r>
              </w:del>
            </w:ins>
          </w:p>
          <w:p w14:paraId="27FD1C6D" w14:textId="206D7115" w:rsidR="00874469" w:rsidDel="00E067A3" w:rsidRDefault="00874469">
            <w:pPr>
              <w:pStyle w:val="Appx"/>
              <w:rPr>
                <w:ins w:id="7485" w:author="aas" w:date="2013-10-14T02:06:00Z"/>
                <w:del w:id="7486" w:author="Anees Shaikh" w:date="2013-10-19T02:16:00Z"/>
              </w:rPr>
              <w:pPrChange w:id="7487" w:author="Anees Shaikh" w:date="2013-10-19T02:16:00Z">
                <w:pPr>
                  <w:pStyle w:val="XML1"/>
                </w:pPr>
              </w:pPrChange>
            </w:pPr>
            <w:ins w:id="7488" w:author="aas" w:date="2013-10-14T02:06:00Z">
              <w:del w:id="7489" w:author="Anees Shaikh" w:date="2013-10-19T02:16:00Z">
                <w:r w:rsidDel="00E067A3">
                  <w:delText xml:space="preserve">      &lt;xs:documentation&gt;</w:delText>
                </w:r>
              </w:del>
            </w:ins>
          </w:p>
          <w:p w14:paraId="34384915" w14:textId="21980534" w:rsidR="00874469" w:rsidDel="00E067A3" w:rsidRDefault="00874469">
            <w:pPr>
              <w:pStyle w:val="Appx"/>
              <w:rPr>
                <w:ins w:id="7490" w:author="aas" w:date="2013-10-14T02:06:00Z"/>
                <w:del w:id="7491" w:author="Anees Shaikh" w:date="2013-10-19T02:16:00Z"/>
              </w:rPr>
              <w:pPrChange w:id="7492" w:author="Anees Shaikh" w:date="2013-10-19T02:16:00Z">
                <w:pPr>
                  <w:pStyle w:val="XML1"/>
                </w:pPr>
              </w:pPrChange>
            </w:pPr>
            <w:ins w:id="7493" w:author="aas" w:date="2013-10-14T02:06:00Z">
              <w:del w:id="7494"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495" w:author="aas" w:date="2013-10-14T02:06:00Z"/>
                <w:del w:id="7496" w:author="Anees Shaikh" w:date="2013-10-19T02:16:00Z"/>
              </w:rPr>
              <w:pPrChange w:id="7497" w:author="Anees Shaikh" w:date="2013-10-19T02:16:00Z">
                <w:pPr>
                  <w:pStyle w:val="XML1"/>
                </w:pPr>
              </w:pPrChange>
            </w:pPr>
            <w:ins w:id="7498" w:author="aas" w:date="2013-10-14T02:06:00Z">
              <w:del w:id="7499"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00" w:author="aas" w:date="2013-10-14T02:06:00Z"/>
                <w:del w:id="7501" w:author="Anees Shaikh" w:date="2013-10-19T02:16:00Z"/>
              </w:rPr>
              <w:pPrChange w:id="7502" w:author="Anees Shaikh" w:date="2013-10-19T02:16:00Z">
                <w:pPr>
                  <w:pStyle w:val="XML1"/>
                </w:pPr>
              </w:pPrChange>
            </w:pPr>
            <w:ins w:id="7503" w:author="aas" w:date="2013-10-14T02:06:00Z">
              <w:del w:id="7504" w:author="Anees Shaikh" w:date="2013-10-19T02:16:00Z">
                <w:r w:rsidDel="00E067A3">
                  <w:delText xml:space="preserve">      &lt;/xs:documentation&gt;</w:delText>
                </w:r>
              </w:del>
            </w:ins>
          </w:p>
          <w:p w14:paraId="57FDC31C" w14:textId="6EE0D646" w:rsidR="00874469" w:rsidDel="00E067A3" w:rsidRDefault="00874469">
            <w:pPr>
              <w:pStyle w:val="Appx"/>
              <w:rPr>
                <w:ins w:id="7505" w:author="aas" w:date="2013-10-14T02:06:00Z"/>
                <w:del w:id="7506" w:author="Anees Shaikh" w:date="2013-10-19T02:16:00Z"/>
              </w:rPr>
              <w:pPrChange w:id="7507" w:author="Anees Shaikh" w:date="2013-10-19T02:16:00Z">
                <w:pPr>
                  <w:pStyle w:val="XML1"/>
                </w:pPr>
              </w:pPrChange>
            </w:pPr>
            <w:ins w:id="7508" w:author="aas" w:date="2013-10-14T02:06:00Z">
              <w:del w:id="7509" w:author="Anees Shaikh" w:date="2013-10-19T02:16:00Z">
                <w:r w:rsidDel="00E067A3">
                  <w:delText xml:space="preserve">    &lt;/xs:annotation&gt;</w:delText>
                </w:r>
              </w:del>
            </w:ins>
          </w:p>
          <w:p w14:paraId="3D32E7BB" w14:textId="428929E0" w:rsidR="00874469" w:rsidDel="00E067A3" w:rsidRDefault="00874469">
            <w:pPr>
              <w:pStyle w:val="Appx"/>
              <w:rPr>
                <w:ins w:id="7510" w:author="aas" w:date="2013-10-14T02:06:00Z"/>
                <w:del w:id="7511" w:author="Anees Shaikh" w:date="2013-10-19T02:16:00Z"/>
              </w:rPr>
              <w:pPrChange w:id="7512" w:author="Anees Shaikh" w:date="2013-10-19T02:16:00Z">
                <w:pPr>
                  <w:pStyle w:val="XML1"/>
                </w:pPr>
              </w:pPrChange>
            </w:pPr>
          </w:p>
          <w:p w14:paraId="64F0D39D" w14:textId="23184653" w:rsidR="00874469" w:rsidDel="00E067A3" w:rsidRDefault="00874469">
            <w:pPr>
              <w:pStyle w:val="Appx"/>
              <w:rPr>
                <w:ins w:id="7513" w:author="aas" w:date="2013-10-14T02:06:00Z"/>
                <w:del w:id="7514" w:author="Anees Shaikh" w:date="2013-10-19T02:16:00Z"/>
              </w:rPr>
              <w:pPrChange w:id="7515" w:author="Anees Shaikh" w:date="2013-10-19T02:16:00Z">
                <w:pPr>
                  <w:pStyle w:val="XML1"/>
                </w:pPr>
              </w:pPrChange>
            </w:pPr>
            <w:ins w:id="7516" w:author="aas" w:date="2013-10-14T02:06:00Z">
              <w:del w:id="7517" w:author="Anees Shaikh" w:date="2013-10-19T02:16:00Z">
                <w:r w:rsidDel="00E067A3">
                  <w:delText xml:space="preserve">    &lt;xs:restriction base="xs:string"&gt;</w:delText>
                </w:r>
              </w:del>
            </w:ins>
          </w:p>
          <w:p w14:paraId="05F31058" w14:textId="66DE897D" w:rsidR="00874469" w:rsidDel="00E067A3" w:rsidRDefault="00874469">
            <w:pPr>
              <w:pStyle w:val="Appx"/>
              <w:rPr>
                <w:ins w:id="7518" w:author="aas" w:date="2013-10-14T02:06:00Z"/>
                <w:del w:id="7519" w:author="Anees Shaikh" w:date="2013-10-19T02:16:00Z"/>
              </w:rPr>
              <w:pPrChange w:id="7520" w:author="Anees Shaikh" w:date="2013-10-19T02:16:00Z">
                <w:pPr>
                  <w:pStyle w:val="XML1"/>
                </w:pPr>
              </w:pPrChange>
            </w:pPr>
            <w:ins w:id="7521" w:author="aas" w:date="2013-10-14T02:06:00Z">
              <w:del w:id="7522" w:author="Anees Shaikh" w:date="2013-10-19T02:16:00Z">
                <w:r w:rsidDel="00E067A3">
                  <w:delText xml:space="preserve">      &lt;xs:enumeration value="output"/&gt;</w:delText>
                </w:r>
              </w:del>
            </w:ins>
          </w:p>
          <w:p w14:paraId="58C6BF6F" w14:textId="024D69FD" w:rsidR="00874469" w:rsidDel="00E067A3" w:rsidRDefault="00874469">
            <w:pPr>
              <w:pStyle w:val="Appx"/>
              <w:rPr>
                <w:ins w:id="7523" w:author="aas" w:date="2013-10-14T02:06:00Z"/>
                <w:del w:id="7524" w:author="Anees Shaikh" w:date="2013-10-19T02:16:00Z"/>
              </w:rPr>
              <w:pPrChange w:id="7525" w:author="Anees Shaikh" w:date="2013-10-19T02:16:00Z">
                <w:pPr>
                  <w:pStyle w:val="XML1"/>
                </w:pPr>
              </w:pPrChange>
            </w:pPr>
            <w:ins w:id="7526" w:author="aas" w:date="2013-10-14T02:06:00Z">
              <w:del w:id="7527" w:author="Anees Shaikh" w:date="2013-10-19T02:16:00Z">
                <w:r w:rsidDel="00E067A3">
                  <w:delText xml:space="preserve">      &lt;xs:enumeration value="copy-ttl-out"/&gt;</w:delText>
                </w:r>
              </w:del>
            </w:ins>
          </w:p>
          <w:p w14:paraId="5BAAD964" w14:textId="6EE7BFC3" w:rsidR="00874469" w:rsidDel="00E067A3" w:rsidRDefault="00874469">
            <w:pPr>
              <w:pStyle w:val="Appx"/>
              <w:rPr>
                <w:ins w:id="7528" w:author="aas" w:date="2013-10-14T02:06:00Z"/>
                <w:del w:id="7529" w:author="Anees Shaikh" w:date="2013-10-19T02:16:00Z"/>
              </w:rPr>
              <w:pPrChange w:id="7530" w:author="Anees Shaikh" w:date="2013-10-19T02:16:00Z">
                <w:pPr>
                  <w:pStyle w:val="XML1"/>
                </w:pPr>
              </w:pPrChange>
            </w:pPr>
            <w:ins w:id="7531" w:author="aas" w:date="2013-10-14T02:06:00Z">
              <w:del w:id="7532" w:author="Anees Shaikh" w:date="2013-10-19T02:16:00Z">
                <w:r w:rsidDel="00E067A3">
                  <w:delText xml:space="preserve">      &lt;xs:enumeration value="copy-ttl-in"/&gt;</w:delText>
                </w:r>
              </w:del>
            </w:ins>
          </w:p>
          <w:p w14:paraId="4462C9E3" w14:textId="4BB4862A" w:rsidR="00874469" w:rsidDel="00E067A3" w:rsidRDefault="00874469">
            <w:pPr>
              <w:pStyle w:val="Appx"/>
              <w:rPr>
                <w:ins w:id="7533" w:author="aas" w:date="2013-10-14T02:06:00Z"/>
                <w:del w:id="7534" w:author="Anees Shaikh" w:date="2013-10-19T02:16:00Z"/>
              </w:rPr>
              <w:pPrChange w:id="7535" w:author="Anees Shaikh" w:date="2013-10-19T02:16:00Z">
                <w:pPr>
                  <w:pStyle w:val="XML1"/>
                </w:pPr>
              </w:pPrChange>
            </w:pPr>
            <w:ins w:id="7536" w:author="aas" w:date="2013-10-14T02:06:00Z">
              <w:del w:id="7537" w:author="Anees Shaikh" w:date="2013-10-19T02:16:00Z">
                <w:r w:rsidDel="00E067A3">
                  <w:delText xml:space="preserve">      &lt;xs:enumeration value="set-mpls-ttl"/&gt;</w:delText>
                </w:r>
              </w:del>
            </w:ins>
          </w:p>
          <w:p w14:paraId="1CE7ED46" w14:textId="678BE06F" w:rsidR="00874469" w:rsidDel="00E067A3" w:rsidRDefault="00874469">
            <w:pPr>
              <w:pStyle w:val="Appx"/>
              <w:rPr>
                <w:ins w:id="7538" w:author="aas" w:date="2013-10-14T02:06:00Z"/>
                <w:del w:id="7539" w:author="Anees Shaikh" w:date="2013-10-19T02:16:00Z"/>
              </w:rPr>
              <w:pPrChange w:id="7540" w:author="Anees Shaikh" w:date="2013-10-19T02:16:00Z">
                <w:pPr>
                  <w:pStyle w:val="XML1"/>
                </w:pPr>
              </w:pPrChange>
            </w:pPr>
            <w:ins w:id="7541" w:author="aas" w:date="2013-10-14T02:06:00Z">
              <w:del w:id="7542" w:author="Anees Shaikh" w:date="2013-10-19T02:16:00Z">
                <w:r w:rsidDel="00E067A3">
                  <w:delText xml:space="preserve">      &lt;xs:enumeration value="dec-mpls-ttl"/&gt;</w:delText>
                </w:r>
              </w:del>
            </w:ins>
          </w:p>
          <w:p w14:paraId="088647D0" w14:textId="7C2DE0BB" w:rsidR="00874469" w:rsidDel="00E067A3" w:rsidRDefault="00874469">
            <w:pPr>
              <w:pStyle w:val="Appx"/>
              <w:rPr>
                <w:ins w:id="7543" w:author="aas" w:date="2013-10-14T02:06:00Z"/>
                <w:del w:id="7544" w:author="Anees Shaikh" w:date="2013-10-19T02:16:00Z"/>
              </w:rPr>
              <w:pPrChange w:id="7545" w:author="Anees Shaikh" w:date="2013-10-19T02:16:00Z">
                <w:pPr>
                  <w:pStyle w:val="XML1"/>
                </w:pPr>
              </w:pPrChange>
            </w:pPr>
            <w:ins w:id="7546" w:author="aas" w:date="2013-10-14T02:06:00Z">
              <w:del w:id="7547" w:author="Anees Shaikh" w:date="2013-10-19T02:16:00Z">
                <w:r w:rsidDel="00E067A3">
                  <w:delText xml:space="preserve">      &lt;xs:enumeration value="push-vlan"/&gt;</w:delText>
                </w:r>
              </w:del>
            </w:ins>
          </w:p>
          <w:p w14:paraId="227D9E94" w14:textId="0D7EA742" w:rsidR="00874469" w:rsidDel="00E067A3" w:rsidRDefault="00874469">
            <w:pPr>
              <w:pStyle w:val="Appx"/>
              <w:rPr>
                <w:ins w:id="7548" w:author="aas" w:date="2013-10-14T02:06:00Z"/>
                <w:del w:id="7549" w:author="Anees Shaikh" w:date="2013-10-19T02:16:00Z"/>
              </w:rPr>
              <w:pPrChange w:id="7550" w:author="Anees Shaikh" w:date="2013-10-19T02:16:00Z">
                <w:pPr>
                  <w:pStyle w:val="XML1"/>
                </w:pPr>
              </w:pPrChange>
            </w:pPr>
            <w:ins w:id="7551" w:author="aas" w:date="2013-10-14T02:06:00Z">
              <w:del w:id="7552" w:author="Anees Shaikh" w:date="2013-10-19T02:16:00Z">
                <w:r w:rsidDel="00E067A3">
                  <w:delText xml:space="preserve">      &lt;xs:enumeration value="pop-vlan"/&gt;</w:delText>
                </w:r>
              </w:del>
            </w:ins>
          </w:p>
          <w:p w14:paraId="48394717" w14:textId="4EE354A9" w:rsidR="00874469" w:rsidDel="00E067A3" w:rsidRDefault="00874469">
            <w:pPr>
              <w:pStyle w:val="Appx"/>
              <w:rPr>
                <w:ins w:id="7553" w:author="aas" w:date="2013-10-14T02:06:00Z"/>
                <w:del w:id="7554" w:author="Anees Shaikh" w:date="2013-10-19T02:16:00Z"/>
              </w:rPr>
              <w:pPrChange w:id="7555" w:author="Anees Shaikh" w:date="2013-10-19T02:16:00Z">
                <w:pPr>
                  <w:pStyle w:val="XML1"/>
                </w:pPr>
              </w:pPrChange>
            </w:pPr>
            <w:ins w:id="7556" w:author="aas" w:date="2013-10-14T02:06:00Z">
              <w:del w:id="7557" w:author="Anees Shaikh" w:date="2013-10-19T02:16:00Z">
                <w:r w:rsidDel="00E067A3">
                  <w:delText xml:space="preserve">      &lt;xs:enumeration value="push-mpls"/&gt;</w:delText>
                </w:r>
              </w:del>
            </w:ins>
          </w:p>
          <w:p w14:paraId="58692774" w14:textId="0233AE64" w:rsidR="00874469" w:rsidDel="00E067A3" w:rsidRDefault="00874469">
            <w:pPr>
              <w:pStyle w:val="Appx"/>
              <w:rPr>
                <w:ins w:id="7558" w:author="aas" w:date="2013-10-14T02:06:00Z"/>
                <w:del w:id="7559" w:author="Anees Shaikh" w:date="2013-10-19T02:16:00Z"/>
              </w:rPr>
              <w:pPrChange w:id="7560" w:author="Anees Shaikh" w:date="2013-10-19T02:16:00Z">
                <w:pPr>
                  <w:pStyle w:val="XML1"/>
                </w:pPr>
              </w:pPrChange>
            </w:pPr>
            <w:ins w:id="7561" w:author="aas" w:date="2013-10-14T02:06:00Z">
              <w:del w:id="7562" w:author="Anees Shaikh" w:date="2013-10-19T02:16:00Z">
                <w:r w:rsidDel="00E067A3">
                  <w:delText xml:space="preserve">      &lt;xs:enumeration value="pop-mpls"/&gt;</w:delText>
                </w:r>
              </w:del>
            </w:ins>
          </w:p>
          <w:p w14:paraId="551B6EC5" w14:textId="13B5E163" w:rsidR="00874469" w:rsidDel="00E067A3" w:rsidRDefault="00874469">
            <w:pPr>
              <w:pStyle w:val="Appx"/>
              <w:rPr>
                <w:ins w:id="7563" w:author="aas" w:date="2013-10-14T02:06:00Z"/>
                <w:del w:id="7564" w:author="Anees Shaikh" w:date="2013-10-19T02:16:00Z"/>
              </w:rPr>
              <w:pPrChange w:id="7565" w:author="Anees Shaikh" w:date="2013-10-19T02:16:00Z">
                <w:pPr>
                  <w:pStyle w:val="XML1"/>
                </w:pPr>
              </w:pPrChange>
            </w:pPr>
            <w:ins w:id="7566" w:author="aas" w:date="2013-10-14T02:06:00Z">
              <w:del w:id="7567" w:author="Anees Shaikh" w:date="2013-10-19T02:16:00Z">
                <w:r w:rsidDel="00E067A3">
                  <w:delText xml:space="preserve">      &lt;xs:enumeration value="set-queue"/&gt;</w:delText>
                </w:r>
              </w:del>
            </w:ins>
          </w:p>
          <w:p w14:paraId="18756F69" w14:textId="43944924" w:rsidR="00874469" w:rsidDel="00E067A3" w:rsidRDefault="00874469">
            <w:pPr>
              <w:pStyle w:val="Appx"/>
              <w:rPr>
                <w:ins w:id="7568" w:author="aas" w:date="2013-10-14T02:06:00Z"/>
                <w:del w:id="7569" w:author="Anees Shaikh" w:date="2013-10-19T02:16:00Z"/>
              </w:rPr>
              <w:pPrChange w:id="7570" w:author="Anees Shaikh" w:date="2013-10-19T02:16:00Z">
                <w:pPr>
                  <w:pStyle w:val="XML1"/>
                </w:pPr>
              </w:pPrChange>
            </w:pPr>
            <w:ins w:id="7571" w:author="aas" w:date="2013-10-14T02:06:00Z">
              <w:del w:id="7572" w:author="Anees Shaikh" w:date="2013-10-19T02:16:00Z">
                <w:r w:rsidDel="00E067A3">
                  <w:delText xml:space="preserve">      &lt;xs:enumeration value="group"/&gt;</w:delText>
                </w:r>
              </w:del>
            </w:ins>
          </w:p>
          <w:p w14:paraId="6C3FBB93" w14:textId="2AC6C112" w:rsidR="00874469" w:rsidDel="00E067A3" w:rsidRDefault="00874469">
            <w:pPr>
              <w:pStyle w:val="Appx"/>
              <w:rPr>
                <w:ins w:id="7573" w:author="aas" w:date="2013-10-14T02:06:00Z"/>
                <w:del w:id="7574" w:author="Anees Shaikh" w:date="2013-10-19T02:16:00Z"/>
              </w:rPr>
              <w:pPrChange w:id="7575" w:author="Anees Shaikh" w:date="2013-10-19T02:16:00Z">
                <w:pPr>
                  <w:pStyle w:val="XML1"/>
                </w:pPr>
              </w:pPrChange>
            </w:pPr>
            <w:ins w:id="7576" w:author="aas" w:date="2013-10-14T02:06:00Z">
              <w:del w:id="7577" w:author="Anees Shaikh" w:date="2013-10-19T02:16:00Z">
                <w:r w:rsidDel="00E067A3">
                  <w:delText xml:space="preserve">      &lt;xs:enumeration value="set-nw-ttl"/&gt;</w:delText>
                </w:r>
              </w:del>
            </w:ins>
          </w:p>
          <w:p w14:paraId="640BEB97" w14:textId="0F6A278B" w:rsidR="00874469" w:rsidDel="00E067A3" w:rsidRDefault="00874469">
            <w:pPr>
              <w:pStyle w:val="Appx"/>
              <w:rPr>
                <w:ins w:id="7578" w:author="aas" w:date="2013-10-14T02:06:00Z"/>
                <w:del w:id="7579" w:author="Anees Shaikh" w:date="2013-10-19T02:16:00Z"/>
              </w:rPr>
              <w:pPrChange w:id="7580" w:author="Anees Shaikh" w:date="2013-10-19T02:16:00Z">
                <w:pPr>
                  <w:pStyle w:val="XML1"/>
                </w:pPr>
              </w:pPrChange>
            </w:pPr>
            <w:ins w:id="7581" w:author="aas" w:date="2013-10-14T02:06:00Z">
              <w:del w:id="7582" w:author="Anees Shaikh" w:date="2013-10-19T02:16:00Z">
                <w:r w:rsidDel="00E067A3">
                  <w:delText xml:space="preserve">      &lt;xs:enumeration value="dec-nw-ttl"/&gt;</w:delText>
                </w:r>
              </w:del>
            </w:ins>
          </w:p>
          <w:p w14:paraId="3859DCFE" w14:textId="767BBF7B" w:rsidR="00874469" w:rsidDel="00E067A3" w:rsidRDefault="00874469">
            <w:pPr>
              <w:pStyle w:val="Appx"/>
              <w:rPr>
                <w:ins w:id="7583" w:author="aas" w:date="2013-10-14T02:06:00Z"/>
                <w:del w:id="7584" w:author="Anees Shaikh" w:date="2013-10-19T02:16:00Z"/>
              </w:rPr>
              <w:pPrChange w:id="7585" w:author="Anees Shaikh" w:date="2013-10-19T02:16:00Z">
                <w:pPr>
                  <w:pStyle w:val="XML1"/>
                </w:pPr>
              </w:pPrChange>
            </w:pPr>
            <w:ins w:id="7586" w:author="aas" w:date="2013-10-14T02:06:00Z">
              <w:del w:id="7587" w:author="Anees Shaikh" w:date="2013-10-19T02:16:00Z">
                <w:r w:rsidDel="00E067A3">
                  <w:delText xml:space="preserve">      &lt;xs:enumeration value="set-field"/&gt;</w:delText>
                </w:r>
              </w:del>
            </w:ins>
          </w:p>
          <w:p w14:paraId="6A7FCDA5" w14:textId="046DD689" w:rsidR="00874469" w:rsidDel="00E067A3" w:rsidRDefault="00874469">
            <w:pPr>
              <w:pStyle w:val="Appx"/>
              <w:rPr>
                <w:ins w:id="7588" w:author="aas" w:date="2013-10-14T02:06:00Z"/>
                <w:del w:id="7589" w:author="Anees Shaikh" w:date="2013-10-19T02:16:00Z"/>
              </w:rPr>
              <w:pPrChange w:id="7590" w:author="Anees Shaikh" w:date="2013-10-19T02:16:00Z">
                <w:pPr>
                  <w:pStyle w:val="XML1"/>
                </w:pPr>
              </w:pPrChange>
            </w:pPr>
            <w:ins w:id="7591" w:author="aas" w:date="2013-10-14T02:06:00Z">
              <w:del w:id="7592" w:author="Anees Shaikh" w:date="2013-10-19T02:16:00Z">
                <w:r w:rsidDel="00E067A3">
                  <w:delText xml:space="preserve">    &lt;/xs:restriction&gt;</w:delText>
                </w:r>
              </w:del>
            </w:ins>
          </w:p>
          <w:p w14:paraId="440116D2" w14:textId="04CBFB33" w:rsidR="00874469" w:rsidDel="00E067A3" w:rsidRDefault="00874469">
            <w:pPr>
              <w:pStyle w:val="Appx"/>
              <w:rPr>
                <w:ins w:id="7593" w:author="aas" w:date="2013-10-14T02:06:00Z"/>
                <w:del w:id="7594" w:author="Anees Shaikh" w:date="2013-10-19T02:16:00Z"/>
              </w:rPr>
              <w:pPrChange w:id="7595" w:author="Anees Shaikh" w:date="2013-10-19T02:16:00Z">
                <w:pPr>
                  <w:pStyle w:val="XML1"/>
                </w:pPr>
              </w:pPrChange>
            </w:pPr>
            <w:ins w:id="7596" w:author="aas" w:date="2013-10-14T02:06:00Z">
              <w:del w:id="7597" w:author="Anees Shaikh" w:date="2013-10-19T02:16:00Z">
                <w:r w:rsidDel="00E067A3">
                  <w:delText xml:space="preserve">  &lt;/xs:simpleType&gt;</w:delText>
                </w:r>
              </w:del>
            </w:ins>
          </w:p>
          <w:p w14:paraId="78D554FF" w14:textId="20707433" w:rsidR="00874469" w:rsidDel="00E067A3" w:rsidRDefault="00874469">
            <w:pPr>
              <w:pStyle w:val="Appx"/>
              <w:rPr>
                <w:ins w:id="7598" w:author="aas" w:date="2013-10-14T02:06:00Z"/>
                <w:del w:id="7599" w:author="Anees Shaikh" w:date="2013-10-19T02:16:00Z"/>
              </w:rPr>
              <w:pPrChange w:id="7600" w:author="Anees Shaikh" w:date="2013-10-19T02:16:00Z">
                <w:pPr>
                  <w:pStyle w:val="XML1"/>
                </w:pPr>
              </w:pPrChange>
            </w:pPr>
            <w:ins w:id="7601" w:author="aas" w:date="2013-10-14T02:06:00Z">
              <w:del w:id="7602"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03" w:author="aas" w:date="2013-10-14T02:06:00Z"/>
                <w:del w:id="7604" w:author="Anees Shaikh" w:date="2013-10-19T02:16:00Z"/>
              </w:rPr>
              <w:pPrChange w:id="7605" w:author="Anees Shaikh" w:date="2013-10-19T02:16:00Z">
                <w:pPr>
                  <w:pStyle w:val="XML1"/>
                </w:pPr>
              </w:pPrChange>
            </w:pPr>
            <w:ins w:id="7606" w:author="aas" w:date="2013-10-14T02:06:00Z">
              <w:del w:id="7607" w:author="Anees Shaikh" w:date="2013-10-19T02:16:00Z">
                <w:r w:rsidDel="00E067A3">
                  <w:delText xml:space="preserve">    &lt;xs:annotation&gt;</w:delText>
                </w:r>
              </w:del>
            </w:ins>
          </w:p>
          <w:p w14:paraId="1EF8B6C1" w14:textId="018F771B" w:rsidR="00874469" w:rsidDel="00E067A3" w:rsidRDefault="00874469">
            <w:pPr>
              <w:pStyle w:val="Appx"/>
              <w:rPr>
                <w:ins w:id="7608" w:author="aas" w:date="2013-10-14T02:06:00Z"/>
                <w:del w:id="7609" w:author="Anees Shaikh" w:date="2013-10-19T02:16:00Z"/>
              </w:rPr>
              <w:pPrChange w:id="7610" w:author="Anees Shaikh" w:date="2013-10-19T02:16:00Z">
                <w:pPr>
                  <w:pStyle w:val="XML1"/>
                </w:pPr>
              </w:pPrChange>
            </w:pPr>
            <w:ins w:id="7611" w:author="aas" w:date="2013-10-14T02:06:00Z">
              <w:del w:id="7612" w:author="Anees Shaikh" w:date="2013-10-19T02:16:00Z">
                <w:r w:rsidDel="00E067A3">
                  <w:delText xml:space="preserve">      &lt;xs:documentation&gt;</w:delText>
                </w:r>
              </w:del>
            </w:ins>
          </w:p>
          <w:p w14:paraId="4687D14C" w14:textId="77D903B9" w:rsidR="00874469" w:rsidDel="00E067A3" w:rsidRDefault="00874469">
            <w:pPr>
              <w:pStyle w:val="Appx"/>
              <w:rPr>
                <w:ins w:id="7613" w:author="aas" w:date="2013-10-14T02:06:00Z"/>
                <w:del w:id="7614" w:author="Anees Shaikh" w:date="2013-10-19T02:16:00Z"/>
              </w:rPr>
              <w:pPrChange w:id="7615" w:author="Anees Shaikh" w:date="2013-10-19T02:16:00Z">
                <w:pPr>
                  <w:pStyle w:val="XML1"/>
                </w:pPr>
              </w:pPrChange>
            </w:pPr>
            <w:ins w:id="7616" w:author="aas" w:date="2013-10-14T02:06:00Z">
              <w:del w:id="7617"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18" w:author="aas" w:date="2013-10-14T02:06:00Z"/>
                <w:del w:id="7619" w:author="Anees Shaikh" w:date="2013-10-19T02:16:00Z"/>
              </w:rPr>
              <w:pPrChange w:id="7620" w:author="Anees Shaikh" w:date="2013-10-19T02:16:00Z">
                <w:pPr>
                  <w:pStyle w:val="XML1"/>
                </w:pPr>
              </w:pPrChange>
            </w:pPr>
            <w:ins w:id="7621" w:author="aas" w:date="2013-10-14T02:06:00Z">
              <w:del w:id="7622"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23" w:author="aas" w:date="2013-10-14T02:06:00Z"/>
                <w:del w:id="7624" w:author="Anees Shaikh" w:date="2013-10-19T02:16:00Z"/>
              </w:rPr>
              <w:pPrChange w:id="7625" w:author="Anees Shaikh" w:date="2013-10-19T02:16:00Z">
                <w:pPr>
                  <w:pStyle w:val="XML1"/>
                </w:pPr>
              </w:pPrChange>
            </w:pPr>
            <w:ins w:id="7626" w:author="aas" w:date="2013-10-14T02:06:00Z">
              <w:del w:id="7627" w:author="Anees Shaikh" w:date="2013-10-19T02:16:00Z">
                <w:r w:rsidDel="00E067A3">
                  <w:delText xml:space="preserve">      &lt;/xs:documentation&gt;</w:delText>
                </w:r>
              </w:del>
            </w:ins>
          </w:p>
          <w:p w14:paraId="7DCD4CE0" w14:textId="08684CA9" w:rsidR="00874469" w:rsidDel="00E067A3" w:rsidRDefault="00874469">
            <w:pPr>
              <w:pStyle w:val="Appx"/>
              <w:rPr>
                <w:ins w:id="7628" w:author="aas" w:date="2013-10-14T02:06:00Z"/>
                <w:del w:id="7629" w:author="Anees Shaikh" w:date="2013-10-19T02:16:00Z"/>
              </w:rPr>
              <w:pPrChange w:id="7630" w:author="Anees Shaikh" w:date="2013-10-19T02:16:00Z">
                <w:pPr>
                  <w:pStyle w:val="XML1"/>
                </w:pPr>
              </w:pPrChange>
            </w:pPr>
            <w:ins w:id="7631" w:author="aas" w:date="2013-10-14T02:06:00Z">
              <w:del w:id="7632" w:author="Anees Shaikh" w:date="2013-10-19T02:16:00Z">
                <w:r w:rsidDel="00E067A3">
                  <w:delText xml:space="preserve">    &lt;/xs:annotation&gt;</w:delText>
                </w:r>
              </w:del>
            </w:ins>
          </w:p>
          <w:p w14:paraId="480B1A05" w14:textId="2451B6F4" w:rsidR="00874469" w:rsidDel="00E067A3" w:rsidRDefault="00874469">
            <w:pPr>
              <w:pStyle w:val="Appx"/>
              <w:rPr>
                <w:ins w:id="7633" w:author="aas" w:date="2013-10-14T02:06:00Z"/>
                <w:del w:id="7634" w:author="Anees Shaikh" w:date="2013-10-19T02:16:00Z"/>
              </w:rPr>
              <w:pPrChange w:id="7635" w:author="Anees Shaikh" w:date="2013-10-19T02:16:00Z">
                <w:pPr>
                  <w:pStyle w:val="XML1"/>
                </w:pPr>
              </w:pPrChange>
            </w:pPr>
          </w:p>
          <w:p w14:paraId="6CF21A57" w14:textId="6DE47406" w:rsidR="00874469" w:rsidDel="00E067A3" w:rsidRDefault="00874469">
            <w:pPr>
              <w:pStyle w:val="Appx"/>
              <w:rPr>
                <w:ins w:id="7636" w:author="aas" w:date="2013-10-14T02:06:00Z"/>
                <w:del w:id="7637" w:author="Anees Shaikh" w:date="2013-10-19T02:16:00Z"/>
              </w:rPr>
              <w:pPrChange w:id="7638" w:author="Anees Shaikh" w:date="2013-10-19T02:16:00Z">
                <w:pPr>
                  <w:pStyle w:val="XML1"/>
                </w:pPr>
              </w:pPrChange>
            </w:pPr>
            <w:ins w:id="7639" w:author="aas" w:date="2013-10-14T02:06:00Z">
              <w:del w:id="7640" w:author="Anees Shaikh" w:date="2013-10-19T02:16:00Z">
                <w:r w:rsidDel="00E067A3">
                  <w:delText xml:space="preserve">    &lt;xs:restriction base="xs:string"&gt;</w:delText>
                </w:r>
              </w:del>
            </w:ins>
          </w:p>
          <w:p w14:paraId="1EE9645C" w14:textId="7043EBA9" w:rsidR="00874469" w:rsidDel="00E067A3" w:rsidRDefault="00874469">
            <w:pPr>
              <w:pStyle w:val="Appx"/>
              <w:rPr>
                <w:ins w:id="7641" w:author="aas" w:date="2013-10-14T02:06:00Z"/>
                <w:del w:id="7642" w:author="Anees Shaikh" w:date="2013-10-19T02:16:00Z"/>
              </w:rPr>
              <w:pPrChange w:id="7643" w:author="Anees Shaikh" w:date="2013-10-19T02:16:00Z">
                <w:pPr>
                  <w:pStyle w:val="XML1"/>
                </w:pPr>
              </w:pPrChange>
            </w:pPr>
            <w:ins w:id="7644" w:author="aas" w:date="2013-10-14T02:06:00Z">
              <w:del w:id="7645" w:author="Anees Shaikh" w:date="2013-10-19T02:16:00Z">
                <w:r w:rsidDel="00E067A3">
                  <w:delText xml:space="preserve">      &lt;xs:enumeration value="apply-actions"/&gt;</w:delText>
                </w:r>
              </w:del>
            </w:ins>
          </w:p>
          <w:p w14:paraId="7ABBCE7F" w14:textId="78B4985E" w:rsidR="00874469" w:rsidDel="00E067A3" w:rsidRDefault="00874469">
            <w:pPr>
              <w:pStyle w:val="Appx"/>
              <w:rPr>
                <w:ins w:id="7646" w:author="aas" w:date="2013-10-14T02:06:00Z"/>
                <w:del w:id="7647" w:author="Anees Shaikh" w:date="2013-10-19T02:16:00Z"/>
              </w:rPr>
              <w:pPrChange w:id="7648" w:author="Anees Shaikh" w:date="2013-10-19T02:16:00Z">
                <w:pPr>
                  <w:pStyle w:val="XML1"/>
                </w:pPr>
              </w:pPrChange>
            </w:pPr>
            <w:ins w:id="7649" w:author="aas" w:date="2013-10-14T02:06:00Z">
              <w:del w:id="7650" w:author="Anees Shaikh" w:date="2013-10-19T02:16:00Z">
                <w:r w:rsidDel="00E067A3">
                  <w:delText xml:space="preserve">      &lt;xs:enumeration value="clear-actions"/&gt;</w:delText>
                </w:r>
              </w:del>
            </w:ins>
          </w:p>
          <w:p w14:paraId="11EDDD5E" w14:textId="7C74D636" w:rsidR="00874469" w:rsidDel="00E067A3" w:rsidRDefault="00874469">
            <w:pPr>
              <w:pStyle w:val="Appx"/>
              <w:rPr>
                <w:ins w:id="7651" w:author="aas" w:date="2013-10-14T02:06:00Z"/>
                <w:del w:id="7652" w:author="Anees Shaikh" w:date="2013-10-19T02:16:00Z"/>
              </w:rPr>
              <w:pPrChange w:id="7653" w:author="Anees Shaikh" w:date="2013-10-19T02:16:00Z">
                <w:pPr>
                  <w:pStyle w:val="XML1"/>
                </w:pPr>
              </w:pPrChange>
            </w:pPr>
            <w:ins w:id="7654" w:author="aas" w:date="2013-10-14T02:06:00Z">
              <w:del w:id="7655" w:author="Anees Shaikh" w:date="2013-10-19T02:16:00Z">
                <w:r w:rsidDel="00E067A3">
                  <w:delText xml:space="preserve">      &lt;xs:enumeration value="write-actions"/&gt;</w:delText>
                </w:r>
              </w:del>
            </w:ins>
          </w:p>
          <w:p w14:paraId="6D52231B" w14:textId="294AE362" w:rsidR="00874469" w:rsidDel="00E067A3" w:rsidRDefault="00874469">
            <w:pPr>
              <w:pStyle w:val="Appx"/>
              <w:rPr>
                <w:ins w:id="7656" w:author="aas" w:date="2013-10-14T02:06:00Z"/>
                <w:del w:id="7657" w:author="Anees Shaikh" w:date="2013-10-19T02:16:00Z"/>
              </w:rPr>
              <w:pPrChange w:id="7658" w:author="Anees Shaikh" w:date="2013-10-19T02:16:00Z">
                <w:pPr>
                  <w:pStyle w:val="XML1"/>
                </w:pPr>
              </w:pPrChange>
            </w:pPr>
            <w:ins w:id="7659" w:author="aas" w:date="2013-10-14T02:06:00Z">
              <w:del w:id="7660" w:author="Anees Shaikh" w:date="2013-10-19T02:16:00Z">
                <w:r w:rsidDel="00E067A3">
                  <w:delText xml:space="preserve">      &lt;xs:enumeration value="write-metadata"/&gt;</w:delText>
                </w:r>
              </w:del>
            </w:ins>
          </w:p>
          <w:p w14:paraId="0319B959" w14:textId="3901F38E" w:rsidR="00874469" w:rsidDel="00E067A3" w:rsidRDefault="00874469">
            <w:pPr>
              <w:pStyle w:val="Appx"/>
              <w:rPr>
                <w:ins w:id="7661" w:author="aas" w:date="2013-10-14T02:06:00Z"/>
                <w:del w:id="7662" w:author="Anees Shaikh" w:date="2013-10-19T02:16:00Z"/>
              </w:rPr>
              <w:pPrChange w:id="7663" w:author="Anees Shaikh" w:date="2013-10-19T02:16:00Z">
                <w:pPr>
                  <w:pStyle w:val="XML1"/>
                </w:pPr>
              </w:pPrChange>
            </w:pPr>
            <w:ins w:id="7664" w:author="aas" w:date="2013-10-14T02:06:00Z">
              <w:del w:id="7665" w:author="Anees Shaikh" w:date="2013-10-19T02:16:00Z">
                <w:r w:rsidDel="00E067A3">
                  <w:delText xml:space="preserve">      &lt;xs:enumeration value="goto-table"/&gt;</w:delText>
                </w:r>
              </w:del>
            </w:ins>
          </w:p>
          <w:p w14:paraId="0CE84C99" w14:textId="1AE956F8" w:rsidR="00874469" w:rsidDel="00E067A3" w:rsidRDefault="00874469">
            <w:pPr>
              <w:pStyle w:val="Appx"/>
              <w:rPr>
                <w:ins w:id="7666" w:author="aas" w:date="2013-10-14T02:06:00Z"/>
                <w:del w:id="7667" w:author="Anees Shaikh" w:date="2013-10-19T02:16:00Z"/>
              </w:rPr>
              <w:pPrChange w:id="7668" w:author="Anees Shaikh" w:date="2013-10-19T02:16:00Z">
                <w:pPr>
                  <w:pStyle w:val="XML1"/>
                </w:pPr>
              </w:pPrChange>
            </w:pPr>
            <w:ins w:id="7669" w:author="aas" w:date="2013-10-14T02:06:00Z">
              <w:del w:id="7670" w:author="Anees Shaikh" w:date="2013-10-19T02:16:00Z">
                <w:r w:rsidDel="00E067A3">
                  <w:delText xml:space="preserve">    &lt;/xs:restriction&gt;</w:delText>
                </w:r>
              </w:del>
            </w:ins>
          </w:p>
          <w:p w14:paraId="46CF4514" w14:textId="04BA2D68" w:rsidR="00874469" w:rsidDel="00E067A3" w:rsidRDefault="00874469">
            <w:pPr>
              <w:pStyle w:val="Appx"/>
              <w:rPr>
                <w:ins w:id="7671" w:author="aas" w:date="2013-10-14T02:06:00Z"/>
                <w:del w:id="7672" w:author="Anees Shaikh" w:date="2013-10-19T02:16:00Z"/>
              </w:rPr>
              <w:pPrChange w:id="7673" w:author="Anees Shaikh" w:date="2013-10-19T02:16:00Z">
                <w:pPr>
                  <w:pStyle w:val="XML1"/>
                </w:pPr>
              </w:pPrChange>
            </w:pPr>
            <w:ins w:id="7674" w:author="aas" w:date="2013-10-14T02:06:00Z">
              <w:del w:id="7675" w:author="Anees Shaikh" w:date="2013-10-19T02:16:00Z">
                <w:r w:rsidDel="00E067A3">
                  <w:delText xml:space="preserve">  &lt;/xs:simpleType&gt;</w:delText>
                </w:r>
              </w:del>
            </w:ins>
          </w:p>
          <w:p w14:paraId="1899E348" w14:textId="756CA2EE" w:rsidR="00874469" w:rsidDel="00E067A3" w:rsidRDefault="00874469">
            <w:pPr>
              <w:pStyle w:val="Appx"/>
              <w:rPr>
                <w:ins w:id="7676" w:author="aas" w:date="2013-10-14T02:06:00Z"/>
                <w:del w:id="7677" w:author="Anees Shaikh" w:date="2013-10-19T02:16:00Z"/>
              </w:rPr>
              <w:pPrChange w:id="7678" w:author="Anees Shaikh" w:date="2013-10-19T02:16:00Z">
                <w:pPr>
                  <w:pStyle w:val="XML1"/>
                </w:pPr>
              </w:pPrChange>
            </w:pPr>
            <w:ins w:id="7679" w:author="aas" w:date="2013-10-14T02:06:00Z">
              <w:del w:id="7680"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681" w:author="aas" w:date="2013-10-14T02:06:00Z"/>
                <w:del w:id="7682" w:author="Anees Shaikh" w:date="2013-10-19T02:16:00Z"/>
              </w:rPr>
              <w:pPrChange w:id="7683" w:author="Anees Shaikh" w:date="2013-10-19T02:16:00Z">
                <w:pPr>
                  <w:pStyle w:val="XML1"/>
                </w:pPr>
              </w:pPrChange>
            </w:pPr>
            <w:ins w:id="7684" w:author="aas" w:date="2013-10-14T02:06:00Z">
              <w:del w:id="7685" w:author="Anees Shaikh" w:date="2013-10-19T02:16:00Z">
                <w:r w:rsidDel="00E067A3">
                  <w:delText xml:space="preserve">    &lt;xs:annotation&gt;</w:delText>
                </w:r>
              </w:del>
            </w:ins>
          </w:p>
          <w:p w14:paraId="38D6C5D6" w14:textId="75A265C8" w:rsidR="00874469" w:rsidDel="00E067A3" w:rsidRDefault="00874469">
            <w:pPr>
              <w:pStyle w:val="Appx"/>
              <w:rPr>
                <w:ins w:id="7686" w:author="aas" w:date="2013-10-14T02:06:00Z"/>
                <w:del w:id="7687" w:author="Anees Shaikh" w:date="2013-10-19T02:16:00Z"/>
              </w:rPr>
              <w:pPrChange w:id="7688" w:author="Anees Shaikh" w:date="2013-10-19T02:16:00Z">
                <w:pPr>
                  <w:pStyle w:val="XML1"/>
                </w:pPr>
              </w:pPrChange>
            </w:pPr>
            <w:ins w:id="7689" w:author="aas" w:date="2013-10-14T02:06:00Z">
              <w:del w:id="7690" w:author="Anees Shaikh" w:date="2013-10-19T02:16:00Z">
                <w:r w:rsidDel="00E067A3">
                  <w:delText xml:space="preserve">      &lt;xs:documentation&gt;</w:delText>
                </w:r>
              </w:del>
            </w:ins>
          </w:p>
          <w:p w14:paraId="227071F2" w14:textId="767B50F0" w:rsidR="00874469" w:rsidDel="00E067A3" w:rsidRDefault="00874469">
            <w:pPr>
              <w:pStyle w:val="Appx"/>
              <w:rPr>
                <w:ins w:id="7691" w:author="aas" w:date="2013-10-14T02:06:00Z"/>
                <w:del w:id="7692" w:author="Anees Shaikh" w:date="2013-10-19T02:16:00Z"/>
              </w:rPr>
              <w:pPrChange w:id="7693" w:author="Anees Shaikh" w:date="2013-10-19T02:16:00Z">
                <w:pPr>
                  <w:pStyle w:val="XML1"/>
                </w:pPr>
              </w:pPrChange>
            </w:pPr>
            <w:ins w:id="7694" w:author="aas" w:date="2013-10-14T02:06:00Z">
              <w:del w:id="7695"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696" w:author="aas" w:date="2013-10-14T02:06:00Z"/>
                <w:del w:id="7697" w:author="Anees Shaikh" w:date="2013-10-19T02:16:00Z"/>
              </w:rPr>
              <w:pPrChange w:id="7698" w:author="Anees Shaikh" w:date="2013-10-19T02:16:00Z">
                <w:pPr>
                  <w:pStyle w:val="XML1"/>
                </w:pPr>
              </w:pPrChange>
            </w:pPr>
            <w:ins w:id="7699" w:author="aas" w:date="2013-10-14T02:06:00Z">
              <w:del w:id="7700" w:author="Anees Shaikh" w:date="2013-10-19T02:16:00Z">
                <w:r w:rsidDel="00E067A3">
                  <w:delText xml:space="preserve">        versions 1.2, 1.3, and 1.3.1.</w:delText>
                </w:r>
              </w:del>
            </w:ins>
          </w:p>
          <w:p w14:paraId="1D3CA264" w14:textId="0279CD2E" w:rsidR="00874469" w:rsidDel="00E067A3" w:rsidRDefault="00874469">
            <w:pPr>
              <w:pStyle w:val="Appx"/>
              <w:rPr>
                <w:ins w:id="7701" w:author="aas" w:date="2013-10-14T02:06:00Z"/>
                <w:del w:id="7702" w:author="Anees Shaikh" w:date="2013-10-19T02:16:00Z"/>
              </w:rPr>
              <w:pPrChange w:id="7703" w:author="Anees Shaikh" w:date="2013-10-19T02:16:00Z">
                <w:pPr>
                  <w:pStyle w:val="XML1"/>
                </w:pPr>
              </w:pPrChange>
            </w:pPr>
            <w:ins w:id="7704" w:author="aas" w:date="2013-10-14T02:06:00Z">
              <w:del w:id="7705" w:author="Anees Shaikh" w:date="2013-10-19T02:16:00Z">
                <w:r w:rsidDel="00E067A3">
                  <w:delText xml:space="preserve">      &lt;/xs:documentation&gt;</w:delText>
                </w:r>
              </w:del>
            </w:ins>
          </w:p>
          <w:p w14:paraId="3A2E95B8" w14:textId="15C11C47" w:rsidR="00874469" w:rsidDel="00E067A3" w:rsidRDefault="00874469">
            <w:pPr>
              <w:pStyle w:val="Appx"/>
              <w:rPr>
                <w:ins w:id="7706" w:author="aas" w:date="2013-10-14T02:06:00Z"/>
                <w:del w:id="7707" w:author="Anees Shaikh" w:date="2013-10-19T02:16:00Z"/>
              </w:rPr>
              <w:pPrChange w:id="7708" w:author="Anees Shaikh" w:date="2013-10-19T02:16:00Z">
                <w:pPr>
                  <w:pStyle w:val="XML1"/>
                </w:pPr>
              </w:pPrChange>
            </w:pPr>
            <w:ins w:id="7709" w:author="aas" w:date="2013-10-14T02:06:00Z">
              <w:del w:id="7710" w:author="Anees Shaikh" w:date="2013-10-19T02:16:00Z">
                <w:r w:rsidDel="00E067A3">
                  <w:delText xml:space="preserve">    &lt;/xs:annotation&gt;</w:delText>
                </w:r>
              </w:del>
            </w:ins>
          </w:p>
          <w:p w14:paraId="283280F2" w14:textId="2C669CF9" w:rsidR="00874469" w:rsidDel="00E067A3" w:rsidRDefault="00874469">
            <w:pPr>
              <w:pStyle w:val="Appx"/>
              <w:rPr>
                <w:ins w:id="7711" w:author="aas" w:date="2013-10-14T02:06:00Z"/>
                <w:del w:id="7712" w:author="Anees Shaikh" w:date="2013-10-19T02:16:00Z"/>
              </w:rPr>
              <w:pPrChange w:id="7713" w:author="Anees Shaikh" w:date="2013-10-19T02:16:00Z">
                <w:pPr>
                  <w:pStyle w:val="XML1"/>
                </w:pPr>
              </w:pPrChange>
            </w:pPr>
          </w:p>
          <w:p w14:paraId="34899A3C" w14:textId="77A0CA61" w:rsidR="00874469" w:rsidDel="00E067A3" w:rsidRDefault="00874469">
            <w:pPr>
              <w:pStyle w:val="Appx"/>
              <w:rPr>
                <w:ins w:id="7714" w:author="aas" w:date="2013-10-14T02:06:00Z"/>
                <w:del w:id="7715" w:author="Anees Shaikh" w:date="2013-10-19T02:16:00Z"/>
              </w:rPr>
              <w:pPrChange w:id="7716" w:author="Anees Shaikh" w:date="2013-10-19T02:16:00Z">
                <w:pPr>
                  <w:pStyle w:val="XML1"/>
                </w:pPr>
              </w:pPrChange>
            </w:pPr>
            <w:ins w:id="7717" w:author="aas" w:date="2013-10-14T02:06:00Z">
              <w:del w:id="7718" w:author="Anees Shaikh" w:date="2013-10-19T02:16:00Z">
                <w:r w:rsidDel="00E067A3">
                  <w:delText xml:space="preserve">    &lt;xs:restriction base="xs:string"&gt;</w:delText>
                </w:r>
              </w:del>
            </w:ins>
          </w:p>
          <w:p w14:paraId="1DEEACDE" w14:textId="6E80E7D7" w:rsidR="00874469" w:rsidDel="00E067A3" w:rsidRDefault="00874469">
            <w:pPr>
              <w:pStyle w:val="Appx"/>
              <w:rPr>
                <w:ins w:id="7719" w:author="aas" w:date="2013-10-14T02:06:00Z"/>
                <w:del w:id="7720" w:author="Anees Shaikh" w:date="2013-10-19T02:16:00Z"/>
              </w:rPr>
              <w:pPrChange w:id="7721" w:author="Anees Shaikh" w:date="2013-10-19T02:16:00Z">
                <w:pPr>
                  <w:pStyle w:val="XML1"/>
                </w:pPr>
              </w:pPrChange>
            </w:pPr>
            <w:ins w:id="7722" w:author="aas" w:date="2013-10-14T02:06:00Z">
              <w:del w:id="7723" w:author="Anees Shaikh" w:date="2013-10-19T02:16:00Z">
                <w:r w:rsidDel="00E067A3">
                  <w:delText xml:space="preserve">      &lt;xs:enumeration value="input-port"/&gt;</w:delText>
                </w:r>
              </w:del>
            </w:ins>
          </w:p>
          <w:p w14:paraId="686A758C" w14:textId="77FDDACA" w:rsidR="00874469" w:rsidDel="00E067A3" w:rsidRDefault="00874469">
            <w:pPr>
              <w:pStyle w:val="Appx"/>
              <w:rPr>
                <w:ins w:id="7724" w:author="aas" w:date="2013-10-14T02:06:00Z"/>
                <w:del w:id="7725" w:author="Anees Shaikh" w:date="2013-10-19T02:16:00Z"/>
              </w:rPr>
              <w:pPrChange w:id="7726" w:author="Anees Shaikh" w:date="2013-10-19T02:16:00Z">
                <w:pPr>
                  <w:pStyle w:val="XML1"/>
                </w:pPr>
              </w:pPrChange>
            </w:pPr>
            <w:ins w:id="7727" w:author="aas" w:date="2013-10-14T02:06:00Z">
              <w:del w:id="7728"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29" w:author="aas" w:date="2013-10-14T02:06:00Z"/>
                <w:del w:id="7730" w:author="Anees Shaikh" w:date="2013-10-19T02:16:00Z"/>
              </w:rPr>
              <w:pPrChange w:id="7731" w:author="Anees Shaikh" w:date="2013-10-19T02:16:00Z">
                <w:pPr>
                  <w:pStyle w:val="XML1"/>
                </w:pPr>
              </w:pPrChange>
            </w:pPr>
            <w:ins w:id="7732" w:author="aas" w:date="2013-10-14T02:06:00Z">
              <w:del w:id="7733" w:author="Anees Shaikh" w:date="2013-10-19T02:16:00Z">
                <w:r w:rsidDel="00E067A3">
                  <w:delText xml:space="preserve">      &lt;xs:enumeration value="metadata"/&gt;</w:delText>
                </w:r>
              </w:del>
            </w:ins>
          </w:p>
          <w:p w14:paraId="5C3F35EC" w14:textId="2859557C" w:rsidR="00874469" w:rsidDel="00E067A3" w:rsidRDefault="00874469">
            <w:pPr>
              <w:pStyle w:val="Appx"/>
              <w:rPr>
                <w:ins w:id="7734" w:author="aas" w:date="2013-10-14T02:06:00Z"/>
                <w:del w:id="7735" w:author="Anees Shaikh" w:date="2013-10-19T02:16:00Z"/>
              </w:rPr>
              <w:pPrChange w:id="7736" w:author="Anees Shaikh" w:date="2013-10-19T02:16:00Z">
                <w:pPr>
                  <w:pStyle w:val="XML1"/>
                </w:pPr>
              </w:pPrChange>
            </w:pPr>
            <w:ins w:id="7737" w:author="aas" w:date="2013-10-14T02:06:00Z">
              <w:del w:id="7738" w:author="Anees Shaikh" w:date="2013-10-19T02:16:00Z">
                <w:r w:rsidDel="00E067A3">
                  <w:delText xml:space="preserve">      &lt;xs:enumeration value="ethernet-dest"/&gt;</w:delText>
                </w:r>
              </w:del>
            </w:ins>
          </w:p>
          <w:p w14:paraId="00047415" w14:textId="0631446D" w:rsidR="00874469" w:rsidDel="00E067A3" w:rsidRDefault="00874469">
            <w:pPr>
              <w:pStyle w:val="Appx"/>
              <w:rPr>
                <w:ins w:id="7739" w:author="aas" w:date="2013-10-14T02:06:00Z"/>
                <w:del w:id="7740" w:author="Anees Shaikh" w:date="2013-10-19T02:16:00Z"/>
              </w:rPr>
              <w:pPrChange w:id="7741" w:author="Anees Shaikh" w:date="2013-10-19T02:16:00Z">
                <w:pPr>
                  <w:pStyle w:val="XML1"/>
                </w:pPr>
              </w:pPrChange>
            </w:pPr>
            <w:ins w:id="7742" w:author="aas" w:date="2013-10-14T02:06:00Z">
              <w:del w:id="7743" w:author="Anees Shaikh" w:date="2013-10-19T02:16:00Z">
                <w:r w:rsidDel="00E067A3">
                  <w:delText xml:space="preserve">      &lt;xs:enumeration value="ethernet-src"/&gt;</w:delText>
                </w:r>
              </w:del>
            </w:ins>
          </w:p>
          <w:p w14:paraId="45E5F8D5" w14:textId="2B1ABCED" w:rsidR="00874469" w:rsidDel="00E067A3" w:rsidRDefault="00874469">
            <w:pPr>
              <w:pStyle w:val="Appx"/>
              <w:rPr>
                <w:ins w:id="7744" w:author="aas" w:date="2013-10-14T02:06:00Z"/>
                <w:del w:id="7745" w:author="Anees Shaikh" w:date="2013-10-19T02:16:00Z"/>
              </w:rPr>
              <w:pPrChange w:id="7746" w:author="Anees Shaikh" w:date="2013-10-19T02:16:00Z">
                <w:pPr>
                  <w:pStyle w:val="XML1"/>
                </w:pPr>
              </w:pPrChange>
            </w:pPr>
            <w:ins w:id="7747" w:author="aas" w:date="2013-10-14T02:06:00Z">
              <w:del w:id="7748"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49" w:author="aas" w:date="2013-10-14T02:06:00Z"/>
                <w:del w:id="7750" w:author="Anees Shaikh" w:date="2013-10-19T02:16:00Z"/>
              </w:rPr>
              <w:pPrChange w:id="7751" w:author="Anees Shaikh" w:date="2013-10-19T02:16:00Z">
                <w:pPr>
                  <w:pStyle w:val="XML1"/>
                </w:pPr>
              </w:pPrChange>
            </w:pPr>
            <w:ins w:id="7752" w:author="aas" w:date="2013-10-14T02:06:00Z">
              <w:del w:id="7753" w:author="Anees Shaikh" w:date="2013-10-19T02:16:00Z">
                <w:r w:rsidDel="00E067A3">
                  <w:delText xml:space="preserve">      &lt;xs:enumeration value="vlan-id"/&gt;</w:delText>
                </w:r>
              </w:del>
            </w:ins>
          </w:p>
          <w:p w14:paraId="53BCB02B" w14:textId="457A2491" w:rsidR="00874469" w:rsidDel="00E067A3" w:rsidRDefault="00874469">
            <w:pPr>
              <w:pStyle w:val="Appx"/>
              <w:rPr>
                <w:ins w:id="7754" w:author="aas" w:date="2013-10-14T02:06:00Z"/>
                <w:del w:id="7755" w:author="Anees Shaikh" w:date="2013-10-19T02:16:00Z"/>
              </w:rPr>
              <w:pPrChange w:id="7756" w:author="Anees Shaikh" w:date="2013-10-19T02:16:00Z">
                <w:pPr>
                  <w:pStyle w:val="XML1"/>
                </w:pPr>
              </w:pPrChange>
            </w:pPr>
            <w:ins w:id="7757" w:author="aas" w:date="2013-10-14T02:06:00Z">
              <w:del w:id="7758" w:author="Anees Shaikh" w:date="2013-10-19T02:16:00Z">
                <w:r w:rsidDel="00E067A3">
                  <w:delText xml:space="preserve">      &lt;xs:enumeration value="vlan-priority"/&gt;</w:delText>
                </w:r>
              </w:del>
            </w:ins>
          </w:p>
          <w:p w14:paraId="08BF31A6" w14:textId="79D9A19E" w:rsidR="00874469" w:rsidDel="00E067A3" w:rsidRDefault="00874469">
            <w:pPr>
              <w:pStyle w:val="Appx"/>
              <w:rPr>
                <w:ins w:id="7759" w:author="aas" w:date="2013-10-14T02:06:00Z"/>
                <w:del w:id="7760" w:author="Anees Shaikh" w:date="2013-10-19T02:16:00Z"/>
              </w:rPr>
              <w:pPrChange w:id="7761" w:author="Anees Shaikh" w:date="2013-10-19T02:16:00Z">
                <w:pPr>
                  <w:pStyle w:val="XML1"/>
                </w:pPr>
              </w:pPrChange>
            </w:pPr>
            <w:ins w:id="7762" w:author="aas" w:date="2013-10-14T02:06:00Z">
              <w:del w:id="7763" w:author="Anees Shaikh" w:date="2013-10-19T02:16:00Z">
                <w:r w:rsidDel="00E067A3">
                  <w:delText xml:space="preserve">      &lt;xs:enumeration value="ip-dscp"/&gt;</w:delText>
                </w:r>
              </w:del>
            </w:ins>
          </w:p>
          <w:p w14:paraId="29E0607B" w14:textId="2D1A2D86" w:rsidR="00874469" w:rsidDel="00E067A3" w:rsidRDefault="00874469">
            <w:pPr>
              <w:pStyle w:val="Appx"/>
              <w:rPr>
                <w:ins w:id="7764" w:author="aas" w:date="2013-10-14T02:06:00Z"/>
                <w:del w:id="7765" w:author="Anees Shaikh" w:date="2013-10-19T02:16:00Z"/>
              </w:rPr>
              <w:pPrChange w:id="7766" w:author="Anees Shaikh" w:date="2013-10-19T02:16:00Z">
                <w:pPr>
                  <w:pStyle w:val="XML1"/>
                </w:pPr>
              </w:pPrChange>
            </w:pPr>
            <w:ins w:id="7767" w:author="aas" w:date="2013-10-14T02:06:00Z">
              <w:del w:id="7768" w:author="Anees Shaikh" w:date="2013-10-19T02:16:00Z">
                <w:r w:rsidDel="00E067A3">
                  <w:delText xml:space="preserve">      &lt;xs:enumeration value="ip-ecn"/&gt;</w:delText>
                </w:r>
              </w:del>
            </w:ins>
          </w:p>
          <w:p w14:paraId="1FE22AD9" w14:textId="605142B9" w:rsidR="00874469" w:rsidDel="00E067A3" w:rsidRDefault="00874469">
            <w:pPr>
              <w:pStyle w:val="Appx"/>
              <w:rPr>
                <w:ins w:id="7769" w:author="aas" w:date="2013-10-14T02:06:00Z"/>
                <w:del w:id="7770" w:author="Anees Shaikh" w:date="2013-10-19T02:16:00Z"/>
              </w:rPr>
              <w:pPrChange w:id="7771" w:author="Anees Shaikh" w:date="2013-10-19T02:16:00Z">
                <w:pPr>
                  <w:pStyle w:val="XML1"/>
                </w:pPr>
              </w:pPrChange>
            </w:pPr>
            <w:ins w:id="7772" w:author="aas" w:date="2013-10-14T02:06:00Z">
              <w:del w:id="7773" w:author="Anees Shaikh" w:date="2013-10-19T02:16:00Z">
                <w:r w:rsidDel="00E067A3">
                  <w:delText xml:space="preserve">      &lt;xs:enumeration value="ip-protocol"/&gt;</w:delText>
                </w:r>
              </w:del>
            </w:ins>
          </w:p>
          <w:p w14:paraId="42928A58" w14:textId="28799344" w:rsidR="00874469" w:rsidDel="00E067A3" w:rsidRDefault="00874469">
            <w:pPr>
              <w:pStyle w:val="Appx"/>
              <w:rPr>
                <w:ins w:id="7774" w:author="aas" w:date="2013-10-14T02:06:00Z"/>
                <w:del w:id="7775" w:author="Anees Shaikh" w:date="2013-10-19T02:16:00Z"/>
              </w:rPr>
              <w:pPrChange w:id="7776" w:author="Anees Shaikh" w:date="2013-10-19T02:16:00Z">
                <w:pPr>
                  <w:pStyle w:val="XML1"/>
                </w:pPr>
              </w:pPrChange>
            </w:pPr>
            <w:ins w:id="7777" w:author="aas" w:date="2013-10-14T02:06:00Z">
              <w:del w:id="7778" w:author="Anees Shaikh" w:date="2013-10-19T02:16:00Z">
                <w:r w:rsidDel="00E067A3">
                  <w:delText xml:space="preserve">      &lt;xs:enumeration value="ipv4-src"/&gt;</w:delText>
                </w:r>
              </w:del>
            </w:ins>
          </w:p>
          <w:p w14:paraId="0AD21EB3" w14:textId="5B136C4C" w:rsidR="00874469" w:rsidDel="00E067A3" w:rsidRDefault="00874469">
            <w:pPr>
              <w:pStyle w:val="Appx"/>
              <w:rPr>
                <w:ins w:id="7779" w:author="aas" w:date="2013-10-14T02:06:00Z"/>
                <w:del w:id="7780" w:author="Anees Shaikh" w:date="2013-10-19T02:16:00Z"/>
              </w:rPr>
              <w:pPrChange w:id="7781" w:author="Anees Shaikh" w:date="2013-10-19T02:16:00Z">
                <w:pPr>
                  <w:pStyle w:val="XML1"/>
                </w:pPr>
              </w:pPrChange>
            </w:pPr>
            <w:ins w:id="7782" w:author="aas" w:date="2013-10-14T02:06:00Z">
              <w:del w:id="7783" w:author="Anees Shaikh" w:date="2013-10-19T02:16:00Z">
                <w:r w:rsidDel="00E067A3">
                  <w:delText xml:space="preserve">      &lt;xs:enumeration value="ipv4-dest"/&gt;</w:delText>
                </w:r>
              </w:del>
            </w:ins>
          </w:p>
          <w:p w14:paraId="39F06C81" w14:textId="79605DA9" w:rsidR="00874469" w:rsidDel="00E067A3" w:rsidRDefault="00874469">
            <w:pPr>
              <w:pStyle w:val="Appx"/>
              <w:rPr>
                <w:ins w:id="7784" w:author="aas" w:date="2013-10-14T02:06:00Z"/>
                <w:del w:id="7785" w:author="Anees Shaikh" w:date="2013-10-19T02:16:00Z"/>
              </w:rPr>
              <w:pPrChange w:id="7786" w:author="Anees Shaikh" w:date="2013-10-19T02:16:00Z">
                <w:pPr>
                  <w:pStyle w:val="XML1"/>
                </w:pPr>
              </w:pPrChange>
            </w:pPr>
            <w:ins w:id="7787" w:author="aas" w:date="2013-10-14T02:06:00Z">
              <w:del w:id="7788" w:author="Anees Shaikh" w:date="2013-10-19T02:16:00Z">
                <w:r w:rsidDel="00E067A3">
                  <w:delText xml:space="preserve">      &lt;xs:enumeration value="tcp-src"/&gt;</w:delText>
                </w:r>
              </w:del>
            </w:ins>
          </w:p>
          <w:p w14:paraId="577F6289" w14:textId="00F61D20" w:rsidR="00874469" w:rsidDel="00E067A3" w:rsidRDefault="00874469">
            <w:pPr>
              <w:pStyle w:val="Appx"/>
              <w:rPr>
                <w:ins w:id="7789" w:author="aas" w:date="2013-10-14T02:06:00Z"/>
                <w:del w:id="7790" w:author="Anees Shaikh" w:date="2013-10-19T02:16:00Z"/>
              </w:rPr>
              <w:pPrChange w:id="7791" w:author="Anees Shaikh" w:date="2013-10-19T02:16:00Z">
                <w:pPr>
                  <w:pStyle w:val="XML1"/>
                </w:pPr>
              </w:pPrChange>
            </w:pPr>
            <w:ins w:id="7792" w:author="aas" w:date="2013-10-14T02:06:00Z">
              <w:del w:id="7793" w:author="Anees Shaikh" w:date="2013-10-19T02:16:00Z">
                <w:r w:rsidDel="00E067A3">
                  <w:delText xml:space="preserve">      &lt;xs:enumeration value="tcp-dest"/&gt;</w:delText>
                </w:r>
              </w:del>
            </w:ins>
          </w:p>
          <w:p w14:paraId="4CF3FB29" w14:textId="7CC80A7F" w:rsidR="00874469" w:rsidDel="00E067A3" w:rsidRDefault="00874469">
            <w:pPr>
              <w:pStyle w:val="Appx"/>
              <w:rPr>
                <w:ins w:id="7794" w:author="aas" w:date="2013-10-14T02:06:00Z"/>
                <w:del w:id="7795" w:author="Anees Shaikh" w:date="2013-10-19T02:16:00Z"/>
              </w:rPr>
              <w:pPrChange w:id="7796" w:author="Anees Shaikh" w:date="2013-10-19T02:16:00Z">
                <w:pPr>
                  <w:pStyle w:val="XML1"/>
                </w:pPr>
              </w:pPrChange>
            </w:pPr>
            <w:ins w:id="7797" w:author="aas" w:date="2013-10-14T02:06:00Z">
              <w:del w:id="7798" w:author="Anees Shaikh" w:date="2013-10-19T02:16:00Z">
                <w:r w:rsidDel="00E067A3">
                  <w:delText xml:space="preserve">      &lt;xs:enumeration value="udp-src"/&gt;</w:delText>
                </w:r>
              </w:del>
            </w:ins>
          </w:p>
          <w:p w14:paraId="46F7221F" w14:textId="21479AFB" w:rsidR="00874469" w:rsidDel="00E067A3" w:rsidRDefault="00874469">
            <w:pPr>
              <w:pStyle w:val="Appx"/>
              <w:rPr>
                <w:ins w:id="7799" w:author="aas" w:date="2013-10-14T02:06:00Z"/>
                <w:del w:id="7800" w:author="Anees Shaikh" w:date="2013-10-19T02:16:00Z"/>
              </w:rPr>
              <w:pPrChange w:id="7801" w:author="Anees Shaikh" w:date="2013-10-19T02:16:00Z">
                <w:pPr>
                  <w:pStyle w:val="XML1"/>
                </w:pPr>
              </w:pPrChange>
            </w:pPr>
            <w:ins w:id="7802" w:author="aas" w:date="2013-10-14T02:06:00Z">
              <w:del w:id="7803" w:author="Anees Shaikh" w:date="2013-10-19T02:16:00Z">
                <w:r w:rsidDel="00E067A3">
                  <w:delText xml:space="preserve">      &lt;xs:enumeration value="udp-dest"/&gt;</w:delText>
                </w:r>
              </w:del>
            </w:ins>
          </w:p>
          <w:p w14:paraId="11E4CB04" w14:textId="53116354" w:rsidR="00874469" w:rsidDel="00E067A3" w:rsidRDefault="00874469">
            <w:pPr>
              <w:pStyle w:val="Appx"/>
              <w:rPr>
                <w:ins w:id="7804" w:author="aas" w:date="2013-10-14T02:06:00Z"/>
                <w:del w:id="7805" w:author="Anees Shaikh" w:date="2013-10-19T02:16:00Z"/>
              </w:rPr>
              <w:pPrChange w:id="7806" w:author="Anees Shaikh" w:date="2013-10-19T02:16:00Z">
                <w:pPr>
                  <w:pStyle w:val="XML1"/>
                </w:pPr>
              </w:pPrChange>
            </w:pPr>
            <w:ins w:id="7807" w:author="aas" w:date="2013-10-14T02:06:00Z">
              <w:del w:id="7808" w:author="Anees Shaikh" w:date="2013-10-19T02:16:00Z">
                <w:r w:rsidDel="00E067A3">
                  <w:delText xml:space="preserve">      &lt;xs:enumeration value="sctp-src"/&gt;</w:delText>
                </w:r>
              </w:del>
            </w:ins>
          </w:p>
          <w:p w14:paraId="114D246F" w14:textId="5D1C66AE" w:rsidR="00874469" w:rsidDel="00E067A3" w:rsidRDefault="00874469">
            <w:pPr>
              <w:pStyle w:val="Appx"/>
              <w:rPr>
                <w:ins w:id="7809" w:author="aas" w:date="2013-10-14T02:06:00Z"/>
                <w:del w:id="7810" w:author="Anees Shaikh" w:date="2013-10-19T02:16:00Z"/>
              </w:rPr>
              <w:pPrChange w:id="7811" w:author="Anees Shaikh" w:date="2013-10-19T02:16:00Z">
                <w:pPr>
                  <w:pStyle w:val="XML1"/>
                </w:pPr>
              </w:pPrChange>
            </w:pPr>
            <w:ins w:id="7812" w:author="aas" w:date="2013-10-14T02:06:00Z">
              <w:del w:id="7813" w:author="Anees Shaikh" w:date="2013-10-19T02:16:00Z">
                <w:r w:rsidDel="00E067A3">
                  <w:delText xml:space="preserve">      &lt;xs:enumeration value="sctp-dest"/&gt;</w:delText>
                </w:r>
              </w:del>
            </w:ins>
          </w:p>
          <w:p w14:paraId="577B70D8" w14:textId="6CDB294E" w:rsidR="00874469" w:rsidDel="00E067A3" w:rsidRDefault="00874469">
            <w:pPr>
              <w:pStyle w:val="Appx"/>
              <w:rPr>
                <w:ins w:id="7814" w:author="aas" w:date="2013-10-14T02:06:00Z"/>
                <w:del w:id="7815" w:author="Anees Shaikh" w:date="2013-10-19T02:16:00Z"/>
              </w:rPr>
              <w:pPrChange w:id="7816" w:author="Anees Shaikh" w:date="2013-10-19T02:16:00Z">
                <w:pPr>
                  <w:pStyle w:val="XML1"/>
                </w:pPr>
              </w:pPrChange>
            </w:pPr>
            <w:ins w:id="7817" w:author="aas" w:date="2013-10-14T02:06:00Z">
              <w:del w:id="7818" w:author="Anees Shaikh" w:date="2013-10-19T02:16:00Z">
                <w:r w:rsidDel="00E067A3">
                  <w:delText xml:space="preserve">      &lt;xs:enumeration value="icmpv4-type"/&gt;</w:delText>
                </w:r>
              </w:del>
            </w:ins>
          </w:p>
          <w:p w14:paraId="35A4E2FD" w14:textId="2ECC868E" w:rsidR="00874469" w:rsidDel="00E067A3" w:rsidRDefault="00874469">
            <w:pPr>
              <w:pStyle w:val="Appx"/>
              <w:rPr>
                <w:ins w:id="7819" w:author="aas" w:date="2013-10-14T02:06:00Z"/>
                <w:del w:id="7820" w:author="Anees Shaikh" w:date="2013-10-19T02:16:00Z"/>
              </w:rPr>
              <w:pPrChange w:id="7821" w:author="Anees Shaikh" w:date="2013-10-19T02:16:00Z">
                <w:pPr>
                  <w:pStyle w:val="XML1"/>
                </w:pPr>
              </w:pPrChange>
            </w:pPr>
            <w:ins w:id="7822" w:author="aas" w:date="2013-10-14T02:06:00Z">
              <w:del w:id="7823" w:author="Anees Shaikh" w:date="2013-10-19T02:16:00Z">
                <w:r w:rsidDel="00E067A3">
                  <w:delText xml:space="preserve">      &lt;xs:enumeration value="icmpv4-code"/&gt;</w:delText>
                </w:r>
              </w:del>
            </w:ins>
          </w:p>
          <w:p w14:paraId="11A4D98E" w14:textId="7752BABE" w:rsidR="00874469" w:rsidDel="00E067A3" w:rsidRDefault="00874469">
            <w:pPr>
              <w:pStyle w:val="Appx"/>
              <w:rPr>
                <w:ins w:id="7824" w:author="aas" w:date="2013-10-14T02:06:00Z"/>
                <w:del w:id="7825" w:author="Anees Shaikh" w:date="2013-10-19T02:16:00Z"/>
              </w:rPr>
              <w:pPrChange w:id="7826" w:author="Anees Shaikh" w:date="2013-10-19T02:16:00Z">
                <w:pPr>
                  <w:pStyle w:val="XML1"/>
                </w:pPr>
              </w:pPrChange>
            </w:pPr>
            <w:ins w:id="7827" w:author="aas" w:date="2013-10-14T02:06:00Z">
              <w:del w:id="7828" w:author="Anees Shaikh" w:date="2013-10-19T02:16:00Z">
                <w:r w:rsidDel="00E067A3">
                  <w:delText xml:space="preserve">      &lt;xs:enumeration value="arp-op"/&gt;</w:delText>
                </w:r>
              </w:del>
            </w:ins>
          </w:p>
          <w:p w14:paraId="7C3AE7A9" w14:textId="3BD2FDF7" w:rsidR="00874469" w:rsidDel="00E067A3" w:rsidRDefault="00874469">
            <w:pPr>
              <w:pStyle w:val="Appx"/>
              <w:rPr>
                <w:ins w:id="7829" w:author="aas" w:date="2013-10-14T02:06:00Z"/>
                <w:del w:id="7830" w:author="Anees Shaikh" w:date="2013-10-19T02:16:00Z"/>
              </w:rPr>
              <w:pPrChange w:id="7831" w:author="Anees Shaikh" w:date="2013-10-19T02:16:00Z">
                <w:pPr>
                  <w:pStyle w:val="XML1"/>
                </w:pPr>
              </w:pPrChange>
            </w:pPr>
            <w:ins w:id="7832" w:author="aas" w:date="2013-10-14T02:06:00Z">
              <w:del w:id="7833"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34" w:author="aas" w:date="2013-10-14T02:06:00Z"/>
                <w:del w:id="7835" w:author="Anees Shaikh" w:date="2013-10-19T02:16:00Z"/>
              </w:rPr>
              <w:pPrChange w:id="7836" w:author="Anees Shaikh" w:date="2013-10-19T02:16:00Z">
                <w:pPr>
                  <w:pStyle w:val="XML1"/>
                </w:pPr>
              </w:pPrChange>
            </w:pPr>
            <w:ins w:id="7837" w:author="aas" w:date="2013-10-14T02:06:00Z">
              <w:del w:id="7838"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39" w:author="aas" w:date="2013-10-14T02:06:00Z"/>
                <w:del w:id="7840" w:author="Anees Shaikh" w:date="2013-10-19T02:16:00Z"/>
              </w:rPr>
              <w:pPrChange w:id="7841" w:author="Anees Shaikh" w:date="2013-10-19T02:16:00Z">
                <w:pPr>
                  <w:pStyle w:val="XML1"/>
                </w:pPr>
              </w:pPrChange>
            </w:pPr>
            <w:ins w:id="7842" w:author="aas" w:date="2013-10-14T02:06:00Z">
              <w:del w:id="7843"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44" w:author="aas" w:date="2013-10-14T02:06:00Z"/>
                <w:del w:id="7845" w:author="Anees Shaikh" w:date="2013-10-19T02:16:00Z"/>
              </w:rPr>
              <w:pPrChange w:id="7846" w:author="Anees Shaikh" w:date="2013-10-19T02:16:00Z">
                <w:pPr>
                  <w:pStyle w:val="XML1"/>
                </w:pPr>
              </w:pPrChange>
            </w:pPr>
            <w:ins w:id="7847" w:author="aas" w:date="2013-10-14T02:06:00Z">
              <w:del w:id="7848"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49" w:author="aas" w:date="2013-10-14T02:06:00Z"/>
                <w:del w:id="7850" w:author="Anees Shaikh" w:date="2013-10-19T02:16:00Z"/>
              </w:rPr>
              <w:pPrChange w:id="7851" w:author="Anees Shaikh" w:date="2013-10-19T02:16:00Z">
                <w:pPr>
                  <w:pStyle w:val="XML1"/>
                </w:pPr>
              </w:pPrChange>
            </w:pPr>
            <w:ins w:id="7852" w:author="aas" w:date="2013-10-14T02:06:00Z">
              <w:del w:id="7853" w:author="Anees Shaikh" w:date="2013-10-19T02:16:00Z">
                <w:r w:rsidDel="00E067A3">
                  <w:delText xml:space="preserve">      &lt;xs:enumeration value="ipv6-src"/&gt;</w:delText>
                </w:r>
              </w:del>
            </w:ins>
          </w:p>
          <w:p w14:paraId="12E16172" w14:textId="0123EB63" w:rsidR="00874469" w:rsidDel="00E067A3" w:rsidRDefault="00874469">
            <w:pPr>
              <w:pStyle w:val="Appx"/>
              <w:rPr>
                <w:ins w:id="7854" w:author="aas" w:date="2013-10-14T02:06:00Z"/>
                <w:del w:id="7855" w:author="Anees Shaikh" w:date="2013-10-19T02:16:00Z"/>
              </w:rPr>
              <w:pPrChange w:id="7856" w:author="Anees Shaikh" w:date="2013-10-19T02:16:00Z">
                <w:pPr>
                  <w:pStyle w:val="XML1"/>
                </w:pPr>
              </w:pPrChange>
            </w:pPr>
            <w:ins w:id="7857" w:author="aas" w:date="2013-10-14T02:06:00Z">
              <w:del w:id="7858" w:author="Anees Shaikh" w:date="2013-10-19T02:16:00Z">
                <w:r w:rsidDel="00E067A3">
                  <w:delText xml:space="preserve">      &lt;xs:enumeration value="ipv6-dest"/&gt;</w:delText>
                </w:r>
              </w:del>
            </w:ins>
          </w:p>
          <w:p w14:paraId="6B640909" w14:textId="5A09F015" w:rsidR="00874469" w:rsidDel="00E067A3" w:rsidRDefault="00874469">
            <w:pPr>
              <w:pStyle w:val="Appx"/>
              <w:rPr>
                <w:ins w:id="7859" w:author="aas" w:date="2013-10-14T02:06:00Z"/>
                <w:del w:id="7860" w:author="Anees Shaikh" w:date="2013-10-19T02:16:00Z"/>
              </w:rPr>
              <w:pPrChange w:id="7861" w:author="Anees Shaikh" w:date="2013-10-19T02:16:00Z">
                <w:pPr>
                  <w:pStyle w:val="XML1"/>
                </w:pPr>
              </w:pPrChange>
            </w:pPr>
            <w:ins w:id="7862" w:author="aas" w:date="2013-10-14T02:06:00Z">
              <w:del w:id="7863" w:author="Anees Shaikh" w:date="2013-10-19T02:16:00Z">
                <w:r w:rsidDel="00E067A3">
                  <w:delText xml:space="preserve">      &lt;xs:enumeration value="ipv6-flow-label"/&gt;</w:delText>
                </w:r>
              </w:del>
            </w:ins>
          </w:p>
          <w:p w14:paraId="77BB8811" w14:textId="4A4C3B88" w:rsidR="00874469" w:rsidDel="00E067A3" w:rsidRDefault="00874469">
            <w:pPr>
              <w:pStyle w:val="Appx"/>
              <w:rPr>
                <w:ins w:id="7864" w:author="aas" w:date="2013-10-14T02:06:00Z"/>
                <w:del w:id="7865" w:author="Anees Shaikh" w:date="2013-10-19T02:16:00Z"/>
              </w:rPr>
              <w:pPrChange w:id="7866" w:author="Anees Shaikh" w:date="2013-10-19T02:16:00Z">
                <w:pPr>
                  <w:pStyle w:val="XML1"/>
                </w:pPr>
              </w:pPrChange>
            </w:pPr>
            <w:ins w:id="7867" w:author="aas" w:date="2013-10-14T02:06:00Z">
              <w:del w:id="7868" w:author="Anees Shaikh" w:date="2013-10-19T02:16:00Z">
                <w:r w:rsidDel="00E067A3">
                  <w:delText xml:space="preserve">      &lt;xs:enumeration value="icmpv6-type"/&gt;</w:delText>
                </w:r>
              </w:del>
            </w:ins>
          </w:p>
          <w:p w14:paraId="705FE04B" w14:textId="0939CEB5" w:rsidR="00874469" w:rsidDel="00E067A3" w:rsidRDefault="00874469">
            <w:pPr>
              <w:pStyle w:val="Appx"/>
              <w:rPr>
                <w:ins w:id="7869" w:author="aas" w:date="2013-10-14T02:06:00Z"/>
                <w:del w:id="7870" w:author="Anees Shaikh" w:date="2013-10-19T02:16:00Z"/>
              </w:rPr>
              <w:pPrChange w:id="7871" w:author="Anees Shaikh" w:date="2013-10-19T02:16:00Z">
                <w:pPr>
                  <w:pStyle w:val="XML1"/>
                </w:pPr>
              </w:pPrChange>
            </w:pPr>
            <w:ins w:id="7872" w:author="aas" w:date="2013-10-14T02:06:00Z">
              <w:del w:id="7873" w:author="Anees Shaikh" w:date="2013-10-19T02:16:00Z">
                <w:r w:rsidDel="00E067A3">
                  <w:delText xml:space="preserve">      &lt;xs:enumeration value="icmpv6-code"/&gt;</w:delText>
                </w:r>
              </w:del>
            </w:ins>
          </w:p>
          <w:p w14:paraId="292CA1A5" w14:textId="09BBA2DD" w:rsidR="00874469" w:rsidDel="00E067A3" w:rsidRDefault="00874469">
            <w:pPr>
              <w:pStyle w:val="Appx"/>
              <w:rPr>
                <w:ins w:id="7874" w:author="aas" w:date="2013-10-14T02:06:00Z"/>
                <w:del w:id="7875" w:author="Anees Shaikh" w:date="2013-10-19T02:16:00Z"/>
              </w:rPr>
              <w:pPrChange w:id="7876" w:author="Anees Shaikh" w:date="2013-10-19T02:16:00Z">
                <w:pPr>
                  <w:pStyle w:val="XML1"/>
                </w:pPr>
              </w:pPrChange>
            </w:pPr>
            <w:ins w:id="7877" w:author="aas" w:date="2013-10-14T02:06:00Z">
              <w:del w:id="7878" w:author="Anees Shaikh" w:date="2013-10-19T02:16:00Z">
                <w:r w:rsidDel="00E067A3">
                  <w:delText xml:space="preserve">      &lt;xs:enumeration value="ipv6-nd-target"/&gt;</w:delText>
                </w:r>
              </w:del>
            </w:ins>
          </w:p>
          <w:p w14:paraId="30420F48" w14:textId="7E63B918" w:rsidR="00874469" w:rsidDel="00E067A3" w:rsidRDefault="00874469">
            <w:pPr>
              <w:pStyle w:val="Appx"/>
              <w:rPr>
                <w:ins w:id="7879" w:author="aas" w:date="2013-10-14T02:06:00Z"/>
                <w:del w:id="7880" w:author="Anees Shaikh" w:date="2013-10-19T02:16:00Z"/>
              </w:rPr>
              <w:pPrChange w:id="7881" w:author="Anees Shaikh" w:date="2013-10-19T02:16:00Z">
                <w:pPr>
                  <w:pStyle w:val="XML1"/>
                </w:pPr>
              </w:pPrChange>
            </w:pPr>
            <w:ins w:id="7882" w:author="aas" w:date="2013-10-14T02:06:00Z">
              <w:del w:id="7883"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884" w:author="aas" w:date="2013-10-14T02:06:00Z"/>
                <w:del w:id="7885" w:author="Anees Shaikh" w:date="2013-10-19T02:16:00Z"/>
              </w:rPr>
              <w:pPrChange w:id="7886" w:author="Anees Shaikh" w:date="2013-10-19T02:16:00Z">
                <w:pPr>
                  <w:pStyle w:val="XML1"/>
                </w:pPr>
              </w:pPrChange>
            </w:pPr>
            <w:ins w:id="7887" w:author="aas" w:date="2013-10-14T02:06:00Z">
              <w:del w:id="7888"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889" w:author="aas" w:date="2013-10-14T02:06:00Z"/>
                <w:del w:id="7890" w:author="Anees Shaikh" w:date="2013-10-19T02:16:00Z"/>
              </w:rPr>
              <w:pPrChange w:id="7891" w:author="Anees Shaikh" w:date="2013-10-19T02:16:00Z">
                <w:pPr>
                  <w:pStyle w:val="XML1"/>
                </w:pPr>
              </w:pPrChange>
            </w:pPr>
            <w:ins w:id="7892" w:author="aas" w:date="2013-10-14T02:06:00Z">
              <w:del w:id="7893" w:author="Anees Shaikh" w:date="2013-10-19T02:16:00Z">
                <w:r w:rsidDel="00E067A3">
                  <w:delText xml:space="preserve">      &lt;xs:enumeration value="mpls-label"/&gt;</w:delText>
                </w:r>
              </w:del>
            </w:ins>
          </w:p>
          <w:p w14:paraId="57758B86" w14:textId="2784BD95" w:rsidR="00874469" w:rsidDel="00E067A3" w:rsidRDefault="00874469">
            <w:pPr>
              <w:pStyle w:val="Appx"/>
              <w:rPr>
                <w:ins w:id="7894" w:author="aas" w:date="2013-10-14T02:06:00Z"/>
                <w:del w:id="7895" w:author="Anees Shaikh" w:date="2013-10-19T02:16:00Z"/>
              </w:rPr>
              <w:pPrChange w:id="7896" w:author="Anees Shaikh" w:date="2013-10-19T02:16:00Z">
                <w:pPr>
                  <w:pStyle w:val="XML1"/>
                </w:pPr>
              </w:pPrChange>
            </w:pPr>
            <w:ins w:id="7897" w:author="aas" w:date="2013-10-14T02:06:00Z">
              <w:del w:id="7898" w:author="Anees Shaikh" w:date="2013-10-19T02:16:00Z">
                <w:r w:rsidDel="00E067A3">
                  <w:delText xml:space="preserve">      &lt;xs:enumeration value="mpls-tc"/&gt;</w:delText>
                </w:r>
              </w:del>
            </w:ins>
          </w:p>
          <w:p w14:paraId="53768678" w14:textId="2A69B1E1" w:rsidR="00874469" w:rsidDel="00E067A3" w:rsidRDefault="00874469">
            <w:pPr>
              <w:pStyle w:val="Appx"/>
              <w:rPr>
                <w:ins w:id="7899" w:author="aas" w:date="2013-10-14T02:06:00Z"/>
                <w:del w:id="7900" w:author="Anees Shaikh" w:date="2013-10-19T02:16:00Z"/>
              </w:rPr>
              <w:pPrChange w:id="7901" w:author="Anees Shaikh" w:date="2013-10-19T02:16:00Z">
                <w:pPr>
                  <w:pStyle w:val="XML1"/>
                </w:pPr>
              </w:pPrChange>
            </w:pPr>
            <w:ins w:id="7902" w:author="aas" w:date="2013-10-14T02:06:00Z">
              <w:del w:id="7903" w:author="Anees Shaikh" w:date="2013-10-19T02:16:00Z">
                <w:r w:rsidDel="00E067A3">
                  <w:delText xml:space="preserve">    &lt;/xs:restriction&gt;</w:delText>
                </w:r>
              </w:del>
            </w:ins>
          </w:p>
          <w:p w14:paraId="05118DED" w14:textId="33D9D9C8" w:rsidR="00874469" w:rsidDel="00E067A3" w:rsidRDefault="00874469">
            <w:pPr>
              <w:pStyle w:val="Appx"/>
              <w:rPr>
                <w:ins w:id="7904" w:author="aas" w:date="2013-10-14T02:06:00Z"/>
                <w:del w:id="7905" w:author="Anees Shaikh" w:date="2013-10-19T02:16:00Z"/>
              </w:rPr>
              <w:pPrChange w:id="7906" w:author="Anees Shaikh" w:date="2013-10-19T02:16:00Z">
                <w:pPr>
                  <w:pStyle w:val="XML1"/>
                </w:pPr>
              </w:pPrChange>
            </w:pPr>
            <w:ins w:id="7907" w:author="aas" w:date="2013-10-14T02:06:00Z">
              <w:del w:id="7908" w:author="Anees Shaikh" w:date="2013-10-19T02:16:00Z">
                <w:r w:rsidDel="00E067A3">
                  <w:delText xml:space="preserve">  &lt;/xs:simpleType&gt;</w:delText>
                </w:r>
              </w:del>
            </w:ins>
          </w:p>
          <w:p w14:paraId="0D7E78E5" w14:textId="4784ADB7" w:rsidR="00874469" w:rsidDel="00E067A3" w:rsidRDefault="00874469">
            <w:pPr>
              <w:pStyle w:val="Appx"/>
              <w:rPr>
                <w:ins w:id="7909" w:author="aas" w:date="2013-10-14T02:06:00Z"/>
                <w:del w:id="7910" w:author="Anees Shaikh" w:date="2013-10-19T02:16:00Z"/>
              </w:rPr>
              <w:pPrChange w:id="7911" w:author="Anees Shaikh" w:date="2013-10-19T02:16:00Z">
                <w:pPr>
                  <w:pStyle w:val="XML1"/>
                </w:pPr>
              </w:pPrChange>
            </w:pPr>
            <w:ins w:id="7912" w:author="aas" w:date="2013-10-14T02:06:00Z">
              <w:del w:id="7913" w:author="Anees Shaikh" w:date="2013-10-19T02:16:00Z">
                <w:r w:rsidDel="00E067A3">
                  <w:delText xml:space="preserve">  &lt;xs:simpleType name="hex-binary"&gt;</w:delText>
                </w:r>
              </w:del>
            </w:ins>
          </w:p>
          <w:p w14:paraId="47F09AB8" w14:textId="48091A13" w:rsidR="00874469" w:rsidDel="00E067A3" w:rsidRDefault="00874469">
            <w:pPr>
              <w:pStyle w:val="Appx"/>
              <w:rPr>
                <w:ins w:id="7914" w:author="aas" w:date="2013-10-14T02:06:00Z"/>
                <w:del w:id="7915" w:author="Anees Shaikh" w:date="2013-10-19T02:16:00Z"/>
              </w:rPr>
              <w:pPrChange w:id="7916" w:author="Anees Shaikh" w:date="2013-10-19T02:16:00Z">
                <w:pPr>
                  <w:pStyle w:val="XML1"/>
                </w:pPr>
              </w:pPrChange>
            </w:pPr>
            <w:ins w:id="7917" w:author="aas" w:date="2013-10-14T02:06:00Z">
              <w:del w:id="7918" w:author="Anees Shaikh" w:date="2013-10-19T02:16:00Z">
                <w:r w:rsidDel="00E067A3">
                  <w:delText xml:space="preserve">    &lt;xs:annotation&gt;</w:delText>
                </w:r>
              </w:del>
            </w:ins>
          </w:p>
          <w:p w14:paraId="746C6127" w14:textId="203A2784" w:rsidR="00874469" w:rsidDel="00E067A3" w:rsidRDefault="00874469">
            <w:pPr>
              <w:pStyle w:val="Appx"/>
              <w:rPr>
                <w:ins w:id="7919" w:author="aas" w:date="2013-10-14T02:06:00Z"/>
                <w:del w:id="7920" w:author="Anees Shaikh" w:date="2013-10-19T02:16:00Z"/>
              </w:rPr>
              <w:pPrChange w:id="7921" w:author="Anees Shaikh" w:date="2013-10-19T02:16:00Z">
                <w:pPr>
                  <w:pStyle w:val="XML1"/>
                </w:pPr>
              </w:pPrChange>
            </w:pPr>
            <w:ins w:id="7922" w:author="aas" w:date="2013-10-14T02:06:00Z">
              <w:del w:id="7923" w:author="Anees Shaikh" w:date="2013-10-19T02:16:00Z">
                <w:r w:rsidDel="00E067A3">
                  <w:delText xml:space="preserve">      &lt;xs:documentation&gt;</w:delText>
                </w:r>
              </w:del>
            </w:ins>
          </w:p>
          <w:p w14:paraId="7CD80CFA" w14:textId="720AB9E8" w:rsidR="00874469" w:rsidDel="00E067A3" w:rsidRDefault="00874469">
            <w:pPr>
              <w:pStyle w:val="Appx"/>
              <w:rPr>
                <w:ins w:id="7924" w:author="aas" w:date="2013-10-14T02:06:00Z"/>
                <w:del w:id="7925" w:author="Anees Shaikh" w:date="2013-10-19T02:16:00Z"/>
              </w:rPr>
              <w:pPrChange w:id="7926" w:author="Anees Shaikh" w:date="2013-10-19T02:16:00Z">
                <w:pPr>
                  <w:pStyle w:val="XML1"/>
                </w:pPr>
              </w:pPrChange>
            </w:pPr>
            <w:ins w:id="7927" w:author="aas" w:date="2013-10-14T02:06:00Z">
              <w:del w:id="7928" w:author="Anees Shaikh" w:date="2013-10-19T02:16:00Z">
                <w:r w:rsidDel="00E067A3">
                  <w:delText xml:space="preserve">        Hex binary encoded string</w:delText>
                </w:r>
              </w:del>
            </w:ins>
          </w:p>
          <w:p w14:paraId="0776BDBF" w14:textId="208AFA03" w:rsidR="00874469" w:rsidDel="00E067A3" w:rsidRDefault="00874469">
            <w:pPr>
              <w:pStyle w:val="Appx"/>
              <w:rPr>
                <w:ins w:id="7929" w:author="aas" w:date="2013-10-14T02:06:00Z"/>
                <w:del w:id="7930" w:author="Anees Shaikh" w:date="2013-10-19T02:16:00Z"/>
              </w:rPr>
              <w:pPrChange w:id="7931" w:author="Anees Shaikh" w:date="2013-10-19T02:16:00Z">
                <w:pPr>
                  <w:pStyle w:val="XML1"/>
                </w:pPr>
              </w:pPrChange>
            </w:pPr>
            <w:ins w:id="7932" w:author="aas" w:date="2013-10-14T02:06:00Z">
              <w:del w:id="7933" w:author="Anees Shaikh" w:date="2013-10-19T02:16:00Z">
                <w:r w:rsidDel="00E067A3">
                  <w:delText xml:space="preserve">      &lt;/xs:documentation&gt;</w:delText>
                </w:r>
              </w:del>
            </w:ins>
          </w:p>
          <w:p w14:paraId="715A03A7" w14:textId="0EA5FAF7" w:rsidR="00874469" w:rsidDel="00E067A3" w:rsidRDefault="00874469">
            <w:pPr>
              <w:pStyle w:val="Appx"/>
              <w:rPr>
                <w:ins w:id="7934" w:author="aas" w:date="2013-10-14T02:06:00Z"/>
                <w:del w:id="7935" w:author="Anees Shaikh" w:date="2013-10-19T02:16:00Z"/>
              </w:rPr>
              <w:pPrChange w:id="7936" w:author="Anees Shaikh" w:date="2013-10-19T02:16:00Z">
                <w:pPr>
                  <w:pStyle w:val="XML1"/>
                </w:pPr>
              </w:pPrChange>
            </w:pPr>
            <w:ins w:id="7937" w:author="aas" w:date="2013-10-14T02:06:00Z">
              <w:del w:id="7938" w:author="Anees Shaikh" w:date="2013-10-19T02:16:00Z">
                <w:r w:rsidDel="00E067A3">
                  <w:delText xml:space="preserve">    &lt;/xs:annotation&gt;</w:delText>
                </w:r>
              </w:del>
            </w:ins>
          </w:p>
          <w:p w14:paraId="254B1182" w14:textId="1099A036" w:rsidR="00874469" w:rsidDel="00E067A3" w:rsidRDefault="00874469">
            <w:pPr>
              <w:pStyle w:val="Appx"/>
              <w:rPr>
                <w:ins w:id="7939" w:author="aas" w:date="2013-10-14T02:06:00Z"/>
                <w:del w:id="7940" w:author="Anees Shaikh" w:date="2013-10-19T02:16:00Z"/>
              </w:rPr>
              <w:pPrChange w:id="7941" w:author="Anees Shaikh" w:date="2013-10-19T02:16:00Z">
                <w:pPr>
                  <w:pStyle w:val="XML1"/>
                </w:pPr>
              </w:pPrChange>
            </w:pPr>
          </w:p>
          <w:p w14:paraId="4BEB7B2C" w14:textId="5EA964EB" w:rsidR="00874469" w:rsidDel="00E067A3" w:rsidRDefault="00874469">
            <w:pPr>
              <w:pStyle w:val="Appx"/>
              <w:rPr>
                <w:ins w:id="7942" w:author="aas" w:date="2013-10-14T02:06:00Z"/>
                <w:del w:id="7943" w:author="Anees Shaikh" w:date="2013-10-19T02:16:00Z"/>
              </w:rPr>
              <w:pPrChange w:id="7944" w:author="Anees Shaikh" w:date="2013-10-19T02:16:00Z">
                <w:pPr>
                  <w:pStyle w:val="XML1"/>
                </w:pPr>
              </w:pPrChange>
            </w:pPr>
            <w:ins w:id="7945" w:author="aas" w:date="2013-10-14T02:06:00Z">
              <w:del w:id="7946"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47" w:author="aas" w:date="2013-10-14T02:06:00Z"/>
                <w:del w:id="7948" w:author="Anees Shaikh" w:date="2013-10-19T02:16:00Z"/>
              </w:rPr>
              <w:pPrChange w:id="7949" w:author="Anees Shaikh" w:date="2013-10-19T02:16:00Z">
                <w:pPr>
                  <w:pStyle w:val="XML1"/>
                </w:pPr>
              </w:pPrChange>
            </w:pPr>
            <w:ins w:id="7950" w:author="aas" w:date="2013-10-14T02:06:00Z">
              <w:del w:id="7951" w:author="Anees Shaikh" w:date="2013-10-19T02:16:00Z">
                <w:r w:rsidDel="00E067A3">
                  <w:delText xml:space="preserve">    &lt;/xs:restriction&gt;</w:delText>
                </w:r>
              </w:del>
            </w:ins>
          </w:p>
          <w:p w14:paraId="0F252B49" w14:textId="1FE3EC40" w:rsidR="00874469" w:rsidDel="00E067A3" w:rsidRDefault="00874469">
            <w:pPr>
              <w:pStyle w:val="Appx"/>
              <w:rPr>
                <w:ins w:id="7952" w:author="aas" w:date="2013-10-14T02:06:00Z"/>
                <w:del w:id="7953" w:author="Anees Shaikh" w:date="2013-10-19T02:16:00Z"/>
              </w:rPr>
              <w:pPrChange w:id="7954" w:author="Anees Shaikh" w:date="2013-10-19T02:16:00Z">
                <w:pPr>
                  <w:pStyle w:val="XML1"/>
                </w:pPr>
              </w:pPrChange>
            </w:pPr>
            <w:ins w:id="7955" w:author="aas" w:date="2013-10-14T02:06:00Z">
              <w:del w:id="7956" w:author="Anees Shaikh" w:date="2013-10-19T02:16:00Z">
                <w:r w:rsidDel="00E067A3">
                  <w:delText xml:space="preserve">  &lt;/xs:simpleType&gt;</w:delText>
                </w:r>
              </w:del>
            </w:ins>
          </w:p>
          <w:p w14:paraId="1FFA3B48" w14:textId="05EB235A" w:rsidR="00874469" w:rsidDel="00E067A3" w:rsidRDefault="00874469">
            <w:pPr>
              <w:pStyle w:val="Appx"/>
              <w:rPr>
                <w:ins w:id="7957" w:author="aas" w:date="2013-10-14T02:06:00Z"/>
                <w:del w:id="7958" w:author="Anees Shaikh" w:date="2013-10-19T02:16:00Z"/>
              </w:rPr>
              <w:pPrChange w:id="7959" w:author="Anees Shaikh" w:date="2013-10-19T02:16:00Z">
                <w:pPr>
                  <w:pStyle w:val="XML1"/>
                </w:pPr>
              </w:pPrChange>
            </w:pPr>
          </w:p>
          <w:p w14:paraId="5DC0EFA1" w14:textId="28B7EDD7" w:rsidR="00874469" w:rsidDel="00E067A3" w:rsidRDefault="00874469">
            <w:pPr>
              <w:pStyle w:val="Appx"/>
              <w:rPr>
                <w:ins w:id="7960" w:author="aas" w:date="2013-10-14T02:06:00Z"/>
                <w:del w:id="7961" w:author="Anees Shaikh" w:date="2013-10-19T02:16:00Z"/>
              </w:rPr>
              <w:pPrChange w:id="7962" w:author="Anees Shaikh" w:date="2013-10-19T02:16:00Z">
                <w:pPr>
                  <w:pStyle w:val="XML1"/>
                </w:pPr>
              </w:pPrChange>
            </w:pPr>
            <w:ins w:id="7963" w:author="aas" w:date="2013-10-14T02:06:00Z">
              <w:del w:id="7964" w:author="Anees Shaikh" w:date="2013-10-19T02:16:00Z">
                <w:r w:rsidDel="00E067A3">
                  <w:delText xml:space="preserve">  &lt;xs:element name="capable-switch"&gt;</w:delText>
                </w:r>
              </w:del>
            </w:ins>
          </w:p>
          <w:p w14:paraId="4DB5CF5A" w14:textId="332C2926" w:rsidR="00874469" w:rsidDel="00E067A3" w:rsidRDefault="00874469">
            <w:pPr>
              <w:pStyle w:val="Appx"/>
              <w:rPr>
                <w:ins w:id="7965" w:author="aas" w:date="2013-10-14T02:06:00Z"/>
                <w:del w:id="7966" w:author="Anees Shaikh" w:date="2013-10-19T02:16:00Z"/>
              </w:rPr>
              <w:pPrChange w:id="7967" w:author="Anees Shaikh" w:date="2013-10-19T02:16:00Z">
                <w:pPr>
                  <w:pStyle w:val="XML1"/>
                </w:pPr>
              </w:pPrChange>
            </w:pPr>
            <w:ins w:id="7968" w:author="aas" w:date="2013-10-14T02:06:00Z">
              <w:del w:id="7969" w:author="Anees Shaikh" w:date="2013-10-19T02:16:00Z">
                <w:r w:rsidDel="00E067A3">
                  <w:delText xml:space="preserve">    &lt;xs:annotation&gt;</w:delText>
                </w:r>
              </w:del>
            </w:ins>
          </w:p>
          <w:p w14:paraId="52E07DB2" w14:textId="40335AB1" w:rsidR="00874469" w:rsidDel="00E067A3" w:rsidRDefault="00874469">
            <w:pPr>
              <w:pStyle w:val="Appx"/>
              <w:rPr>
                <w:ins w:id="7970" w:author="aas" w:date="2013-10-14T02:06:00Z"/>
                <w:del w:id="7971" w:author="Anees Shaikh" w:date="2013-10-19T02:16:00Z"/>
              </w:rPr>
              <w:pPrChange w:id="7972" w:author="Anees Shaikh" w:date="2013-10-19T02:16:00Z">
                <w:pPr>
                  <w:pStyle w:val="XML1"/>
                </w:pPr>
              </w:pPrChange>
            </w:pPr>
            <w:ins w:id="7973" w:author="aas" w:date="2013-10-14T02:06:00Z">
              <w:del w:id="7974" w:author="Anees Shaikh" w:date="2013-10-19T02:16:00Z">
                <w:r w:rsidDel="00E067A3">
                  <w:delText xml:space="preserve">      &lt;xs:documentation&gt;</w:delText>
                </w:r>
              </w:del>
            </w:ins>
          </w:p>
          <w:p w14:paraId="0942F2E1" w14:textId="0D2B0182" w:rsidR="00874469" w:rsidDel="00E067A3" w:rsidRDefault="00874469">
            <w:pPr>
              <w:pStyle w:val="Appx"/>
              <w:rPr>
                <w:ins w:id="7975" w:author="aas" w:date="2013-10-14T02:06:00Z"/>
                <w:del w:id="7976" w:author="Anees Shaikh" w:date="2013-10-19T02:16:00Z"/>
              </w:rPr>
              <w:pPrChange w:id="7977" w:author="Anees Shaikh" w:date="2013-10-19T02:16:00Z">
                <w:pPr>
                  <w:pStyle w:val="XML1"/>
                </w:pPr>
              </w:pPrChange>
            </w:pPr>
            <w:ins w:id="7978" w:author="aas" w:date="2013-10-14T02:06:00Z">
              <w:del w:id="7979"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7980" w:author="aas" w:date="2013-10-14T02:06:00Z"/>
                <w:del w:id="7981" w:author="Anees Shaikh" w:date="2013-10-19T02:16:00Z"/>
              </w:rPr>
              <w:pPrChange w:id="7982" w:author="Anees Shaikh" w:date="2013-10-19T02:16:00Z">
                <w:pPr>
                  <w:pStyle w:val="XML1"/>
                </w:pPr>
              </w:pPrChange>
            </w:pPr>
            <w:ins w:id="7983" w:author="aas" w:date="2013-10-14T02:06:00Z">
              <w:del w:id="7984"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7985" w:author="aas" w:date="2013-10-14T02:06:00Z"/>
                <w:del w:id="7986" w:author="Anees Shaikh" w:date="2013-10-19T02:16:00Z"/>
              </w:rPr>
              <w:pPrChange w:id="7987" w:author="Anees Shaikh" w:date="2013-10-19T02:16:00Z">
                <w:pPr>
                  <w:pStyle w:val="XML1"/>
                </w:pPr>
              </w:pPrChange>
            </w:pPr>
            <w:ins w:id="7988" w:author="aas" w:date="2013-10-14T02:06:00Z">
              <w:del w:id="7989"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7990" w:author="aas" w:date="2013-10-14T02:06:00Z"/>
                <w:del w:id="7991" w:author="Anees Shaikh" w:date="2013-10-19T02:16:00Z"/>
              </w:rPr>
              <w:pPrChange w:id="7992" w:author="Anees Shaikh" w:date="2013-10-19T02:16:00Z">
                <w:pPr>
                  <w:pStyle w:val="XML1"/>
                </w:pPr>
              </w:pPrChange>
            </w:pPr>
            <w:ins w:id="7993" w:author="aas" w:date="2013-10-14T02:06:00Z">
              <w:del w:id="7994" w:author="Anees Shaikh" w:date="2013-10-19T02:16:00Z">
                <w:r w:rsidDel="00E067A3">
                  <w:delText xml:space="preserve">        OpenFlow Configuration Points.</w:delText>
                </w:r>
              </w:del>
            </w:ins>
          </w:p>
          <w:p w14:paraId="113C999F" w14:textId="5F582B1A" w:rsidR="00874469" w:rsidDel="00E067A3" w:rsidRDefault="00874469">
            <w:pPr>
              <w:pStyle w:val="Appx"/>
              <w:rPr>
                <w:ins w:id="7995" w:author="aas" w:date="2013-10-14T02:06:00Z"/>
                <w:del w:id="7996" w:author="Anees Shaikh" w:date="2013-10-19T02:16:00Z"/>
              </w:rPr>
              <w:pPrChange w:id="7997" w:author="Anees Shaikh" w:date="2013-10-19T02:16:00Z">
                <w:pPr>
                  <w:pStyle w:val="XML1"/>
                </w:pPr>
              </w:pPrChange>
            </w:pPr>
            <w:ins w:id="7998" w:author="aas" w:date="2013-10-14T02:06:00Z">
              <w:del w:id="7999" w:author="Anees Shaikh" w:date="2013-10-19T02:16:00Z">
                <w:r w:rsidDel="00E067A3">
                  <w:delText xml:space="preserve">      &lt;/xs:documentation&gt;</w:delText>
                </w:r>
              </w:del>
            </w:ins>
          </w:p>
          <w:p w14:paraId="5CDE2E38" w14:textId="547A6B79" w:rsidR="00874469" w:rsidDel="00E067A3" w:rsidRDefault="00874469">
            <w:pPr>
              <w:pStyle w:val="Appx"/>
              <w:rPr>
                <w:ins w:id="8000" w:author="aas" w:date="2013-10-14T02:06:00Z"/>
                <w:del w:id="8001" w:author="Anees Shaikh" w:date="2013-10-19T02:16:00Z"/>
              </w:rPr>
              <w:pPrChange w:id="8002" w:author="Anees Shaikh" w:date="2013-10-19T02:16:00Z">
                <w:pPr>
                  <w:pStyle w:val="XML1"/>
                </w:pPr>
              </w:pPrChange>
            </w:pPr>
            <w:ins w:id="8003" w:author="aas" w:date="2013-10-14T02:06:00Z">
              <w:del w:id="8004" w:author="Anees Shaikh" w:date="2013-10-19T02:16:00Z">
                <w:r w:rsidDel="00E067A3">
                  <w:delText xml:space="preserve">    &lt;/xs:annotation&gt;</w:delText>
                </w:r>
              </w:del>
            </w:ins>
          </w:p>
          <w:p w14:paraId="52A002CB" w14:textId="7779D16D" w:rsidR="00874469" w:rsidDel="00E067A3" w:rsidRDefault="00874469">
            <w:pPr>
              <w:pStyle w:val="Appx"/>
              <w:rPr>
                <w:ins w:id="8005" w:author="aas" w:date="2013-10-14T02:06:00Z"/>
                <w:del w:id="8006" w:author="Anees Shaikh" w:date="2013-10-19T02:16:00Z"/>
              </w:rPr>
              <w:pPrChange w:id="8007" w:author="Anees Shaikh" w:date="2013-10-19T02:16:00Z">
                <w:pPr>
                  <w:pStyle w:val="XML1"/>
                </w:pPr>
              </w:pPrChange>
            </w:pPr>
            <w:ins w:id="8008" w:author="aas" w:date="2013-10-14T02:06:00Z">
              <w:del w:id="8009" w:author="Anees Shaikh" w:date="2013-10-19T02:16:00Z">
                <w:r w:rsidDel="00E067A3">
                  <w:delText xml:space="preserve">    &lt;xs:complexType&gt;</w:delText>
                </w:r>
              </w:del>
            </w:ins>
          </w:p>
          <w:p w14:paraId="5F980787" w14:textId="176445F3" w:rsidR="00874469" w:rsidDel="00E067A3" w:rsidRDefault="00874469">
            <w:pPr>
              <w:pStyle w:val="Appx"/>
              <w:rPr>
                <w:ins w:id="8010" w:author="aas" w:date="2013-10-14T02:06:00Z"/>
                <w:del w:id="8011" w:author="Anees Shaikh" w:date="2013-10-19T02:16:00Z"/>
              </w:rPr>
              <w:pPrChange w:id="8012" w:author="Anees Shaikh" w:date="2013-10-19T02:16:00Z">
                <w:pPr>
                  <w:pStyle w:val="XML1"/>
                </w:pPr>
              </w:pPrChange>
            </w:pPr>
            <w:ins w:id="8013" w:author="aas" w:date="2013-10-14T02:06:00Z">
              <w:del w:id="8014" w:author="Anees Shaikh" w:date="2013-10-19T02:16:00Z">
                <w:r w:rsidDel="00E067A3">
                  <w:delText xml:space="preserve">      &lt;xs:sequence&gt;</w:delText>
                </w:r>
              </w:del>
            </w:ins>
          </w:p>
          <w:p w14:paraId="6665A174" w14:textId="2861981C" w:rsidR="00874469" w:rsidDel="00E067A3" w:rsidRDefault="00874469">
            <w:pPr>
              <w:pStyle w:val="Appx"/>
              <w:rPr>
                <w:ins w:id="8015" w:author="aas" w:date="2013-10-14T02:06:00Z"/>
                <w:del w:id="8016" w:author="Anees Shaikh" w:date="2013-10-19T02:16:00Z"/>
              </w:rPr>
              <w:pPrChange w:id="8017" w:author="Anees Shaikh" w:date="2013-10-19T02:16:00Z">
                <w:pPr>
                  <w:pStyle w:val="XML1"/>
                </w:pPr>
              </w:pPrChange>
            </w:pPr>
            <w:ins w:id="8018" w:author="aas" w:date="2013-10-14T02:06:00Z">
              <w:del w:id="8019" w:author="Anees Shaikh" w:date="2013-10-19T02:16:00Z">
                <w:r w:rsidDel="00E067A3">
                  <w:delText xml:space="preserve">        &lt;xs:element name="id"  type="xs:string"&gt;</w:delText>
                </w:r>
              </w:del>
            </w:ins>
          </w:p>
          <w:p w14:paraId="63EFD00E" w14:textId="43154403" w:rsidR="00874469" w:rsidDel="00E067A3" w:rsidRDefault="00874469">
            <w:pPr>
              <w:pStyle w:val="Appx"/>
              <w:rPr>
                <w:ins w:id="8020" w:author="aas" w:date="2013-10-14T02:06:00Z"/>
                <w:del w:id="8021" w:author="Anees Shaikh" w:date="2013-10-19T02:16:00Z"/>
              </w:rPr>
              <w:pPrChange w:id="8022" w:author="Anees Shaikh" w:date="2013-10-19T02:16:00Z">
                <w:pPr>
                  <w:pStyle w:val="XML1"/>
                </w:pPr>
              </w:pPrChange>
            </w:pPr>
            <w:ins w:id="8023" w:author="aas" w:date="2013-10-14T02:06:00Z">
              <w:del w:id="8024" w:author="Anees Shaikh" w:date="2013-10-19T02:16:00Z">
                <w:r w:rsidDel="00E067A3">
                  <w:delText xml:space="preserve">          &lt;xs:annotation&gt;</w:delText>
                </w:r>
              </w:del>
            </w:ins>
          </w:p>
          <w:p w14:paraId="020D9F07" w14:textId="21DEF8C4" w:rsidR="00874469" w:rsidDel="00E067A3" w:rsidRDefault="00874469">
            <w:pPr>
              <w:pStyle w:val="Appx"/>
              <w:rPr>
                <w:ins w:id="8025" w:author="aas" w:date="2013-10-14T02:06:00Z"/>
                <w:del w:id="8026" w:author="Anees Shaikh" w:date="2013-10-19T02:16:00Z"/>
              </w:rPr>
              <w:pPrChange w:id="8027" w:author="Anees Shaikh" w:date="2013-10-19T02:16:00Z">
                <w:pPr>
                  <w:pStyle w:val="XML1"/>
                </w:pPr>
              </w:pPrChange>
            </w:pPr>
            <w:ins w:id="8028" w:author="aas" w:date="2013-10-14T02:06:00Z">
              <w:del w:id="8029" w:author="Anees Shaikh" w:date="2013-10-19T02:16:00Z">
                <w:r w:rsidDel="00E067A3">
                  <w:delText xml:space="preserve">            &lt;xs:documentation&gt;</w:delText>
                </w:r>
              </w:del>
            </w:ins>
          </w:p>
          <w:p w14:paraId="5F9A7F45" w14:textId="01FA2A3C" w:rsidR="00874469" w:rsidDel="00E067A3" w:rsidRDefault="00874469">
            <w:pPr>
              <w:pStyle w:val="Appx"/>
              <w:rPr>
                <w:ins w:id="8030" w:author="aas" w:date="2013-10-14T02:06:00Z"/>
                <w:del w:id="8031" w:author="Anees Shaikh" w:date="2013-10-19T02:16:00Z"/>
              </w:rPr>
              <w:pPrChange w:id="8032" w:author="Anees Shaikh" w:date="2013-10-19T02:16:00Z">
                <w:pPr>
                  <w:pStyle w:val="XML1"/>
                </w:pPr>
              </w:pPrChange>
            </w:pPr>
            <w:ins w:id="8033" w:author="aas" w:date="2013-10-14T02:06:00Z">
              <w:del w:id="8034"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35" w:author="aas" w:date="2013-10-14T02:06:00Z"/>
                <w:del w:id="8036" w:author="Anees Shaikh" w:date="2013-10-19T02:16:00Z"/>
              </w:rPr>
              <w:pPrChange w:id="8037" w:author="Anees Shaikh" w:date="2013-10-19T02:16:00Z">
                <w:pPr>
                  <w:pStyle w:val="XML1"/>
                </w:pPr>
              </w:pPrChange>
            </w:pPr>
            <w:ins w:id="8038" w:author="aas" w:date="2013-10-14T02:06:00Z">
              <w:del w:id="8039"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40" w:author="aas" w:date="2013-10-14T02:06:00Z"/>
                <w:del w:id="8041" w:author="Anees Shaikh" w:date="2013-10-19T02:16:00Z"/>
              </w:rPr>
              <w:pPrChange w:id="8042" w:author="Anees Shaikh" w:date="2013-10-19T02:16:00Z">
                <w:pPr>
                  <w:pStyle w:val="XML1"/>
                </w:pPr>
              </w:pPrChange>
            </w:pPr>
            <w:ins w:id="8043" w:author="aas" w:date="2013-10-14T02:06:00Z">
              <w:del w:id="8044"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45" w:author="aas" w:date="2013-10-14T02:06:00Z"/>
                <w:del w:id="8046" w:author="Anees Shaikh" w:date="2013-10-19T02:16:00Z"/>
              </w:rPr>
              <w:pPrChange w:id="8047" w:author="Anees Shaikh" w:date="2013-10-19T02:16:00Z">
                <w:pPr>
                  <w:pStyle w:val="XML1"/>
                </w:pPr>
              </w:pPrChange>
            </w:pPr>
            <w:ins w:id="8048" w:author="aas" w:date="2013-10-14T02:06:00Z">
              <w:del w:id="8049" w:author="Anees Shaikh" w:date="2013-10-19T02:16:00Z">
                <w:r w:rsidDel="00E067A3">
                  <w:delText xml:space="preserve">                     the OpenFlow Capable Switch.</w:delText>
                </w:r>
              </w:del>
            </w:ins>
          </w:p>
          <w:p w14:paraId="265734C4" w14:textId="259CAB16" w:rsidR="00874469" w:rsidDel="00E067A3" w:rsidRDefault="00874469">
            <w:pPr>
              <w:pStyle w:val="Appx"/>
              <w:rPr>
                <w:ins w:id="8050" w:author="aas" w:date="2013-10-14T02:06:00Z"/>
                <w:del w:id="8051" w:author="Anees Shaikh" w:date="2013-10-19T02:16:00Z"/>
              </w:rPr>
              <w:pPrChange w:id="8052" w:author="Anees Shaikh" w:date="2013-10-19T02:16:00Z">
                <w:pPr>
                  <w:pStyle w:val="XML1"/>
                </w:pPr>
              </w:pPrChange>
            </w:pPr>
            <w:ins w:id="8053" w:author="aas" w:date="2013-10-14T02:06:00Z">
              <w:del w:id="8054" w:author="Anees Shaikh" w:date="2013-10-19T02:16:00Z">
                <w:r w:rsidDel="00E067A3">
                  <w:delText xml:space="preserve">            &lt;/xs:documentation&gt;</w:delText>
                </w:r>
              </w:del>
            </w:ins>
          </w:p>
          <w:p w14:paraId="7A90098F" w14:textId="065C4090" w:rsidR="00874469" w:rsidDel="00E067A3" w:rsidRDefault="00874469">
            <w:pPr>
              <w:pStyle w:val="Appx"/>
              <w:rPr>
                <w:ins w:id="8055" w:author="aas" w:date="2013-10-14T02:06:00Z"/>
                <w:del w:id="8056" w:author="Anees Shaikh" w:date="2013-10-19T02:16:00Z"/>
              </w:rPr>
              <w:pPrChange w:id="8057" w:author="Anees Shaikh" w:date="2013-10-19T02:16:00Z">
                <w:pPr>
                  <w:pStyle w:val="XML1"/>
                </w:pPr>
              </w:pPrChange>
            </w:pPr>
            <w:ins w:id="8058" w:author="aas" w:date="2013-10-14T02:06:00Z">
              <w:del w:id="8059" w:author="Anees Shaikh" w:date="2013-10-19T02:16:00Z">
                <w:r w:rsidDel="00E067A3">
                  <w:delText xml:space="preserve">          &lt;/xs:annotation&gt;</w:delText>
                </w:r>
              </w:del>
            </w:ins>
          </w:p>
          <w:p w14:paraId="02CBB94D" w14:textId="1C25986D" w:rsidR="00874469" w:rsidDel="00E067A3" w:rsidRDefault="00874469">
            <w:pPr>
              <w:pStyle w:val="Appx"/>
              <w:rPr>
                <w:ins w:id="8060" w:author="aas" w:date="2013-10-14T02:06:00Z"/>
                <w:del w:id="8061" w:author="Anees Shaikh" w:date="2013-10-19T02:16:00Z"/>
              </w:rPr>
              <w:pPrChange w:id="8062" w:author="Anees Shaikh" w:date="2013-10-19T02:16:00Z">
                <w:pPr>
                  <w:pStyle w:val="XML1"/>
                </w:pPr>
              </w:pPrChange>
            </w:pPr>
            <w:ins w:id="8063" w:author="aas" w:date="2013-10-14T02:06:00Z">
              <w:del w:id="8064" w:author="Anees Shaikh" w:date="2013-10-19T02:16:00Z">
                <w:r w:rsidDel="00E067A3">
                  <w:delText xml:space="preserve">        &lt;/xs:element&gt;</w:delText>
                </w:r>
              </w:del>
            </w:ins>
          </w:p>
          <w:p w14:paraId="5C90664F" w14:textId="07522035" w:rsidR="00874469" w:rsidDel="00E067A3" w:rsidRDefault="00874469">
            <w:pPr>
              <w:pStyle w:val="Appx"/>
              <w:rPr>
                <w:ins w:id="8065" w:author="aas" w:date="2013-10-14T02:06:00Z"/>
                <w:del w:id="8066" w:author="Anees Shaikh" w:date="2013-10-19T02:16:00Z"/>
              </w:rPr>
              <w:pPrChange w:id="8067" w:author="Anees Shaikh" w:date="2013-10-19T02:16:00Z">
                <w:pPr>
                  <w:pStyle w:val="XML1"/>
                </w:pPr>
              </w:pPrChange>
            </w:pPr>
            <w:ins w:id="8068" w:author="aas" w:date="2013-10-14T02:06:00Z">
              <w:del w:id="8069"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070" w:author="aas" w:date="2013-10-14T02:06:00Z"/>
                <w:del w:id="8071" w:author="Anees Shaikh" w:date="2013-10-19T02:16:00Z"/>
              </w:rPr>
              <w:pPrChange w:id="8072" w:author="Anees Shaikh" w:date="2013-10-19T02:16:00Z">
                <w:pPr>
                  <w:pStyle w:val="XML1"/>
                </w:pPr>
              </w:pPrChange>
            </w:pPr>
            <w:ins w:id="8073" w:author="aas" w:date="2013-10-14T02:06:00Z">
              <w:del w:id="8074" w:author="Anees Shaikh" w:date="2013-10-19T02:16:00Z">
                <w:r w:rsidDel="00E067A3">
                  <w:delText xml:space="preserve">          &lt;xs:annotation&gt;</w:delText>
                </w:r>
              </w:del>
            </w:ins>
          </w:p>
          <w:p w14:paraId="01FB64E3" w14:textId="42553487" w:rsidR="00874469" w:rsidDel="00E067A3" w:rsidRDefault="00874469">
            <w:pPr>
              <w:pStyle w:val="Appx"/>
              <w:rPr>
                <w:ins w:id="8075" w:author="aas" w:date="2013-10-14T02:06:00Z"/>
                <w:del w:id="8076" w:author="Anees Shaikh" w:date="2013-10-19T02:16:00Z"/>
              </w:rPr>
              <w:pPrChange w:id="8077" w:author="Anees Shaikh" w:date="2013-10-19T02:16:00Z">
                <w:pPr>
                  <w:pStyle w:val="XML1"/>
                </w:pPr>
              </w:pPrChange>
            </w:pPr>
            <w:ins w:id="8078" w:author="aas" w:date="2013-10-14T02:06:00Z">
              <w:del w:id="8079" w:author="Anees Shaikh" w:date="2013-10-19T02:16:00Z">
                <w:r w:rsidDel="00E067A3">
                  <w:delText xml:space="preserve">            &lt;xs:documentation&gt;</w:delText>
                </w:r>
              </w:del>
            </w:ins>
          </w:p>
          <w:p w14:paraId="245A074C" w14:textId="59CD0851" w:rsidR="00874469" w:rsidDel="00E067A3" w:rsidRDefault="00874469">
            <w:pPr>
              <w:pStyle w:val="Appx"/>
              <w:rPr>
                <w:ins w:id="8080" w:author="aas" w:date="2013-10-14T02:06:00Z"/>
                <w:del w:id="8081" w:author="Anees Shaikh" w:date="2013-10-19T02:16:00Z"/>
              </w:rPr>
              <w:pPrChange w:id="8082" w:author="Anees Shaikh" w:date="2013-10-19T02:16:00Z">
                <w:pPr>
                  <w:pStyle w:val="XML1"/>
                </w:pPr>
              </w:pPrChange>
            </w:pPr>
            <w:ins w:id="8083" w:author="aas" w:date="2013-10-14T02:06:00Z">
              <w:del w:id="8084"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085" w:author="aas" w:date="2013-10-14T02:06:00Z"/>
                <w:del w:id="8086" w:author="Anees Shaikh" w:date="2013-10-19T02:16:00Z"/>
              </w:rPr>
              <w:pPrChange w:id="8087" w:author="Anees Shaikh" w:date="2013-10-19T02:16:00Z">
                <w:pPr>
                  <w:pStyle w:val="XML1"/>
                </w:pPr>
              </w:pPrChange>
            </w:pPr>
            <w:ins w:id="8088" w:author="aas" w:date="2013-10-14T02:06:00Z">
              <w:del w:id="8089"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090" w:author="aas" w:date="2013-10-14T02:06:00Z"/>
                <w:del w:id="8091" w:author="Anees Shaikh" w:date="2013-10-19T02:16:00Z"/>
              </w:rPr>
              <w:pPrChange w:id="8092" w:author="Anees Shaikh" w:date="2013-10-19T02:16:00Z">
                <w:pPr>
                  <w:pStyle w:val="XML1"/>
                </w:pPr>
              </w:pPrChange>
            </w:pPr>
            <w:ins w:id="8093" w:author="aas" w:date="2013-10-14T02:06:00Z">
              <w:del w:id="8094"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095" w:author="aas" w:date="2013-10-14T02:06:00Z"/>
                <w:del w:id="8096" w:author="Anees Shaikh" w:date="2013-10-19T02:16:00Z"/>
              </w:rPr>
              <w:pPrChange w:id="8097" w:author="Anees Shaikh" w:date="2013-10-19T02:16:00Z">
                <w:pPr>
                  <w:pStyle w:val="XML1"/>
                </w:pPr>
              </w:pPrChange>
            </w:pPr>
          </w:p>
          <w:p w14:paraId="3AC2D902" w14:textId="54CA43F6" w:rsidR="00874469" w:rsidDel="00E067A3" w:rsidRDefault="00874469">
            <w:pPr>
              <w:pStyle w:val="Appx"/>
              <w:rPr>
                <w:ins w:id="8098" w:author="aas" w:date="2013-10-14T02:06:00Z"/>
                <w:del w:id="8099" w:author="Anees Shaikh" w:date="2013-10-19T02:16:00Z"/>
              </w:rPr>
              <w:pPrChange w:id="8100" w:author="Anees Shaikh" w:date="2013-10-19T02:16:00Z">
                <w:pPr>
                  <w:pStyle w:val="XML1"/>
                </w:pPr>
              </w:pPrChange>
            </w:pPr>
            <w:ins w:id="8101" w:author="aas" w:date="2013-10-14T02:06:00Z">
              <w:del w:id="8102"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03" w:author="aas" w:date="2013-10-14T02:06:00Z"/>
                <w:del w:id="8104" w:author="Anees Shaikh" w:date="2013-10-19T02:16:00Z"/>
              </w:rPr>
              <w:pPrChange w:id="8105" w:author="Anees Shaikh" w:date="2013-10-19T02:16:00Z">
                <w:pPr>
                  <w:pStyle w:val="XML1"/>
                </w:pPr>
              </w:pPrChange>
            </w:pPr>
            <w:ins w:id="8106" w:author="aas" w:date="2013-10-14T02:06:00Z">
              <w:del w:id="8107"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08" w:author="aas" w:date="2013-10-14T02:06:00Z"/>
                <w:del w:id="8109" w:author="Anees Shaikh" w:date="2013-10-19T02:16:00Z"/>
              </w:rPr>
              <w:pPrChange w:id="8110" w:author="Anees Shaikh" w:date="2013-10-19T02:16:00Z">
                <w:pPr>
                  <w:pStyle w:val="XML1"/>
                </w:pPr>
              </w:pPrChange>
            </w:pPr>
            <w:ins w:id="8111" w:author="aas" w:date="2013-10-14T02:06:00Z">
              <w:del w:id="8112"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13" w:author="aas" w:date="2013-10-14T02:06:00Z"/>
                <w:del w:id="8114" w:author="Anees Shaikh" w:date="2013-10-19T02:16:00Z"/>
              </w:rPr>
              <w:pPrChange w:id="8115" w:author="Anees Shaikh" w:date="2013-10-19T02:16:00Z">
                <w:pPr>
                  <w:pStyle w:val="XML1"/>
                </w:pPr>
              </w:pPrChange>
            </w:pPr>
            <w:ins w:id="8116" w:author="aas" w:date="2013-10-14T02:06:00Z">
              <w:del w:id="8117"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18" w:author="aas" w:date="2013-10-14T02:06:00Z"/>
                <w:del w:id="8119" w:author="Anees Shaikh" w:date="2013-10-19T02:16:00Z"/>
              </w:rPr>
              <w:pPrChange w:id="8120" w:author="Anees Shaikh" w:date="2013-10-19T02:16:00Z">
                <w:pPr>
                  <w:pStyle w:val="XML1"/>
                </w:pPr>
              </w:pPrChange>
            </w:pPr>
            <w:ins w:id="8121" w:author="aas" w:date="2013-10-14T02:06:00Z">
              <w:del w:id="8122"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23" w:author="aas" w:date="2013-10-14T02:06:00Z"/>
                <w:del w:id="8124" w:author="Anees Shaikh" w:date="2013-10-19T02:16:00Z"/>
              </w:rPr>
              <w:pPrChange w:id="8125" w:author="Anees Shaikh" w:date="2013-10-19T02:16:00Z">
                <w:pPr>
                  <w:pStyle w:val="XML1"/>
                </w:pPr>
              </w:pPrChange>
            </w:pPr>
            <w:ins w:id="8126" w:author="aas" w:date="2013-10-14T02:06:00Z">
              <w:del w:id="8127"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28" w:author="aas" w:date="2013-10-14T02:06:00Z"/>
                <w:del w:id="8129" w:author="Anees Shaikh" w:date="2013-10-19T02:16:00Z"/>
              </w:rPr>
              <w:pPrChange w:id="8130" w:author="Anees Shaikh" w:date="2013-10-19T02:16:00Z">
                <w:pPr>
                  <w:pStyle w:val="XML1"/>
                </w:pPr>
              </w:pPrChange>
            </w:pPr>
            <w:ins w:id="8131" w:author="aas" w:date="2013-10-14T02:06:00Z">
              <w:del w:id="8132"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33" w:author="aas" w:date="2013-10-14T02:06:00Z"/>
                <w:del w:id="8134" w:author="Anees Shaikh" w:date="2013-10-19T02:16:00Z"/>
              </w:rPr>
              <w:pPrChange w:id="8135" w:author="Anees Shaikh" w:date="2013-10-19T02:16:00Z">
                <w:pPr>
                  <w:pStyle w:val="XML1"/>
                </w:pPr>
              </w:pPrChange>
            </w:pPr>
            <w:ins w:id="8136" w:author="aas" w:date="2013-10-14T02:06:00Z">
              <w:del w:id="8137"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38" w:author="aas" w:date="2013-10-14T02:06:00Z"/>
                <w:del w:id="8139" w:author="Anees Shaikh" w:date="2013-10-19T02:16:00Z"/>
              </w:rPr>
              <w:pPrChange w:id="8140" w:author="Anees Shaikh" w:date="2013-10-19T02:16:00Z">
                <w:pPr>
                  <w:pStyle w:val="XML1"/>
                </w:pPr>
              </w:pPrChange>
            </w:pPr>
            <w:ins w:id="8141" w:author="aas" w:date="2013-10-14T02:06:00Z">
              <w:del w:id="8142" w:author="Anees Shaikh" w:date="2013-10-19T02:16:00Z">
                <w:r w:rsidDel="00E067A3">
                  <w:delText xml:space="preserve">            &lt;/xs:documentation&gt;</w:delText>
                </w:r>
              </w:del>
            </w:ins>
          </w:p>
          <w:p w14:paraId="6AA29915" w14:textId="3F7F70FA" w:rsidR="00874469" w:rsidDel="00E067A3" w:rsidRDefault="00874469">
            <w:pPr>
              <w:pStyle w:val="Appx"/>
              <w:rPr>
                <w:ins w:id="8143" w:author="aas" w:date="2013-10-14T02:06:00Z"/>
                <w:del w:id="8144" w:author="Anees Shaikh" w:date="2013-10-19T02:16:00Z"/>
              </w:rPr>
              <w:pPrChange w:id="8145" w:author="Anees Shaikh" w:date="2013-10-19T02:16:00Z">
                <w:pPr>
                  <w:pStyle w:val="XML1"/>
                </w:pPr>
              </w:pPrChange>
            </w:pPr>
            <w:ins w:id="8146" w:author="aas" w:date="2013-10-14T02:06:00Z">
              <w:del w:id="8147" w:author="Anees Shaikh" w:date="2013-10-19T02:16:00Z">
                <w:r w:rsidDel="00E067A3">
                  <w:delText xml:space="preserve">          &lt;/xs:annotation&gt;</w:delText>
                </w:r>
              </w:del>
            </w:ins>
          </w:p>
          <w:p w14:paraId="7AD7B343" w14:textId="171DFEA4" w:rsidR="00874469" w:rsidDel="00E067A3" w:rsidRDefault="00874469">
            <w:pPr>
              <w:pStyle w:val="Appx"/>
              <w:rPr>
                <w:ins w:id="8148" w:author="aas" w:date="2013-10-14T02:06:00Z"/>
                <w:del w:id="8149" w:author="Anees Shaikh" w:date="2013-10-19T02:16:00Z"/>
              </w:rPr>
              <w:pPrChange w:id="8150" w:author="Anees Shaikh" w:date="2013-10-19T02:16:00Z">
                <w:pPr>
                  <w:pStyle w:val="XML1"/>
                </w:pPr>
              </w:pPrChange>
            </w:pPr>
            <w:ins w:id="8151" w:author="aas" w:date="2013-10-14T02:06:00Z">
              <w:del w:id="8152" w:author="Anees Shaikh" w:date="2013-10-19T02:16:00Z">
                <w:r w:rsidDel="00E067A3">
                  <w:delText xml:space="preserve">        &lt;/xs:element&gt;</w:delText>
                </w:r>
              </w:del>
            </w:ins>
          </w:p>
          <w:p w14:paraId="4004FC1D" w14:textId="4C89AB84" w:rsidR="00874469" w:rsidDel="00E067A3" w:rsidRDefault="00874469">
            <w:pPr>
              <w:pStyle w:val="Appx"/>
              <w:rPr>
                <w:ins w:id="8153" w:author="aas" w:date="2013-10-14T02:06:00Z"/>
                <w:del w:id="8154" w:author="Anees Shaikh" w:date="2013-10-19T02:16:00Z"/>
              </w:rPr>
              <w:pPrChange w:id="8155" w:author="Anees Shaikh" w:date="2013-10-19T02:16:00Z">
                <w:pPr>
                  <w:pStyle w:val="XML1"/>
                </w:pPr>
              </w:pPrChange>
            </w:pPr>
            <w:ins w:id="8156" w:author="aas" w:date="2013-10-14T02:06:00Z">
              <w:del w:id="8157"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158" w:author="aas" w:date="2013-10-14T02:06:00Z"/>
                <w:del w:id="8159" w:author="Anees Shaikh" w:date="2013-10-19T02:16:00Z"/>
              </w:rPr>
              <w:pPrChange w:id="8160" w:author="Anees Shaikh" w:date="2013-10-19T02:16:00Z">
                <w:pPr>
                  <w:pStyle w:val="XML1"/>
                </w:pPr>
              </w:pPrChange>
            </w:pPr>
            <w:ins w:id="8161" w:author="aas" w:date="2013-10-14T02:06:00Z">
              <w:del w:id="8162" w:author="Anees Shaikh" w:date="2013-10-19T02:16:00Z">
                <w:r w:rsidDel="00E067A3">
                  <w:delText xml:space="preserve">          &lt;xs:complexType&gt;</w:delText>
                </w:r>
              </w:del>
            </w:ins>
          </w:p>
          <w:p w14:paraId="72D08526" w14:textId="20C5E073" w:rsidR="00874469" w:rsidDel="00E067A3" w:rsidRDefault="00874469">
            <w:pPr>
              <w:pStyle w:val="Appx"/>
              <w:rPr>
                <w:ins w:id="8163" w:author="aas" w:date="2013-10-14T02:06:00Z"/>
                <w:del w:id="8164" w:author="Anees Shaikh" w:date="2013-10-19T02:16:00Z"/>
              </w:rPr>
              <w:pPrChange w:id="8165" w:author="Anees Shaikh" w:date="2013-10-19T02:16:00Z">
                <w:pPr>
                  <w:pStyle w:val="XML1"/>
                </w:pPr>
              </w:pPrChange>
            </w:pPr>
            <w:ins w:id="8166" w:author="aas" w:date="2013-10-14T02:06:00Z">
              <w:del w:id="8167" w:author="Anees Shaikh" w:date="2013-10-19T02:16:00Z">
                <w:r w:rsidDel="00E067A3">
                  <w:delText xml:space="preserve">            &lt;xs:sequence&gt;</w:delText>
                </w:r>
              </w:del>
            </w:ins>
          </w:p>
          <w:p w14:paraId="4490FB37" w14:textId="624072C4" w:rsidR="00874469" w:rsidDel="00E067A3" w:rsidRDefault="00874469">
            <w:pPr>
              <w:pStyle w:val="Appx"/>
              <w:rPr>
                <w:ins w:id="8168" w:author="aas" w:date="2013-10-14T02:06:00Z"/>
                <w:del w:id="8169" w:author="Anees Shaikh" w:date="2013-10-19T02:16:00Z"/>
              </w:rPr>
              <w:pPrChange w:id="8170" w:author="Anees Shaikh" w:date="2013-10-19T02:16:00Z">
                <w:pPr>
                  <w:pStyle w:val="XML1"/>
                </w:pPr>
              </w:pPrChange>
            </w:pPr>
            <w:ins w:id="8171" w:author="aas" w:date="2013-10-14T02:06:00Z">
              <w:del w:id="8172"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173" w:author="aas" w:date="2013-10-14T02:06:00Z"/>
                <w:del w:id="8174" w:author="Anees Shaikh" w:date="2013-10-19T02:16:00Z"/>
              </w:rPr>
              <w:pPrChange w:id="8175" w:author="Anees Shaikh" w:date="2013-10-19T02:16:00Z">
                <w:pPr>
                  <w:pStyle w:val="XML1"/>
                </w:pPr>
              </w:pPrChange>
            </w:pPr>
            <w:ins w:id="8176" w:author="aas" w:date="2013-10-14T02:06:00Z">
              <w:del w:id="8177" w:author="Anees Shaikh" w:date="2013-10-19T02:16:00Z">
                <w:r w:rsidDel="00E067A3">
                  <w:delText xml:space="preserve">                &lt;xs:annotation&gt;</w:delText>
                </w:r>
              </w:del>
            </w:ins>
          </w:p>
          <w:p w14:paraId="36CE3EB0" w14:textId="09B4D416" w:rsidR="00874469" w:rsidDel="00E067A3" w:rsidRDefault="00874469">
            <w:pPr>
              <w:pStyle w:val="Appx"/>
              <w:rPr>
                <w:ins w:id="8178" w:author="aas" w:date="2013-10-14T02:06:00Z"/>
                <w:del w:id="8179" w:author="Anees Shaikh" w:date="2013-10-19T02:16:00Z"/>
              </w:rPr>
              <w:pPrChange w:id="8180" w:author="Anees Shaikh" w:date="2013-10-19T02:16:00Z">
                <w:pPr>
                  <w:pStyle w:val="XML1"/>
                </w:pPr>
              </w:pPrChange>
            </w:pPr>
            <w:ins w:id="8181" w:author="aas" w:date="2013-10-14T02:06:00Z">
              <w:del w:id="8182" w:author="Anees Shaikh" w:date="2013-10-19T02:16:00Z">
                <w:r w:rsidDel="00E067A3">
                  <w:delText xml:space="preserve">                  &lt;xs:documentation&gt;</w:delText>
                </w:r>
              </w:del>
            </w:ins>
          </w:p>
          <w:p w14:paraId="2147AF72" w14:textId="1D26EEAC" w:rsidR="00874469" w:rsidDel="00E067A3" w:rsidRDefault="00874469">
            <w:pPr>
              <w:pStyle w:val="Appx"/>
              <w:rPr>
                <w:ins w:id="8183" w:author="aas" w:date="2013-10-14T02:06:00Z"/>
                <w:del w:id="8184" w:author="Anees Shaikh" w:date="2013-10-19T02:16:00Z"/>
              </w:rPr>
              <w:pPrChange w:id="8185" w:author="Anees Shaikh" w:date="2013-10-19T02:16:00Z">
                <w:pPr>
                  <w:pStyle w:val="XML1"/>
                </w:pPr>
              </w:pPrChange>
            </w:pPr>
            <w:ins w:id="8186" w:author="aas" w:date="2013-10-14T02:06:00Z">
              <w:del w:id="8187"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188" w:author="aas" w:date="2013-10-14T02:06:00Z"/>
                <w:del w:id="8189" w:author="Anees Shaikh" w:date="2013-10-19T02:16:00Z"/>
              </w:rPr>
              <w:pPrChange w:id="8190" w:author="Anees Shaikh" w:date="2013-10-19T02:16:00Z">
                <w:pPr>
                  <w:pStyle w:val="XML1"/>
                </w:pPr>
              </w:pPrChange>
            </w:pPr>
            <w:ins w:id="8191" w:author="aas" w:date="2013-10-14T02:06:00Z">
              <w:del w:id="8192"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193" w:author="aas" w:date="2013-10-14T02:06:00Z"/>
                <w:del w:id="8194" w:author="Anees Shaikh" w:date="2013-10-19T02:16:00Z"/>
              </w:rPr>
              <w:pPrChange w:id="8195" w:author="Anees Shaikh" w:date="2013-10-19T02:16:00Z">
                <w:pPr>
                  <w:pStyle w:val="XML1"/>
                </w:pPr>
              </w:pPrChange>
            </w:pPr>
            <w:ins w:id="8196" w:author="aas" w:date="2013-10-14T02:06:00Z">
              <w:del w:id="8197" w:author="Anees Shaikh" w:date="2013-10-19T02:16:00Z">
                <w:r w:rsidDel="00E067A3">
                  <w:delText xml:space="preserve">                  &lt;/xs:documentation&gt;</w:delText>
                </w:r>
              </w:del>
            </w:ins>
          </w:p>
          <w:p w14:paraId="20702649" w14:textId="3478542E" w:rsidR="00874469" w:rsidDel="00E067A3" w:rsidRDefault="00874469">
            <w:pPr>
              <w:pStyle w:val="Appx"/>
              <w:rPr>
                <w:ins w:id="8198" w:author="aas" w:date="2013-10-14T02:06:00Z"/>
                <w:del w:id="8199" w:author="Anees Shaikh" w:date="2013-10-19T02:16:00Z"/>
              </w:rPr>
              <w:pPrChange w:id="8200" w:author="Anees Shaikh" w:date="2013-10-19T02:16:00Z">
                <w:pPr>
                  <w:pStyle w:val="XML1"/>
                </w:pPr>
              </w:pPrChange>
            </w:pPr>
            <w:ins w:id="8201" w:author="aas" w:date="2013-10-14T02:06:00Z">
              <w:del w:id="8202" w:author="Anees Shaikh" w:date="2013-10-19T02:16:00Z">
                <w:r w:rsidDel="00E067A3">
                  <w:delText xml:space="preserve">                &lt;/xs:annotation&gt;</w:delText>
                </w:r>
              </w:del>
            </w:ins>
          </w:p>
          <w:p w14:paraId="09798ABA" w14:textId="13B81021" w:rsidR="00874469" w:rsidDel="00E067A3" w:rsidRDefault="00874469">
            <w:pPr>
              <w:pStyle w:val="Appx"/>
              <w:rPr>
                <w:ins w:id="8203" w:author="aas" w:date="2013-10-14T02:06:00Z"/>
                <w:del w:id="8204" w:author="Anees Shaikh" w:date="2013-10-19T02:16:00Z"/>
              </w:rPr>
              <w:pPrChange w:id="8205" w:author="Anees Shaikh" w:date="2013-10-19T02:16:00Z">
                <w:pPr>
                  <w:pStyle w:val="XML1"/>
                </w:pPr>
              </w:pPrChange>
            </w:pPr>
            <w:ins w:id="8206" w:author="aas" w:date="2013-10-14T02:06:00Z">
              <w:del w:id="8207" w:author="Anees Shaikh" w:date="2013-10-19T02:16:00Z">
                <w:r w:rsidDel="00E067A3">
                  <w:delText xml:space="preserve">                &lt;xs:complexType&gt;</w:delText>
                </w:r>
              </w:del>
            </w:ins>
          </w:p>
          <w:p w14:paraId="16CBB905" w14:textId="174F8F51" w:rsidR="00874469" w:rsidDel="00E067A3" w:rsidRDefault="00874469">
            <w:pPr>
              <w:pStyle w:val="Appx"/>
              <w:rPr>
                <w:ins w:id="8208" w:author="aas" w:date="2013-10-14T02:06:00Z"/>
                <w:del w:id="8209" w:author="Anees Shaikh" w:date="2013-10-19T02:16:00Z"/>
              </w:rPr>
              <w:pPrChange w:id="8210" w:author="Anees Shaikh" w:date="2013-10-19T02:16:00Z">
                <w:pPr>
                  <w:pStyle w:val="XML1"/>
                </w:pPr>
              </w:pPrChange>
            </w:pPr>
            <w:ins w:id="8211" w:author="aas" w:date="2013-10-14T02:06:00Z">
              <w:del w:id="8212" w:author="Anees Shaikh" w:date="2013-10-19T02:16:00Z">
                <w:r w:rsidDel="00E067A3">
                  <w:delText xml:space="preserve">                  &lt;xs:sequence&gt;</w:delText>
                </w:r>
              </w:del>
            </w:ins>
          </w:p>
          <w:p w14:paraId="2085B82E" w14:textId="6239DB48" w:rsidR="00874469" w:rsidDel="00E067A3" w:rsidRDefault="00874469">
            <w:pPr>
              <w:pStyle w:val="Appx"/>
              <w:rPr>
                <w:ins w:id="8213" w:author="aas" w:date="2013-10-14T02:06:00Z"/>
                <w:del w:id="8214" w:author="Anees Shaikh" w:date="2013-10-19T02:16:00Z"/>
              </w:rPr>
              <w:pPrChange w:id="8215" w:author="Anees Shaikh" w:date="2013-10-19T02:16:00Z">
                <w:pPr>
                  <w:pStyle w:val="XML1"/>
                </w:pPr>
              </w:pPrChange>
            </w:pPr>
            <w:ins w:id="8216" w:author="aas" w:date="2013-10-14T02:06:00Z">
              <w:del w:id="8217" w:author="Anees Shaikh" w:date="2013-10-19T02:16:00Z">
                <w:r w:rsidDel="00E067A3">
                  <w:delText xml:space="preserve">                    &lt;xs:element name="id"  type="OFConfigId"&gt;</w:delText>
                </w:r>
              </w:del>
            </w:ins>
          </w:p>
          <w:p w14:paraId="44F77B80" w14:textId="609E5696" w:rsidR="00874469" w:rsidDel="00E067A3" w:rsidRDefault="00874469">
            <w:pPr>
              <w:pStyle w:val="Appx"/>
              <w:rPr>
                <w:ins w:id="8218" w:author="aas" w:date="2013-10-14T02:06:00Z"/>
                <w:del w:id="8219" w:author="Anees Shaikh" w:date="2013-10-19T02:16:00Z"/>
              </w:rPr>
              <w:pPrChange w:id="8220" w:author="Anees Shaikh" w:date="2013-10-19T02:16:00Z">
                <w:pPr>
                  <w:pStyle w:val="XML1"/>
                </w:pPr>
              </w:pPrChange>
            </w:pPr>
            <w:ins w:id="8221" w:author="aas" w:date="2013-10-14T02:06:00Z">
              <w:del w:id="8222" w:author="Anees Shaikh" w:date="2013-10-19T02:16:00Z">
                <w:r w:rsidDel="00E067A3">
                  <w:delText xml:space="preserve">                      &lt;xs:annotation&gt;</w:delText>
                </w:r>
              </w:del>
            </w:ins>
          </w:p>
          <w:p w14:paraId="6549BF94" w14:textId="356C94E1" w:rsidR="00874469" w:rsidDel="00E067A3" w:rsidRDefault="00874469">
            <w:pPr>
              <w:pStyle w:val="Appx"/>
              <w:rPr>
                <w:ins w:id="8223" w:author="aas" w:date="2013-10-14T02:06:00Z"/>
                <w:del w:id="8224" w:author="Anees Shaikh" w:date="2013-10-19T02:16:00Z"/>
              </w:rPr>
              <w:pPrChange w:id="8225" w:author="Anees Shaikh" w:date="2013-10-19T02:16:00Z">
                <w:pPr>
                  <w:pStyle w:val="XML1"/>
                </w:pPr>
              </w:pPrChange>
            </w:pPr>
            <w:ins w:id="8226" w:author="aas" w:date="2013-10-14T02:06:00Z">
              <w:del w:id="8227" w:author="Anees Shaikh" w:date="2013-10-19T02:16:00Z">
                <w:r w:rsidDel="00E067A3">
                  <w:delText xml:space="preserve">                        &lt;xs:documentation&gt;</w:delText>
                </w:r>
              </w:del>
            </w:ins>
          </w:p>
          <w:p w14:paraId="5947880D" w14:textId="21985428" w:rsidR="00874469" w:rsidDel="00E067A3" w:rsidRDefault="00874469">
            <w:pPr>
              <w:pStyle w:val="Appx"/>
              <w:rPr>
                <w:ins w:id="8228" w:author="aas" w:date="2013-10-14T02:06:00Z"/>
                <w:del w:id="8229" w:author="Anees Shaikh" w:date="2013-10-19T02:16:00Z"/>
              </w:rPr>
              <w:pPrChange w:id="8230" w:author="Anees Shaikh" w:date="2013-10-19T02:16:00Z">
                <w:pPr>
                  <w:pStyle w:val="XML1"/>
                </w:pPr>
              </w:pPrChange>
            </w:pPr>
            <w:ins w:id="8231" w:author="aas" w:date="2013-10-14T02:06:00Z">
              <w:del w:id="8232"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33" w:author="aas" w:date="2013-10-14T02:06:00Z"/>
                <w:del w:id="8234" w:author="Anees Shaikh" w:date="2013-10-19T02:16:00Z"/>
              </w:rPr>
              <w:pPrChange w:id="8235" w:author="Anees Shaikh" w:date="2013-10-19T02:16:00Z">
                <w:pPr>
                  <w:pStyle w:val="XML1"/>
                </w:pPr>
              </w:pPrChange>
            </w:pPr>
            <w:ins w:id="8236" w:author="aas" w:date="2013-10-14T02:06:00Z">
              <w:del w:id="8237"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38" w:author="aas" w:date="2013-10-14T02:06:00Z"/>
                <w:del w:id="8239" w:author="Anees Shaikh" w:date="2013-10-19T02:16:00Z"/>
              </w:rPr>
              <w:pPrChange w:id="8240" w:author="Anees Shaikh" w:date="2013-10-19T02:16:00Z">
                <w:pPr>
                  <w:pStyle w:val="XML1"/>
                </w:pPr>
              </w:pPrChange>
            </w:pPr>
            <w:ins w:id="8241" w:author="aas" w:date="2013-10-14T02:06:00Z">
              <w:del w:id="8242" w:author="Anees Shaikh" w:date="2013-10-19T02:16:00Z">
                <w:r w:rsidDel="00E067A3">
                  <w:delText xml:space="preserve">                                 OpenFlow Capable Switch.</w:delText>
                </w:r>
              </w:del>
            </w:ins>
          </w:p>
          <w:p w14:paraId="11C38851" w14:textId="36B67C42" w:rsidR="00874469" w:rsidDel="00E067A3" w:rsidRDefault="00874469">
            <w:pPr>
              <w:pStyle w:val="Appx"/>
              <w:rPr>
                <w:ins w:id="8243" w:author="aas" w:date="2013-10-14T02:06:00Z"/>
                <w:del w:id="8244" w:author="Anees Shaikh" w:date="2013-10-19T02:16:00Z"/>
              </w:rPr>
              <w:pPrChange w:id="8245" w:author="Anees Shaikh" w:date="2013-10-19T02:16:00Z">
                <w:pPr>
                  <w:pStyle w:val="XML1"/>
                </w:pPr>
              </w:pPrChange>
            </w:pPr>
            <w:ins w:id="8246" w:author="aas" w:date="2013-10-14T02:06:00Z">
              <w:del w:id="8247" w:author="Anees Shaikh" w:date="2013-10-19T02:16:00Z">
                <w:r w:rsidDel="00E067A3">
                  <w:delText xml:space="preserve">                        &lt;/xs:documentation&gt;</w:delText>
                </w:r>
              </w:del>
            </w:ins>
          </w:p>
          <w:p w14:paraId="15515442" w14:textId="11C9BB95" w:rsidR="00874469" w:rsidDel="00E067A3" w:rsidRDefault="00874469">
            <w:pPr>
              <w:pStyle w:val="Appx"/>
              <w:rPr>
                <w:ins w:id="8248" w:author="aas" w:date="2013-10-14T02:06:00Z"/>
                <w:del w:id="8249" w:author="Anees Shaikh" w:date="2013-10-19T02:16:00Z"/>
              </w:rPr>
              <w:pPrChange w:id="8250" w:author="Anees Shaikh" w:date="2013-10-19T02:16:00Z">
                <w:pPr>
                  <w:pStyle w:val="XML1"/>
                </w:pPr>
              </w:pPrChange>
            </w:pPr>
            <w:ins w:id="8251" w:author="aas" w:date="2013-10-14T02:06:00Z">
              <w:del w:id="8252" w:author="Anees Shaikh" w:date="2013-10-19T02:16:00Z">
                <w:r w:rsidDel="00E067A3">
                  <w:delText xml:space="preserve">                      &lt;/xs:annotation&gt;</w:delText>
                </w:r>
              </w:del>
            </w:ins>
          </w:p>
          <w:p w14:paraId="6C1A30BB" w14:textId="16EFB7C0" w:rsidR="00874469" w:rsidDel="00E067A3" w:rsidRDefault="00874469">
            <w:pPr>
              <w:pStyle w:val="Appx"/>
              <w:rPr>
                <w:ins w:id="8253" w:author="aas" w:date="2013-10-14T02:06:00Z"/>
                <w:del w:id="8254" w:author="Anees Shaikh" w:date="2013-10-19T02:16:00Z"/>
              </w:rPr>
              <w:pPrChange w:id="8255" w:author="Anees Shaikh" w:date="2013-10-19T02:16:00Z">
                <w:pPr>
                  <w:pStyle w:val="XML1"/>
                </w:pPr>
              </w:pPrChange>
            </w:pPr>
            <w:ins w:id="8256" w:author="aas" w:date="2013-10-14T02:06:00Z">
              <w:del w:id="8257" w:author="Anees Shaikh" w:date="2013-10-19T02:16:00Z">
                <w:r w:rsidDel="00E067A3">
                  <w:delText xml:space="preserve">                    &lt;/xs:element&gt;</w:delText>
                </w:r>
              </w:del>
            </w:ins>
          </w:p>
          <w:p w14:paraId="43CC5E16" w14:textId="0568EE2A" w:rsidR="00874469" w:rsidDel="00E067A3" w:rsidRDefault="00874469">
            <w:pPr>
              <w:pStyle w:val="Appx"/>
              <w:rPr>
                <w:ins w:id="8258" w:author="aas" w:date="2013-10-14T02:06:00Z"/>
                <w:del w:id="8259" w:author="Anees Shaikh" w:date="2013-10-19T02:16:00Z"/>
              </w:rPr>
              <w:pPrChange w:id="8260" w:author="Anees Shaikh" w:date="2013-10-19T02:16:00Z">
                <w:pPr>
                  <w:pStyle w:val="XML1"/>
                </w:pPr>
              </w:pPrChange>
            </w:pPr>
            <w:ins w:id="8261" w:author="aas" w:date="2013-10-14T02:06:00Z">
              <w:del w:id="8262" w:author="Anees Shaikh" w:date="2013-10-19T02:16:00Z">
                <w:r w:rsidDel="00E067A3">
                  <w:delText xml:space="preserve">                    &lt;xs:element name="uri"  type="inet:uri"&gt;</w:delText>
                </w:r>
              </w:del>
            </w:ins>
          </w:p>
          <w:p w14:paraId="1242380E" w14:textId="25856839" w:rsidR="00874469" w:rsidDel="00E067A3" w:rsidRDefault="00874469">
            <w:pPr>
              <w:pStyle w:val="Appx"/>
              <w:rPr>
                <w:ins w:id="8263" w:author="aas" w:date="2013-10-14T02:06:00Z"/>
                <w:del w:id="8264" w:author="Anees Shaikh" w:date="2013-10-19T02:16:00Z"/>
              </w:rPr>
              <w:pPrChange w:id="8265" w:author="Anees Shaikh" w:date="2013-10-19T02:16:00Z">
                <w:pPr>
                  <w:pStyle w:val="XML1"/>
                </w:pPr>
              </w:pPrChange>
            </w:pPr>
            <w:ins w:id="8266" w:author="aas" w:date="2013-10-14T02:06:00Z">
              <w:del w:id="8267" w:author="Anees Shaikh" w:date="2013-10-19T02:16:00Z">
                <w:r w:rsidDel="00E067A3">
                  <w:delText xml:space="preserve">                      &lt;xs:annotation&gt;</w:delText>
                </w:r>
              </w:del>
            </w:ins>
          </w:p>
          <w:p w14:paraId="116D1E32" w14:textId="09FC1792" w:rsidR="00874469" w:rsidDel="00E067A3" w:rsidRDefault="00874469">
            <w:pPr>
              <w:pStyle w:val="Appx"/>
              <w:rPr>
                <w:ins w:id="8268" w:author="aas" w:date="2013-10-14T02:06:00Z"/>
                <w:del w:id="8269" w:author="Anees Shaikh" w:date="2013-10-19T02:16:00Z"/>
              </w:rPr>
              <w:pPrChange w:id="8270" w:author="Anees Shaikh" w:date="2013-10-19T02:16:00Z">
                <w:pPr>
                  <w:pStyle w:val="XML1"/>
                </w:pPr>
              </w:pPrChange>
            </w:pPr>
            <w:ins w:id="8271" w:author="aas" w:date="2013-10-14T02:06:00Z">
              <w:del w:id="8272" w:author="Anees Shaikh" w:date="2013-10-19T02:16:00Z">
                <w:r w:rsidDel="00E067A3">
                  <w:delText xml:space="preserve">                        &lt;xs:documentation&gt;</w:delText>
                </w:r>
              </w:del>
            </w:ins>
          </w:p>
          <w:p w14:paraId="222C24FB" w14:textId="2720ECBF" w:rsidR="00874469" w:rsidDel="00E067A3" w:rsidRDefault="00874469">
            <w:pPr>
              <w:pStyle w:val="Appx"/>
              <w:rPr>
                <w:ins w:id="8273" w:author="aas" w:date="2013-10-14T02:06:00Z"/>
                <w:del w:id="8274" w:author="Anees Shaikh" w:date="2013-10-19T02:16:00Z"/>
              </w:rPr>
              <w:pPrChange w:id="8275" w:author="Anees Shaikh" w:date="2013-10-19T02:16:00Z">
                <w:pPr>
                  <w:pStyle w:val="XML1"/>
                </w:pPr>
              </w:pPrChange>
            </w:pPr>
            <w:ins w:id="8276" w:author="aas" w:date="2013-10-14T02:06:00Z">
              <w:del w:id="8277"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278" w:author="aas" w:date="2013-10-14T02:06:00Z"/>
                <w:del w:id="8279" w:author="Anees Shaikh" w:date="2013-10-19T02:16:00Z"/>
              </w:rPr>
              <w:pPrChange w:id="8280" w:author="Anees Shaikh" w:date="2013-10-19T02:16:00Z">
                <w:pPr>
                  <w:pStyle w:val="XML1"/>
                </w:pPr>
              </w:pPrChange>
            </w:pPr>
            <w:ins w:id="8281" w:author="aas" w:date="2013-10-14T02:06:00Z">
              <w:del w:id="8282"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283" w:author="aas" w:date="2013-10-14T02:06:00Z"/>
                <w:del w:id="8284" w:author="Anees Shaikh" w:date="2013-10-19T02:16:00Z"/>
              </w:rPr>
              <w:pPrChange w:id="8285" w:author="Anees Shaikh" w:date="2013-10-19T02:16:00Z">
                <w:pPr>
                  <w:pStyle w:val="XML1"/>
                </w:pPr>
              </w:pPrChange>
            </w:pPr>
            <w:ins w:id="8286" w:author="aas" w:date="2013-10-14T02:06:00Z">
              <w:del w:id="8287"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288" w:author="aas" w:date="2013-10-14T02:06:00Z"/>
                <w:del w:id="8289" w:author="Anees Shaikh" w:date="2013-10-19T02:16:00Z"/>
              </w:rPr>
              <w:pPrChange w:id="8290" w:author="Anees Shaikh" w:date="2013-10-19T02:16:00Z">
                <w:pPr>
                  <w:pStyle w:val="XML1"/>
                </w:pPr>
              </w:pPrChange>
            </w:pPr>
            <w:ins w:id="8291" w:author="aas" w:date="2013-10-14T02:06:00Z">
              <w:del w:id="8292"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293" w:author="aas" w:date="2013-10-14T02:06:00Z"/>
                <w:del w:id="8294" w:author="Anees Shaikh" w:date="2013-10-19T02:16:00Z"/>
              </w:rPr>
              <w:pPrChange w:id="8295" w:author="Anees Shaikh" w:date="2013-10-19T02:16:00Z">
                <w:pPr>
                  <w:pStyle w:val="XML1"/>
                </w:pPr>
              </w:pPrChange>
            </w:pPr>
            <w:ins w:id="8296" w:author="aas" w:date="2013-10-14T02:06:00Z">
              <w:del w:id="8297"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298" w:author="aas" w:date="2013-10-14T02:06:00Z"/>
                <w:del w:id="8299" w:author="Anees Shaikh" w:date="2013-10-19T02:16:00Z"/>
              </w:rPr>
              <w:pPrChange w:id="8300" w:author="Anees Shaikh" w:date="2013-10-19T02:16:00Z">
                <w:pPr>
                  <w:pStyle w:val="XML1"/>
                </w:pPr>
              </w:pPrChange>
            </w:pPr>
            <w:ins w:id="8301" w:author="aas" w:date="2013-10-14T02:06:00Z">
              <w:del w:id="8302"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03" w:author="aas" w:date="2013-10-14T02:06:00Z"/>
                <w:del w:id="8304" w:author="Anees Shaikh" w:date="2013-10-19T02:16:00Z"/>
              </w:rPr>
              <w:pPrChange w:id="8305" w:author="Anees Shaikh" w:date="2013-10-19T02:16:00Z">
                <w:pPr>
                  <w:pStyle w:val="XML1"/>
                </w:pPr>
              </w:pPrChange>
            </w:pPr>
            <w:ins w:id="8306" w:author="aas" w:date="2013-10-14T02:06:00Z">
              <w:del w:id="8307"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08" w:author="aas" w:date="2013-10-14T02:06:00Z"/>
                <w:del w:id="8309" w:author="Anees Shaikh" w:date="2013-10-19T02:16:00Z"/>
              </w:rPr>
              <w:pPrChange w:id="8310" w:author="Anees Shaikh" w:date="2013-10-19T02:16:00Z">
                <w:pPr>
                  <w:pStyle w:val="XML1"/>
                </w:pPr>
              </w:pPrChange>
            </w:pPr>
            <w:ins w:id="8311" w:author="aas" w:date="2013-10-14T02:06:00Z">
              <w:del w:id="8312" w:author="Anees Shaikh" w:date="2013-10-19T02:16:00Z">
                <w:r w:rsidDel="00E067A3">
                  <w:delText xml:space="preserve">                                 number, etc.</w:delText>
                </w:r>
              </w:del>
            </w:ins>
          </w:p>
          <w:p w14:paraId="2456AA73" w14:textId="7E5DBFE7" w:rsidR="00874469" w:rsidDel="00E067A3" w:rsidRDefault="00874469">
            <w:pPr>
              <w:pStyle w:val="Appx"/>
              <w:rPr>
                <w:ins w:id="8313" w:author="aas" w:date="2013-10-14T02:06:00Z"/>
                <w:del w:id="8314" w:author="Anees Shaikh" w:date="2013-10-19T02:16:00Z"/>
              </w:rPr>
              <w:pPrChange w:id="8315" w:author="Anees Shaikh" w:date="2013-10-19T02:16:00Z">
                <w:pPr>
                  <w:pStyle w:val="XML1"/>
                </w:pPr>
              </w:pPrChange>
            </w:pPr>
            <w:ins w:id="8316" w:author="aas" w:date="2013-10-14T02:06:00Z">
              <w:del w:id="8317" w:author="Anees Shaikh" w:date="2013-10-19T02:16:00Z">
                <w:r w:rsidDel="00E067A3">
                  <w:delText xml:space="preserve">                        &lt;/xs:documentation&gt;</w:delText>
                </w:r>
              </w:del>
            </w:ins>
          </w:p>
          <w:p w14:paraId="2BD5D645" w14:textId="6D97F714" w:rsidR="00874469" w:rsidDel="00E067A3" w:rsidRDefault="00874469">
            <w:pPr>
              <w:pStyle w:val="Appx"/>
              <w:rPr>
                <w:ins w:id="8318" w:author="aas" w:date="2013-10-14T02:06:00Z"/>
                <w:del w:id="8319" w:author="Anees Shaikh" w:date="2013-10-19T02:16:00Z"/>
              </w:rPr>
              <w:pPrChange w:id="8320" w:author="Anees Shaikh" w:date="2013-10-19T02:16:00Z">
                <w:pPr>
                  <w:pStyle w:val="XML1"/>
                </w:pPr>
              </w:pPrChange>
            </w:pPr>
            <w:ins w:id="8321" w:author="aas" w:date="2013-10-14T02:06:00Z">
              <w:del w:id="8322" w:author="Anees Shaikh" w:date="2013-10-19T02:16:00Z">
                <w:r w:rsidDel="00E067A3">
                  <w:delText xml:space="preserve">                      &lt;/xs:annotation&gt;</w:delText>
                </w:r>
              </w:del>
            </w:ins>
          </w:p>
          <w:p w14:paraId="4589DC66" w14:textId="79EEA556" w:rsidR="00874469" w:rsidDel="00E067A3" w:rsidRDefault="00874469">
            <w:pPr>
              <w:pStyle w:val="Appx"/>
              <w:rPr>
                <w:ins w:id="8323" w:author="aas" w:date="2013-10-14T02:06:00Z"/>
                <w:del w:id="8324" w:author="Anees Shaikh" w:date="2013-10-19T02:16:00Z"/>
              </w:rPr>
              <w:pPrChange w:id="8325" w:author="Anees Shaikh" w:date="2013-10-19T02:16:00Z">
                <w:pPr>
                  <w:pStyle w:val="XML1"/>
                </w:pPr>
              </w:pPrChange>
            </w:pPr>
            <w:ins w:id="8326" w:author="aas" w:date="2013-10-14T02:06:00Z">
              <w:del w:id="8327" w:author="Anees Shaikh" w:date="2013-10-19T02:16:00Z">
                <w:r w:rsidDel="00E067A3">
                  <w:delText xml:space="preserve">                    &lt;/xs:element&gt;</w:delText>
                </w:r>
              </w:del>
            </w:ins>
          </w:p>
          <w:p w14:paraId="54D90BE5" w14:textId="4FE9C7DF" w:rsidR="00874469" w:rsidDel="00E067A3" w:rsidRDefault="00874469">
            <w:pPr>
              <w:pStyle w:val="Appx"/>
              <w:rPr>
                <w:ins w:id="8328" w:author="aas" w:date="2013-10-14T02:06:00Z"/>
                <w:del w:id="8329" w:author="Anees Shaikh" w:date="2013-10-19T02:16:00Z"/>
              </w:rPr>
              <w:pPrChange w:id="8330" w:author="Anees Shaikh" w:date="2013-10-19T02:16:00Z">
                <w:pPr>
                  <w:pStyle w:val="XML1"/>
                </w:pPr>
              </w:pPrChange>
            </w:pPr>
            <w:ins w:id="8331" w:author="aas" w:date="2013-10-14T02:06:00Z">
              <w:del w:id="8332"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33" w:author="aas" w:date="2013-10-14T02:06:00Z"/>
                <w:del w:id="8334" w:author="Anees Shaikh" w:date="2013-10-19T02:16:00Z"/>
              </w:rPr>
              <w:pPrChange w:id="8335" w:author="Anees Shaikh" w:date="2013-10-19T02:16:00Z">
                <w:pPr>
                  <w:pStyle w:val="XML1"/>
                </w:pPr>
              </w:pPrChange>
            </w:pPr>
            <w:ins w:id="8336" w:author="aas" w:date="2013-10-14T02:06:00Z">
              <w:del w:id="8337" w:author="Anees Shaikh" w:date="2013-10-19T02:16:00Z">
                <w:r w:rsidDel="00E067A3">
                  <w:delText xml:space="preserve">                      &lt;xs:annotation&gt;</w:delText>
                </w:r>
              </w:del>
            </w:ins>
          </w:p>
          <w:p w14:paraId="0F1AC40D" w14:textId="28A64EB4" w:rsidR="00874469" w:rsidDel="00E067A3" w:rsidRDefault="00874469">
            <w:pPr>
              <w:pStyle w:val="Appx"/>
              <w:rPr>
                <w:ins w:id="8338" w:author="aas" w:date="2013-10-14T02:06:00Z"/>
                <w:del w:id="8339" w:author="Anees Shaikh" w:date="2013-10-19T02:16:00Z"/>
              </w:rPr>
              <w:pPrChange w:id="8340" w:author="Anees Shaikh" w:date="2013-10-19T02:16:00Z">
                <w:pPr>
                  <w:pStyle w:val="XML1"/>
                </w:pPr>
              </w:pPrChange>
            </w:pPr>
            <w:ins w:id="8341" w:author="aas" w:date="2013-10-14T02:06:00Z">
              <w:del w:id="8342" w:author="Anees Shaikh" w:date="2013-10-19T02:16:00Z">
                <w:r w:rsidDel="00E067A3">
                  <w:delText xml:space="preserve">                        &lt;xs:documentation&gt;</w:delText>
                </w:r>
              </w:del>
            </w:ins>
          </w:p>
          <w:p w14:paraId="10DFE5F7" w14:textId="0F262A0F" w:rsidR="00874469" w:rsidDel="00E067A3" w:rsidRDefault="00874469">
            <w:pPr>
              <w:pStyle w:val="Appx"/>
              <w:rPr>
                <w:ins w:id="8343" w:author="aas" w:date="2013-10-14T02:06:00Z"/>
                <w:del w:id="8344" w:author="Anees Shaikh" w:date="2013-10-19T02:16:00Z"/>
              </w:rPr>
              <w:pPrChange w:id="8345" w:author="Anees Shaikh" w:date="2013-10-19T02:16:00Z">
                <w:pPr>
                  <w:pStyle w:val="XML1"/>
                </w:pPr>
              </w:pPrChange>
            </w:pPr>
            <w:ins w:id="8346" w:author="aas" w:date="2013-10-14T02:06:00Z">
              <w:del w:id="8347"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48" w:author="aas" w:date="2013-10-14T02:06:00Z"/>
                <w:del w:id="8349" w:author="Anees Shaikh" w:date="2013-10-19T02:16:00Z"/>
              </w:rPr>
              <w:pPrChange w:id="8350" w:author="Anees Shaikh" w:date="2013-10-19T02:16:00Z">
                <w:pPr>
                  <w:pStyle w:val="XML1"/>
                </w:pPr>
              </w:pPrChange>
            </w:pPr>
            <w:ins w:id="8351" w:author="aas" w:date="2013-10-14T02:06:00Z">
              <w:del w:id="8352"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53" w:author="aas" w:date="2013-10-14T02:06:00Z"/>
                <w:del w:id="8354" w:author="Anees Shaikh" w:date="2013-10-19T02:16:00Z"/>
              </w:rPr>
              <w:pPrChange w:id="8355" w:author="Anees Shaikh" w:date="2013-10-19T02:16:00Z">
                <w:pPr>
                  <w:pStyle w:val="XML1"/>
                </w:pPr>
              </w:pPrChange>
            </w:pPr>
            <w:ins w:id="8356" w:author="aas" w:date="2013-10-14T02:06:00Z">
              <w:del w:id="8357" w:author="Anees Shaikh" w:date="2013-10-19T02:16:00Z">
                <w:r w:rsidDel="00E067A3">
                  <w:delText xml:space="preserve">                                 Capable Switch.</w:delText>
                </w:r>
              </w:del>
            </w:ins>
          </w:p>
          <w:p w14:paraId="4EDA8694" w14:textId="6EDBF5EC" w:rsidR="00874469" w:rsidDel="00E067A3" w:rsidRDefault="00874469">
            <w:pPr>
              <w:pStyle w:val="Appx"/>
              <w:rPr>
                <w:ins w:id="8358" w:author="aas" w:date="2013-10-14T02:06:00Z"/>
                <w:del w:id="8359" w:author="Anees Shaikh" w:date="2013-10-19T02:16:00Z"/>
              </w:rPr>
              <w:pPrChange w:id="8360" w:author="Anees Shaikh" w:date="2013-10-19T02:16:00Z">
                <w:pPr>
                  <w:pStyle w:val="XML1"/>
                </w:pPr>
              </w:pPrChange>
            </w:pPr>
            <w:ins w:id="8361" w:author="aas" w:date="2013-10-14T02:06:00Z">
              <w:del w:id="8362" w:author="Anees Shaikh" w:date="2013-10-19T02:16:00Z">
                <w:r w:rsidDel="00E067A3">
                  <w:delText xml:space="preserve">                        &lt;/xs:documentation&gt;</w:delText>
                </w:r>
              </w:del>
            </w:ins>
          </w:p>
          <w:p w14:paraId="3069CC02" w14:textId="0776549A" w:rsidR="00874469" w:rsidDel="00E067A3" w:rsidRDefault="00874469">
            <w:pPr>
              <w:pStyle w:val="Appx"/>
              <w:rPr>
                <w:ins w:id="8363" w:author="aas" w:date="2013-10-14T02:06:00Z"/>
                <w:del w:id="8364" w:author="Anees Shaikh" w:date="2013-10-19T02:16:00Z"/>
              </w:rPr>
              <w:pPrChange w:id="8365" w:author="Anees Shaikh" w:date="2013-10-19T02:16:00Z">
                <w:pPr>
                  <w:pStyle w:val="XML1"/>
                </w:pPr>
              </w:pPrChange>
            </w:pPr>
            <w:ins w:id="8366" w:author="aas" w:date="2013-10-14T02:06:00Z">
              <w:del w:id="8367" w:author="Anees Shaikh" w:date="2013-10-19T02:16:00Z">
                <w:r w:rsidDel="00E067A3">
                  <w:delText xml:space="preserve">                      &lt;/xs:annotation&gt;</w:delText>
                </w:r>
              </w:del>
            </w:ins>
          </w:p>
          <w:p w14:paraId="65C4464F" w14:textId="619840C8" w:rsidR="00874469" w:rsidDel="00E067A3" w:rsidRDefault="00874469">
            <w:pPr>
              <w:pStyle w:val="Appx"/>
              <w:rPr>
                <w:ins w:id="8368" w:author="aas" w:date="2013-10-14T02:06:00Z"/>
                <w:del w:id="8369" w:author="Anees Shaikh" w:date="2013-10-19T02:16:00Z"/>
              </w:rPr>
              <w:pPrChange w:id="8370" w:author="Anees Shaikh" w:date="2013-10-19T02:16:00Z">
                <w:pPr>
                  <w:pStyle w:val="XML1"/>
                </w:pPr>
              </w:pPrChange>
            </w:pPr>
            <w:ins w:id="8371" w:author="aas" w:date="2013-10-14T02:06:00Z">
              <w:del w:id="8372" w:author="Anees Shaikh" w:date="2013-10-19T02:16:00Z">
                <w:r w:rsidDel="00E067A3">
                  <w:delText xml:space="preserve">                    &lt;/xs:element&gt;</w:delText>
                </w:r>
              </w:del>
            </w:ins>
          </w:p>
          <w:p w14:paraId="35CA3FE2" w14:textId="28FA1246" w:rsidR="00874469" w:rsidDel="00E067A3" w:rsidRDefault="00874469">
            <w:pPr>
              <w:pStyle w:val="Appx"/>
              <w:rPr>
                <w:ins w:id="8373" w:author="aas" w:date="2013-10-14T02:06:00Z"/>
                <w:del w:id="8374" w:author="Anees Shaikh" w:date="2013-10-19T02:16:00Z"/>
              </w:rPr>
              <w:pPrChange w:id="8375" w:author="Anees Shaikh" w:date="2013-10-19T02:16:00Z">
                <w:pPr>
                  <w:pStyle w:val="XML1"/>
                </w:pPr>
              </w:pPrChange>
            </w:pPr>
            <w:ins w:id="8376" w:author="aas" w:date="2013-10-14T02:06:00Z">
              <w:del w:id="8377"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378" w:author="aas" w:date="2013-10-14T02:06:00Z"/>
                <w:del w:id="8379" w:author="Anees Shaikh" w:date="2013-10-19T02:16:00Z"/>
              </w:rPr>
              <w:pPrChange w:id="8380" w:author="Anees Shaikh" w:date="2013-10-19T02:16:00Z">
                <w:pPr>
                  <w:pStyle w:val="XML1"/>
                </w:pPr>
              </w:pPrChange>
            </w:pPr>
            <w:ins w:id="8381" w:author="aas" w:date="2013-10-14T02:06:00Z">
              <w:del w:id="8382" w:author="Anees Shaikh" w:date="2013-10-19T02:16:00Z">
                <w:r w:rsidDel="00E067A3">
                  <w:delText xml:space="preserve">                            namespace="##other" processContents="lax"/&gt;</w:delText>
                </w:r>
              </w:del>
            </w:ins>
          </w:p>
          <w:p w14:paraId="756E7A91" w14:textId="2A4ADF79" w:rsidR="00874469" w:rsidDel="00E067A3" w:rsidRDefault="00874469">
            <w:pPr>
              <w:pStyle w:val="Appx"/>
              <w:rPr>
                <w:ins w:id="8383" w:author="aas" w:date="2013-10-14T02:06:00Z"/>
                <w:del w:id="8384" w:author="Anees Shaikh" w:date="2013-10-19T02:16:00Z"/>
              </w:rPr>
              <w:pPrChange w:id="8385" w:author="Anees Shaikh" w:date="2013-10-19T02:16:00Z">
                <w:pPr>
                  <w:pStyle w:val="XML1"/>
                </w:pPr>
              </w:pPrChange>
            </w:pPr>
            <w:ins w:id="8386" w:author="aas" w:date="2013-10-14T02:06:00Z">
              <w:del w:id="8387" w:author="Anees Shaikh" w:date="2013-10-19T02:16:00Z">
                <w:r w:rsidDel="00E067A3">
                  <w:delText xml:space="preserve">                  &lt;/xs:sequence&gt;</w:delText>
                </w:r>
              </w:del>
            </w:ins>
          </w:p>
          <w:p w14:paraId="2A610E87" w14:textId="156BFB47" w:rsidR="00874469" w:rsidDel="00E067A3" w:rsidRDefault="00874469">
            <w:pPr>
              <w:pStyle w:val="Appx"/>
              <w:rPr>
                <w:ins w:id="8388" w:author="aas" w:date="2013-10-14T02:06:00Z"/>
                <w:del w:id="8389" w:author="Anees Shaikh" w:date="2013-10-19T02:16:00Z"/>
              </w:rPr>
              <w:pPrChange w:id="8390" w:author="Anees Shaikh" w:date="2013-10-19T02:16:00Z">
                <w:pPr>
                  <w:pStyle w:val="XML1"/>
                </w:pPr>
              </w:pPrChange>
            </w:pPr>
            <w:ins w:id="8391" w:author="aas" w:date="2013-10-14T02:06:00Z">
              <w:del w:id="8392" w:author="Anees Shaikh" w:date="2013-10-19T02:16:00Z">
                <w:r w:rsidDel="00E067A3">
                  <w:delText xml:space="preserve">                &lt;/xs:complexType&gt;</w:delText>
                </w:r>
              </w:del>
            </w:ins>
          </w:p>
          <w:p w14:paraId="687722A3" w14:textId="6A938FDB" w:rsidR="00874469" w:rsidDel="00E067A3" w:rsidRDefault="00874469">
            <w:pPr>
              <w:pStyle w:val="Appx"/>
              <w:rPr>
                <w:ins w:id="8393" w:author="aas" w:date="2013-10-14T02:06:00Z"/>
                <w:del w:id="8394" w:author="Anees Shaikh" w:date="2013-10-19T02:16:00Z"/>
              </w:rPr>
              <w:pPrChange w:id="8395" w:author="Anees Shaikh" w:date="2013-10-19T02:16:00Z">
                <w:pPr>
                  <w:pStyle w:val="XML1"/>
                </w:pPr>
              </w:pPrChange>
            </w:pPr>
            <w:ins w:id="8396" w:author="aas" w:date="2013-10-14T02:06:00Z">
              <w:del w:id="8397" w:author="Anees Shaikh" w:date="2013-10-19T02:16:00Z">
                <w:r w:rsidDel="00E067A3">
                  <w:delText xml:space="preserve">              &lt;/xs:element&gt;</w:delText>
                </w:r>
              </w:del>
            </w:ins>
          </w:p>
          <w:p w14:paraId="3D78C000" w14:textId="3A02C62F" w:rsidR="00874469" w:rsidDel="00E067A3" w:rsidRDefault="00874469">
            <w:pPr>
              <w:pStyle w:val="Appx"/>
              <w:rPr>
                <w:ins w:id="8398" w:author="aas" w:date="2013-10-14T02:06:00Z"/>
                <w:del w:id="8399" w:author="Anees Shaikh" w:date="2013-10-19T02:16:00Z"/>
              </w:rPr>
              <w:pPrChange w:id="8400" w:author="Anees Shaikh" w:date="2013-10-19T02:16:00Z">
                <w:pPr>
                  <w:pStyle w:val="XML1"/>
                </w:pPr>
              </w:pPrChange>
            </w:pPr>
            <w:ins w:id="8401" w:author="aas" w:date="2013-10-14T02:06:00Z">
              <w:del w:id="8402"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03" w:author="aas" w:date="2013-10-14T02:06:00Z"/>
                <w:del w:id="8404" w:author="Anees Shaikh" w:date="2013-10-19T02:16:00Z"/>
              </w:rPr>
              <w:pPrChange w:id="8405" w:author="Anees Shaikh" w:date="2013-10-19T02:16:00Z">
                <w:pPr>
                  <w:pStyle w:val="XML1"/>
                </w:pPr>
              </w:pPrChange>
            </w:pPr>
            <w:ins w:id="8406" w:author="aas" w:date="2013-10-14T02:06:00Z">
              <w:del w:id="8407" w:author="Anees Shaikh" w:date="2013-10-19T02:16:00Z">
                <w:r w:rsidDel="00E067A3">
                  <w:delText xml:space="preserve">                      namespace="##other" processContents="lax"/&gt;</w:delText>
                </w:r>
              </w:del>
            </w:ins>
          </w:p>
          <w:p w14:paraId="7F7D2BB5" w14:textId="38FBDCE7" w:rsidR="00874469" w:rsidDel="00E067A3" w:rsidRDefault="00874469">
            <w:pPr>
              <w:pStyle w:val="Appx"/>
              <w:rPr>
                <w:ins w:id="8408" w:author="aas" w:date="2013-10-14T02:06:00Z"/>
                <w:del w:id="8409" w:author="Anees Shaikh" w:date="2013-10-19T02:16:00Z"/>
              </w:rPr>
              <w:pPrChange w:id="8410" w:author="Anees Shaikh" w:date="2013-10-19T02:16:00Z">
                <w:pPr>
                  <w:pStyle w:val="XML1"/>
                </w:pPr>
              </w:pPrChange>
            </w:pPr>
            <w:ins w:id="8411" w:author="aas" w:date="2013-10-14T02:06:00Z">
              <w:del w:id="8412" w:author="Anees Shaikh" w:date="2013-10-19T02:16:00Z">
                <w:r w:rsidDel="00E067A3">
                  <w:delText xml:space="preserve">            &lt;/xs:sequence&gt;</w:delText>
                </w:r>
              </w:del>
            </w:ins>
          </w:p>
          <w:p w14:paraId="0002B49F" w14:textId="31565F43" w:rsidR="00874469" w:rsidDel="00E067A3" w:rsidRDefault="00874469">
            <w:pPr>
              <w:pStyle w:val="Appx"/>
              <w:rPr>
                <w:ins w:id="8413" w:author="aas" w:date="2013-10-14T02:06:00Z"/>
                <w:del w:id="8414" w:author="Anees Shaikh" w:date="2013-10-19T02:16:00Z"/>
              </w:rPr>
              <w:pPrChange w:id="8415" w:author="Anees Shaikh" w:date="2013-10-19T02:16:00Z">
                <w:pPr>
                  <w:pStyle w:val="XML1"/>
                </w:pPr>
              </w:pPrChange>
            </w:pPr>
            <w:ins w:id="8416" w:author="aas" w:date="2013-10-14T02:06:00Z">
              <w:del w:id="8417" w:author="Anees Shaikh" w:date="2013-10-19T02:16:00Z">
                <w:r w:rsidDel="00E067A3">
                  <w:delText xml:space="preserve">          &lt;/xs:complexType&gt;</w:delText>
                </w:r>
              </w:del>
            </w:ins>
          </w:p>
          <w:p w14:paraId="02D7E09A" w14:textId="599162E8" w:rsidR="00874469" w:rsidDel="00E067A3" w:rsidRDefault="00874469">
            <w:pPr>
              <w:pStyle w:val="Appx"/>
              <w:rPr>
                <w:ins w:id="8418" w:author="aas" w:date="2013-10-14T02:06:00Z"/>
                <w:del w:id="8419" w:author="Anees Shaikh" w:date="2013-10-19T02:16:00Z"/>
              </w:rPr>
              <w:pPrChange w:id="8420" w:author="Anees Shaikh" w:date="2013-10-19T02:16:00Z">
                <w:pPr>
                  <w:pStyle w:val="XML1"/>
                </w:pPr>
              </w:pPrChange>
            </w:pPr>
            <w:ins w:id="8421" w:author="aas" w:date="2013-10-14T02:06:00Z">
              <w:del w:id="8422"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23" w:author="aas" w:date="2013-10-14T02:06:00Z"/>
                <w:del w:id="8424" w:author="Anees Shaikh" w:date="2013-10-19T02:16:00Z"/>
              </w:rPr>
              <w:pPrChange w:id="8425" w:author="Anees Shaikh" w:date="2013-10-19T02:16:00Z">
                <w:pPr>
                  <w:pStyle w:val="XML1"/>
                </w:pPr>
              </w:pPrChange>
            </w:pPr>
            <w:ins w:id="8426" w:author="aas" w:date="2013-10-14T02:06:00Z">
              <w:del w:id="8427"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28" w:author="aas" w:date="2013-10-14T02:06:00Z"/>
                <w:del w:id="8429" w:author="Anees Shaikh" w:date="2013-10-19T02:16:00Z"/>
              </w:rPr>
              <w:pPrChange w:id="8430" w:author="Anees Shaikh" w:date="2013-10-19T02:16:00Z">
                <w:pPr>
                  <w:pStyle w:val="XML1"/>
                </w:pPr>
              </w:pPrChange>
            </w:pPr>
            <w:ins w:id="8431" w:author="aas" w:date="2013-10-14T02:06:00Z">
              <w:del w:id="8432" w:author="Anees Shaikh" w:date="2013-10-19T02:16:00Z">
                <w:r w:rsidDel="00E067A3">
                  <w:delText xml:space="preserve">            &lt;xs:field xpath="of-config:id"/&gt;</w:delText>
                </w:r>
              </w:del>
            </w:ins>
          </w:p>
          <w:p w14:paraId="0131CA1F" w14:textId="137D1939" w:rsidR="00874469" w:rsidDel="00E067A3" w:rsidRDefault="00874469">
            <w:pPr>
              <w:pStyle w:val="Appx"/>
              <w:rPr>
                <w:ins w:id="8433" w:author="aas" w:date="2013-10-14T02:06:00Z"/>
                <w:del w:id="8434" w:author="Anees Shaikh" w:date="2013-10-19T02:16:00Z"/>
              </w:rPr>
              <w:pPrChange w:id="8435" w:author="Anees Shaikh" w:date="2013-10-19T02:16:00Z">
                <w:pPr>
                  <w:pStyle w:val="XML1"/>
                </w:pPr>
              </w:pPrChange>
            </w:pPr>
            <w:ins w:id="8436" w:author="aas" w:date="2013-10-14T02:06:00Z">
              <w:del w:id="8437" w:author="Anees Shaikh" w:date="2013-10-19T02:16:00Z">
                <w:r w:rsidDel="00E067A3">
                  <w:delText xml:space="preserve">          &lt;/xs:key&gt;</w:delText>
                </w:r>
              </w:del>
            </w:ins>
          </w:p>
          <w:p w14:paraId="6E23AA7A" w14:textId="413D5CEC" w:rsidR="00874469" w:rsidDel="00E067A3" w:rsidRDefault="00874469">
            <w:pPr>
              <w:pStyle w:val="Appx"/>
              <w:rPr>
                <w:ins w:id="8438" w:author="aas" w:date="2013-10-14T02:06:00Z"/>
                <w:del w:id="8439" w:author="Anees Shaikh" w:date="2013-10-19T02:16:00Z"/>
              </w:rPr>
              <w:pPrChange w:id="8440" w:author="Anees Shaikh" w:date="2013-10-19T02:16:00Z">
                <w:pPr>
                  <w:pStyle w:val="XML1"/>
                </w:pPr>
              </w:pPrChange>
            </w:pPr>
            <w:ins w:id="8441" w:author="aas" w:date="2013-10-14T02:06:00Z">
              <w:del w:id="8442" w:author="Anees Shaikh" w:date="2013-10-19T02:16:00Z">
                <w:r w:rsidDel="00E067A3">
                  <w:delText xml:space="preserve">        &lt;/xs:element&gt;</w:delText>
                </w:r>
              </w:del>
            </w:ins>
          </w:p>
          <w:p w14:paraId="69500964" w14:textId="6A22B2EE" w:rsidR="00874469" w:rsidDel="00E067A3" w:rsidRDefault="00874469">
            <w:pPr>
              <w:pStyle w:val="Appx"/>
              <w:rPr>
                <w:ins w:id="8443" w:author="aas" w:date="2013-10-14T02:06:00Z"/>
                <w:del w:id="8444" w:author="Anees Shaikh" w:date="2013-10-19T02:16:00Z"/>
              </w:rPr>
              <w:pPrChange w:id="8445" w:author="Anees Shaikh" w:date="2013-10-19T02:16:00Z">
                <w:pPr>
                  <w:pStyle w:val="XML1"/>
                </w:pPr>
              </w:pPrChange>
            </w:pPr>
            <w:ins w:id="8446" w:author="aas" w:date="2013-10-14T02:06:00Z">
              <w:del w:id="8447"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48" w:author="aas" w:date="2013-10-14T02:06:00Z"/>
                <w:del w:id="8449" w:author="Anees Shaikh" w:date="2013-10-19T02:16:00Z"/>
              </w:rPr>
              <w:pPrChange w:id="8450" w:author="Anees Shaikh" w:date="2013-10-19T02:16:00Z">
                <w:pPr>
                  <w:pStyle w:val="XML1"/>
                </w:pPr>
              </w:pPrChange>
            </w:pPr>
            <w:ins w:id="8451" w:author="aas" w:date="2013-10-14T02:06:00Z">
              <w:del w:id="8452" w:author="Anees Shaikh" w:date="2013-10-19T02:16:00Z">
                <w:r w:rsidDel="00E067A3">
                  <w:delText xml:space="preserve">          &lt;xs:annotation&gt;</w:delText>
                </w:r>
              </w:del>
            </w:ins>
          </w:p>
          <w:p w14:paraId="16B1ACCB" w14:textId="75DA4DE0" w:rsidR="00874469" w:rsidDel="00E067A3" w:rsidRDefault="00874469">
            <w:pPr>
              <w:pStyle w:val="Appx"/>
              <w:rPr>
                <w:ins w:id="8453" w:author="aas" w:date="2013-10-14T02:06:00Z"/>
                <w:del w:id="8454" w:author="Anees Shaikh" w:date="2013-10-19T02:16:00Z"/>
              </w:rPr>
              <w:pPrChange w:id="8455" w:author="Anees Shaikh" w:date="2013-10-19T02:16:00Z">
                <w:pPr>
                  <w:pStyle w:val="XML1"/>
                </w:pPr>
              </w:pPrChange>
            </w:pPr>
            <w:ins w:id="8456" w:author="aas" w:date="2013-10-14T02:06:00Z">
              <w:del w:id="8457" w:author="Anees Shaikh" w:date="2013-10-19T02:16:00Z">
                <w:r w:rsidDel="00E067A3">
                  <w:delText xml:space="preserve">            &lt;xs:documentation&gt;</w:delText>
                </w:r>
              </w:del>
            </w:ins>
          </w:p>
          <w:p w14:paraId="393E94EE" w14:textId="52EA7F0A" w:rsidR="00874469" w:rsidDel="00E067A3" w:rsidRDefault="00874469">
            <w:pPr>
              <w:pStyle w:val="Appx"/>
              <w:rPr>
                <w:ins w:id="8458" w:author="aas" w:date="2013-10-14T02:06:00Z"/>
                <w:del w:id="8459" w:author="Anees Shaikh" w:date="2013-10-19T02:16:00Z"/>
              </w:rPr>
              <w:pPrChange w:id="8460" w:author="Anees Shaikh" w:date="2013-10-19T02:16:00Z">
                <w:pPr>
                  <w:pStyle w:val="XML1"/>
                </w:pPr>
              </w:pPrChange>
            </w:pPr>
            <w:ins w:id="8461" w:author="aas" w:date="2013-10-14T02:06:00Z">
              <w:del w:id="8462"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463" w:author="aas" w:date="2013-10-14T02:06:00Z"/>
                <w:del w:id="8464" w:author="Anees Shaikh" w:date="2013-10-19T02:16:00Z"/>
              </w:rPr>
              <w:pPrChange w:id="8465" w:author="Anees Shaikh" w:date="2013-10-19T02:16:00Z">
                <w:pPr>
                  <w:pStyle w:val="XML1"/>
                </w:pPr>
              </w:pPrChange>
            </w:pPr>
            <w:ins w:id="8466" w:author="aas" w:date="2013-10-14T02:06:00Z">
              <w:del w:id="8467"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468" w:author="aas" w:date="2013-10-14T02:06:00Z"/>
                <w:del w:id="8469" w:author="Anees Shaikh" w:date="2013-10-19T02:16:00Z"/>
              </w:rPr>
              <w:pPrChange w:id="8470" w:author="Anees Shaikh" w:date="2013-10-19T02:16:00Z">
                <w:pPr>
                  <w:pStyle w:val="XML1"/>
                </w:pPr>
              </w:pPrChange>
            </w:pPr>
            <w:ins w:id="8471" w:author="aas" w:date="2013-10-14T02:06:00Z">
              <w:del w:id="8472"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473" w:author="aas" w:date="2013-10-14T02:06:00Z"/>
                <w:del w:id="8474" w:author="Anees Shaikh" w:date="2013-10-19T02:16:00Z"/>
              </w:rPr>
              <w:pPrChange w:id="8475" w:author="Anees Shaikh" w:date="2013-10-19T02:16:00Z">
                <w:pPr>
                  <w:pStyle w:val="XML1"/>
                </w:pPr>
              </w:pPrChange>
            </w:pPr>
            <w:ins w:id="8476" w:author="aas" w:date="2013-10-14T02:06:00Z">
              <w:del w:id="8477"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478" w:author="aas" w:date="2013-10-14T02:06:00Z"/>
                <w:del w:id="8479" w:author="Anees Shaikh" w:date="2013-10-19T02:16:00Z"/>
              </w:rPr>
              <w:pPrChange w:id="8480" w:author="Anees Shaikh" w:date="2013-10-19T02:16:00Z">
                <w:pPr>
                  <w:pStyle w:val="XML1"/>
                </w:pPr>
              </w:pPrChange>
            </w:pPr>
            <w:ins w:id="8481" w:author="aas" w:date="2013-10-14T02:06:00Z">
              <w:del w:id="8482"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483" w:author="aas" w:date="2013-10-14T02:06:00Z"/>
                <w:del w:id="8484" w:author="Anees Shaikh" w:date="2013-10-19T02:16:00Z"/>
              </w:rPr>
              <w:pPrChange w:id="8485" w:author="Anees Shaikh" w:date="2013-10-19T02:16:00Z">
                <w:pPr>
                  <w:pStyle w:val="XML1"/>
                </w:pPr>
              </w:pPrChange>
            </w:pPr>
            <w:ins w:id="8486" w:author="aas" w:date="2013-10-14T02:06:00Z">
              <w:del w:id="8487" w:author="Anees Shaikh" w:date="2013-10-19T02:16:00Z">
                <w:r w:rsidDel="00E067A3">
                  <w:delText xml:space="preserve">            &lt;/xs:documentation&gt;</w:delText>
                </w:r>
              </w:del>
            </w:ins>
          </w:p>
          <w:p w14:paraId="4EDC73D6" w14:textId="351A3B90" w:rsidR="00874469" w:rsidDel="00E067A3" w:rsidRDefault="00874469">
            <w:pPr>
              <w:pStyle w:val="Appx"/>
              <w:rPr>
                <w:ins w:id="8488" w:author="aas" w:date="2013-10-14T02:06:00Z"/>
                <w:del w:id="8489" w:author="Anees Shaikh" w:date="2013-10-19T02:16:00Z"/>
              </w:rPr>
              <w:pPrChange w:id="8490" w:author="Anees Shaikh" w:date="2013-10-19T02:16:00Z">
                <w:pPr>
                  <w:pStyle w:val="XML1"/>
                </w:pPr>
              </w:pPrChange>
            </w:pPr>
            <w:ins w:id="8491" w:author="aas" w:date="2013-10-14T02:06:00Z">
              <w:del w:id="8492" w:author="Anees Shaikh" w:date="2013-10-19T02:16:00Z">
                <w:r w:rsidDel="00E067A3">
                  <w:delText xml:space="preserve">          &lt;/xs:annotation&gt;</w:delText>
                </w:r>
              </w:del>
            </w:ins>
          </w:p>
          <w:p w14:paraId="7A54C28A" w14:textId="4A6BDA87" w:rsidR="00874469" w:rsidDel="00E067A3" w:rsidRDefault="00874469">
            <w:pPr>
              <w:pStyle w:val="Appx"/>
              <w:rPr>
                <w:ins w:id="8493" w:author="aas" w:date="2013-10-14T02:06:00Z"/>
                <w:del w:id="8494" w:author="Anees Shaikh" w:date="2013-10-19T02:16:00Z"/>
              </w:rPr>
              <w:pPrChange w:id="8495" w:author="Anees Shaikh" w:date="2013-10-19T02:16:00Z">
                <w:pPr>
                  <w:pStyle w:val="XML1"/>
                </w:pPr>
              </w:pPrChange>
            </w:pPr>
            <w:ins w:id="8496" w:author="aas" w:date="2013-10-14T02:06:00Z">
              <w:del w:id="8497" w:author="Anees Shaikh" w:date="2013-10-19T02:16:00Z">
                <w:r w:rsidDel="00E067A3">
                  <w:delText xml:space="preserve">          &lt;xs:complexType&gt;</w:delText>
                </w:r>
              </w:del>
            </w:ins>
          </w:p>
          <w:p w14:paraId="20B81442" w14:textId="26AB575E" w:rsidR="00874469" w:rsidDel="00E067A3" w:rsidRDefault="00874469">
            <w:pPr>
              <w:pStyle w:val="Appx"/>
              <w:rPr>
                <w:ins w:id="8498" w:author="aas" w:date="2013-10-14T02:06:00Z"/>
                <w:del w:id="8499" w:author="Anees Shaikh" w:date="2013-10-19T02:16:00Z"/>
              </w:rPr>
              <w:pPrChange w:id="8500" w:author="Anees Shaikh" w:date="2013-10-19T02:16:00Z">
                <w:pPr>
                  <w:pStyle w:val="XML1"/>
                </w:pPr>
              </w:pPrChange>
            </w:pPr>
            <w:ins w:id="8501" w:author="aas" w:date="2013-10-14T02:06:00Z">
              <w:del w:id="8502" w:author="Anees Shaikh" w:date="2013-10-19T02:16:00Z">
                <w:r w:rsidDel="00E067A3">
                  <w:delText xml:space="preserve">            &lt;xs:sequence&gt;</w:delText>
                </w:r>
              </w:del>
            </w:ins>
          </w:p>
          <w:p w14:paraId="50EDDFA6" w14:textId="16438153" w:rsidR="00874469" w:rsidDel="00E067A3" w:rsidRDefault="00874469">
            <w:pPr>
              <w:pStyle w:val="Appx"/>
              <w:rPr>
                <w:ins w:id="8503" w:author="aas" w:date="2013-10-14T02:06:00Z"/>
                <w:del w:id="8504" w:author="Anees Shaikh" w:date="2013-10-19T02:16:00Z"/>
              </w:rPr>
              <w:pPrChange w:id="8505" w:author="Anees Shaikh" w:date="2013-10-19T02:16:00Z">
                <w:pPr>
                  <w:pStyle w:val="XML1"/>
                </w:pPr>
              </w:pPrChange>
            </w:pPr>
            <w:ins w:id="8506" w:author="aas" w:date="2013-10-14T02:06:00Z">
              <w:del w:id="8507"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08" w:author="aas" w:date="2013-10-14T02:06:00Z"/>
                <w:del w:id="8509" w:author="Anees Shaikh" w:date="2013-10-19T02:16:00Z"/>
              </w:rPr>
              <w:pPrChange w:id="8510" w:author="Anees Shaikh" w:date="2013-10-19T02:16:00Z">
                <w:pPr>
                  <w:pStyle w:val="XML1"/>
                </w:pPr>
              </w:pPrChange>
            </w:pPr>
            <w:ins w:id="8511" w:author="aas" w:date="2013-10-14T02:06:00Z">
              <w:del w:id="8512" w:author="Anees Shaikh" w:date="2013-10-19T02:16:00Z">
                <w:r w:rsidDel="00E067A3">
                  <w:delText xml:space="preserve">                &lt;xs:annotation&gt;</w:delText>
                </w:r>
              </w:del>
            </w:ins>
          </w:p>
          <w:p w14:paraId="1A8DA8D5" w14:textId="4B273062" w:rsidR="00874469" w:rsidDel="00E067A3" w:rsidRDefault="00874469">
            <w:pPr>
              <w:pStyle w:val="Appx"/>
              <w:rPr>
                <w:ins w:id="8513" w:author="aas" w:date="2013-10-14T02:06:00Z"/>
                <w:del w:id="8514" w:author="Anees Shaikh" w:date="2013-10-19T02:16:00Z"/>
              </w:rPr>
              <w:pPrChange w:id="8515" w:author="Anees Shaikh" w:date="2013-10-19T02:16:00Z">
                <w:pPr>
                  <w:pStyle w:val="XML1"/>
                </w:pPr>
              </w:pPrChange>
            </w:pPr>
            <w:ins w:id="8516" w:author="aas" w:date="2013-10-14T02:06:00Z">
              <w:del w:id="8517" w:author="Anees Shaikh" w:date="2013-10-19T02:16:00Z">
                <w:r w:rsidDel="00E067A3">
                  <w:delText xml:space="preserve">                  &lt;xs:documentation&gt;</w:delText>
                </w:r>
              </w:del>
            </w:ins>
          </w:p>
          <w:p w14:paraId="4792B038" w14:textId="39780BA6" w:rsidR="00874469" w:rsidDel="00E067A3" w:rsidRDefault="00874469">
            <w:pPr>
              <w:pStyle w:val="Appx"/>
              <w:rPr>
                <w:ins w:id="8518" w:author="aas" w:date="2013-10-14T02:06:00Z"/>
                <w:del w:id="8519" w:author="Anees Shaikh" w:date="2013-10-19T02:16:00Z"/>
              </w:rPr>
              <w:pPrChange w:id="8520" w:author="Anees Shaikh" w:date="2013-10-19T02:16:00Z">
                <w:pPr>
                  <w:pStyle w:val="XML1"/>
                </w:pPr>
              </w:pPrChange>
            </w:pPr>
            <w:ins w:id="8521" w:author="aas" w:date="2013-10-14T02:06:00Z">
              <w:del w:id="8522"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23" w:author="aas" w:date="2013-10-14T02:06:00Z"/>
                <w:del w:id="8524" w:author="Anees Shaikh" w:date="2013-10-19T02:16:00Z"/>
              </w:rPr>
              <w:pPrChange w:id="8525" w:author="Anees Shaikh" w:date="2013-10-19T02:16:00Z">
                <w:pPr>
                  <w:pStyle w:val="XML1"/>
                </w:pPr>
              </w:pPrChange>
            </w:pPr>
          </w:p>
          <w:p w14:paraId="69EFF227" w14:textId="05555708" w:rsidR="00874469" w:rsidDel="00E067A3" w:rsidRDefault="00874469">
            <w:pPr>
              <w:pStyle w:val="Appx"/>
              <w:rPr>
                <w:ins w:id="8526" w:author="aas" w:date="2013-10-14T02:06:00Z"/>
                <w:del w:id="8527" w:author="Anees Shaikh" w:date="2013-10-19T02:16:00Z"/>
              </w:rPr>
              <w:pPrChange w:id="8528" w:author="Anees Shaikh" w:date="2013-10-19T02:16:00Z">
                <w:pPr>
                  <w:pStyle w:val="XML1"/>
                </w:pPr>
              </w:pPrChange>
            </w:pPr>
            <w:ins w:id="8529" w:author="aas" w:date="2013-10-14T02:06:00Z">
              <w:del w:id="8530"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31" w:author="aas" w:date="2013-10-14T02:06:00Z"/>
                <w:del w:id="8532" w:author="Anees Shaikh" w:date="2013-10-19T02:16:00Z"/>
              </w:rPr>
              <w:pPrChange w:id="8533" w:author="Anees Shaikh" w:date="2013-10-19T02:16:00Z">
                <w:pPr>
                  <w:pStyle w:val="XML1"/>
                </w:pPr>
              </w:pPrChange>
            </w:pPr>
            <w:ins w:id="8534" w:author="aas" w:date="2013-10-14T02:06:00Z">
              <w:del w:id="8535" w:author="Anees Shaikh" w:date="2013-10-19T02:16:00Z">
                <w:r w:rsidDel="00E067A3">
                  <w:delText xml:space="preserve">                          this list.</w:delText>
                </w:r>
              </w:del>
            </w:ins>
          </w:p>
          <w:p w14:paraId="1D99CD9E" w14:textId="217C60E3" w:rsidR="00874469" w:rsidDel="00E067A3" w:rsidRDefault="00874469">
            <w:pPr>
              <w:pStyle w:val="Appx"/>
              <w:rPr>
                <w:ins w:id="8536" w:author="aas" w:date="2013-10-14T02:06:00Z"/>
                <w:del w:id="8537" w:author="Anees Shaikh" w:date="2013-10-19T02:16:00Z"/>
              </w:rPr>
              <w:pPrChange w:id="8538" w:author="Anees Shaikh" w:date="2013-10-19T02:16:00Z">
                <w:pPr>
                  <w:pStyle w:val="XML1"/>
                </w:pPr>
              </w:pPrChange>
            </w:pPr>
            <w:ins w:id="8539" w:author="aas" w:date="2013-10-14T02:06:00Z">
              <w:del w:id="8540" w:author="Anees Shaikh" w:date="2013-10-19T02:16:00Z">
                <w:r w:rsidDel="00E067A3">
                  <w:delText xml:space="preserve">                  &lt;/xs:documentation&gt;</w:delText>
                </w:r>
              </w:del>
            </w:ins>
          </w:p>
          <w:p w14:paraId="3071ED0F" w14:textId="3B9D99D0" w:rsidR="00874469" w:rsidDel="00E067A3" w:rsidRDefault="00874469">
            <w:pPr>
              <w:pStyle w:val="Appx"/>
              <w:rPr>
                <w:ins w:id="8541" w:author="aas" w:date="2013-10-14T02:06:00Z"/>
                <w:del w:id="8542" w:author="Anees Shaikh" w:date="2013-10-19T02:16:00Z"/>
              </w:rPr>
              <w:pPrChange w:id="8543" w:author="Anees Shaikh" w:date="2013-10-19T02:16:00Z">
                <w:pPr>
                  <w:pStyle w:val="XML1"/>
                </w:pPr>
              </w:pPrChange>
            </w:pPr>
            <w:ins w:id="8544" w:author="aas" w:date="2013-10-14T02:06:00Z">
              <w:del w:id="8545" w:author="Anees Shaikh" w:date="2013-10-19T02:16:00Z">
                <w:r w:rsidDel="00E067A3">
                  <w:delText xml:space="preserve">                &lt;/xs:annotation&gt;</w:delText>
                </w:r>
              </w:del>
            </w:ins>
          </w:p>
          <w:p w14:paraId="1DA016F1" w14:textId="2822A6FE" w:rsidR="00874469" w:rsidDel="00E067A3" w:rsidRDefault="00874469">
            <w:pPr>
              <w:pStyle w:val="Appx"/>
              <w:rPr>
                <w:ins w:id="8546" w:author="aas" w:date="2013-10-14T02:06:00Z"/>
                <w:del w:id="8547" w:author="Anees Shaikh" w:date="2013-10-19T02:16:00Z"/>
              </w:rPr>
              <w:pPrChange w:id="8548" w:author="Anees Shaikh" w:date="2013-10-19T02:16:00Z">
                <w:pPr>
                  <w:pStyle w:val="XML1"/>
                </w:pPr>
              </w:pPrChange>
            </w:pPr>
            <w:ins w:id="8549" w:author="aas" w:date="2013-10-14T02:06:00Z">
              <w:del w:id="8550" w:author="Anees Shaikh" w:date="2013-10-19T02:16:00Z">
                <w:r w:rsidDel="00E067A3">
                  <w:delText xml:space="preserve">                &lt;xs:complexType&gt;</w:delText>
                </w:r>
              </w:del>
            </w:ins>
          </w:p>
          <w:p w14:paraId="219CE1C3" w14:textId="546D1D5D" w:rsidR="00874469" w:rsidDel="00E067A3" w:rsidRDefault="00874469">
            <w:pPr>
              <w:pStyle w:val="Appx"/>
              <w:rPr>
                <w:ins w:id="8551" w:author="aas" w:date="2013-10-14T02:06:00Z"/>
                <w:del w:id="8552" w:author="Anees Shaikh" w:date="2013-10-19T02:16:00Z"/>
              </w:rPr>
              <w:pPrChange w:id="8553" w:author="Anees Shaikh" w:date="2013-10-19T02:16:00Z">
                <w:pPr>
                  <w:pStyle w:val="XML1"/>
                </w:pPr>
              </w:pPrChange>
            </w:pPr>
            <w:ins w:id="8554" w:author="aas" w:date="2013-10-14T02:06:00Z">
              <w:del w:id="8555" w:author="Anees Shaikh" w:date="2013-10-19T02:16:00Z">
                <w:r w:rsidDel="00E067A3">
                  <w:delText xml:space="preserve">                  &lt;xs:sequence&gt;</w:delText>
                </w:r>
              </w:del>
            </w:ins>
          </w:p>
          <w:p w14:paraId="1A8DB0E3" w14:textId="790C5060" w:rsidR="00874469" w:rsidDel="00E067A3" w:rsidRDefault="00874469">
            <w:pPr>
              <w:pStyle w:val="Appx"/>
              <w:rPr>
                <w:ins w:id="8556" w:author="aas" w:date="2013-10-14T02:06:00Z"/>
                <w:del w:id="8557" w:author="Anees Shaikh" w:date="2013-10-19T02:16:00Z"/>
              </w:rPr>
              <w:pPrChange w:id="8558" w:author="Anees Shaikh" w:date="2013-10-19T02:16:00Z">
                <w:pPr>
                  <w:pStyle w:val="XML1"/>
                </w:pPr>
              </w:pPrChange>
            </w:pPr>
            <w:ins w:id="8559" w:author="aas" w:date="2013-10-14T02:06:00Z">
              <w:del w:id="8560"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561" w:author="aas" w:date="2013-10-14T02:06:00Z"/>
                <w:del w:id="8562" w:author="Anees Shaikh" w:date="2013-10-19T02:16:00Z"/>
              </w:rPr>
              <w:pPrChange w:id="8563" w:author="Anees Shaikh" w:date="2013-10-19T02:16:00Z">
                <w:pPr>
                  <w:pStyle w:val="XML1"/>
                </w:pPr>
              </w:pPrChange>
            </w:pPr>
            <w:ins w:id="8564" w:author="aas" w:date="2013-10-14T02:06:00Z">
              <w:del w:id="8565" w:author="Anees Shaikh" w:date="2013-10-19T02:16:00Z">
                <w:r w:rsidDel="00E067A3">
                  <w:delText xml:space="preserve">                      &lt;xs:annotation&gt;</w:delText>
                </w:r>
              </w:del>
            </w:ins>
          </w:p>
          <w:p w14:paraId="2F46116E" w14:textId="0AE672A5" w:rsidR="00874469" w:rsidDel="00E067A3" w:rsidRDefault="00874469">
            <w:pPr>
              <w:pStyle w:val="Appx"/>
              <w:rPr>
                <w:ins w:id="8566" w:author="aas" w:date="2013-10-14T02:06:00Z"/>
                <w:del w:id="8567" w:author="Anees Shaikh" w:date="2013-10-19T02:16:00Z"/>
              </w:rPr>
              <w:pPrChange w:id="8568" w:author="Anees Shaikh" w:date="2013-10-19T02:16:00Z">
                <w:pPr>
                  <w:pStyle w:val="XML1"/>
                </w:pPr>
              </w:pPrChange>
            </w:pPr>
            <w:ins w:id="8569" w:author="aas" w:date="2013-10-14T02:06:00Z">
              <w:del w:id="8570" w:author="Anees Shaikh" w:date="2013-10-19T02:16:00Z">
                <w:r w:rsidDel="00E067A3">
                  <w:delText xml:space="preserve">                        &lt;xs:documentation&gt;</w:delText>
                </w:r>
              </w:del>
            </w:ins>
          </w:p>
          <w:p w14:paraId="2E1776AA" w14:textId="45C8E641" w:rsidR="00874469" w:rsidDel="00E067A3" w:rsidRDefault="00874469">
            <w:pPr>
              <w:pStyle w:val="Appx"/>
              <w:rPr>
                <w:ins w:id="8571" w:author="aas" w:date="2013-10-14T02:06:00Z"/>
                <w:del w:id="8572" w:author="Anees Shaikh" w:date="2013-10-19T02:16:00Z"/>
              </w:rPr>
              <w:pPrChange w:id="8573" w:author="Anees Shaikh" w:date="2013-10-19T02:16:00Z">
                <w:pPr>
                  <w:pStyle w:val="XML1"/>
                </w:pPr>
              </w:pPrChange>
            </w:pPr>
            <w:ins w:id="8574" w:author="aas" w:date="2013-10-14T02:06:00Z">
              <w:del w:id="8575"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576" w:author="aas" w:date="2013-10-14T02:06:00Z"/>
                <w:del w:id="8577" w:author="Anees Shaikh" w:date="2013-10-19T02:16:00Z"/>
              </w:rPr>
              <w:pPrChange w:id="8578" w:author="Anees Shaikh" w:date="2013-10-19T02:16:00Z">
                <w:pPr>
                  <w:pStyle w:val="XML1"/>
                </w:pPr>
              </w:pPrChange>
            </w:pPr>
            <w:ins w:id="8579" w:author="aas" w:date="2013-10-14T02:06:00Z">
              <w:del w:id="8580"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581" w:author="aas" w:date="2013-10-14T02:06:00Z"/>
                <w:del w:id="8582" w:author="Anees Shaikh" w:date="2013-10-19T02:16:00Z"/>
              </w:rPr>
              <w:pPrChange w:id="8583" w:author="Anees Shaikh" w:date="2013-10-19T02:16:00Z">
                <w:pPr>
                  <w:pStyle w:val="XML1"/>
                </w:pPr>
              </w:pPrChange>
            </w:pPr>
            <w:ins w:id="8584" w:author="aas" w:date="2013-10-14T02:06:00Z">
              <w:del w:id="8585"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586" w:author="aas" w:date="2013-10-14T02:06:00Z"/>
                <w:del w:id="8587" w:author="Anees Shaikh" w:date="2013-10-19T02:16:00Z"/>
              </w:rPr>
              <w:pPrChange w:id="8588" w:author="Anees Shaikh" w:date="2013-10-19T02:16:00Z">
                <w:pPr>
                  <w:pStyle w:val="XML1"/>
                </w:pPr>
              </w:pPrChange>
            </w:pPr>
            <w:ins w:id="8589" w:author="aas" w:date="2013-10-14T02:06:00Z">
              <w:del w:id="8590" w:author="Anees Shaikh" w:date="2013-10-19T02:16:00Z">
                <w:r w:rsidDel="00E067A3">
                  <w:delText xml:space="preserve">                                 Switch.</w:delText>
                </w:r>
              </w:del>
            </w:ins>
          </w:p>
          <w:p w14:paraId="7D7E4948" w14:textId="0B4FCD8C" w:rsidR="00874469" w:rsidDel="00E067A3" w:rsidRDefault="00874469">
            <w:pPr>
              <w:pStyle w:val="Appx"/>
              <w:rPr>
                <w:ins w:id="8591" w:author="aas" w:date="2013-10-14T02:06:00Z"/>
                <w:del w:id="8592" w:author="Anees Shaikh" w:date="2013-10-19T02:16:00Z"/>
              </w:rPr>
              <w:pPrChange w:id="8593" w:author="Anees Shaikh" w:date="2013-10-19T02:16:00Z">
                <w:pPr>
                  <w:pStyle w:val="XML1"/>
                </w:pPr>
              </w:pPrChange>
            </w:pPr>
            <w:ins w:id="8594" w:author="aas" w:date="2013-10-14T02:06:00Z">
              <w:del w:id="8595" w:author="Anees Shaikh" w:date="2013-10-19T02:16:00Z">
                <w:r w:rsidDel="00E067A3">
                  <w:delText xml:space="preserve">                        &lt;/xs:documentation&gt;</w:delText>
                </w:r>
              </w:del>
            </w:ins>
          </w:p>
          <w:p w14:paraId="70CE4205" w14:textId="0F8D1894" w:rsidR="00874469" w:rsidDel="00E067A3" w:rsidRDefault="00874469">
            <w:pPr>
              <w:pStyle w:val="Appx"/>
              <w:rPr>
                <w:ins w:id="8596" w:author="aas" w:date="2013-10-14T02:06:00Z"/>
                <w:del w:id="8597" w:author="Anees Shaikh" w:date="2013-10-19T02:16:00Z"/>
              </w:rPr>
              <w:pPrChange w:id="8598" w:author="Anees Shaikh" w:date="2013-10-19T02:16:00Z">
                <w:pPr>
                  <w:pStyle w:val="XML1"/>
                </w:pPr>
              </w:pPrChange>
            </w:pPr>
            <w:ins w:id="8599" w:author="aas" w:date="2013-10-14T02:06:00Z">
              <w:del w:id="8600" w:author="Anees Shaikh" w:date="2013-10-19T02:16:00Z">
                <w:r w:rsidDel="00E067A3">
                  <w:delText xml:space="preserve">                      &lt;/xs:annotation&gt;</w:delText>
                </w:r>
              </w:del>
            </w:ins>
          </w:p>
          <w:p w14:paraId="33C7A531" w14:textId="32F49964" w:rsidR="00874469" w:rsidDel="00E067A3" w:rsidRDefault="00874469">
            <w:pPr>
              <w:pStyle w:val="Appx"/>
              <w:rPr>
                <w:ins w:id="8601" w:author="aas" w:date="2013-10-14T02:06:00Z"/>
                <w:del w:id="8602" w:author="Anees Shaikh" w:date="2013-10-19T02:16:00Z"/>
              </w:rPr>
              <w:pPrChange w:id="8603" w:author="Anees Shaikh" w:date="2013-10-19T02:16:00Z">
                <w:pPr>
                  <w:pStyle w:val="XML1"/>
                </w:pPr>
              </w:pPrChange>
            </w:pPr>
            <w:ins w:id="8604" w:author="aas" w:date="2013-10-14T02:06:00Z">
              <w:del w:id="8605" w:author="Anees Shaikh" w:date="2013-10-19T02:16:00Z">
                <w:r w:rsidDel="00E067A3">
                  <w:delText xml:space="preserve">                    &lt;/xs:element&gt;</w:delText>
                </w:r>
              </w:del>
            </w:ins>
          </w:p>
          <w:p w14:paraId="0D190785" w14:textId="54D27855" w:rsidR="00874469" w:rsidDel="00E067A3" w:rsidRDefault="00874469">
            <w:pPr>
              <w:pStyle w:val="Appx"/>
              <w:rPr>
                <w:ins w:id="8606" w:author="aas" w:date="2013-10-14T02:06:00Z"/>
                <w:del w:id="8607" w:author="Anees Shaikh" w:date="2013-10-19T02:16:00Z"/>
              </w:rPr>
              <w:pPrChange w:id="8608" w:author="Anees Shaikh" w:date="2013-10-19T02:16:00Z">
                <w:pPr>
                  <w:pStyle w:val="XML1"/>
                </w:pPr>
              </w:pPrChange>
            </w:pPr>
            <w:ins w:id="8609" w:author="aas" w:date="2013-10-14T02:06:00Z">
              <w:del w:id="8610"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11" w:author="aas" w:date="2013-10-14T02:06:00Z"/>
                <w:del w:id="8612" w:author="Anees Shaikh" w:date="2013-10-19T02:16:00Z"/>
              </w:rPr>
              <w:pPrChange w:id="8613" w:author="Anees Shaikh" w:date="2013-10-19T02:16:00Z">
                <w:pPr>
                  <w:pStyle w:val="XML1"/>
                </w:pPr>
              </w:pPrChange>
            </w:pPr>
            <w:ins w:id="8614" w:author="aas" w:date="2013-10-14T02:06:00Z">
              <w:del w:id="8615" w:author="Anees Shaikh" w:date="2013-10-19T02:16:00Z">
                <w:r w:rsidDel="00E067A3">
                  <w:delText xml:space="preserve">                      &lt;xs:annotation&gt;</w:delText>
                </w:r>
              </w:del>
            </w:ins>
          </w:p>
          <w:p w14:paraId="49EE1738" w14:textId="47B1EAEC" w:rsidR="00874469" w:rsidDel="00E067A3" w:rsidRDefault="00874469">
            <w:pPr>
              <w:pStyle w:val="Appx"/>
              <w:rPr>
                <w:ins w:id="8616" w:author="aas" w:date="2013-10-14T02:06:00Z"/>
                <w:del w:id="8617" w:author="Anees Shaikh" w:date="2013-10-19T02:16:00Z"/>
              </w:rPr>
              <w:pPrChange w:id="8618" w:author="Anees Shaikh" w:date="2013-10-19T02:16:00Z">
                <w:pPr>
                  <w:pStyle w:val="XML1"/>
                </w:pPr>
              </w:pPrChange>
            </w:pPr>
            <w:ins w:id="8619" w:author="aas" w:date="2013-10-14T02:06:00Z">
              <w:del w:id="8620" w:author="Anees Shaikh" w:date="2013-10-19T02:16:00Z">
                <w:r w:rsidDel="00E067A3">
                  <w:delText xml:space="preserve">                        &lt;xs:documentation&gt;</w:delText>
                </w:r>
              </w:del>
            </w:ins>
          </w:p>
          <w:p w14:paraId="4DFD9F67" w14:textId="0F8E4B1C" w:rsidR="00874469" w:rsidDel="00E067A3" w:rsidRDefault="00874469">
            <w:pPr>
              <w:pStyle w:val="Appx"/>
              <w:rPr>
                <w:ins w:id="8621" w:author="aas" w:date="2013-10-14T02:06:00Z"/>
                <w:del w:id="8622" w:author="Anees Shaikh" w:date="2013-10-19T02:16:00Z"/>
              </w:rPr>
              <w:pPrChange w:id="8623" w:author="Anees Shaikh" w:date="2013-10-19T02:16:00Z">
                <w:pPr>
                  <w:pStyle w:val="XML1"/>
                </w:pPr>
              </w:pPrChange>
            </w:pPr>
            <w:ins w:id="8624" w:author="aas" w:date="2013-10-14T02:06:00Z">
              <w:del w:id="8625"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26" w:author="aas" w:date="2013-10-14T02:06:00Z"/>
                <w:del w:id="8627" w:author="Anees Shaikh" w:date="2013-10-19T02:16:00Z"/>
              </w:rPr>
              <w:pPrChange w:id="8628" w:author="Anees Shaikh" w:date="2013-10-19T02:16:00Z">
                <w:pPr>
                  <w:pStyle w:val="XML1"/>
                </w:pPr>
              </w:pPrChange>
            </w:pPr>
            <w:ins w:id="8629" w:author="aas" w:date="2013-10-14T02:06:00Z">
              <w:del w:id="8630"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31" w:author="aas" w:date="2013-10-14T02:06:00Z"/>
                <w:del w:id="8632" w:author="Anees Shaikh" w:date="2013-10-19T02:16:00Z"/>
              </w:rPr>
              <w:pPrChange w:id="8633" w:author="Anees Shaikh" w:date="2013-10-19T02:16:00Z">
                <w:pPr>
                  <w:pStyle w:val="XML1"/>
                </w:pPr>
              </w:pPrChange>
            </w:pPr>
            <w:ins w:id="8634" w:author="aas" w:date="2013-10-14T02:06:00Z">
              <w:del w:id="8635"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36" w:author="aas" w:date="2013-10-14T02:06:00Z"/>
                <w:del w:id="8637" w:author="Anees Shaikh" w:date="2013-10-19T02:16:00Z"/>
              </w:rPr>
              <w:pPrChange w:id="8638" w:author="Anees Shaikh" w:date="2013-10-19T02:16:00Z">
                <w:pPr>
                  <w:pStyle w:val="XML1"/>
                </w:pPr>
              </w:pPrChange>
            </w:pPr>
            <w:ins w:id="8639" w:author="aas" w:date="2013-10-14T02:06:00Z">
              <w:del w:id="8640"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41" w:author="aas" w:date="2013-10-14T02:06:00Z"/>
                <w:del w:id="8642" w:author="Anees Shaikh" w:date="2013-10-19T02:16:00Z"/>
              </w:rPr>
              <w:pPrChange w:id="8643" w:author="Anees Shaikh" w:date="2013-10-19T02:16:00Z">
                <w:pPr>
                  <w:pStyle w:val="XML1"/>
                </w:pPr>
              </w:pPrChange>
            </w:pPr>
            <w:ins w:id="8644" w:author="aas" w:date="2013-10-14T02:06:00Z">
              <w:del w:id="8645"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46" w:author="aas" w:date="2013-10-14T02:06:00Z"/>
                <w:del w:id="8647" w:author="Anees Shaikh" w:date="2013-10-19T02:16:00Z"/>
              </w:rPr>
              <w:pPrChange w:id="8648" w:author="Anees Shaikh" w:date="2013-10-19T02:16:00Z">
                <w:pPr>
                  <w:pStyle w:val="XML1"/>
                </w:pPr>
              </w:pPrChange>
            </w:pPr>
            <w:ins w:id="8649" w:author="aas" w:date="2013-10-14T02:06:00Z">
              <w:del w:id="8650" w:author="Anees Shaikh" w:date="2013-10-19T02:16:00Z">
                <w:r w:rsidDel="00E067A3">
                  <w:delText xml:space="preserve">                                 Switch.</w:delText>
                </w:r>
              </w:del>
            </w:ins>
          </w:p>
          <w:p w14:paraId="473291A9" w14:textId="4D160E91" w:rsidR="00874469" w:rsidDel="00E067A3" w:rsidRDefault="00874469">
            <w:pPr>
              <w:pStyle w:val="Appx"/>
              <w:rPr>
                <w:ins w:id="8651" w:author="aas" w:date="2013-10-14T02:06:00Z"/>
                <w:del w:id="8652" w:author="Anees Shaikh" w:date="2013-10-19T02:16:00Z"/>
              </w:rPr>
              <w:pPrChange w:id="8653" w:author="Anees Shaikh" w:date="2013-10-19T02:16:00Z">
                <w:pPr>
                  <w:pStyle w:val="XML1"/>
                </w:pPr>
              </w:pPrChange>
            </w:pPr>
            <w:ins w:id="8654" w:author="aas" w:date="2013-10-14T02:06:00Z">
              <w:del w:id="8655" w:author="Anees Shaikh" w:date="2013-10-19T02:16:00Z">
                <w:r w:rsidDel="00E067A3">
                  <w:delText xml:space="preserve">                              </w:delText>
                </w:r>
              </w:del>
            </w:ins>
          </w:p>
          <w:p w14:paraId="7A0AC82C" w14:textId="57D9AC70" w:rsidR="00874469" w:rsidDel="00E067A3" w:rsidRDefault="00874469">
            <w:pPr>
              <w:pStyle w:val="Appx"/>
              <w:rPr>
                <w:ins w:id="8656" w:author="aas" w:date="2013-10-14T02:06:00Z"/>
                <w:del w:id="8657" w:author="Anees Shaikh" w:date="2013-10-19T02:16:00Z"/>
              </w:rPr>
              <w:pPrChange w:id="8658" w:author="Anees Shaikh" w:date="2013-10-19T02:16:00Z">
                <w:pPr>
                  <w:pStyle w:val="XML1"/>
                </w:pPr>
              </w:pPrChange>
            </w:pPr>
            <w:ins w:id="8659" w:author="aas" w:date="2013-10-14T02:06:00Z">
              <w:del w:id="8660"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661" w:author="aas" w:date="2013-10-14T02:06:00Z"/>
                <w:del w:id="8662" w:author="Anees Shaikh" w:date="2013-10-19T02:16:00Z"/>
              </w:rPr>
              <w:pPrChange w:id="8663" w:author="Anees Shaikh" w:date="2013-10-19T02:16:00Z">
                <w:pPr>
                  <w:pStyle w:val="XML1"/>
                </w:pPr>
              </w:pPrChange>
            </w:pPr>
            <w:ins w:id="8664" w:author="aas" w:date="2013-10-14T02:06:00Z">
              <w:del w:id="8665"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666" w:author="aas" w:date="2013-10-14T02:06:00Z"/>
                <w:del w:id="8667" w:author="Anees Shaikh" w:date="2013-10-19T02:16:00Z"/>
              </w:rPr>
              <w:pPrChange w:id="8668" w:author="Anees Shaikh" w:date="2013-10-19T02:16:00Z">
                <w:pPr>
                  <w:pStyle w:val="XML1"/>
                </w:pPr>
              </w:pPrChange>
            </w:pPr>
            <w:ins w:id="8669" w:author="aas" w:date="2013-10-14T02:06:00Z">
              <w:del w:id="8670"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671" w:author="aas" w:date="2013-10-14T02:06:00Z"/>
                <w:del w:id="8672" w:author="Anees Shaikh" w:date="2013-10-19T02:16:00Z"/>
              </w:rPr>
              <w:pPrChange w:id="8673" w:author="Anees Shaikh" w:date="2013-10-19T02:16:00Z">
                <w:pPr>
                  <w:pStyle w:val="XML1"/>
                </w:pPr>
              </w:pPrChange>
            </w:pPr>
            <w:ins w:id="8674" w:author="aas" w:date="2013-10-14T02:06:00Z">
              <w:del w:id="8675"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676" w:author="aas" w:date="2013-10-14T02:06:00Z"/>
                <w:del w:id="8677" w:author="Anees Shaikh" w:date="2013-10-19T02:16:00Z"/>
              </w:rPr>
              <w:pPrChange w:id="8678" w:author="Anees Shaikh" w:date="2013-10-19T02:16:00Z">
                <w:pPr>
                  <w:pStyle w:val="XML1"/>
                </w:pPr>
              </w:pPrChange>
            </w:pPr>
            <w:ins w:id="8679" w:author="aas" w:date="2013-10-14T02:06:00Z">
              <w:del w:id="8680" w:author="Anees Shaikh" w:date="2013-10-19T02:16:00Z">
                <w:r w:rsidDel="00E067A3">
                  <w:delText xml:space="preserve">                                 Switches. </w:delText>
                </w:r>
              </w:del>
            </w:ins>
          </w:p>
          <w:p w14:paraId="3D7B624D" w14:textId="7C54163A" w:rsidR="00874469" w:rsidDel="00E067A3" w:rsidRDefault="00874469">
            <w:pPr>
              <w:pStyle w:val="Appx"/>
              <w:rPr>
                <w:ins w:id="8681" w:author="aas" w:date="2013-10-14T02:06:00Z"/>
                <w:del w:id="8682" w:author="Anees Shaikh" w:date="2013-10-19T02:16:00Z"/>
              </w:rPr>
              <w:pPrChange w:id="8683" w:author="Anees Shaikh" w:date="2013-10-19T02:16:00Z">
                <w:pPr>
                  <w:pStyle w:val="XML1"/>
                </w:pPr>
              </w:pPrChange>
            </w:pPr>
            <w:ins w:id="8684" w:author="aas" w:date="2013-10-14T02:06:00Z">
              <w:del w:id="8685" w:author="Anees Shaikh" w:date="2013-10-19T02:16:00Z">
                <w:r w:rsidDel="00E067A3">
                  <w:delText xml:space="preserve">                              </w:delText>
                </w:r>
              </w:del>
            </w:ins>
          </w:p>
          <w:p w14:paraId="41770A40" w14:textId="40E5AFB9" w:rsidR="00874469" w:rsidDel="00E067A3" w:rsidRDefault="00874469">
            <w:pPr>
              <w:pStyle w:val="Appx"/>
              <w:rPr>
                <w:ins w:id="8686" w:author="aas" w:date="2013-10-14T02:06:00Z"/>
                <w:del w:id="8687" w:author="Anees Shaikh" w:date="2013-10-19T02:16:00Z"/>
              </w:rPr>
              <w:pPrChange w:id="8688" w:author="Anees Shaikh" w:date="2013-10-19T02:16:00Z">
                <w:pPr>
                  <w:pStyle w:val="XML1"/>
                </w:pPr>
              </w:pPrChange>
            </w:pPr>
            <w:ins w:id="8689" w:author="aas" w:date="2013-10-14T02:06:00Z">
              <w:del w:id="8690"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691" w:author="aas" w:date="2013-10-14T02:06:00Z"/>
                <w:del w:id="8692" w:author="Anees Shaikh" w:date="2013-10-19T02:16:00Z"/>
              </w:rPr>
              <w:pPrChange w:id="8693" w:author="Anees Shaikh" w:date="2013-10-19T02:16:00Z">
                <w:pPr>
                  <w:pStyle w:val="XML1"/>
                </w:pPr>
              </w:pPrChange>
            </w:pPr>
            <w:ins w:id="8694" w:author="aas" w:date="2013-10-14T02:06:00Z">
              <w:del w:id="8695"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696" w:author="aas" w:date="2013-10-14T02:06:00Z"/>
                <w:del w:id="8697" w:author="Anees Shaikh" w:date="2013-10-19T02:16:00Z"/>
              </w:rPr>
              <w:pPrChange w:id="8698" w:author="Anees Shaikh" w:date="2013-10-19T02:16:00Z">
                <w:pPr>
                  <w:pStyle w:val="XML1"/>
                </w:pPr>
              </w:pPrChange>
            </w:pPr>
            <w:ins w:id="8699" w:author="aas" w:date="2013-10-14T02:06:00Z">
              <w:del w:id="8700" w:author="Anees Shaikh" w:date="2013-10-19T02:16:00Z">
                <w:r w:rsidDel="00E067A3">
                  <w:delText xml:space="preserve">                                 Logical Switch.</w:delText>
                </w:r>
              </w:del>
            </w:ins>
          </w:p>
          <w:p w14:paraId="29B6B253" w14:textId="4C2EED43" w:rsidR="00874469" w:rsidDel="00E067A3" w:rsidRDefault="00874469">
            <w:pPr>
              <w:pStyle w:val="Appx"/>
              <w:rPr>
                <w:ins w:id="8701" w:author="aas" w:date="2013-10-14T02:06:00Z"/>
                <w:del w:id="8702" w:author="Anees Shaikh" w:date="2013-10-19T02:16:00Z"/>
              </w:rPr>
              <w:pPrChange w:id="8703" w:author="Anees Shaikh" w:date="2013-10-19T02:16:00Z">
                <w:pPr>
                  <w:pStyle w:val="XML1"/>
                </w:pPr>
              </w:pPrChange>
            </w:pPr>
            <w:ins w:id="8704" w:author="aas" w:date="2013-10-14T02:06:00Z">
              <w:del w:id="8705" w:author="Anees Shaikh" w:date="2013-10-19T02:16:00Z">
                <w:r w:rsidDel="00E067A3">
                  <w:delText xml:space="preserve">                        &lt;/xs:documentation&gt;</w:delText>
                </w:r>
              </w:del>
            </w:ins>
          </w:p>
          <w:p w14:paraId="60E3DCC3" w14:textId="3F51099E" w:rsidR="00874469" w:rsidDel="00E067A3" w:rsidRDefault="00874469">
            <w:pPr>
              <w:pStyle w:val="Appx"/>
              <w:rPr>
                <w:ins w:id="8706" w:author="aas" w:date="2013-10-14T02:06:00Z"/>
                <w:del w:id="8707" w:author="Anees Shaikh" w:date="2013-10-19T02:16:00Z"/>
              </w:rPr>
              <w:pPrChange w:id="8708" w:author="Anees Shaikh" w:date="2013-10-19T02:16:00Z">
                <w:pPr>
                  <w:pStyle w:val="XML1"/>
                </w:pPr>
              </w:pPrChange>
            </w:pPr>
            <w:ins w:id="8709" w:author="aas" w:date="2013-10-14T02:06:00Z">
              <w:del w:id="8710" w:author="Anees Shaikh" w:date="2013-10-19T02:16:00Z">
                <w:r w:rsidDel="00E067A3">
                  <w:delText xml:space="preserve">                      &lt;/xs:annotation&gt;</w:delText>
                </w:r>
              </w:del>
            </w:ins>
          </w:p>
          <w:p w14:paraId="2099110A" w14:textId="22EAC9EB" w:rsidR="00874469" w:rsidDel="00E067A3" w:rsidRDefault="00874469">
            <w:pPr>
              <w:pStyle w:val="Appx"/>
              <w:rPr>
                <w:ins w:id="8711" w:author="aas" w:date="2013-10-14T02:06:00Z"/>
                <w:del w:id="8712" w:author="Anees Shaikh" w:date="2013-10-19T02:16:00Z"/>
              </w:rPr>
              <w:pPrChange w:id="8713" w:author="Anees Shaikh" w:date="2013-10-19T02:16:00Z">
                <w:pPr>
                  <w:pStyle w:val="XML1"/>
                </w:pPr>
              </w:pPrChange>
            </w:pPr>
            <w:ins w:id="8714" w:author="aas" w:date="2013-10-14T02:06:00Z">
              <w:del w:id="8715" w:author="Anees Shaikh" w:date="2013-10-19T02:16:00Z">
                <w:r w:rsidDel="00E067A3">
                  <w:delText xml:space="preserve">                    &lt;/xs:element&gt;</w:delText>
                </w:r>
              </w:del>
            </w:ins>
          </w:p>
          <w:p w14:paraId="2B2F6B33" w14:textId="2450F5D8" w:rsidR="00874469" w:rsidDel="00E067A3" w:rsidRDefault="00874469">
            <w:pPr>
              <w:pStyle w:val="Appx"/>
              <w:rPr>
                <w:ins w:id="8716" w:author="aas" w:date="2013-10-14T02:06:00Z"/>
                <w:del w:id="8717" w:author="Anees Shaikh" w:date="2013-10-19T02:16:00Z"/>
              </w:rPr>
              <w:pPrChange w:id="8718" w:author="Anees Shaikh" w:date="2013-10-19T02:16:00Z">
                <w:pPr>
                  <w:pStyle w:val="XML1"/>
                </w:pPr>
              </w:pPrChange>
            </w:pPr>
            <w:ins w:id="8719" w:author="aas" w:date="2013-10-14T02:06:00Z">
              <w:del w:id="8720" w:author="Anees Shaikh" w:date="2013-10-19T02:16:00Z">
                <w:r w:rsidDel="00E067A3">
                  <w:delText xml:space="preserve">                    &lt;xs:element name="name" minOccurs="0"&gt;</w:delText>
                </w:r>
              </w:del>
            </w:ins>
          </w:p>
          <w:p w14:paraId="553050B4" w14:textId="405C2A82" w:rsidR="00874469" w:rsidDel="00E067A3" w:rsidRDefault="00874469">
            <w:pPr>
              <w:pStyle w:val="Appx"/>
              <w:rPr>
                <w:ins w:id="8721" w:author="aas" w:date="2013-10-14T02:06:00Z"/>
                <w:del w:id="8722" w:author="Anees Shaikh" w:date="2013-10-19T02:16:00Z"/>
              </w:rPr>
              <w:pPrChange w:id="8723" w:author="Anees Shaikh" w:date="2013-10-19T02:16:00Z">
                <w:pPr>
                  <w:pStyle w:val="XML1"/>
                </w:pPr>
              </w:pPrChange>
            </w:pPr>
            <w:ins w:id="8724" w:author="aas" w:date="2013-10-14T02:06:00Z">
              <w:del w:id="8725" w:author="Anees Shaikh" w:date="2013-10-19T02:16:00Z">
                <w:r w:rsidDel="00E067A3">
                  <w:delText xml:space="preserve">                      &lt;xs:annotation&gt;</w:delText>
                </w:r>
              </w:del>
            </w:ins>
          </w:p>
          <w:p w14:paraId="3994E6AD" w14:textId="2AD78310" w:rsidR="00874469" w:rsidDel="00E067A3" w:rsidRDefault="00874469">
            <w:pPr>
              <w:pStyle w:val="Appx"/>
              <w:rPr>
                <w:ins w:id="8726" w:author="aas" w:date="2013-10-14T02:06:00Z"/>
                <w:del w:id="8727" w:author="Anees Shaikh" w:date="2013-10-19T02:16:00Z"/>
              </w:rPr>
              <w:pPrChange w:id="8728" w:author="Anees Shaikh" w:date="2013-10-19T02:16:00Z">
                <w:pPr>
                  <w:pStyle w:val="XML1"/>
                </w:pPr>
              </w:pPrChange>
            </w:pPr>
            <w:ins w:id="8729" w:author="aas" w:date="2013-10-14T02:06:00Z">
              <w:del w:id="8730" w:author="Anees Shaikh" w:date="2013-10-19T02:16:00Z">
                <w:r w:rsidDel="00E067A3">
                  <w:delText xml:space="preserve">                        &lt;xs:documentation&gt;</w:delText>
                </w:r>
              </w:del>
            </w:ins>
          </w:p>
          <w:p w14:paraId="20625A29" w14:textId="28CBBB61" w:rsidR="00874469" w:rsidDel="00E067A3" w:rsidRDefault="00874469">
            <w:pPr>
              <w:pStyle w:val="Appx"/>
              <w:rPr>
                <w:ins w:id="8731" w:author="aas" w:date="2013-10-14T02:06:00Z"/>
                <w:del w:id="8732" w:author="Anees Shaikh" w:date="2013-10-19T02:16:00Z"/>
              </w:rPr>
              <w:pPrChange w:id="8733" w:author="Anees Shaikh" w:date="2013-10-19T02:16:00Z">
                <w:pPr>
                  <w:pStyle w:val="XML1"/>
                </w:pPr>
              </w:pPrChange>
            </w:pPr>
            <w:ins w:id="8734" w:author="aas" w:date="2013-10-14T02:06:00Z">
              <w:del w:id="8735"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36" w:author="aas" w:date="2013-10-14T02:06:00Z"/>
                <w:del w:id="8737" w:author="Anees Shaikh" w:date="2013-10-19T02:16:00Z"/>
              </w:rPr>
              <w:pPrChange w:id="8738" w:author="Anees Shaikh" w:date="2013-10-19T02:16:00Z">
                <w:pPr>
                  <w:pStyle w:val="XML1"/>
                </w:pPr>
              </w:pPrChange>
            </w:pPr>
            <w:ins w:id="8739" w:author="aas" w:date="2013-10-14T02:06:00Z">
              <w:del w:id="8740" w:author="Anees Shaikh" w:date="2013-10-19T02:16:00Z">
                <w:r w:rsidDel="00E067A3">
                  <w:delText xml:space="preserve">                              </w:delText>
                </w:r>
              </w:del>
            </w:ins>
          </w:p>
          <w:p w14:paraId="6CF32D14" w14:textId="70FDDB0D" w:rsidR="00874469" w:rsidDel="00E067A3" w:rsidRDefault="00874469">
            <w:pPr>
              <w:pStyle w:val="Appx"/>
              <w:rPr>
                <w:ins w:id="8741" w:author="aas" w:date="2013-10-14T02:06:00Z"/>
                <w:del w:id="8742" w:author="Anees Shaikh" w:date="2013-10-19T02:16:00Z"/>
              </w:rPr>
              <w:pPrChange w:id="8743" w:author="Anees Shaikh" w:date="2013-10-19T02:16:00Z">
                <w:pPr>
                  <w:pStyle w:val="XML1"/>
                </w:pPr>
              </w:pPrChange>
            </w:pPr>
            <w:ins w:id="8744" w:author="aas" w:date="2013-10-14T02:06:00Z">
              <w:del w:id="8745"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46" w:author="aas" w:date="2013-10-14T02:06:00Z"/>
                <w:del w:id="8747" w:author="Anees Shaikh" w:date="2013-10-19T02:16:00Z"/>
              </w:rPr>
              <w:pPrChange w:id="8748" w:author="Anees Shaikh" w:date="2013-10-19T02:16:00Z">
                <w:pPr>
                  <w:pStyle w:val="XML1"/>
                </w:pPr>
              </w:pPrChange>
            </w:pPr>
            <w:ins w:id="8749" w:author="aas" w:date="2013-10-14T02:06:00Z">
              <w:del w:id="8750"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51" w:author="aas" w:date="2013-10-14T02:06:00Z"/>
                <w:del w:id="8752" w:author="Anees Shaikh" w:date="2013-10-19T02:16:00Z"/>
              </w:rPr>
              <w:pPrChange w:id="8753" w:author="Anees Shaikh" w:date="2013-10-19T02:16:00Z">
                <w:pPr>
                  <w:pStyle w:val="XML1"/>
                </w:pPr>
              </w:pPrChange>
            </w:pPr>
            <w:ins w:id="8754" w:author="aas" w:date="2013-10-14T02:06:00Z">
              <w:del w:id="8755"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756" w:author="aas" w:date="2013-10-14T02:06:00Z"/>
                <w:del w:id="8757" w:author="Anees Shaikh" w:date="2013-10-19T02:16:00Z"/>
              </w:rPr>
              <w:pPrChange w:id="8758" w:author="Anees Shaikh" w:date="2013-10-19T02:16:00Z">
                <w:pPr>
                  <w:pStyle w:val="XML1"/>
                </w:pPr>
              </w:pPrChange>
            </w:pPr>
            <w:ins w:id="8759" w:author="aas" w:date="2013-10-14T02:06:00Z">
              <w:del w:id="8760"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761" w:author="aas" w:date="2013-10-14T02:06:00Z"/>
                <w:del w:id="8762" w:author="Anees Shaikh" w:date="2013-10-19T02:16:00Z"/>
              </w:rPr>
              <w:pPrChange w:id="8763" w:author="Anees Shaikh" w:date="2013-10-19T02:16:00Z">
                <w:pPr>
                  <w:pStyle w:val="XML1"/>
                </w:pPr>
              </w:pPrChange>
            </w:pPr>
            <w:ins w:id="8764" w:author="aas" w:date="2013-10-14T02:06:00Z">
              <w:del w:id="8765"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766" w:author="aas" w:date="2013-10-14T02:06:00Z"/>
                <w:del w:id="8767" w:author="Anees Shaikh" w:date="2013-10-19T02:16:00Z"/>
              </w:rPr>
              <w:pPrChange w:id="8768" w:author="Anees Shaikh" w:date="2013-10-19T02:16:00Z">
                <w:pPr>
                  <w:pStyle w:val="XML1"/>
                </w:pPr>
              </w:pPrChange>
            </w:pPr>
            <w:ins w:id="8769" w:author="aas" w:date="2013-10-14T02:06:00Z">
              <w:del w:id="8770"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771" w:author="aas" w:date="2013-10-14T02:06:00Z"/>
                <w:del w:id="8772" w:author="Anees Shaikh" w:date="2013-10-19T02:16:00Z"/>
              </w:rPr>
              <w:pPrChange w:id="8773" w:author="Anees Shaikh" w:date="2013-10-19T02:16:00Z">
                <w:pPr>
                  <w:pStyle w:val="XML1"/>
                </w:pPr>
              </w:pPrChange>
            </w:pPr>
            <w:ins w:id="8774" w:author="aas" w:date="2013-10-14T02:06:00Z">
              <w:del w:id="8775"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776" w:author="aas" w:date="2013-10-14T02:06:00Z"/>
                <w:del w:id="8777" w:author="Anees Shaikh" w:date="2013-10-19T02:16:00Z"/>
              </w:rPr>
              <w:pPrChange w:id="8778" w:author="Anees Shaikh" w:date="2013-10-19T02:16:00Z">
                <w:pPr>
                  <w:pStyle w:val="XML1"/>
                </w:pPr>
              </w:pPrChange>
            </w:pPr>
            <w:ins w:id="8779" w:author="aas" w:date="2013-10-14T02:06:00Z">
              <w:del w:id="8780"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781" w:author="aas" w:date="2013-10-14T02:06:00Z"/>
                <w:del w:id="8782" w:author="Anees Shaikh" w:date="2013-10-19T02:16:00Z"/>
              </w:rPr>
              <w:pPrChange w:id="8783" w:author="Anees Shaikh" w:date="2013-10-19T02:16:00Z">
                <w:pPr>
                  <w:pStyle w:val="XML1"/>
                </w:pPr>
              </w:pPrChange>
            </w:pPr>
            <w:ins w:id="8784" w:author="aas" w:date="2013-10-14T02:06:00Z">
              <w:del w:id="8785" w:author="Anees Shaikh" w:date="2013-10-19T02:16:00Z">
                <w:r w:rsidDel="00E067A3">
                  <w:delText xml:space="preserve">                                 Switch.</w:delText>
                </w:r>
              </w:del>
            </w:ins>
          </w:p>
          <w:p w14:paraId="5ED38F47" w14:textId="21483190" w:rsidR="00874469" w:rsidDel="00E067A3" w:rsidRDefault="00874469">
            <w:pPr>
              <w:pStyle w:val="Appx"/>
              <w:rPr>
                <w:ins w:id="8786" w:author="aas" w:date="2013-10-14T02:06:00Z"/>
                <w:del w:id="8787" w:author="Anees Shaikh" w:date="2013-10-19T02:16:00Z"/>
              </w:rPr>
              <w:pPrChange w:id="8788" w:author="Anees Shaikh" w:date="2013-10-19T02:16:00Z">
                <w:pPr>
                  <w:pStyle w:val="XML1"/>
                </w:pPr>
              </w:pPrChange>
            </w:pPr>
            <w:ins w:id="8789" w:author="aas" w:date="2013-10-14T02:06:00Z">
              <w:del w:id="8790" w:author="Anees Shaikh" w:date="2013-10-19T02:16:00Z">
                <w:r w:rsidDel="00E067A3">
                  <w:delText xml:space="preserve">                        &lt;/xs:documentation&gt;</w:delText>
                </w:r>
              </w:del>
            </w:ins>
          </w:p>
          <w:p w14:paraId="752C8EC0" w14:textId="0C20C2BF" w:rsidR="00874469" w:rsidDel="00E067A3" w:rsidRDefault="00874469">
            <w:pPr>
              <w:pStyle w:val="Appx"/>
              <w:rPr>
                <w:ins w:id="8791" w:author="aas" w:date="2013-10-14T02:06:00Z"/>
                <w:del w:id="8792" w:author="Anees Shaikh" w:date="2013-10-19T02:16:00Z"/>
              </w:rPr>
              <w:pPrChange w:id="8793" w:author="Anees Shaikh" w:date="2013-10-19T02:16:00Z">
                <w:pPr>
                  <w:pStyle w:val="XML1"/>
                </w:pPr>
              </w:pPrChange>
            </w:pPr>
            <w:ins w:id="8794" w:author="aas" w:date="2013-10-14T02:06:00Z">
              <w:del w:id="8795" w:author="Anees Shaikh" w:date="2013-10-19T02:16:00Z">
                <w:r w:rsidDel="00E067A3">
                  <w:delText xml:space="preserve">                      &lt;/xs:annotation&gt;</w:delText>
                </w:r>
              </w:del>
            </w:ins>
          </w:p>
          <w:p w14:paraId="496D5489" w14:textId="5FDBC4EB" w:rsidR="00874469" w:rsidDel="00E067A3" w:rsidRDefault="00874469">
            <w:pPr>
              <w:pStyle w:val="Appx"/>
              <w:rPr>
                <w:ins w:id="8796" w:author="aas" w:date="2013-10-14T02:06:00Z"/>
                <w:del w:id="8797" w:author="Anees Shaikh" w:date="2013-10-19T02:16:00Z"/>
              </w:rPr>
              <w:pPrChange w:id="8798" w:author="Anees Shaikh" w:date="2013-10-19T02:16:00Z">
                <w:pPr>
                  <w:pStyle w:val="XML1"/>
                </w:pPr>
              </w:pPrChange>
            </w:pPr>
            <w:ins w:id="8799" w:author="aas" w:date="2013-10-14T02:06:00Z">
              <w:del w:id="8800" w:author="Anees Shaikh" w:date="2013-10-19T02:16:00Z">
                <w:r w:rsidDel="00E067A3">
                  <w:delText xml:space="preserve">                      &lt;xs:simpleType&gt;</w:delText>
                </w:r>
              </w:del>
            </w:ins>
          </w:p>
          <w:p w14:paraId="0250DE1F" w14:textId="0D1E59AB" w:rsidR="00874469" w:rsidDel="00E067A3" w:rsidRDefault="00874469">
            <w:pPr>
              <w:pStyle w:val="Appx"/>
              <w:rPr>
                <w:ins w:id="8801" w:author="aas" w:date="2013-10-14T02:06:00Z"/>
                <w:del w:id="8802" w:author="Anees Shaikh" w:date="2013-10-19T02:16:00Z"/>
              </w:rPr>
              <w:pPrChange w:id="8803" w:author="Anees Shaikh" w:date="2013-10-19T02:16:00Z">
                <w:pPr>
                  <w:pStyle w:val="XML1"/>
                </w:pPr>
              </w:pPrChange>
            </w:pPr>
            <w:ins w:id="8804" w:author="aas" w:date="2013-10-14T02:06:00Z">
              <w:del w:id="8805" w:author="Anees Shaikh" w:date="2013-10-19T02:16:00Z">
                <w:r w:rsidDel="00E067A3">
                  <w:delText xml:space="preserve">                        &lt;xs:restriction base="xs:string"&gt;</w:delText>
                </w:r>
              </w:del>
            </w:ins>
          </w:p>
          <w:p w14:paraId="7365F046" w14:textId="6062B6FB" w:rsidR="00874469" w:rsidDel="00E067A3" w:rsidRDefault="00874469">
            <w:pPr>
              <w:pStyle w:val="Appx"/>
              <w:rPr>
                <w:ins w:id="8806" w:author="aas" w:date="2013-10-14T02:06:00Z"/>
                <w:del w:id="8807" w:author="Anees Shaikh" w:date="2013-10-19T02:16:00Z"/>
              </w:rPr>
              <w:pPrChange w:id="8808" w:author="Anees Shaikh" w:date="2013-10-19T02:16:00Z">
                <w:pPr>
                  <w:pStyle w:val="XML1"/>
                </w:pPr>
              </w:pPrChange>
            </w:pPr>
            <w:ins w:id="8809" w:author="aas" w:date="2013-10-14T02:06:00Z">
              <w:del w:id="8810" w:author="Anees Shaikh" w:date="2013-10-19T02:16:00Z">
                <w:r w:rsidDel="00E067A3">
                  <w:delText xml:space="preserve">                          &lt;xs:minLength value="1"/&gt;</w:delText>
                </w:r>
              </w:del>
            </w:ins>
          </w:p>
          <w:p w14:paraId="28BFA34C" w14:textId="4612AE6C" w:rsidR="00874469" w:rsidDel="00E067A3" w:rsidRDefault="00874469">
            <w:pPr>
              <w:pStyle w:val="Appx"/>
              <w:rPr>
                <w:ins w:id="8811" w:author="aas" w:date="2013-10-14T02:06:00Z"/>
                <w:del w:id="8812" w:author="Anees Shaikh" w:date="2013-10-19T02:16:00Z"/>
              </w:rPr>
              <w:pPrChange w:id="8813" w:author="Anees Shaikh" w:date="2013-10-19T02:16:00Z">
                <w:pPr>
                  <w:pStyle w:val="XML1"/>
                </w:pPr>
              </w:pPrChange>
            </w:pPr>
            <w:ins w:id="8814" w:author="aas" w:date="2013-10-14T02:06:00Z">
              <w:del w:id="8815" w:author="Anees Shaikh" w:date="2013-10-19T02:16:00Z">
                <w:r w:rsidDel="00E067A3">
                  <w:delText xml:space="preserve">                          &lt;xs:maxLength value="16"/&gt;</w:delText>
                </w:r>
              </w:del>
            </w:ins>
          </w:p>
          <w:p w14:paraId="5AE85A5F" w14:textId="67293584" w:rsidR="00874469" w:rsidDel="00E067A3" w:rsidRDefault="00874469">
            <w:pPr>
              <w:pStyle w:val="Appx"/>
              <w:rPr>
                <w:ins w:id="8816" w:author="aas" w:date="2013-10-14T02:06:00Z"/>
                <w:del w:id="8817" w:author="Anees Shaikh" w:date="2013-10-19T02:16:00Z"/>
              </w:rPr>
              <w:pPrChange w:id="8818" w:author="Anees Shaikh" w:date="2013-10-19T02:16:00Z">
                <w:pPr>
                  <w:pStyle w:val="XML1"/>
                </w:pPr>
              </w:pPrChange>
            </w:pPr>
            <w:ins w:id="8819" w:author="aas" w:date="2013-10-14T02:06:00Z">
              <w:del w:id="8820" w:author="Anees Shaikh" w:date="2013-10-19T02:16:00Z">
                <w:r w:rsidDel="00E067A3">
                  <w:delText xml:space="preserve">                        &lt;/xs:restriction&gt;</w:delText>
                </w:r>
              </w:del>
            </w:ins>
          </w:p>
          <w:p w14:paraId="1EDFDE75" w14:textId="32F70975" w:rsidR="00874469" w:rsidDel="00E067A3" w:rsidRDefault="00874469">
            <w:pPr>
              <w:pStyle w:val="Appx"/>
              <w:rPr>
                <w:ins w:id="8821" w:author="aas" w:date="2013-10-14T02:06:00Z"/>
                <w:del w:id="8822" w:author="Anees Shaikh" w:date="2013-10-19T02:16:00Z"/>
              </w:rPr>
              <w:pPrChange w:id="8823" w:author="Anees Shaikh" w:date="2013-10-19T02:16:00Z">
                <w:pPr>
                  <w:pStyle w:val="XML1"/>
                </w:pPr>
              </w:pPrChange>
            </w:pPr>
            <w:ins w:id="8824" w:author="aas" w:date="2013-10-14T02:06:00Z">
              <w:del w:id="8825" w:author="Anees Shaikh" w:date="2013-10-19T02:16:00Z">
                <w:r w:rsidDel="00E067A3">
                  <w:delText xml:space="preserve">                      &lt;/xs:simpleType&gt;</w:delText>
                </w:r>
              </w:del>
            </w:ins>
          </w:p>
          <w:p w14:paraId="0D65F038" w14:textId="4A3294AF" w:rsidR="00874469" w:rsidDel="00E067A3" w:rsidRDefault="00874469">
            <w:pPr>
              <w:pStyle w:val="Appx"/>
              <w:rPr>
                <w:ins w:id="8826" w:author="aas" w:date="2013-10-14T02:06:00Z"/>
                <w:del w:id="8827" w:author="Anees Shaikh" w:date="2013-10-19T02:16:00Z"/>
              </w:rPr>
              <w:pPrChange w:id="8828" w:author="Anees Shaikh" w:date="2013-10-19T02:16:00Z">
                <w:pPr>
                  <w:pStyle w:val="XML1"/>
                </w:pPr>
              </w:pPrChange>
            </w:pPr>
            <w:ins w:id="8829" w:author="aas" w:date="2013-10-14T02:06:00Z">
              <w:del w:id="8830" w:author="Anees Shaikh" w:date="2013-10-19T02:16:00Z">
                <w:r w:rsidDel="00E067A3">
                  <w:delText xml:space="preserve">                    &lt;/xs:element&gt;</w:delText>
                </w:r>
              </w:del>
            </w:ins>
          </w:p>
          <w:p w14:paraId="1ABD5349" w14:textId="117EECD9" w:rsidR="00874469" w:rsidDel="00E067A3" w:rsidRDefault="00874469">
            <w:pPr>
              <w:pStyle w:val="Appx"/>
              <w:rPr>
                <w:ins w:id="8831" w:author="aas" w:date="2013-10-14T02:06:00Z"/>
                <w:del w:id="8832" w:author="Anees Shaikh" w:date="2013-10-19T02:16:00Z"/>
              </w:rPr>
              <w:pPrChange w:id="8833" w:author="Anees Shaikh" w:date="2013-10-19T02:16:00Z">
                <w:pPr>
                  <w:pStyle w:val="XML1"/>
                </w:pPr>
              </w:pPrChange>
            </w:pPr>
            <w:ins w:id="8834" w:author="aas" w:date="2013-10-14T02:06:00Z">
              <w:del w:id="8835"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36" w:author="aas" w:date="2013-10-14T02:06:00Z"/>
                <w:del w:id="8837" w:author="Anees Shaikh" w:date="2013-10-19T02:16:00Z"/>
              </w:rPr>
              <w:pPrChange w:id="8838" w:author="Anees Shaikh" w:date="2013-10-19T02:16:00Z">
                <w:pPr>
                  <w:pStyle w:val="XML1"/>
                </w:pPr>
              </w:pPrChange>
            </w:pPr>
            <w:ins w:id="8839" w:author="aas" w:date="2013-10-14T02:06:00Z">
              <w:del w:id="8840" w:author="Anees Shaikh" w:date="2013-10-19T02:16:00Z">
                <w:r w:rsidDel="00E067A3">
                  <w:delText xml:space="preserve">                      &lt;xs:annotation&gt;</w:delText>
                </w:r>
              </w:del>
            </w:ins>
          </w:p>
          <w:p w14:paraId="2A3B4408" w14:textId="7991DAA9" w:rsidR="00874469" w:rsidDel="00E067A3" w:rsidRDefault="00874469">
            <w:pPr>
              <w:pStyle w:val="Appx"/>
              <w:rPr>
                <w:ins w:id="8841" w:author="aas" w:date="2013-10-14T02:06:00Z"/>
                <w:del w:id="8842" w:author="Anees Shaikh" w:date="2013-10-19T02:16:00Z"/>
              </w:rPr>
              <w:pPrChange w:id="8843" w:author="Anees Shaikh" w:date="2013-10-19T02:16:00Z">
                <w:pPr>
                  <w:pStyle w:val="XML1"/>
                </w:pPr>
              </w:pPrChange>
            </w:pPr>
            <w:ins w:id="8844" w:author="aas" w:date="2013-10-14T02:06:00Z">
              <w:del w:id="8845" w:author="Anees Shaikh" w:date="2013-10-19T02:16:00Z">
                <w:r w:rsidDel="00E067A3">
                  <w:delText xml:space="preserve">                        &lt;xs:documentation&gt;</w:delText>
                </w:r>
              </w:del>
            </w:ins>
          </w:p>
          <w:p w14:paraId="3EADA1E0" w14:textId="6B7E6DC4" w:rsidR="00874469" w:rsidDel="00E067A3" w:rsidRDefault="00874469">
            <w:pPr>
              <w:pStyle w:val="Appx"/>
              <w:rPr>
                <w:ins w:id="8846" w:author="aas" w:date="2013-10-14T02:06:00Z"/>
                <w:del w:id="8847" w:author="Anees Shaikh" w:date="2013-10-19T02:16:00Z"/>
              </w:rPr>
              <w:pPrChange w:id="8848" w:author="Anees Shaikh" w:date="2013-10-19T02:16:00Z">
                <w:pPr>
                  <w:pStyle w:val="XML1"/>
                </w:pPr>
              </w:pPrChange>
            </w:pPr>
            <w:ins w:id="8849" w:author="aas" w:date="2013-10-14T02:06:00Z">
              <w:del w:id="8850"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51" w:author="aas" w:date="2013-10-14T02:06:00Z"/>
                <w:del w:id="8852" w:author="Anees Shaikh" w:date="2013-10-19T02:16:00Z"/>
              </w:rPr>
              <w:pPrChange w:id="8853" w:author="Anees Shaikh" w:date="2013-10-19T02:16:00Z">
                <w:pPr>
                  <w:pStyle w:val="XML1"/>
                </w:pPr>
              </w:pPrChange>
            </w:pPr>
            <w:ins w:id="8854" w:author="aas" w:date="2013-10-14T02:06:00Z">
              <w:del w:id="8855"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856" w:author="aas" w:date="2013-10-14T02:06:00Z"/>
                <w:del w:id="8857" w:author="Anees Shaikh" w:date="2013-10-19T02:16:00Z"/>
              </w:rPr>
              <w:pPrChange w:id="8858" w:author="Anees Shaikh" w:date="2013-10-19T02:16:00Z">
                <w:pPr>
                  <w:pStyle w:val="XML1"/>
                </w:pPr>
              </w:pPrChange>
            </w:pPr>
            <w:ins w:id="8859" w:author="aas" w:date="2013-10-14T02:06:00Z">
              <w:del w:id="8860"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861" w:author="aas" w:date="2013-10-14T02:06:00Z"/>
                <w:del w:id="8862" w:author="Anees Shaikh" w:date="2013-10-19T02:16:00Z"/>
              </w:rPr>
              <w:pPrChange w:id="8863" w:author="Anees Shaikh" w:date="2013-10-19T02:16:00Z">
                <w:pPr>
                  <w:pStyle w:val="XML1"/>
                </w:pPr>
              </w:pPrChange>
            </w:pPr>
            <w:ins w:id="8864" w:author="aas" w:date="2013-10-14T02:06:00Z">
              <w:del w:id="8865"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866" w:author="aas" w:date="2013-10-14T02:06:00Z"/>
                <w:del w:id="8867" w:author="Anees Shaikh" w:date="2013-10-19T02:16:00Z"/>
              </w:rPr>
              <w:pPrChange w:id="8868" w:author="Anees Shaikh" w:date="2013-10-19T02:16:00Z">
                <w:pPr>
                  <w:pStyle w:val="XML1"/>
                </w:pPr>
              </w:pPrChange>
            </w:pPr>
            <w:ins w:id="8869" w:author="aas" w:date="2013-10-14T02:06:00Z">
              <w:del w:id="8870" w:author="Anees Shaikh" w:date="2013-10-19T02:16:00Z">
                <w:r w:rsidDel="00E067A3">
                  <w:delText xml:space="preserve">                        &lt;/xs:documentation&gt;</w:delText>
                </w:r>
              </w:del>
            </w:ins>
          </w:p>
          <w:p w14:paraId="7A01FC5F" w14:textId="3AC41D8C" w:rsidR="00874469" w:rsidDel="00E067A3" w:rsidRDefault="00874469">
            <w:pPr>
              <w:pStyle w:val="Appx"/>
              <w:rPr>
                <w:ins w:id="8871" w:author="aas" w:date="2013-10-14T02:06:00Z"/>
                <w:del w:id="8872" w:author="Anees Shaikh" w:date="2013-10-19T02:16:00Z"/>
              </w:rPr>
              <w:pPrChange w:id="8873" w:author="Anees Shaikh" w:date="2013-10-19T02:16:00Z">
                <w:pPr>
                  <w:pStyle w:val="XML1"/>
                </w:pPr>
              </w:pPrChange>
            </w:pPr>
            <w:ins w:id="8874" w:author="aas" w:date="2013-10-14T02:06:00Z">
              <w:del w:id="8875" w:author="Anees Shaikh" w:date="2013-10-19T02:16:00Z">
                <w:r w:rsidDel="00E067A3">
                  <w:delText xml:space="preserve">                      &lt;/xs:annotation&gt;</w:delText>
                </w:r>
              </w:del>
            </w:ins>
          </w:p>
          <w:p w14:paraId="393BCB43" w14:textId="10AE66FE" w:rsidR="00874469" w:rsidDel="00E067A3" w:rsidRDefault="00874469">
            <w:pPr>
              <w:pStyle w:val="Appx"/>
              <w:rPr>
                <w:ins w:id="8876" w:author="aas" w:date="2013-10-14T02:06:00Z"/>
                <w:del w:id="8877" w:author="Anees Shaikh" w:date="2013-10-19T02:16:00Z"/>
              </w:rPr>
              <w:pPrChange w:id="8878" w:author="Anees Shaikh" w:date="2013-10-19T02:16:00Z">
                <w:pPr>
                  <w:pStyle w:val="XML1"/>
                </w:pPr>
              </w:pPrChange>
            </w:pPr>
            <w:ins w:id="8879" w:author="aas" w:date="2013-10-14T02:06:00Z">
              <w:del w:id="8880" w:author="Anees Shaikh" w:date="2013-10-19T02:16:00Z">
                <w:r w:rsidDel="00E067A3">
                  <w:delText xml:space="preserve">                    &lt;/xs:element&gt;</w:delText>
                </w:r>
              </w:del>
            </w:ins>
          </w:p>
          <w:p w14:paraId="45F1A1D5" w14:textId="7B918FDB" w:rsidR="00874469" w:rsidDel="00E067A3" w:rsidRDefault="00874469">
            <w:pPr>
              <w:pStyle w:val="Appx"/>
              <w:rPr>
                <w:ins w:id="8881" w:author="aas" w:date="2013-10-14T02:06:00Z"/>
                <w:del w:id="8882" w:author="Anees Shaikh" w:date="2013-10-19T02:16:00Z"/>
              </w:rPr>
              <w:pPrChange w:id="8883" w:author="Anees Shaikh" w:date="2013-10-19T02:16:00Z">
                <w:pPr>
                  <w:pStyle w:val="XML1"/>
                </w:pPr>
              </w:pPrChange>
            </w:pPr>
            <w:ins w:id="8884" w:author="aas" w:date="2013-10-14T02:06:00Z">
              <w:del w:id="8885"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886" w:author="aas" w:date="2013-10-14T02:06:00Z"/>
                <w:del w:id="8887" w:author="Anees Shaikh" w:date="2013-10-19T02:16:00Z"/>
              </w:rPr>
              <w:pPrChange w:id="8888" w:author="Anees Shaikh" w:date="2013-10-19T02:16:00Z">
                <w:pPr>
                  <w:pStyle w:val="XML1"/>
                </w:pPr>
              </w:pPrChange>
            </w:pPr>
            <w:ins w:id="8889" w:author="aas" w:date="2013-10-14T02:06:00Z">
              <w:del w:id="8890" w:author="Anees Shaikh" w:date="2013-10-19T02:16:00Z">
                <w:r w:rsidDel="00E067A3">
                  <w:delText xml:space="preserve">                      &lt;xs:annotation&gt;</w:delText>
                </w:r>
              </w:del>
            </w:ins>
          </w:p>
          <w:p w14:paraId="0A652FF6" w14:textId="742A2496" w:rsidR="00874469" w:rsidDel="00E067A3" w:rsidRDefault="00874469">
            <w:pPr>
              <w:pStyle w:val="Appx"/>
              <w:rPr>
                <w:ins w:id="8891" w:author="aas" w:date="2013-10-14T02:06:00Z"/>
                <w:del w:id="8892" w:author="Anees Shaikh" w:date="2013-10-19T02:16:00Z"/>
              </w:rPr>
              <w:pPrChange w:id="8893" w:author="Anees Shaikh" w:date="2013-10-19T02:16:00Z">
                <w:pPr>
                  <w:pStyle w:val="XML1"/>
                </w:pPr>
              </w:pPrChange>
            </w:pPr>
            <w:ins w:id="8894" w:author="aas" w:date="2013-10-14T02:06:00Z">
              <w:del w:id="8895" w:author="Anees Shaikh" w:date="2013-10-19T02:16:00Z">
                <w:r w:rsidDel="00E067A3">
                  <w:delText xml:space="preserve">                        &lt;xs:documentation&gt;</w:delText>
                </w:r>
              </w:del>
            </w:ins>
          </w:p>
          <w:p w14:paraId="66EDB7D9" w14:textId="0FCA901F" w:rsidR="00874469" w:rsidDel="00E067A3" w:rsidRDefault="00874469">
            <w:pPr>
              <w:pStyle w:val="Appx"/>
              <w:rPr>
                <w:ins w:id="8896" w:author="aas" w:date="2013-10-14T02:06:00Z"/>
                <w:del w:id="8897" w:author="Anees Shaikh" w:date="2013-10-19T02:16:00Z"/>
              </w:rPr>
              <w:pPrChange w:id="8898" w:author="Anees Shaikh" w:date="2013-10-19T02:16:00Z">
                <w:pPr>
                  <w:pStyle w:val="XML1"/>
                </w:pPr>
              </w:pPrChange>
            </w:pPr>
            <w:ins w:id="8899" w:author="aas" w:date="2013-10-14T02:06:00Z">
              <w:del w:id="8900"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01" w:author="aas" w:date="2013-10-14T02:06:00Z"/>
                <w:del w:id="8902" w:author="Anees Shaikh" w:date="2013-10-19T02:16:00Z"/>
              </w:rPr>
              <w:pPrChange w:id="8903" w:author="Anees Shaikh" w:date="2013-10-19T02:16:00Z">
                <w:pPr>
                  <w:pStyle w:val="XML1"/>
                </w:pPr>
              </w:pPrChange>
            </w:pPr>
            <w:ins w:id="8904" w:author="aas" w:date="2013-10-14T02:06:00Z">
              <w:del w:id="8905"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06" w:author="aas" w:date="2013-10-14T02:06:00Z"/>
                <w:del w:id="8907" w:author="Anees Shaikh" w:date="2013-10-19T02:16:00Z"/>
              </w:rPr>
              <w:pPrChange w:id="8908" w:author="Anees Shaikh" w:date="2013-10-19T02:16:00Z">
                <w:pPr>
                  <w:pStyle w:val="XML1"/>
                </w:pPr>
              </w:pPrChange>
            </w:pPr>
            <w:ins w:id="8909" w:author="aas" w:date="2013-10-14T02:06:00Z">
              <w:del w:id="8910"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11" w:author="aas" w:date="2013-10-14T02:06:00Z"/>
                <w:del w:id="8912" w:author="Anees Shaikh" w:date="2013-10-19T02:16:00Z"/>
              </w:rPr>
              <w:pPrChange w:id="8913" w:author="Anees Shaikh" w:date="2013-10-19T02:16:00Z">
                <w:pPr>
                  <w:pStyle w:val="XML1"/>
                </w:pPr>
              </w:pPrChange>
            </w:pPr>
            <w:ins w:id="8914" w:author="aas" w:date="2013-10-14T02:06:00Z">
              <w:del w:id="8915"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16" w:author="aas" w:date="2013-10-14T02:06:00Z"/>
                <w:del w:id="8917" w:author="Anees Shaikh" w:date="2013-10-19T02:16:00Z"/>
              </w:rPr>
              <w:pPrChange w:id="8918" w:author="Anees Shaikh" w:date="2013-10-19T02:16:00Z">
                <w:pPr>
                  <w:pStyle w:val="XML1"/>
                </w:pPr>
              </w:pPrChange>
            </w:pPr>
            <w:ins w:id="8919" w:author="aas" w:date="2013-10-14T02:06:00Z">
              <w:del w:id="8920" w:author="Anees Shaikh" w:date="2013-10-19T02:16:00Z">
                <w:r w:rsidDel="00E067A3">
                  <w:delText xml:space="preserve">                        &lt;/xs:documentation&gt;</w:delText>
                </w:r>
              </w:del>
            </w:ins>
          </w:p>
          <w:p w14:paraId="63270BFE" w14:textId="0AEA25DC" w:rsidR="00874469" w:rsidDel="00E067A3" w:rsidRDefault="00874469">
            <w:pPr>
              <w:pStyle w:val="Appx"/>
              <w:rPr>
                <w:ins w:id="8921" w:author="aas" w:date="2013-10-14T02:06:00Z"/>
                <w:del w:id="8922" w:author="Anees Shaikh" w:date="2013-10-19T02:16:00Z"/>
              </w:rPr>
              <w:pPrChange w:id="8923" w:author="Anees Shaikh" w:date="2013-10-19T02:16:00Z">
                <w:pPr>
                  <w:pStyle w:val="XML1"/>
                </w:pPr>
              </w:pPrChange>
            </w:pPr>
            <w:ins w:id="8924" w:author="aas" w:date="2013-10-14T02:06:00Z">
              <w:del w:id="8925" w:author="Anees Shaikh" w:date="2013-10-19T02:16:00Z">
                <w:r w:rsidDel="00E067A3">
                  <w:delText xml:space="preserve">                      &lt;/xs:annotation&gt;</w:delText>
                </w:r>
              </w:del>
            </w:ins>
          </w:p>
          <w:p w14:paraId="6C03F194" w14:textId="53BB1A73" w:rsidR="00874469" w:rsidDel="00E067A3" w:rsidRDefault="00874469">
            <w:pPr>
              <w:pStyle w:val="Appx"/>
              <w:rPr>
                <w:ins w:id="8926" w:author="aas" w:date="2013-10-14T02:06:00Z"/>
                <w:del w:id="8927" w:author="Anees Shaikh" w:date="2013-10-19T02:16:00Z"/>
              </w:rPr>
              <w:pPrChange w:id="8928" w:author="Anees Shaikh" w:date="2013-10-19T02:16:00Z">
                <w:pPr>
                  <w:pStyle w:val="XML1"/>
                </w:pPr>
              </w:pPrChange>
            </w:pPr>
            <w:ins w:id="8929" w:author="aas" w:date="2013-10-14T02:06:00Z">
              <w:del w:id="8930" w:author="Anees Shaikh" w:date="2013-10-19T02:16:00Z">
                <w:r w:rsidDel="00E067A3">
                  <w:delText xml:space="preserve">                    &lt;/xs:element&gt;</w:delText>
                </w:r>
              </w:del>
            </w:ins>
          </w:p>
          <w:p w14:paraId="6E57A097" w14:textId="4BF28A17" w:rsidR="00874469" w:rsidDel="00E067A3" w:rsidRDefault="00874469">
            <w:pPr>
              <w:pStyle w:val="Appx"/>
              <w:rPr>
                <w:ins w:id="8931" w:author="aas" w:date="2013-10-14T02:06:00Z"/>
                <w:del w:id="8932" w:author="Anees Shaikh" w:date="2013-10-19T02:16:00Z"/>
              </w:rPr>
              <w:pPrChange w:id="8933" w:author="Anees Shaikh" w:date="2013-10-19T02:16:00Z">
                <w:pPr>
                  <w:pStyle w:val="XML1"/>
                </w:pPr>
              </w:pPrChange>
            </w:pPr>
            <w:ins w:id="8934" w:author="aas" w:date="2013-10-14T02:06:00Z">
              <w:del w:id="8935"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36" w:author="aas" w:date="2013-10-14T02:06:00Z"/>
                <w:del w:id="8937" w:author="Anees Shaikh" w:date="2013-10-19T02:16:00Z"/>
              </w:rPr>
              <w:pPrChange w:id="8938" w:author="Anees Shaikh" w:date="2013-10-19T02:16:00Z">
                <w:pPr>
                  <w:pStyle w:val="XML1"/>
                </w:pPr>
              </w:pPrChange>
            </w:pPr>
            <w:ins w:id="8939" w:author="aas" w:date="2013-10-14T02:06:00Z">
              <w:del w:id="8940" w:author="Anees Shaikh" w:date="2013-10-19T02:16:00Z">
                <w:r w:rsidDel="00E067A3">
                  <w:delText xml:space="preserve">                      &lt;xs:annotation&gt;</w:delText>
                </w:r>
              </w:del>
            </w:ins>
          </w:p>
          <w:p w14:paraId="73F8B806" w14:textId="01565453" w:rsidR="00874469" w:rsidDel="00E067A3" w:rsidRDefault="00874469">
            <w:pPr>
              <w:pStyle w:val="Appx"/>
              <w:rPr>
                <w:ins w:id="8941" w:author="aas" w:date="2013-10-14T02:06:00Z"/>
                <w:del w:id="8942" w:author="Anees Shaikh" w:date="2013-10-19T02:16:00Z"/>
              </w:rPr>
              <w:pPrChange w:id="8943" w:author="Anees Shaikh" w:date="2013-10-19T02:16:00Z">
                <w:pPr>
                  <w:pStyle w:val="XML1"/>
                </w:pPr>
              </w:pPrChange>
            </w:pPr>
            <w:ins w:id="8944" w:author="aas" w:date="2013-10-14T02:06:00Z">
              <w:del w:id="8945" w:author="Anees Shaikh" w:date="2013-10-19T02:16:00Z">
                <w:r w:rsidDel="00E067A3">
                  <w:delText xml:space="preserve">                        &lt;xs:documentation&gt;</w:delText>
                </w:r>
              </w:del>
            </w:ins>
          </w:p>
          <w:p w14:paraId="27B8A4D5" w14:textId="23615BDF" w:rsidR="00874469" w:rsidDel="00E067A3" w:rsidRDefault="00874469">
            <w:pPr>
              <w:pStyle w:val="Appx"/>
              <w:rPr>
                <w:ins w:id="8946" w:author="aas" w:date="2013-10-14T02:06:00Z"/>
                <w:del w:id="8947" w:author="Anees Shaikh" w:date="2013-10-19T02:16:00Z"/>
              </w:rPr>
              <w:pPrChange w:id="8948" w:author="Anees Shaikh" w:date="2013-10-19T02:16:00Z">
                <w:pPr>
                  <w:pStyle w:val="XML1"/>
                </w:pPr>
              </w:pPrChange>
            </w:pPr>
            <w:ins w:id="8949" w:author="aas" w:date="2013-10-14T02:06:00Z">
              <w:del w:id="8950"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51" w:author="aas" w:date="2013-10-14T02:06:00Z"/>
                <w:del w:id="8952" w:author="Anees Shaikh" w:date="2013-10-19T02:16:00Z"/>
              </w:rPr>
              <w:pPrChange w:id="8953" w:author="Anees Shaikh" w:date="2013-10-19T02:16:00Z">
                <w:pPr>
                  <w:pStyle w:val="XML1"/>
                </w:pPr>
              </w:pPrChange>
            </w:pPr>
            <w:ins w:id="8954" w:author="aas" w:date="2013-10-14T02:06:00Z">
              <w:del w:id="8955" w:author="Anees Shaikh" w:date="2013-10-19T02:16:00Z">
                <w:r w:rsidDel="00E067A3">
                  <w:delText xml:space="preserve">                                 OpenFlow Port.</w:delText>
                </w:r>
              </w:del>
            </w:ins>
          </w:p>
          <w:p w14:paraId="7BC914D7" w14:textId="612D37FC" w:rsidR="00874469" w:rsidDel="00E067A3" w:rsidRDefault="00874469">
            <w:pPr>
              <w:pStyle w:val="Appx"/>
              <w:rPr>
                <w:ins w:id="8956" w:author="aas" w:date="2013-10-14T02:06:00Z"/>
                <w:del w:id="8957" w:author="Anees Shaikh" w:date="2013-10-19T02:16:00Z"/>
              </w:rPr>
              <w:pPrChange w:id="8958" w:author="Anees Shaikh" w:date="2013-10-19T02:16:00Z">
                <w:pPr>
                  <w:pStyle w:val="XML1"/>
                </w:pPr>
              </w:pPrChange>
            </w:pPr>
            <w:ins w:id="8959" w:author="aas" w:date="2013-10-14T02:06:00Z">
              <w:del w:id="8960" w:author="Anees Shaikh" w:date="2013-10-19T02:16:00Z">
                <w:r w:rsidDel="00E067A3">
                  <w:delText xml:space="preserve">                        &lt;/xs:documentation&gt;</w:delText>
                </w:r>
              </w:del>
            </w:ins>
          </w:p>
          <w:p w14:paraId="6C31824D" w14:textId="1EC9A31A" w:rsidR="00874469" w:rsidDel="00E067A3" w:rsidRDefault="00874469">
            <w:pPr>
              <w:pStyle w:val="Appx"/>
              <w:rPr>
                <w:ins w:id="8961" w:author="aas" w:date="2013-10-14T02:06:00Z"/>
                <w:del w:id="8962" w:author="Anees Shaikh" w:date="2013-10-19T02:16:00Z"/>
              </w:rPr>
              <w:pPrChange w:id="8963" w:author="Anees Shaikh" w:date="2013-10-19T02:16:00Z">
                <w:pPr>
                  <w:pStyle w:val="XML1"/>
                </w:pPr>
              </w:pPrChange>
            </w:pPr>
            <w:ins w:id="8964" w:author="aas" w:date="2013-10-14T02:06:00Z">
              <w:del w:id="8965" w:author="Anees Shaikh" w:date="2013-10-19T02:16:00Z">
                <w:r w:rsidDel="00E067A3">
                  <w:delText xml:space="preserve">                      &lt;/xs:annotation&gt;</w:delText>
                </w:r>
              </w:del>
            </w:ins>
          </w:p>
          <w:p w14:paraId="4260AA1A" w14:textId="11D06FF9" w:rsidR="00874469" w:rsidDel="00E067A3" w:rsidRDefault="00874469">
            <w:pPr>
              <w:pStyle w:val="Appx"/>
              <w:rPr>
                <w:ins w:id="8966" w:author="aas" w:date="2013-10-14T02:06:00Z"/>
                <w:del w:id="8967" w:author="Anees Shaikh" w:date="2013-10-19T02:16:00Z"/>
              </w:rPr>
              <w:pPrChange w:id="8968" w:author="Anees Shaikh" w:date="2013-10-19T02:16:00Z">
                <w:pPr>
                  <w:pStyle w:val="XML1"/>
                </w:pPr>
              </w:pPrChange>
            </w:pPr>
            <w:ins w:id="8969" w:author="aas" w:date="2013-10-14T02:06:00Z">
              <w:del w:id="8970" w:author="Anees Shaikh" w:date="2013-10-19T02:16:00Z">
                <w:r w:rsidDel="00E067A3">
                  <w:delText xml:space="preserve">                      &lt;xs:complexType&gt;</w:delText>
                </w:r>
              </w:del>
            </w:ins>
          </w:p>
          <w:p w14:paraId="116A711A" w14:textId="04645A89" w:rsidR="00874469" w:rsidDel="00E067A3" w:rsidRDefault="00874469">
            <w:pPr>
              <w:pStyle w:val="Appx"/>
              <w:rPr>
                <w:ins w:id="8971" w:author="aas" w:date="2013-10-14T02:06:00Z"/>
                <w:del w:id="8972" w:author="Anees Shaikh" w:date="2013-10-19T02:16:00Z"/>
              </w:rPr>
              <w:pPrChange w:id="8973" w:author="Anees Shaikh" w:date="2013-10-19T02:16:00Z">
                <w:pPr>
                  <w:pStyle w:val="XML1"/>
                </w:pPr>
              </w:pPrChange>
            </w:pPr>
            <w:ins w:id="8974" w:author="aas" w:date="2013-10-14T02:06:00Z">
              <w:del w:id="8975" w:author="Anees Shaikh" w:date="2013-10-19T02:16:00Z">
                <w:r w:rsidDel="00E067A3">
                  <w:delText xml:space="preserve">                        &lt;xs:sequence&gt;</w:delText>
                </w:r>
              </w:del>
            </w:ins>
          </w:p>
          <w:p w14:paraId="3B81BB20" w14:textId="18F1DA4B" w:rsidR="00874469" w:rsidDel="00E067A3" w:rsidRDefault="00874469">
            <w:pPr>
              <w:pStyle w:val="Appx"/>
              <w:rPr>
                <w:ins w:id="8976" w:author="aas" w:date="2013-10-14T02:06:00Z"/>
                <w:del w:id="8977" w:author="Anees Shaikh" w:date="2013-10-19T02:16:00Z"/>
              </w:rPr>
              <w:pPrChange w:id="8978" w:author="Anees Shaikh" w:date="2013-10-19T02:16:00Z">
                <w:pPr>
                  <w:pStyle w:val="XML1"/>
                </w:pPr>
              </w:pPrChange>
            </w:pPr>
            <w:ins w:id="8979" w:author="aas" w:date="2013-10-14T02:06:00Z">
              <w:del w:id="8980"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8981" w:author="aas" w:date="2013-10-14T02:06:00Z"/>
                <w:del w:id="8982" w:author="Anees Shaikh" w:date="2013-10-19T02:16:00Z"/>
              </w:rPr>
              <w:pPrChange w:id="8983" w:author="Anees Shaikh" w:date="2013-10-19T02:16:00Z">
                <w:pPr>
                  <w:pStyle w:val="XML1"/>
                </w:pPr>
              </w:pPrChange>
            </w:pPr>
            <w:ins w:id="8984" w:author="aas" w:date="2013-10-14T02:06:00Z">
              <w:del w:id="8985" w:author="Anees Shaikh" w:date="2013-10-19T02:16:00Z">
                <w:r w:rsidDel="00E067A3">
                  <w:delText xml:space="preserve">                            &lt;xs:annotation&gt;</w:delText>
                </w:r>
              </w:del>
            </w:ins>
          </w:p>
          <w:p w14:paraId="150A1E3B" w14:textId="4959B000" w:rsidR="00874469" w:rsidDel="00E067A3" w:rsidRDefault="00874469">
            <w:pPr>
              <w:pStyle w:val="Appx"/>
              <w:rPr>
                <w:ins w:id="8986" w:author="aas" w:date="2013-10-14T02:06:00Z"/>
                <w:del w:id="8987" w:author="Anees Shaikh" w:date="2013-10-19T02:16:00Z"/>
              </w:rPr>
              <w:pPrChange w:id="8988" w:author="Anees Shaikh" w:date="2013-10-19T02:16:00Z">
                <w:pPr>
                  <w:pStyle w:val="XML1"/>
                </w:pPr>
              </w:pPrChange>
            </w:pPr>
            <w:ins w:id="8989" w:author="aas" w:date="2013-10-14T02:06:00Z">
              <w:del w:id="8990" w:author="Anees Shaikh" w:date="2013-10-19T02:16:00Z">
                <w:r w:rsidDel="00E067A3">
                  <w:delText xml:space="preserve">                              &lt;xs:documentation&gt;</w:delText>
                </w:r>
              </w:del>
            </w:ins>
          </w:p>
          <w:p w14:paraId="40368298" w14:textId="76B67FC6" w:rsidR="00874469" w:rsidDel="00E067A3" w:rsidRDefault="00874469">
            <w:pPr>
              <w:pStyle w:val="Appx"/>
              <w:rPr>
                <w:ins w:id="8991" w:author="aas" w:date="2013-10-14T02:06:00Z"/>
                <w:del w:id="8992" w:author="Anees Shaikh" w:date="2013-10-19T02:16:00Z"/>
              </w:rPr>
              <w:pPrChange w:id="8993" w:author="Anees Shaikh" w:date="2013-10-19T02:16:00Z">
                <w:pPr>
                  <w:pStyle w:val="XML1"/>
                </w:pPr>
              </w:pPrChange>
            </w:pPr>
            <w:ins w:id="8994" w:author="aas" w:date="2013-10-14T02:06:00Z">
              <w:del w:id="8995"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8996" w:author="aas" w:date="2013-10-14T02:06:00Z"/>
                <w:del w:id="8997" w:author="Anees Shaikh" w:date="2013-10-19T02:16:00Z"/>
              </w:rPr>
              <w:pPrChange w:id="8998" w:author="Anees Shaikh" w:date="2013-10-19T02:16:00Z">
                <w:pPr>
                  <w:pStyle w:val="XML1"/>
                </w:pPr>
              </w:pPrChange>
            </w:pPr>
            <w:ins w:id="8999" w:author="aas" w:date="2013-10-14T02:06:00Z">
              <w:del w:id="9000"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01" w:author="aas" w:date="2013-10-14T02:06:00Z"/>
                <w:del w:id="9002" w:author="Anees Shaikh" w:date="2013-10-19T02:16:00Z"/>
              </w:rPr>
              <w:pPrChange w:id="9003" w:author="Anees Shaikh" w:date="2013-10-19T02:16:00Z">
                <w:pPr>
                  <w:pStyle w:val="XML1"/>
                </w:pPr>
              </w:pPrChange>
            </w:pPr>
            <w:ins w:id="9004" w:author="aas" w:date="2013-10-14T02:06:00Z">
              <w:del w:id="9005" w:author="Anees Shaikh" w:date="2013-10-19T02:16:00Z">
                <w:r w:rsidDel="00E067A3">
                  <w:delText xml:space="preserve">                                       OpenFlow.</w:delText>
                </w:r>
              </w:del>
            </w:ins>
          </w:p>
          <w:p w14:paraId="25D86801" w14:textId="34BC7016" w:rsidR="00874469" w:rsidDel="00E067A3" w:rsidRDefault="00874469">
            <w:pPr>
              <w:pStyle w:val="Appx"/>
              <w:rPr>
                <w:ins w:id="9006" w:author="aas" w:date="2013-10-14T02:06:00Z"/>
                <w:del w:id="9007" w:author="Anees Shaikh" w:date="2013-10-19T02:16:00Z"/>
              </w:rPr>
              <w:pPrChange w:id="9008" w:author="Anees Shaikh" w:date="2013-10-19T02:16:00Z">
                <w:pPr>
                  <w:pStyle w:val="XML1"/>
                </w:pPr>
              </w:pPrChange>
            </w:pPr>
            <w:ins w:id="9009" w:author="aas" w:date="2013-10-14T02:06:00Z">
              <w:del w:id="9010" w:author="Anees Shaikh" w:date="2013-10-19T02:16:00Z">
                <w:r w:rsidDel="00E067A3">
                  <w:delText xml:space="preserve">                              &lt;/xs:documentation&gt;</w:delText>
                </w:r>
              </w:del>
            </w:ins>
          </w:p>
          <w:p w14:paraId="7A1AC700" w14:textId="3C24D05D" w:rsidR="00874469" w:rsidDel="00E067A3" w:rsidRDefault="00874469">
            <w:pPr>
              <w:pStyle w:val="Appx"/>
              <w:rPr>
                <w:ins w:id="9011" w:author="aas" w:date="2013-10-14T02:06:00Z"/>
                <w:del w:id="9012" w:author="Anees Shaikh" w:date="2013-10-19T02:16:00Z"/>
              </w:rPr>
              <w:pPrChange w:id="9013" w:author="Anees Shaikh" w:date="2013-10-19T02:16:00Z">
                <w:pPr>
                  <w:pStyle w:val="XML1"/>
                </w:pPr>
              </w:pPrChange>
            </w:pPr>
            <w:ins w:id="9014" w:author="aas" w:date="2013-10-14T02:06:00Z">
              <w:del w:id="9015" w:author="Anees Shaikh" w:date="2013-10-19T02:16:00Z">
                <w:r w:rsidDel="00E067A3">
                  <w:delText xml:space="preserve">                            &lt;/xs:annotation&gt;</w:delText>
                </w:r>
              </w:del>
            </w:ins>
          </w:p>
          <w:p w14:paraId="705146A1" w14:textId="6B5A477D" w:rsidR="00874469" w:rsidDel="00E067A3" w:rsidRDefault="00874469">
            <w:pPr>
              <w:pStyle w:val="Appx"/>
              <w:rPr>
                <w:ins w:id="9016" w:author="aas" w:date="2013-10-14T02:06:00Z"/>
                <w:del w:id="9017" w:author="Anees Shaikh" w:date="2013-10-19T02:16:00Z"/>
              </w:rPr>
              <w:pPrChange w:id="9018" w:author="Anees Shaikh" w:date="2013-10-19T02:16:00Z">
                <w:pPr>
                  <w:pStyle w:val="XML1"/>
                </w:pPr>
              </w:pPrChange>
            </w:pPr>
            <w:ins w:id="9019" w:author="aas" w:date="2013-10-14T02:06:00Z">
              <w:del w:id="9020" w:author="Anees Shaikh" w:date="2013-10-19T02:16:00Z">
                <w:r w:rsidDel="00E067A3">
                  <w:delText xml:space="preserve">                          &lt;/xs:element&gt;</w:delText>
                </w:r>
              </w:del>
            </w:ins>
          </w:p>
          <w:p w14:paraId="790F8399" w14:textId="01758019" w:rsidR="00874469" w:rsidDel="00E067A3" w:rsidRDefault="00874469">
            <w:pPr>
              <w:pStyle w:val="Appx"/>
              <w:rPr>
                <w:ins w:id="9021" w:author="aas" w:date="2013-10-14T02:06:00Z"/>
                <w:del w:id="9022" w:author="Anees Shaikh" w:date="2013-10-19T02:16:00Z"/>
              </w:rPr>
              <w:pPrChange w:id="9023" w:author="Anees Shaikh" w:date="2013-10-19T02:16:00Z">
                <w:pPr>
                  <w:pStyle w:val="XML1"/>
                </w:pPr>
              </w:pPrChange>
            </w:pPr>
            <w:ins w:id="9024" w:author="aas" w:date="2013-10-14T02:06:00Z">
              <w:del w:id="9025"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26" w:author="aas" w:date="2013-10-14T02:06:00Z"/>
                <w:del w:id="9027" w:author="Anees Shaikh" w:date="2013-10-19T02:16:00Z"/>
              </w:rPr>
              <w:pPrChange w:id="9028" w:author="Anees Shaikh" w:date="2013-10-19T02:16:00Z">
                <w:pPr>
                  <w:pStyle w:val="XML1"/>
                </w:pPr>
              </w:pPrChange>
            </w:pPr>
            <w:ins w:id="9029" w:author="aas" w:date="2013-10-14T02:06:00Z">
              <w:del w:id="9030" w:author="Anees Shaikh" w:date="2013-10-19T02:16:00Z">
                <w:r w:rsidDel="00E067A3">
                  <w:delText xml:space="preserve">                            &lt;xs:annotation&gt;</w:delText>
                </w:r>
              </w:del>
            </w:ins>
          </w:p>
          <w:p w14:paraId="09C0EAFA" w14:textId="5F1B4E87" w:rsidR="00874469" w:rsidDel="00E067A3" w:rsidRDefault="00874469">
            <w:pPr>
              <w:pStyle w:val="Appx"/>
              <w:rPr>
                <w:ins w:id="9031" w:author="aas" w:date="2013-10-14T02:06:00Z"/>
                <w:del w:id="9032" w:author="Anees Shaikh" w:date="2013-10-19T02:16:00Z"/>
              </w:rPr>
              <w:pPrChange w:id="9033" w:author="Anees Shaikh" w:date="2013-10-19T02:16:00Z">
                <w:pPr>
                  <w:pStyle w:val="XML1"/>
                </w:pPr>
              </w:pPrChange>
            </w:pPr>
            <w:ins w:id="9034" w:author="aas" w:date="2013-10-14T02:06:00Z">
              <w:del w:id="9035" w:author="Anees Shaikh" w:date="2013-10-19T02:16:00Z">
                <w:r w:rsidDel="00E067A3">
                  <w:delText xml:space="preserve">                              &lt;xs:documentation&gt;</w:delText>
                </w:r>
              </w:del>
            </w:ins>
          </w:p>
          <w:p w14:paraId="490338CF" w14:textId="35A06AF5" w:rsidR="00874469" w:rsidDel="00E067A3" w:rsidRDefault="00874469">
            <w:pPr>
              <w:pStyle w:val="Appx"/>
              <w:rPr>
                <w:ins w:id="9036" w:author="aas" w:date="2013-10-14T02:06:00Z"/>
                <w:del w:id="9037" w:author="Anees Shaikh" w:date="2013-10-19T02:16:00Z"/>
              </w:rPr>
              <w:pPrChange w:id="9038" w:author="Anees Shaikh" w:date="2013-10-19T02:16:00Z">
                <w:pPr>
                  <w:pStyle w:val="XML1"/>
                </w:pPr>
              </w:pPrChange>
            </w:pPr>
            <w:ins w:id="9039" w:author="aas" w:date="2013-10-14T02:06:00Z">
              <w:del w:id="9040"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41" w:author="aas" w:date="2013-10-14T02:06:00Z"/>
                <w:del w:id="9042" w:author="Anees Shaikh" w:date="2013-10-19T02:16:00Z"/>
              </w:rPr>
              <w:pPrChange w:id="9043" w:author="Anees Shaikh" w:date="2013-10-19T02:16:00Z">
                <w:pPr>
                  <w:pStyle w:val="XML1"/>
                </w:pPr>
              </w:pPrChange>
            </w:pPr>
            <w:ins w:id="9044" w:author="aas" w:date="2013-10-14T02:06:00Z">
              <w:del w:id="9045" w:author="Anees Shaikh" w:date="2013-10-19T02:16:00Z">
                <w:r w:rsidDel="00E067A3">
                  <w:delText xml:space="preserve">                              &lt;/xs:documentation&gt;</w:delText>
                </w:r>
              </w:del>
            </w:ins>
          </w:p>
          <w:p w14:paraId="79A98449" w14:textId="7695BC35" w:rsidR="00874469" w:rsidDel="00E067A3" w:rsidRDefault="00874469">
            <w:pPr>
              <w:pStyle w:val="Appx"/>
              <w:rPr>
                <w:ins w:id="9046" w:author="aas" w:date="2013-10-14T02:06:00Z"/>
                <w:del w:id="9047" w:author="Anees Shaikh" w:date="2013-10-19T02:16:00Z"/>
              </w:rPr>
              <w:pPrChange w:id="9048" w:author="Anees Shaikh" w:date="2013-10-19T02:16:00Z">
                <w:pPr>
                  <w:pStyle w:val="XML1"/>
                </w:pPr>
              </w:pPrChange>
            </w:pPr>
            <w:ins w:id="9049" w:author="aas" w:date="2013-10-14T02:06:00Z">
              <w:del w:id="9050" w:author="Anees Shaikh" w:date="2013-10-19T02:16:00Z">
                <w:r w:rsidDel="00E067A3">
                  <w:delText xml:space="preserve">                            &lt;/xs:annotation&gt;</w:delText>
                </w:r>
              </w:del>
            </w:ins>
          </w:p>
          <w:p w14:paraId="7744CAF2" w14:textId="772D56A6" w:rsidR="00874469" w:rsidDel="00E067A3" w:rsidRDefault="00874469">
            <w:pPr>
              <w:pStyle w:val="Appx"/>
              <w:rPr>
                <w:ins w:id="9051" w:author="aas" w:date="2013-10-14T02:06:00Z"/>
                <w:del w:id="9052" w:author="Anees Shaikh" w:date="2013-10-19T02:16:00Z"/>
              </w:rPr>
              <w:pPrChange w:id="9053" w:author="Anees Shaikh" w:date="2013-10-19T02:16:00Z">
                <w:pPr>
                  <w:pStyle w:val="XML1"/>
                </w:pPr>
              </w:pPrChange>
            </w:pPr>
            <w:ins w:id="9054" w:author="aas" w:date="2013-10-14T02:06:00Z">
              <w:del w:id="9055" w:author="Anees Shaikh" w:date="2013-10-19T02:16:00Z">
                <w:r w:rsidDel="00E067A3">
                  <w:delText xml:space="preserve">                          &lt;/xs:element&gt;</w:delText>
                </w:r>
              </w:del>
            </w:ins>
          </w:p>
          <w:p w14:paraId="252A8B72" w14:textId="21620303" w:rsidR="00874469" w:rsidDel="00E067A3" w:rsidRDefault="00874469">
            <w:pPr>
              <w:pStyle w:val="Appx"/>
              <w:rPr>
                <w:ins w:id="9056" w:author="aas" w:date="2013-10-14T02:06:00Z"/>
                <w:del w:id="9057" w:author="Anees Shaikh" w:date="2013-10-19T02:16:00Z"/>
              </w:rPr>
              <w:pPrChange w:id="9058" w:author="Anees Shaikh" w:date="2013-10-19T02:16:00Z">
                <w:pPr>
                  <w:pStyle w:val="XML1"/>
                </w:pPr>
              </w:pPrChange>
            </w:pPr>
            <w:ins w:id="9059" w:author="aas" w:date="2013-10-14T02:06:00Z">
              <w:del w:id="9060"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061" w:author="aas" w:date="2013-10-14T02:06:00Z"/>
                <w:del w:id="9062" w:author="Anees Shaikh" w:date="2013-10-19T02:16:00Z"/>
              </w:rPr>
              <w:pPrChange w:id="9063" w:author="Anees Shaikh" w:date="2013-10-19T02:16:00Z">
                <w:pPr>
                  <w:pStyle w:val="XML1"/>
                </w:pPr>
              </w:pPrChange>
            </w:pPr>
            <w:ins w:id="9064" w:author="aas" w:date="2013-10-14T02:06:00Z">
              <w:del w:id="9065" w:author="Anees Shaikh" w:date="2013-10-19T02:16:00Z">
                <w:r w:rsidDel="00E067A3">
                  <w:delText xml:space="preserve">                            &lt;xs:annotation&gt;</w:delText>
                </w:r>
              </w:del>
            </w:ins>
          </w:p>
          <w:p w14:paraId="2D6EBF39" w14:textId="3270AD12" w:rsidR="00874469" w:rsidDel="00E067A3" w:rsidRDefault="00874469">
            <w:pPr>
              <w:pStyle w:val="Appx"/>
              <w:rPr>
                <w:ins w:id="9066" w:author="aas" w:date="2013-10-14T02:06:00Z"/>
                <w:del w:id="9067" w:author="Anees Shaikh" w:date="2013-10-19T02:16:00Z"/>
              </w:rPr>
              <w:pPrChange w:id="9068" w:author="Anees Shaikh" w:date="2013-10-19T02:16:00Z">
                <w:pPr>
                  <w:pStyle w:val="XML1"/>
                </w:pPr>
              </w:pPrChange>
            </w:pPr>
            <w:ins w:id="9069" w:author="aas" w:date="2013-10-14T02:06:00Z">
              <w:del w:id="9070" w:author="Anees Shaikh" w:date="2013-10-19T02:16:00Z">
                <w:r w:rsidDel="00E067A3">
                  <w:delText xml:space="preserve">                              &lt;xs:documentation&gt;</w:delText>
                </w:r>
              </w:del>
            </w:ins>
          </w:p>
          <w:p w14:paraId="0CAACC0C" w14:textId="1C60C469" w:rsidR="00874469" w:rsidDel="00E067A3" w:rsidRDefault="00874469">
            <w:pPr>
              <w:pStyle w:val="Appx"/>
              <w:rPr>
                <w:ins w:id="9071" w:author="aas" w:date="2013-10-14T02:06:00Z"/>
                <w:del w:id="9072" w:author="Anees Shaikh" w:date="2013-10-19T02:16:00Z"/>
              </w:rPr>
              <w:pPrChange w:id="9073" w:author="Anees Shaikh" w:date="2013-10-19T02:16:00Z">
                <w:pPr>
                  <w:pStyle w:val="XML1"/>
                </w:pPr>
              </w:pPrChange>
            </w:pPr>
            <w:ins w:id="9074" w:author="aas" w:date="2013-10-14T02:06:00Z">
              <w:del w:id="9075"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076" w:author="aas" w:date="2013-10-14T02:06:00Z"/>
                <w:del w:id="9077" w:author="Anees Shaikh" w:date="2013-10-19T02:16:00Z"/>
              </w:rPr>
              <w:pPrChange w:id="9078" w:author="Anees Shaikh" w:date="2013-10-19T02:16:00Z">
                <w:pPr>
                  <w:pStyle w:val="XML1"/>
                </w:pPr>
              </w:pPrChange>
            </w:pPr>
            <w:ins w:id="9079" w:author="aas" w:date="2013-10-14T02:06:00Z">
              <w:del w:id="9080" w:author="Anees Shaikh" w:date="2013-10-19T02:16:00Z">
                <w:r w:rsidDel="00E067A3">
                  <w:delText xml:space="preserve">                              &lt;/xs:documentation&gt;</w:delText>
                </w:r>
              </w:del>
            </w:ins>
          </w:p>
          <w:p w14:paraId="5332673C" w14:textId="25FC2A42" w:rsidR="00874469" w:rsidDel="00E067A3" w:rsidRDefault="00874469">
            <w:pPr>
              <w:pStyle w:val="Appx"/>
              <w:rPr>
                <w:ins w:id="9081" w:author="aas" w:date="2013-10-14T02:06:00Z"/>
                <w:del w:id="9082" w:author="Anees Shaikh" w:date="2013-10-19T02:16:00Z"/>
              </w:rPr>
              <w:pPrChange w:id="9083" w:author="Anees Shaikh" w:date="2013-10-19T02:16:00Z">
                <w:pPr>
                  <w:pStyle w:val="XML1"/>
                </w:pPr>
              </w:pPrChange>
            </w:pPr>
            <w:ins w:id="9084" w:author="aas" w:date="2013-10-14T02:06:00Z">
              <w:del w:id="9085" w:author="Anees Shaikh" w:date="2013-10-19T02:16:00Z">
                <w:r w:rsidDel="00E067A3">
                  <w:delText xml:space="preserve">                            &lt;/xs:annotation&gt;</w:delText>
                </w:r>
              </w:del>
            </w:ins>
          </w:p>
          <w:p w14:paraId="4FAF4D80" w14:textId="55EDE54A" w:rsidR="00874469" w:rsidDel="00E067A3" w:rsidRDefault="00874469">
            <w:pPr>
              <w:pStyle w:val="Appx"/>
              <w:rPr>
                <w:ins w:id="9086" w:author="aas" w:date="2013-10-14T02:06:00Z"/>
                <w:del w:id="9087" w:author="Anees Shaikh" w:date="2013-10-19T02:16:00Z"/>
              </w:rPr>
              <w:pPrChange w:id="9088" w:author="Anees Shaikh" w:date="2013-10-19T02:16:00Z">
                <w:pPr>
                  <w:pStyle w:val="XML1"/>
                </w:pPr>
              </w:pPrChange>
            </w:pPr>
            <w:ins w:id="9089" w:author="aas" w:date="2013-10-14T02:06:00Z">
              <w:del w:id="9090" w:author="Anees Shaikh" w:date="2013-10-19T02:16:00Z">
                <w:r w:rsidDel="00E067A3">
                  <w:delText xml:space="preserve">                          &lt;/xs:element&gt;</w:delText>
                </w:r>
              </w:del>
            </w:ins>
          </w:p>
          <w:p w14:paraId="133D0623" w14:textId="782047AC" w:rsidR="00874469" w:rsidDel="00E067A3" w:rsidRDefault="00874469">
            <w:pPr>
              <w:pStyle w:val="Appx"/>
              <w:rPr>
                <w:ins w:id="9091" w:author="aas" w:date="2013-10-14T02:06:00Z"/>
                <w:del w:id="9092" w:author="Anees Shaikh" w:date="2013-10-19T02:16:00Z"/>
              </w:rPr>
              <w:pPrChange w:id="9093" w:author="Anees Shaikh" w:date="2013-10-19T02:16:00Z">
                <w:pPr>
                  <w:pStyle w:val="XML1"/>
                </w:pPr>
              </w:pPrChange>
            </w:pPr>
            <w:ins w:id="9094" w:author="aas" w:date="2013-10-14T02:06:00Z">
              <w:del w:id="9095"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096" w:author="aas" w:date="2013-10-14T02:06:00Z"/>
                <w:del w:id="9097" w:author="Anees Shaikh" w:date="2013-10-19T02:16:00Z"/>
              </w:rPr>
              <w:pPrChange w:id="9098" w:author="Anees Shaikh" w:date="2013-10-19T02:16:00Z">
                <w:pPr>
                  <w:pStyle w:val="XML1"/>
                </w:pPr>
              </w:pPrChange>
            </w:pPr>
            <w:ins w:id="9099" w:author="aas" w:date="2013-10-14T02:06:00Z">
              <w:del w:id="9100" w:author="Anees Shaikh" w:date="2013-10-19T02:16:00Z">
                <w:r w:rsidDel="00E067A3">
                  <w:delText xml:space="preserve">                            &lt;xs:annotation&gt;</w:delText>
                </w:r>
              </w:del>
            </w:ins>
          </w:p>
          <w:p w14:paraId="3F3B4E2F" w14:textId="59C56EDA" w:rsidR="00874469" w:rsidDel="00E067A3" w:rsidRDefault="00874469">
            <w:pPr>
              <w:pStyle w:val="Appx"/>
              <w:rPr>
                <w:ins w:id="9101" w:author="aas" w:date="2013-10-14T02:06:00Z"/>
                <w:del w:id="9102" w:author="Anees Shaikh" w:date="2013-10-19T02:16:00Z"/>
              </w:rPr>
              <w:pPrChange w:id="9103" w:author="Anees Shaikh" w:date="2013-10-19T02:16:00Z">
                <w:pPr>
                  <w:pStyle w:val="XML1"/>
                </w:pPr>
              </w:pPrChange>
            </w:pPr>
            <w:ins w:id="9104" w:author="aas" w:date="2013-10-14T02:06:00Z">
              <w:del w:id="9105" w:author="Anees Shaikh" w:date="2013-10-19T02:16:00Z">
                <w:r w:rsidDel="00E067A3">
                  <w:delText xml:space="preserve">                              &lt;xs:documentation&gt;</w:delText>
                </w:r>
              </w:del>
            </w:ins>
          </w:p>
          <w:p w14:paraId="61334746" w14:textId="063A805C" w:rsidR="00874469" w:rsidDel="00E067A3" w:rsidRDefault="00874469">
            <w:pPr>
              <w:pStyle w:val="Appx"/>
              <w:rPr>
                <w:ins w:id="9106" w:author="aas" w:date="2013-10-14T02:06:00Z"/>
                <w:del w:id="9107" w:author="Anees Shaikh" w:date="2013-10-19T02:16:00Z"/>
              </w:rPr>
              <w:pPrChange w:id="9108" w:author="Anees Shaikh" w:date="2013-10-19T02:16:00Z">
                <w:pPr>
                  <w:pStyle w:val="XML1"/>
                </w:pPr>
              </w:pPrChange>
            </w:pPr>
            <w:ins w:id="9109" w:author="aas" w:date="2013-10-14T02:06:00Z">
              <w:del w:id="9110"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11" w:author="aas" w:date="2013-10-14T02:06:00Z"/>
                <w:del w:id="9112" w:author="Anees Shaikh" w:date="2013-10-19T02:16:00Z"/>
              </w:rPr>
              <w:pPrChange w:id="9113" w:author="Anees Shaikh" w:date="2013-10-19T02:16:00Z">
                <w:pPr>
                  <w:pStyle w:val="XML1"/>
                </w:pPr>
              </w:pPrChange>
            </w:pPr>
            <w:ins w:id="9114" w:author="aas" w:date="2013-10-14T02:06:00Z">
              <w:del w:id="9115"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16" w:author="aas" w:date="2013-10-14T02:06:00Z"/>
                <w:del w:id="9117" w:author="Anees Shaikh" w:date="2013-10-19T02:16:00Z"/>
              </w:rPr>
              <w:pPrChange w:id="9118" w:author="Anees Shaikh" w:date="2013-10-19T02:16:00Z">
                <w:pPr>
                  <w:pStyle w:val="XML1"/>
                </w:pPr>
              </w:pPrChange>
            </w:pPr>
            <w:ins w:id="9119" w:author="aas" w:date="2013-10-14T02:06:00Z">
              <w:del w:id="9120" w:author="Anees Shaikh" w:date="2013-10-19T02:16:00Z">
                <w:r w:rsidDel="00E067A3">
                  <w:delText xml:space="preserve">                              &lt;/xs:documentation&gt;</w:delText>
                </w:r>
              </w:del>
            </w:ins>
          </w:p>
          <w:p w14:paraId="6941E3A0" w14:textId="51CF1B51" w:rsidR="00874469" w:rsidDel="00E067A3" w:rsidRDefault="00874469">
            <w:pPr>
              <w:pStyle w:val="Appx"/>
              <w:rPr>
                <w:ins w:id="9121" w:author="aas" w:date="2013-10-14T02:06:00Z"/>
                <w:del w:id="9122" w:author="Anees Shaikh" w:date="2013-10-19T02:16:00Z"/>
              </w:rPr>
              <w:pPrChange w:id="9123" w:author="Anees Shaikh" w:date="2013-10-19T02:16:00Z">
                <w:pPr>
                  <w:pStyle w:val="XML1"/>
                </w:pPr>
              </w:pPrChange>
            </w:pPr>
            <w:ins w:id="9124" w:author="aas" w:date="2013-10-14T02:06:00Z">
              <w:del w:id="9125" w:author="Anees Shaikh" w:date="2013-10-19T02:16:00Z">
                <w:r w:rsidDel="00E067A3">
                  <w:delText xml:space="preserve">                            &lt;/xs:annotation&gt;</w:delText>
                </w:r>
              </w:del>
            </w:ins>
          </w:p>
          <w:p w14:paraId="1FC65DA0" w14:textId="1157E691" w:rsidR="00874469" w:rsidDel="00E067A3" w:rsidRDefault="00874469">
            <w:pPr>
              <w:pStyle w:val="Appx"/>
              <w:rPr>
                <w:ins w:id="9126" w:author="aas" w:date="2013-10-14T02:06:00Z"/>
                <w:del w:id="9127" w:author="Anees Shaikh" w:date="2013-10-19T02:16:00Z"/>
              </w:rPr>
              <w:pPrChange w:id="9128" w:author="Anees Shaikh" w:date="2013-10-19T02:16:00Z">
                <w:pPr>
                  <w:pStyle w:val="XML1"/>
                </w:pPr>
              </w:pPrChange>
            </w:pPr>
            <w:ins w:id="9129" w:author="aas" w:date="2013-10-14T02:06:00Z">
              <w:del w:id="9130" w:author="Anees Shaikh" w:date="2013-10-19T02:16:00Z">
                <w:r w:rsidDel="00E067A3">
                  <w:delText xml:space="preserve">                          &lt;/xs:element&gt;</w:delText>
                </w:r>
              </w:del>
            </w:ins>
          </w:p>
          <w:p w14:paraId="18027734" w14:textId="743510FB" w:rsidR="00874469" w:rsidDel="00E067A3" w:rsidRDefault="00874469">
            <w:pPr>
              <w:pStyle w:val="Appx"/>
              <w:rPr>
                <w:ins w:id="9131" w:author="aas" w:date="2013-10-14T02:06:00Z"/>
                <w:del w:id="9132" w:author="Anees Shaikh" w:date="2013-10-19T02:16:00Z"/>
              </w:rPr>
              <w:pPrChange w:id="9133" w:author="Anees Shaikh" w:date="2013-10-19T02:16:00Z">
                <w:pPr>
                  <w:pStyle w:val="XML1"/>
                </w:pPr>
              </w:pPrChange>
            </w:pPr>
            <w:ins w:id="9134" w:author="aas" w:date="2013-10-14T02:06:00Z">
              <w:del w:id="9135"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36" w:author="aas" w:date="2013-10-14T02:06:00Z"/>
                <w:del w:id="9137" w:author="Anees Shaikh" w:date="2013-10-19T02:16:00Z"/>
              </w:rPr>
              <w:pPrChange w:id="9138" w:author="Anees Shaikh" w:date="2013-10-19T02:16:00Z">
                <w:pPr>
                  <w:pStyle w:val="XML1"/>
                </w:pPr>
              </w:pPrChange>
            </w:pPr>
            <w:ins w:id="9139" w:author="aas" w:date="2013-10-14T02:06:00Z">
              <w:del w:id="9140" w:author="Anees Shaikh" w:date="2013-10-19T02:16:00Z">
                <w:r w:rsidDel="00E067A3">
                  <w:delText xml:space="preserve">                                  namespace="##other" processContents="lax"/&gt;</w:delText>
                </w:r>
              </w:del>
            </w:ins>
          </w:p>
          <w:p w14:paraId="726CACE9" w14:textId="3D38B8BB" w:rsidR="00874469" w:rsidDel="00E067A3" w:rsidRDefault="00874469">
            <w:pPr>
              <w:pStyle w:val="Appx"/>
              <w:rPr>
                <w:ins w:id="9141" w:author="aas" w:date="2013-10-14T02:06:00Z"/>
                <w:del w:id="9142" w:author="Anees Shaikh" w:date="2013-10-19T02:16:00Z"/>
              </w:rPr>
              <w:pPrChange w:id="9143" w:author="Anees Shaikh" w:date="2013-10-19T02:16:00Z">
                <w:pPr>
                  <w:pStyle w:val="XML1"/>
                </w:pPr>
              </w:pPrChange>
            </w:pPr>
            <w:ins w:id="9144" w:author="aas" w:date="2013-10-14T02:06:00Z">
              <w:del w:id="9145" w:author="Anees Shaikh" w:date="2013-10-19T02:16:00Z">
                <w:r w:rsidDel="00E067A3">
                  <w:delText xml:space="preserve">                        &lt;/xs:sequence&gt;</w:delText>
                </w:r>
              </w:del>
            </w:ins>
          </w:p>
          <w:p w14:paraId="4E325E3B" w14:textId="4413BC1E" w:rsidR="00874469" w:rsidDel="00E067A3" w:rsidRDefault="00874469">
            <w:pPr>
              <w:pStyle w:val="Appx"/>
              <w:rPr>
                <w:ins w:id="9146" w:author="aas" w:date="2013-10-14T02:06:00Z"/>
                <w:del w:id="9147" w:author="Anees Shaikh" w:date="2013-10-19T02:16:00Z"/>
              </w:rPr>
              <w:pPrChange w:id="9148" w:author="Anees Shaikh" w:date="2013-10-19T02:16:00Z">
                <w:pPr>
                  <w:pStyle w:val="XML1"/>
                </w:pPr>
              </w:pPrChange>
            </w:pPr>
            <w:ins w:id="9149" w:author="aas" w:date="2013-10-14T02:06:00Z">
              <w:del w:id="9150" w:author="Anees Shaikh" w:date="2013-10-19T02:16:00Z">
                <w:r w:rsidDel="00E067A3">
                  <w:delText xml:space="preserve">                      &lt;/xs:complexType&gt;</w:delText>
                </w:r>
              </w:del>
            </w:ins>
          </w:p>
          <w:p w14:paraId="7D55D35F" w14:textId="4424B11A" w:rsidR="00874469" w:rsidDel="00E067A3" w:rsidRDefault="00874469">
            <w:pPr>
              <w:pStyle w:val="Appx"/>
              <w:rPr>
                <w:ins w:id="9151" w:author="aas" w:date="2013-10-14T02:06:00Z"/>
                <w:del w:id="9152" w:author="Anees Shaikh" w:date="2013-10-19T02:16:00Z"/>
              </w:rPr>
              <w:pPrChange w:id="9153" w:author="Anees Shaikh" w:date="2013-10-19T02:16:00Z">
                <w:pPr>
                  <w:pStyle w:val="XML1"/>
                </w:pPr>
              </w:pPrChange>
            </w:pPr>
            <w:ins w:id="9154" w:author="aas" w:date="2013-10-14T02:06:00Z">
              <w:del w:id="9155" w:author="Anees Shaikh" w:date="2013-10-19T02:16:00Z">
                <w:r w:rsidDel="00E067A3">
                  <w:delText xml:space="preserve">                    &lt;/xs:element&gt;</w:delText>
                </w:r>
              </w:del>
            </w:ins>
          </w:p>
          <w:p w14:paraId="609AF0D3" w14:textId="4EAB02FE" w:rsidR="00874469" w:rsidDel="00E067A3" w:rsidRDefault="00874469">
            <w:pPr>
              <w:pStyle w:val="Appx"/>
              <w:rPr>
                <w:ins w:id="9156" w:author="aas" w:date="2013-10-14T02:06:00Z"/>
                <w:del w:id="9157" w:author="Anees Shaikh" w:date="2013-10-19T02:16:00Z"/>
              </w:rPr>
              <w:pPrChange w:id="9158" w:author="Anees Shaikh" w:date="2013-10-19T02:16:00Z">
                <w:pPr>
                  <w:pStyle w:val="XML1"/>
                </w:pPr>
              </w:pPrChange>
            </w:pPr>
            <w:ins w:id="9159" w:author="aas" w:date="2013-10-14T02:06:00Z">
              <w:del w:id="9160" w:author="Anees Shaikh" w:date="2013-10-19T02:16:00Z">
                <w:r w:rsidDel="00E067A3">
                  <w:delText xml:space="preserve">                    &lt;xs:element name="state" minOccurs="0"&gt;</w:delText>
                </w:r>
              </w:del>
            </w:ins>
          </w:p>
          <w:p w14:paraId="3315BEAC" w14:textId="0F8ECCC0" w:rsidR="00874469" w:rsidDel="00E067A3" w:rsidRDefault="00874469">
            <w:pPr>
              <w:pStyle w:val="Appx"/>
              <w:rPr>
                <w:ins w:id="9161" w:author="aas" w:date="2013-10-14T02:06:00Z"/>
                <w:del w:id="9162" w:author="Anees Shaikh" w:date="2013-10-19T02:16:00Z"/>
              </w:rPr>
              <w:pPrChange w:id="9163" w:author="Anees Shaikh" w:date="2013-10-19T02:16:00Z">
                <w:pPr>
                  <w:pStyle w:val="XML1"/>
                </w:pPr>
              </w:pPrChange>
            </w:pPr>
            <w:ins w:id="9164" w:author="aas" w:date="2013-10-14T02:06:00Z">
              <w:del w:id="9165" w:author="Anees Shaikh" w:date="2013-10-19T02:16:00Z">
                <w:r w:rsidDel="00E067A3">
                  <w:delText xml:space="preserve">                      &lt;xs:annotation&gt;</w:delText>
                </w:r>
              </w:del>
            </w:ins>
          </w:p>
          <w:p w14:paraId="6440952A" w14:textId="7451A7E1" w:rsidR="00874469" w:rsidDel="00E067A3" w:rsidRDefault="00874469">
            <w:pPr>
              <w:pStyle w:val="Appx"/>
              <w:rPr>
                <w:ins w:id="9166" w:author="aas" w:date="2013-10-14T02:06:00Z"/>
                <w:del w:id="9167" w:author="Anees Shaikh" w:date="2013-10-19T02:16:00Z"/>
              </w:rPr>
              <w:pPrChange w:id="9168" w:author="Anees Shaikh" w:date="2013-10-19T02:16:00Z">
                <w:pPr>
                  <w:pStyle w:val="XML1"/>
                </w:pPr>
              </w:pPrChange>
            </w:pPr>
            <w:ins w:id="9169" w:author="aas" w:date="2013-10-14T02:06:00Z">
              <w:del w:id="9170" w:author="Anees Shaikh" w:date="2013-10-19T02:16:00Z">
                <w:r w:rsidDel="00E067A3">
                  <w:delText xml:space="preserve">                        &lt;xs:documentation&gt;</w:delText>
                </w:r>
              </w:del>
            </w:ins>
          </w:p>
          <w:p w14:paraId="1CA74D71" w14:textId="7BA26389" w:rsidR="00874469" w:rsidDel="00E067A3" w:rsidRDefault="00874469">
            <w:pPr>
              <w:pStyle w:val="Appx"/>
              <w:rPr>
                <w:ins w:id="9171" w:author="aas" w:date="2013-10-14T02:06:00Z"/>
                <w:del w:id="9172" w:author="Anees Shaikh" w:date="2013-10-19T02:16:00Z"/>
              </w:rPr>
              <w:pPrChange w:id="9173" w:author="Anees Shaikh" w:date="2013-10-19T02:16:00Z">
                <w:pPr>
                  <w:pStyle w:val="XML1"/>
                </w:pPr>
              </w:pPrChange>
            </w:pPr>
            <w:ins w:id="9174" w:author="aas" w:date="2013-10-14T02:06:00Z">
              <w:del w:id="9175"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176" w:author="aas" w:date="2013-10-14T02:06:00Z"/>
                <w:del w:id="9177" w:author="Anees Shaikh" w:date="2013-10-19T02:16:00Z"/>
              </w:rPr>
              <w:pPrChange w:id="9178" w:author="Anees Shaikh" w:date="2013-10-19T02:16:00Z">
                <w:pPr>
                  <w:pStyle w:val="XML1"/>
                </w:pPr>
              </w:pPrChange>
            </w:pPr>
            <w:ins w:id="9179" w:author="aas" w:date="2013-10-14T02:06:00Z">
              <w:del w:id="9180" w:author="Anees Shaikh" w:date="2013-10-19T02:16:00Z">
                <w:r w:rsidDel="00E067A3">
                  <w:delText xml:space="preserve">                                 Port.</w:delText>
                </w:r>
              </w:del>
            </w:ins>
          </w:p>
          <w:p w14:paraId="548694C9" w14:textId="4465582B" w:rsidR="00874469" w:rsidDel="00E067A3" w:rsidRDefault="00874469">
            <w:pPr>
              <w:pStyle w:val="Appx"/>
              <w:rPr>
                <w:ins w:id="9181" w:author="aas" w:date="2013-10-14T02:06:00Z"/>
                <w:del w:id="9182" w:author="Anees Shaikh" w:date="2013-10-19T02:16:00Z"/>
              </w:rPr>
              <w:pPrChange w:id="9183" w:author="Anees Shaikh" w:date="2013-10-19T02:16:00Z">
                <w:pPr>
                  <w:pStyle w:val="XML1"/>
                </w:pPr>
              </w:pPrChange>
            </w:pPr>
            <w:ins w:id="9184" w:author="aas" w:date="2013-10-14T02:06:00Z">
              <w:del w:id="9185" w:author="Anees Shaikh" w:date="2013-10-19T02:16:00Z">
                <w:r w:rsidDel="00E067A3">
                  <w:delText xml:space="preserve">                        &lt;/xs:documentation&gt;</w:delText>
                </w:r>
              </w:del>
            </w:ins>
          </w:p>
          <w:p w14:paraId="4A06D5F6" w14:textId="7AEF817E" w:rsidR="00874469" w:rsidDel="00E067A3" w:rsidRDefault="00874469">
            <w:pPr>
              <w:pStyle w:val="Appx"/>
              <w:rPr>
                <w:ins w:id="9186" w:author="aas" w:date="2013-10-14T02:06:00Z"/>
                <w:del w:id="9187" w:author="Anees Shaikh" w:date="2013-10-19T02:16:00Z"/>
              </w:rPr>
              <w:pPrChange w:id="9188" w:author="Anees Shaikh" w:date="2013-10-19T02:16:00Z">
                <w:pPr>
                  <w:pStyle w:val="XML1"/>
                </w:pPr>
              </w:pPrChange>
            </w:pPr>
            <w:ins w:id="9189" w:author="aas" w:date="2013-10-14T02:06:00Z">
              <w:del w:id="9190" w:author="Anees Shaikh" w:date="2013-10-19T02:16:00Z">
                <w:r w:rsidDel="00E067A3">
                  <w:delText xml:space="preserve">                      &lt;/xs:annotation&gt;</w:delText>
                </w:r>
              </w:del>
            </w:ins>
          </w:p>
          <w:p w14:paraId="034B0A46" w14:textId="5147C904" w:rsidR="00874469" w:rsidDel="00E067A3" w:rsidRDefault="00874469">
            <w:pPr>
              <w:pStyle w:val="Appx"/>
              <w:rPr>
                <w:ins w:id="9191" w:author="aas" w:date="2013-10-14T02:06:00Z"/>
                <w:del w:id="9192" w:author="Anees Shaikh" w:date="2013-10-19T02:16:00Z"/>
              </w:rPr>
              <w:pPrChange w:id="9193" w:author="Anees Shaikh" w:date="2013-10-19T02:16:00Z">
                <w:pPr>
                  <w:pStyle w:val="XML1"/>
                </w:pPr>
              </w:pPrChange>
            </w:pPr>
            <w:ins w:id="9194" w:author="aas" w:date="2013-10-14T02:06:00Z">
              <w:del w:id="9195" w:author="Anees Shaikh" w:date="2013-10-19T02:16:00Z">
                <w:r w:rsidDel="00E067A3">
                  <w:delText xml:space="preserve">                      &lt;xs:complexType&gt;</w:delText>
                </w:r>
              </w:del>
            </w:ins>
          </w:p>
          <w:p w14:paraId="70D5D2FA" w14:textId="49F77D3D" w:rsidR="00874469" w:rsidDel="00E067A3" w:rsidRDefault="00874469">
            <w:pPr>
              <w:pStyle w:val="Appx"/>
              <w:rPr>
                <w:ins w:id="9196" w:author="aas" w:date="2013-10-14T02:06:00Z"/>
                <w:del w:id="9197" w:author="Anees Shaikh" w:date="2013-10-19T02:16:00Z"/>
              </w:rPr>
              <w:pPrChange w:id="9198" w:author="Anees Shaikh" w:date="2013-10-19T02:16:00Z">
                <w:pPr>
                  <w:pStyle w:val="XML1"/>
                </w:pPr>
              </w:pPrChange>
            </w:pPr>
            <w:ins w:id="9199" w:author="aas" w:date="2013-10-14T02:06:00Z">
              <w:del w:id="9200" w:author="Anees Shaikh" w:date="2013-10-19T02:16:00Z">
                <w:r w:rsidDel="00E067A3">
                  <w:delText xml:space="preserve">                        &lt;xs:sequence&gt;</w:delText>
                </w:r>
              </w:del>
            </w:ins>
          </w:p>
          <w:p w14:paraId="560BBFD3" w14:textId="368C5E62" w:rsidR="00874469" w:rsidDel="00E067A3" w:rsidRDefault="00874469">
            <w:pPr>
              <w:pStyle w:val="Appx"/>
              <w:rPr>
                <w:ins w:id="9201" w:author="aas" w:date="2013-10-14T02:06:00Z"/>
                <w:del w:id="9202" w:author="Anees Shaikh" w:date="2013-10-19T02:16:00Z"/>
              </w:rPr>
              <w:pPrChange w:id="9203" w:author="Anees Shaikh" w:date="2013-10-19T02:16:00Z">
                <w:pPr>
                  <w:pStyle w:val="XML1"/>
                </w:pPr>
              </w:pPrChange>
            </w:pPr>
            <w:ins w:id="9204" w:author="aas" w:date="2013-10-14T02:06:00Z">
              <w:del w:id="9205"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06" w:author="aas" w:date="2013-10-14T02:06:00Z"/>
                <w:del w:id="9207" w:author="Anees Shaikh" w:date="2013-10-19T02:16:00Z"/>
              </w:rPr>
              <w:pPrChange w:id="9208" w:author="Anees Shaikh" w:date="2013-10-19T02:16:00Z">
                <w:pPr>
                  <w:pStyle w:val="XML1"/>
                </w:pPr>
              </w:pPrChange>
            </w:pPr>
            <w:ins w:id="9209" w:author="aas" w:date="2013-10-14T02:06:00Z">
              <w:del w:id="9210" w:author="Anees Shaikh" w:date="2013-10-19T02:16:00Z">
                <w:r w:rsidDel="00E067A3">
                  <w:delText xml:space="preserve">                            &lt;xs:annotation&gt;</w:delText>
                </w:r>
              </w:del>
            </w:ins>
          </w:p>
          <w:p w14:paraId="531662A1" w14:textId="011B3749" w:rsidR="00874469" w:rsidDel="00E067A3" w:rsidRDefault="00874469">
            <w:pPr>
              <w:pStyle w:val="Appx"/>
              <w:rPr>
                <w:ins w:id="9211" w:author="aas" w:date="2013-10-14T02:06:00Z"/>
                <w:del w:id="9212" w:author="Anees Shaikh" w:date="2013-10-19T02:16:00Z"/>
              </w:rPr>
              <w:pPrChange w:id="9213" w:author="Anees Shaikh" w:date="2013-10-19T02:16:00Z">
                <w:pPr>
                  <w:pStyle w:val="XML1"/>
                </w:pPr>
              </w:pPrChange>
            </w:pPr>
            <w:ins w:id="9214" w:author="aas" w:date="2013-10-14T02:06:00Z">
              <w:del w:id="9215" w:author="Anees Shaikh" w:date="2013-10-19T02:16:00Z">
                <w:r w:rsidDel="00E067A3">
                  <w:delText xml:space="preserve">                              &lt;xs:documentation&gt;</w:delText>
                </w:r>
              </w:del>
            </w:ins>
          </w:p>
          <w:p w14:paraId="1CD2A9E9" w14:textId="0C24A644" w:rsidR="00874469" w:rsidDel="00E067A3" w:rsidRDefault="00874469">
            <w:pPr>
              <w:pStyle w:val="Appx"/>
              <w:rPr>
                <w:ins w:id="9216" w:author="aas" w:date="2013-10-14T02:06:00Z"/>
                <w:del w:id="9217" w:author="Anees Shaikh" w:date="2013-10-19T02:16:00Z"/>
              </w:rPr>
              <w:pPrChange w:id="9218" w:author="Anees Shaikh" w:date="2013-10-19T02:16:00Z">
                <w:pPr>
                  <w:pStyle w:val="XML1"/>
                </w:pPr>
              </w:pPrChange>
            </w:pPr>
            <w:ins w:id="9219" w:author="aas" w:date="2013-10-14T02:06:00Z">
              <w:del w:id="9220"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21" w:author="aas" w:date="2013-10-14T02:06:00Z"/>
                <w:del w:id="9222" w:author="Anees Shaikh" w:date="2013-10-19T02:16:00Z"/>
              </w:rPr>
              <w:pPrChange w:id="9223" w:author="Anees Shaikh" w:date="2013-10-19T02:16:00Z">
                <w:pPr>
                  <w:pStyle w:val="XML1"/>
                </w:pPr>
              </w:pPrChange>
            </w:pPr>
            <w:ins w:id="9224" w:author="aas" w:date="2013-10-14T02:06:00Z">
              <w:del w:id="9225" w:author="Anees Shaikh" w:date="2013-10-19T02:16:00Z">
                <w:r w:rsidDel="00E067A3">
                  <w:delText xml:space="preserve">                                       physical link present.</w:delText>
                </w:r>
              </w:del>
            </w:ins>
          </w:p>
          <w:p w14:paraId="4C902756" w14:textId="70EC2E6F" w:rsidR="00874469" w:rsidDel="00E067A3" w:rsidRDefault="00874469">
            <w:pPr>
              <w:pStyle w:val="Appx"/>
              <w:rPr>
                <w:ins w:id="9226" w:author="aas" w:date="2013-10-14T02:06:00Z"/>
                <w:del w:id="9227" w:author="Anees Shaikh" w:date="2013-10-19T02:16:00Z"/>
              </w:rPr>
              <w:pPrChange w:id="9228" w:author="Anees Shaikh" w:date="2013-10-19T02:16:00Z">
                <w:pPr>
                  <w:pStyle w:val="XML1"/>
                </w:pPr>
              </w:pPrChange>
            </w:pPr>
            <w:ins w:id="9229" w:author="aas" w:date="2013-10-14T02:06:00Z">
              <w:del w:id="9230" w:author="Anees Shaikh" w:date="2013-10-19T02:16:00Z">
                <w:r w:rsidDel="00E067A3">
                  <w:delText xml:space="preserve">                              &lt;/xs:documentation&gt;</w:delText>
                </w:r>
              </w:del>
            </w:ins>
          </w:p>
          <w:p w14:paraId="5141FBA3" w14:textId="2FBE3ED4" w:rsidR="00874469" w:rsidDel="00E067A3" w:rsidRDefault="00874469">
            <w:pPr>
              <w:pStyle w:val="Appx"/>
              <w:rPr>
                <w:ins w:id="9231" w:author="aas" w:date="2013-10-14T02:06:00Z"/>
                <w:del w:id="9232" w:author="Anees Shaikh" w:date="2013-10-19T02:16:00Z"/>
              </w:rPr>
              <w:pPrChange w:id="9233" w:author="Anees Shaikh" w:date="2013-10-19T02:16:00Z">
                <w:pPr>
                  <w:pStyle w:val="XML1"/>
                </w:pPr>
              </w:pPrChange>
            </w:pPr>
            <w:ins w:id="9234" w:author="aas" w:date="2013-10-14T02:06:00Z">
              <w:del w:id="9235" w:author="Anees Shaikh" w:date="2013-10-19T02:16:00Z">
                <w:r w:rsidDel="00E067A3">
                  <w:delText xml:space="preserve">                            &lt;/xs:annotation&gt;</w:delText>
                </w:r>
              </w:del>
            </w:ins>
          </w:p>
          <w:p w14:paraId="6B5F7D8B" w14:textId="307D1113" w:rsidR="00874469" w:rsidDel="00E067A3" w:rsidRDefault="00874469">
            <w:pPr>
              <w:pStyle w:val="Appx"/>
              <w:rPr>
                <w:ins w:id="9236" w:author="aas" w:date="2013-10-14T02:06:00Z"/>
                <w:del w:id="9237" w:author="Anees Shaikh" w:date="2013-10-19T02:16:00Z"/>
              </w:rPr>
              <w:pPrChange w:id="9238" w:author="Anees Shaikh" w:date="2013-10-19T02:16:00Z">
                <w:pPr>
                  <w:pStyle w:val="XML1"/>
                </w:pPr>
              </w:pPrChange>
            </w:pPr>
            <w:ins w:id="9239" w:author="aas" w:date="2013-10-14T02:06:00Z">
              <w:del w:id="9240" w:author="Anees Shaikh" w:date="2013-10-19T02:16:00Z">
                <w:r w:rsidDel="00E067A3">
                  <w:delText xml:space="preserve">                          &lt;/xs:element&gt;</w:delText>
                </w:r>
              </w:del>
            </w:ins>
          </w:p>
          <w:p w14:paraId="49603BD3" w14:textId="4904D95F" w:rsidR="00874469" w:rsidDel="00E067A3" w:rsidRDefault="00874469">
            <w:pPr>
              <w:pStyle w:val="Appx"/>
              <w:rPr>
                <w:ins w:id="9241" w:author="aas" w:date="2013-10-14T02:06:00Z"/>
                <w:del w:id="9242" w:author="Anees Shaikh" w:date="2013-10-19T02:16:00Z"/>
              </w:rPr>
              <w:pPrChange w:id="9243" w:author="Anees Shaikh" w:date="2013-10-19T02:16:00Z">
                <w:pPr>
                  <w:pStyle w:val="XML1"/>
                </w:pPr>
              </w:pPrChange>
            </w:pPr>
            <w:ins w:id="9244" w:author="aas" w:date="2013-10-14T02:06:00Z">
              <w:del w:id="9245"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46" w:author="aas" w:date="2013-10-14T02:06:00Z"/>
                <w:del w:id="9247" w:author="Anees Shaikh" w:date="2013-10-19T02:16:00Z"/>
              </w:rPr>
              <w:pPrChange w:id="9248" w:author="Anees Shaikh" w:date="2013-10-19T02:16:00Z">
                <w:pPr>
                  <w:pStyle w:val="XML1"/>
                </w:pPr>
              </w:pPrChange>
            </w:pPr>
            <w:ins w:id="9249" w:author="aas" w:date="2013-10-14T02:06:00Z">
              <w:del w:id="9250" w:author="Anees Shaikh" w:date="2013-10-19T02:16:00Z">
                <w:r w:rsidDel="00E067A3">
                  <w:delText xml:space="preserve">                            &lt;xs:annotation&gt;</w:delText>
                </w:r>
              </w:del>
            </w:ins>
          </w:p>
          <w:p w14:paraId="42A48DE4" w14:textId="4B556913" w:rsidR="00874469" w:rsidDel="00E067A3" w:rsidRDefault="00874469">
            <w:pPr>
              <w:pStyle w:val="Appx"/>
              <w:rPr>
                <w:ins w:id="9251" w:author="aas" w:date="2013-10-14T02:06:00Z"/>
                <w:del w:id="9252" w:author="Anees Shaikh" w:date="2013-10-19T02:16:00Z"/>
              </w:rPr>
              <w:pPrChange w:id="9253" w:author="Anees Shaikh" w:date="2013-10-19T02:16:00Z">
                <w:pPr>
                  <w:pStyle w:val="XML1"/>
                </w:pPr>
              </w:pPrChange>
            </w:pPr>
            <w:ins w:id="9254" w:author="aas" w:date="2013-10-14T02:06:00Z">
              <w:del w:id="9255" w:author="Anees Shaikh" w:date="2013-10-19T02:16:00Z">
                <w:r w:rsidDel="00E067A3">
                  <w:delText xml:space="preserve">                              &lt;xs:documentation&gt;</w:delText>
                </w:r>
              </w:del>
            </w:ins>
          </w:p>
          <w:p w14:paraId="3DE446CF" w14:textId="26ACE874" w:rsidR="00874469" w:rsidDel="00E067A3" w:rsidRDefault="00874469">
            <w:pPr>
              <w:pStyle w:val="Appx"/>
              <w:rPr>
                <w:ins w:id="9256" w:author="aas" w:date="2013-10-14T02:06:00Z"/>
                <w:del w:id="9257" w:author="Anees Shaikh" w:date="2013-10-19T02:16:00Z"/>
              </w:rPr>
              <w:pPrChange w:id="9258" w:author="Anees Shaikh" w:date="2013-10-19T02:16:00Z">
                <w:pPr>
                  <w:pStyle w:val="XML1"/>
                </w:pPr>
              </w:pPrChange>
            </w:pPr>
            <w:ins w:id="9259" w:author="aas" w:date="2013-10-14T02:06:00Z">
              <w:del w:id="9260"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261" w:author="aas" w:date="2013-10-14T02:06:00Z"/>
                <w:del w:id="9262" w:author="Anees Shaikh" w:date="2013-10-19T02:16:00Z"/>
              </w:rPr>
              <w:pPrChange w:id="9263" w:author="Anees Shaikh" w:date="2013-10-19T02:16:00Z">
                <w:pPr>
                  <w:pStyle w:val="XML1"/>
                </w:pPr>
              </w:pPrChange>
            </w:pPr>
            <w:ins w:id="9264" w:author="aas" w:date="2013-10-14T02:06:00Z">
              <w:del w:id="9265"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266" w:author="aas" w:date="2013-10-14T02:06:00Z"/>
                <w:del w:id="9267" w:author="Anees Shaikh" w:date="2013-10-19T02:16:00Z"/>
              </w:rPr>
              <w:pPrChange w:id="9268" w:author="Anees Shaikh" w:date="2013-10-19T02:16:00Z">
                <w:pPr>
                  <w:pStyle w:val="XML1"/>
                </w:pPr>
              </w:pPrChange>
            </w:pPr>
            <w:ins w:id="9269" w:author="aas" w:date="2013-10-14T02:06:00Z">
              <w:del w:id="9270"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271" w:author="aas" w:date="2013-10-14T02:06:00Z"/>
                <w:del w:id="9272" w:author="Anees Shaikh" w:date="2013-10-19T02:16:00Z"/>
              </w:rPr>
              <w:pPrChange w:id="9273" w:author="Anees Shaikh" w:date="2013-10-19T02:16:00Z">
                <w:pPr>
                  <w:pStyle w:val="XML1"/>
                </w:pPr>
              </w:pPrChange>
            </w:pPr>
            <w:ins w:id="9274" w:author="aas" w:date="2013-10-14T02:06:00Z">
              <w:del w:id="9275" w:author="Anees Shaikh" w:date="2013-10-19T02:16:00Z">
                <w:r w:rsidDel="00E067A3">
                  <w:delText xml:space="preserve">                                       flooding.</w:delText>
                </w:r>
              </w:del>
            </w:ins>
          </w:p>
          <w:p w14:paraId="3803F731" w14:textId="0C07800B" w:rsidR="00874469" w:rsidDel="00E067A3" w:rsidRDefault="00874469">
            <w:pPr>
              <w:pStyle w:val="Appx"/>
              <w:rPr>
                <w:ins w:id="9276" w:author="aas" w:date="2013-10-14T02:06:00Z"/>
                <w:del w:id="9277" w:author="Anees Shaikh" w:date="2013-10-19T02:16:00Z"/>
              </w:rPr>
              <w:pPrChange w:id="9278" w:author="Anees Shaikh" w:date="2013-10-19T02:16:00Z">
                <w:pPr>
                  <w:pStyle w:val="XML1"/>
                </w:pPr>
              </w:pPrChange>
            </w:pPr>
            <w:ins w:id="9279" w:author="aas" w:date="2013-10-14T02:06:00Z">
              <w:del w:id="9280" w:author="Anees Shaikh" w:date="2013-10-19T02:16:00Z">
                <w:r w:rsidDel="00E067A3">
                  <w:delText xml:space="preserve">                              &lt;/xs:documentation&gt;</w:delText>
                </w:r>
              </w:del>
            </w:ins>
          </w:p>
          <w:p w14:paraId="0B2EECCB" w14:textId="16C7DC3F" w:rsidR="00874469" w:rsidDel="00E067A3" w:rsidRDefault="00874469">
            <w:pPr>
              <w:pStyle w:val="Appx"/>
              <w:rPr>
                <w:ins w:id="9281" w:author="aas" w:date="2013-10-14T02:06:00Z"/>
                <w:del w:id="9282" w:author="Anees Shaikh" w:date="2013-10-19T02:16:00Z"/>
              </w:rPr>
              <w:pPrChange w:id="9283" w:author="Anees Shaikh" w:date="2013-10-19T02:16:00Z">
                <w:pPr>
                  <w:pStyle w:val="XML1"/>
                </w:pPr>
              </w:pPrChange>
            </w:pPr>
            <w:ins w:id="9284" w:author="aas" w:date="2013-10-14T02:06:00Z">
              <w:del w:id="9285" w:author="Anees Shaikh" w:date="2013-10-19T02:16:00Z">
                <w:r w:rsidDel="00E067A3">
                  <w:delText xml:space="preserve">                            &lt;/xs:annotation&gt;</w:delText>
                </w:r>
              </w:del>
            </w:ins>
          </w:p>
          <w:p w14:paraId="223EE0FE" w14:textId="0C5923D9" w:rsidR="00874469" w:rsidDel="00E067A3" w:rsidRDefault="00874469">
            <w:pPr>
              <w:pStyle w:val="Appx"/>
              <w:rPr>
                <w:ins w:id="9286" w:author="aas" w:date="2013-10-14T02:06:00Z"/>
                <w:del w:id="9287" w:author="Anees Shaikh" w:date="2013-10-19T02:16:00Z"/>
              </w:rPr>
              <w:pPrChange w:id="9288" w:author="Anees Shaikh" w:date="2013-10-19T02:16:00Z">
                <w:pPr>
                  <w:pStyle w:val="XML1"/>
                </w:pPr>
              </w:pPrChange>
            </w:pPr>
            <w:ins w:id="9289" w:author="aas" w:date="2013-10-14T02:06:00Z">
              <w:del w:id="9290" w:author="Anees Shaikh" w:date="2013-10-19T02:16:00Z">
                <w:r w:rsidDel="00E067A3">
                  <w:delText xml:space="preserve">                          &lt;/xs:element&gt;</w:delText>
                </w:r>
              </w:del>
            </w:ins>
          </w:p>
          <w:p w14:paraId="614A416B" w14:textId="4EBD9A77" w:rsidR="00874469" w:rsidDel="00E067A3" w:rsidRDefault="00874469">
            <w:pPr>
              <w:pStyle w:val="Appx"/>
              <w:rPr>
                <w:ins w:id="9291" w:author="aas" w:date="2013-10-14T02:06:00Z"/>
                <w:del w:id="9292" w:author="Anees Shaikh" w:date="2013-10-19T02:16:00Z"/>
              </w:rPr>
              <w:pPrChange w:id="9293" w:author="Anees Shaikh" w:date="2013-10-19T02:16:00Z">
                <w:pPr>
                  <w:pStyle w:val="XML1"/>
                </w:pPr>
              </w:pPrChange>
            </w:pPr>
            <w:ins w:id="9294" w:author="aas" w:date="2013-10-14T02:06:00Z">
              <w:del w:id="9295"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296" w:author="aas" w:date="2013-10-14T02:06:00Z"/>
                <w:del w:id="9297" w:author="Anees Shaikh" w:date="2013-10-19T02:16:00Z"/>
              </w:rPr>
              <w:pPrChange w:id="9298" w:author="Anees Shaikh" w:date="2013-10-19T02:16:00Z">
                <w:pPr>
                  <w:pStyle w:val="XML1"/>
                </w:pPr>
              </w:pPrChange>
            </w:pPr>
            <w:ins w:id="9299" w:author="aas" w:date="2013-10-14T02:06:00Z">
              <w:del w:id="9300" w:author="Anees Shaikh" w:date="2013-10-19T02:16:00Z">
                <w:r w:rsidDel="00E067A3">
                  <w:delText xml:space="preserve">                            &lt;xs:annotation&gt;</w:delText>
                </w:r>
              </w:del>
            </w:ins>
          </w:p>
          <w:p w14:paraId="769B2B53" w14:textId="381AD190" w:rsidR="00874469" w:rsidDel="00E067A3" w:rsidRDefault="00874469">
            <w:pPr>
              <w:pStyle w:val="Appx"/>
              <w:rPr>
                <w:ins w:id="9301" w:author="aas" w:date="2013-10-14T02:06:00Z"/>
                <w:del w:id="9302" w:author="Anees Shaikh" w:date="2013-10-19T02:16:00Z"/>
              </w:rPr>
              <w:pPrChange w:id="9303" w:author="Anees Shaikh" w:date="2013-10-19T02:16:00Z">
                <w:pPr>
                  <w:pStyle w:val="XML1"/>
                </w:pPr>
              </w:pPrChange>
            </w:pPr>
            <w:ins w:id="9304" w:author="aas" w:date="2013-10-14T02:06:00Z">
              <w:del w:id="9305" w:author="Anees Shaikh" w:date="2013-10-19T02:16:00Z">
                <w:r w:rsidDel="00E067A3">
                  <w:delText xml:space="preserve">                              &lt;xs:documentation&gt;</w:delText>
                </w:r>
              </w:del>
            </w:ins>
          </w:p>
          <w:p w14:paraId="39D9FEB9" w14:textId="5B35597C" w:rsidR="00874469" w:rsidDel="00E067A3" w:rsidRDefault="00874469">
            <w:pPr>
              <w:pStyle w:val="Appx"/>
              <w:rPr>
                <w:ins w:id="9306" w:author="aas" w:date="2013-10-14T02:06:00Z"/>
                <w:del w:id="9307" w:author="Anees Shaikh" w:date="2013-10-19T02:16:00Z"/>
              </w:rPr>
              <w:pPrChange w:id="9308" w:author="Anees Shaikh" w:date="2013-10-19T02:16:00Z">
                <w:pPr>
                  <w:pStyle w:val="XML1"/>
                </w:pPr>
              </w:pPrChange>
            </w:pPr>
            <w:ins w:id="9309" w:author="aas" w:date="2013-10-14T02:06:00Z">
              <w:del w:id="9310"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11" w:author="aas" w:date="2013-10-14T02:06:00Z"/>
                <w:del w:id="9312" w:author="Anees Shaikh" w:date="2013-10-19T02:16:00Z"/>
              </w:rPr>
              <w:pPrChange w:id="9313" w:author="Anees Shaikh" w:date="2013-10-19T02:16:00Z">
                <w:pPr>
                  <w:pStyle w:val="XML1"/>
                </w:pPr>
              </w:pPrChange>
            </w:pPr>
            <w:ins w:id="9314" w:author="aas" w:date="2013-10-14T02:06:00Z">
              <w:del w:id="9315"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16" w:author="aas" w:date="2013-10-14T02:06:00Z"/>
                <w:del w:id="9317" w:author="Anees Shaikh" w:date="2013-10-19T02:16:00Z"/>
              </w:rPr>
              <w:pPrChange w:id="9318" w:author="Anees Shaikh" w:date="2013-10-19T02:16:00Z">
                <w:pPr>
                  <w:pStyle w:val="XML1"/>
                </w:pPr>
              </w:pPrChange>
            </w:pPr>
            <w:ins w:id="9319" w:author="aas" w:date="2013-10-14T02:06:00Z">
              <w:del w:id="9320" w:author="Anees Shaikh" w:date="2013-10-19T02:16:00Z">
                <w:r w:rsidDel="00E067A3">
                  <w:delText xml:space="preserve">                              &lt;/xs:documentation&gt;</w:delText>
                </w:r>
              </w:del>
            </w:ins>
          </w:p>
          <w:p w14:paraId="51887D41" w14:textId="1F939F96" w:rsidR="00874469" w:rsidDel="00E067A3" w:rsidRDefault="00874469">
            <w:pPr>
              <w:pStyle w:val="Appx"/>
              <w:rPr>
                <w:ins w:id="9321" w:author="aas" w:date="2013-10-14T02:06:00Z"/>
                <w:del w:id="9322" w:author="Anees Shaikh" w:date="2013-10-19T02:16:00Z"/>
              </w:rPr>
              <w:pPrChange w:id="9323" w:author="Anees Shaikh" w:date="2013-10-19T02:16:00Z">
                <w:pPr>
                  <w:pStyle w:val="XML1"/>
                </w:pPr>
              </w:pPrChange>
            </w:pPr>
            <w:ins w:id="9324" w:author="aas" w:date="2013-10-14T02:06:00Z">
              <w:del w:id="9325" w:author="Anees Shaikh" w:date="2013-10-19T02:16:00Z">
                <w:r w:rsidDel="00E067A3">
                  <w:delText xml:space="preserve">                            &lt;/xs:annotation&gt;</w:delText>
                </w:r>
              </w:del>
            </w:ins>
          </w:p>
          <w:p w14:paraId="7C3A0146" w14:textId="7D5DFDC7" w:rsidR="00874469" w:rsidDel="00E067A3" w:rsidRDefault="00874469">
            <w:pPr>
              <w:pStyle w:val="Appx"/>
              <w:rPr>
                <w:ins w:id="9326" w:author="aas" w:date="2013-10-14T02:06:00Z"/>
                <w:del w:id="9327" w:author="Anees Shaikh" w:date="2013-10-19T02:16:00Z"/>
              </w:rPr>
              <w:pPrChange w:id="9328" w:author="Anees Shaikh" w:date="2013-10-19T02:16:00Z">
                <w:pPr>
                  <w:pStyle w:val="XML1"/>
                </w:pPr>
              </w:pPrChange>
            </w:pPr>
            <w:ins w:id="9329" w:author="aas" w:date="2013-10-14T02:06:00Z">
              <w:del w:id="9330" w:author="Anees Shaikh" w:date="2013-10-19T02:16:00Z">
                <w:r w:rsidDel="00E067A3">
                  <w:delText xml:space="preserve">                          &lt;/xs:element&gt;</w:delText>
                </w:r>
              </w:del>
            </w:ins>
          </w:p>
          <w:p w14:paraId="584FD264" w14:textId="698E92F8" w:rsidR="00874469" w:rsidDel="00E067A3" w:rsidRDefault="00874469">
            <w:pPr>
              <w:pStyle w:val="Appx"/>
              <w:rPr>
                <w:ins w:id="9331" w:author="aas" w:date="2013-10-14T02:06:00Z"/>
                <w:del w:id="9332" w:author="Anees Shaikh" w:date="2013-10-19T02:16:00Z"/>
              </w:rPr>
              <w:pPrChange w:id="9333" w:author="Anees Shaikh" w:date="2013-10-19T02:16:00Z">
                <w:pPr>
                  <w:pStyle w:val="XML1"/>
                </w:pPr>
              </w:pPrChange>
            </w:pPr>
            <w:ins w:id="9334" w:author="aas" w:date="2013-10-14T02:06:00Z">
              <w:del w:id="9335"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36" w:author="aas" w:date="2013-10-14T02:06:00Z"/>
                <w:del w:id="9337" w:author="Anees Shaikh" w:date="2013-10-19T02:16:00Z"/>
              </w:rPr>
              <w:pPrChange w:id="9338" w:author="Anees Shaikh" w:date="2013-10-19T02:16:00Z">
                <w:pPr>
                  <w:pStyle w:val="XML1"/>
                </w:pPr>
              </w:pPrChange>
            </w:pPr>
            <w:ins w:id="9339" w:author="aas" w:date="2013-10-14T02:06:00Z">
              <w:del w:id="9340" w:author="Anees Shaikh" w:date="2013-10-19T02:16:00Z">
                <w:r w:rsidDel="00E067A3">
                  <w:delText xml:space="preserve">                                  namespace="##other" processContents="lax"/&gt;</w:delText>
                </w:r>
              </w:del>
            </w:ins>
          </w:p>
          <w:p w14:paraId="07902FF8" w14:textId="7CB01727" w:rsidR="00874469" w:rsidDel="00E067A3" w:rsidRDefault="00874469">
            <w:pPr>
              <w:pStyle w:val="Appx"/>
              <w:rPr>
                <w:ins w:id="9341" w:author="aas" w:date="2013-10-14T02:06:00Z"/>
                <w:del w:id="9342" w:author="Anees Shaikh" w:date="2013-10-19T02:16:00Z"/>
              </w:rPr>
              <w:pPrChange w:id="9343" w:author="Anees Shaikh" w:date="2013-10-19T02:16:00Z">
                <w:pPr>
                  <w:pStyle w:val="XML1"/>
                </w:pPr>
              </w:pPrChange>
            </w:pPr>
            <w:ins w:id="9344" w:author="aas" w:date="2013-10-14T02:06:00Z">
              <w:del w:id="9345" w:author="Anees Shaikh" w:date="2013-10-19T02:16:00Z">
                <w:r w:rsidDel="00E067A3">
                  <w:delText xml:space="preserve">                        &lt;/xs:sequence&gt;</w:delText>
                </w:r>
              </w:del>
            </w:ins>
          </w:p>
          <w:p w14:paraId="418D045A" w14:textId="0A752BCE" w:rsidR="00874469" w:rsidDel="00E067A3" w:rsidRDefault="00874469">
            <w:pPr>
              <w:pStyle w:val="Appx"/>
              <w:rPr>
                <w:ins w:id="9346" w:author="aas" w:date="2013-10-14T02:06:00Z"/>
                <w:del w:id="9347" w:author="Anees Shaikh" w:date="2013-10-19T02:16:00Z"/>
              </w:rPr>
              <w:pPrChange w:id="9348" w:author="Anees Shaikh" w:date="2013-10-19T02:16:00Z">
                <w:pPr>
                  <w:pStyle w:val="XML1"/>
                </w:pPr>
              </w:pPrChange>
            </w:pPr>
            <w:ins w:id="9349" w:author="aas" w:date="2013-10-14T02:06:00Z">
              <w:del w:id="9350" w:author="Anees Shaikh" w:date="2013-10-19T02:16:00Z">
                <w:r w:rsidDel="00E067A3">
                  <w:delText xml:space="preserve">                      &lt;/xs:complexType&gt;</w:delText>
                </w:r>
              </w:del>
            </w:ins>
          </w:p>
          <w:p w14:paraId="59ECC091" w14:textId="4C1E4265" w:rsidR="00874469" w:rsidDel="00E067A3" w:rsidRDefault="00874469">
            <w:pPr>
              <w:pStyle w:val="Appx"/>
              <w:rPr>
                <w:ins w:id="9351" w:author="aas" w:date="2013-10-14T02:06:00Z"/>
                <w:del w:id="9352" w:author="Anees Shaikh" w:date="2013-10-19T02:16:00Z"/>
              </w:rPr>
              <w:pPrChange w:id="9353" w:author="Anees Shaikh" w:date="2013-10-19T02:16:00Z">
                <w:pPr>
                  <w:pStyle w:val="XML1"/>
                </w:pPr>
              </w:pPrChange>
            </w:pPr>
            <w:ins w:id="9354" w:author="aas" w:date="2013-10-14T02:06:00Z">
              <w:del w:id="9355" w:author="Anees Shaikh" w:date="2013-10-19T02:16:00Z">
                <w:r w:rsidDel="00E067A3">
                  <w:delText xml:space="preserve">                    &lt;/xs:element&gt;</w:delText>
                </w:r>
              </w:del>
            </w:ins>
          </w:p>
          <w:p w14:paraId="6AA46CA4" w14:textId="7557A3C1" w:rsidR="00874469" w:rsidDel="00E067A3" w:rsidRDefault="00874469">
            <w:pPr>
              <w:pStyle w:val="Appx"/>
              <w:rPr>
                <w:ins w:id="9356" w:author="aas" w:date="2013-10-14T02:06:00Z"/>
                <w:del w:id="9357" w:author="Anees Shaikh" w:date="2013-10-19T02:16:00Z"/>
              </w:rPr>
              <w:pPrChange w:id="9358" w:author="Anees Shaikh" w:date="2013-10-19T02:16:00Z">
                <w:pPr>
                  <w:pStyle w:val="XML1"/>
                </w:pPr>
              </w:pPrChange>
            </w:pPr>
            <w:ins w:id="9359" w:author="aas" w:date="2013-10-14T02:06:00Z">
              <w:del w:id="9360"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361" w:author="aas" w:date="2013-10-14T02:06:00Z"/>
                <w:del w:id="9362" w:author="Anees Shaikh" w:date="2013-10-19T02:16:00Z"/>
              </w:rPr>
              <w:pPrChange w:id="9363" w:author="Anees Shaikh" w:date="2013-10-19T02:16:00Z">
                <w:pPr>
                  <w:pStyle w:val="XML1"/>
                </w:pPr>
              </w:pPrChange>
            </w:pPr>
            <w:ins w:id="9364" w:author="aas" w:date="2013-10-14T02:06:00Z">
              <w:del w:id="9365" w:author="Anees Shaikh" w:date="2013-10-19T02:16:00Z">
                <w:r w:rsidDel="00E067A3">
                  <w:delText xml:space="preserve">                      &lt;xs:complexType&gt;</w:delText>
                </w:r>
              </w:del>
            </w:ins>
          </w:p>
          <w:p w14:paraId="3A4D8D4F" w14:textId="24119125" w:rsidR="00874469" w:rsidDel="00E067A3" w:rsidRDefault="00874469">
            <w:pPr>
              <w:pStyle w:val="Appx"/>
              <w:rPr>
                <w:ins w:id="9366" w:author="aas" w:date="2013-10-14T02:06:00Z"/>
                <w:del w:id="9367" w:author="Anees Shaikh" w:date="2013-10-19T02:16:00Z"/>
              </w:rPr>
              <w:pPrChange w:id="9368" w:author="Anees Shaikh" w:date="2013-10-19T02:16:00Z">
                <w:pPr>
                  <w:pStyle w:val="XML1"/>
                </w:pPr>
              </w:pPrChange>
            </w:pPr>
            <w:ins w:id="9369" w:author="aas" w:date="2013-10-14T02:06:00Z">
              <w:del w:id="9370" w:author="Anees Shaikh" w:date="2013-10-19T02:16:00Z">
                <w:r w:rsidDel="00E067A3">
                  <w:delText xml:space="preserve">                        &lt;xs:sequence&gt;</w:delText>
                </w:r>
              </w:del>
            </w:ins>
          </w:p>
          <w:p w14:paraId="4C32E378" w14:textId="50F9F2BC" w:rsidR="00874469" w:rsidDel="00E067A3" w:rsidRDefault="00874469">
            <w:pPr>
              <w:pStyle w:val="Appx"/>
              <w:rPr>
                <w:ins w:id="9371" w:author="aas" w:date="2013-10-14T02:06:00Z"/>
                <w:del w:id="9372" w:author="Anees Shaikh" w:date="2013-10-19T02:16:00Z"/>
              </w:rPr>
              <w:pPrChange w:id="9373" w:author="Anees Shaikh" w:date="2013-10-19T02:16:00Z">
                <w:pPr>
                  <w:pStyle w:val="XML1"/>
                </w:pPr>
              </w:pPrChange>
            </w:pPr>
            <w:ins w:id="9374" w:author="aas" w:date="2013-10-14T02:06:00Z">
              <w:del w:id="9375" w:author="Anees Shaikh" w:date="2013-10-19T02:16:00Z">
                <w:r w:rsidDel="00E067A3">
                  <w:delText xml:space="preserve">                          &lt;xs:element name="current" minOccurs="0"&gt;</w:delText>
                </w:r>
              </w:del>
            </w:ins>
          </w:p>
          <w:p w14:paraId="574D4F47" w14:textId="1FE1FC47" w:rsidR="00874469" w:rsidDel="00E067A3" w:rsidRDefault="00874469">
            <w:pPr>
              <w:pStyle w:val="Appx"/>
              <w:rPr>
                <w:ins w:id="9376" w:author="aas" w:date="2013-10-14T02:06:00Z"/>
                <w:del w:id="9377" w:author="Anees Shaikh" w:date="2013-10-19T02:16:00Z"/>
              </w:rPr>
              <w:pPrChange w:id="9378" w:author="Anees Shaikh" w:date="2013-10-19T02:16:00Z">
                <w:pPr>
                  <w:pStyle w:val="XML1"/>
                </w:pPr>
              </w:pPrChange>
            </w:pPr>
            <w:ins w:id="9379" w:author="aas" w:date="2013-10-14T02:06:00Z">
              <w:del w:id="9380" w:author="Anees Shaikh" w:date="2013-10-19T02:16:00Z">
                <w:r w:rsidDel="00E067A3">
                  <w:delText xml:space="preserve">                            &lt;xs:annotation&gt;</w:delText>
                </w:r>
              </w:del>
            </w:ins>
          </w:p>
          <w:p w14:paraId="4BE74B15" w14:textId="4E2FF1A4" w:rsidR="00874469" w:rsidDel="00E067A3" w:rsidRDefault="00874469">
            <w:pPr>
              <w:pStyle w:val="Appx"/>
              <w:rPr>
                <w:ins w:id="9381" w:author="aas" w:date="2013-10-14T02:06:00Z"/>
                <w:del w:id="9382" w:author="Anees Shaikh" w:date="2013-10-19T02:16:00Z"/>
              </w:rPr>
              <w:pPrChange w:id="9383" w:author="Anees Shaikh" w:date="2013-10-19T02:16:00Z">
                <w:pPr>
                  <w:pStyle w:val="XML1"/>
                </w:pPr>
              </w:pPrChange>
            </w:pPr>
            <w:ins w:id="9384" w:author="aas" w:date="2013-10-14T02:06:00Z">
              <w:del w:id="9385" w:author="Anees Shaikh" w:date="2013-10-19T02:16:00Z">
                <w:r w:rsidDel="00E067A3">
                  <w:delText xml:space="preserve">                              &lt;xs:documentation&gt;</w:delText>
                </w:r>
              </w:del>
            </w:ins>
          </w:p>
          <w:p w14:paraId="03383AE0" w14:textId="20560522" w:rsidR="00874469" w:rsidDel="00E067A3" w:rsidRDefault="00874469">
            <w:pPr>
              <w:pStyle w:val="Appx"/>
              <w:rPr>
                <w:ins w:id="9386" w:author="aas" w:date="2013-10-14T02:06:00Z"/>
                <w:del w:id="9387" w:author="Anees Shaikh" w:date="2013-10-19T02:16:00Z"/>
              </w:rPr>
              <w:pPrChange w:id="9388" w:author="Anees Shaikh" w:date="2013-10-19T02:16:00Z">
                <w:pPr>
                  <w:pStyle w:val="XML1"/>
                </w:pPr>
              </w:pPrChange>
            </w:pPr>
            <w:ins w:id="9389" w:author="aas" w:date="2013-10-14T02:06:00Z">
              <w:del w:id="9390"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391" w:author="aas" w:date="2013-10-14T02:06:00Z"/>
                <w:del w:id="9392" w:author="Anees Shaikh" w:date="2013-10-19T02:16:00Z"/>
              </w:rPr>
              <w:pPrChange w:id="9393" w:author="Anees Shaikh" w:date="2013-10-19T02:16:00Z">
                <w:pPr>
                  <w:pStyle w:val="XML1"/>
                </w:pPr>
              </w:pPrChange>
            </w:pPr>
            <w:ins w:id="9394" w:author="aas" w:date="2013-10-14T02:06:00Z">
              <w:del w:id="9395" w:author="Anees Shaikh" w:date="2013-10-19T02:16:00Z">
                <w:r w:rsidDel="00E067A3">
                  <w:delText xml:space="preserve">                                       use.</w:delText>
                </w:r>
              </w:del>
            </w:ins>
          </w:p>
          <w:p w14:paraId="29705658" w14:textId="39615040" w:rsidR="00874469" w:rsidDel="00E067A3" w:rsidRDefault="00874469">
            <w:pPr>
              <w:pStyle w:val="Appx"/>
              <w:rPr>
                <w:ins w:id="9396" w:author="aas" w:date="2013-10-14T02:06:00Z"/>
                <w:del w:id="9397" w:author="Anees Shaikh" w:date="2013-10-19T02:16:00Z"/>
              </w:rPr>
              <w:pPrChange w:id="9398" w:author="Anees Shaikh" w:date="2013-10-19T02:16:00Z">
                <w:pPr>
                  <w:pStyle w:val="XML1"/>
                </w:pPr>
              </w:pPrChange>
            </w:pPr>
            <w:ins w:id="9399" w:author="aas" w:date="2013-10-14T02:06:00Z">
              <w:del w:id="9400" w:author="Anees Shaikh" w:date="2013-10-19T02:16:00Z">
                <w:r w:rsidDel="00E067A3">
                  <w:delText xml:space="preserve">                              &lt;/xs:documentation&gt;</w:delText>
                </w:r>
              </w:del>
            </w:ins>
          </w:p>
          <w:p w14:paraId="55AD4137" w14:textId="5CFF1AD1" w:rsidR="00874469" w:rsidDel="00E067A3" w:rsidRDefault="00874469">
            <w:pPr>
              <w:pStyle w:val="Appx"/>
              <w:rPr>
                <w:ins w:id="9401" w:author="aas" w:date="2013-10-14T02:06:00Z"/>
                <w:del w:id="9402" w:author="Anees Shaikh" w:date="2013-10-19T02:16:00Z"/>
              </w:rPr>
              <w:pPrChange w:id="9403" w:author="Anees Shaikh" w:date="2013-10-19T02:16:00Z">
                <w:pPr>
                  <w:pStyle w:val="XML1"/>
                </w:pPr>
              </w:pPrChange>
            </w:pPr>
            <w:ins w:id="9404" w:author="aas" w:date="2013-10-14T02:06:00Z">
              <w:del w:id="9405" w:author="Anees Shaikh" w:date="2013-10-19T02:16:00Z">
                <w:r w:rsidDel="00E067A3">
                  <w:delText xml:space="preserve">                            &lt;/xs:annotation&gt;</w:delText>
                </w:r>
              </w:del>
            </w:ins>
          </w:p>
          <w:p w14:paraId="72ABAD40" w14:textId="41B4BDAF" w:rsidR="00874469" w:rsidDel="00E067A3" w:rsidRDefault="00874469">
            <w:pPr>
              <w:pStyle w:val="Appx"/>
              <w:rPr>
                <w:ins w:id="9406" w:author="aas" w:date="2013-10-14T02:06:00Z"/>
                <w:del w:id="9407" w:author="Anees Shaikh" w:date="2013-10-19T02:16:00Z"/>
              </w:rPr>
              <w:pPrChange w:id="9408" w:author="Anees Shaikh" w:date="2013-10-19T02:16:00Z">
                <w:pPr>
                  <w:pStyle w:val="XML1"/>
                </w:pPr>
              </w:pPrChange>
            </w:pPr>
            <w:ins w:id="9409" w:author="aas" w:date="2013-10-14T02:06:00Z">
              <w:del w:id="9410" w:author="Anees Shaikh" w:date="2013-10-19T02:16:00Z">
                <w:r w:rsidDel="00E067A3">
                  <w:delText xml:space="preserve">                            &lt;xs:complexType&gt;</w:delText>
                </w:r>
              </w:del>
            </w:ins>
          </w:p>
          <w:p w14:paraId="3F225B06" w14:textId="4DDDC2C8" w:rsidR="00874469" w:rsidDel="00E067A3" w:rsidRDefault="00874469">
            <w:pPr>
              <w:pStyle w:val="Appx"/>
              <w:rPr>
                <w:ins w:id="9411" w:author="aas" w:date="2013-10-14T02:06:00Z"/>
                <w:del w:id="9412" w:author="Anees Shaikh" w:date="2013-10-19T02:16:00Z"/>
              </w:rPr>
              <w:pPrChange w:id="9413" w:author="Anees Shaikh" w:date="2013-10-19T02:16:00Z">
                <w:pPr>
                  <w:pStyle w:val="XML1"/>
                </w:pPr>
              </w:pPrChange>
            </w:pPr>
            <w:ins w:id="9414" w:author="aas" w:date="2013-10-14T02:06:00Z">
              <w:del w:id="9415" w:author="Anees Shaikh" w:date="2013-10-19T02:16:00Z">
                <w:r w:rsidDel="00E067A3">
                  <w:delText xml:space="preserve">                              &lt;xs:sequence&gt;</w:delText>
                </w:r>
              </w:del>
            </w:ins>
          </w:p>
          <w:p w14:paraId="240AC8E0" w14:textId="4F865530" w:rsidR="00874469" w:rsidDel="00E067A3" w:rsidRDefault="00874469">
            <w:pPr>
              <w:pStyle w:val="Appx"/>
              <w:rPr>
                <w:ins w:id="9416" w:author="aas" w:date="2013-10-14T02:06:00Z"/>
                <w:del w:id="9417" w:author="Anees Shaikh" w:date="2013-10-19T02:16:00Z"/>
              </w:rPr>
              <w:pPrChange w:id="9418" w:author="Anees Shaikh" w:date="2013-10-19T02:16:00Z">
                <w:pPr>
                  <w:pStyle w:val="XML1"/>
                </w:pPr>
              </w:pPrChange>
            </w:pPr>
            <w:ins w:id="9419" w:author="aas" w:date="2013-10-14T02:06:00Z">
              <w:del w:id="9420"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21" w:author="aas" w:date="2013-10-14T02:06:00Z"/>
                <w:del w:id="9422" w:author="Anees Shaikh" w:date="2013-10-19T02:16:00Z"/>
              </w:rPr>
              <w:pPrChange w:id="9423" w:author="Anees Shaikh" w:date="2013-10-19T02:16:00Z">
                <w:pPr>
                  <w:pStyle w:val="XML1"/>
                </w:pPr>
              </w:pPrChange>
            </w:pPr>
            <w:ins w:id="9424" w:author="aas" w:date="2013-10-14T02:06:00Z">
              <w:del w:id="9425" w:author="Anees Shaikh" w:date="2013-10-19T02:16:00Z">
                <w:r w:rsidDel="00E067A3">
                  <w:delText xml:space="preserve">                                  &lt;xs:annotation&gt;</w:delText>
                </w:r>
              </w:del>
            </w:ins>
          </w:p>
          <w:p w14:paraId="5854DDC4" w14:textId="4ED149AD" w:rsidR="00874469" w:rsidDel="00E067A3" w:rsidRDefault="00874469">
            <w:pPr>
              <w:pStyle w:val="Appx"/>
              <w:rPr>
                <w:ins w:id="9426" w:author="aas" w:date="2013-10-14T02:06:00Z"/>
                <w:del w:id="9427" w:author="Anees Shaikh" w:date="2013-10-19T02:16:00Z"/>
              </w:rPr>
              <w:pPrChange w:id="9428" w:author="Anees Shaikh" w:date="2013-10-19T02:16:00Z">
                <w:pPr>
                  <w:pStyle w:val="XML1"/>
                </w:pPr>
              </w:pPrChange>
            </w:pPr>
            <w:ins w:id="9429" w:author="aas" w:date="2013-10-14T02:06:00Z">
              <w:del w:id="9430" w:author="Anees Shaikh" w:date="2013-10-19T02:16:00Z">
                <w:r w:rsidDel="00E067A3">
                  <w:delText xml:space="preserve">                                    &lt;xs:documentation&gt;</w:delText>
                </w:r>
              </w:del>
            </w:ins>
          </w:p>
          <w:p w14:paraId="4ACC7E12" w14:textId="4E045221" w:rsidR="00874469" w:rsidDel="00E067A3" w:rsidRDefault="00874469">
            <w:pPr>
              <w:pStyle w:val="Appx"/>
              <w:rPr>
                <w:ins w:id="9431" w:author="aas" w:date="2013-10-14T02:06:00Z"/>
                <w:del w:id="9432" w:author="Anees Shaikh" w:date="2013-10-19T02:16:00Z"/>
              </w:rPr>
              <w:pPrChange w:id="9433" w:author="Anees Shaikh" w:date="2013-10-19T02:16:00Z">
                <w:pPr>
                  <w:pStyle w:val="XML1"/>
                </w:pPr>
              </w:pPrChange>
            </w:pPr>
            <w:ins w:id="9434" w:author="aas" w:date="2013-10-14T02:06:00Z">
              <w:del w:id="9435"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36" w:author="aas" w:date="2013-10-14T02:06:00Z"/>
                <w:del w:id="9437" w:author="Anees Shaikh" w:date="2013-10-19T02:16:00Z"/>
              </w:rPr>
              <w:pPrChange w:id="9438" w:author="Anees Shaikh" w:date="2013-10-19T02:16:00Z">
                <w:pPr>
                  <w:pStyle w:val="XML1"/>
                </w:pPr>
              </w:pPrChange>
            </w:pPr>
            <w:ins w:id="9439" w:author="aas" w:date="2013-10-14T02:06:00Z">
              <w:del w:id="9440" w:author="Anees Shaikh" w:date="2013-10-19T02:16:00Z">
                <w:r w:rsidDel="00E067A3">
                  <w:delText xml:space="preserve">                                             valid forwarding rate.</w:delText>
                </w:r>
              </w:del>
            </w:ins>
          </w:p>
          <w:p w14:paraId="7509DA4D" w14:textId="75172779" w:rsidR="00874469" w:rsidDel="00E067A3" w:rsidRDefault="00874469">
            <w:pPr>
              <w:pStyle w:val="Appx"/>
              <w:rPr>
                <w:ins w:id="9441" w:author="aas" w:date="2013-10-14T02:06:00Z"/>
                <w:del w:id="9442" w:author="Anees Shaikh" w:date="2013-10-19T02:16:00Z"/>
              </w:rPr>
              <w:pPrChange w:id="9443" w:author="Anees Shaikh" w:date="2013-10-19T02:16:00Z">
                <w:pPr>
                  <w:pStyle w:val="XML1"/>
                </w:pPr>
              </w:pPrChange>
            </w:pPr>
            <w:ins w:id="9444" w:author="aas" w:date="2013-10-14T02:06:00Z">
              <w:del w:id="9445" w:author="Anees Shaikh" w:date="2013-10-19T02:16:00Z">
                <w:r w:rsidDel="00E067A3">
                  <w:delText xml:space="preserve">                                           </w:delText>
                </w:r>
              </w:del>
            </w:ins>
          </w:p>
          <w:p w14:paraId="1608C312" w14:textId="1452431F" w:rsidR="00874469" w:rsidDel="00E067A3" w:rsidRDefault="00874469">
            <w:pPr>
              <w:pStyle w:val="Appx"/>
              <w:rPr>
                <w:ins w:id="9446" w:author="aas" w:date="2013-10-14T02:06:00Z"/>
                <w:del w:id="9447" w:author="Anees Shaikh" w:date="2013-10-19T02:16:00Z"/>
              </w:rPr>
              <w:pPrChange w:id="9448" w:author="Anees Shaikh" w:date="2013-10-19T02:16:00Z">
                <w:pPr>
                  <w:pStyle w:val="XML1"/>
                </w:pPr>
              </w:pPrChange>
            </w:pPr>
            <w:ins w:id="9449" w:author="aas" w:date="2013-10-14T02:06:00Z">
              <w:del w:id="9450"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51" w:author="aas" w:date="2013-10-14T02:06:00Z"/>
                <w:del w:id="9452" w:author="Anees Shaikh" w:date="2013-10-19T02:16:00Z"/>
              </w:rPr>
              <w:pPrChange w:id="9453" w:author="Anees Shaikh" w:date="2013-10-19T02:16:00Z">
                <w:pPr>
                  <w:pStyle w:val="XML1"/>
                </w:pPr>
              </w:pPrChange>
            </w:pPr>
            <w:ins w:id="9454" w:author="aas" w:date="2013-10-14T02:06:00Z">
              <w:del w:id="9455"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456" w:author="aas" w:date="2013-10-14T02:06:00Z"/>
                <w:del w:id="9457" w:author="Anees Shaikh" w:date="2013-10-19T02:16:00Z"/>
              </w:rPr>
              <w:pPrChange w:id="9458" w:author="Anees Shaikh" w:date="2013-10-19T02:16:00Z">
                <w:pPr>
                  <w:pStyle w:val="XML1"/>
                </w:pPr>
              </w:pPrChange>
            </w:pPr>
            <w:ins w:id="9459" w:author="aas" w:date="2013-10-14T02:06:00Z">
              <w:del w:id="9460"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461" w:author="aas" w:date="2013-10-14T02:06:00Z"/>
                <w:del w:id="9462" w:author="Anees Shaikh" w:date="2013-10-19T02:16:00Z"/>
              </w:rPr>
              <w:pPrChange w:id="9463" w:author="Anees Shaikh" w:date="2013-10-19T02:16:00Z">
                <w:pPr>
                  <w:pStyle w:val="XML1"/>
                </w:pPr>
              </w:pPrChange>
            </w:pPr>
            <w:ins w:id="9464" w:author="aas" w:date="2013-10-14T02:06:00Z">
              <w:del w:id="9465"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466" w:author="aas" w:date="2013-10-14T02:06:00Z"/>
                <w:del w:id="9467" w:author="Anees Shaikh" w:date="2013-10-19T02:16:00Z"/>
              </w:rPr>
              <w:pPrChange w:id="9468" w:author="Anees Shaikh" w:date="2013-10-19T02:16:00Z">
                <w:pPr>
                  <w:pStyle w:val="XML1"/>
                </w:pPr>
              </w:pPrChange>
            </w:pPr>
            <w:ins w:id="9469" w:author="aas" w:date="2013-10-14T02:06:00Z">
              <w:del w:id="9470" w:author="Anees Shaikh" w:date="2013-10-19T02:16:00Z">
                <w:r w:rsidDel="00E067A3">
                  <w:delText xml:space="preserve">                                             Feature set.</w:delText>
                </w:r>
              </w:del>
            </w:ins>
          </w:p>
          <w:p w14:paraId="0C9CF94D" w14:textId="40E34519" w:rsidR="00874469" w:rsidDel="00E067A3" w:rsidRDefault="00874469">
            <w:pPr>
              <w:pStyle w:val="Appx"/>
              <w:rPr>
                <w:ins w:id="9471" w:author="aas" w:date="2013-10-14T02:06:00Z"/>
                <w:del w:id="9472" w:author="Anees Shaikh" w:date="2013-10-19T02:16:00Z"/>
              </w:rPr>
              <w:pPrChange w:id="9473" w:author="Anees Shaikh" w:date="2013-10-19T02:16:00Z">
                <w:pPr>
                  <w:pStyle w:val="XML1"/>
                </w:pPr>
              </w:pPrChange>
            </w:pPr>
            <w:ins w:id="9474" w:author="aas" w:date="2013-10-14T02:06:00Z">
              <w:del w:id="9475" w:author="Anees Shaikh" w:date="2013-10-19T02:16:00Z">
                <w:r w:rsidDel="00E067A3">
                  <w:delText xml:space="preserve">                                    &lt;/xs:documentation&gt;</w:delText>
                </w:r>
              </w:del>
            </w:ins>
          </w:p>
          <w:p w14:paraId="7D14B3A5" w14:textId="69DEB11D" w:rsidR="00874469" w:rsidDel="00E067A3" w:rsidRDefault="00874469">
            <w:pPr>
              <w:pStyle w:val="Appx"/>
              <w:rPr>
                <w:ins w:id="9476" w:author="aas" w:date="2013-10-14T02:06:00Z"/>
                <w:del w:id="9477" w:author="Anees Shaikh" w:date="2013-10-19T02:16:00Z"/>
              </w:rPr>
              <w:pPrChange w:id="9478" w:author="Anees Shaikh" w:date="2013-10-19T02:16:00Z">
                <w:pPr>
                  <w:pStyle w:val="XML1"/>
                </w:pPr>
              </w:pPrChange>
            </w:pPr>
            <w:ins w:id="9479" w:author="aas" w:date="2013-10-14T02:06:00Z">
              <w:del w:id="9480" w:author="Anees Shaikh" w:date="2013-10-19T02:16:00Z">
                <w:r w:rsidDel="00E067A3">
                  <w:delText xml:space="preserve">                                  &lt;/xs:annotation&gt;</w:delText>
                </w:r>
              </w:del>
            </w:ins>
          </w:p>
          <w:p w14:paraId="1E3CB562" w14:textId="1F3D87FE" w:rsidR="00874469" w:rsidDel="00E067A3" w:rsidRDefault="00874469">
            <w:pPr>
              <w:pStyle w:val="Appx"/>
              <w:rPr>
                <w:ins w:id="9481" w:author="aas" w:date="2013-10-14T02:06:00Z"/>
                <w:del w:id="9482" w:author="Anees Shaikh" w:date="2013-10-19T02:16:00Z"/>
              </w:rPr>
              <w:pPrChange w:id="9483" w:author="Anees Shaikh" w:date="2013-10-19T02:16:00Z">
                <w:pPr>
                  <w:pStyle w:val="XML1"/>
                </w:pPr>
              </w:pPrChange>
            </w:pPr>
            <w:ins w:id="9484" w:author="aas" w:date="2013-10-14T02:06:00Z">
              <w:del w:id="9485" w:author="Anees Shaikh" w:date="2013-10-19T02:16:00Z">
                <w:r w:rsidDel="00E067A3">
                  <w:delText xml:space="preserve">                                &lt;/xs:element&gt;</w:delText>
                </w:r>
              </w:del>
            </w:ins>
          </w:p>
          <w:p w14:paraId="1A072E92" w14:textId="1696E8AD" w:rsidR="00874469" w:rsidDel="00E067A3" w:rsidRDefault="00874469">
            <w:pPr>
              <w:pStyle w:val="Appx"/>
              <w:rPr>
                <w:ins w:id="9486" w:author="aas" w:date="2013-10-14T02:06:00Z"/>
                <w:del w:id="9487" w:author="Anees Shaikh" w:date="2013-10-19T02:16:00Z"/>
              </w:rPr>
              <w:pPrChange w:id="9488" w:author="Anees Shaikh" w:date="2013-10-19T02:16:00Z">
                <w:pPr>
                  <w:pStyle w:val="XML1"/>
                </w:pPr>
              </w:pPrChange>
            </w:pPr>
            <w:ins w:id="9489" w:author="aas" w:date="2013-10-14T02:06:00Z">
              <w:del w:id="9490"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491" w:author="aas" w:date="2013-10-14T02:06:00Z"/>
                <w:del w:id="9492" w:author="Anees Shaikh" w:date="2013-10-19T02:16:00Z"/>
              </w:rPr>
              <w:pPrChange w:id="9493" w:author="Anees Shaikh" w:date="2013-10-19T02:16:00Z">
                <w:pPr>
                  <w:pStyle w:val="XML1"/>
                </w:pPr>
              </w:pPrChange>
            </w:pPr>
            <w:ins w:id="9494" w:author="aas" w:date="2013-10-14T02:06:00Z">
              <w:del w:id="9495" w:author="Anees Shaikh" w:date="2013-10-19T02:16:00Z">
                <w:r w:rsidDel="00E067A3">
                  <w:delText xml:space="preserve">                                  &lt;xs:annotation&gt;</w:delText>
                </w:r>
              </w:del>
            </w:ins>
          </w:p>
          <w:p w14:paraId="28808D46" w14:textId="7609AB81" w:rsidR="00874469" w:rsidDel="00E067A3" w:rsidRDefault="00874469">
            <w:pPr>
              <w:pStyle w:val="Appx"/>
              <w:rPr>
                <w:ins w:id="9496" w:author="aas" w:date="2013-10-14T02:06:00Z"/>
                <w:del w:id="9497" w:author="Anees Shaikh" w:date="2013-10-19T02:16:00Z"/>
              </w:rPr>
              <w:pPrChange w:id="9498" w:author="Anees Shaikh" w:date="2013-10-19T02:16:00Z">
                <w:pPr>
                  <w:pStyle w:val="XML1"/>
                </w:pPr>
              </w:pPrChange>
            </w:pPr>
            <w:ins w:id="9499" w:author="aas" w:date="2013-10-14T02:06:00Z">
              <w:del w:id="9500" w:author="Anees Shaikh" w:date="2013-10-19T02:16:00Z">
                <w:r w:rsidDel="00E067A3">
                  <w:delText xml:space="preserve">                                    &lt;xs:documentation&gt;</w:delText>
                </w:r>
              </w:del>
            </w:ins>
          </w:p>
          <w:p w14:paraId="66B86C60" w14:textId="6C056F45" w:rsidR="00874469" w:rsidDel="00E067A3" w:rsidRDefault="00874469">
            <w:pPr>
              <w:pStyle w:val="Appx"/>
              <w:rPr>
                <w:ins w:id="9501" w:author="aas" w:date="2013-10-14T02:06:00Z"/>
                <w:del w:id="9502" w:author="Anees Shaikh" w:date="2013-10-19T02:16:00Z"/>
              </w:rPr>
              <w:pPrChange w:id="9503" w:author="Anees Shaikh" w:date="2013-10-19T02:16:00Z">
                <w:pPr>
                  <w:pStyle w:val="XML1"/>
                </w:pPr>
              </w:pPrChange>
            </w:pPr>
            <w:ins w:id="9504" w:author="aas" w:date="2013-10-14T02:06:00Z">
              <w:del w:id="9505"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06" w:author="aas" w:date="2013-10-14T02:06:00Z"/>
                <w:del w:id="9507" w:author="Anees Shaikh" w:date="2013-10-19T02:16:00Z"/>
              </w:rPr>
              <w:pPrChange w:id="9508" w:author="Anees Shaikh" w:date="2013-10-19T02:16:00Z">
                <w:pPr>
                  <w:pStyle w:val="XML1"/>
                </w:pPr>
              </w:pPrChange>
            </w:pPr>
            <w:ins w:id="9509" w:author="aas" w:date="2013-10-14T02:06:00Z">
              <w:del w:id="9510"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11" w:author="aas" w:date="2013-10-14T02:06:00Z"/>
                <w:del w:id="9512" w:author="Anees Shaikh" w:date="2013-10-19T02:16:00Z"/>
              </w:rPr>
              <w:pPrChange w:id="9513" w:author="Anees Shaikh" w:date="2013-10-19T02:16:00Z">
                <w:pPr>
                  <w:pStyle w:val="XML1"/>
                </w:pPr>
              </w:pPrChange>
            </w:pPr>
            <w:ins w:id="9514" w:author="aas" w:date="2013-10-14T02:06:00Z">
              <w:del w:id="9515" w:author="Anees Shaikh" w:date="2013-10-19T02:16:00Z">
                <w:r w:rsidDel="00E067A3">
                  <w:delText xml:space="preserve">                                    &lt;/xs:documentation&gt;</w:delText>
                </w:r>
              </w:del>
            </w:ins>
          </w:p>
          <w:p w14:paraId="0192E3D4" w14:textId="6E77CA0D" w:rsidR="00874469" w:rsidDel="00E067A3" w:rsidRDefault="00874469">
            <w:pPr>
              <w:pStyle w:val="Appx"/>
              <w:rPr>
                <w:ins w:id="9516" w:author="aas" w:date="2013-10-14T02:06:00Z"/>
                <w:del w:id="9517" w:author="Anees Shaikh" w:date="2013-10-19T02:16:00Z"/>
              </w:rPr>
              <w:pPrChange w:id="9518" w:author="Anees Shaikh" w:date="2013-10-19T02:16:00Z">
                <w:pPr>
                  <w:pStyle w:val="XML1"/>
                </w:pPr>
              </w:pPrChange>
            </w:pPr>
            <w:ins w:id="9519" w:author="aas" w:date="2013-10-14T02:06:00Z">
              <w:del w:id="9520" w:author="Anees Shaikh" w:date="2013-10-19T02:16:00Z">
                <w:r w:rsidDel="00E067A3">
                  <w:delText xml:space="preserve">                                  &lt;/xs:annotation&gt;</w:delText>
                </w:r>
              </w:del>
            </w:ins>
          </w:p>
          <w:p w14:paraId="7B3AE047" w14:textId="048F524E" w:rsidR="00874469" w:rsidDel="00E067A3" w:rsidRDefault="00874469">
            <w:pPr>
              <w:pStyle w:val="Appx"/>
              <w:rPr>
                <w:ins w:id="9521" w:author="aas" w:date="2013-10-14T02:06:00Z"/>
                <w:del w:id="9522" w:author="Anees Shaikh" w:date="2013-10-19T02:16:00Z"/>
              </w:rPr>
              <w:pPrChange w:id="9523" w:author="Anees Shaikh" w:date="2013-10-19T02:16:00Z">
                <w:pPr>
                  <w:pStyle w:val="XML1"/>
                </w:pPr>
              </w:pPrChange>
            </w:pPr>
            <w:ins w:id="9524" w:author="aas" w:date="2013-10-14T02:06:00Z">
              <w:del w:id="9525" w:author="Anees Shaikh" w:date="2013-10-19T02:16:00Z">
                <w:r w:rsidDel="00E067A3">
                  <w:delText xml:space="preserve">                                &lt;/xs:element&gt;</w:delText>
                </w:r>
              </w:del>
            </w:ins>
          </w:p>
          <w:p w14:paraId="1CBB00B4" w14:textId="09553E4D" w:rsidR="00874469" w:rsidDel="00E067A3" w:rsidRDefault="00874469">
            <w:pPr>
              <w:pStyle w:val="Appx"/>
              <w:rPr>
                <w:ins w:id="9526" w:author="aas" w:date="2013-10-14T02:06:00Z"/>
                <w:del w:id="9527" w:author="Anees Shaikh" w:date="2013-10-19T02:16:00Z"/>
              </w:rPr>
              <w:pPrChange w:id="9528" w:author="Anees Shaikh" w:date="2013-10-19T02:16:00Z">
                <w:pPr>
                  <w:pStyle w:val="XML1"/>
                </w:pPr>
              </w:pPrChange>
            </w:pPr>
            <w:ins w:id="9529" w:author="aas" w:date="2013-10-14T02:06:00Z">
              <w:del w:id="9530" w:author="Anees Shaikh" w:date="2013-10-19T02:16:00Z">
                <w:r w:rsidDel="00E067A3">
                  <w:delText xml:space="preserve">                                &lt;xs:element name="medium" minOccurs="0"&gt;</w:delText>
                </w:r>
              </w:del>
            </w:ins>
          </w:p>
          <w:p w14:paraId="4D16B09D" w14:textId="0F3B1523" w:rsidR="00874469" w:rsidDel="00E067A3" w:rsidRDefault="00874469">
            <w:pPr>
              <w:pStyle w:val="Appx"/>
              <w:rPr>
                <w:ins w:id="9531" w:author="aas" w:date="2013-10-14T02:06:00Z"/>
                <w:del w:id="9532" w:author="Anees Shaikh" w:date="2013-10-19T02:16:00Z"/>
              </w:rPr>
              <w:pPrChange w:id="9533" w:author="Anees Shaikh" w:date="2013-10-19T02:16:00Z">
                <w:pPr>
                  <w:pStyle w:val="XML1"/>
                </w:pPr>
              </w:pPrChange>
            </w:pPr>
            <w:ins w:id="9534" w:author="aas" w:date="2013-10-14T02:06:00Z">
              <w:del w:id="9535" w:author="Anees Shaikh" w:date="2013-10-19T02:16:00Z">
                <w:r w:rsidDel="00E067A3">
                  <w:delText xml:space="preserve">                                  &lt;xs:annotation&gt;</w:delText>
                </w:r>
              </w:del>
            </w:ins>
          </w:p>
          <w:p w14:paraId="7A824BDA" w14:textId="68A68D45" w:rsidR="00874469" w:rsidDel="00E067A3" w:rsidRDefault="00874469">
            <w:pPr>
              <w:pStyle w:val="Appx"/>
              <w:rPr>
                <w:ins w:id="9536" w:author="aas" w:date="2013-10-14T02:06:00Z"/>
                <w:del w:id="9537" w:author="Anees Shaikh" w:date="2013-10-19T02:16:00Z"/>
              </w:rPr>
              <w:pPrChange w:id="9538" w:author="Anees Shaikh" w:date="2013-10-19T02:16:00Z">
                <w:pPr>
                  <w:pStyle w:val="XML1"/>
                </w:pPr>
              </w:pPrChange>
            </w:pPr>
            <w:ins w:id="9539" w:author="aas" w:date="2013-10-14T02:06:00Z">
              <w:del w:id="9540" w:author="Anees Shaikh" w:date="2013-10-19T02:16:00Z">
                <w:r w:rsidDel="00E067A3">
                  <w:delText xml:space="preserve">                                    &lt;xs:documentation&gt;</w:delText>
                </w:r>
              </w:del>
            </w:ins>
          </w:p>
          <w:p w14:paraId="73A4DBB5" w14:textId="58867AB0" w:rsidR="00874469" w:rsidDel="00E067A3" w:rsidRDefault="00874469">
            <w:pPr>
              <w:pStyle w:val="Appx"/>
              <w:rPr>
                <w:ins w:id="9541" w:author="aas" w:date="2013-10-14T02:06:00Z"/>
                <w:del w:id="9542" w:author="Anees Shaikh" w:date="2013-10-19T02:16:00Z"/>
              </w:rPr>
              <w:pPrChange w:id="9543" w:author="Anees Shaikh" w:date="2013-10-19T02:16:00Z">
                <w:pPr>
                  <w:pStyle w:val="XML1"/>
                </w:pPr>
              </w:pPrChange>
            </w:pPr>
            <w:ins w:id="9544" w:author="aas" w:date="2013-10-14T02:06:00Z">
              <w:del w:id="9545"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46" w:author="aas" w:date="2013-10-14T02:06:00Z"/>
                <w:del w:id="9547" w:author="Anees Shaikh" w:date="2013-10-19T02:16:00Z"/>
              </w:rPr>
              <w:pPrChange w:id="9548" w:author="Anees Shaikh" w:date="2013-10-19T02:16:00Z">
                <w:pPr>
                  <w:pStyle w:val="XML1"/>
                </w:pPr>
              </w:pPrChange>
            </w:pPr>
            <w:ins w:id="9549" w:author="aas" w:date="2013-10-14T02:06:00Z">
              <w:del w:id="9550" w:author="Anees Shaikh" w:date="2013-10-19T02:16:00Z">
                <w:r w:rsidDel="00E067A3">
                  <w:delText xml:space="preserve">                                             Port.</w:delText>
                </w:r>
              </w:del>
            </w:ins>
          </w:p>
          <w:p w14:paraId="5591B256" w14:textId="2088BA8E" w:rsidR="00874469" w:rsidDel="00E067A3" w:rsidRDefault="00874469">
            <w:pPr>
              <w:pStyle w:val="Appx"/>
              <w:rPr>
                <w:ins w:id="9551" w:author="aas" w:date="2013-10-14T02:06:00Z"/>
                <w:del w:id="9552" w:author="Anees Shaikh" w:date="2013-10-19T02:16:00Z"/>
              </w:rPr>
              <w:pPrChange w:id="9553" w:author="Anees Shaikh" w:date="2013-10-19T02:16:00Z">
                <w:pPr>
                  <w:pStyle w:val="XML1"/>
                </w:pPr>
              </w:pPrChange>
            </w:pPr>
            <w:ins w:id="9554" w:author="aas" w:date="2013-10-14T02:06:00Z">
              <w:del w:id="9555" w:author="Anees Shaikh" w:date="2013-10-19T02:16:00Z">
                <w:r w:rsidDel="00E067A3">
                  <w:delText xml:space="preserve">                                          </w:delText>
                </w:r>
              </w:del>
            </w:ins>
          </w:p>
          <w:p w14:paraId="5173619C" w14:textId="38698FC3" w:rsidR="00874469" w:rsidDel="00E067A3" w:rsidRDefault="00874469">
            <w:pPr>
              <w:pStyle w:val="Appx"/>
              <w:rPr>
                <w:ins w:id="9556" w:author="aas" w:date="2013-10-14T02:06:00Z"/>
                <w:del w:id="9557" w:author="Anees Shaikh" w:date="2013-10-19T02:16:00Z"/>
              </w:rPr>
              <w:pPrChange w:id="9558" w:author="Anees Shaikh" w:date="2013-10-19T02:16:00Z">
                <w:pPr>
                  <w:pStyle w:val="XML1"/>
                </w:pPr>
              </w:pPrChange>
            </w:pPr>
            <w:ins w:id="9559" w:author="aas" w:date="2013-10-14T02:06:00Z">
              <w:del w:id="9560"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561" w:author="aas" w:date="2013-10-14T02:06:00Z"/>
                <w:del w:id="9562" w:author="Anees Shaikh" w:date="2013-10-19T02:16:00Z"/>
              </w:rPr>
              <w:pPrChange w:id="9563" w:author="Anees Shaikh" w:date="2013-10-19T02:16:00Z">
                <w:pPr>
                  <w:pStyle w:val="XML1"/>
                </w:pPr>
              </w:pPrChange>
            </w:pPr>
            <w:ins w:id="9564" w:author="aas" w:date="2013-10-14T02:06:00Z">
              <w:del w:id="9565"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566" w:author="aas" w:date="2013-10-14T02:06:00Z"/>
                <w:del w:id="9567" w:author="Anees Shaikh" w:date="2013-10-19T02:16:00Z"/>
              </w:rPr>
              <w:pPrChange w:id="9568" w:author="Anees Shaikh" w:date="2013-10-19T02:16:00Z">
                <w:pPr>
                  <w:pStyle w:val="XML1"/>
                </w:pPr>
              </w:pPrChange>
            </w:pPr>
            <w:ins w:id="9569" w:author="aas" w:date="2013-10-14T02:06:00Z">
              <w:del w:id="9570"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571" w:author="aas" w:date="2013-10-14T02:06:00Z"/>
                <w:del w:id="9572" w:author="Anees Shaikh" w:date="2013-10-19T02:16:00Z"/>
              </w:rPr>
              <w:pPrChange w:id="9573" w:author="Anees Shaikh" w:date="2013-10-19T02:16:00Z">
                <w:pPr>
                  <w:pStyle w:val="XML1"/>
                </w:pPr>
              </w:pPrChange>
            </w:pPr>
            <w:ins w:id="9574" w:author="aas" w:date="2013-10-14T02:06:00Z">
              <w:del w:id="9575"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576" w:author="aas" w:date="2013-10-14T02:06:00Z"/>
                <w:del w:id="9577" w:author="Anees Shaikh" w:date="2013-10-19T02:16:00Z"/>
              </w:rPr>
              <w:pPrChange w:id="9578" w:author="Anees Shaikh" w:date="2013-10-19T02:16:00Z">
                <w:pPr>
                  <w:pStyle w:val="XML1"/>
                </w:pPr>
              </w:pPrChange>
            </w:pPr>
            <w:ins w:id="9579" w:author="aas" w:date="2013-10-14T02:06:00Z">
              <w:del w:id="9580" w:author="Anees Shaikh" w:date="2013-10-19T02:16:00Z">
                <w:r w:rsidDel="00E067A3">
                  <w:delText xml:space="preserve">                                             within the Port Feature set.</w:delText>
                </w:r>
              </w:del>
            </w:ins>
          </w:p>
          <w:p w14:paraId="4502BB47" w14:textId="335500F3" w:rsidR="00874469" w:rsidDel="00E067A3" w:rsidRDefault="00874469">
            <w:pPr>
              <w:pStyle w:val="Appx"/>
              <w:rPr>
                <w:ins w:id="9581" w:author="aas" w:date="2013-10-14T02:06:00Z"/>
                <w:del w:id="9582" w:author="Anees Shaikh" w:date="2013-10-19T02:16:00Z"/>
              </w:rPr>
              <w:pPrChange w:id="9583" w:author="Anees Shaikh" w:date="2013-10-19T02:16:00Z">
                <w:pPr>
                  <w:pStyle w:val="XML1"/>
                </w:pPr>
              </w:pPrChange>
            </w:pPr>
            <w:ins w:id="9584" w:author="aas" w:date="2013-10-14T02:06:00Z">
              <w:del w:id="9585" w:author="Anees Shaikh" w:date="2013-10-19T02:16:00Z">
                <w:r w:rsidDel="00E067A3">
                  <w:delText xml:space="preserve">                                    &lt;/xs:documentation&gt;</w:delText>
                </w:r>
              </w:del>
            </w:ins>
          </w:p>
          <w:p w14:paraId="14D75E06" w14:textId="5F124C35" w:rsidR="00874469" w:rsidDel="00E067A3" w:rsidRDefault="00874469">
            <w:pPr>
              <w:pStyle w:val="Appx"/>
              <w:rPr>
                <w:ins w:id="9586" w:author="aas" w:date="2013-10-14T02:06:00Z"/>
                <w:del w:id="9587" w:author="Anees Shaikh" w:date="2013-10-19T02:16:00Z"/>
              </w:rPr>
              <w:pPrChange w:id="9588" w:author="Anees Shaikh" w:date="2013-10-19T02:16:00Z">
                <w:pPr>
                  <w:pStyle w:val="XML1"/>
                </w:pPr>
              </w:pPrChange>
            </w:pPr>
            <w:ins w:id="9589" w:author="aas" w:date="2013-10-14T02:06:00Z">
              <w:del w:id="9590" w:author="Anees Shaikh" w:date="2013-10-19T02:16:00Z">
                <w:r w:rsidDel="00E067A3">
                  <w:delText xml:space="preserve">                                  &lt;/xs:annotation&gt;</w:delText>
                </w:r>
              </w:del>
            </w:ins>
          </w:p>
          <w:p w14:paraId="253ECDBE" w14:textId="5C02769A" w:rsidR="00874469" w:rsidDel="00E067A3" w:rsidRDefault="00874469">
            <w:pPr>
              <w:pStyle w:val="Appx"/>
              <w:rPr>
                <w:ins w:id="9591" w:author="aas" w:date="2013-10-14T02:06:00Z"/>
                <w:del w:id="9592" w:author="Anees Shaikh" w:date="2013-10-19T02:16:00Z"/>
              </w:rPr>
              <w:pPrChange w:id="9593" w:author="Anees Shaikh" w:date="2013-10-19T02:16:00Z">
                <w:pPr>
                  <w:pStyle w:val="XML1"/>
                </w:pPr>
              </w:pPrChange>
            </w:pPr>
            <w:ins w:id="9594" w:author="aas" w:date="2013-10-14T02:06:00Z">
              <w:del w:id="9595" w:author="Anees Shaikh" w:date="2013-10-19T02:16:00Z">
                <w:r w:rsidDel="00E067A3">
                  <w:delText xml:space="preserve">                                  &lt;xs:simpleType&gt;</w:delText>
                </w:r>
              </w:del>
            </w:ins>
          </w:p>
          <w:p w14:paraId="7567C963" w14:textId="658CDA9E" w:rsidR="00874469" w:rsidDel="00E067A3" w:rsidRDefault="00874469">
            <w:pPr>
              <w:pStyle w:val="Appx"/>
              <w:rPr>
                <w:ins w:id="9596" w:author="aas" w:date="2013-10-14T02:06:00Z"/>
                <w:del w:id="9597" w:author="Anees Shaikh" w:date="2013-10-19T02:16:00Z"/>
              </w:rPr>
              <w:pPrChange w:id="9598" w:author="Anees Shaikh" w:date="2013-10-19T02:16:00Z">
                <w:pPr>
                  <w:pStyle w:val="XML1"/>
                </w:pPr>
              </w:pPrChange>
            </w:pPr>
            <w:ins w:id="9599" w:author="aas" w:date="2013-10-14T02:06:00Z">
              <w:del w:id="9600" w:author="Anees Shaikh" w:date="2013-10-19T02:16:00Z">
                <w:r w:rsidDel="00E067A3">
                  <w:delText xml:space="preserve">                                    &lt;xs:restriction base="xs:string"&gt;</w:delText>
                </w:r>
              </w:del>
            </w:ins>
          </w:p>
          <w:p w14:paraId="29A5D33A" w14:textId="4640D90B" w:rsidR="00874469" w:rsidDel="00E067A3" w:rsidRDefault="00874469">
            <w:pPr>
              <w:pStyle w:val="Appx"/>
              <w:rPr>
                <w:ins w:id="9601" w:author="aas" w:date="2013-10-14T02:06:00Z"/>
                <w:del w:id="9602" w:author="Anees Shaikh" w:date="2013-10-19T02:16:00Z"/>
              </w:rPr>
              <w:pPrChange w:id="9603" w:author="Anees Shaikh" w:date="2013-10-19T02:16:00Z">
                <w:pPr>
                  <w:pStyle w:val="XML1"/>
                </w:pPr>
              </w:pPrChange>
            </w:pPr>
            <w:ins w:id="9604" w:author="aas" w:date="2013-10-14T02:06:00Z">
              <w:del w:id="9605" w:author="Anees Shaikh" w:date="2013-10-19T02:16:00Z">
                <w:r w:rsidDel="00E067A3">
                  <w:delText xml:space="preserve">                                      &lt;xs:enumeration value="copper"/&gt;</w:delText>
                </w:r>
              </w:del>
            </w:ins>
          </w:p>
          <w:p w14:paraId="59A52013" w14:textId="40D346AD" w:rsidR="00874469" w:rsidDel="00E067A3" w:rsidRDefault="00874469">
            <w:pPr>
              <w:pStyle w:val="Appx"/>
              <w:rPr>
                <w:ins w:id="9606" w:author="aas" w:date="2013-10-14T02:06:00Z"/>
                <w:del w:id="9607" w:author="Anees Shaikh" w:date="2013-10-19T02:16:00Z"/>
              </w:rPr>
              <w:pPrChange w:id="9608" w:author="Anees Shaikh" w:date="2013-10-19T02:16:00Z">
                <w:pPr>
                  <w:pStyle w:val="XML1"/>
                </w:pPr>
              </w:pPrChange>
            </w:pPr>
            <w:ins w:id="9609" w:author="aas" w:date="2013-10-14T02:06:00Z">
              <w:del w:id="9610" w:author="Anees Shaikh" w:date="2013-10-19T02:16:00Z">
                <w:r w:rsidDel="00E067A3">
                  <w:delText xml:space="preserve">                                      &lt;xs:enumeration value="fiber"/&gt;</w:delText>
                </w:r>
              </w:del>
            </w:ins>
          </w:p>
          <w:p w14:paraId="2ECC6819" w14:textId="044B1FDC" w:rsidR="00874469" w:rsidDel="00E067A3" w:rsidRDefault="00874469">
            <w:pPr>
              <w:pStyle w:val="Appx"/>
              <w:rPr>
                <w:ins w:id="9611" w:author="aas" w:date="2013-10-14T02:06:00Z"/>
                <w:del w:id="9612" w:author="Anees Shaikh" w:date="2013-10-19T02:16:00Z"/>
              </w:rPr>
              <w:pPrChange w:id="9613" w:author="Anees Shaikh" w:date="2013-10-19T02:16:00Z">
                <w:pPr>
                  <w:pStyle w:val="XML1"/>
                </w:pPr>
              </w:pPrChange>
            </w:pPr>
            <w:ins w:id="9614" w:author="aas" w:date="2013-10-14T02:06:00Z">
              <w:del w:id="9615" w:author="Anees Shaikh" w:date="2013-10-19T02:16:00Z">
                <w:r w:rsidDel="00E067A3">
                  <w:delText xml:space="preserve">                                    &lt;/xs:restriction&gt;</w:delText>
                </w:r>
              </w:del>
            </w:ins>
          </w:p>
          <w:p w14:paraId="72C24FD6" w14:textId="5111F990" w:rsidR="00874469" w:rsidDel="00E067A3" w:rsidRDefault="00874469">
            <w:pPr>
              <w:pStyle w:val="Appx"/>
              <w:rPr>
                <w:ins w:id="9616" w:author="aas" w:date="2013-10-14T02:06:00Z"/>
                <w:del w:id="9617" w:author="Anees Shaikh" w:date="2013-10-19T02:16:00Z"/>
              </w:rPr>
              <w:pPrChange w:id="9618" w:author="Anees Shaikh" w:date="2013-10-19T02:16:00Z">
                <w:pPr>
                  <w:pStyle w:val="XML1"/>
                </w:pPr>
              </w:pPrChange>
            </w:pPr>
            <w:ins w:id="9619" w:author="aas" w:date="2013-10-14T02:06:00Z">
              <w:del w:id="9620" w:author="Anees Shaikh" w:date="2013-10-19T02:16:00Z">
                <w:r w:rsidDel="00E067A3">
                  <w:delText xml:space="preserve">                                  &lt;/xs:simpleType&gt;</w:delText>
                </w:r>
              </w:del>
            </w:ins>
          </w:p>
          <w:p w14:paraId="237DACE5" w14:textId="44FFAAAB" w:rsidR="00874469" w:rsidDel="00E067A3" w:rsidRDefault="00874469">
            <w:pPr>
              <w:pStyle w:val="Appx"/>
              <w:rPr>
                <w:ins w:id="9621" w:author="aas" w:date="2013-10-14T02:06:00Z"/>
                <w:del w:id="9622" w:author="Anees Shaikh" w:date="2013-10-19T02:16:00Z"/>
              </w:rPr>
              <w:pPrChange w:id="9623" w:author="Anees Shaikh" w:date="2013-10-19T02:16:00Z">
                <w:pPr>
                  <w:pStyle w:val="XML1"/>
                </w:pPr>
              </w:pPrChange>
            </w:pPr>
            <w:ins w:id="9624" w:author="aas" w:date="2013-10-14T02:06:00Z">
              <w:del w:id="9625" w:author="Anees Shaikh" w:date="2013-10-19T02:16:00Z">
                <w:r w:rsidDel="00E067A3">
                  <w:delText xml:space="preserve">                                &lt;/xs:element&gt;</w:delText>
                </w:r>
              </w:del>
            </w:ins>
          </w:p>
          <w:p w14:paraId="275E9340" w14:textId="1F4341CF" w:rsidR="00874469" w:rsidDel="00E067A3" w:rsidRDefault="00874469">
            <w:pPr>
              <w:pStyle w:val="Appx"/>
              <w:rPr>
                <w:ins w:id="9626" w:author="aas" w:date="2013-10-14T02:06:00Z"/>
                <w:del w:id="9627" w:author="Anees Shaikh" w:date="2013-10-19T02:16:00Z"/>
              </w:rPr>
              <w:pPrChange w:id="9628" w:author="Anees Shaikh" w:date="2013-10-19T02:16:00Z">
                <w:pPr>
                  <w:pStyle w:val="XML1"/>
                </w:pPr>
              </w:pPrChange>
            </w:pPr>
            <w:ins w:id="9629" w:author="aas" w:date="2013-10-14T02:06:00Z">
              <w:del w:id="9630" w:author="Anees Shaikh" w:date="2013-10-19T02:16:00Z">
                <w:r w:rsidDel="00E067A3">
                  <w:delText xml:space="preserve">                                &lt;xs:element name="pause" minOccurs="0"&gt;</w:delText>
                </w:r>
              </w:del>
            </w:ins>
          </w:p>
          <w:p w14:paraId="7243D1B8" w14:textId="724053F3" w:rsidR="00874469" w:rsidDel="00E067A3" w:rsidRDefault="00874469">
            <w:pPr>
              <w:pStyle w:val="Appx"/>
              <w:rPr>
                <w:ins w:id="9631" w:author="aas" w:date="2013-10-14T02:06:00Z"/>
                <w:del w:id="9632" w:author="Anees Shaikh" w:date="2013-10-19T02:16:00Z"/>
              </w:rPr>
              <w:pPrChange w:id="9633" w:author="Anees Shaikh" w:date="2013-10-19T02:16:00Z">
                <w:pPr>
                  <w:pStyle w:val="XML1"/>
                </w:pPr>
              </w:pPrChange>
            </w:pPr>
            <w:ins w:id="9634" w:author="aas" w:date="2013-10-14T02:06:00Z">
              <w:del w:id="9635" w:author="Anees Shaikh" w:date="2013-10-19T02:16:00Z">
                <w:r w:rsidDel="00E067A3">
                  <w:delText xml:space="preserve">                                  &lt;xs:annotation&gt;</w:delText>
                </w:r>
              </w:del>
            </w:ins>
          </w:p>
          <w:p w14:paraId="2ED16705" w14:textId="28E1827F" w:rsidR="00874469" w:rsidDel="00E067A3" w:rsidRDefault="00874469">
            <w:pPr>
              <w:pStyle w:val="Appx"/>
              <w:rPr>
                <w:ins w:id="9636" w:author="aas" w:date="2013-10-14T02:06:00Z"/>
                <w:del w:id="9637" w:author="Anees Shaikh" w:date="2013-10-19T02:16:00Z"/>
              </w:rPr>
              <w:pPrChange w:id="9638" w:author="Anees Shaikh" w:date="2013-10-19T02:16:00Z">
                <w:pPr>
                  <w:pStyle w:val="XML1"/>
                </w:pPr>
              </w:pPrChange>
            </w:pPr>
            <w:ins w:id="9639" w:author="aas" w:date="2013-10-14T02:06:00Z">
              <w:del w:id="9640" w:author="Anees Shaikh" w:date="2013-10-19T02:16:00Z">
                <w:r w:rsidDel="00E067A3">
                  <w:delText xml:space="preserve">                                    &lt;xs:documentation&gt;</w:delText>
                </w:r>
              </w:del>
            </w:ins>
          </w:p>
          <w:p w14:paraId="326A094D" w14:textId="421CBB30" w:rsidR="00874469" w:rsidDel="00E067A3" w:rsidRDefault="00874469">
            <w:pPr>
              <w:pStyle w:val="Appx"/>
              <w:rPr>
                <w:ins w:id="9641" w:author="aas" w:date="2013-10-14T02:06:00Z"/>
                <w:del w:id="9642" w:author="Anees Shaikh" w:date="2013-10-19T02:16:00Z"/>
              </w:rPr>
              <w:pPrChange w:id="9643" w:author="Anees Shaikh" w:date="2013-10-19T02:16:00Z">
                <w:pPr>
                  <w:pStyle w:val="XML1"/>
                </w:pPr>
              </w:pPrChange>
            </w:pPr>
            <w:ins w:id="9644" w:author="aas" w:date="2013-10-14T02:06:00Z">
              <w:del w:id="9645"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46" w:author="aas" w:date="2013-10-14T02:06:00Z"/>
                <w:del w:id="9647" w:author="Anees Shaikh" w:date="2013-10-19T02:16:00Z"/>
              </w:rPr>
              <w:pPrChange w:id="9648" w:author="Anees Shaikh" w:date="2013-10-19T02:16:00Z">
                <w:pPr>
                  <w:pStyle w:val="XML1"/>
                </w:pPr>
              </w:pPrChange>
            </w:pPr>
            <w:ins w:id="9649" w:author="aas" w:date="2013-10-14T02:06:00Z">
              <w:del w:id="9650" w:author="Anees Shaikh" w:date="2013-10-19T02:16:00Z">
                <w:r w:rsidDel="00E067A3">
                  <w:delText xml:space="preserve">                                             it is asymmetric or symmetric.</w:delText>
                </w:r>
              </w:del>
            </w:ins>
          </w:p>
          <w:p w14:paraId="26E7E201" w14:textId="0C8E5F44" w:rsidR="00874469" w:rsidDel="00E067A3" w:rsidRDefault="00874469">
            <w:pPr>
              <w:pStyle w:val="Appx"/>
              <w:rPr>
                <w:ins w:id="9651" w:author="aas" w:date="2013-10-14T02:06:00Z"/>
                <w:del w:id="9652" w:author="Anees Shaikh" w:date="2013-10-19T02:16:00Z"/>
              </w:rPr>
              <w:pPrChange w:id="9653" w:author="Anees Shaikh" w:date="2013-10-19T02:16:00Z">
                <w:pPr>
                  <w:pStyle w:val="XML1"/>
                </w:pPr>
              </w:pPrChange>
            </w:pPr>
            <w:ins w:id="9654" w:author="aas" w:date="2013-10-14T02:06:00Z">
              <w:del w:id="9655" w:author="Anees Shaikh" w:date="2013-10-19T02:16:00Z">
                <w:r w:rsidDel="00E067A3">
                  <w:delText xml:space="preserve">                                    &lt;/xs:documentation&gt;</w:delText>
                </w:r>
              </w:del>
            </w:ins>
          </w:p>
          <w:p w14:paraId="28D5FF74" w14:textId="4CE95DBD" w:rsidR="00874469" w:rsidDel="00E067A3" w:rsidRDefault="00874469">
            <w:pPr>
              <w:pStyle w:val="Appx"/>
              <w:rPr>
                <w:ins w:id="9656" w:author="aas" w:date="2013-10-14T02:06:00Z"/>
                <w:del w:id="9657" w:author="Anees Shaikh" w:date="2013-10-19T02:16:00Z"/>
              </w:rPr>
              <w:pPrChange w:id="9658" w:author="Anees Shaikh" w:date="2013-10-19T02:16:00Z">
                <w:pPr>
                  <w:pStyle w:val="XML1"/>
                </w:pPr>
              </w:pPrChange>
            </w:pPr>
            <w:ins w:id="9659" w:author="aas" w:date="2013-10-14T02:06:00Z">
              <w:del w:id="9660" w:author="Anees Shaikh" w:date="2013-10-19T02:16:00Z">
                <w:r w:rsidDel="00E067A3">
                  <w:delText xml:space="preserve">                                  &lt;/xs:annotation&gt;</w:delText>
                </w:r>
              </w:del>
            </w:ins>
          </w:p>
          <w:p w14:paraId="34B5DCBC" w14:textId="24ED67C5" w:rsidR="00874469" w:rsidDel="00E067A3" w:rsidRDefault="00874469">
            <w:pPr>
              <w:pStyle w:val="Appx"/>
              <w:rPr>
                <w:ins w:id="9661" w:author="aas" w:date="2013-10-14T02:06:00Z"/>
                <w:del w:id="9662" w:author="Anees Shaikh" w:date="2013-10-19T02:16:00Z"/>
              </w:rPr>
              <w:pPrChange w:id="9663" w:author="Anees Shaikh" w:date="2013-10-19T02:16:00Z">
                <w:pPr>
                  <w:pStyle w:val="XML1"/>
                </w:pPr>
              </w:pPrChange>
            </w:pPr>
            <w:ins w:id="9664" w:author="aas" w:date="2013-10-14T02:06:00Z">
              <w:del w:id="9665" w:author="Anees Shaikh" w:date="2013-10-19T02:16:00Z">
                <w:r w:rsidDel="00E067A3">
                  <w:delText xml:space="preserve">                                  &lt;xs:simpleType&gt;</w:delText>
                </w:r>
              </w:del>
            </w:ins>
          </w:p>
          <w:p w14:paraId="3FE1D8BC" w14:textId="42B2B5F3" w:rsidR="00874469" w:rsidDel="00E067A3" w:rsidRDefault="00874469">
            <w:pPr>
              <w:pStyle w:val="Appx"/>
              <w:rPr>
                <w:ins w:id="9666" w:author="aas" w:date="2013-10-14T02:06:00Z"/>
                <w:del w:id="9667" w:author="Anees Shaikh" w:date="2013-10-19T02:16:00Z"/>
              </w:rPr>
              <w:pPrChange w:id="9668" w:author="Anees Shaikh" w:date="2013-10-19T02:16:00Z">
                <w:pPr>
                  <w:pStyle w:val="XML1"/>
                </w:pPr>
              </w:pPrChange>
            </w:pPr>
            <w:ins w:id="9669" w:author="aas" w:date="2013-10-14T02:06:00Z">
              <w:del w:id="9670" w:author="Anees Shaikh" w:date="2013-10-19T02:16:00Z">
                <w:r w:rsidDel="00E067A3">
                  <w:delText xml:space="preserve">                                    &lt;xs:restriction base="xs:string"&gt;</w:delText>
                </w:r>
              </w:del>
            </w:ins>
          </w:p>
          <w:p w14:paraId="5644863A" w14:textId="5CFB0CC2" w:rsidR="00874469" w:rsidDel="00E067A3" w:rsidRDefault="00874469">
            <w:pPr>
              <w:pStyle w:val="Appx"/>
              <w:rPr>
                <w:ins w:id="9671" w:author="aas" w:date="2013-10-14T02:06:00Z"/>
                <w:del w:id="9672" w:author="Anees Shaikh" w:date="2013-10-19T02:16:00Z"/>
              </w:rPr>
              <w:pPrChange w:id="9673" w:author="Anees Shaikh" w:date="2013-10-19T02:16:00Z">
                <w:pPr>
                  <w:pStyle w:val="XML1"/>
                </w:pPr>
              </w:pPrChange>
            </w:pPr>
            <w:ins w:id="9674" w:author="aas" w:date="2013-10-14T02:06:00Z">
              <w:del w:id="9675" w:author="Anees Shaikh" w:date="2013-10-19T02:16:00Z">
                <w:r w:rsidDel="00E067A3">
                  <w:delText xml:space="preserve">                                      &lt;xs:enumeration value="unsupported"/&gt;</w:delText>
                </w:r>
              </w:del>
            </w:ins>
          </w:p>
          <w:p w14:paraId="1DDE486C" w14:textId="26255462" w:rsidR="00874469" w:rsidDel="00E067A3" w:rsidRDefault="00874469">
            <w:pPr>
              <w:pStyle w:val="Appx"/>
              <w:rPr>
                <w:ins w:id="9676" w:author="aas" w:date="2013-10-14T02:06:00Z"/>
                <w:del w:id="9677" w:author="Anees Shaikh" w:date="2013-10-19T02:16:00Z"/>
              </w:rPr>
              <w:pPrChange w:id="9678" w:author="Anees Shaikh" w:date="2013-10-19T02:16:00Z">
                <w:pPr>
                  <w:pStyle w:val="XML1"/>
                </w:pPr>
              </w:pPrChange>
            </w:pPr>
            <w:ins w:id="9679" w:author="aas" w:date="2013-10-14T02:06:00Z">
              <w:del w:id="9680" w:author="Anees Shaikh" w:date="2013-10-19T02:16:00Z">
                <w:r w:rsidDel="00E067A3">
                  <w:delText xml:space="preserve">                                      &lt;xs:enumeration value="symmetric"/&gt;</w:delText>
                </w:r>
              </w:del>
            </w:ins>
          </w:p>
          <w:p w14:paraId="738D198B" w14:textId="3335B9DF" w:rsidR="00874469" w:rsidDel="00E067A3" w:rsidRDefault="00874469">
            <w:pPr>
              <w:pStyle w:val="Appx"/>
              <w:rPr>
                <w:ins w:id="9681" w:author="aas" w:date="2013-10-14T02:06:00Z"/>
                <w:del w:id="9682" w:author="Anees Shaikh" w:date="2013-10-19T02:16:00Z"/>
              </w:rPr>
              <w:pPrChange w:id="9683" w:author="Anees Shaikh" w:date="2013-10-19T02:16:00Z">
                <w:pPr>
                  <w:pStyle w:val="XML1"/>
                </w:pPr>
              </w:pPrChange>
            </w:pPr>
            <w:ins w:id="9684" w:author="aas" w:date="2013-10-14T02:06:00Z">
              <w:del w:id="9685" w:author="Anees Shaikh" w:date="2013-10-19T02:16:00Z">
                <w:r w:rsidDel="00E067A3">
                  <w:delText xml:space="preserve">                                      &lt;xs:enumeration value="asymmetric"/&gt;</w:delText>
                </w:r>
              </w:del>
            </w:ins>
          </w:p>
          <w:p w14:paraId="0719E030" w14:textId="2F285DD5" w:rsidR="00874469" w:rsidDel="00E067A3" w:rsidRDefault="00874469">
            <w:pPr>
              <w:pStyle w:val="Appx"/>
              <w:rPr>
                <w:ins w:id="9686" w:author="aas" w:date="2013-10-14T02:06:00Z"/>
                <w:del w:id="9687" w:author="Anees Shaikh" w:date="2013-10-19T02:16:00Z"/>
              </w:rPr>
              <w:pPrChange w:id="9688" w:author="Anees Shaikh" w:date="2013-10-19T02:16:00Z">
                <w:pPr>
                  <w:pStyle w:val="XML1"/>
                </w:pPr>
              </w:pPrChange>
            </w:pPr>
            <w:ins w:id="9689" w:author="aas" w:date="2013-10-14T02:06:00Z">
              <w:del w:id="9690" w:author="Anees Shaikh" w:date="2013-10-19T02:16:00Z">
                <w:r w:rsidDel="00E067A3">
                  <w:delText xml:space="preserve">                                    &lt;/xs:restriction&gt;</w:delText>
                </w:r>
              </w:del>
            </w:ins>
          </w:p>
          <w:p w14:paraId="06BA3A21" w14:textId="3AA46DBD" w:rsidR="00874469" w:rsidDel="00E067A3" w:rsidRDefault="00874469">
            <w:pPr>
              <w:pStyle w:val="Appx"/>
              <w:rPr>
                <w:ins w:id="9691" w:author="aas" w:date="2013-10-14T02:06:00Z"/>
                <w:del w:id="9692" w:author="Anees Shaikh" w:date="2013-10-19T02:16:00Z"/>
              </w:rPr>
              <w:pPrChange w:id="9693" w:author="Anees Shaikh" w:date="2013-10-19T02:16:00Z">
                <w:pPr>
                  <w:pStyle w:val="XML1"/>
                </w:pPr>
              </w:pPrChange>
            </w:pPr>
            <w:ins w:id="9694" w:author="aas" w:date="2013-10-14T02:06:00Z">
              <w:del w:id="9695" w:author="Anees Shaikh" w:date="2013-10-19T02:16:00Z">
                <w:r w:rsidDel="00E067A3">
                  <w:delText xml:space="preserve">                                  &lt;/xs:simpleType&gt;</w:delText>
                </w:r>
              </w:del>
            </w:ins>
          </w:p>
          <w:p w14:paraId="3154A94E" w14:textId="5112B414" w:rsidR="00874469" w:rsidDel="00E067A3" w:rsidRDefault="00874469">
            <w:pPr>
              <w:pStyle w:val="Appx"/>
              <w:rPr>
                <w:ins w:id="9696" w:author="aas" w:date="2013-10-14T02:06:00Z"/>
                <w:del w:id="9697" w:author="Anees Shaikh" w:date="2013-10-19T02:16:00Z"/>
              </w:rPr>
              <w:pPrChange w:id="9698" w:author="Anees Shaikh" w:date="2013-10-19T02:16:00Z">
                <w:pPr>
                  <w:pStyle w:val="XML1"/>
                </w:pPr>
              </w:pPrChange>
            </w:pPr>
            <w:ins w:id="9699" w:author="aas" w:date="2013-10-14T02:06:00Z">
              <w:del w:id="9700" w:author="Anees Shaikh" w:date="2013-10-19T02:16:00Z">
                <w:r w:rsidDel="00E067A3">
                  <w:delText xml:space="preserve">                                &lt;/xs:element&gt;</w:delText>
                </w:r>
              </w:del>
            </w:ins>
          </w:p>
          <w:p w14:paraId="17EFDA59" w14:textId="0CEF62BC" w:rsidR="00874469" w:rsidDel="00E067A3" w:rsidRDefault="00874469">
            <w:pPr>
              <w:pStyle w:val="Appx"/>
              <w:rPr>
                <w:ins w:id="9701" w:author="aas" w:date="2013-10-14T02:06:00Z"/>
                <w:del w:id="9702" w:author="Anees Shaikh" w:date="2013-10-19T02:16:00Z"/>
              </w:rPr>
              <w:pPrChange w:id="9703" w:author="Anees Shaikh" w:date="2013-10-19T02:16:00Z">
                <w:pPr>
                  <w:pStyle w:val="XML1"/>
                </w:pPr>
              </w:pPrChange>
            </w:pPr>
            <w:ins w:id="9704" w:author="aas" w:date="2013-10-14T02:06:00Z">
              <w:del w:id="9705"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06" w:author="aas" w:date="2013-10-14T02:06:00Z"/>
                <w:del w:id="9707" w:author="Anees Shaikh" w:date="2013-10-19T02:16:00Z"/>
              </w:rPr>
              <w:pPrChange w:id="9708" w:author="Anees Shaikh" w:date="2013-10-19T02:16:00Z">
                <w:pPr>
                  <w:pStyle w:val="XML1"/>
                </w:pPr>
              </w:pPrChange>
            </w:pPr>
            <w:ins w:id="9709" w:author="aas" w:date="2013-10-14T02:06:00Z">
              <w:del w:id="9710" w:author="Anees Shaikh" w:date="2013-10-19T02:16:00Z">
                <w:r w:rsidDel="00E067A3">
                  <w:delText xml:space="preserve">                                        namespace="##other" processContents="lax"/&gt;</w:delText>
                </w:r>
              </w:del>
            </w:ins>
          </w:p>
          <w:p w14:paraId="57E7929A" w14:textId="0AB09B03" w:rsidR="00874469" w:rsidDel="00E067A3" w:rsidRDefault="00874469">
            <w:pPr>
              <w:pStyle w:val="Appx"/>
              <w:rPr>
                <w:ins w:id="9711" w:author="aas" w:date="2013-10-14T02:06:00Z"/>
                <w:del w:id="9712" w:author="Anees Shaikh" w:date="2013-10-19T02:16:00Z"/>
              </w:rPr>
              <w:pPrChange w:id="9713" w:author="Anees Shaikh" w:date="2013-10-19T02:16:00Z">
                <w:pPr>
                  <w:pStyle w:val="XML1"/>
                </w:pPr>
              </w:pPrChange>
            </w:pPr>
            <w:ins w:id="9714" w:author="aas" w:date="2013-10-14T02:06:00Z">
              <w:del w:id="9715" w:author="Anees Shaikh" w:date="2013-10-19T02:16:00Z">
                <w:r w:rsidDel="00E067A3">
                  <w:delText xml:space="preserve">                              &lt;/xs:sequence&gt;</w:delText>
                </w:r>
              </w:del>
            </w:ins>
          </w:p>
          <w:p w14:paraId="69EFF71C" w14:textId="34377471" w:rsidR="00874469" w:rsidDel="00E067A3" w:rsidRDefault="00874469">
            <w:pPr>
              <w:pStyle w:val="Appx"/>
              <w:rPr>
                <w:ins w:id="9716" w:author="aas" w:date="2013-10-14T02:06:00Z"/>
                <w:del w:id="9717" w:author="Anees Shaikh" w:date="2013-10-19T02:16:00Z"/>
              </w:rPr>
              <w:pPrChange w:id="9718" w:author="Anees Shaikh" w:date="2013-10-19T02:16:00Z">
                <w:pPr>
                  <w:pStyle w:val="XML1"/>
                </w:pPr>
              </w:pPrChange>
            </w:pPr>
            <w:ins w:id="9719" w:author="aas" w:date="2013-10-14T02:06:00Z">
              <w:del w:id="9720" w:author="Anees Shaikh" w:date="2013-10-19T02:16:00Z">
                <w:r w:rsidDel="00E067A3">
                  <w:delText xml:space="preserve">                            &lt;/xs:complexType&gt;</w:delText>
                </w:r>
              </w:del>
            </w:ins>
          </w:p>
          <w:p w14:paraId="35E7CCDB" w14:textId="4E7AEF49" w:rsidR="00874469" w:rsidDel="00E067A3" w:rsidRDefault="00874469">
            <w:pPr>
              <w:pStyle w:val="Appx"/>
              <w:rPr>
                <w:ins w:id="9721" w:author="aas" w:date="2013-10-14T02:06:00Z"/>
                <w:del w:id="9722" w:author="Anees Shaikh" w:date="2013-10-19T02:16:00Z"/>
              </w:rPr>
              <w:pPrChange w:id="9723" w:author="Anees Shaikh" w:date="2013-10-19T02:16:00Z">
                <w:pPr>
                  <w:pStyle w:val="XML1"/>
                </w:pPr>
              </w:pPrChange>
            </w:pPr>
            <w:ins w:id="9724" w:author="aas" w:date="2013-10-14T02:06:00Z">
              <w:del w:id="9725" w:author="Anees Shaikh" w:date="2013-10-19T02:16:00Z">
                <w:r w:rsidDel="00E067A3">
                  <w:delText xml:space="preserve">                          &lt;/xs:element&gt;</w:delText>
                </w:r>
              </w:del>
            </w:ins>
          </w:p>
          <w:p w14:paraId="18AAC5AD" w14:textId="30261C64" w:rsidR="00874469" w:rsidDel="00E067A3" w:rsidRDefault="00874469">
            <w:pPr>
              <w:pStyle w:val="Appx"/>
              <w:rPr>
                <w:ins w:id="9726" w:author="aas" w:date="2013-10-14T02:06:00Z"/>
                <w:del w:id="9727" w:author="Anees Shaikh" w:date="2013-10-19T02:16:00Z"/>
              </w:rPr>
              <w:pPrChange w:id="9728" w:author="Anees Shaikh" w:date="2013-10-19T02:16:00Z">
                <w:pPr>
                  <w:pStyle w:val="XML1"/>
                </w:pPr>
              </w:pPrChange>
            </w:pPr>
            <w:ins w:id="9729" w:author="aas" w:date="2013-10-14T02:06:00Z">
              <w:del w:id="9730"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31" w:author="aas" w:date="2013-10-14T02:06:00Z"/>
                <w:del w:id="9732" w:author="Anees Shaikh" w:date="2013-10-19T02:16:00Z"/>
              </w:rPr>
              <w:pPrChange w:id="9733" w:author="Anees Shaikh" w:date="2013-10-19T02:16:00Z">
                <w:pPr>
                  <w:pStyle w:val="XML1"/>
                </w:pPr>
              </w:pPrChange>
            </w:pPr>
            <w:ins w:id="9734" w:author="aas" w:date="2013-10-14T02:06:00Z">
              <w:del w:id="9735" w:author="Anees Shaikh" w:date="2013-10-19T02:16:00Z">
                <w:r w:rsidDel="00E067A3">
                  <w:delText xml:space="preserve">                            &lt;xs:annotation&gt;</w:delText>
                </w:r>
              </w:del>
            </w:ins>
          </w:p>
          <w:p w14:paraId="23E7E67A" w14:textId="6A9A5CA5" w:rsidR="00874469" w:rsidDel="00E067A3" w:rsidRDefault="00874469">
            <w:pPr>
              <w:pStyle w:val="Appx"/>
              <w:rPr>
                <w:ins w:id="9736" w:author="aas" w:date="2013-10-14T02:06:00Z"/>
                <w:del w:id="9737" w:author="Anees Shaikh" w:date="2013-10-19T02:16:00Z"/>
              </w:rPr>
              <w:pPrChange w:id="9738" w:author="Anees Shaikh" w:date="2013-10-19T02:16:00Z">
                <w:pPr>
                  <w:pStyle w:val="XML1"/>
                </w:pPr>
              </w:pPrChange>
            </w:pPr>
            <w:ins w:id="9739" w:author="aas" w:date="2013-10-14T02:06:00Z">
              <w:del w:id="9740" w:author="Anees Shaikh" w:date="2013-10-19T02:16:00Z">
                <w:r w:rsidDel="00E067A3">
                  <w:delText xml:space="preserve">                              &lt;xs:documentation&gt;</w:delText>
                </w:r>
              </w:del>
            </w:ins>
          </w:p>
          <w:p w14:paraId="12819BEF" w14:textId="5B596F74" w:rsidR="00874469" w:rsidDel="00E067A3" w:rsidRDefault="00874469">
            <w:pPr>
              <w:pStyle w:val="Appx"/>
              <w:rPr>
                <w:ins w:id="9741" w:author="aas" w:date="2013-10-14T02:06:00Z"/>
                <w:del w:id="9742" w:author="Anees Shaikh" w:date="2013-10-19T02:16:00Z"/>
              </w:rPr>
              <w:pPrChange w:id="9743" w:author="Anees Shaikh" w:date="2013-10-19T02:16:00Z">
                <w:pPr>
                  <w:pStyle w:val="XML1"/>
                </w:pPr>
              </w:pPrChange>
            </w:pPr>
            <w:ins w:id="9744" w:author="aas" w:date="2013-10-14T02:06:00Z">
              <w:del w:id="9745"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46" w:author="aas" w:date="2013-10-14T02:06:00Z"/>
                <w:del w:id="9747" w:author="Anees Shaikh" w:date="2013-10-19T02:16:00Z"/>
              </w:rPr>
              <w:pPrChange w:id="9748" w:author="Anees Shaikh" w:date="2013-10-19T02:16:00Z">
                <w:pPr>
                  <w:pStyle w:val="XML1"/>
                </w:pPr>
              </w:pPrChange>
            </w:pPr>
            <w:ins w:id="9749" w:author="aas" w:date="2013-10-14T02:06:00Z">
              <w:del w:id="9750" w:author="Anees Shaikh" w:date="2013-10-19T02:16:00Z">
                <w:r w:rsidDel="00E067A3">
                  <w:delText xml:space="preserve">                                       the peer port.</w:delText>
                </w:r>
              </w:del>
            </w:ins>
          </w:p>
          <w:p w14:paraId="0A097397" w14:textId="041AD959" w:rsidR="00874469" w:rsidDel="00E067A3" w:rsidRDefault="00874469">
            <w:pPr>
              <w:pStyle w:val="Appx"/>
              <w:rPr>
                <w:ins w:id="9751" w:author="aas" w:date="2013-10-14T02:06:00Z"/>
                <w:del w:id="9752" w:author="Anees Shaikh" w:date="2013-10-19T02:16:00Z"/>
              </w:rPr>
              <w:pPrChange w:id="9753" w:author="Anees Shaikh" w:date="2013-10-19T02:16:00Z">
                <w:pPr>
                  <w:pStyle w:val="XML1"/>
                </w:pPr>
              </w:pPrChange>
            </w:pPr>
            <w:ins w:id="9754" w:author="aas" w:date="2013-10-14T02:06:00Z">
              <w:del w:id="9755" w:author="Anees Shaikh" w:date="2013-10-19T02:16:00Z">
                <w:r w:rsidDel="00E067A3">
                  <w:delText xml:space="preserve">                              &lt;/xs:documentation&gt;</w:delText>
                </w:r>
              </w:del>
            </w:ins>
          </w:p>
          <w:p w14:paraId="27A41DA8" w14:textId="1510EF38" w:rsidR="00874469" w:rsidDel="00E067A3" w:rsidRDefault="00874469">
            <w:pPr>
              <w:pStyle w:val="Appx"/>
              <w:rPr>
                <w:ins w:id="9756" w:author="aas" w:date="2013-10-14T02:06:00Z"/>
                <w:del w:id="9757" w:author="Anees Shaikh" w:date="2013-10-19T02:16:00Z"/>
              </w:rPr>
              <w:pPrChange w:id="9758" w:author="Anees Shaikh" w:date="2013-10-19T02:16:00Z">
                <w:pPr>
                  <w:pStyle w:val="XML1"/>
                </w:pPr>
              </w:pPrChange>
            </w:pPr>
            <w:ins w:id="9759" w:author="aas" w:date="2013-10-14T02:06:00Z">
              <w:del w:id="9760" w:author="Anees Shaikh" w:date="2013-10-19T02:16:00Z">
                <w:r w:rsidDel="00E067A3">
                  <w:delText xml:space="preserve">                            &lt;/xs:annotation&gt;</w:delText>
                </w:r>
              </w:del>
            </w:ins>
          </w:p>
          <w:p w14:paraId="5E12798A" w14:textId="45B6008C" w:rsidR="00874469" w:rsidDel="00E067A3" w:rsidRDefault="00874469">
            <w:pPr>
              <w:pStyle w:val="Appx"/>
              <w:rPr>
                <w:ins w:id="9761" w:author="aas" w:date="2013-10-14T02:06:00Z"/>
                <w:del w:id="9762" w:author="Anees Shaikh" w:date="2013-10-19T02:16:00Z"/>
              </w:rPr>
              <w:pPrChange w:id="9763" w:author="Anees Shaikh" w:date="2013-10-19T02:16:00Z">
                <w:pPr>
                  <w:pStyle w:val="XML1"/>
                </w:pPr>
              </w:pPrChange>
            </w:pPr>
            <w:ins w:id="9764" w:author="aas" w:date="2013-10-14T02:06:00Z">
              <w:del w:id="9765" w:author="Anees Shaikh" w:date="2013-10-19T02:16:00Z">
                <w:r w:rsidDel="00E067A3">
                  <w:delText xml:space="preserve">                            &lt;xs:complexType&gt;</w:delText>
                </w:r>
              </w:del>
            </w:ins>
          </w:p>
          <w:p w14:paraId="05CD963A" w14:textId="723FE674" w:rsidR="00874469" w:rsidDel="00E067A3" w:rsidRDefault="00874469">
            <w:pPr>
              <w:pStyle w:val="Appx"/>
              <w:rPr>
                <w:ins w:id="9766" w:author="aas" w:date="2013-10-14T02:06:00Z"/>
                <w:del w:id="9767" w:author="Anees Shaikh" w:date="2013-10-19T02:16:00Z"/>
              </w:rPr>
              <w:pPrChange w:id="9768" w:author="Anees Shaikh" w:date="2013-10-19T02:16:00Z">
                <w:pPr>
                  <w:pStyle w:val="XML1"/>
                </w:pPr>
              </w:pPrChange>
            </w:pPr>
            <w:ins w:id="9769" w:author="aas" w:date="2013-10-14T02:06:00Z">
              <w:del w:id="9770" w:author="Anees Shaikh" w:date="2013-10-19T02:16:00Z">
                <w:r w:rsidDel="00E067A3">
                  <w:delText xml:space="preserve">                              &lt;xs:sequence&gt;</w:delText>
                </w:r>
              </w:del>
            </w:ins>
          </w:p>
          <w:p w14:paraId="3B08E28C" w14:textId="71B7BC94" w:rsidR="00874469" w:rsidDel="00E067A3" w:rsidRDefault="00874469">
            <w:pPr>
              <w:pStyle w:val="Appx"/>
              <w:rPr>
                <w:ins w:id="9771" w:author="aas" w:date="2013-10-14T02:06:00Z"/>
                <w:del w:id="9772" w:author="Anees Shaikh" w:date="2013-10-19T02:16:00Z"/>
              </w:rPr>
              <w:pPrChange w:id="9773" w:author="Anees Shaikh" w:date="2013-10-19T02:16:00Z">
                <w:pPr>
                  <w:pStyle w:val="XML1"/>
                </w:pPr>
              </w:pPrChange>
            </w:pPr>
            <w:ins w:id="9774" w:author="aas" w:date="2013-10-14T02:06:00Z">
              <w:del w:id="9775"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776" w:author="aas" w:date="2013-10-14T02:06:00Z"/>
                <w:del w:id="9777" w:author="Anees Shaikh" w:date="2013-10-19T02:16:00Z"/>
              </w:rPr>
              <w:pPrChange w:id="9778" w:author="Anees Shaikh" w:date="2013-10-19T02:16:00Z">
                <w:pPr>
                  <w:pStyle w:val="XML1"/>
                </w:pPr>
              </w:pPrChange>
            </w:pPr>
            <w:ins w:id="9779" w:author="aas" w:date="2013-10-14T02:06:00Z">
              <w:del w:id="9780" w:author="Anees Shaikh" w:date="2013-10-19T02:16:00Z">
                <w:r w:rsidDel="00E067A3">
                  <w:delText xml:space="preserve">                                  &lt;xs:annotation&gt;</w:delText>
                </w:r>
              </w:del>
            </w:ins>
          </w:p>
          <w:p w14:paraId="0183C8CD" w14:textId="5E12C653" w:rsidR="00874469" w:rsidDel="00E067A3" w:rsidRDefault="00874469">
            <w:pPr>
              <w:pStyle w:val="Appx"/>
              <w:rPr>
                <w:ins w:id="9781" w:author="aas" w:date="2013-10-14T02:06:00Z"/>
                <w:del w:id="9782" w:author="Anees Shaikh" w:date="2013-10-19T02:16:00Z"/>
              </w:rPr>
              <w:pPrChange w:id="9783" w:author="Anees Shaikh" w:date="2013-10-19T02:16:00Z">
                <w:pPr>
                  <w:pStyle w:val="XML1"/>
                </w:pPr>
              </w:pPrChange>
            </w:pPr>
            <w:ins w:id="9784" w:author="aas" w:date="2013-10-14T02:06:00Z">
              <w:del w:id="9785" w:author="Anees Shaikh" w:date="2013-10-19T02:16:00Z">
                <w:r w:rsidDel="00E067A3">
                  <w:delText xml:space="preserve">                                    &lt;xs:documentation&gt;</w:delText>
                </w:r>
              </w:del>
            </w:ins>
          </w:p>
          <w:p w14:paraId="37BB0856" w14:textId="2B42CD7C" w:rsidR="00874469" w:rsidDel="00E067A3" w:rsidRDefault="00874469">
            <w:pPr>
              <w:pStyle w:val="Appx"/>
              <w:rPr>
                <w:ins w:id="9786" w:author="aas" w:date="2013-10-14T02:06:00Z"/>
                <w:del w:id="9787" w:author="Anees Shaikh" w:date="2013-10-19T02:16:00Z"/>
              </w:rPr>
              <w:pPrChange w:id="9788" w:author="Anees Shaikh" w:date="2013-10-19T02:16:00Z">
                <w:pPr>
                  <w:pStyle w:val="XML1"/>
                </w:pPr>
              </w:pPrChange>
            </w:pPr>
            <w:ins w:id="9789" w:author="aas" w:date="2013-10-14T02:06:00Z">
              <w:del w:id="9790"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791" w:author="aas" w:date="2013-10-14T02:06:00Z"/>
                <w:del w:id="9792" w:author="Anees Shaikh" w:date="2013-10-19T02:16:00Z"/>
              </w:rPr>
              <w:pPrChange w:id="9793" w:author="Anees Shaikh" w:date="2013-10-19T02:16:00Z">
                <w:pPr>
                  <w:pStyle w:val="XML1"/>
                </w:pPr>
              </w:pPrChange>
            </w:pPr>
            <w:ins w:id="9794" w:author="aas" w:date="2013-10-14T02:06:00Z">
              <w:del w:id="9795" w:author="Anees Shaikh" w:date="2013-10-19T02:16:00Z">
                <w:r w:rsidDel="00E067A3">
                  <w:delText xml:space="preserve">                                             transmissions rates are allowed.</w:delText>
                </w:r>
              </w:del>
            </w:ins>
          </w:p>
          <w:p w14:paraId="121C8C15" w14:textId="5938BDFA" w:rsidR="00874469" w:rsidDel="00E067A3" w:rsidRDefault="00874469">
            <w:pPr>
              <w:pStyle w:val="Appx"/>
              <w:rPr>
                <w:ins w:id="9796" w:author="aas" w:date="2013-10-14T02:06:00Z"/>
                <w:del w:id="9797" w:author="Anees Shaikh" w:date="2013-10-19T02:16:00Z"/>
              </w:rPr>
              <w:pPrChange w:id="9798" w:author="Anees Shaikh" w:date="2013-10-19T02:16:00Z">
                <w:pPr>
                  <w:pStyle w:val="XML1"/>
                </w:pPr>
              </w:pPrChange>
            </w:pPr>
            <w:ins w:id="9799" w:author="aas" w:date="2013-10-14T02:06:00Z">
              <w:del w:id="9800" w:author="Anees Shaikh" w:date="2013-10-19T02:16:00Z">
                <w:r w:rsidDel="00E067A3">
                  <w:delText xml:space="preserve">                                    &lt;/xs:documentation&gt;</w:delText>
                </w:r>
              </w:del>
            </w:ins>
          </w:p>
          <w:p w14:paraId="6C36B421" w14:textId="70DCF77C" w:rsidR="00874469" w:rsidDel="00E067A3" w:rsidRDefault="00874469">
            <w:pPr>
              <w:pStyle w:val="Appx"/>
              <w:rPr>
                <w:ins w:id="9801" w:author="aas" w:date="2013-10-14T02:06:00Z"/>
                <w:del w:id="9802" w:author="Anees Shaikh" w:date="2013-10-19T02:16:00Z"/>
              </w:rPr>
              <w:pPrChange w:id="9803" w:author="Anees Shaikh" w:date="2013-10-19T02:16:00Z">
                <w:pPr>
                  <w:pStyle w:val="XML1"/>
                </w:pPr>
              </w:pPrChange>
            </w:pPr>
            <w:ins w:id="9804" w:author="aas" w:date="2013-10-14T02:06:00Z">
              <w:del w:id="9805" w:author="Anees Shaikh" w:date="2013-10-19T02:16:00Z">
                <w:r w:rsidDel="00E067A3">
                  <w:delText xml:space="preserve">                                  &lt;/xs:annotation&gt;</w:delText>
                </w:r>
              </w:del>
            </w:ins>
          </w:p>
          <w:p w14:paraId="09A9402A" w14:textId="2BC358D0" w:rsidR="00874469" w:rsidDel="00E067A3" w:rsidRDefault="00874469">
            <w:pPr>
              <w:pStyle w:val="Appx"/>
              <w:rPr>
                <w:ins w:id="9806" w:author="aas" w:date="2013-10-14T02:06:00Z"/>
                <w:del w:id="9807" w:author="Anees Shaikh" w:date="2013-10-19T02:16:00Z"/>
              </w:rPr>
              <w:pPrChange w:id="9808" w:author="Anees Shaikh" w:date="2013-10-19T02:16:00Z">
                <w:pPr>
                  <w:pStyle w:val="XML1"/>
                </w:pPr>
              </w:pPrChange>
            </w:pPr>
            <w:ins w:id="9809" w:author="aas" w:date="2013-10-14T02:06:00Z">
              <w:del w:id="9810" w:author="Anees Shaikh" w:date="2013-10-19T02:16:00Z">
                <w:r w:rsidDel="00E067A3">
                  <w:delText xml:space="preserve">                                &lt;/xs:element&gt;</w:delText>
                </w:r>
              </w:del>
            </w:ins>
          </w:p>
          <w:p w14:paraId="3D0F4D92" w14:textId="0032EDE5" w:rsidR="00874469" w:rsidDel="00E067A3" w:rsidRDefault="00874469">
            <w:pPr>
              <w:pStyle w:val="Appx"/>
              <w:rPr>
                <w:ins w:id="9811" w:author="aas" w:date="2013-10-14T02:06:00Z"/>
                <w:del w:id="9812" w:author="Anees Shaikh" w:date="2013-10-19T02:16:00Z"/>
              </w:rPr>
              <w:pPrChange w:id="9813" w:author="Anees Shaikh" w:date="2013-10-19T02:16:00Z">
                <w:pPr>
                  <w:pStyle w:val="XML1"/>
                </w:pPr>
              </w:pPrChange>
            </w:pPr>
            <w:ins w:id="9814" w:author="aas" w:date="2013-10-14T02:06:00Z">
              <w:del w:id="9815"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16" w:author="aas" w:date="2013-10-14T02:06:00Z"/>
                <w:del w:id="9817" w:author="Anees Shaikh" w:date="2013-10-19T02:16:00Z"/>
              </w:rPr>
              <w:pPrChange w:id="9818" w:author="Anees Shaikh" w:date="2013-10-19T02:16:00Z">
                <w:pPr>
                  <w:pStyle w:val="XML1"/>
                </w:pPr>
              </w:pPrChange>
            </w:pPr>
            <w:ins w:id="9819" w:author="aas" w:date="2013-10-14T02:06:00Z">
              <w:del w:id="9820" w:author="Anees Shaikh" w:date="2013-10-19T02:16:00Z">
                <w:r w:rsidDel="00E067A3">
                  <w:delText xml:space="preserve">                                  &lt;xs:annotation&gt;</w:delText>
                </w:r>
              </w:del>
            </w:ins>
          </w:p>
          <w:p w14:paraId="4CD780D6" w14:textId="0ADBEE62" w:rsidR="00874469" w:rsidDel="00E067A3" w:rsidRDefault="00874469">
            <w:pPr>
              <w:pStyle w:val="Appx"/>
              <w:rPr>
                <w:ins w:id="9821" w:author="aas" w:date="2013-10-14T02:06:00Z"/>
                <w:del w:id="9822" w:author="Anees Shaikh" w:date="2013-10-19T02:16:00Z"/>
              </w:rPr>
              <w:pPrChange w:id="9823" w:author="Anees Shaikh" w:date="2013-10-19T02:16:00Z">
                <w:pPr>
                  <w:pStyle w:val="XML1"/>
                </w:pPr>
              </w:pPrChange>
            </w:pPr>
            <w:ins w:id="9824" w:author="aas" w:date="2013-10-14T02:06:00Z">
              <w:del w:id="9825" w:author="Anees Shaikh" w:date="2013-10-19T02:16:00Z">
                <w:r w:rsidDel="00E067A3">
                  <w:delText xml:space="preserve">                                    &lt;xs:documentation&gt;</w:delText>
                </w:r>
              </w:del>
            </w:ins>
          </w:p>
          <w:p w14:paraId="02765D6D" w14:textId="7C636292" w:rsidR="00874469" w:rsidDel="00E067A3" w:rsidRDefault="00874469">
            <w:pPr>
              <w:pStyle w:val="Appx"/>
              <w:rPr>
                <w:ins w:id="9826" w:author="aas" w:date="2013-10-14T02:06:00Z"/>
                <w:del w:id="9827" w:author="Anees Shaikh" w:date="2013-10-19T02:16:00Z"/>
              </w:rPr>
              <w:pPrChange w:id="9828" w:author="Anees Shaikh" w:date="2013-10-19T02:16:00Z">
                <w:pPr>
                  <w:pStyle w:val="XML1"/>
                </w:pPr>
              </w:pPrChange>
            </w:pPr>
            <w:ins w:id="9829" w:author="aas" w:date="2013-10-14T02:06:00Z">
              <w:del w:id="9830"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31" w:author="aas" w:date="2013-10-14T02:06:00Z"/>
                <w:del w:id="9832" w:author="Anees Shaikh" w:date="2013-10-19T02:16:00Z"/>
              </w:rPr>
              <w:pPrChange w:id="9833" w:author="Anees Shaikh" w:date="2013-10-19T02:16:00Z">
                <w:pPr>
                  <w:pStyle w:val="XML1"/>
                </w:pPr>
              </w:pPrChange>
            </w:pPr>
            <w:ins w:id="9834" w:author="aas" w:date="2013-10-14T02:06:00Z">
              <w:del w:id="9835" w:author="Anees Shaikh" w:date="2013-10-19T02:16:00Z">
                <w:r w:rsidDel="00E067A3">
                  <w:delText xml:space="preserve">                                             the port.</w:delText>
                </w:r>
              </w:del>
            </w:ins>
          </w:p>
          <w:p w14:paraId="756AD887" w14:textId="4CA93E56" w:rsidR="00874469" w:rsidDel="00E067A3" w:rsidRDefault="00874469">
            <w:pPr>
              <w:pStyle w:val="Appx"/>
              <w:rPr>
                <w:ins w:id="9836" w:author="aas" w:date="2013-10-14T02:06:00Z"/>
                <w:del w:id="9837" w:author="Anees Shaikh" w:date="2013-10-19T02:16:00Z"/>
              </w:rPr>
              <w:pPrChange w:id="9838" w:author="Anees Shaikh" w:date="2013-10-19T02:16:00Z">
                <w:pPr>
                  <w:pStyle w:val="XML1"/>
                </w:pPr>
              </w:pPrChange>
            </w:pPr>
            <w:ins w:id="9839" w:author="aas" w:date="2013-10-14T02:06:00Z">
              <w:del w:id="9840" w:author="Anees Shaikh" w:date="2013-10-19T02:16:00Z">
                <w:r w:rsidDel="00E067A3">
                  <w:delText xml:space="preserve">                                    &lt;/xs:documentation&gt;</w:delText>
                </w:r>
              </w:del>
            </w:ins>
          </w:p>
          <w:p w14:paraId="1F019E31" w14:textId="13C9537E" w:rsidR="00874469" w:rsidDel="00E067A3" w:rsidRDefault="00874469">
            <w:pPr>
              <w:pStyle w:val="Appx"/>
              <w:rPr>
                <w:ins w:id="9841" w:author="aas" w:date="2013-10-14T02:06:00Z"/>
                <w:del w:id="9842" w:author="Anees Shaikh" w:date="2013-10-19T02:16:00Z"/>
              </w:rPr>
              <w:pPrChange w:id="9843" w:author="Anees Shaikh" w:date="2013-10-19T02:16:00Z">
                <w:pPr>
                  <w:pStyle w:val="XML1"/>
                </w:pPr>
              </w:pPrChange>
            </w:pPr>
            <w:ins w:id="9844" w:author="aas" w:date="2013-10-14T02:06:00Z">
              <w:del w:id="9845" w:author="Anees Shaikh" w:date="2013-10-19T02:16:00Z">
                <w:r w:rsidDel="00E067A3">
                  <w:delText xml:space="preserve">                                  &lt;/xs:annotation&gt;</w:delText>
                </w:r>
              </w:del>
            </w:ins>
          </w:p>
          <w:p w14:paraId="1C1E8E0D" w14:textId="41484F6B" w:rsidR="00874469" w:rsidDel="00E067A3" w:rsidRDefault="00874469">
            <w:pPr>
              <w:pStyle w:val="Appx"/>
              <w:rPr>
                <w:ins w:id="9846" w:author="aas" w:date="2013-10-14T02:06:00Z"/>
                <w:del w:id="9847" w:author="Anees Shaikh" w:date="2013-10-19T02:16:00Z"/>
              </w:rPr>
              <w:pPrChange w:id="9848" w:author="Anees Shaikh" w:date="2013-10-19T02:16:00Z">
                <w:pPr>
                  <w:pStyle w:val="XML1"/>
                </w:pPr>
              </w:pPrChange>
            </w:pPr>
            <w:ins w:id="9849" w:author="aas" w:date="2013-10-14T02:06:00Z">
              <w:del w:id="9850" w:author="Anees Shaikh" w:date="2013-10-19T02:16:00Z">
                <w:r w:rsidDel="00E067A3">
                  <w:delText xml:space="preserve">                                &lt;/xs:element&gt;</w:delText>
                </w:r>
              </w:del>
            </w:ins>
          </w:p>
          <w:p w14:paraId="5B3C50CD" w14:textId="0E1B8F6B" w:rsidR="00874469" w:rsidDel="00E067A3" w:rsidRDefault="00874469">
            <w:pPr>
              <w:pStyle w:val="Appx"/>
              <w:rPr>
                <w:ins w:id="9851" w:author="aas" w:date="2013-10-14T02:06:00Z"/>
                <w:del w:id="9852" w:author="Anees Shaikh" w:date="2013-10-19T02:16:00Z"/>
              </w:rPr>
              <w:pPrChange w:id="9853" w:author="Anees Shaikh" w:date="2013-10-19T02:16:00Z">
                <w:pPr>
                  <w:pStyle w:val="XML1"/>
                </w:pPr>
              </w:pPrChange>
            </w:pPr>
            <w:ins w:id="9854" w:author="aas" w:date="2013-10-14T02:06:00Z">
              <w:del w:id="9855"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856" w:author="aas" w:date="2013-10-14T02:06:00Z"/>
                <w:del w:id="9857" w:author="Anees Shaikh" w:date="2013-10-19T02:16:00Z"/>
              </w:rPr>
              <w:pPrChange w:id="9858" w:author="Anees Shaikh" w:date="2013-10-19T02:16:00Z">
                <w:pPr>
                  <w:pStyle w:val="XML1"/>
                </w:pPr>
              </w:pPrChange>
            </w:pPr>
            <w:ins w:id="9859" w:author="aas" w:date="2013-10-14T02:06:00Z">
              <w:del w:id="9860" w:author="Anees Shaikh" w:date="2013-10-19T02:16:00Z">
                <w:r w:rsidDel="00E067A3">
                  <w:delText xml:space="preserve">                                  &lt;xs:annotation&gt;</w:delText>
                </w:r>
              </w:del>
            </w:ins>
          </w:p>
          <w:p w14:paraId="4F4237D9" w14:textId="58B3B7F5" w:rsidR="00874469" w:rsidDel="00E067A3" w:rsidRDefault="00874469">
            <w:pPr>
              <w:pStyle w:val="Appx"/>
              <w:rPr>
                <w:ins w:id="9861" w:author="aas" w:date="2013-10-14T02:06:00Z"/>
                <w:del w:id="9862" w:author="Anees Shaikh" w:date="2013-10-19T02:16:00Z"/>
              </w:rPr>
              <w:pPrChange w:id="9863" w:author="Anees Shaikh" w:date="2013-10-19T02:16:00Z">
                <w:pPr>
                  <w:pStyle w:val="XML1"/>
                </w:pPr>
              </w:pPrChange>
            </w:pPr>
            <w:ins w:id="9864" w:author="aas" w:date="2013-10-14T02:06:00Z">
              <w:del w:id="9865" w:author="Anees Shaikh" w:date="2013-10-19T02:16:00Z">
                <w:r w:rsidDel="00E067A3">
                  <w:delText xml:space="preserve">                                    &lt;xs:documentation&gt;</w:delText>
                </w:r>
              </w:del>
            </w:ins>
          </w:p>
          <w:p w14:paraId="3A65685C" w14:textId="330F174A" w:rsidR="00874469" w:rsidDel="00E067A3" w:rsidRDefault="00874469">
            <w:pPr>
              <w:pStyle w:val="Appx"/>
              <w:rPr>
                <w:ins w:id="9866" w:author="aas" w:date="2013-10-14T02:06:00Z"/>
                <w:del w:id="9867" w:author="Anees Shaikh" w:date="2013-10-19T02:16:00Z"/>
              </w:rPr>
              <w:pPrChange w:id="9868" w:author="Anees Shaikh" w:date="2013-10-19T02:16:00Z">
                <w:pPr>
                  <w:pStyle w:val="XML1"/>
                </w:pPr>
              </w:pPrChange>
            </w:pPr>
            <w:ins w:id="9869" w:author="aas" w:date="2013-10-14T02:06:00Z">
              <w:del w:id="9870"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871" w:author="aas" w:date="2013-10-14T02:06:00Z"/>
                <w:del w:id="9872" w:author="Anees Shaikh" w:date="2013-10-19T02:16:00Z"/>
              </w:rPr>
              <w:pPrChange w:id="9873" w:author="Anees Shaikh" w:date="2013-10-19T02:16:00Z">
                <w:pPr>
                  <w:pStyle w:val="XML1"/>
                </w:pPr>
              </w:pPrChange>
            </w:pPr>
            <w:ins w:id="9874" w:author="aas" w:date="2013-10-14T02:06:00Z">
              <w:del w:id="9875" w:author="Anees Shaikh" w:date="2013-10-19T02:16:00Z">
                <w:r w:rsidDel="00E067A3">
                  <w:delText xml:space="preserve">                                    &lt;/xs:documentation&gt;</w:delText>
                </w:r>
              </w:del>
            </w:ins>
          </w:p>
          <w:p w14:paraId="33D9037E" w14:textId="62E7858B" w:rsidR="00874469" w:rsidDel="00E067A3" w:rsidRDefault="00874469">
            <w:pPr>
              <w:pStyle w:val="Appx"/>
              <w:rPr>
                <w:ins w:id="9876" w:author="aas" w:date="2013-10-14T02:06:00Z"/>
                <w:del w:id="9877" w:author="Anees Shaikh" w:date="2013-10-19T02:16:00Z"/>
              </w:rPr>
              <w:pPrChange w:id="9878" w:author="Anees Shaikh" w:date="2013-10-19T02:16:00Z">
                <w:pPr>
                  <w:pStyle w:val="XML1"/>
                </w:pPr>
              </w:pPrChange>
            </w:pPr>
            <w:ins w:id="9879" w:author="aas" w:date="2013-10-14T02:06:00Z">
              <w:del w:id="9880" w:author="Anees Shaikh" w:date="2013-10-19T02:16:00Z">
                <w:r w:rsidDel="00E067A3">
                  <w:delText xml:space="preserve">                                  &lt;/xs:annotation&gt;</w:delText>
                </w:r>
              </w:del>
            </w:ins>
          </w:p>
          <w:p w14:paraId="2767C3B4" w14:textId="66FB1DFB" w:rsidR="00874469" w:rsidDel="00E067A3" w:rsidRDefault="00874469">
            <w:pPr>
              <w:pStyle w:val="Appx"/>
              <w:rPr>
                <w:ins w:id="9881" w:author="aas" w:date="2013-10-14T02:06:00Z"/>
                <w:del w:id="9882" w:author="Anees Shaikh" w:date="2013-10-19T02:16:00Z"/>
              </w:rPr>
              <w:pPrChange w:id="9883" w:author="Anees Shaikh" w:date="2013-10-19T02:16:00Z">
                <w:pPr>
                  <w:pStyle w:val="XML1"/>
                </w:pPr>
              </w:pPrChange>
            </w:pPr>
            <w:ins w:id="9884" w:author="aas" w:date="2013-10-14T02:06:00Z">
              <w:del w:id="9885" w:author="Anees Shaikh" w:date="2013-10-19T02:16:00Z">
                <w:r w:rsidDel="00E067A3">
                  <w:delText xml:space="preserve">                                  &lt;xs:simpleType&gt;</w:delText>
                </w:r>
              </w:del>
            </w:ins>
          </w:p>
          <w:p w14:paraId="52CB9C71" w14:textId="5D12B2AD" w:rsidR="00874469" w:rsidDel="00E067A3" w:rsidRDefault="00874469">
            <w:pPr>
              <w:pStyle w:val="Appx"/>
              <w:rPr>
                <w:ins w:id="9886" w:author="aas" w:date="2013-10-14T02:06:00Z"/>
                <w:del w:id="9887" w:author="Anees Shaikh" w:date="2013-10-19T02:16:00Z"/>
              </w:rPr>
              <w:pPrChange w:id="9888" w:author="Anees Shaikh" w:date="2013-10-19T02:16:00Z">
                <w:pPr>
                  <w:pStyle w:val="XML1"/>
                </w:pPr>
              </w:pPrChange>
            </w:pPr>
            <w:ins w:id="9889" w:author="aas" w:date="2013-10-14T02:06:00Z">
              <w:del w:id="9890" w:author="Anees Shaikh" w:date="2013-10-19T02:16:00Z">
                <w:r w:rsidDel="00E067A3">
                  <w:delText xml:space="preserve">                                    &lt;xs:restriction base="xs:string"&gt;</w:delText>
                </w:r>
              </w:del>
            </w:ins>
          </w:p>
          <w:p w14:paraId="683D82E6" w14:textId="315D8B36" w:rsidR="00874469" w:rsidDel="00E067A3" w:rsidRDefault="00874469">
            <w:pPr>
              <w:pStyle w:val="Appx"/>
              <w:rPr>
                <w:ins w:id="9891" w:author="aas" w:date="2013-10-14T02:06:00Z"/>
                <w:del w:id="9892" w:author="Anees Shaikh" w:date="2013-10-19T02:16:00Z"/>
              </w:rPr>
              <w:pPrChange w:id="9893" w:author="Anees Shaikh" w:date="2013-10-19T02:16:00Z">
                <w:pPr>
                  <w:pStyle w:val="XML1"/>
                </w:pPr>
              </w:pPrChange>
            </w:pPr>
            <w:ins w:id="9894" w:author="aas" w:date="2013-10-14T02:06:00Z">
              <w:del w:id="9895" w:author="Anees Shaikh" w:date="2013-10-19T02:16:00Z">
                <w:r w:rsidDel="00E067A3">
                  <w:delText xml:space="preserve">                                      &lt;xs:enumeration value="copper"/&gt;</w:delText>
                </w:r>
              </w:del>
            </w:ins>
          </w:p>
          <w:p w14:paraId="1AD3A852" w14:textId="6CB273D3" w:rsidR="00874469" w:rsidDel="00E067A3" w:rsidRDefault="00874469">
            <w:pPr>
              <w:pStyle w:val="Appx"/>
              <w:rPr>
                <w:ins w:id="9896" w:author="aas" w:date="2013-10-14T02:06:00Z"/>
                <w:del w:id="9897" w:author="Anees Shaikh" w:date="2013-10-19T02:16:00Z"/>
              </w:rPr>
              <w:pPrChange w:id="9898" w:author="Anees Shaikh" w:date="2013-10-19T02:16:00Z">
                <w:pPr>
                  <w:pStyle w:val="XML1"/>
                </w:pPr>
              </w:pPrChange>
            </w:pPr>
            <w:ins w:id="9899" w:author="aas" w:date="2013-10-14T02:06:00Z">
              <w:del w:id="9900" w:author="Anees Shaikh" w:date="2013-10-19T02:16:00Z">
                <w:r w:rsidDel="00E067A3">
                  <w:delText xml:space="preserve">                                      &lt;xs:enumeration value="fiber"/&gt;</w:delText>
                </w:r>
              </w:del>
            </w:ins>
          </w:p>
          <w:p w14:paraId="44ED0172" w14:textId="1512645C" w:rsidR="00874469" w:rsidDel="00E067A3" w:rsidRDefault="00874469">
            <w:pPr>
              <w:pStyle w:val="Appx"/>
              <w:rPr>
                <w:ins w:id="9901" w:author="aas" w:date="2013-10-14T02:06:00Z"/>
                <w:del w:id="9902" w:author="Anees Shaikh" w:date="2013-10-19T02:16:00Z"/>
              </w:rPr>
              <w:pPrChange w:id="9903" w:author="Anees Shaikh" w:date="2013-10-19T02:16:00Z">
                <w:pPr>
                  <w:pStyle w:val="XML1"/>
                </w:pPr>
              </w:pPrChange>
            </w:pPr>
            <w:ins w:id="9904" w:author="aas" w:date="2013-10-14T02:06:00Z">
              <w:del w:id="9905" w:author="Anees Shaikh" w:date="2013-10-19T02:16:00Z">
                <w:r w:rsidDel="00E067A3">
                  <w:delText xml:space="preserve">                                    &lt;/xs:restriction&gt;</w:delText>
                </w:r>
              </w:del>
            </w:ins>
          </w:p>
          <w:p w14:paraId="535D39F8" w14:textId="1E60CEE2" w:rsidR="00874469" w:rsidDel="00E067A3" w:rsidRDefault="00874469">
            <w:pPr>
              <w:pStyle w:val="Appx"/>
              <w:rPr>
                <w:ins w:id="9906" w:author="aas" w:date="2013-10-14T02:06:00Z"/>
                <w:del w:id="9907" w:author="Anees Shaikh" w:date="2013-10-19T02:16:00Z"/>
              </w:rPr>
              <w:pPrChange w:id="9908" w:author="Anees Shaikh" w:date="2013-10-19T02:16:00Z">
                <w:pPr>
                  <w:pStyle w:val="XML1"/>
                </w:pPr>
              </w:pPrChange>
            </w:pPr>
            <w:ins w:id="9909" w:author="aas" w:date="2013-10-14T02:06:00Z">
              <w:del w:id="9910" w:author="Anees Shaikh" w:date="2013-10-19T02:16:00Z">
                <w:r w:rsidDel="00E067A3">
                  <w:delText xml:space="preserve">                                  &lt;/xs:simpleType&gt;</w:delText>
                </w:r>
              </w:del>
            </w:ins>
          </w:p>
          <w:p w14:paraId="3A85CAD7" w14:textId="02ED76DE" w:rsidR="00874469" w:rsidDel="00E067A3" w:rsidRDefault="00874469">
            <w:pPr>
              <w:pStyle w:val="Appx"/>
              <w:rPr>
                <w:ins w:id="9911" w:author="aas" w:date="2013-10-14T02:06:00Z"/>
                <w:del w:id="9912" w:author="Anees Shaikh" w:date="2013-10-19T02:16:00Z"/>
              </w:rPr>
              <w:pPrChange w:id="9913" w:author="Anees Shaikh" w:date="2013-10-19T02:16:00Z">
                <w:pPr>
                  <w:pStyle w:val="XML1"/>
                </w:pPr>
              </w:pPrChange>
            </w:pPr>
            <w:ins w:id="9914" w:author="aas" w:date="2013-10-14T02:06:00Z">
              <w:del w:id="9915" w:author="Anees Shaikh" w:date="2013-10-19T02:16:00Z">
                <w:r w:rsidDel="00E067A3">
                  <w:delText xml:space="preserve">                                &lt;/xs:element&gt;</w:delText>
                </w:r>
              </w:del>
            </w:ins>
          </w:p>
          <w:p w14:paraId="39C37B96" w14:textId="6AF5D00D" w:rsidR="00874469" w:rsidDel="00E067A3" w:rsidRDefault="00874469">
            <w:pPr>
              <w:pStyle w:val="Appx"/>
              <w:rPr>
                <w:ins w:id="9916" w:author="aas" w:date="2013-10-14T02:06:00Z"/>
                <w:del w:id="9917" w:author="Anees Shaikh" w:date="2013-10-19T02:16:00Z"/>
              </w:rPr>
              <w:pPrChange w:id="9918" w:author="Anees Shaikh" w:date="2013-10-19T02:16:00Z">
                <w:pPr>
                  <w:pStyle w:val="XML1"/>
                </w:pPr>
              </w:pPrChange>
            </w:pPr>
            <w:ins w:id="9919" w:author="aas" w:date="2013-10-14T02:06:00Z">
              <w:del w:id="9920" w:author="Anees Shaikh" w:date="2013-10-19T02:16:00Z">
                <w:r w:rsidDel="00E067A3">
                  <w:delText xml:space="preserve">                                &lt;xs:element name="pause"&gt;</w:delText>
                </w:r>
              </w:del>
            </w:ins>
          </w:p>
          <w:p w14:paraId="1B690F66" w14:textId="733B85C6" w:rsidR="00874469" w:rsidDel="00E067A3" w:rsidRDefault="00874469">
            <w:pPr>
              <w:pStyle w:val="Appx"/>
              <w:rPr>
                <w:ins w:id="9921" w:author="aas" w:date="2013-10-14T02:06:00Z"/>
                <w:del w:id="9922" w:author="Anees Shaikh" w:date="2013-10-19T02:16:00Z"/>
              </w:rPr>
              <w:pPrChange w:id="9923" w:author="Anees Shaikh" w:date="2013-10-19T02:16:00Z">
                <w:pPr>
                  <w:pStyle w:val="XML1"/>
                </w:pPr>
              </w:pPrChange>
            </w:pPr>
            <w:ins w:id="9924" w:author="aas" w:date="2013-10-14T02:06:00Z">
              <w:del w:id="9925" w:author="Anees Shaikh" w:date="2013-10-19T02:16:00Z">
                <w:r w:rsidDel="00E067A3">
                  <w:delText xml:space="preserve">                                  &lt;xs:annotation&gt;</w:delText>
                </w:r>
              </w:del>
            </w:ins>
          </w:p>
          <w:p w14:paraId="288070BB" w14:textId="70F0822C" w:rsidR="00874469" w:rsidDel="00E067A3" w:rsidRDefault="00874469">
            <w:pPr>
              <w:pStyle w:val="Appx"/>
              <w:rPr>
                <w:ins w:id="9926" w:author="aas" w:date="2013-10-14T02:06:00Z"/>
                <w:del w:id="9927" w:author="Anees Shaikh" w:date="2013-10-19T02:16:00Z"/>
              </w:rPr>
              <w:pPrChange w:id="9928" w:author="Anees Shaikh" w:date="2013-10-19T02:16:00Z">
                <w:pPr>
                  <w:pStyle w:val="XML1"/>
                </w:pPr>
              </w:pPrChange>
            </w:pPr>
            <w:ins w:id="9929" w:author="aas" w:date="2013-10-14T02:06:00Z">
              <w:del w:id="9930" w:author="Anees Shaikh" w:date="2013-10-19T02:16:00Z">
                <w:r w:rsidDel="00E067A3">
                  <w:delText xml:space="preserve">                                    &lt;xs:documentation&gt;</w:delText>
                </w:r>
              </w:del>
            </w:ins>
          </w:p>
          <w:p w14:paraId="62718402" w14:textId="55BEB63D" w:rsidR="00874469" w:rsidDel="00E067A3" w:rsidRDefault="00874469">
            <w:pPr>
              <w:pStyle w:val="Appx"/>
              <w:rPr>
                <w:ins w:id="9931" w:author="aas" w:date="2013-10-14T02:06:00Z"/>
                <w:del w:id="9932" w:author="Anees Shaikh" w:date="2013-10-19T02:16:00Z"/>
              </w:rPr>
              <w:pPrChange w:id="9933" w:author="Anees Shaikh" w:date="2013-10-19T02:16:00Z">
                <w:pPr>
                  <w:pStyle w:val="XML1"/>
                </w:pPr>
              </w:pPrChange>
            </w:pPr>
            <w:ins w:id="9934" w:author="aas" w:date="2013-10-14T02:06:00Z">
              <w:del w:id="9935"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36" w:author="aas" w:date="2013-10-14T02:06:00Z"/>
                <w:del w:id="9937" w:author="Anees Shaikh" w:date="2013-10-19T02:16:00Z"/>
              </w:rPr>
              <w:pPrChange w:id="9938" w:author="Anees Shaikh" w:date="2013-10-19T02:16:00Z">
                <w:pPr>
                  <w:pStyle w:val="XML1"/>
                </w:pPr>
              </w:pPrChange>
            </w:pPr>
            <w:ins w:id="9939" w:author="aas" w:date="2013-10-14T02:06:00Z">
              <w:del w:id="9940" w:author="Anees Shaikh" w:date="2013-10-19T02:16:00Z">
                <w:r w:rsidDel="00E067A3">
                  <w:delText xml:space="preserve">                                             it is asymmetric or symmetric.</w:delText>
                </w:r>
              </w:del>
            </w:ins>
          </w:p>
          <w:p w14:paraId="79AEAC7F" w14:textId="1F127B16" w:rsidR="00874469" w:rsidDel="00E067A3" w:rsidRDefault="00874469">
            <w:pPr>
              <w:pStyle w:val="Appx"/>
              <w:rPr>
                <w:ins w:id="9941" w:author="aas" w:date="2013-10-14T02:06:00Z"/>
                <w:del w:id="9942" w:author="Anees Shaikh" w:date="2013-10-19T02:16:00Z"/>
              </w:rPr>
              <w:pPrChange w:id="9943" w:author="Anees Shaikh" w:date="2013-10-19T02:16:00Z">
                <w:pPr>
                  <w:pStyle w:val="XML1"/>
                </w:pPr>
              </w:pPrChange>
            </w:pPr>
            <w:ins w:id="9944" w:author="aas" w:date="2013-10-14T02:06:00Z">
              <w:del w:id="9945" w:author="Anees Shaikh" w:date="2013-10-19T02:16:00Z">
                <w:r w:rsidDel="00E067A3">
                  <w:delText xml:space="preserve">                                    &lt;/xs:documentation&gt;</w:delText>
                </w:r>
              </w:del>
            </w:ins>
          </w:p>
          <w:p w14:paraId="3D1C8AA2" w14:textId="23EE0BA8" w:rsidR="00874469" w:rsidDel="00E067A3" w:rsidRDefault="00874469">
            <w:pPr>
              <w:pStyle w:val="Appx"/>
              <w:rPr>
                <w:ins w:id="9946" w:author="aas" w:date="2013-10-14T02:06:00Z"/>
                <w:del w:id="9947" w:author="Anees Shaikh" w:date="2013-10-19T02:16:00Z"/>
              </w:rPr>
              <w:pPrChange w:id="9948" w:author="Anees Shaikh" w:date="2013-10-19T02:16:00Z">
                <w:pPr>
                  <w:pStyle w:val="XML1"/>
                </w:pPr>
              </w:pPrChange>
            </w:pPr>
            <w:ins w:id="9949" w:author="aas" w:date="2013-10-14T02:06:00Z">
              <w:del w:id="9950" w:author="Anees Shaikh" w:date="2013-10-19T02:16:00Z">
                <w:r w:rsidDel="00E067A3">
                  <w:delText xml:space="preserve">                                  &lt;/xs:annotation&gt;</w:delText>
                </w:r>
              </w:del>
            </w:ins>
          </w:p>
          <w:p w14:paraId="0AFF447E" w14:textId="7E41FE13" w:rsidR="00874469" w:rsidDel="00E067A3" w:rsidRDefault="00874469">
            <w:pPr>
              <w:pStyle w:val="Appx"/>
              <w:rPr>
                <w:ins w:id="9951" w:author="aas" w:date="2013-10-14T02:06:00Z"/>
                <w:del w:id="9952" w:author="Anees Shaikh" w:date="2013-10-19T02:16:00Z"/>
              </w:rPr>
              <w:pPrChange w:id="9953" w:author="Anees Shaikh" w:date="2013-10-19T02:16:00Z">
                <w:pPr>
                  <w:pStyle w:val="XML1"/>
                </w:pPr>
              </w:pPrChange>
            </w:pPr>
            <w:ins w:id="9954" w:author="aas" w:date="2013-10-14T02:06:00Z">
              <w:del w:id="9955" w:author="Anees Shaikh" w:date="2013-10-19T02:16:00Z">
                <w:r w:rsidDel="00E067A3">
                  <w:delText xml:space="preserve">                                  &lt;xs:simpleType&gt;</w:delText>
                </w:r>
              </w:del>
            </w:ins>
          </w:p>
          <w:p w14:paraId="7DF34EDE" w14:textId="44BD1B22" w:rsidR="00874469" w:rsidDel="00E067A3" w:rsidRDefault="00874469">
            <w:pPr>
              <w:pStyle w:val="Appx"/>
              <w:rPr>
                <w:ins w:id="9956" w:author="aas" w:date="2013-10-14T02:06:00Z"/>
                <w:del w:id="9957" w:author="Anees Shaikh" w:date="2013-10-19T02:16:00Z"/>
              </w:rPr>
              <w:pPrChange w:id="9958" w:author="Anees Shaikh" w:date="2013-10-19T02:16:00Z">
                <w:pPr>
                  <w:pStyle w:val="XML1"/>
                </w:pPr>
              </w:pPrChange>
            </w:pPr>
            <w:ins w:id="9959" w:author="aas" w:date="2013-10-14T02:06:00Z">
              <w:del w:id="9960" w:author="Anees Shaikh" w:date="2013-10-19T02:16:00Z">
                <w:r w:rsidDel="00E067A3">
                  <w:delText xml:space="preserve">                                    &lt;xs:restriction base="xs:string"&gt;</w:delText>
                </w:r>
              </w:del>
            </w:ins>
          </w:p>
          <w:p w14:paraId="7A258438" w14:textId="25C6C77D" w:rsidR="00874469" w:rsidDel="00E067A3" w:rsidRDefault="00874469">
            <w:pPr>
              <w:pStyle w:val="Appx"/>
              <w:rPr>
                <w:ins w:id="9961" w:author="aas" w:date="2013-10-14T02:06:00Z"/>
                <w:del w:id="9962" w:author="Anees Shaikh" w:date="2013-10-19T02:16:00Z"/>
              </w:rPr>
              <w:pPrChange w:id="9963" w:author="Anees Shaikh" w:date="2013-10-19T02:16:00Z">
                <w:pPr>
                  <w:pStyle w:val="XML1"/>
                </w:pPr>
              </w:pPrChange>
            </w:pPr>
            <w:ins w:id="9964" w:author="aas" w:date="2013-10-14T02:06:00Z">
              <w:del w:id="9965" w:author="Anees Shaikh" w:date="2013-10-19T02:16:00Z">
                <w:r w:rsidDel="00E067A3">
                  <w:delText xml:space="preserve">                                      &lt;xs:enumeration value="unsupported"/&gt;</w:delText>
                </w:r>
              </w:del>
            </w:ins>
          </w:p>
          <w:p w14:paraId="0C4E5601" w14:textId="032D282B" w:rsidR="00874469" w:rsidDel="00E067A3" w:rsidRDefault="00874469">
            <w:pPr>
              <w:pStyle w:val="Appx"/>
              <w:rPr>
                <w:ins w:id="9966" w:author="aas" w:date="2013-10-14T02:06:00Z"/>
                <w:del w:id="9967" w:author="Anees Shaikh" w:date="2013-10-19T02:16:00Z"/>
              </w:rPr>
              <w:pPrChange w:id="9968" w:author="Anees Shaikh" w:date="2013-10-19T02:16:00Z">
                <w:pPr>
                  <w:pStyle w:val="XML1"/>
                </w:pPr>
              </w:pPrChange>
            </w:pPr>
            <w:ins w:id="9969" w:author="aas" w:date="2013-10-14T02:06:00Z">
              <w:del w:id="9970" w:author="Anees Shaikh" w:date="2013-10-19T02:16:00Z">
                <w:r w:rsidDel="00E067A3">
                  <w:delText xml:space="preserve">                                      &lt;xs:enumeration value="symmetric"/&gt;</w:delText>
                </w:r>
              </w:del>
            </w:ins>
          </w:p>
          <w:p w14:paraId="34460901" w14:textId="766A9A96" w:rsidR="00874469" w:rsidDel="00E067A3" w:rsidRDefault="00874469">
            <w:pPr>
              <w:pStyle w:val="Appx"/>
              <w:rPr>
                <w:ins w:id="9971" w:author="aas" w:date="2013-10-14T02:06:00Z"/>
                <w:del w:id="9972" w:author="Anees Shaikh" w:date="2013-10-19T02:16:00Z"/>
              </w:rPr>
              <w:pPrChange w:id="9973" w:author="Anees Shaikh" w:date="2013-10-19T02:16:00Z">
                <w:pPr>
                  <w:pStyle w:val="XML1"/>
                </w:pPr>
              </w:pPrChange>
            </w:pPr>
            <w:ins w:id="9974" w:author="aas" w:date="2013-10-14T02:06:00Z">
              <w:del w:id="9975" w:author="Anees Shaikh" w:date="2013-10-19T02:16:00Z">
                <w:r w:rsidDel="00E067A3">
                  <w:delText xml:space="preserve">                                      &lt;xs:enumeration value="asymmetric"/&gt;</w:delText>
                </w:r>
              </w:del>
            </w:ins>
          </w:p>
          <w:p w14:paraId="7DD43E61" w14:textId="72B969B2" w:rsidR="00874469" w:rsidDel="00E067A3" w:rsidRDefault="00874469">
            <w:pPr>
              <w:pStyle w:val="Appx"/>
              <w:rPr>
                <w:ins w:id="9976" w:author="aas" w:date="2013-10-14T02:06:00Z"/>
                <w:del w:id="9977" w:author="Anees Shaikh" w:date="2013-10-19T02:16:00Z"/>
              </w:rPr>
              <w:pPrChange w:id="9978" w:author="Anees Shaikh" w:date="2013-10-19T02:16:00Z">
                <w:pPr>
                  <w:pStyle w:val="XML1"/>
                </w:pPr>
              </w:pPrChange>
            </w:pPr>
            <w:ins w:id="9979" w:author="aas" w:date="2013-10-14T02:06:00Z">
              <w:del w:id="9980" w:author="Anees Shaikh" w:date="2013-10-19T02:16:00Z">
                <w:r w:rsidDel="00E067A3">
                  <w:delText xml:space="preserve">                                    &lt;/xs:restriction&gt;</w:delText>
                </w:r>
              </w:del>
            </w:ins>
          </w:p>
          <w:p w14:paraId="526A1955" w14:textId="4E18D683" w:rsidR="00874469" w:rsidDel="00E067A3" w:rsidRDefault="00874469">
            <w:pPr>
              <w:pStyle w:val="Appx"/>
              <w:rPr>
                <w:ins w:id="9981" w:author="aas" w:date="2013-10-14T02:06:00Z"/>
                <w:del w:id="9982" w:author="Anees Shaikh" w:date="2013-10-19T02:16:00Z"/>
              </w:rPr>
              <w:pPrChange w:id="9983" w:author="Anees Shaikh" w:date="2013-10-19T02:16:00Z">
                <w:pPr>
                  <w:pStyle w:val="XML1"/>
                </w:pPr>
              </w:pPrChange>
            </w:pPr>
            <w:ins w:id="9984" w:author="aas" w:date="2013-10-14T02:06:00Z">
              <w:del w:id="9985" w:author="Anees Shaikh" w:date="2013-10-19T02:16:00Z">
                <w:r w:rsidDel="00E067A3">
                  <w:delText xml:space="preserve">                                  &lt;/xs:simpleType&gt;</w:delText>
                </w:r>
              </w:del>
            </w:ins>
          </w:p>
          <w:p w14:paraId="4B5AA2BA" w14:textId="19F4BF46" w:rsidR="00874469" w:rsidDel="00E067A3" w:rsidRDefault="00874469">
            <w:pPr>
              <w:pStyle w:val="Appx"/>
              <w:rPr>
                <w:ins w:id="9986" w:author="aas" w:date="2013-10-14T02:06:00Z"/>
                <w:del w:id="9987" w:author="Anees Shaikh" w:date="2013-10-19T02:16:00Z"/>
              </w:rPr>
              <w:pPrChange w:id="9988" w:author="Anees Shaikh" w:date="2013-10-19T02:16:00Z">
                <w:pPr>
                  <w:pStyle w:val="XML1"/>
                </w:pPr>
              </w:pPrChange>
            </w:pPr>
            <w:ins w:id="9989" w:author="aas" w:date="2013-10-14T02:06:00Z">
              <w:del w:id="9990" w:author="Anees Shaikh" w:date="2013-10-19T02:16:00Z">
                <w:r w:rsidDel="00E067A3">
                  <w:delText xml:space="preserve">                                &lt;/xs:element&gt;</w:delText>
                </w:r>
              </w:del>
            </w:ins>
          </w:p>
          <w:p w14:paraId="6F219308" w14:textId="5D5A9B66" w:rsidR="00874469" w:rsidDel="00E067A3" w:rsidRDefault="00874469">
            <w:pPr>
              <w:pStyle w:val="Appx"/>
              <w:rPr>
                <w:ins w:id="9991" w:author="aas" w:date="2013-10-14T02:06:00Z"/>
                <w:del w:id="9992" w:author="Anees Shaikh" w:date="2013-10-19T02:16:00Z"/>
              </w:rPr>
              <w:pPrChange w:id="9993" w:author="Anees Shaikh" w:date="2013-10-19T02:16:00Z">
                <w:pPr>
                  <w:pStyle w:val="XML1"/>
                </w:pPr>
              </w:pPrChange>
            </w:pPr>
            <w:ins w:id="9994" w:author="aas" w:date="2013-10-14T02:06:00Z">
              <w:del w:id="9995" w:author="Anees Shaikh" w:date="2013-10-19T02:16:00Z">
                <w:r w:rsidDel="00E067A3">
                  <w:delText xml:space="preserve">                                &lt;xs:any minOccurs="0" maxOccurs="unbounded"</w:delText>
                </w:r>
              </w:del>
            </w:ins>
          </w:p>
          <w:p w14:paraId="76129576" w14:textId="78087004" w:rsidR="00874469" w:rsidDel="00E067A3" w:rsidRDefault="00874469">
            <w:pPr>
              <w:pStyle w:val="Appx"/>
              <w:rPr>
                <w:ins w:id="9996" w:author="aas" w:date="2013-10-14T02:06:00Z"/>
                <w:del w:id="9997" w:author="Anees Shaikh" w:date="2013-10-19T02:16:00Z"/>
              </w:rPr>
              <w:pPrChange w:id="9998" w:author="Anees Shaikh" w:date="2013-10-19T02:16:00Z">
                <w:pPr>
                  <w:pStyle w:val="XML1"/>
                </w:pPr>
              </w:pPrChange>
            </w:pPr>
            <w:ins w:id="9999" w:author="aas" w:date="2013-10-14T02:06:00Z">
              <w:del w:id="10000"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01" w:author="aas" w:date="2013-10-14T02:06:00Z"/>
                <w:del w:id="10002" w:author="Anees Shaikh" w:date="2013-10-19T02:16:00Z"/>
              </w:rPr>
              <w:pPrChange w:id="10003" w:author="Anees Shaikh" w:date="2013-10-19T02:16:00Z">
                <w:pPr>
                  <w:pStyle w:val="XML1"/>
                </w:pPr>
              </w:pPrChange>
            </w:pPr>
            <w:ins w:id="10004" w:author="aas" w:date="2013-10-14T02:06:00Z">
              <w:del w:id="10005" w:author="Anees Shaikh" w:date="2013-10-19T02:16:00Z">
                <w:r w:rsidDel="00E067A3">
                  <w:delText xml:space="preserve">                              &lt;/xs:sequence&gt;</w:delText>
                </w:r>
              </w:del>
            </w:ins>
          </w:p>
          <w:p w14:paraId="180F7396" w14:textId="10A067F4" w:rsidR="00874469" w:rsidDel="00E067A3" w:rsidRDefault="00874469">
            <w:pPr>
              <w:pStyle w:val="Appx"/>
              <w:rPr>
                <w:ins w:id="10006" w:author="aas" w:date="2013-10-14T02:06:00Z"/>
                <w:del w:id="10007" w:author="Anees Shaikh" w:date="2013-10-19T02:16:00Z"/>
              </w:rPr>
              <w:pPrChange w:id="10008" w:author="Anees Shaikh" w:date="2013-10-19T02:16:00Z">
                <w:pPr>
                  <w:pStyle w:val="XML1"/>
                </w:pPr>
              </w:pPrChange>
            </w:pPr>
            <w:ins w:id="10009" w:author="aas" w:date="2013-10-14T02:06:00Z">
              <w:del w:id="10010" w:author="Anees Shaikh" w:date="2013-10-19T02:16:00Z">
                <w:r w:rsidDel="00E067A3">
                  <w:delText xml:space="preserve">                            &lt;/xs:complexType&gt;</w:delText>
                </w:r>
              </w:del>
            </w:ins>
          </w:p>
          <w:p w14:paraId="23D1FB57" w14:textId="74C0AF43" w:rsidR="00874469" w:rsidDel="00E067A3" w:rsidRDefault="00874469">
            <w:pPr>
              <w:pStyle w:val="Appx"/>
              <w:rPr>
                <w:ins w:id="10011" w:author="aas" w:date="2013-10-14T02:06:00Z"/>
                <w:del w:id="10012" w:author="Anees Shaikh" w:date="2013-10-19T02:16:00Z"/>
              </w:rPr>
              <w:pPrChange w:id="10013" w:author="Anees Shaikh" w:date="2013-10-19T02:16:00Z">
                <w:pPr>
                  <w:pStyle w:val="XML1"/>
                </w:pPr>
              </w:pPrChange>
            </w:pPr>
            <w:ins w:id="10014" w:author="aas" w:date="2013-10-14T02:06:00Z">
              <w:del w:id="10015" w:author="Anees Shaikh" w:date="2013-10-19T02:16:00Z">
                <w:r w:rsidDel="00E067A3">
                  <w:delText xml:space="preserve">                          &lt;/xs:element&gt;</w:delText>
                </w:r>
              </w:del>
            </w:ins>
          </w:p>
          <w:p w14:paraId="49A3F4C6" w14:textId="1F10A350" w:rsidR="00874469" w:rsidDel="00E067A3" w:rsidRDefault="00874469">
            <w:pPr>
              <w:pStyle w:val="Appx"/>
              <w:rPr>
                <w:ins w:id="10016" w:author="aas" w:date="2013-10-14T02:06:00Z"/>
                <w:del w:id="10017" w:author="Anees Shaikh" w:date="2013-10-19T02:16:00Z"/>
              </w:rPr>
              <w:pPrChange w:id="10018" w:author="Anees Shaikh" w:date="2013-10-19T02:16:00Z">
                <w:pPr>
                  <w:pStyle w:val="XML1"/>
                </w:pPr>
              </w:pPrChange>
            </w:pPr>
            <w:ins w:id="10019" w:author="aas" w:date="2013-10-14T02:06:00Z">
              <w:del w:id="10020"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21" w:author="aas" w:date="2013-10-14T02:06:00Z"/>
                <w:del w:id="10022" w:author="Anees Shaikh" w:date="2013-10-19T02:16:00Z"/>
              </w:rPr>
              <w:pPrChange w:id="10023" w:author="Anees Shaikh" w:date="2013-10-19T02:16:00Z">
                <w:pPr>
                  <w:pStyle w:val="XML1"/>
                </w:pPr>
              </w:pPrChange>
            </w:pPr>
            <w:ins w:id="10024" w:author="aas" w:date="2013-10-14T02:06:00Z">
              <w:del w:id="10025" w:author="Anees Shaikh" w:date="2013-10-19T02:16:00Z">
                <w:r w:rsidDel="00E067A3">
                  <w:delText xml:space="preserve">                            &lt;xs:annotation&gt;</w:delText>
                </w:r>
              </w:del>
            </w:ins>
          </w:p>
          <w:p w14:paraId="316765AE" w14:textId="6B12B797" w:rsidR="00874469" w:rsidDel="00E067A3" w:rsidRDefault="00874469">
            <w:pPr>
              <w:pStyle w:val="Appx"/>
              <w:rPr>
                <w:ins w:id="10026" w:author="aas" w:date="2013-10-14T02:06:00Z"/>
                <w:del w:id="10027" w:author="Anees Shaikh" w:date="2013-10-19T02:16:00Z"/>
              </w:rPr>
              <w:pPrChange w:id="10028" w:author="Anees Shaikh" w:date="2013-10-19T02:16:00Z">
                <w:pPr>
                  <w:pStyle w:val="XML1"/>
                </w:pPr>
              </w:pPrChange>
            </w:pPr>
            <w:ins w:id="10029" w:author="aas" w:date="2013-10-14T02:06:00Z">
              <w:del w:id="10030" w:author="Anees Shaikh" w:date="2013-10-19T02:16:00Z">
                <w:r w:rsidDel="00E067A3">
                  <w:delText xml:space="preserve">                              &lt;xs:documentation&gt;</w:delText>
                </w:r>
              </w:del>
            </w:ins>
          </w:p>
          <w:p w14:paraId="66B49787" w14:textId="2988A1AB" w:rsidR="00874469" w:rsidDel="00E067A3" w:rsidRDefault="00874469">
            <w:pPr>
              <w:pStyle w:val="Appx"/>
              <w:rPr>
                <w:ins w:id="10031" w:author="aas" w:date="2013-10-14T02:06:00Z"/>
                <w:del w:id="10032" w:author="Anees Shaikh" w:date="2013-10-19T02:16:00Z"/>
              </w:rPr>
              <w:pPrChange w:id="10033" w:author="Anees Shaikh" w:date="2013-10-19T02:16:00Z">
                <w:pPr>
                  <w:pStyle w:val="XML1"/>
                </w:pPr>
              </w:pPrChange>
            </w:pPr>
            <w:ins w:id="10034" w:author="aas" w:date="2013-10-14T02:06:00Z">
              <w:del w:id="10035"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36" w:author="aas" w:date="2013-10-14T02:06:00Z"/>
                <w:del w:id="10037" w:author="Anees Shaikh" w:date="2013-10-19T02:16:00Z"/>
              </w:rPr>
              <w:pPrChange w:id="10038" w:author="Anees Shaikh" w:date="2013-10-19T02:16:00Z">
                <w:pPr>
                  <w:pStyle w:val="XML1"/>
                </w:pPr>
              </w:pPrChange>
            </w:pPr>
            <w:ins w:id="10039" w:author="aas" w:date="2013-10-14T02:06:00Z">
              <w:del w:id="10040" w:author="Anees Shaikh" w:date="2013-10-19T02:16:00Z">
                <w:r w:rsidDel="00E067A3">
                  <w:delText xml:space="preserve">                                       the port.</w:delText>
                </w:r>
              </w:del>
            </w:ins>
          </w:p>
          <w:p w14:paraId="05194199" w14:textId="452E909B" w:rsidR="00874469" w:rsidDel="00E067A3" w:rsidRDefault="00874469">
            <w:pPr>
              <w:pStyle w:val="Appx"/>
              <w:rPr>
                <w:ins w:id="10041" w:author="aas" w:date="2013-10-14T02:06:00Z"/>
                <w:del w:id="10042" w:author="Anees Shaikh" w:date="2013-10-19T02:16:00Z"/>
              </w:rPr>
              <w:pPrChange w:id="10043" w:author="Anees Shaikh" w:date="2013-10-19T02:16:00Z">
                <w:pPr>
                  <w:pStyle w:val="XML1"/>
                </w:pPr>
              </w:pPrChange>
            </w:pPr>
            <w:ins w:id="10044" w:author="aas" w:date="2013-10-14T02:06:00Z">
              <w:del w:id="10045" w:author="Anees Shaikh" w:date="2013-10-19T02:16:00Z">
                <w:r w:rsidDel="00E067A3">
                  <w:delText xml:space="preserve">                              &lt;/xs:documentation&gt;</w:delText>
                </w:r>
              </w:del>
            </w:ins>
          </w:p>
          <w:p w14:paraId="34F63837" w14:textId="266E522B" w:rsidR="00874469" w:rsidDel="00E067A3" w:rsidRDefault="00874469">
            <w:pPr>
              <w:pStyle w:val="Appx"/>
              <w:rPr>
                <w:ins w:id="10046" w:author="aas" w:date="2013-10-14T02:06:00Z"/>
                <w:del w:id="10047" w:author="Anees Shaikh" w:date="2013-10-19T02:16:00Z"/>
              </w:rPr>
              <w:pPrChange w:id="10048" w:author="Anees Shaikh" w:date="2013-10-19T02:16:00Z">
                <w:pPr>
                  <w:pStyle w:val="XML1"/>
                </w:pPr>
              </w:pPrChange>
            </w:pPr>
            <w:ins w:id="10049" w:author="aas" w:date="2013-10-14T02:06:00Z">
              <w:del w:id="10050" w:author="Anees Shaikh" w:date="2013-10-19T02:16:00Z">
                <w:r w:rsidDel="00E067A3">
                  <w:delText xml:space="preserve">                            &lt;/xs:annotation&gt;</w:delText>
                </w:r>
              </w:del>
            </w:ins>
          </w:p>
          <w:p w14:paraId="64D76135" w14:textId="7152F683" w:rsidR="00874469" w:rsidDel="00E067A3" w:rsidRDefault="00874469">
            <w:pPr>
              <w:pStyle w:val="Appx"/>
              <w:rPr>
                <w:ins w:id="10051" w:author="aas" w:date="2013-10-14T02:06:00Z"/>
                <w:del w:id="10052" w:author="Anees Shaikh" w:date="2013-10-19T02:16:00Z"/>
              </w:rPr>
              <w:pPrChange w:id="10053" w:author="Anees Shaikh" w:date="2013-10-19T02:16:00Z">
                <w:pPr>
                  <w:pStyle w:val="XML1"/>
                </w:pPr>
              </w:pPrChange>
            </w:pPr>
            <w:ins w:id="10054" w:author="aas" w:date="2013-10-14T02:06:00Z">
              <w:del w:id="10055" w:author="Anees Shaikh" w:date="2013-10-19T02:16:00Z">
                <w:r w:rsidDel="00E067A3">
                  <w:delText xml:space="preserve">                            &lt;xs:complexType&gt;</w:delText>
                </w:r>
              </w:del>
            </w:ins>
          </w:p>
          <w:p w14:paraId="35B9162E" w14:textId="16C7F6F4" w:rsidR="00874469" w:rsidDel="00E067A3" w:rsidRDefault="00874469">
            <w:pPr>
              <w:pStyle w:val="Appx"/>
              <w:rPr>
                <w:ins w:id="10056" w:author="aas" w:date="2013-10-14T02:06:00Z"/>
                <w:del w:id="10057" w:author="Anees Shaikh" w:date="2013-10-19T02:16:00Z"/>
              </w:rPr>
              <w:pPrChange w:id="10058" w:author="Anees Shaikh" w:date="2013-10-19T02:16:00Z">
                <w:pPr>
                  <w:pStyle w:val="XML1"/>
                </w:pPr>
              </w:pPrChange>
            </w:pPr>
            <w:ins w:id="10059" w:author="aas" w:date="2013-10-14T02:06:00Z">
              <w:del w:id="10060" w:author="Anees Shaikh" w:date="2013-10-19T02:16:00Z">
                <w:r w:rsidDel="00E067A3">
                  <w:delText xml:space="preserve">                              &lt;xs:sequence&gt;</w:delText>
                </w:r>
              </w:del>
            </w:ins>
          </w:p>
          <w:p w14:paraId="1894BA14" w14:textId="1059AFC2" w:rsidR="00874469" w:rsidDel="00E067A3" w:rsidRDefault="00874469">
            <w:pPr>
              <w:pStyle w:val="Appx"/>
              <w:rPr>
                <w:ins w:id="10061" w:author="aas" w:date="2013-10-14T02:06:00Z"/>
                <w:del w:id="10062" w:author="Anees Shaikh" w:date="2013-10-19T02:16:00Z"/>
              </w:rPr>
              <w:pPrChange w:id="10063" w:author="Anees Shaikh" w:date="2013-10-19T02:16:00Z">
                <w:pPr>
                  <w:pStyle w:val="XML1"/>
                </w:pPr>
              </w:pPrChange>
            </w:pPr>
            <w:ins w:id="10064" w:author="aas" w:date="2013-10-14T02:06:00Z">
              <w:del w:id="10065"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066" w:author="aas" w:date="2013-10-14T02:06:00Z"/>
                <w:del w:id="10067" w:author="Anees Shaikh" w:date="2013-10-19T02:16:00Z"/>
              </w:rPr>
              <w:pPrChange w:id="10068" w:author="Anees Shaikh" w:date="2013-10-19T02:16:00Z">
                <w:pPr>
                  <w:pStyle w:val="XML1"/>
                </w:pPr>
              </w:pPrChange>
            </w:pPr>
            <w:ins w:id="10069" w:author="aas" w:date="2013-10-14T02:06:00Z">
              <w:del w:id="10070" w:author="Anees Shaikh" w:date="2013-10-19T02:16:00Z">
                <w:r w:rsidDel="00E067A3">
                  <w:delText xml:space="preserve">                                  &lt;xs:annotation&gt;</w:delText>
                </w:r>
              </w:del>
            </w:ins>
          </w:p>
          <w:p w14:paraId="28F00A31" w14:textId="0D8FDB18" w:rsidR="00874469" w:rsidDel="00E067A3" w:rsidRDefault="00874469">
            <w:pPr>
              <w:pStyle w:val="Appx"/>
              <w:rPr>
                <w:ins w:id="10071" w:author="aas" w:date="2013-10-14T02:06:00Z"/>
                <w:del w:id="10072" w:author="Anees Shaikh" w:date="2013-10-19T02:16:00Z"/>
              </w:rPr>
              <w:pPrChange w:id="10073" w:author="Anees Shaikh" w:date="2013-10-19T02:16:00Z">
                <w:pPr>
                  <w:pStyle w:val="XML1"/>
                </w:pPr>
              </w:pPrChange>
            </w:pPr>
            <w:ins w:id="10074" w:author="aas" w:date="2013-10-14T02:06:00Z">
              <w:del w:id="10075" w:author="Anees Shaikh" w:date="2013-10-19T02:16:00Z">
                <w:r w:rsidDel="00E067A3">
                  <w:delText xml:space="preserve">                                    &lt;xs:documentation&gt;</w:delText>
                </w:r>
              </w:del>
            </w:ins>
          </w:p>
          <w:p w14:paraId="1BC3BBAA" w14:textId="62D4D858" w:rsidR="00874469" w:rsidDel="00E067A3" w:rsidRDefault="00874469">
            <w:pPr>
              <w:pStyle w:val="Appx"/>
              <w:rPr>
                <w:ins w:id="10076" w:author="aas" w:date="2013-10-14T02:06:00Z"/>
                <w:del w:id="10077" w:author="Anees Shaikh" w:date="2013-10-19T02:16:00Z"/>
              </w:rPr>
              <w:pPrChange w:id="10078" w:author="Anees Shaikh" w:date="2013-10-19T02:16:00Z">
                <w:pPr>
                  <w:pStyle w:val="XML1"/>
                </w:pPr>
              </w:pPrChange>
            </w:pPr>
            <w:ins w:id="10079" w:author="aas" w:date="2013-10-14T02:06:00Z">
              <w:del w:id="10080"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081" w:author="aas" w:date="2013-10-14T02:06:00Z"/>
                <w:del w:id="10082" w:author="Anees Shaikh" w:date="2013-10-19T02:16:00Z"/>
              </w:rPr>
              <w:pPrChange w:id="10083" w:author="Anees Shaikh" w:date="2013-10-19T02:16:00Z">
                <w:pPr>
                  <w:pStyle w:val="XML1"/>
                </w:pPr>
              </w:pPrChange>
            </w:pPr>
            <w:ins w:id="10084" w:author="aas" w:date="2013-10-14T02:06:00Z">
              <w:del w:id="10085" w:author="Anees Shaikh" w:date="2013-10-19T02:16:00Z">
                <w:r w:rsidDel="00E067A3">
                  <w:delText xml:space="preserve">                                             transmissions rates are allowed.</w:delText>
                </w:r>
              </w:del>
            </w:ins>
          </w:p>
          <w:p w14:paraId="792D6FA0" w14:textId="3AA2D949" w:rsidR="00874469" w:rsidDel="00E067A3" w:rsidRDefault="00874469">
            <w:pPr>
              <w:pStyle w:val="Appx"/>
              <w:rPr>
                <w:ins w:id="10086" w:author="aas" w:date="2013-10-14T02:06:00Z"/>
                <w:del w:id="10087" w:author="Anees Shaikh" w:date="2013-10-19T02:16:00Z"/>
              </w:rPr>
              <w:pPrChange w:id="10088" w:author="Anees Shaikh" w:date="2013-10-19T02:16:00Z">
                <w:pPr>
                  <w:pStyle w:val="XML1"/>
                </w:pPr>
              </w:pPrChange>
            </w:pPr>
            <w:ins w:id="10089" w:author="aas" w:date="2013-10-14T02:06:00Z">
              <w:del w:id="10090" w:author="Anees Shaikh" w:date="2013-10-19T02:16:00Z">
                <w:r w:rsidDel="00E067A3">
                  <w:delText xml:space="preserve">                                    &lt;/xs:documentation&gt;</w:delText>
                </w:r>
              </w:del>
            </w:ins>
          </w:p>
          <w:p w14:paraId="5F203CEB" w14:textId="27AC6880" w:rsidR="00874469" w:rsidDel="00E067A3" w:rsidRDefault="00874469">
            <w:pPr>
              <w:pStyle w:val="Appx"/>
              <w:rPr>
                <w:ins w:id="10091" w:author="aas" w:date="2013-10-14T02:06:00Z"/>
                <w:del w:id="10092" w:author="Anees Shaikh" w:date="2013-10-19T02:16:00Z"/>
              </w:rPr>
              <w:pPrChange w:id="10093" w:author="Anees Shaikh" w:date="2013-10-19T02:16:00Z">
                <w:pPr>
                  <w:pStyle w:val="XML1"/>
                </w:pPr>
              </w:pPrChange>
            </w:pPr>
            <w:ins w:id="10094" w:author="aas" w:date="2013-10-14T02:06:00Z">
              <w:del w:id="10095" w:author="Anees Shaikh" w:date="2013-10-19T02:16:00Z">
                <w:r w:rsidDel="00E067A3">
                  <w:delText xml:space="preserve">                                  &lt;/xs:annotation&gt;</w:delText>
                </w:r>
              </w:del>
            </w:ins>
          </w:p>
          <w:p w14:paraId="72CDDD82" w14:textId="1C31ABDA" w:rsidR="00874469" w:rsidDel="00E067A3" w:rsidRDefault="00874469">
            <w:pPr>
              <w:pStyle w:val="Appx"/>
              <w:rPr>
                <w:ins w:id="10096" w:author="aas" w:date="2013-10-14T02:06:00Z"/>
                <w:del w:id="10097" w:author="Anees Shaikh" w:date="2013-10-19T02:16:00Z"/>
              </w:rPr>
              <w:pPrChange w:id="10098" w:author="Anees Shaikh" w:date="2013-10-19T02:16:00Z">
                <w:pPr>
                  <w:pStyle w:val="XML1"/>
                </w:pPr>
              </w:pPrChange>
            </w:pPr>
            <w:ins w:id="10099" w:author="aas" w:date="2013-10-14T02:06:00Z">
              <w:del w:id="10100" w:author="Anees Shaikh" w:date="2013-10-19T02:16:00Z">
                <w:r w:rsidDel="00E067A3">
                  <w:delText xml:space="preserve">                                &lt;/xs:element&gt;</w:delText>
                </w:r>
              </w:del>
            </w:ins>
          </w:p>
          <w:p w14:paraId="5EB7B1C5" w14:textId="389A8A43" w:rsidR="00874469" w:rsidDel="00E067A3" w:rsidRDefault="00874469">
            <w:pPr>
              <w:pStyle w:val="Appx"/>
              <w:rPr>
                <w:ins w:id="10101" w:author="aas" w:date="2013-10-14T02:06:00Z"/>
                <w:del w:id="10102" w:author="Anees Shaikh" w:date="2013-10-19T02:16:00Z"/>
              </w:rPr>
              <w:pPrChange w:id="10103" w:author="Anees Shaikh" w:date="2013-10-19T02:16:00Z">
                <w:pPr>
                  <w:pStyle w:val="XML1"/>
                </w:pPr>
              </w:pPrChange>
            </w:pPr>
            <w:ins w:id="10104" w:author="aas" w:date="2013-10-14T02:06:00Z">
              <w:del w:id="10105"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06" w:author="aas" w:date="2013-10-14T02:06:00Z"/>
                <w:del w:id="10107" w:author="Anees Shaikh" w:date="2013-10-19T02:16:00Z"/>
              </w:rPr>
              <w:pPrChange w:id="10108" w:author="Anees Shaikh" w:date="2013-10-19T02:16:00Z">
                <w:pPr>
                  <w:pStyle w:val="XML1"/>
                </w:pPr>
              </w:pPrChange>
            </w:pPr>
            <w:ins w:id="10109" w:author="aas" w:date="2013-10-14T02:06:00Z">
              <w:del w:id="10110" w:author="Anees Shaikh" w:date="2013-10-19T02:16:00Z">
                <w:r w:rsidDel="00E067A3">
                  <w:delText xml:space="preserve">                                  &lt;xs:annotation&gt;</w:delText>
                </w:r>
              </w:del>
            </w:ins>
          </w:p>
          <w:p w14:paraId="51BDBE35" w14:textId="7238B206" w:rsidR="00874469" w:rsidDel="00E067A3" w:rsidRDefault="00874469">
            <w:pPr>
              <w:pStyle w:val="Appx"/>
              <w:rPr>
                <w:ins w:id="10111" w:author="aas" w:date="2013-10-14T02:06:00Z"/>
                <w:del w:id="10112" w:author="Anees Shaikh" w:date="2013-10-19T02:16:00Z"/>
              </w:rPr>
              <w:pPrChange w:id="10113" w:author="Anees Shaikh" w:date="2013-10-19T02:16:00Z">
                <w:pPr>
                  <w:pStyle w:val="XML1"/>
                </w:pPr>
              </w:pPrChange>
            </w:pPr>
            <w:ins w:id="10114" w:author="aas" w:date="2013-10-14T02:06:00Z">
              <w:del w:id="10115" w:author="Anees Shaikh" w:date="2013-10-19T02:16:00Z">
                <w:r w:rsidDel="00E067A3">
                  <w:delText xml:space="preserve">                                    &lt;xs:documentation&gt;</w:delText>
                </w:r>
              </w:del>
            </w:ins>
          </w:p>
          <w:p w14:paraId="7736D30A" w14:textId="0412721D" w:rsidR="00874469" w:rsidDel="00E067A3" w:rsidRDefault="00874469">
            <w:pPr>
              <w:pStyle w:val="Appx"/>
              <w:rPr>
                <w:ins w:id="10116" w:author="aas" w:date="2013-10-14T02:06:00Z"/>
                <w:del w:id="10117" w:author="Anees Shaikh" w:date="2013-10-19T02:16:00Z"/>
              </w:rPr>
              <w:pPrChange w:id="10118" w:author="Anees Shaikh" w:date="2013-10-19T02:16:00Z">
                <w:pPr>
                  <w:pStyle w:val="XML1"/>
                </w:pPr>
              </w:pPrChange>
            </w:pPr>
            <w:ins w:id="10119" w:author="aas" w:date="2013-10-14T02:06:00Z">
              <w:del w:id="10120"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21" w:author="aas" w:date="2013-10-14T02:06:00Z"/>
                <w:del w:id="10122" w:author="Anees Shaikh" w:date="2013-10-19T02:16:00Z"/>
              </w:rPr>
              <w:pPrChange w:id="10123" w:author="Anees Shaikh" w:date="2013-10-19T02:16:00Z">
                <w:pPr>
                  <w:pStyle w:val="XML1"/>
                </w:pPr>
              </w:pPrChange>
            </w:pPr>
            <w:ins w:id="10124" w:author="aas" w:date="2013-10-14T02:06:00Z">
              <w:del w:id="10125" w:author="Anees Shaikh" w:date="2013-10-19T02:16:00Z">
                <w:r w:rsidDel="00E067A3">
                  <w:delText xml:space="preserve">                                             the port.</w:delText>
                </w:r>
              </w:del>
            </w:ins>
          </w:p>
          <w:p w14:paraId="144C31E1" w14:textId="590207DC" w:rsidR="00874469" w:rsidDel="00E067A3" w:rsidRDefault="00874469">
            <w:pPr>
              <w:pStyle w:val="Appx"/>
              <w:rPr>
                <w:ins w:id="10126" w:author="aas" w:date="2013-10-14T02:06:00Z"/>
                <w:del w:id="10127" w:author="Anees Shaikh" w:date="2013-10-19T02:16:00Z"/>
              </w:rPr>
              <w:pPrChange w:id="10128" w:author="Anees Shaikh" w:date="2013-10-19T02:16:00Z">
                <w:pPr>
                  <w:pStyle w:val="XML1"/>
                </w:pPr>
              </w:pPrChange>
            </w:pPr>
            <w:ins w:id="10129" w:author="aas" w:date="2013-10-14T02:06:00Z">
              <w:del w:id="10130" w:author="Anees Shaikh" w:date="2013-10-19T02:16:00Z">
                <w:r w:rsidDel="00E067A3">
                  <w:delText xml:space="preserve">                                    &lt;/xs:documentation&gt;</w:delText>
                </w:r>
              </w:del>
            </w:ins>
          </w:p>
          <w:p w14:paraId="4A223657" w14:textId="3DF4757D" w:rsidR="00874469" w:rsidDel="00E067A3" w:rsidRDefault="00874469">
            <w:pPr>
              <w:pStyle w:val="Appx"/>
              <w:rPr>
                <w:ins w:id="10131" w:author="aas" w:date="2013-10-14T02:06:00Z"/>
                <w:del w:id="10132" w:author="Anees Shaikh" w:date="2013-10-19T02:16:00Z"/>
              </w:rPr>
              <w:pPrChange w:id="10133" w:author="Anees Shaikh" w:date="2013-10-19T02:16:00Z">
                <w:pPr>
                  <w:pStyle w:val="XML1"/>
                </w:pPr>
              </w:pPrChange>
            </w:pPr>
            <w:ins w:id="10134" w:author="aas" w:date="2013-10-14T02:06:00Z">
              <w:del w:id="10135" w:author="Anees Shaikh" w:date="2013-10-19T02:16:00Z">
                <w:r w:rsidDel="00E067A3">
                  <w:delText xml:space="preserve">                                  &lt;/xs:annotation&gt;</w:delText>
                </w:r>
              </w:del>
            </w:ins>
          </w:p>
          <w:p w14:paraId="1D8B8AE3" w14:textId="664C0BD5" w:rsidR="00874469" w:rsidDel="00E067A3" w:rsidRDefault="00874469">
            <w:pPr>
              <w:pStyle w:val="Appx"/>
              <w:rPr>
                <w:ins w:id="10136" w:author="aas" w:date="2013-10-14T02:06:00Z"/>
                <w:del w:id="10137" w:author="Anees Shaikh" w:date="2013-10-19T02:16:00Z"/>
              </w:rPr>
              <w:pPrChange w:id="10138" w:author="Anees Shaikh" w:date="2013-10-19T02:16:00Z">
                <w:pPr>
                  <w:pStyle w:val="XML1"/>
                </w:pPr>
              </w:pPrChange>
            </w:pPr>
            <w:ins w:id="10139" w:author="aas" w:date="2013-10-14T02:06:00Z">
              <w:del w:id="10140" w:author="Anees Shaikh" w:date="2013-10-19T02:16:00Z">
                <w:r w:rsidDel="00E067A3">
                  <w:delText xml:space="preserve">                                &lt;/xs:element&gt;</w:delText>
                </w:r>
              </w:del>
            </w:ins>
          </w:p>
          <w:p w14:paraId="0D5BF3CB" w14:textId="0E6ED8E7" w:rsidR="00874469" w:rsidDel="00E067A3" w:rsidRDefault="00874469">
            <w:pPr>
              <w:pStyle w:val="Appx"/>
              <w:rPr>
                <w:ins w:id="10141" w:author="aas" w:date="2013-10-14T02:06:00Z"/>
                <w:del w:id="10142" w:author="Anees Shaikh" w:date="2013-10-19T02:16:00Z"/>
              </w:rPr>
              <w:pPrChange w:id="10143" w:author="Anees Shaikh" w:date="2013-10-19T02:16:00Z">
                <w:pPr>
                  <w:pStyle w:val="XML1"/>
                </w:pPr>
              </w:pPrChange>
            </w:pPr>
            <w:ins w:id="10144" w:author="aas" w:date="2013-10-14T02:06:00Z">
              <w:del w:id="10145"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46" w:author="aas" w:date="2013-10-14T02:06:00Z"/>
                <w:del w:id="10147" w:author="Anees Shaikh" w:date="2013-10-19T02:16:00Z"/>
              </w:rPr>
              <w:pPrChange w:id="10148" w:author="Anees Shaikh" w:date="2013-10-19T02:16:00Z">
                <w:pPr>
                  <w:pStyle w:val="XML1"/>
                </w:pPr>
              </w:pPrChange>
            </w:pPr>
            <w:ins w:id="10149" w:author="aas" w:date="2013-10-14T02:06:00Z">
              <w:del w:id="10150" w:author="Anees Shaikh" w:date="2013-10-19T02:16:00Z">
                <w:r w:rsidDel="00E067A3">
                  <w:delText xml:space="preserve">                                  &lt;xs:annotation&gt;</w:delText>
                </w:r>
              </w:del>
            </w:ins>
          </w:p>
          <w:p w14:paraId="0F8D4C61" w14:textId="101148A9" w:rsidR="00874469" w:rsidDel="00E067A3" w:rsidRDefault="00874469">
            <w:pPr>
              <w:pStyle w:val="Appx"/>
              <w:rPr>
                <w:ins w:id="10151" w:author="aas" w:date="2013-10-14T02:06:00Z"/>
                <w:del w:id="10152" w:author="Anees Shaikh" w:date="2013-10-19T02:16:00Z"/>
              </w:rPr>
              <w:pPrChange w:id="10153" w:author="Anees Shaikh" w:date="2013-10-19T02:16:00Z">
                <w:pPr>
                  <w:pStyle w:val="XML1"/>
                </w:pPr>
              </w:pPrChange>
            </w:pPr>
            <w:ins w:id="10154" w:author="aas" w:date="2013-10-14T02:06:00Z">
              <w:del w:id="10155" w:author="Anees Shaikh" w:date="2013-10-19T02:16:00Z">
                <w:r w:rsidDel="00E067A3">
                  <w:delText xml:space="preserve">                                    &lt;xs:documentation&gt;</w:delText>
                </w:r>
              </w:del>
            </w:ins>
          </w:p>
          <w:p w14:paraId="3AB7DB43" w14:textId="021D3A43" w:rsidR="00874469" w:rsidDel="00E067A3" w:rsidRDefault="00874469">
            <w:pPr>
              <w:pStyle w:val="Appx"/>
              <w:rPr>
                <w:ins w:id="10156" w:author="aas" w:date="2013-10-14T02:06:00Z"/>
                <w:del w:id="10157" w:author="Anees Shaikh" w:date="2013-10-19T02:16:00Z"/>
              </w:rPr>
              <w:pPrChange w:id="10158" w:author="Anees Shaikh" w:date="2013-10-19T02:16:00Z">
                <w:pPr>
                  <w:pStyle w:val="XML1"/>
                </w:pPr>
              </w:pPrChange>
            </w:pPr>
            <w:ins w:id="10159" w:author="aas" w:date="2013-10-14T02:06:00Z">
              <w:del w:id="10160"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161" w:author="aas" w:date="2013-10-14T02:06:00Z"/>
                <w:del w:id="10162" w:author="Anees Shaikh" w:date="2013-10-19T02:16:00Z"/>
              </w:rPr>
              <w:pPrChange w:id="10163" w:author="Anees Shaikh" w:date="2013-10-19T02:16:00Z">
                <w:pPr>
                  <w:pStyle w:val="XML1"/>
                </w:pPr>
              </w:pPrChange>
            </w:pPr>
            <w:ins w:id="10164" w:author="aas" w:date="2013-10-14T02:06:00Z">
              <w:del w:id="10165" w:author="Anees Shaikh" w:date="2013-10-19T02:16:00Z">
                <w:r w:rsidDel="00E067A3">
                  <w:delText xml:space="preserve">                                    &lt;/xs:documentation&gt;</w:delText>
                </w:r>
              </w:del>
            </w:ins>
          </w:p>
          <w:p w14:paraId="140FDFD8" w14:textId="5788DC58" w:rsidR="00874469" w:rsidDel="00E067A3" w:rsidRDefault="00874469">
            <w:pPr>
              <w:pStyle w:val="Appx"/>
              <w:rPr>
                <w:ins w:id="10166" w:author="aas" w:date="2013-10-14T02:06:00Z"/>
                <w:del w:id="10167" w:author="Anees Shaikh" w:date="2013-10-19T02:16:00Z"/>
              </w:rPr>
              <w:pPrChange w:id="10168" w:author="Anees Shaikh" w:date="2013-10-19T02:16:00Z">
                <w:pPr>
                  <w:pStyle w:val="XML1"/>
                </w:pPr>
              </w:pPrChange>
            </w:pPr>
            <w:ins w:id="10169" w:author="aas" w:date="2013-10-14T02:06:00Z">
              <w:del w:id="10170" w:author="Anees Shaikh" w:date="2013-10-19T02:16:00Z">
                <w:r w:rsidDel="00E067A3">
                  <w:delText xml:space="preserve">                                  &lt;/xs:annotation&gt;</w:delText>
                </w:r>
              </w:del>
            </w:ins>
          </w:p>
          <w:p w14:paraId="400B1612" w14:textId="387A13C8" w:rsidR="00874469" w:rsidDel="00E067A3" w:rsidRDefault="00874469">
            <w:pPr>
              <w:pStyle w:val="Appx"/>
              <w:rPr>
                <w:ins w:id="10171" w:author="aas" w:date="2013-10-14T02:06:00Z"/>
                <w:del w:id="10172" w:author="Anees Shaikh" w:date="2013-10-19T02:16:00Z"/>
              </w:rPr>
              <w:pPrChange w:id="10173" w:author="Anees Shaikh" w:date="2013-10-19T02:16:00Z">
                <w:pPr>
                  <w:pStyle w:val="XML1"/>
                </w:pPr>
              </w:pPrChange>
            </w:pPr>
            <w:ins w:id="10174" w:author="aas" w:date="2013-10-14T02:06:00Z">
              <w:del w:id="10175" w:author="Anees Shaikh" w:date="2013-10-19T02:16:00Z">
                <w:r w:rsidDel="00E067A3">
                  <w:delText xml:space="preserve">                                  &lt;xs:simpleType&gt;</w:delText>
                </w:r>
              </w:del>
            </w:ins>
          </w:p>
          <w:p w14:paraId="045A77A6" w14:textId="3E55A424" w:rsidR="00874469" w:rsidDel="00E067A3" w:rsidRDefault="00874469">
            <w:pPr>
              <w:pStyle w:val="Appx"/>
              <w:rPr>
                <w:ins w:id="10176" w:author="aas" w:date="2013-10-14T02:06:00Z"/>
                <w:del w:id="10177" w:author="Anees Shaikh" w:date="2013-10-19T02:16:00Z"/>
              </w:rPr>
              <w:pPrChange w:id="10178" w:author="Anees Shaikh" w:date="2013-10-19T02:16:00Z">
                <w:pPr>
                  <w:pStyle w:val="XML1"/>
                </w:pPr>
              </w:pPrChange>
            </w:pPr>
            <w:ins w:id="10179" w:author="aas" w:date="2013-10-14T02:06:00Z">
              <w:del w:id="10180" w:author="Anees Shaikh" w:date="2013-10-19T02:16:00Z">
                <w:r w:rsidDel="00E067A3">
                  <w:delText xml:space="preserve">                                    &lt;xs:restriction base="xs:string"&gt;</w:delText>
                </w:r>
              </w:del>
            </w:ins>
          </w:p>
          <w:p w14:paraId="1DACDD3E" w14:textId="7686D3AA" w:rsidR="00874469" w:rsidDel="00E067A3" w:rsidRDefault="00874469">
            <w:pPr>
              <w:pStyle w:val="Appx"/>
              <w:rPr>
                <w:ins w:id="10181" w:author="aas" w:date="2013-10-14T02:06:00Z"/>
                <w:del w:id="10182" w:author="Anees Shaikh" w:date="2013-10-19T02:16:00Z"/>
              </w:rPr>
              <w:pPrChange w:id="10183" w:author="Anees Shaikh" w:date="2013-10-19T02:16:00Z">
                <w:pPr>
                  <w:pStyle w:val="XML1"/>
                </w:pPr>
              </w:pPrChange>
            </w:pPr>
            <w:ins w:id="10184" w:author="aas" w:date="2013-10-14T02:06:00Z">
              <w:del w:id="10185" w:author="Anees Shaikh" w:date="2013-10-19T02:16:00Z">
                <w:r w:rsidDel="00E067A3">
                  <w:delText xml:space="preserve">                                      &lt;xs:enumeration value="copper"/&gt;</w:delText>
                </w:r>
              </w:del>
            </w:ins>
          </w:p>
          <w:p w14:paraId="0BB0675F" w14:textId="327CC94B" w:rsidR="00874469" w:rsidDel="00E067A3" w:rsidRDefault="00874469">
            <w:pPr>
              <w:pStyle w:val="Appx"/>
              <w:rPr>
                <w:ins w:id="10186" w:author="aas" w:date="2013-10-14T02:06:00Z"/>
                <w:del w:id="10187" w:author="Anees Shaikh" w:date="2013-10-19T02:16:00Z"/>
              </w:rPr>
              <w:pPrChange w:id="10188" w:author="Anees Shaikh" w:date="2013-10-19T02:16:00Z">
                <w:pPr>
                  <w:pStyle w:val="XML1"/>
                </w:pPr>
              </w:pPrChange>
            </w:pPr>
            <w:ins w:id="10189" w:author="aas" w:date="2013-10-14T02:06:00Z">
              <w:del w:id="10190" w:author="Anees Shaikh" w:date="2013-10-19T02:16:00Z">
                <w:r w:rsidDel="00E067A3">
                  <w:delText xml:space="preserve">                                      &lt;xs:enumeration value="fiber"/&gt;</w:delText>
                </w:r>
              </w:del>
            </w:ins>
          </w:p>
          <w:p w14:paraId="097A64CF" w14:textId="78431437" w:rsidR="00874469" w:rsidDel="00E067A3" w:rsidRDefault="00874469">
            <w:pPr>
              <w:pStyle w:val="Appx"/>
              <w:rPr>
                <w:ins w:id="10191" w:author="aas" w:date="2013-10-14T02:06:00Z"/>
                <w:del w:id="10192" w:author="Anees Shaikh" w:date="2013-10-19T02:16:00Z"/>
              </w:rPr>
              <w:pPrChange w:id="10193" w:author="Anees Shaikh" w:date="2013-10-19T02:16:00Z">
                <w:pPr>
                  <w:pStyle w:val="XML1"/>
                </w:pPr>
              </w:pPrChange>
            </w:pPr>
            <w:ins w:id="10194" w:author="aas" w:date="2013-10-14T02:06:00Z">
              <w:del w:id="10195" w:author="Anees Shaikh" w:date="2013-10-19T02:16:00Z">
                <w:r w:rsidDel="00E067A3">
                  <w:delText xml:space="preserve">                                    &lt;/xs:restriction&gt;</w:delText>
                </w:r>
              </w:del>
            </w:ins>
          </w:p>
          <w:p w14:paraId="3779FCA4" w14:textId="406B773E" w:rsidR="00874469" w:rsidDel="00E067A3" w:rsidRDefault="00874469">
            <w:pPr>
              <w:pStyle w:val="Appx"/>
              <w:rPr>
                <w:ins w:id="10196" w:author="aas" w:date="2013-10-14T02:06:00Z"/>
                <w:del w:id="10197" w:author="Anees Shaikh" w:date="2013-10-19T02:16:00Z"/>
              </w:rPr>
              <w:pPrChange w:id="10198" w:author="Anees Shaikh" w:date="2013-10-19T02:16:00Z">
                <w:pPr>
                  <w:pStyle w:val="XML1"/>
                </w:pPr>
              </w:pPrChange>
            </w:pPr>
            <w:ins w:id="10199" w:author="aas" w:date="2013-10-14T02:06:00Z">
              <w:del w:id="10200" w:author="Anees Shaikh" w:date="2013-10-19T02:16:00Z">
                <w:r w:rsidDel="00E067A3">
                  <w:delText xml:space="preserve">                                  &lt;/xs:simpleType&gt;</w:delText>
                </w:r>
              </w:del>
            </w:ins>
          </w:p>
          <w:p w14:paraId="5DDDF632" w14:textId="75CA69B3" w:rsidR="00874469" w:rsidDel="00E067A3" w:rsidRDefault="00874469">
            <w:pPr>
              <w:pStyle w:val="Appx"/>
              <w:rPr>
                <w:ins w:id="10201" w:author="aas" w:date="2013-10-14T02:06:00Z"/>
                <w:del w:id="10202" w:author="Anees Shaikh" w:date="2013-10-19T02:16:00Z"/>
              </w:rPr>
              <w:pPrChange w:id="10203" w:author="Anees Shaikh" w:date="2013-10-19T02:16:00Z">
                <w:pPr>
                  <w:pStyle w:val="XML1"/>
                </w:pPr>
              </w:pPrChange>
            </w:pPr>
            <w:ins w:id="10204" w:author="aas" w:date="2013-10-14T02:06:00Z">
              <w:del w:id="10205" w:author="Anees Shaikh" w:date="2013-10-19T02:16:00Z">
                <w:r w:rsidDel="00E067A3">
                  <w:delText xml:space="preserve">                                &lt;/xs:element&gt;</w:delText>
                </w:r>
              </w:del>
            </w:ins>
          </w:p>
          <w:p w14:paraId="273AB51B" w14:textId="7145F29B" w:rsidR="00874469" w:rsidDel="00E067A3" w:rsidRDefault="00874469">
            <w:pPr>
              <w:pStyle w:val="Appx"/>
              <w:rPr>
                <w:ins w:id="10206" w:author="aas" w:date="2013-10-14T02:06:00Z"/>
                <w:del w:id="10207" w:author="Anees Shaikh" w:date="2013-10-19T02:16:00Z"/>
              </w:rPr>
              <w:pPrChange w:id="10208" w:author="Anees Shaikh" w:date="2013-10-19T02:16:00Z">
                <w:pPr>
                  <w:pStyle w:val="XML1"/>
                </w:pPr>
              </w:pPrChange>
            </w:pPr>
            <w:ins w:id="10209" w:author="aas" w:date="2013-10-14T02:06:00Z">
              <w:del w:id="10210" w:author="Anees Shaikh" w:date="2013-10-19T02:16:00Z">
                <w:r w:rsidDel="00E067A3">
                  <w:delText xml:space="preserve">                                &lt;xs:element name="pause"&gt;</w:delText>
                </w:r>
              </w:del>
            </w:ins>
          </w:p>
          <w:p w14:paraId="12429797" w14:textId="7A6BFC78" w:rsidR="00874469" w:rsidDel="00E067A3" w:rsidRDefault="00874469">
            <w:pPr>
              <w:pStyle w:val="Appx"/>
              <w:rPr>
                <w:ins w:id="10211" w:author="aas" w:date="2013-10-14T02:06:00Z"/>
                <w:del w:id="10212" w:author="Anees Shaikh" w:date="2013-10-19T02:16:00Z"/>
              </w:rPr>
              <w:pPrChange w:id="10213" w:author="Anees Shaikh" w:date="2013-10-19T02:16:00Z">
                <w:pPr>
                  <w:pStyle w:val="XML1"/>
                </w:pPr>
              </w:pPrChange>
            </w:pPr>
            <w:ins w:id="10214" w:author="aas" w:date="2013-10-14T02:06:00Z">
              <w:del w:id="10215" w:author="Anees Shaikh" w:date="2013-10-19T02:16:00Z">
                <w:r w:rsidDel="00E067A3">
                  <w:delText xml:space="preserve">                                  &lt;xs:annotation&gt;</w:delText>
                </w:r>
              </w:del>
            </w:ins>
          </w:p>
          <w:p w14:paraId="1FBE39F9" w14:textId="1BC18D6B" w:rsidR="00874469" w:rsidDel="00E067A3" w:rsidRDefault="00874469">
            <w:pPr>
              <w:pStyle w:val="Appx"/>
              <w:rPr>
                <w:ins w:id="10216" w:author="aas" w:date="2013-10-14T02:06:00Z"/>
                <w:del w:id="10217" w:author="Anees Shaikh" w:date="2013-10-19T02:16:00Z"/>
              </w:rPr>
              <w:pPrChange w:id="10218" w:author="Anees Shaikh" w:date="2013-10-19T02:16:00Z">
                <w:pPr>
                  <w:pStyle w:val="XML1"/>
                </w:pPr>
              </w:pPrChange>
            </w:pPr>
            <w:ins w:id="10219" w:author="aas" w:date="2013-10-14T02:06:00Z">
              <w:del w:id="10220" w:author="Anees Shaikh" w:date="2013-10-19T02:16:00Z">
                <w:r w:rsidDel="00E067A3">
                  <w:delText xml:space="preserve">                                    &lt;xs:documentation&gt;</w:delText>
                </w:r>
              </w:del>
            </w:ins>
          </w:p>
          <w:p w14:paraId="5FC2CF2F" w14:textId="6B5B053B" w:rsidR="00874469" w:rsidDel="00E067A3" w:rsidRDefault="00874469">
            <w:pPr>
              <w:pStyle w:val="Appx"/>
              <w:rPr>
                <w:ins w:id="10221" w:author="aas" w:date="2013-10-14T02:06:00Z"/>
                <w:del w:id="10222" w:author="Anees Shaikh" w:date="2013-10-19T02:16:00Z"/>
              </w:rPr>
              <w:pPrChange w:id="10223" w:author="Anees Shaikh" w:date="2013-10-19T02:16:00Z">
                <w:pPr>
                  <w:pStyle w:val="XML1"/>
                </w:pPr>
              </w:pPrChange>
            </w:pPr>
            <w:ins w:id="10224" w:author="aas" w:date="2013-10-14T02:06:00Z">
              <w:del w:id="10225"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26" w:author="aas" w:date="2013-10-14T02:06:00Z"/>
                <w:del w:id="10227" w:author="Anees Shaikh" w:date="2013-10-19T02:16:00Z"/>
              </w:rPr>
              <w:pPrChange w:id="10228" w:author="Anees Shaikh" w:date="2013-10-19T02:16:00Z">
                <w:pPr>
                  <w:pStyle w:val="XML1"/>
                </w:pPr>
              </w:pPrChange>
            </w:pPr>
            <w:ins w:id="10229" w:author="aas" w:date="2013-10-14T02:06:00Z">
              <w:del w:id="10230" w:author="Anees Shaikh" w:date="2013-10-19T02:16:00Z">
                <w:r w:rsidDel="00E067A3">
                  <w:delText xml:space="preserve">                                             it is asymmetric or symmetric.</w:delText>
                </w:r>
              </w:del>
            </w:ins>
          </w:p>
          <w:p w14:paraId="5D420D0D" w14:textId="1E34B912" w:rsidR="00874469" w:rsidDel="00E067A3" w:rsidRDefault="00874469">
            <w:pPr>
              <w:pStyle w:val="Appx"/>
              <w:rPr>
                <w:ins w:id="10231" w:author="aas" w:date="2013-10-14T02:06:00Z"/>
                <w:del w:id="10232" w:author="Anees Shaikh" w:date="2013-10-19T02:16:00Z"/>
              </w:rPr>
              <w:pPrChange w:id="10233" w:author="Anees Shaikh" w:date="2013-10-19T02:16:00Z">
                <w:pPr>
                  <w:pStyle w:val="XML1"/>
                </w:pPr>
              </w:pPrChange>
            </w:pPr>
            <w:ins w:id="10234" w:author="aas" w:date="2013-10-14T02:06:00Z">
              <w:del w:id="10235" w:author="Anees Shaikh" w:date="2013-10-19T02:16:00Z">
                <w:r w:rsidDel="00E067A3">
                  <w:delText xml:space="preserve">                                    &lt;/xs:documentation&gt;</w:delText>
                </w:r>
              </w:del>
            </w:ins>
          </w:p>
          <w:p w14:paraId="49FB9C7D" w14:textId="67AC995D" w:rsidR="00874469" w:rsidDel="00E067A3" w:rsidRDefault="00874469">
            <w:pPr>
              <w:pStyle w:val="Appx"/>
              <w:rPr>
                <w:ins w:id="10236" w:author="aas" w:date="2013-10-14T02:06:00Z"/>
                <w:del w:id="10237" w:author="Anees Shaikh" w:date="2013-10-19T02:16:00Z"/>
              </w:rPr>
              <w:pPrChange w:id="10238" w:author="Anees Shaikh" w:date="2013-10-19T02:16:00Z">
                <w:pPr>
                  <w:pStyle w:val="XML1"/>
                </w:pPr>
              </w:pPrChange>
            </w:pPr>
            <w:ins w:id="10239" w:author="aas" w:date="2013-10-14T02:06:00Z">
              <w:del w:id="10240" w:author="Anees Shaikh" w:date="2013-10-19T02:16:00Z">
                <w:r w:rsidDel="00E067A3">
                  <w:delText xml:space="preserve">                                  &lt;/xs:annotation&gt;</w:delText>
                </w:r>
              </w:del>
            </w:ins>
          </w:p>
          <w:p w14:paraId="54AF4F69" w14:textId="63847CF8" w:rsidR="00874469" w:rsidDel="00E067A3" w:rsidRDefault="00874469">
            <w:pPr>
              <w:pStyle w:val="Appx"/>
              <w:rPr>
                <w:ins w:id="10241" w:author="aas" w:date="2013-10-14T02:06:00Z"/>
                <w:del w:id="10242" w:author="Anees Shaikh" w:date="2013-10-19T02:16:00Z"/>
              </w:rPr>
              <w:pPrChange w:id="10243" w:author="Anees Shaikh" w:date="2013-10-19T02:16:00Z">
                <w:pPr>
                  <w:pStyle w:val="XML1"/>
                </w:pPr>
              </w:pPrChange>
            </w:pPr>
            <w:ins w:id="10244" w:author="aas" w:date="2013-10-14T02:06:00Z">
              <w:del w:id="10245" w:author="Anees Shaikh" w:date="2013-10-19T02:16:00Z">
                <w:r w:rsidDel="00E067A3">
                  <w:delText xml:space="preserve">                                  &lt;xs:simpleType&gt;</w:delText>
                </w:r>
              </w:del>
            </w:ins>
          </w:p>
          <w:p w14:paraId="64864D7A" w14:textId="6CBB1D6B" w:rsidR="00874469" w:rsidDel="00E067A3" w:rsidRDefault="00874469">
            <w:pPr>
              <w:pStyle w:val="Appx"/>
              <w:rPr>
                <w:ins w:id="10246" w:author="aas" w:date="2013-10-14T02:06:00Z"/>
                <w:del w:id="10247" w:author="Anees Shaikh" w:date="2013-10-19T02:16:00Z"/>
              </w:rPr>
              <w:pPrChange w:id="10248" w:author="Anees Shaikh" w:date="2013-10-19T02:16:00Z">
                <w:pPr>
                  <w:pStyle w:val="XML1"/>
                </w:pPr>
              </w:pPrChange>
            </w:pPr>
            <w:ins w:id="10249" w:author="aas" w:date="2013-10-14T02:06:00Z">
              <w:del w:id="10250" w:author="Anees Shaikh" w:date="2013-10-19T02:16:00Z">
                <w:r w:rsidDel="00E067A3">
                  <w:delText xml:space="preserve">                                    &lt;xs:restriction base="xs:string"&gt;</w:delText>
                </w:r>
              </w:del>
            </w:ins>
          </w:p>
          <w:p w14:paraId="0F573576" w14:textId="674AF6FE" w:rsidR="00874469" w:rsidDel="00E067A3" w:rsidRDefault="00874469">
            <w:pPr>
              <w:pStyle w:val="Appx"/>
              <w:rPr>
                <w:ins w:id="10251" w:author="aas" w:date="2013-10-14T02:06:00Z"/>
                <w:del w:id="10252" w:author="Anees Shaikh" w:date="2013-10-19T02:16:00Z"/>
              </w:rPr>
              <w:pPrChange w:id="10253" w:author="Anees Shaikh" w:date="2013-10-19T02:16:00Z">
                <w:pPr>
                  <w:pStyle w:val="XML1"/>
                </w:pPr>
              </w:pPrChange>
            </w:pPr>
            <w:ins w:id="10254" w:author="aas" w:date="2013-10-14T02:06:00Z">
              <w:del w:id="10255" w:author="Anees Shaikh" w:date="2013-10-19T02:16:00Z">
                <w:r w:rsidDel="00E067A3">
                  <w:delText xml:space="preserve">                                      &lt;xs:enumeration value="unsupported"/&gt;</w:delText>
                </w:r>
              </w:del>
            </w:ins>
          </w:p>
          <w:p w14:paraId="1FAAB82D" w14:textId="41F26782" w:rsidR="00874469" w:rsidDel="00E067A3" w:rsidRDefault="00874469">
            <w:pPr>
              <w:pStyle w:val="Appx"/>
              <w:rPr>
                <w:ins w:id="10256" w:author="aas" w:date="2013-10-14T02:06:00Z"/>
                <w:del w:id="10257" w:author="Anees Shaikh" w:date="2013-10-19T02:16:00Z"/>
              </w:rPr>
              <w:pPrChange w:id="10258" w:author="Anees Shaikh" w:date="2013-10-19T02:16:00Z">
                <w:pPr>
                  <w:pStyle w:val="XML1"/>
                </w:pPr>
              </w:pPrChange>
            </w:pPr>
            <w:ins w:id="10259" w:author="aas" w:date="2013-10-14T02:06:00Z">
              <w:del w:id="10260" w:author="Anees Shaikh" w:date="2013-10-19T02:16:00Z">
                <w:r w:rsidDel="00E067A3">
                  <w:delText xml:space="preserve">                                      &lt;xs:enumeration value="symmetric"/&gt;</w:delText>
                </w:r>
              </w:del>
            </w:ins>
          </w:p>
          <w:p w14:paraId="736854AF" w14:textId="0B79BC06" w:rsidR="00874469" w:rsidDel="00E067A3" w:rsidRDefault="00874469">
            <w:pPr>
              <w:pStyle w:val="Appx"/>
              <w:rPr>
                <w:ins w:id="10261" w:author="aas" w:date="2013-10-14T02:06:00Z"/>
                <w:del w:id="10262" w:author="Anees Shaikh" w:date="2013-10-19T02:16:00Z"/>
              </w:rPr>
              <w:pPrChange w:id="10263" w:author="Anees Shaikh" w:date="2013-10-19T02:16:00Z">
                <w:pPr>
                  <w:pStyle w:val="XML1"/>
                </w:pPr>
              </w:pPrChange>
            </w:pPr>
            <w:ins w:id="10264" w:author="aas" w:date="2013-10-14T02:06:00Z">
              <w:del w:id="10265" w:author="Anees Shaikh" w:date="2013-10-19T02:16:00Z">
                <w:r w:rsidDel="00E067A3">
                  <w:delText xml:space="preserve">                                      &lt;xs:enumeration value="asymmetric"/&gt;</w:delText>
                </w:r>
              </w:del>
            </w:ins>
          </w:p>
          <w:p w14:paraId="0485C293" w14:textId="582EE4D4" w:rsidR="00874469" w:rsidDel="00E067A3" w:rsidRDefault="00874469">
            <w:pPr>
              <w:pStyle w:val="Appx"/>
              <w:rPr>
                <w:ins w:id="10266" w:author="aas" w:date="2013-10-14T02:06:00Z"/>
                <w:del w:id="10267" w:author="Anees Shaikh" w:date="2013-10-19T02:16:00Z"/>
              </w:rPr>
              <w:pPrChange w:id="10268" w:author="Anees Shaikh" w:date="2013-10-19T02:16:00Z">
                <w:pPr>
                  <w:pStyle w:val="XML1"/>
                </w:pPr>
              </w:pPrChange>
            </w:pPr>
            <w:ins w:id="10269" w:author="aas" w:date="2013-10-14T02:06:00Z">
              <w:del w:id="10270" w:author="Anees Shaikh" w:date="2013-10-19T02:16:00Z">
                <w:r w:rsidDel="00E067A3">
                  <w:delText xml:space="preserve">                                    &lt;/xs:restriction&gt;</w:delText>
                </w:r>
              </w:del>
            </w:ins>
          </w:p>
          <w:p w14:paraId="1A8644C4" w14:textId="158558FC" w:rsidR="00874469" w:rsidDel="00E067A3" w:rsidRDefault="00874469">
            <w:pPr>
              <w:pStyle w:val="Appx"/>
              <w:rPr>
                <w:ins w:id="10271" w:author="aas" w:date="2013-10-14T02:06:00Z"/>
                <w:del w:id="10272" w:author="Anees Shaikh" w:date="2013-10-19T02:16:00Z"/>
              </w:rPr>
              <w:pPrChange w:id="10273" w:author="Anees Shaikh" w:date="2013-10-19T02:16:00Z">
                <w:pPr>
                  <w:pStyle w:val="XML1"/>
                </w:pPr>
              </w:pPrChange>
            </w:pPr>
            <w:ins w:id="10274" w:author="aas" w:date="2013-10-14T02:06:00Z">
              <w:del w:id="10275" w:author="Anees Shaikh" w:date="2013-10-19T02:16:00Z">
                <w:r w:rsidDel="00E067A3">
                  <w:delText xml:space="preserve">                                  &lt;/xs:simpleType&gt;</w:delText>
                </w:r>
              </w:del>
            </w:ins>
          </w:p>
          <w:p w14:paraId="2C08D1FF" w14:textId="37B385A7" w:rsidR="00874469" w:rsidDel="00E067A3" w:rsidRDefault="00874469">
            <w:pPr>
              <w:pStyle w:val="Appx"/>
              <w:rPr>
                <w:ins w:id="10276" w:author="aas" w:date="2013-10-14T02:06:00Z"/>
                <w:del w:id="10277" w:author="Anees Shaikh" w:date="2013-10-19T02:16:00Z"/>
              </w:rPr>
              <w:pPrChange w:id="10278" w:author="Anees Shaikh" w:date="2013-10-19T02:16:00Z">
                <w:pPr>
                  <w:pStyle w:val="XML1"/>
                </w:pPr>
              </w:pPrChange>
            </w:pPr>
            <w:ins w:id="10279" w:author="aas" w:date="2013-10-14T02:06:00Z">
              <w:del w:id="10280" w:author="Anees Shaikh" w:date="2013-10-19T02:16:00Z">
                <w:r w:rsidDel="00E067A3">
                  <w:delText xml:space="preserve">                                &lt;/xs:element&gt;</w:delText>
                </w:r>
              </w:del>
            </w:ins>
          </w:p>
          <w:p w14:paraId="696CDF5A" w14:textId="7D1B23CB" w:rsidR="00874469" w:rsidDel="00E067A3" w:rsidRDefault="00874469">
            <w:pPr>
              <w:pStyle w:val="Appx"/>
              <w:rPr>
                <w:ins w:id="10281" w:author="aas" w:date="2013-10-14T02:06:00Z"/>
                <w:del w:id="10282" w:author="Anees Shaikh" w:date="2013-10-19T02:16:00Z"/>
              </w:rPr>
              <w:pPrChange w:id="10283" w:author="Anees Shaikh" w:date="2013-10-19T02:16:00Z">
                <w:pPr>
                  <w:pStyle w:val="XML1"/>
                </w:pPr>
              </w:pPrChange>
            </w:pPr>
            <w:ins w:id="10284" w:author="aas" w:date="2013-10-14T02:06:00Z">
              <w:del w:id="10285"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286" w:author="aas" w:date="2013-10-14T02:06:00Z"/>
                <w:del w:id="10287" w:author="Anees Shaikh" w:date="2013-10-19T02:16:00Z"/>
              </w:rPr>
              <w:pPrChange w:id="10288" w:author="Anees Shaikh" w:date="2013-10-19T02:16:00Z">
                <w:pPr>
                  <w:pStyle w:val="XML1"/>
                </w:pPr>
              </w:pPrChange>
            </w:pPr>
            <w:ins w:id="10289" w:author="aas" w:date="2013-10-14T02:06:00Z">
              <w:del w:id="10290" w:author="Anees Shaikh" w:date="2013-10-19T02:16:00Z">
                <w:r w:rsidDel="00E067A3">
                  <w:delText xml:space="preserve">                                        namespace="##other" processContents="lax"/&gt;</w:delText>
                </w:r>
              </w:del>
            </w:ins>
          </w:p>
          <w:p w14:paraId="68FE5B9D" w14:textId="10FE4DE8" w:rsidR="00874469" w:rsidDel="00E067A3" w:rsidRDefault="00874469">
            <w:pPr>
              <w:pStyle w:val="Appx"/>
              <w:rPr>
                <w:ins w:id="10291" w:author="aas" w:date="2013-10-14T02:06:00Z"/>
                <w:del w:id="10292" w:author="Anees Shaikh" w:date="2013-10-19T02:16:00Z"/>
              </w:rPr>
              <w:pPrChange w:id="10293" w:author="Anees Shaikh" w:date="2013-10-19T02:16:00Z">
                <w:pPr>
                  <w:pStyle w:val="XML1"/>
                </w:pPr>
              </w:pPrChange>
            </w:pPr>
            <w:ins w:id="10294" w:author="aas" w:date="2013-10-14T02:06:00Z">
              <w:del w:id="10295" w:author="Anees Shaikh" w:date="2013-10-19T02:16:00Z">
                <w:r w:rsidDel="00E067A3">
                  <w:delText xml:space="preserve">                              &lt;/xs:sequence&gt;</w:delText>
                </w:r>
              </w:del>
            </w:ins>
          </w:p>
          <w:p w14:paraId="010D8D7A" w14:textId="06FF7D33" w:rsidR="00874469" w:rsidDel="00E067A3" w:rsidRDefault="00874469">
            <w:pPr>
              <w:pStyle w:val="Appx"/>
              <w:rPr>
                <w:ins w:id="10296" w:author="aas" w:date="2013-10-14T02:06:00Z"/>
                <w:del w:id="10297" w:author="Anees Shaikh" w:date="2013-10-19T02:16:00Z"/>
              </w:rPr>
              <w:pPrChange w:id="10298" w:author="Anees Shaikh" w:date="2013-10-19T02:16:00Z">
                <w:pPr>
                  <w:pStyle w:val="XML1"/>
                </w:pPr>
              </w:pPrChange>
            </w:pPr>
            <w:ins w:id="10299" w:author="aas" w:date="2013-10-14T02:06:00Z">
              <w:del w:id="10300" w:author="Anees Shaikh" w:date="2013-10-19T02:16:00Z">
                <w:r w:rsidDel="00E067A3">
                  <w:delText xml:space="preserve">                            &lt;/xs:complexType&gt;</w:delText>
                </w:r>
              </w:del>
            </w:ins>
          </w:p>
          <w:p w14:paraId="7FF922F6" w14:textId="1272BEAF" w:rsidR="00874469" w:rsidDel="00E067A3" w:rsidRDefault="00874469">
            <w:pPr>
              <w:pStyle w:val="Appx"/>
              <w:rPr>
                <w:ins w:id="10301" w:author="aas" w:date="2013-10-14T02:06:00Z"/>
                <w:del w:id="10302" w:author="Anees Shaikh" w:date="2013-10-19T02:16:00Z"/>
              </w:rPr>
              <w:pPrChange w:id="10303" w:author="Anees Shaikh" w:date="2013-10-19T02:16:00Z">
                <w:pPr>
                  <w:pStyle w:val="XML1"/>
                </w:pPr>
              </w:pPrChange>
            </w:pPr>
            <w:ins w:id="10304" w:author="aas" w:date="2013-10-14T02:06:00Z">
              <w:del w:id="10305" w:author="Anees Shaikh" w:date="2013-10-19T02:16:00Z">
                <w:r w:rsidDel="00E067A3">
                  <w:delText xml:space="preserve">                          &lt;/xs:element&gt;</w:delText>
                </w:r>
              </w:del>
            </w:ins>
          </w:p>
          <w:p w14:paraId="13BF2691" w14:textId="5709F90B" w:rsidR="00874469" w:rsidDel="00E067A3" w:rsidRDefault="00874469">
            <w:pPr>
              <w:pStyle w:val="Appx"/>
              <w:rPr>
                <w:ins w:id="10306" w:author="aas" w:date="2013-10-14T02:06:00Z"/>
                <w:del w:id="10307" w:author="Anees Shaikh" w:date="2013-10-19T02:16:00Z"/>
              </w:rPr>
              <w:pPrChange w:id="10308" w:author="Anees Shaikh" w:date="2013-10-19T02:16:00Z">
                <w:pPr>
                  <w:pStyle w:val="XML1"/>
                </w:pPr>
              </w:pPrChange>
            </w:pPr>
            <w:ins w:id="10309" w:author="aas" w:date="2013-10-14T02:06:00Z">
              <w:del w:id="10310"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11" w:author="aas" w:date="2013-10-14T02:06:00Z"/>
                <w:del w:id="10312" w:author="Anees Shaikh" w:date="2013-10-19T02:16:00Z"/>
              </w:rPr>
              <w:pPrChange w:id="10313" w:author="Anees Shaikh" w:date="2013-10-19T02:16:00Z">
                <w:pPr>
                  <w:pStyle w:val="XML1"/>
                </w:pPr>
              </w:pPrChange>
            </w:pPr>
            <w:ins w:id="10314" w:author="aas" w:date="2013-10-14T02:06:00Z">
              <w:del w:id="10315" w:author="Anees Shaikh" w:date="2013-10-19T02:16:00Z">
                <w:r w:rsidDel="00E067A3">
                  <w:delText xml:space="preserve">                            &lt;xs:annotation&gt;</w:delText>
                </w:r>
              </w:del>
            </w:ins>
          </w:p>
          <w:p w14:paraId="0C36BF6A" w14:textId="46D13313" w:rsidR="00874469" w:rsidDel="00E067A3" w:rsidRDefault="00874469">
            <w:pPr>
              <w:pStyle w:val="Appx"/>
              <w:rPr>
                <w:ins w:id="10316" w:author="aas" w:date="2013-10-14T02:06:00Z"/>
                <w:del w:id="10317" w:author="Anees Shaikh" w:date="2013-10-19T02:16:00Z"/>
              </w:rPr>
              <w:pPrChange w:id="10318" w:author="Anees Shaikh" w:date="2013-10-19T02:16:00Z">
                <w:pPr>
                  <w:pStyle w:val="XML1"/>
                </w:pPr>
              </w:pPrChange>
            </w:pPr>
            <w:ins w:id="10319" w:author="aas" w:date="2013-10-14T02:06:00Z">
              <w:del w:id="10320" w:author="Anees Shaikh" w:date="2013-10-19T02:16:00Z">
                <w:r w:rsidDel="00E067A3">
                  <w:delText xml:space="preserve">                              &lt;xs:documentation&gt;</w:delText>
                </w:r>
              </w:del>
            </w:ins>
          </w:p>
          <w:p w14:paraId="2B59F696" w14:textId="62A144D4" w:rsidR="00874469" w:rsidDel="00E067A3" w:rsidRDefault="00874469">
            <w:pPr>
              <w:pStyle w:val="Appx"/>
              <w:rPr>
                <w:ins w:id="10321" w:author="aas" w:date="2013-10-14T02:06:00Z"/>
                <w:del w:id="10322" w:author="Anees Shaikh" w:date="2013-10-19T02:16:00Z"/>
              </w:rPr>
              <w:pPrChange w:id="10323" w:author="Anees Shaikh" w:date="2013-10-19T02:16:00Z">
                <w:pPr>
                  <w:pStyle w:val="XML1"/>
                </w:pPr>
              </w:pPrChange>
            </w:pPr>
            <w:ins w:id="10324" w:author="aas" w:date="2013-10-14T02:06:00Z">
              <w:del w:id="10325"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26" w:author="aas" w:date="2013-10-14T02:06:00Z"/>
                <w:del w:id="10327" w:author="Anees Shaikh" w:date="2013-10-19T02:16:00Z"/>
              </w:rPr>
              <w:pPrChange w:id="10328" w:author="Anees Shaikh" w:date="2013-10-19T02:16:00Z">
                <w:pPr>
                  <w:pStyle w:val="XML1"/>
                </w:pPr>
              </w:pPrChange>
            </w:pPr>
            <w:ins w:id="10329" w:author="aas" w:date="2013-10-14T02:06:00Z">
              <w:del w:id="10330" w:author="Anees Shaikh" w:date="2013-10-19T02:16:00Z">
                <w:r w:rsidDel="00E067A3">
                  <w:delText xml:space="preserve">                                       peer port.</w:delText>
                </w:r>
              </w:del>
            </w:ins>
          </w:p>
          <w:p w14:paraId="3381DA3C" w14:textId="598360DF" w:rsidR="00874469" w:rsidDel="00E067A3" w:rsidRDefault="00874469">
            <w:pPr>
              <w:pStyle w:val="Appx"/>
              <w:rPr>
                <w:ins w:id="10331" w:author="aas" w:date="2013-10-14T02:06:00Z"/>
                <w:del w:id="10332" w:author="Anees Shaikh" w:date="2013-10-19T02:16:00Z"/>
              </w:rPr>
              <w:pPrChange w:id="10333" w:author="Anees Shaikh" w:date="2013-10-19T02:16:00Z">
                <w:pPr>
                  <w:pStyle w:val="XML1"/>
                </w:pPr>
              </w:pPrChange>
            </w:pPr>
            <w:ins w:id="10334" w:author="aas" w:date="2013-10-14T02:06:00Z">
              <w:del w:id="10335" w:author="Anees Shaikh" w:date="2013-10-19T02:16:00Z">
                <w:r w:rsidDel="00E067A3">
                  <w:delText xml:space="preserve">                              &lt;/xs:documentation&gt;</w:delText>
                </w:r>
              </w:del>
            </w:ins>
          </w:p>
          <w:p w14:paraId="179DF209" w14:textId="3FEC676D" w:rsidR="00874469" w:rsidDel="00E067A3" w:rsidRDefault="00874469">
            <w:pPr>
              <w:pStyle w:val="Appx"/>
              <w:rPr>
                <w:ins w:id="10336" w:author="aas" w:date="2013-10-14T02:06:00Z"/>
                <w:del w:id="10337" w:author="Anees Shaikh" w:date="2013-10-19T02:16:00Z"/>
              </w:rPr>
              <w:pPrChange w:id="10338" w:author="Anees Shaikh" w:date="2013-10-19T02:16:00Z">
                <w:pPr>
                  <w:pStyle w:val="XML1"/>
                </w:pPr>
              </w:pPrChange>
            </w:pPr>
            <w:ins w:id="10339" w:author="aas" w:date="2013-10-14T02:06:00Z">
              <w:del w:id="10340" w:author="Anees Shaikh" w:date="2013-10-19T02:16:00Z">
                <w:r w:rsidDel="00E067A3">
                  <w:delText xml:space="preserve">                            &lt;/xs:annotation&gt;</w:delText>
                </w:r>
              </w:del>
            </w:ins>
          </w:p>
          <w:p w14:paraId="215B0CA0" w14:textId="6B48A00E" w:rsidR="00874469" w:rsidDel="00E067A3" w:rsidRDefault="00874469">
            <w:pPr>
              <w:pStyle w:val="Appx"/>
              <w:rPr>
                <w:ins w:id="10341" w:author="aas" w:date="2013-10-14T02:06:00Z"/>
                <w:del w:id="10342" w:author="Anees Shaikh" w:date="2013-10-19T02:16:00Z"/>
              </w:rPr>
              <w:pPrChange w:id="10343" w:author="Anees Shaikh" w:date="2013-10-19T02:16:00Z">
                <w:pPr>
                  <w:pStyle w:val="XML1"/>
                </w:pPr>
              </w:pPrChange>
            </w:pPr>
            <w:ins w:id="10344" w:author="aas" w:date="2013-10-14T02:06:00Z">
              <w:del w:id="10345" w:author="Anees Shaikh" w:date="2013-10-19T02:16:00Z">
                <w:r w:rsidDel="00E067A3">
                  <w:delText xml:space="preserve">                            &lt;xs:complexType&gt;</w:delText>
                </w:r>
              </w:del>
            </w:ins>
          </w:p>
          <w:p w14:paraId="3D00294C" w14:textId="5C3122A9" w:rsidR="00874469" w:rsidDel="00E067A3" w:rsidRDefault="00874469">
            <w:pPr>
              <w:pStyle w:val="Appx"/>
              <w:rPr>
                <w:ins w:id="10346" w:author="aas" w:date="2013-10-14T02:06:00Z"/>
                <w:del w:id="10347" w:author="Anees Shaikh" w:date="2013-10-19T02:16:00Z"/>
              </w:rPr>
              <w:pPrChange w:id="10348" w:author="Anees Shaikh" w:date="2013-10-19T02:16:00Z">
                <w:pPr>
                  <w:pStyle w:val="XML1"/>
                </w:pPr>
              </w:pPrChange>
            </w:pPr>
            <w:ins w:id="10349" w:author="aas" w:date="2013-10-14T02:06:00Z">
              <w:del w:id="10350" w:author="Anees Shaikh" w:date="2013-10-19T02:16:00Z">
                <w:r w:rsidDel="00E067A3">
                  <w:delText xml:space="preserve">                              &lt;xs:sequence&gt;</w:delText>
                </w:r>
              </w:del>
            </w:ins>
          </w:p>
          <w:p w14:paraId="4A3D13E9" w14:textId="640B84AF" w:rsidR="00874469" w:rsidDel="00E067A3" w:rsidRDefault="00874469">
            <w:pPr>
              <w:pStyle w:val="Appx"/>
              <w:rPr>
                <w:ins w:id="10351" w:author="aas" w:date="2013-10-14T02:06:00Z"/>
                <w:del w:id="10352" w:author="Anees Shaikh" w:date="2013-10-19T02:16:00Z"/>
              </w:rPr>
              <w:pPrChange w:id="10353" w:author="Anees Shaikh" w:date="2013-10-19T02:16:00Z">
                <w:pPr>
                  <w:pStyle w:val="XML1"/>
                </w:pPr>
              </w:pPrChange>
            </w:pPr>
            <w:ins w:id="10354" w:author="aas" w:date="2013-10-14T02:06:00Z">
              <w:del w:id="10355"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356" w:author="aas" w:date="2013-10-14T02:06:00Z"/>
                <w:del w:id="10357" w:author="Anees Shaikh" w:date="2013-10-19T02:16:00Z"/>
              </w:rPr>
              <w:pPrChange w:id="10358" w:author="Anees Shaikh" w:date="2013-10-19T02:16:00Z">
                <w:pPr>
                  <w:pStyle w:val="XML1"/>
                </w:pPr>
              </w:pPrChange>
            </w:pPr>
            <w:ins w:id="10359" w:author="aas" w:date="2013-10-14T02:06:00Z">
              <w:del w:id="10360" w:author="Anees Shaikh" w:date="2013-10-19T02:16:00Z">
                <w:r w:rsidDel="00E067A3">
                  <w:delText xml:space="preserve">                                  &lt;xs:annotation&gt;</w:delText>
                </w:r>
              </w:del>
            </w:ins>
          </w:p>
          <w:p w14:paraId="23B44161" w14:textId="225F18E1" w:rsidR="00874469" w:rsidDel="00E067A3" w:rsidRDefault="00874469">
            <w:pPr>
              <w:pStyle w:val="Appx"/>
              <w:rPr>
                <w:ins w:id="10361" w:author="aas" w:date="2013-10-14T02:06:00Z"/>
                <w:del w:id="10362" w:author="Anees Shaikh" w:date="2013-10-19T02:16:00Z"/>
              </w:rPr>
              <w:pPrChange w:id="10363" w:author="Anees Shaikh" w:date="2013-10-19T02:16:00Z">
                <w:pPr>
                  <w:pStyle w:val="XML1"/>
                </w:pPr>
              </w:pPrChange>
            </w:pPr>
            <w:ins w:id="10364" w:author="aas" w:date="2013-10-14T02:06:00Z">
              <w:del w:id="10365" w:author="Anees Shaikh" w:date="2013-10-19T02:16:00Z">
                <w:r w:rsidDel="00E067A3">
                  <w:delText xml:space="preserve">                                    &lt;xs:documentation&gt;</w:delText>
                </w:r>
              </w:del>
            </w:ins>
          </w:p>
          <w:p w14:paraId="553CF882" w14:textId="354A4023" w:rsidR="00874469" w:rsidDel="00E067A3" w:rsidRDefault="00874469">
            <w:pPr>
              <w:pStyle w:val="Appx"/>
              <w:rPr>
                <w:ins w:id="10366" w:author="aas" w:date="2013-10-14T02:06:00Z"/>
                <w:del w:id="10367" w:author="Anees Shaikh" w:date="2013-10-19T02:16:00Z"/>
              </w:rPr>
              <w:pPrChange w:id="10368" w:author="Anees Shaikh" w:date="2013-10-19T02:16:00Z">
                <w:pPr>
                  <w:pStyle w:val="XML1"/>
                </w:pPr>
              </w:pPrChange>
            </w:pPr>
            <w:ins w:id="10369" w:author="aas" w:date="2013-10-14T02:06:00Z">
              <w:del w:id="10370"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371" w:author="aas" w:date="2013-10-14T02:06:00Z"/>
                <w:del w:id="10372" w:author="Anees Shaikh" w:date="2013-10-19T02:16:00Z"/>
              </w:rPr>
              <w:pPrChange w:id="10373" w:author="Anees Shaikh" w:date="2013-10-19T02:16:00Z">
                <w:pPr>
                  <w:pStyle w:val="XML1"/>
                </w:pPr>
              </w:pPrChange>
            </w:pPr>
            <w:ins w:id="10374" w:author="aas" w:date="2013-10-14T02:06:00Z">
              <w:del w:id="10375" w:author="Anees Shaikh" w:date="2013-10-19T02:16:00Z">
                <w:r w:rsidDel="00E067A3">
                  <w:delText xml:space="preserve">                                             transmissions rates are allowed.</w:delText>
                </w:r>
              </w:del>
            </w:ins>
          </w:p>
          <w:p w14:paraId="3CEC999F" w14:textId="5F88D204" w:rsidR="00874469" w:rsidDel="00E067A3" w:rsidRDefault="00874469">
            <w:pPr>
              <w:pStyle w:val="Appx"/>
              <w:rPr>
                <w:ins w:id="10376" w:author="aas" w:date="2013-10-14T02:06:00Z"/>
                <w:del w:id="10377" w:author="Anees Shaikh" w:date="2013-10-19T02:16:00Z"/>
              </w:rPr>
              <w:pPrChange w:id="10378" w:author="Anees Shaikh" w:date="2013-10-19T02:16:00Z">
                <w:pPr>
                  <w:pStyle w:val="XML1"/>
                </w:pPr>
              </w:pPrChange>
            </w:pPr>
            <w:ins w:id="10379" w:author="aas" w:date="2013-10-14T02:06:00Z">
              <w:del w:id="10380" w:author="Anees Shaikh" w:date="2013-10-19T02:16:00Z">
                <w:r w:rsidDel="00E067A3">
                  <w:delText xml:space="preserve">                                    &lt;/xs:documentation&gt;</w:delText>
                </w:r>
              </w:del>
            </w:ins>
          </w:p>
          <w:p w14:paraId="5BCE3783" w14:textId="1EEDCBE8" w:rsidR="00874469" w:rsidDel="00E067A3" w:rsidRDefault="00874469">
            <w:pPr>
              <w:pStyle w:val="Appx"/>
              <w:rPr>
                <w:ins w:id="10381" w:author="aas" w:date="2013-10-14T02:06:00Z"/>
                <w:del w:id="10382" w:author="Anees Shaikh" w:date="2013-10-19T02:16:00Z"/>
              </w:rPr>
              <w:pPrChange w:id="10383" w:author="Anees Shaikh" w:date="2013-10-19T02:16:00Z">
                <w:pPr>
                  <w:pStyle w:val="XML1"/>
                </w:pPr>
              </w:pPrChange>
            </w:pPr>
            <w:ins w:id="10384" w:author="aas" w:date="2013-10-14T02:06:00Z">
              <w:del w:id="10385" w:author="Anees Shaikh" w:date="2013-10-19T02:16:00Z">
                <w:r w:rsidDel="00E067A3">
                  <w:delText xml:space="preserve">                                  &lt;/xs:annotation&gt;</w:delText>
                </w:r>
              </w:del>
            </w:ins>
          </w:p>
          <w:p w14:paraId="113472C3" w14:textId="23B43EB4" w:rsidR="00874469" w:rsidDel="00E067A3" w:rsidRDefault="00874469">
            <w:pPr>
              <w:pStyle w:val="Appx"/>
              <w:rPr>
                <w:ins w:id="10386" w:author="aas" w:date="2013-10-14T02:06:00Z"/>
                <w:del w:id="10387" w:author="Anees Shaikh" w:date="2013-10-19T02:16:00Z"/>
              </w:rPr>
              <w:pPrChange w:id="10388" w:author="Anees Shaikh" w:date="2013-10-19T02:16:00Z">
                <w:pPr>
                  <w:pStyle w:val="XML1"/>
                </w:pPr>
              </w:pPrChange>
            </w:pPr>
            <w:ins w:id="10389" w:author="aas" w:date="2013-10-14T02:06:00Z">
              <w:del w:id="10390" w:author="Anees Shaikh" w:date="2013-10-19T02:16:00Z">
                <w:r w:rsidDel="00E067A3">
                  <w:delText xml:space="preserve">                                &lt;/xs:element&gt;</w:delText>
                </w:r>
              </w:del>
            </w:ins>
          </w:p>
          <w:p w14:paraId="242351F9" w14:textId="54D63470" w:rsidR="00874469" w:rsidDel="00E067A3" w:rsidRDefault="00874469">
            <w:pPr>
              <w:pStyle w:val="Appx"/>
              <w:rPr>
                <w:ins w:id="10391" w:author="aas" w:date="2013-10-14T02:06:00Z"/>
                <w:del w:id="10392" w:author="Anees Shaikh" w:date="2013-10-19T02:16:00Z"/>
              </w:rPr>
              <w:pPrChange w:id="10393" w:author="Anees Shaikh" w:date="2013-10-19T02:16:00Z">
                <w:pPr>
                  <w:pStyle w:val="XML1"/>
                </w:pPr>
              </w:pPrChange>
            </w:pPr>
            <w:ins w:id="10394" w:author="aas" w:date="2013-10-14T02:06:00Z">
              <w:del w:id="10395"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396" w:author="aas" w:date="2013-10-14T02:06:00Z"/>
                <w:del w:id="10397" w:author="Anees Shaikh" w:date="2013-10-19T02:16:00Z"/>
              </w:rPr>
              <w:pPrChange w:id="10398" w:author="Anees Shaikh" w:date="2013-10-19T02:16:00Z">
                <w:pPr>
                  <w:pStyle w:val="XML1"/>
                </w:pPr>
              </w:pPrChange>
            </w:pPr>
            <w:ins w:id="10399" w:author="aas" w:date="2013-10-14T02:06:00Z">
              <w:del w:id="10400" w:author="Anees Shaikh" w:date="2013-10-19T02:16:00Z">
                <w:r w:rsidDel="00E067A3">
                  <w:delText xml:space="preserve">                                  &lt;xs:annotation&gt;</w:delText>
                </w:r>
              </w:del>
            </w:ins>
          </w:p>
          <w:p w14:paraId="4BC821D0" w14:textId="70563E31" w:rsidR="00874469" w:rsidDel="00E067A3" w:rsidRDefault="00874469">
            <w:pPr>
              <w:pStyle w:val="Appx"/>
              <w:rPr>
                <w:ins w:id="10401" w:author="aas" w:date="2013-10-14T02:06:00Z"/>
                <w:del w:id="10402" w:author="Anees Shaikh" w:date="2013-10-19T02:16:00Z"/>
              </w:rPr>
              <w:pPrChange w:id="10403" w:author="Anees Shaikh" w:date="2013-10-19T02:16:00Z">
                <w:pPr>
                  <w:pStyle w:val="XML1"/>
                </w:pPr>
              </w:pPrChange>
            </w:pPr>
            <w:ins w:id="10404" w:author="aas" w:date="2013-10-14T02:06:00Z">
              <w:del w:id="10405" w:author="Anees Shaikh" w:date="2013-10-19T02:16:00Z">
                <w:r w:rsidDel="00E067A3">
                  <w:delText xml:space="preserve">                                    &lt;xs:documentation&gt;</w:delText>
                </w:r>
              </w:del>
            </w:ins>
          </w:p>
          <w:p w14:paraId="57C6077F" w14:textId="379CD2C4" w:rsidR="00874469" w:rsidDel="00E067A3" w:rsidRDefault="00874469">
            <w:pPr>
              <w:pStyle w:val="Appx"/>
              <w:rPr>
                <w:ins w:id="10406" w:author="aas" w:date="2013-10-14T02:06:00Z"/>
                <w:del w:id="10407" w:author="Anees Shaikh" w:date="2013-10-19T02:16:00Z"/>
              </w:rPr>
              <w:pPrChange w:id="10408" w:author="Anees Shaikh" w:date="2013-10-19T02:16:00Z">
                <w:pPr>
                  <w:pStyle w:val="XML1"/>
                </w:pPr>
              </w:pPrChange>
            </w:pPr>
            <w:ins w:id="10409" w:author="aas" w:date="2013-10-14T02:06:00Z">
              <w:del w:id="10410"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11" w:author="aas" w:date="2013-10-14T02:06:00Z"/>
                <w:del w:id="10412" w:author="Anees Shaikh" w:date="2013-10-19T02:16:00Z"/>
              </w:rPr>
              <w:pPrChange w:id="10413" w:author="Anees Shaikh" w:date="2013-10-19T02:16:00Z">
                <w:pPr>
                  <w:pStyle w:val="XML1"/>
                </w:pPr>
              </w:pPrChange>
            </w:pPr>
            <w:ins w:id="10414" w:author="aas" w:date="2013-10-14T02:06:00Z">
              <w:del w:id="10415" w:author="Anees Shaikh" w:date="2013-10-19T02:16:00Z">
                <w:r w:rsidDel="00E067A3">
                  <w:delText xml:space="preserve">                                             the port.</w:delText>
                </w:r>
              </w:del>
            </w:ins>
          </w:p>
          <w:p w14:paraId="089F9B50" w14:textId="0010C519" w:rsidR="00874469" w:rsidDel="00E067A3" w:rsidRDefault="00874469">
            <w:pPr>
              <w:pStyle w:val="Appx"/>
              <w:rPr>
                <w:ins w:id="10416" w:author="aas" w:date="2013-10-14T02:06:00Z"/>
                <w:del w:id="10417" w:author="Anees Shaikh" w:date="2013-10-19T02:16:00Z"/>
              </w:rPr>
              <w:pPrChange w:id="10418" w:author="Anees Shaikh" w:date="2013-10-19T02:16:00Z">
                <w:pPr>
                  <w:pStyle w:val="XML1"/>
                </w:pPr>
              </w:pPrChange>
            </w:pPr>
            <w:ins w:id="10419" w:author="aas" w:date="2013-10-14T02:06:00Z">
              <w:del w:id="10420" w:author="Anees Shaikh" w:date="2013-10-19T02:16:00Z">
                <w:r w:rsidDel="00E067A3">
                  <w:delText xml:space="preserve">                                    &lt;/xs:documentation&gt;</w:delText>
                </w:r>
              </w:del>
            </w:ins>
          </w:p>
          <w:p w14:paraId="6E160D66" w14:textId="1E66135F" w:rsidR="00874469" w:rsidDel="00E067A3" w:rsidRDefault="00874469">
            <w:pPr>
              <w:pStyle w:val="Appx"/>
              <w:rPr>
                <w:ins w:id="10421" w:author="aas" w:date="2013-10-14T02:06:00Z"/>
                <w:del w:id="10422" w:author="Anees Shaikh" w:date="2013-10-19T02:16:00Z"/>
              </w:rPr>
              <w:pPrChange w:id="10423" w:author="Anees Shaikh" w:date="2013-10-19T02:16:00Z">
                <w:pPr>
                  <w:pStyle w:val="XML1"/>
                </w:pPr>
              </w:pPrChange>
            </w:pPr>
            <w:ins w:id="10424" w:author="aas" w:date="2013-10-14T02:06:00Z">
              <w:del w:id="10425" w:author="Anees Shaikh" w:date="2013-10-19T02:16:00Z">
                <w:r w:rsidDel="00E067A3">
                  <w:delText xml:space="preserve">                                  &lt;/xs:annotation&gt;</w:delText>
                </w:r>
              </w:del>
            </w:ins>
          </w:p>
          <w:p w14:paraId="5F0CEAE1" w14:textId="4D01DB56" w:rsidR="00874469" w:rsidDel="00E067A3" w:rsidRDefault="00874469">
            <w:pPr>
              <w:pStyle w:val="Appx"/>
              <w:rPr>
                <w:ins w:id="10426" w:author="aas" w:date="2013-10-14T02:06:00Z"/>
                <w:del w:id="10427" w:author="Anees Shaikh" w:date="2013-10-19T02:16:00Z"/>
              </w:rPr>
              <w:pPrChange w:id="10428" w:author="Anees Shaikh" w:date="2013-10-19T02:16:00Z">
                <w:pPr>
                  <w:pStyle w:val="XML1"/>
                </w:pPr>
              </w:pPrChange>
            </w:pPr>
            <w:ins w:id="10429" w:author="aas" w:date="2013-10-14T02:06:00Z">
              <w:del w:id="10430" w:author="Anees Shaikh" w:date="2013-10-19T02:16:00Z">
                <w:r w:rsidDel="00E067A3">
                  <w:delText xml:space="preserve">                                &lt;/xs:element&gt;</w:delText>
                </w:r>
              </w:del>
            </w:ins>
          </w:p>
          <w:p w14:paraId="0D9B9814" w14:textId="7DC148A3" w:rsidR="00874469" w:rsidDel="00E067A3" w:rsidRDefault="00874469">
            <w:pPr>
              <w:pStyle w:val="Appx"/>
              <w:rPr>
                <w:ins w:id="10431" w:author="aas" w:date="2013-10-14T02:06:00Z"/>
                <w:del w:id="10432" w:author="Anees Shaikh" w:date="2013-10-19T02:16:00Z"/>
              </w:rPr>
              <w:pPrChange w:id="10433" w:author="Anees Shaikh" w:date="2013-10-19T02:16:00Z">
                <w:pPr>
                  <w:pStyle w:val="XML1"/>
                </w:pPr>
              </w:pPrChange>
            </w:pPr>
            <w:ins w:id="10434" w:author="aas" w:date="2013-10-14T02:06:00Z">
              <w:del w:id="10435"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36" w:author="aas" w:date="2013-10-14T02:06:00Z"/>
                <w:del w:id="10437" w:author="Anees Shaikh" w:date="2013-10-19T02:16:00Z"/>
              </w:rPr>
              <w:pPrChange w:id="10438" w:author="Anees Shaikh" w:date="2013-10-19T02:16:00Z">
                <w:pPr>
                  <w:pStyle w:val="XML1"/>
                </w:pPr>
              </w:pPrChange>
            </w:pPr>
            <w:ins w:id="10439" w:author="aas" w:date="2013-10-14T02:06:00Z">
              <w:del w:id="10440" w:author="Anees Shaikh" w:date="2013-10-19T02:16:00Z">
                <w:r w:rsidDel="00E067A3">
                  <w:delText xml:space="preserve">                                  &lt;xs:annotation&gt;</w:delText>
                </w:r>
              </w:del>
            </w:ins>
          </w:p>
          <w:p w14:paraId="38DC8184" w14:textId="2B266E8E" w:rsidR="00874469" w:rsidDel="00E067A3" w:rsidRDefault="00874469">
            <w:pPr>
              <w:pStyle w:val="Appx"/>
              <w:rPr>
                <w:ins w:id="10441" w:author="aas" w:date="2013-10-14T02:06:00Z"/>
                <w:del w:id="10442" w:author="Anees Shaikh" w:date="2013-10-19T02:16:00Z"/>
              </w:rPr>
              <w:pPrChange w:id="10443" w:author="Anees Shaikh" w:date="2013-10-19T02:16:00Z">
                <w:pPr>
                  <w:pStyle w:val="XML1"/>
                </w:pPr>
              </w:pPrChange>
            </w:pPr>
            <w:ins w:id="10444" w:author="aas" w:date="2013-10-14T02:06:00Z">
              <w:del w:id="10445" w:author="Anees Shaikh" w:date="2013-10-19T02:16:00Z">
                <w:r w:rsidDel="00E067A3">
                  <w:delText xml:space="preserve">                                    &lt;xs:documentation&gt;</w:delText>
                </w:r>
              </w:del>
            </w:ins>
          </w:p>
          <w:p w14:paraId="7E6189A7" w14:textId="7C6C0F08" w:rsidR="00874469" w:rsidDel="00E067A3" w:rsidRDefault="00874469">
            <w:pPr>
              <w:pStyle w:val="Appx"/>
              <w:rPr>
                <w:ins w:id="10446" w:author="aas" w:date="2013-10-14T02:06:00Z"/>
                <w:del w:id="10447" w:author="Anees Shaikh" w:date="2013-10-19T02:16:00Z"/>
              </w:rPr>
              <w:pPrChange w:id="10448" w:author="Anees Shaikh" w:date="2013-10-19T02:16:00Z">
                <w:pPr>
                  <w:pStyle w:val="XML1"/>
                </w:pPr>
              </w:pPrChange>
            </w:pPr>
            <w:ins w:id="10449" w:author="aas" w:date="2013-10-14T02:06:00Z">
              <w:del w:id="10450"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51" w:author="aas" w:date="2013-10-14T02:06:00Z"/>
                <w:del w:id="10452" w:author="Anees Shaikh" w:date="2013-10-19T02:16:00Z"/>
              </w:rPr>
              <w:pPrChange w:id="10453" w:author="Anees Shaikh" w:date="2013-10-19T02:16:00Z">
                <w:pPr>
                  <w:pStyle w:val="XML1"/>
                </w:pPr>
              </w:pPrChange>
            </w:pPr>
            <w:ins w:id="10454" w:author="aas" w:date="2013-10-14T02:06:00Z">
              <w:del w:id="10455" w:author="Anees Shaikh" w:date="2013-10-19T02:16:00Z">
                <w:r w:rsidDel="00E067A3">
                  <w:delText xml:space="preserve">                                    &lt;/xs:documentation&gt;</w:delText>
                </w:r>
              </w:del>
            </w:ins>
          </w:p>
          <w:p w14:paraId="1153F37C" w14:textId="301081C3" w:rsidR="00874469" w:rsidDel="00E067A3" w:rsidRDefault="00874469">
            <w:pPr>
              <w:pStyle w:val="Appx"/>
              <w:rPr>
                <w:ins w:id="10456" w:author="aas" w:date="2013-10-14T02:06:00Z"/>
                <w:del w:id="10457" w:author="Anees Shaikh" w:date="2013-10-19T02:16:00Z"/>
              </w:rPr>
              <w:pPrChange w:id="10458" w:author="Anees Shaikh" w:date="2013-10-19T02:16:00Z">
                <w:pPr>
                  <w:pStyle w:val="XML1"/>
                </w:pPr>
              </w:pPrChange>
            </w:pPr>
            <w:ins w:id="10459" w:author="aas" w:date="2013-10-14T02:06:00Z">
              <w:del w:id="10460" w:author="Anees Shaikh" w:date="2013-10-19T02:16:00Z">
                <w:r w:rsidDel="00E067A3">
                  <w:delText xml:space="preserve">                                  &lt;/xs:annotation&gt;</w:delText>
                </w:r>
              </w:del>
            </w:ins>
          </w:p>
          <w:p w14:paraId="5CB09AE9" w14:textId="044EE425" w:rsidR="00874469" w:rsidDel="00E067A3" w:rsidRDefault="00874469">
            <w:pPr>
              <w:pStyle w:val="Appx"/>
              <w:rPr>
                <w:ins w:id="10461" w:author="aas" w:date="2013-10-14T02:06:00Z"/>
                <w:del w:id="10462" w:author="Anees Shaikh" w:date="2013-10-19T02:16:00Z"/>
              </w:rPr>
              <w:pPrChange w:id="10463" w:author="Anees Shaikh" w:date="2013-10-19T02:16:00Z">
                <w:pPr>
                  <w:pStyle w:val="XML1"/>
                </w:pPr>
              </w:pPrChange>
            </w:pPr>
            <w:ins w:id="10464" w:author="aas" w:date="2013-10-14T02:06:00Z">
              <w:del w:id="10465" w:author="Anees Shaikh" w:date="2013-10-19T02:16:00Z">
                <w:r w:rsidDel="00E067A3">
                  <w:delText xml:space="preserve">                                  &lt;xs:simpleType&gt;</w:delText>
                </w:r>
              </w:del>
            </w:ins>
          </w:p>
          <w:p w14:paraId="7E33C5B1" w14:textId="61930BCC" w:rsidR="00874469" w:rsidDel="00E067A3" w:rsidRDefault="00874469">
            <w:pPr>
              <w:pStyle w:val="Appx"/>
              <w:rPr>
                <w:ins w:id="10466" w:author="aas" w:date="2013-10-14T02:06:00Z"/>
                <w:del w:id="10467" w:author="Anees Shaikh" w:date="2013-10-19T02:16:00Z"/>
              </w:rPr>
              <w:pPrChange w:id="10468" w:author="Anees Shaikh" w:date="2013-10-19T02:16:00Z">
                <w:pPr>
                  <w:pStyle w:val="XML1"/>
                </w:pPr>
              </w:pPrChange>
            </w:pPr>
            <w:ins w:id="10469" w:author="aas" w:date="2013-10-14T02:06:00Z">
              <w:del w:id="10470" w:author="Anees Shaikh" w:date="2013-10-19T02:16:00Z">
                <w:r w:rsidDel="00E067A3">
                  <w:delText xml:space="preserve">                                    &lt;xs:restriction base="xs:string"&gt;</w:delText>
                </w:r>
              </w:del>
            </w:ins>
          </w:p>
          <w:p w14:paraId="23340A78" w14:textId="4F799AC6" w:rsidR="00874469" w:rsidDel="00E067A3" w:rsidRDefault="00874469">
            <w:pPr>
              <w:pStyle w:val="Appx"/>
              <w:rPr>
                <w:ins w:id="10471" w:author="aas" w:date="2013-10-14T02:06:00Z"/>
                <w:del w:id="10472" w:author="Anees Shaikh" w:date="2013-10-19T02:16:00Z"/>
              </w:rPr>
              <w:pPrChange w:id="10473" w:author="Anees Shaikh" w:date="2013-10-19T02:16:00Z">
                <w:pPr>
                  <w:pStyle w:val="XML1"/>
                </w:pPr>
              </w:pPrChange>
            </w:pPr>
            <w:ins w:id="10474" w:author="aas" w:date="2013-10-14T02:06:00Z">
              <w:del w:id="10475" w:author="Anees Shaikh" w:date="2013-10-19T02:16:00Z">
                <w:r w:rsidDel="00E067A3">
                  <w:delText xml:space="preserve">                                      &lt;xs:enumeration value="copper"/&gt;</w:delText>
                </w:r>
              </w:del>
            </w:ins>
          </w:p>
          <w:p w14:paraId="1E82581D" w14:textId="07336EEE" w:rsidR="00874469" w:rsidDel="00E067A3" w:rsidRDefault="00874469">
            <w:pPr>
              <w:pStyle w:val="Appx"/>
              <w:rPr>
                <w:ins w:id="10476" w:author="aas" w:date="2013-10-14T02:06:00Z"/>
                <w:del w:id="10477" w:author="Anees Shaikh" w:date="2013-10-19T02:16:00Z"/>
              </w:rPr>
              <w:pPrChange w:id="10478" w:author="Anees Shaikh" w:date="2013-10-19T02:16:00Z">
                <w:pPr>
                  <w:pStyle w:val="XML1"/>
                </w:pPr>
              </w:pPrChange>
            </w:pPr>
            <w:ins w:id="10479" w:author="aas" w:date="2013-10-14T02:06:00Z">
              <w:del w:id="10480" w:author="Anees Shaikh" w:date="2013-10-19T02:16:00Z">
                <w:r w:rsidDel="00E067A3">
                  <w:delText xml:space="preserve">                                      &lt;xs:enumeration value="fiber"/&gt;</w:delText>
                </w:r>
              </w:del>
            </w:ins>
          </w:p>
          <w:p w14:paraId="097B250F" w14:textId="5B33617F" w:rsidR="00874469" w:rsidDel="00E067A3" w:rsidRDefault="00874469">
            <w:pPr>
              <w:pStyle w:val="Appx"/>
              <w:rPr>
                <w:ins w:id="10481" w:author="aas" w:date="2013-10-14T02:06:00Z"/>
                <w:del w:id="10482" w:author="Anees Shaikh" w:date="2013-10-19T02:16:00Z"/>
              </w:rPr>
              <w:pPrChange w:id="10483" w:author="Anees Shaikh" w:date="2013-10-19T02:16:00Z">
                <w:pPr>
                  <w:pStyle w:val="XML1"/>
                </w:pPr>
              </w:pPrChange>
            </w:pPr>
            <w:ins w:id="10484" w:author="aas" w:date="2013-10-14T02:06:00Z">
              <w:del w:id="10485" w:author="Anees Shaikh" w:date="2013-10-19T02:16:00Z">
                <w:r w:rsidDel="00E067A3">
                  <w:delText xml:space="preserve">                                    &lt;/xs:restriction&gt;</w:delText>
                </w:r>
              </w:del>
            </w:ins>
          </w:p>
          <w:p w14:paraId="54495FBA" w14:textId="5D303873" w:rsidR="00874469" w:rsidDel="00E067A3" w:rsidRDefault="00874469">
            <w:pPr>
              <w:pStyle w:val="Appx"/>
              <w:rPr>
                <w:ins w:id="10486" w:author="aas" w:date="2013-10-14T02:06:00Z"/>
                <w:del w:id="10487" w:author="Anees Shaikh" w:date="2013-10-19T02:16:00Z"/>
              </w:rPr>
              <w:pPrChange w:id="10488" w:author="Anees Shaikh" w:date="2013-10-19T02:16:00Z">
                <w:pPr>
                  <w:pStyle w:val="XML1"/>
                </w:pPr>
              </w:pPrChange>
            </w:pPr>
            <w:ins w:id="10489" w:author="aas" w:date="2013-10-14T02:06:00Z">
              <w:del w:id="10490" w:author="Anees Shaikh" w:date="2013-10-19T02:16:00Z">
                <w:r w:rsidDel="00E067A3">
                  <w:delText xml:space="preserve">                                  &lt;/xs:simpleType&gt;</w:delText>
                </w:r>
              </w:del>
            </w:ins>
          </w:p>
          <w:p w14:paraId="1DEA5404" w14:textId="1DF28286" w:rsidR="00874469" w:rsidDel="00E067A3" w:rsidRDefault="00874469">
            <w:pPr>
              <w:pStyle w:val="Appx"/>
              <w:rPr>
                <w:ins w:id="10491" w:author="aas" w:date="2013-10-14T02:06:00Z"/>
                <w:del w:id="10492" w:author="Anees Shaikh" w:date="2013-10-19T02:16:00Z"/>
              </w:rPr>
              <w:pPrChange w:id="10493" w:author="Anees Shaikh" w:date="2013-10-19T02:16:00Z">
                <w:pPr>
                  <w:pStyle w:val="XML1"/>
                </w:pPr>
              </w:pPrChange>
            </w:pPr>
            <w:ins w:id="10494" w:author="aas" w:date="2013-10-14T02:06:00Z">
              <w:del w:id="10495" w:author="Anees Shaikh" w:date="2013-10-19T02:16:00Z">
                <w:r w:rsidDel="00E067A3">
                  <w:delText xml:space="preserve">                                &lt;/xs:element&gt;</w:delText>
                </w:r>
              </w:del>
            </w:ins>
          </w:p>
          <w:p w14:paraId="41A5D114" w14:textId="61B9AB6C" w:rsidR="00874469" w:rsidDel="00E067A3" w:rsidRDefault="00874469">
            <w:pPr>
              <w:pStyle w:val="Appx"/>
              <w:rPr>
                <w:ins w:id="10496" w:author="aas" w:date="2013-10-14T02:06:00Z"/>
                <w:del w:id="10497" w:author="Anees Shaikh" w:date="2013-10-19T02:16:00Z"/>
              </w:rPr>
              <w:pPrChange w:id="10498" w:author="Anees Shaikh" w:date="2013-10-19T02:16:00Z">
                <w:pPr>
                  <w:pStyle w:val="XML1"/>
                </w:pPr>
              </w:pPrChange>
            </w:pPr>
            <w:ins w:id="10499" w:author="aas" w:date="2013-10-14T02:06:00Z">
              <w:del w:id="10500" w:author="Anees Shaikh" w:date="2013-10-19T02:16:00Z">
                <w:r w:rsidDel="00E067A3">
                  <w:delText xml:space="preserve">                                &lt;xs:element name="pause"&gt;</w:delText>
                </w:r>
              </w:del>
            </w:ins>
          </w:p>
          <w:p w14:paraId="1152CBE1" w14:textId="2AF23842" w:rsidR="00874469" w:rsidDel="00E067A3" w:rsidRDefault="00874469">
            <w:pPr>
              <w:pStyle w:val="Appx"/>
              <w:rPr>
                <w:ins w:id="10501" w:author="aas" w:date="2013-10-14T02:06:00Z"/>
                <w:del w:id="10502" w:author="Anees Shaikh" w:date="2013-10-19T02:16:00Z"/>
              </w:rPr>
              <w:pPrChange w:id="10503" w:author="Anees Shaikh" w:date="2013-10-19T02:16:00Z">
                <w:pPr>
                  <w:pStyle w:val="XML1"/>
                </w:pPr>
              </w:pPrChange>
            </w:pPr>
            <w:ins w:id="10504" w:author="aas" w:date="2013-10-14T02:06:00Z">
              <w:del w:id="10505" w:author="Anees Shaikh" w:date="2013-10-19T02:16:00Z">
                <w:r w:rsidDel="00E067A3">
                  <w:delText xml:space="preserve">                                  &lt;xs:annotation&gt;</w:delText>
                </w:r>
              </w:del>
            </w:ins>
          </w:p>
          <w:p w14:paraId="30642186" w14:textId="296516A4" w:rsidR="00874469" w:rsidDel="00E067A3" w:rsidRDefault="00874469">
            <w:pPr>
              <w:pStyle w:val="Appx"/>
              <w:rPr>
                <w:ins w:id="10506" w:author="aas" w:date="2013-10-14T02:06:00Z"/>
                <w:del w:id="10507" w:author="Anees Shaikh" w:date="2013-10-19T02:16:00Z"/>
              </w:rPr>
              <w:pPrChange w:id="10508" w:author="Anees Shaikh" w:date="2013-10-19T02:16:00Z">
                <w:pPr>
                  <w:pStyle w:val="XML1"/>
                </w:pPr>
              </w:pPrChange>
            </w:pPr>
            <w:ins w:id="10509" w:author="aas" w:date="2013-10-14T02:06:00Z">
              <w:del w:id="10510" w:author="Anees Shaikh" w:date="2013-10-19T02:16:00Z">
                <w:r w:rsidDel="00E067A3">
                  <w:delText xml:space="preserve">                                    &lt;xs:documentation&gt;</w:delText>
                </w:r>
              </w:del>
            </w:ins>
          </w:p>
          <w:p w14:paraId="0C66E0A8" w14:textId="2622632D" w:rsidR="00874469" w:rsidDel="00E067A3" w:rsidRDefault="00874469">
            <w:pPr>
              <w:pStyle w:val="Appx"/>
              <w:rPr>
                <w:ins w:id="10511" w:author="aas" w:date="2013-10-14T02:06:00Z"/>
                <w:del w:id="10512" w:author="Anees Shaikh" w:date="2013-10-19T02:16:00Z"/>
              </w:rPr>
              <w:pPrChange w:id="10513" w:author="Anees Shaikh" w:date="2013-10-19T02:16:00Z">
                <w:pPr>
                  <w:pStyle w:val="XML1"/>
                </w:pPr>
              </w:pPrChange>
            </w:pPr>
            <w:ins w:id="10514" w:author="aas" w:date="2013-10-14T02:06:00Z">
              <w:del w:id="10515"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16" w:author="aas" w:date="2013-10-14T02:06:00Z"/>
                <w:del w:id="10517" w:author="Anees Shaikh" w:date="2013-10-19T02:16:00Z"/>
              </w:rPr>
              <w:pPrChange w:id="10518" w:author="Anees Shaikh" w:date="2013-10-19T02:16:00Z">
                <w:pPr>
                  <w:pStyle w:val="XML1"/>
                </w:pPr>
              </w:pPrChange>
            </w:pPr>
            <w:ins w:id="10519" w:author="aas" w:date="2013-10-14T02:06:00Z">
              <w:del w:id="10520" w:author="Anees Shaikh" w:date="2013-10-19T02:16:00Z">
                <w:r w:rsidDel="00E067A3">
                  <w:delText xml:space="preserve">                                             it is asymmetric or symmetric.</w:delText>
                </w:r>
              </w:del>
            </w:ins>
          </w:p>
          <w:p w14:paraId="69DDAF27" w14:textId="1B2B7663" w:rsidR="00874469" w:rsidDel="00E067A3" w:rsidRDefault="00874469">
            <w:pPr>
              <w:pStyle w:val="Appx"/>
              <w:rPr>
                <w:ins w:id="10521" w:author="aas" w:date="2013-10-14T02:06:00Z"/>
                <w:del w:id="10522" w:author="Anees Shaikh" w:date="2013-10-19T02:16:00Z"/>
              </w:rPr>
              <w:pPrChange w:id="10523" w:author="Anees Shaikh" w:date="2013-10-19T02:16:00Z">
                <w:pPr>
                  <w:pStyle w:val="XML1"/>
                </w:pPr>
              </w:pPrChange>
            </w:pPr>
            <w:ins w:id="10524" w:author="aas" w:date="2013-10-14T02:06:00Z">
              <w:del w:id="10525" w:author="Anees Shaikh" w:date="2013-10-19T02:16:00Z">
                <w:r w:rsidDel="00E067A3">
                  <w:delText xml:space="preserve">                                    &lt;/xs:documentation&gt;</w:delText>
                </w:r>
              </w:del>
            </w:ins>
          </w:p>
          <w:p w14:paraId="78954FCB" w14:textId="6D698376" w:rsidR="00874469" w:rsidDel="00E067A3" w:rsidRDefault="00874469">
            <w:pPr>
              <w:pStyle w:val="Appx"/>
              <w:rPr>
                <w:ins w:id="10526" w:author="aas" w:date="2013-10-14T02:06:00Z"/>
                <w:del w:id="10527" w:author="Anees Shaikh" w:date="2013-10-19T02:16:00Z"/>
              </w:rPr>
              <w:pPrChange w:id="10528" w:author="Anees Shaikh" w:date="2013-10-19T02:16:00Z">
                <w:pPr>
                  <w:pStyle w:val="XML1"/>
                </w:pPr>
              </w:pPrChange>
            </w:pPr>
            <w:ins w:id="10529" w:author="aas" w:date="2013-10-14T02:06:00Z">
              <w:del w:id="10530" w:author="Anees Shaikh" w:date="2013-10-19T02:16:00Z">
                <w:r w:rsidDel="00E067A3">
                  <w:delText xml:space="preserve">                                  &lt;/xs:annotation&gt;</w:delText>
                </w:r>
              </w:del>
            </w:ins>
          </w:p>
          <w:p w14:paraId="13231CC7" w14:textId="03E53B5C" w:rsidR="00874469" w:rsidDel="00E067A3" w:rsidRDefault="00874469">
            <w:pPr>
              <w:pStyle w:val="Appx"/>
              <w:rPr>
                <w:ins w:id="10531" w:author="aas" w:date="2013-10-14T02:06:00Z"/>
                <w:del w:id="10532" w:author="Anees Shaikh" w:date="2013-10-19T02:16:00Z"/>
              </w:rPr>
              <w:pPrChange w:id="10533" w:author="Anees Shaikh" w:date="2013-10-19T02:16:00Z">
                <w:pPr>
                  <w:pStyle w:val="XML1"/>
                </w:pPr>
              </w:pPrChange>
            </w:pPr>
            <w:ins w:id="10534" w:author="aas" w:date="2013-10-14T02:06:00Z">
              <w:del w:id="10535" w:author="Anees Shaikh" w:date="2013-10-19T02:16:00Z">
                <w:r w:rsidDel="00E067A3">
                  <w:delText xml:space="preserve">                                  &lt;xs:simpleType&gt;</w:delText>
                </w:r>
              </w:del>
            </w:ins>
          </w:p>
          <w:p w14:paraId="4513C5D9" w14:textId="31ACB4A5" w:rsidR="00874469" w:rsidDel="00E067A3" w:rsidRDefault="00874469">
            <w:pPr>
              <w:pStyle w:val="Appx"/>
              <w:rPr>
                <w:ins w:id="10536" w:author="aas" w:date="2013-10-14T02:06:00Z"/>
                <w:del w:id="10537" w:author="Anees Shaikh" w:date="2013-10-19T02:16:00Z"/>
              </w:rPr>
              <w:pPrChange w:id="10538" w:author="Anees Shaikh" w:date="2013-10-19T02:16:00Z">
                <w:pPr>
                  <w:pStyle w:val="XML1"/>
                </w:pPr>
              </w:pPrChange>
            </w:pPr>
            <w:ins w:id="10539" w:author="aas" w:date="2013-10-14T02:06:00Z">
              <w:del w:id="10540" w:author="Anees Shaikh" w:date="2013-10-19T02:16:00Z">
                <w:r w:rsidDel="00E067A3">
                  <w:delText xml:space="preserve">                                    &lt;xs:restriction base="xs:string"&gt;</w:delText>
                </w:r>
              </w:del>
            </w:ins>
          </w:p>
          <w:p w14:paraId="229A0195" w14:textId="499ADCF5" w:rsidR="00874469" w:rsidDel="00E067A3" w:rsidRDefault="00874469">
            <w:pPr>
              <w:pStyle w:val="Appx"/>
              <w:rPr>
                <w:ins w:id="10541" w:author="aas" w:date="2013-10-14T02:06:00Z"/>
                <w:del w:id="10542" w:author="Anees Shaikh" w:date="2013-10-19T02:16:00Z"/>
              </w:rPr>
              <w:pPrChange w:id="10543" w:author="Anees Shaikh" w:date="2013-10-19T02:16:00Z">
                <w:pPr>
                  <w:pStyle w:val="XML1"/>
                </w:pPr>
              </w:pPrChange>
            </w:pPr>
            <w:ins w:id="10544" w:author="aas" w:date="2013-10-14T02:06:00Z">
              <w:del w:id="10545" w:author="Anees Shaikh" w:date="2013-10-19T02:16:00Z">
                <w:r w:rsidDel="00E067A3">
                  <w:delText xml:space="preserve">                                      &lt;xs:enumeration value="unsupported"/&gt;</w:delText>
                </w:r>
              </w:del>
            </w:ins>
          </w:p>
          <w:p w14:paraId="093B6C40" w14:textId="551B73A0" w:rsidR="00874469" w:rsidDel="00E067A3" w:rsidRDefault="00874469">
            <w:pPr>
              <w:pStyle w:val="Appx"/>
              <w:rPr>
                <w:ins w:id="10546" w:author="aas" w:date="2013-10-14T02:06:00Z"/>
                <w:del w:id="10547" w:author="Anees Shaikh" w:date="2013-10-19T02:16:00Z"/>
              </w:rPr>
              <w:pPrChange w:id="10548" w:author="Anees Shaikh" w:date="2013-10-19T02:16:00Z">
                <w:pPr>
                  <w:pStyle w:val="XML1"/>
                </w:pPr>
              </w:pPrChange>
            </w:pPr>
            <w:ins w:id="10549" w:author="aas" w:date="2013-10-14T02:06:00Z">
              <w:del w:id="10550" w:author="Anees Shaikh" w:date="2013-10-19T02:16:00Z">
                <w:r w:rsidDel="00E067A3">
                  <w:delText xml:space="preserve">                                      &lt;xs:enumeration value="symmetric"/&gt;</w:delText>
                </w:r>
              </w:del>
            </w:ins>
          </w:p>
          <w:p w14:paraId="47B492CA" w14:textId="54E829EA" w:rsidR="00874469" w:rsidDel="00E067A3" w:rsidRDefault="00874469">
            <w:pPr>
              <w:pStyle w:val="Appx"/>
              <w:rPr>
                <w:ins w:id="10551" w:author="aas" w:date="2013-10-14T02:06:00Z"/>
                <w:del w:id="10552" w:author="Anees Shaikh" w:date="2013-10-19T02:16:00Z"/>
              </w:rPr>
              <w:pPrChange w:id="10553" w:author="Anees Shaikh" w:date="2013-10-19T02:16:00Z">
                <w:pPr>
                  <w:pStyle w:val="XML1"/>
                </w:pPr>
              </w:pPrChange>
            </w:pPr>
            <w:ins w:id="10554" w:author="aas" w:date="2013-10-14T02:06:00Z">
              <w:del w:id="10555" w:author="Anees Shaikh" w:date="2013-10-19T02:16:00Z">
                <w:r w:rsidDel="00E067A3">
                  <w:delText xml:space="preserve">                                      &lt;xs:enumeration value="asymmetric"/&gt;</w:delText>
                </w:r>
              </w:del>
            </w:ins>
          </w:p>
          <w:p w14:paraId="75702A6B" w14:textId="699CE2E0" w:rsidR="00874469" w:rsidDel="00E067A3" w:rsidRDefault="00874469">
            <w:pPr>
              <w:pStyle w:val="Appx"/>
              <w:rPr>
                <w:ins w:id="10556" w:author="aas" w:date="2013-10-14T02:06:00Z"/>
                <w:del w:id="10557" w:author="Anees Shaikh" w:date="2013-10-19T02:16:00Z"/>
              </w:rPr>
              <w:pPrChange w:id="10558" w:author="Anees Shaikh" w:date="2013-10-19T02:16:00Z">
                <w:pPr>
                  <w:pStyle w:val="XML1"/>
                </w:pPr>
              </w:pPrChange>
            </w:pPr>
            <w:ins w:id="10559" w:author="aas" w:date="2013-10-14T02:06:00Z">
              <w:del w:id="10560" w:author="Anees Shaikh" w:date="2013-10-19T02:16:00Z">
                <w:r w:rsidDel="00E067A3">
                  <w:delText xml:space="preserve">                                    &lt;/xs:restriction&gt;</w:delText>
                </w:r>
              </w:del>
            </w:ins>
          </w:p>
          <w:p w14:paraId="6B183F4F" w14:textId="42B8A8A8" w:rsidR="00874469" w:rsidDel="00E067A3" w:rsidRDefault="00874469">
            <w:pPr>
              <w:pStyle w:val="Appx"/>
              <w:rPr>
                <w:ins w:id="10561" w:author="aas" w:date="2013-10-14T02:06:00Z"/>
                <w:del w:id="10562" w:author="Anees Shaikh" w:date="2013-10-19T02:16:00Z"/>
              </w:rPr>
              <w:pPrChange w:id="10563" w:author="Anees Shaikh" w:date="2013-10-19T02:16:00Z">
                <w:pPr>
                  <w:pStyle w:val="XML1"/>
                </w:pPr>
              </w:pPrChange>
            </w:pPr>
            <w:ins w:id="10564" w:author="aas" w:date="2013-10-14T02:06:00Z">
              <w:del w:id="10565" w:author="Anees Shaikh" w:date="2013-10-19T02:16:00Z">
                <w:r w:rsidDel="00E067A3">
                  <w:delText xml:space="preserve">                                  &lt;/xs:simpleType&gt;</w:delText>
                </w:r>
              </w:del>
            </w:ins>
          </w:p>
          <w:p w14:paraId="1C419E08" w14:textId="412B037B" w:rsidR="00874469" w:rsidDel="00E067A3" w:rsidRDefault="00874469">
            <w:pPr>
              <w:pStyle w:val="Appx"/>
              <w:rPr>
                <w:ins w:id="10566" w:author="aas" w:date="2013-10-14T02:06:00Z"/>
                <w:del w:id="10567" w:author="Anees Shaikh" w:date="2013-10-19T02:16:00Z"/>
              </w:rPr>
              <w:pPrChange w:id="10568" w:author="Anees Shaikh" w:date="2013-10-19T02:16:00Z">
                <w:pPr>
                  <w:pStyle w:val="XML1"/>
                </w:pPr>
              </w:pPrChange>
            </w:pPr>
            <w:ins w:id="10569" w:author="aas" w:date="2013-10-14T02:06:00Z">
              <w:del w:id="10570" w:author="Anees Shaikh" w:date="2013-10-19T02:16:00Z">
                <w:r w:rsidDel="00E067A3">
                  <w:delText xml:space="preserve">                                &lt;/xs:element&gt;</w:delText>
                </w:r>
              </w:del>
            </w:ins>
          </w:p>
          <w:p w14:paraId="1C5854C7" w14:textId="2A316658" w:rsidR="00874469" w:rsidDel="00E067A3" w:rsidRDefault="00874469">
            <w:pPr>
              <w:pStyle w:val="Appx"/>
              <w:rPr>
                <w:ins w:id="10571" w:author="aas" w:date="2013-10-14T02:06:00Z"/>
                <w:del w:id="10572" w:author="Anees Shaikh" w:date="2013-10-19T02:16:00Z"/>
              </w:rPr>
              <w:pPrChange w:id="10573" w:author="Anees Shaikh" w:date="2013-10-19T02:16:00Z">
                <w:pPr>
                  <w:pStyle w:val="XML1"/>
                </w:pPr>
              </w:pPrChange>
            </w:pPr>
            <w:ins w:id="10574" w:author="aas" w:date="2013-10-14T02:06:00Z">
              <w:del w:id="10575"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576" w:author="aas" w:date="2013-10-14T02:06:00Z"/>
                <w:del w:id="10577" w:author="Anees Shaikh" w:date="2013-10-19T02:16:00Z"/>
              </w:rPr>
              <w:pPrChange w:id="10578" w:author="Anees Shaikh" w:date="2013-10-19T02:16:00Z">
                <w:pPr>
                  <w:pStyle w:val="XML1"/>
                </w:pPr>
              </w:pPrChange>
            </w:pPr>
            <w:ins w:id="10579" w:author="aas" w:date="2013-10-14T02:06:00Z">
              <w:del w:id="10580" w:author="Anees Shaikh" w:date="2013-10-19T02:16:00Z">
                <w:r w:rsidDel="00E067A3">
                  <w:delText xml:space="preserve">                                        namespace="##other" processContents="lax"/&gt;</w:delText>
                </w:r>
              </w:del>
            </w:ins>
          </w:p>
          <w:p w14:paraId="6D793392" w14:textId="6B574BAB" w:rsidR="00874469" w:rsidDel="00E067A3" w:rsidRDefault="00874469">
            <w:pPr>
              <w:pStyle w:val="Appx"/>
              <w:rPr>
                <w:ins w:id="10581" w:author="aas" w:date="2013-10-14T02:06:00Z"/>
                <w:del w:id="10582" w:author="Anees Shaikh" w:date="2013-10-19T02:16:00Z"/>
              </w:rPr>
              <w:pPrChange w:id="10583" w:author="Anees Shaikh" w:date="2013-10-19T02:16:00Z">
                <w:pPr>
                  <w:pStyle w:val="XML1"/>
                </w:pPr>
              </w:pPrChange>
            </w:pPr>
            <w:ins w:id="10584" w:author="aas" w:date="2013-10-14T02:06:00Z">
              <w:del w:id="10585" w:author="Anees Shaikh" w:date="2013-10-19T02:16:00Z">
                <w:r w:rsidDel="00E067A3">
                  <w:delText xml:space="preserve">                              &lt;/xs:sequence&gt;</w:delText>
                </w:r>
              </w:del>
            </w:ins>
          </w:p>
          <w:p w14:paraId="5DBC6039" w14:textId="0EFEC3AE" w:rsidR="00874469" w:rsidDel="00E067A3" w:rsidRDefault="00874469">
            <w:pPr>
              <w:pStyle w:val="Appx"/>
              <w:rPr>
                <w:ins w:id="10586" w:author="aas" w:date="2013-10-14T02:06:00Z"/>
                <w:del w:id="10587" w:author="Anees Shaikh" w:date="2013-10-19T02:16:00Z"/>
              </w:rPr>
              <w:pPrChange w:id="10588" w:author="Anees Shaikh" w:date="2013-10-19T02:16:00Z">
                <w:pPr>
                  <w:pStyle w:val="XML1"/>
                </w:pPr>
              </w:pPrChange>
            </w:pPr>
            <w:ins w:id="10589" w:author="aas" w:date="2013-10-14T02:06:00Z">
              <w:del w:id="10590" w:author="Anees Shaikh" w:date="2013-10-19T02:16:00Z">
                <w:r w:rsidDel="00E067A3">
                  <w:delText xml:space="preserve">                            &lt;/xs:complexType&gt;</w:delText>
                </w:r>
              </w:del>
            </w:ins>
          </w:p>
          <w:p w14:paraId="1EC45209" w14:textId="5EA5A2EE" w:rsidR="00874469" w:rsidDel="00E067A3" w:rsidRDefault="00874469">
            <w:pPr>
              <w:pStyle w:val="Appx"/>
              <w:rPr>
                <w:ins w:id="10591" w:author="aas" w:date="2013-10-14T02:06:00Z"/>
                <w:del w:id="10592" w:author="Anees Shaikh" w:date="2013-10-19T02:16:00Z"/>
              </w:rPr>
              <w:pPrChange w:id="10593" w:author="Anees Shaikh" w:date="2013-10-19T02:16:00Z">
                <w:pPr>
                  <w:pStyle w:val="XML1"/>
                </w:pPr>
              </w:pPrChange>
            </w:pPr>
            <w:ins w:id="10594" w:author="aas" w:date="2013-10-14T02:06:00Z">
              <w:del w:id="10595" w:author="Anees Shaikh" w:date="2013-10-19T02:16:00Z">
                <w:r w:rsidDel="00E067A3">
                  <w:delText xml:space="preserve">                          &lt;/xs:element&gt;</w:delText>
                </w:r>
              </w:del>
            </w:ins>
          </w:p>
          <w:p w14:paraId="6C8BE940" w14:textId="28D94069" w:rsidR="00874469" w:rsidDel="00E067A3" w:rsidRDefault="00874469">
            <w:pPr>
              <w:pStyle w:val="Appx"/>
              <w:rPr>
                <w:ins w:id="10596" w:author="aas" w:date="2013-10-14T02:06:00Z"/>
                <w:del w:id="10597" w:author="Anees Shaikh" w:date="2013-10-19T02:16:00Z"/>
              </w:rPr>
              <w:pPrChange w:id="10598" w:author="Anees Shaikh" w:date="2013-10-19T02:16:00Z">
                <w:pPr>
                  <w:pStyle w:val="XML1"/>
                </w:pPr>
              </w:pPrChange>
            </w:pPr>
            <w:ins w:id="10599" w:author="aas" w:date="2013-10-14T02:06:00Z">
              <w:del w:id="10600"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01" w:author="aas" w:date="2013-10-14T02:06:00Z"/>
                <w:del w:id="10602" w:author="Anees Shaikh" w:date="2013-10-19T02:16:00Z"/>
              </w:rPr>
              <w:pPrChange w:id="10603" w:author="Anees Shaikh" w:date="2013-10-19T02:16:00Z">
                <w:pPr>
                  <w:pStyle w:val="XML1"/>
                </w:pPr>
              </w:pPrChange>
            </w:pPr>
            <w:ins w:id="10604" w:author="aas" w:date="2013-10-14T02:06:00Z">
              <w:del w:id="10605"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06" w:author="aas" w:date="2013-10-14T02:06:00Z"/>
                <w:del w:id="10607" w:author="Anees Shaikh" w:date="2013-10-19T02:16:00Z"/>
              </w:rPr>
              <w:pPrChange w:id="10608" w:author="Anees Shaikh" w:date="2013-10-19T02:16:00Z">
                <w:pPr>
                  <w:pStyle w:val="XML1"/>
                </w:pPr>
              </w:pPrChange>
            </w:pPr>
            <w:ins w:id="10609" w:author="aas" w:date="2013-10-14T02:06:00Z">
              <w:del w:id="10610" w:author="Anees Shaikh" w:date="2013-10-19T02:16:00Z">
                <w:r w:rsidDel="00E067A3">
                  <w:delText xml:space="preserve">                        &lt;/xs:sequence&gt;</w:delText>
                </w:r>
              </w:del>
            </w:ins>
          </w:p>
          <w:p w14:paraId="56BEE749" w14:textId="46127C65" w:rsidR="00874469" w:rsidDel="00E067A3" w:rsidRDefault="00874469">
            <w:pPr>
              <w:pStyle w:val="Appx"/>
              <w:rPr>
                <w:ins w:id="10611" w:author="aas" w:date="2013-10-14T02:06:00Z"/>
                <w:del w:id="10612" w:author="Anees Shaikh" w:date="2013-10-19T02:16:00Z"/>
              </w:rPr>
              <w:pPrChange w:id="10613" w:author="Anees Shaikh" w:date="2013-10-19T02:16:00Z">
                <w:pPr>
                  <w:pStyle w:val="XML1"/>
                </w:pPr>
              </w:pPrChange>
            </w:pPr>
            <w:ins w:id="10614" w:author="aas" w:date="2013-10-14T02:06:00Z">
              <w:del w:id="10615" w:author="Anees Shaikh" w:date="2013-10-19T02:16:00Z">
                <w:r w:rsidDel="00E067A3">
                  <w:delText xml:space="preserve">                      &lt;/xs:complexType&gt;</w:delText>
                </w:r>
              </w:del>
            </w:ins>
          </w:p>
          <w:p w14:paraId="74BBAFA9" w14:textId="4E3AF93F" w:rsidR="00874469" w:rsidDel="00E067A3" w:rsidRDefault="00874469">
            <w:pPr>
              <w:pStyle w:val="Appx"/>
              <w:rPr>
                <w:ins w:id="10616" w:author="aas" w:date="2013-10-14T02:06:00Z"/>
                <w:del w:id="10617" w:author="Anees Shaikh" w:date="2013-10-19T02:16:00Z"/>
              </w:rPr>
              <w:pPrChange w:id="10618" w:author="Anees Shaikh" w:date="2013-10-19T02:16:00Z">
                <w:pPr>
                  <w:pStyle w:val="XML1"/>
                </w:pPr>
              </w:pPrChange>
            </w:pPr>
            <w:ins w:id="10619" w:author="aas" w:date="2013-10-14T02:06:00Z">
              <w:del w:id="10620" w:author="Anees Shaikh" w:date="2013-10-19T02:16:00Z">
                <w:r w:rsidDel="00E067A3">
                  <w:delText xml:space="preserve">                    &lt;/xs:element&gt;</w:delText>
                </w:r>
              </w:del>
            </w:ins>
          </w:p>
          <w:p w14:paraId="5F4EE5EC" w14:textId="4778B576" w:rsidR="00874469" w:rsidDel="00E067A3" w:rsidRDefault="00874469">
            <w:pPr>
              <w:pStyle w:val="Appx"/>
              <w:rPr>
                <w:ins w:id="10621" w:author="aas" w:date="2013-10-14T02:06:00Z"/>
                <w:del w:id="10622" w:author="Anees Shaikh" w:date="2013-10-19T02:16:00Z"/>
              </w:rPr>
              <w:pPrChange w:id="10623" w:author="Anees Shaikh" w:date="2013-10-19T02:16:00Z">
                <w:pPr>
                  <w:pStyle w:val="XML1"/>
                </w:pPr>
              </w:pPrChange>
            </w:pPr>
            <w:ins w:id="10624" w:author="aas" w:date="2013-10-14T02:06:00Z">
              <w:del w:id="10625" w:author="Anees Shaikh" w:date="2013-10-19T02:16:00Z">
                <w:r w:rsidDel="00E067A3">
                  <w:delText xml:space="preserve">                    &lt;xs:choice&gt;</w:delText>
                </w:r>
              </w:del>
            </w:ins>
          </w:p>
          <w:p w14:paraId="70D76E91" w14:textId="4346BCE4" w:rsidR="00874469" w:rsidDel="00E067A3" w:rsidRDefault="00874469">
            <w:pPr>
              <w:pStyle w:val="Appx"/>
              <w:rPr>
                <w:ins w:id="10626" w:author="aas" w:date="2013-10-14T02:06:00Z"/>
                <w:del w:id="10627" w:author="Anees Shaikh" w:date="2013-10-19T02:16:00Z"/>
              </w:rPr>
              <w:pPrChange w:id="10628" w:author="Anees Shaikh" w:date="2013-10-19T02:16:00Z">
                <w:pPr>
                  <w:pStyle w:val="XML1"/>
                </w:pPr>
              </w:pPrChange>
            </w:pPr>
            <w:ins w:id="10629" w:author="aas" w:date="2013-10-14T02:06:00Z">
              <w:del w:id="10630" w:author="Anees Shaikh" w:date="2013-10-19T02:16:00Z">
                <w:r w:rsidDel="00E067A3">
                  <w:delText xml:space="preserve">                      &lt;xs:annotation&gt;</w:delText>
                </w:r>
              </w:del>
            </w:ins>
          </w:p>
          <w:p w14:paraId="13B996BB" w14:textId="0BC95E75" w:rsidR="00874469" w:rsidDel="00E067A3" w:rsidRDefault="00874469">
            <w:pPr>
              <w:pStyle w:val="Appx"/>
              <w:rPr>
                <w:ins w:id="10631" w:author="aas" w:date="2013-10-14T02:06:00Z"/>
                <w:del w:id="10632" w:author="Anees Shaikh" w:date="2013-10-19T02:16:00Z"/>
              </w:rPr>
              <w:pPrChange w:id="10633" w:author="Anees Shaikh" w:date="2013-10-19T02:16:00Z">
                <w:pPr>
                  <w:pStyle w:val="XML1"/>
                </w:pPr>
              </w:pPrChange>
            </w:pPr>
            <w:ins w:id="10634" w:author="aas" w:date="2013-10-14T02:06:00Z">
              <w:del w:id="10635" w:author="Anees Shaikh" w:date="2013-10-19T02:16:00Z">
                <w:r w:rsidDel="00E067A3">
                  <w:delText xml:space="preserve">                        &lt;xs:documentation&gt;</w:delText>
                </w:r>
              </w:del>
            </w:ins>
          </w:p>
          <w:p w14:paraId="51D846B2" w14:textId="473969FF" w:rsidR="00874469" w:rsidDel="00E067A3" w:rsidRDefault="00874469">
            <w:pPr>
              <w:pStyle w:val="Appx"/>
              <w:rPr>
                <w:ins w:id="10636" w:author="aas" w:date="2013-10-14T02:06:00Z"/>
                <w:del w:id="10637" w:author="Anees Shaikh" w:date="2013-10-19T02:16:00Z"/>
              </w:rPr>
              <w:pPrChange w:id="10638" w:author="Anees Shaikh" w:date="2013-10-19T02:16:00Z">
                <w:pPr>
                  <w:pStyle w:val="XML1"/>
                </w:pPr>
              </w:pPrChange>
            </w:pPr>
            <w:ins w:id="10639" w:author="aas" w:date="2013-10-14T02:06:00Z">
              <w:del w:id="10640"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41" w:author="aas" w:date="2013-10-14T02:06:00Z"/>
                <w:del w:id="10642" w:author="Anees Shaikh" w:date="2013-10-19T02:16:00Z"/>
              </w:rPr>
              <w:pPrChange w:id="10643" w:author="Anees Shaikh" w:date="2013-10-19T02:16:00Z">
                <w:pPr>
                  <w:pStyle w:val="XML1"/>
                </w:pPr>
              </w:pPrChange>
            </w:pPr>
            <w:ins w:id="10644" w:author="aas" w:date="2013-10-14T02:06:00Z">
              <w:del w:id="10645" w:author="Anees Shaikh" w:date="2013-10-19T02:16:00Z">
                <w:r w:rsidDel="00E067A3">
                  <w:delText xml:space="preserve">                        &lt;/xs:documentation&gt;</w:delText>
                </w:r>
              </w:del>
            </w:ins>
          </w:p>
          <w:p w14:paraId="7DF3F502" w14:textId="37EC0C40" w:rsidR="00874469" w:rsidDel="00E067A3" w:rsidRDefault="00874469">
            <w:pPr>
              <w:pStyle w:val="Appx"/>
              <w:rPr>
                <w:ins w:id="10646" w:author="aas" w:date="2013-10-14T02:06:00Z"/>
                <w:del w:id="10647" w:author="Anees Shaikh" w:date="2013-10-19T02:16:00Z"/>
              </w:rPr>
              <w:pPrChange w:id="10648" w:author="Anees Shaikh" w:date="2013-10-19T02:16:00Z">
                <w:pPr>
                  <w:pStyle w:val="XML1"/>
                </w:pPr>
              </w:pPrChange>
            </w:pPr>
            <w:ins w:id="10649" w:author="aas" w:date="2013-10-14T02:06:00Z">
              <w:del w:id="10650" w:author="Anees Shaikh" w:date="2013-10-19T02:16:00Z">
                <w:r w:rsidDel="00E067A3">
                  <w:delText xml:space="preserve">                      &lt;/xs:annotation&gt;</w:delText>
                </w:r>
              </w:del>
            </w:ins>
          </w:p>
          <w:p w14:paraId="130B4218" w14:textId="759EC332" w:rsidR="00874469" w:rsidDel="00E067A3" w:rsidRDefault="00874469">
            <w:pPr>
              <w:pStyle w:val="Appx"/>
              <w:rPr>
                <w:ins w:id="10651" w:author="aas" w:date="2013-10-14T02:06:00Z"/>
                <w:del w:id="10652" w:author="Anees Shaikh" w:date="2013-10-19T02:16:00Z"/>
              </w:rPr>
              <w:pPrChange w:id="10653" w:author="Anees Shaikh" w:date="2013-10-19T02:16:00Z">
                <w:pPr>
                  <w:pStyle w:val="XML1"/>
                </w:pPr>
              </w:pPrChange>
            </w:pPr>
          </w:p>
          <w:p w14:paraId="31F349A4" w14:textId="66B3598F" w:rsidR="00874469" w:rsidDel="00E067A3" w:rsidRDefault="00874469">
            <w:pPr>
              <w:pStyle w:val="Appx"/>
              <w:rPr>
                <w:ins w:id="10654" w:author="aas" w:date="2013-10-14T02:06:00Z"/>
                <w:del w:id="10655" w:author="Anees Shaikh" w:date="2013-10-19T02:16:00Z"/>
              </w:rPr>
              <w:pPrChange w:id="10656" w:author="Anees Shaikh" w:date="2013-10-19T02:16:00Z">
                <w:pPr>
                  <w:pStyle w:val="XML1"/>
                </w:pPr>
              </w:pPrChange>
            </w:pPr>
            <w:ins w:id="10657" w:author="aas" w:date="2013-10-14T02:06:00Z">
              <w:del w:id="10658" w:author="Anees Shaikh" w:date="2013-10-19T02:16:00Z">
                <w:r w:rsidDel="00E067A3">
                  <w:delText xml:space="preserve">                      &lt;xs:sequence&gt;</w:delText>
                </w:r>
              </w:del>
            </w:ins>
          </w:p>
          <w:p w14:paraId="5D5CF7E3" w14:textId="0535036E" w:rsidR="00874469" w:rsidDel="00E067A3" w:rsidRDefault="00874469">
            <w:pPr>
              <w:pStyle w:val="Appx"/>
              <w:rPr>
                <w:ins w:id="10659" w:author="aas" w:date="2013-10-14T02:06:00Z"/>
                <w:del w:id="10660" w:author="Anees Shaikh" w:date="2013-10-19T02:16:00Z"/>
              </w:rPr>
              <w:pPrChange w:id="10661" w:author="Anees Shaikh" w:date="2013-10-19T02:16:00Z">
                <w:pPr>
                  <w:pStyle w:val="XML1"/>
                </w:pPr>
              </w:pPrChange>
            </w:pPr>
            <w:ins w:id="10662" w:author="aas" w:date="2013-10-14T02:06:00Z">
              <w:del w:id="10663" w:author="Anees Shaikh" w:date="2013-10-19T02:16:00Z">
                <w:r w:rsidDel="00E067A3">
                  <w:delText xml:space="preserve">                        &lt;xs:element name="tunnel" minOccurs="0"&gt;</w:delText>
                </w:r>
              </w:del>
            </w:ins>
          </w:p>
          <w:p w14:paraId="529E9B1A" w14:textId="5DD14BAE" w:rsidR="00874469" w:rsidDel="00E067A3" w:rsidRDefault="00874469">
            <w:pPr>
              <w:pStyle w:val="Appx"/>
              <w:rPr>
                <w:ins w:id="10664" w:author="aas" w:date="2013-10-14T02:06:00Z"/>
                <w:del w:id="10665" w:author="Anees Shaikh" w:date="2013-10-19T02:16:00Z"/>
              </w:rPr>
              <w:pPrChange w:id="10666" w:author="Anees Shaikh" w:date="2013-10-19T02:16:00Z">
                <w:pPr>
                  <w:pStyle w:val="XML1"/>
                </w:pPr>
              </w:pPrChange>
            </w:pPr>
            <w:ins w:id="10667" w:author="aas" w:date="2013-10-14T02:06:00Z">
              <w:del w:id="10668" w:author="Anees Shaikh" w:date="2013-10-19T02:16:00Z">
                <w:r w:rsidDel="00E067A3">
                  <w:delText xml:space="preserve">                          &lt;xs:annotation&gt;</w:delText>
                </w:r>
              </w:del>
            </w:ins>
          </w:p>
          <w:p w14:paraId="29B113E8" w14:textId="41513F4F" w:rsidR="00874469" w:rsidDel="00E067A3" w:rsidRDefault="00874469">
            <w:pPr>
              <w:pStyle w:val="Appx"/>
              <w:rPr>
                <w:ins w:id="10669" w:author="aas" w:date="2013-10-14T02:06:00Z"/>
                <w:del w:id="10670" w:author="Anees Shaikh" w:date="2013-10-19T02:16:00Z"/>
              </w:rPr>
              <w:pPrChange w:id="10671" w:author="Anees Shaikh" w:date="2013-10-19T02:16:00Z">
                <w:pPr>
                  <w:pStyle w:val="XML1"/>
                </w:pPr>
              </w:pPrChange>
            </w:pPr>
            <w:ins w:id="10672" w:author="aas" w:date="2013-10-14T02:06:00Z">
              <w:del w:id="10673" w:author="Anees Shaikh" w:date="2013-10-19T02:16:00Z">
                <w:r w:rsidDel="00E067A3">
                  <w:delText xml:space="preserve">                            &lt;xs:documentation&gt;</w:delText>
                </w:r>
              </w:del>
            </w:ins>
          </w:p>
          <w:p w14:paraId="09556E7F" w14:textId="64F67F28" w:rsidR="00874469" w:rsidDel="00E067A3" w:rsidRDefault="00874469">
            <w:pPr>
              <w:pStyle w:val="Appx"/>
              <w:rPr>
                <w:ins w:id="10674" w:author="aas" w:date="2013-10-14T02:06:00Z"/>
                <w:del w:id="10675" w:author="Anees Shaikh" w:date="2013-10-19T02:16:00Z"/>
              </w:rPr>
              <w:pPrChange w:id="10676" w:author="Anees Shaikh" w:date="2013-10-19T02:16:00Z">
                <w:pPr>
                  <w:pStyle w:val="XML1"/>
                </w:pPr>
              </w:pPrChange>
            </w:pPr>
            <w:ins w:id="10677" w:author="aas" w:date="2013-10-14T02:06:00Z">
              <w:del w:id="10678"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679" w:author="aas" w:date="2013-10-14T02:06:00Z"/>
                <w:del w:id="10680" w:author="Anees Shaikh" w:date="2013-10-19T02:16:00Z"/>
              </w:rPr>
              <w:pPrChange w:id="10681" w:author="Anees Shaikh" w:date="2013-10-19T02:16:00Z">
                <w:pPr>
                  <w:pStyle w:val="XML1"/>
                </w:pPr>
              </w:pPrChange>
            </w:pPr>
            <w:ins w:id="10682" w:author="aas" w:date="2013-10-14T02:06:00Z">
              <w:del w:id="10683" w:author="Anees Shaikh" w:date="2013-10-19T02:16:00Z">
                <w:r w:rsidDel="00E067A3">
                  <w:delText xml:space="preserve">                            &lt;/xs:documentation&gt;</w:delText>
                </w:r>
              </w:del>
            </w:ins>
          </w:p>
          <w:p w14:paraId="23520A3C" w14:textId="03EAB626" w:rsidR="00874469" w:rsidDel="00E067A3" w:rsidRDefault="00874469">
            <w:pPr>
              <w:pStyle w:val="Appx"/>
              <w:rPr>
                <w:ins w:id="10684" w:author="aas" w:date="2013-10-14T02:06:00Z"/>
                <w:del w:id="10685" w:author="Anees Shaikh" w:date="2013-10-19T02:16:00Z"/>
              </w:rPr>
              <w:pPrChange w:id="10686" w:author="Anees Shaikh" w:date="2013-10-19T02:16:00Z">
                <w:pPr>
                  <w:pStyle w:val="XML1"/>
                </w:pPr>
              </w:pPrChange>
            </w:pPr>
            <w:ins w:id="10687" w:author="aas" w:date="2013-10-14T02:06:00Z">
              <w:del w:id="10688" w:author="Anees Shaikh" w:date="2013-10-19T02:16:00Z">
                <w:r w:rsidDel="00E067A3">
                  <w:delText xml:space="preserve">                          &lt;/xs:annotation&gt;</w:delText>
                </w:r>
              </w:del>
            </w:ins>
          </w:p>
          <w:p w14:paraId="1D5F6FF9" w14:textId="5E5A73FE" w:rsidR="00874469" w:rsidDel="00E067A3" w:rsidRDefault="00874469">
            <w:pPr>
              <w:pStyle w:val="Appx"/>
              <w:rPr>
                <w:ins w:id="10689" w:author="aas" w:date="2013-10-14T02:06:00Z"/>
                <w:del w:id="10690" w:author="Anees Shaikh" w:date="2013-10-19T02:16:00Z"/>
              </w:rPr>
              <w:pPrChange w:id="10691" w:author="Anees Shaikh" w:date="2013-10-19T02:16:00Z">
                <w:pPr>
                  <w:pStyle w:val="XML1"/>
                </w:pPr>
              </w:pPrChange>
            </w:pPr>
            <w:ins w:id="10692" w:author="aas" w:date="2013-10-14T02:06:00Z">
              <w:del w:id="10693" w:author="Anees Shaikh" w:date="2013-10-19T02:16:00Z">
                <w:r w:rsidDel="00E067A3">
                  <w:delText xml:space="preserve">                          &lt;xs:complexType&gt;</w:delText>
                </w:r>
              </w:del>
            </w:ins>
          </w:p>
          <w:p w14:paraId="71576491" w14:textId="4F20CD36" w:rsidR="00874469" w:rsidDel="00E067A3" w:rsidRDefault="00874469">
            <w:pPr>
              <w:pStyle w:val="Appx"/>
              <w:rPr>
                <w:ins w:id="10694" w:author="aas" w:date="2013-10-14T02:06:00Z"/>
                <w:del w:id="10695" w:author="Anees Shaikh" w:date="2013-10-19T02:16:00Z"/>
              </w:rPr>
              <w:pPrChange w:id="10696" w:author="Anees Shaikh" w:date="2013-10-19T02:16:00Z">
                <w:pPr>
                  <w:pStyle w:val="XML1"/>
                </w:pPr>
              </w:pPrChange>
            </w:pPr>
            <w:ins w:id="10697" w:author="aas" w:date="2013-10-14T02:06:00Z">
              <w:del w:id="10698" w:author="Anees Shaikh" w:date="2013-10-19T02:16:00Z">
                <w:r w:rsidDel="00E067A3">
                  <w:delText xml:space="preserve">                            &lt;xs:sequence&gt;</w:delText>
                </w:r>
              </w:del>
            </w:ins>
          </w:p>
          <w:p w14:paraId="40BA08F6" w14:textId="386D66B6" w:rsidR="00874469" w:rsidDel="00E067A3" w:rsidRDefault="00874469">
            <w:pPr>
              <w:pStyle w:val="Appx"/>
              <w:rPr>
                <w:ins w:id="10699" w:author="aas" w:date="2013-10-14T02:06:00Z"/>
                <w:del w:id="10700" w:author="Anees Shaikh" w:date="2013-10-19T02:16:00Z"/>
              </w:rPr>
              <w:pPrChange w:id="10701" w:author="Anees Shaikh" w:date="2013-10-19T02:16:00Z">
                <w:pPr>
                  <w:pStyle w:val="XML1"/>
                </w:pPr>
              </w:pPrChange>
            </w:pPr>
            <w:ins w:id="10702" w:author="aas" w:date="2013-10-14T02:06:00Z">
              <w:del w:id="10703" w:author="Anees Shaikh" w:date="2013-10-19T02:16:00Z">
                <w:r w:rsidDel="00E067A3">
                  <w:delText xml:space="preserve">                              &lt;xs:choice&gt;</w:delText>
                </w:r>
              </w:del>
            </w:ins>
          </w:p>
          <w:p w14:paraId="3BF689A1" w14:textId="580A22A4" w:rsidR="00874469" w:rsidDel="00E067A3" w:rsidRDefault="00874469">
            <w:pPr>
              <w:pStyle w:val="Appx"/>
              <w:rPr>
                <w:ins w:id="10704" w:author="aas" w:date="2013-10-14T02:06:00Z"/>
                <w:del w:id="10705" w:author="Anees Shaikh" w:date="2013-10-19T02:16:00Z"/>
              </w:rPr>
              <w:pPrChange w:id="10706" w:author="Anees Shaikh" w:date="2013-10-19T02:16:00Z">
                <w:pPr>
                  <w:pStyle w:val="XML1"/>
                </w:pPr>
              </w:pPrChange>
            </w:pPr>
            <w:ins w:id="10707" w:author="aas" w:date="2013-10-14T02:06:00Z">
              <w:del w:id="10708" w:author="Anees Shaikh" w:date="2013-10-19T02:16:00Z">
                <w:r w:rsidDel="00E067A3">
                  <w:delText xml:space="preserve">                                &lt;xs:sequence&gt;</w:delText>
                </w:r>
              </w:del>
            </w:ins>
          </w:p>
          <w:p w14:paraId="7C0AAB2B" w14:textId="01030DC0" w:rsidR="00874469" w:rsidDel="00E067A3" w:rsidRDefault="00874469">
            <w:pPr>
              <w:pStyle w:val="Appx"/>
              <w:rPr>
                <w:ins w:id="10709" w:author="aas" w:date="2013-10-14T02:06:00Z"/>
                <w:del w:id="10710" w:author="Anees Shaikh" w:date="2013-10-19T02:16:00Z"/>
              </w:rPr>
              <w:pPrChange w:id="10711" w:author="Anees Shaikh" w:date="2013-10-19T02:16:00Z">
                <w:pPr>
                  <w:pStyle w:val="XML1"/>
                </w:pPr>
              </w:pPrChange>
            </w:pPr>
            <w:ins w:id="10712" w:author="aas" w:date="2013-10-14T02:06:00Z">
              <w:del w:id="10713"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14" w:author="aas" w:date="2013-10-14T02:06:00Z"/>
                <w:del w:id="10715" w:author="Anees Shaikh" w:date="2013-10-19T02:16:00Z"/>
              </w:rPr>
              <w:pPrChange w:id="10716" w:author="Anees Shaikh" w:date="2013-10-19T02:16:00Z">
                <w:pPr>
                  <w:pStyle w:val="XML1"/>
                </w:pPr>
              </w:pPrChange>
            </w:pPr>
            <w:ins w:id="10717" w:author="aas" w:date="2013-10-14T02:06:00Z">
              <w:del w:id="10718" w:author="Anees Shaikh" w:date="2013-10-19T02:16:00Z">
                <w:r w:rsidDel="00E067A3">
                  <w:delText xml:space="preserve">                                    &lt;xs:annotation&gt;</w:delText>
                </w:r>
              </w:del>
            </w:ins>
          </w:p>
          <w:p w14:paraId="2D348551" w14:textId="61625E00" w:rsidR="00874469" w:rsidDel="00E067A3" w:rsidRDefault="00874469">
            <w:pPr>
              <w:pStyle w:val="Appx"/>
              <w:rPr>
                <w:ins w:id="10719" w:author="aas" w:date="2013-10-14T02:06:00Z"/>
                <w:del w:id="10720" w:author="Anees Shaikh" w:date="2013-10-19T02:16:00Z"/>
              </w:rPr>
              <w:pPrChange w:id="10721" w:author="Anees Shaikh" w:date="2013-10-19T02:16:00Z">
                <w:pPr>
                  <w:pStyle w:val="XML1"/>
                </w:pPr>
              </w:pPrChange>
            </w:pPr>
            <w:ins w:id="10722" w:author="aas" w:date="2013-10-14T02:06:00Z">
              <w:del w:id="10723" w:author="Anees Shaikh" w:date="2013-10-19T02:16:00Z">
                <w:r w:rsidDel="00E067A3">
                  <w:delText xml:space="preserve">                                      &lt;xs:documentation&gt;</w:delText>
                </w:r>
              </w:del>
            </w:ins>
          </w:p>
          <w:p w14:paraId="52EB3191" w14:textId="0EEEE9EF" w:rsidR="00874469" w:rsidDel="00E067A3" w:rsidRDefault="00874469">
            <w:pPr>
              <w:pStyle w:val="Appx"/>
              <w:rPr>
                <w:ins w:id="10724" w:author="aas" w:date="2013-10-14T02:06:00Z"/>
                <w:del w:id="10725" w:author="Anees Shaikh" w:date="2013-10-19T02:16:00Z"/>
              </w:rPr>
              <w:pPrChange w:id="10726" w:author="Anees Shaikh" w:date="2013-10-19T02:16:00Z">
                <w:pPr>
                  <w:pStyle w:val="XML1"/>
                </w:pPr>
              </w:pPrChange>
            </w:pPr>
            <w:ins w:id="10727" w:author="aas" w:date="2013-10-14T02:06:00Z">
              <w:del w:id="10728"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29" w:author="aas" w:date="2013-10-14T02:06:00Z"/>
                <w:del w:id="10730" w:author="Anees Shaikh" w:date="2013-10-19T02:16:00Z"/>
              </w:rPr>
              <w:pPrChange w:id="10731" w:author="Anees Shaikh" w:date="2013-10-19T02:16:00Z">
                <w:pPr>
                  <w:pStyle w:val="XML1"/>
                </w:pPr>
              </w:pPrChange>
            </w:pPr>
            <w:ins w:id="10732" w:author="aas" w:date="2013-10-14T02:06:00Z">
              <w:del w:id="10733" w:author="Anees Shaikh" w:date="2013-10-19T02:16:00Z">
                <w:r w:rsidDel="00E067A3">
                  <w:delText xml:space="preserve">                                      &lt;/xs:documentation&gt;</w:delText>
                </w:r>
              </w:del>
            </w:ins>
          </w:p>
          <w:p w14:paraId="66C0C823" w14:textId="25821743" w:rsidR="00874469" w:rsidDel="00E067A3" w:rsidRDefault="00874469">
            <w:pPr>
              <w:pStyle w:val="Appx"/>
              <w:rPr>
                <w:ins w:id="10734" w:author="aas" w:date="2013-10-14T02:06:00Z"/>
                <w:del w:id="10735" w:author="Anees Shaikh" w:date="2013-10-19T02:16:00Z"/>
              </w:rPr>
              <w:pPrChange w:id="10736" w:author="Anees Shaikh" w:date="2013-10-19T02:16:00Z">
                <w:pPr>
                  <w:pStyle w:val="XML1"/>
                </w:pPr>
              </w:pPrChange>
            </w:pPr>
            <w:ins w:id="10737" w:author="aas" w:date="2013-10-14T02:06:00Z">
              <w:del w:id="10738" w:author="Anees Shaikh" w:date="2013-10-19T02:16:00Z">
                <w:r w:rsidDel="00E067A3">
                  <w:delText xml:space="preserve">                                    &lt;/xs:annotation&gt;</w:delText>
                </w:r>
              </w:del>
            </w:ins>
          </w:p>
          <w:p w14:paraId="0CCAE546" w14:textId="0AC3307F" w:rsidR="00874469" w:rsidDel="00E067A3" w:rsidRDefault="00874469">
            <w:pPr>
              <w:pStyle w:val="Appx"/>
              <w:rPr>
                <w:ins w:id="10739" w:author="aas" w:date="2013-10-14T02:06:00Z"/>
                <w:del w:id="10740" w:author="Anees Shaikh" w:date="2013-10-19T02:16:00Z"/>
              </w:rPr>
              <w:pPrChange w:id="10741" w:author="Anees Shaikh" w:date="2013-10-19T02:16:00Z">
                <w:pPr>
                  <w:pStyle w:val="XML1"/>
                </w:pPr>
              </w:pPrChange>
            </w:pPr>
            <w:ins w:id="10742" w:author="aas" w:date="2013-10-14T02:06:00Z">
              <w:del w:id="10743" w:author="Anees Shaikh" w:date="2013-10-19T02:16:00Z">
                <w:r w:rsidDel="00E067A3">
                  <w:delText xml:space="preserve">                                  &lt;/xs:element&gt;</w:delText>
                </w:r>
              </w:del>
            </w:ins>
          </w:p>
          <w:p w14:paraId="5ECA59E3" w14:textId="0A2F0B6D" w:rsidR="00874469" w:rsidDel="00E067A3" w:rsidRDefault="00874469">
            <w:pPr>
              <w:pStyle w:val="Appx"/>
              <w:rPr>
                <w:ins w:id="10744" w:author="aas" w:date="2013-10-14T02:06:00Z"/>
                <w:del w:id="10745" w:author="Anees Shaikh" w:date="2013-10-19T02:16:00Z"/>
              </w:rPr>
              <w:pPrChange w:id="10746" w:author="Anees Shaikh" w:date="2013-10-19T02:16:00Z">
                <w:pPr>
                  <w:pStyle w:val="XML1"/>
                </w:pPr>
              </w:pPrChange>
            </w:pPr>
            <w:ins w:id="10747" w:author="aas" w:date="2013-10-14T02:06:00Z">
              <w:del w:id="10748"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49" w:author="aas" w:date="2013-10-14T02:06:00Z"/>
                <w:del w:id="10750" w:author="Anees Shaikh" w:date="2013-10-19T02:16:00Z"/>
              </w:rPr>
              <w:pPrChange w:id="10751" w:author="Anees Shaikh" w:date="2013-10-19T02:16:00Z">
                <w:pPr>
                  <w:pStyle w:val="XML1"/>
                </w:pPr>
              </w:pPrChange>
            </w:pPr>
            <w:ins w:id="10752" w:author="aas" w:date="2013-10-14T02:06:00Z">
              <w:del w:id="10753" w:author="Anees Shaikh" w:date="2013-10-19T02:16:00Z">
                <w:r w:rsidDel="00E067A3">
                  <w:delText xml:space="preserve">                                    &lt;xs:annotation&gt;</w:delText>
                </w:r>
              </w:del>
            </w:ins>
          </w:p>
          <w:p w14:paraId="29AD71BB" w14:textId="31C460CD" w:rsidR="00874469" w:rsidDel="00E067A3" w:rsidRDefault="00874469">
            <w:pPr>
              <w:pStyle w:val="Appx"/>
              <w:rPr>
                <w:ins w:id="10754" w:author="aas" w:date="2013-10-14T02:06:00Z"/>
                <w:del w:id="10755" w:author="Anees Shaikh" w:date="2013-10-19T02:16:00Z"/>
              </w:rPr>
              <w:pPrChange w:id="10756" w:author="Anees Shaikh" w:date="2013-10-19T02:16:00Z">
                <w:pPr>
                  <w:pStyle w:val="XML1"/>
                </w:pPr>
              </w:pPrChange>
            </w:pPr>
            <w:ins w:id="10757" w:author="aas" w:date="2013-10-14T02:06:00Z">
              <w:del w:id="10758" w:author="Anees Shaikh" w:date="2013-10-19T02:16:00Z">
                <w:r w:rsidDel="00E067A3">
                  <w:delText xml:space="preserve">                                      &lt;xs:documentation&gt;</w:delText>
                </w:r>
              </w:del>
            </w:ins>
          </w:p>
          <w:p w14:paraId="7DF0DF6F" w14:textId="55C26AD1" w:rsidR="00874469" w:rsidDel="00E067A3" w:rsidRDefault="00874469">
            <w:pPr>
              <w:pStyle w:val="Appx"/>
              <w:rPr>
                <w:ins w:id="10759" w:author="aas" w:date="2013-10-14T02:06:00Z"/>
                <w:del w:id="10760" w:author="Anees Shaikh" w:date="2013-10-19T02:16:00Z"/>
              </w:rPr>
              <w:pPrChange w:id="10761" w:author="Anees Shaikh" w:date="2013-10-19T02:16:00Z">
                <w:pPr>
                  <w:pStyle w:val="XML1"/>
                </w:pPr>
              </w:pPrChange>
            </w:pPr>
            <w:ins w:id="10762" w:author="aas" w:date="2013-10-14T02:06:00Z">
              <w:del w:id="10763"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764" w:author="aas" w:date="2013-10-14T02:06:00Z"/>
                <w:del w:id="10765" w:author="Anees Shaikh" w:date="2013-10-19T02:16:00Z"/>
              </w:rPr>
              <w:pPrChange w:id="10766" w:author="Anees Shaikh" w:date="2013-10-19T02:16:00Z">
                <w:pPr>
                  <w:pStyle w:val="XML1"/>
                </w:pPr>
              </w:pPrChange>
            </w:pPr>
            <w:ins w:id="10767" w:author="aas" w:date="2013-10-14T02:06:00Z">
              <w:del w:id="10768" w:author="Anees Shaikh" w:date="2013-10-19T02:16:00Z">
                <w:r w:rsidDel="00E067A3">
                  <w:delText xml:space="preserve">                                      &lt;/xs:documentation&gt;</w:delText>
                </w:r>
              </w:del>
            </w:ins>
          </w:p>
          <w:p w14:paraId="6F9101CB" w14:textId="1A68A2E3" w:rsidR="00874469" w:rsidDel="00E067A3" w:rsidRDefault="00874469">
            <w:pPr>
              <w:pStyle w:val="Appx"/>
              <w:rPr>
                <w:ins w:id="10769" w:author="aas" w:date="2013-10-14T02:06:00Z"/>
                <w:del w:id="10770" w:author="Anees Shaikh" w:date="2013-10-19T02:16:00Z"/>
              </w:rPr>
              <w:pPrChange w:id="10771" w:author="Anees Shaikh" w:date="2013-10-19T02:16:00Z">
                <w:pPr>
                  <w:pStyle w:val="XML1"/>
                </w:pPr>
              </w:pPrChange>
            </w:pPr>
            <w:ins w:id="10772" w:author="aas" w:date="2013-10-14T02:06:00Z">
              <w:del w:id="10773" w:author="Anees Shaikh" w:date="2013-10-19T02:16:00Z">
                <w:r w:rsidDel="00E067A3">
                  <w:delText xml:space="preserve">                                    &lt;/xs:annotation&gt;</w:delText>
                </w:r>
              </w:del>
            </w:ins>
          </w:p>
          <w:p w14:paraId="28FEC760" w14:textId="3B3DB11D" w:rsidR="00874469" w:rsidDel="00E067A3" w:rsidRDefault="00874469">
            <w:pPr>
              <w:pStyle w:val="Appx"/>
              <w:rPr>
                <w:ins w:id="10774" w:author="aas" w:date="2013-10-14T02:06:00Z"/>
                <w:del w:id="10775" w:author="Anees Shaikh" w:date="2013-10-19T02:16:00Z"/>
              </w:rPr>
              <w:pPrChange w:id="10776" w:author="Anees Shaikh" w:date="2013-10-19T02:16:00Z">
                <w:pPr>
                  <w:pStyle w:val="XML1"/>
                </w:pPr>
              </w:pPrChange>
            </w:pPr>
            <w:ins w:id="10777" w:author="aas" w:date="2013-10-14T02:06:00Z">
              <w:del w:id="10778" w:author="Anees Shaikh" w:date="2013-10-19T02:16:00Z">
                <w:r w:rsidDel="00E067A3">
                  <w:delText xml:space="preserve">                                  &lt;/xs:element&gt;</w:delText>
                </w:r>
              </w:del>
            </w:ins>
          </w:p>
          <w:p w14:paraId="513386D0" w14:textId="48C07414" w:rsidR="00874469" w:rsidDel="00E067A3" w:rsidRDefault="00874469">
            <w:pPr>
              <w:pStyle w:val="Appx"/>
              <w:rPr>
                <w:ins w:id="10779" w:author="aas" w:date="2013-10-14T02:06:00Z"/>
                <w:del w:id="10780" w:author="Anees Shaikh" w:date="2013-10-19T02:16:00Z"/>
              </w:rPr>
              <w:pPrChange w:id="10781" w:author="Anees Shaikh" w:date="2013-10-19T02:16:00Z">
                <w:pPr>
                  <w:pStyle w:val="XML1"/>
                </w:pPr>
              </w:pPrChange>
            </w:pPr>
            <w:ins w:id="10782" w:author="aas" w:date="2013-10-14T02:06:00Z">
              <w:del w:id="10783"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784" w:author="aas" w:date="2013-10-14T02:06:00Z"/>
                <w:del w:id="10785" w:author="Anees Shaikh" w:date="2013-10-19T02:16:00Z"/>
              </w:rPr>
              <w:pPrChange w:id="10786" w:author="Anees Shaikh" w:date="2013-10-19T02:16:00Z">
                <w:pPr>
                  <w:pStyle w:val="XML1"/>
                </w:pPr>
              </w:pPrChange>
            </w:pPr>
            <w:ins w:id="10787" w:author="aas" w:date="2013-10-14T02:06:00Z">
              <w:del w:id="10788" w:author="Anees Shaikh" w:date="2013-10-19T02:16:00Z">
                <w:r w:rsidDel="00E067A3">
                  <w:delText xml:space="preserve">                                          namespace="##other" processContents="lax"/&gt;</w:delText>
                </w:r>
              </w:del>
            </w:ins>
          </w:p>
          <w:p w14:paraId="4BB83FDE" w14:textId="34D0E370" w:rsidR="00874469" w:rsidDel="00E067A3" w:rsidRDefault="00874469">
            <w:pPr>
              <w:pStyle w:val="Appx"/>
              <w:rPr>
                <w:ins w:id="10789" w:author="aas" w:date="2013-10-14T02:06:00Z"/>
                <w:del w:id="10790" w:author="Anees Shaikh" w:date="2013-10-19T02:16:00Z"/>
              </w:rPr>
              <w:pPrChange w:id="10791" w:author="Anees Shaikh" w:date="2013-10-19T02:16:00Z">
                <w:pPr>
                  <w:pStyle w:val="XML1"/>
                </w:pPr>
              </w:pPrChange>
            </w:pPr>
            <w:ins w:id="10792" w:author="aas" w:date="2013-10-14T02:06:00Z">
              <w:del w:id="10793" w:author="Anees Shaikh" w:date="2013-10-19T02:16:00Z">
                <w:r w:rsidDel="00E067A3">
                  <w:delText xml:space="preserve">                                &lt;/xs:sequence&gt;</w:delText>
                </w:r>
              </w:del>
            </w:ins>
          </w:p>
          <w:p w14:paraId="767717BD" w14:textId="4CB20525" w:rsidR="00874469" w:rsidDel="00E067A3" w:rsidRDefault="00874469">
            <w:pPr>
              <w:pStyle w:val="Appx"/>
              <w:rPr>
                <w:ins w:id="10794" w:author="aas" w:date="2013-10-14T02:06:00Z"/>
                <w:del w:id="10795" w:author="Anees Shaikh" w:date="2013-10-19T02:16:00Z"/>
              </w:rPr>
              <w:pPrChange w:id="10796" w:author="Anees Shaikh" w:date="2013-10-19T02:16:00Z">
                <w:pPr>
                  <w:pStyle w:val="XML1"/>
                </w:pPr>
              </w:pPrChange>
            </w:pPr>
            <w:ins w:id="10797" w:author="aas" w:date="2013-10-14T02:06:00Z">
              <w:del w:id="10798" w:author="Anees Shaikh" w:date="2013-10-19T02:16:00Z">
                <w:r w:rsidDel="00E067A3">
                  <w:delText xml:space="preserve">                                &lt;xs:sequence&gt;</w:delText>
                </w:r>
              </w:del>
            </w:ins>
          </w:p>
          <w:p w14:paraId="51D6A3AC" w14:textId="0E6BC09D" w:rsidR="00874469" w:rsidDel="00E067A3" w:rsidRDefault="00874469">
            <w:pPr>
              <w:pStyle w:val="Appx"/>
              <w:rPr>
                <w:ins w:id="10799" w:author="aas" w:date="2013-10-14T02:06:00Z"/>
                <w:del w:id="10800" w:author="Anees Shaikh" w:date="2013-10-19T02:16:00Z"/>
              </w:rPr>
              <w:pPrChange w:id="10801" w:author="Anees Shaikh" w:date="2013-10-19T02:16:00Z">
                <w:pPr>
                  <w:pStyle w:val="XML1"/>
                </w:pPr>
              </w:pPrChange>
            </w:pPr>
            <w:ins w:id="10802" w:author="aas" w:date="2013-10-14T02:06:00Z">
              <w:del w:id="10803"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04" w:author="aas" w:date="2013-10-14T02:06:00Z"/>
                <w:del w:id="10805" w:author="Anees Shaikh" w:date="2013-10-19T02:16:00Z"/>
              </w:rPr>
              <w:pPrChange w:id="10806" w:author="Anees Shaikh" w:date="2013-10-19T02:16:00Z">
                <w:pPr>
                  <w:pStyle w:val="XML1"/>
                </w:pPr>
              </w:pPrChange>
            </w:pPr>
            <w:ins w:id="10807" w:author="aas" w:date="2013-10-14T02:06:00Z">
              <w:del w:id="10808" w:author="Anees Shaikh" w:date="2013-10-19T02:16:00Z">
                <w:r w:rsidDel="00E067A3">
                  <w:delText xml:space="preserve">                                    &lt;xs:annotation&gt;</w:delText>
                </w:r>
              </w:del>
            </w:ins>
          </w:p>
          <w:p w14:paraId="093CD723" w14:textId="777BA28B" w:rsidR="00874469" w:rsidDel="00E067A3" w:rsidRDefault="00874469">
            <w:pPr>
              <w:pStyle w:val="Appx"/>
              <w:rPr>
                <w:ins w:id="10809" w:author="aas" w:date="2013-10-14T02:06:00Z"/>
                <w:del w:id="10810" w:author="Anees Shaikh" w:date="2013-10-19T02:16:00Z"/>
              </w:rPr>
              <w:pPrChange w:id="10811" w:author="Anees Shaikh" w:date="2013-10-19T02:16:00Z">
                <w:pPr>
                  <w:pStyle w:val="XML1"/>
                </w:pPr>
              </w:pPrChange>
            </w:pPr>
            <w:ins w:id="10812" w:author="aas" w:date="2013-10-14T02:06:00Z">
              <w:del w:id="10813" w:author="Anees Shaikh" w:date="2013-10-19T02:16:00Z">
                <w:r w:rsidDel="00E067A3">
                  <w:delText xml:space="preserve">                                      &lt;xs:documentation&gt;</w:delText>
                </w:r>
              </w:del>
            </w:ins>
          </w:p>
          <w:p w14:paraId="7E16173A" w14:textId="5D17A46F" w:rsidR="00874469" w:rsidDel="00E067A3" w:rsidRDefault="00874469">
            <w:pPr>
              <w:pStyle w:val="Appx"/>
              <w:rPr>
                <w:ins w:id="10814" w:author="aas" w:date="2013-10-14T02:06:00Z"/>
                <w:del w:id="10815" w:author="Anees Shaikh" w:date="2013-10-19T02:16:00Z"/>
              </w:rPr>
              <w:pPrChange w:id="10816" w:author="Anees Shaikh" w:date="2013-10-19T02:16:00Z">
                <w:pPr>
                  <w:pStyle w:val="XML1"/>
                </w:pPr>
              </w:pPrChange>
            </w:pPr>
            <w:ins w:id="10817" w:author="aas" w:date="2013-10-14T02:06:00Z">
              <w:del w:id="10818"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19" w:author="aas" w:date="2013-10-14T02:06:00Z"/>
                <w:del w:id="10820" w:author="Anees Shaikh" w:date="2013-10-19T02:16:00Z"/>
              </w:rPr>
              <w:pPrChange w:id="10821" w:author="Anees Shaikh" w:date="2013-10-19T02:16:00Z">
                <w:pPr>
                  <w:pStyle w:val="XML1"/>
                </w:pPr>
              </w:pPrChange>
            </w:pPr>
            <w:ins w:id="10822" w:author="aas" w:date="2013-10-14T02:06:00Z">
              <w:del w:id="10823" w:author="Anees Shaikh" w:date="2013-10-19T02:16:00Z">
                <w:r w:rsidDel="00E067A3">
                  <w:delText xml:space="preserve">                                      &lt;/xs:documentation&gt;</w:delText>
                </w:r>
              </w:del>
            </w:ins>
          </w:p>
          <w:p w14:paraId="224C82B3" w14:textId="225E6540" w:rsidR="00874469" w:rsidDel="00E067A3" w:rsidRDefault="00874469">
            <w:pPr>
              <w:pStyle w:val="Appx"/>
              <w:rPr>
                <w:ins w:id="10824" w:author="aas" w:date="2013-10-14T02:06:00Z"/>
                <w:del w:id="10825" w:author="Anees Shaikh" w:date="2013-10-19T02:16:00Z"/>
              </w:rPr>
              <w:pPrChange w:id="10826" w:author="Anees Shaikh" w:date="2013-10-19T02:16:00Z">
                <w:pPr>
                  <w:pStyle w:val="XML1"/>
                </w:pPr>
              </w:pPrChange>
            </w:pPr>
            <w:ins w:id="10827" w:author="aas" w:date="2013-10-14T02:06:00Z">
              <w:del w:id="10828" w:author="Anees Shaikh" w:date="2013-10-19T02:16:00Z">
                <w:r w:rsidDel="00E067A3">
                  <w:delText xml:space="preserve">                                    &lt;/xs:annotation&gt;</w:delText>
                </w:r>
              </w:del>
            </w:ins>
          </w:p>
          <w:p w14:paraId="6C3EC0BA" w14:textId="1A5F126E" w:rsidR="00874469" w:rsidDel="00E067A3" w:rsidRDefault="00874469">
            <w:pPr>
              <w:pStyle w:val="Appx"/>
              <w:rPr>
                <w:ins w:id="10829" w:author="aas" w:date="2013-10-14T02:06:00Z"/>
                <w:del w:id="10830" w:author="Anees Shaikh" w:date="2013-10-19T02:16:00Z"/>
              </w:rPr>
              <w:pPrChange w:id="10831" w:author="Anees Shaikh" w:date="2013-10-19T02:16:00Z">
                <w:pPr>
                  <w:pStyle w:val="XML1"/>
                </w:pPr>
              </w:pPrChange>
            </w:pPr>
            <w:ins w:id="10832" w:author="aas" w:date="2013-10-14T02:06:00Z">
              <w:del w:id="10833" w:author="Anees Shaikh" w:date="2013-10-19T02:16:00Z">
                <w:r w:rsidDel="00E067A3">
                  <w:delText xml:space="preserve">                                  &lt;/xs:element&gt;</w:delText>
                </w:r>
              </w:del>
            </w:ins>
          </w:p>
          <w:p w14:paraId="3E748626" w14:textId="4C52D90E" w:rsidR="00874469" w:rsidDel="00E067A3" w:rsidRDefault="00874469">
            <w:pPr>
              <w:pStyle w:val="Appx"/>
              <w:rPr>
                <w:ins w:id="10834" w:author="aas" w:date="2013-10-14T02:06:00Z"/>
                <w:del w:id="10835" w:author="Anees Shaikh" w:date="2013-10-19T02:16:00Z"/>
              </w:rPr>
              <w:pPrChange w:id="10836" w:author="Anees Shaikh" w:date="2013-10-19T02:16:00Z">
                <w:pPr>
                  <w:pStyle w:val="XML1"/>
                </w:pPr>
              </w:pPrChange>
            </w:pPr>
            <w:ins w:id="10837" w:author="aas" w:date="2013-10-14T02:06:00Z">
              <w:del w:id="10838"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39" w:author="aas" w:date="2013-10-14T02:06:00Z"/>
                <w:del w:id="10840" w:author="Anees Shaikh" w:date="2013-10-19T02:16:00Z"/>
              </w:rPr>
              <w:pPrChange w:id="10841" w:author="Anees Shaikh" w:date="2013-10-19T02:16:00Z">
                <w:pPr>
                  <w:pStyle w:val="XML1"/>
                </w:pPr>
              </w:pPrChange>
            </w:pPr>
            <w:ins w:id="10842" w:author="aas" w:date="2013-10-14T02:06:00Z">
              <w:del w:id="10843" w:author="Anees Shaikh" w:date="2013-10-19T02:16:00Z">
                <w:r w:rsidDel="00E067A3">
                  <w:delText xml:space="preserve">                                    &lt;xs:annotation&gt;</w:delText>
                </w:r>
              </w:del>
            </w:ins>
          </w:p>
          <w:p w14:paraId="3A069699" w14:textId="7BC6905A" w:rsidR="00874469" w:rsidDel="00E067A3" w:rsidRDefault="00874469">
            <w:pPr>
              <w:pStyle w:val="Appx"/>
              <w:rPr>
                <w:ins w:id="10844" w:author="aas" w:date="2013-10-14T02:06:00Z"/>
                <w:del w:id="10845" w:author="Anees Shaikh" w:date="2013-10-19T02:16:00Z"/>
              </w:rPr>
              <w:pPrChange w:id="10846" w:author="Anees Shaikh" w:date="2013-10-19T02:16:00Z">
                <w:pPr>
                  <w:pStyle w:val="XML1"/>
                </w:pPr>
              </w:pPrChange>
            </w:pPr>
            <w:ins w:id="10847" w:author="aas" w:date="2013-10-14T02:06:00Z">
              <w:del w:id="10848" w:author="Anees Shaikh" w:date="2013-10-19T02:16:00Z">
                <w:r w:rsidDel="00E067A3">
                  <w:delText xml:space="preserve">                                      &lt;xs:documentation&gt;</w:delText>
                </w:r>
              </w:del>
            </w:ins>
          </w:p>
          <w:p w14:paraId="29CC4F03" w14:textId="0B9CC8DB" w:rsidR="00874469" w:rsidDel="00E067A3" w:rsidRDefault="00874469">
            <w:pPr>
              <w:pStyle w:val="Appx"/>
              <w:rPr>
                <w:ins w:id="10849" w:author="aas" w:date="2013-10-14T02:06:00Z"/>
                <w:del w:id="10850" w:author="Anees Shaikh" w:date="2013-10-19T02:16:00Z"/>
              </w:rPr>
              <w:pPrChange w:id="10851" w:author="Anees Shaikh" w:date="2013-10-19T02:16:00Z">
                <w:pPr>
                  <w:pStyle w:val="XML1"/>
                </w:pPr>
              </w:pPrChange>
            </w:pPr>
            <w:ins w:id="10852" w:author="aas" w:date="2013-10-14T02:06:00Z">
              <w:del w:id="10853"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54" w:author="aas" w:date="2013-10-14T02:06:00Z"/>
                <w:del w:id="10855" w:author="Anees Shaikh" w:date="2013-10-19T02:16:00Z"/>
              </w:rPr>
              <w:pPrChange w:id="10856" w:author="Anees Shaikh" w:date="2013-10-19T02:16:00Z">
                <w:pPr>
                  <w:pStyle w:val="XML1"/>
                </w:pPr>
              </w:pPrChange>
            </w:pPr>
            <w:ins w:id="10857" w:author="aas" w:date="2013-10-14T02:06:00Z">
              <w:del w:id="10858" w:author="Anees Shaikh" w:date="2013-10-19T02:16:00Z">
                <w:r w:rsidDel="00E067A3">
                  <w:delText xml:space="preserve">                                      &lt;/xs:documentation&gt;</w:delText>
                </w:r>
              </w:del>
            </w:ins>
          </w:p>
          <w:p w14:paraId="0140BCAE" w14:textId="76106B08" w:rsidR="00874469" w:rsidDel="00E067A3" w:rsidRDefault="00874469">
            <w:pPr>
              <w:pStyle w:val="Appx"/>
              <w:rPr>
                <w:ins w:id="10859" w:author="aas" w:date="2013-10-14T02:06:00Z"/>
                <w:del w:id="10860" w:author="Anees Shaikh" w:date="2013-10-19T02:16:00Z"/>
              </w:rPr>
              <w:pPrChange w:id="10861" w:author="Anees Shaikh" w:date="2013-10-19T02:16:00Z">
                <w:pPr>
                  <w:pStyle w:val="XML1"/>
                </w:pPr>
              </w:pPrChange>
            </w:pPr>
            <w:ins w:id="10862" w:author="aas" w:date="2013-10-14T02:06:00Z">
              <w:del w:id="10863" w:author="Anees Shaikh" w:date="2013-10-19T02:16:00Z">
                <w:r w:rsidDel="00E067A3">
                  <w:delText xml:space="preserve">                                    &lt;/xs:annotation&gt;</w:delText>
                </w:r>
              </w:del>
            </w:ins>
          </w:p>
          <w:p w14:paraId="2B9310AA" w14:textId="6EE702BF" w:rsidR="00874469" w:rsidDel="00E067A3" w:rsidRDefault="00874469">
            <w:pPr>
              <w:pStyle w:val="Appx"/>
              <w:rPr>
                <w:ins w:id="10864" w:author="aas" w:date="2013-10-14T02:06:00Z"/>
                <w:del w:id="10865" w:author="Anees Shaikh" w:date="2013-10-19T02:16:00Z"/>
              </w:rPr>
              <w:pPrChange w:id="10866" w:author="Anees Shaikh" w:date="2013-10-19T02:16:00Z">
                <w:pPr>
                  <w:pStyle w:val="XML1"/>
                </w:pPr>
              </w:pPrChange>
            </w:pPr>
            <w:ins w:id="10867" w:author="aas" w:date="2013-10-14T02:06:00Z">
              <w:del w:id="10868" w:author="Anees Shaikh" w:date="2013-10-19T02:16:00Z">
                <w:r w:rsidDel="00E067A3">
                  <w:delText xml:space="preserve">                                  &lt;/xs:element&gt;</w:delText>
                </w:r>
              </w:del>
            </w:ins>
          </w:p>
          <w:p w14:paraId="43F31F1A" w14:textId="2F614882" w:rsidR="00874469" w:rsidDel="00E067A3" w:rsidRDefault="00874469">
            <w:pPr>
              <w:pStyle w:val="Appx"/>
              <w:rPr>
                <w:ins w:id="10869" w:author="aas" w:date="2013-10-14T02:06:00Z"/>
                <w:del w:id="10870" w:author="Anees Shaikh" w:date="2013-10-19T02:16:00Z"/>
              </w:rPr>
              <w:pPrChange w:id="10871" w:author="Anees Shaikh" w:date="2013-10-19T02:16:00Z">
                <w:pPr>
                  <w:pStyle w:val="XML1"/>
                </w:pPr>
              </w:pPrChange>
            </w:pPr>
            <w:ins w:id="10872" w:author="aas" w:date="2013-10-14T02:06:00Z">
              <w:del w:id="10873"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874" w:author="aas" w:date="2013-10-14T02:06:00Z"/>
                <w:del w:id="10875" w:author="Anees Shaikh" w:date="2013-10-19T02:16:00Z"/>
              </w:rPr>
              <w:pPrChange w:id="10876" w:author="Anees Shaikh" w:date="2013-10-19T02:16:00Z">
                <w:pPr>
                  <w:pStyle w:val="XML1"/>
                </w:pPr>
              </w:pPrChange>
            </w:pPr>
            <w:ins w:id="10877" w:author="aas" w:date="2013-10-14T02:06:00Z">
              <w:del w:id="10878" w:author="Anees Shaikh" w:date="2013-10-19T02:16:00Z">
                <w:r w:rsidDel="00E067A3">
                  <w:delText xml:space="preserve">                                          namespace="##other" processContents="lax"/&gt;</w:delText>
                </w:r>
              </w:del>
            </w:ins>
          </w:p>
          <w:p w14:paraId="6662DFAC" w14:textId="3AD5EF36" w:rsidR="00874469" w:rsidDel="00E067A3" w:rsidRDefault="00874469">
            <w:pPr>
              <w:pStyle w:val="Appx"/>
              <w:rPr>
                <w:ins w:id="10879" w:author="aas" w:date="2013-10-14T02:06:00Z"/>
                <w:del w:id="10880" w:author="Anees Shaikh" w:date="2013-10-19T02:16:00Z"/>
              </w:rPr>
              <w:pPrChange w:id="10881" w:author="Anees Shaikh" w:date="2013-10-19T02:16:00Z">
                <w:pPr>
                  <w:pStyle w:val="XML1"/>
                </w:pPr>
              </w:pPrChange>
            </w:pPr>
            <w:ins w:id="10882" w:author="aas" w:date="2013-10-14T02:06:00Z">
              <w:del w:id="10883" w:author="Anees Shaikh" w:date="2013-10-19T02:16:00Z">
                <w:r w:rsidDel="00E067A3">
                  <w:delText xml:space="preserve">                                &lt;/xs:sequence&gt;</w:delText>
                </w:r>
              </w:del>
            </w:ins>
          </w:p>
          <w:p w14:paraId="7A2BB7B3" w14:textId="3C46B41F" w:rsidR="00874469" w:rsidDel="00E067A3" w:rsidRDefault="00874469">
            <w:pPr>
              <w:pStyle w:val="Appx"/>
              <w:rPr>
                <w:ins w:id="10884" w:author="aas" w:date="2013-10-14T02:06:00Z"/>
                <w:del w:id="10885" w:author="Anees Shaikh" w:date="2013-10-19T02:16:00Z"/>
              </w:rPr>
              <w:pPrChange w:id="10886" w:author="Anees Shaikh" w:date="2013-10-19T02:16:00Z">
                <w:pPr>
                  <w:pStyle w:val="XML1"/>
                </w:pPr>
              </w:pPrChange>
            </w:pPr>
            <w:ins w:id="10887" w:author="aas" w:date="2013-10-14T02:06:00Z">
              <w:del w:id="10888" w:author="Anees Shaikh" w:date="2013-10-19T02:16:00Z">
                <w:r w:rsidDel="00E067A3">
                  <w:delText xml:space="preserve">                                &lt;xs:sequence&gt;</w:delText>
                </w:r>
              </w:del>
            </w:ins>
          </w:p>
          <w:p w14:paraId="7A3355A5" w14:textId="7F78EA5E" w:rsidR="00874469" w:rsidDel="00E067A3" w:rsidRDefault="00874469">
            <w:pPr>
              <w:pStyle w:val="Appx"/>
              <w:rPr>
                <w:ins w:id="10889" w:author="aas" w:date="2013-10-14T02:06:00Z"/>
                <w:del w:id="10890" w:author="Anees Shaikh" w:date="2013-10-19T02:16:00Z"/>
              </w:rPr>
              <w:pPrChange w:id="10891" w:author="Anees Shaikh" w:date="2013-10-19T02:16:00Z">
                <w:pPr>
                  <w:pStyle w:val="XML1"/>
                </w:pPr>
              </w:pPrChange>
            </w:pPr>
            <w:ins w:id="10892" w:author="aas" w:date="2013-10-14T02:06:00Z">
              <w:del w:id="10893"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894" w:author="aas" w:date="2013-10-14T02:06:00Z"/>
                <w:del w:id="10895" w:author="Anees Shaikh" w:date="2013-10-19T02:16:00Z"/>
              </w:rPr>
              <w:pPrChange w:id="10896" w:author="Anees Shaikh" w:date="2013-10-19T02:16:00Z">
                <w:pPr>
                  <w:pStyle w:val="XML1"/>
                </w:pPr>
              </w:pPrChange>
            </w:pPr>
            <w:ins w:id="10897" w:author="aas" w:date="2013-10-14T02:06:00Z">
              <w:del w:id="10898" w:author="Anees Shaikh" w:date="2013-10-19T02:16:00Z">
                <w:r w:rsidDel="00E067A3">
                  <w:delText xml:space="preserve">                                    &lt;xs:annotation&gt;</w:delText>
                </w:r>
              </w:del>
            </w:ins>
          </w:p>
          <w:p w14:paraId="53243B30" w14:textId="6B513EA5" w:rsidR="00874469" w:rsidDel="00E067A3" w:rsidRDefault="00874469">
            <w:pPr>
              <w:pStyle w:val="Appx"/>
              <w:rPr>
                <w:ins w:id="10899" w:author="aas" w:date="2013-10-14T02:06:00Z"/>
                <w:del w:id="10900" w:author="Anees Shaikh" w:date="2013-10-19T02:16:00Z"/>
              </w:rPr>
              <w:pPrChange w:id="10901" w:author="Anees Shaikh" w:date="2013-10-19T02:16:00Z">
                <w:pPr>
                  <w:pStyle w:val="XML1"/>
                </w:pPr>
              </w:pPrChange>
            </w:pPr>
            <w:ins w:id="10902" w:author="aas" w:date="2013-10-14T02:06:00Z">
              <w:del w:id="10903" w:author="Anees Shaikh" w:date="2013-10-19T02:16:00Z">
                <w:r w:rsidDel="00E067A3">
                  <w:delText xml:space="preserve">                                      &lt;xs:documentation&gt;</w:delText>
                </w:r>
              </w:del>
            </w:ins>
          </w:p>
          <w:p w14:paraId="2FFF927B" w14:textId="26DD319C" w:rsidR="00874469" w:rsidDel="00E067A3" w:rsidRDefault="00874469">
            <w:pPr>
              <w:pStyle w:val="Appx"/>
              <w:rPr>
                <w:ins w:id="10904" w:author="aas" w:date="2013-10-14T02:06:00Z"/>
                <w:del w:id="10905" w:author="Anees Shaikh" w:date="2013-10-19T02:16:00Z"/>
              </w:rPr>
              <w:pPrChange w:id="10906" w:author="Anees Shaikh" w:date="2013-10-19T02:16:00Z">
                <w:pPr>
                  <w:pStyle w:val="XML1"/>
                </w:pPr>
              </w:pPrChange>
            </w:pPr>
            <w:ins w:id="10907" w:author="aas" w:date="2013-10-14T02:06:00Z">
              <w:del w:id="10908"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09" w:author="aas" w:date="2013-10-14T02:06:00Z"/>
                <w:del w:id="10910" w:author="Anees Shaikh" w:date="2013-10-19T02:16:00Z"/>
              </w:rPr>
              <w:pPrChange w:id="10911" w:author="Anees Shaikh" w:date="2013-10-19T02:16:00Z">
                <w:pPr>
                  <w:pStyle w:val="XML1"/>
                </w:pPr>
              </w:pPrChange>
            </w:pPr>
            <w:ins w:id="10912" w:author="aas" w:date="2013-10-14T02:06:00Z">
              <w:del w:id="10913" w:author="Anees Shaikh" w:date="2013-10-19T02:16:00Z">
                <w:r w:rsidDel="00E067A3">
                  <w:delText xml:space="preserve">                                      &lt;/xs:documentation&gt;</w:delText>
                </w:r>
              </w:del>
            </w:ins>
          </w:p>
          <w:p w14:paraId="6382944D" w14:textId="3528DC02" w:rsidR="00874469" w:rsidDel="00E067A3" w:rsidRDefault="00874469">
            <w:pPr>
              <w:pStyle w:val="Appx"/>
              <w:rPr>
                <w:ins w:id="10914" w:author="aas" w:date="2013-10-14T02:06:00Z"/>
                <w:del w:id="10915" w:author="Anees Shaikh" w:date="2013-10-19T02:16:00Z"/>
              </w:rPr>
              <w:pPrChange w:id="10916" w:author="Anees Shaikh" w:date="2013-10-19T02:16:00Z">
                <w:pPr>
                  <w:pStyle w:val="XML1"/>
                </w:pPr>
              </w:pPrChange>
            </w:pPr>
            <w:ins w:id="10917" w:author="aas" w:date="2013-10-14T02:06:00Z">
              <w:del w:id="10918" w:author="Anees Shaikh" w:date="2013-10-19T02:16:00Z">
                <w:r w:rsidDel="00E067A3">
                  <w:delText xml:space="preserve">                                    &lt;/xs:annotation&gt;</w:delText>
                </w:r>
              </w:del>
            </w:ins>
          </w:p>
          <w:p w14:paraId="2380487C" w14:textId="6C4DAA85" w:rsidR="00874469" w:rsidDel="00E067A3" w:rsidRDefault="00874469">
            <w:pPr>
              <w:pStyle w:val="Appx"/>
              <w:rPr>
                <w:ins w:id="10919" w:author="aas" w:date="2013-10-14T02:06:00Z"/>
                <w:del w:id="10920" w:author="Anees Shaikh" w:date="2013-10-19T02:16:00Z"/>
              </w:rPr>
              <w:pPrChange w:id="10921" w:author="Anees Shaikh" w:date="2013-10-19T02:16:00Z">
                <w:pPr>
                  <w:pStyle w:val="XML1"/>
                </w:pPr>
              </w:pPrChange>
            </w:pPr>
            <w:ins w:id="10922" w:author="aas" w:date="2013-10-14T02:06:00Z">
              <w:del w:id="10923" w:author="Anees Shaikh" w:date="2013-10-19T02:16:00Z">
                <w:r w:rsidDel="00E067A3">
                  <w:delText xml:space="preserve">                                  &lt;/xs:element&gt;</w:delText>
                </w:r>
              </w:del>
            </w:ins>
          </w:p>
          <w:p w14:paraId="0B696FDA" w14:textId="7A93A6ED" w:rsidR="00874469" w:rsidDel="00E067A3" w:rsidRDefault="00874469">
            <w:pPr>
              <w:pStyle w:val="Appx"/>
              <w:rPr>
                <w:ins w:id="10924" w:author="aas" w:date="2013-10-14T02:06:00Z"/>
                <w:del w:id="10925" w:author="Anees Shaikh" w:date="2013-10-19T02:16:00Z"/>
              </w:rPr>
              <w:pPrChange w:id="10926" w:author="Anees Shaikh" w:date="2013-10-19T02:16:00Z">
                <w:pPr>
                  <w:pStyle w:val="XML1"/>
                </w:pPr>
              </w:pPrChange>
            </w:pPr>
            <w:ins w:id="10927" w:author="aas" w:date="2013-10-14T02:06:00Z">
              <w:del w:id="10928"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29" w:author="aas" w:date="2013-10-14T02:06:00Z"/>
                <w:del w:id="10930" w:author="Anees Shaikh" w:date="2013-10-19T02:16:00Z"/>
              </w:rPr>
              <w:pPrChange w:id="10931" w:author="Anees Shaikh" w:date="2013-10-19T02:16:00Z">
                <w:pPr>
                  <w:pStyle w:val="XML1"/>
                </w:pPr>
              </w:pPrChange>
            </w:pPr>
            <w:ins w:id="10932" w:author="aas" w:date="2013-10-14T02:06:00Z">
              <w:del w:id="10933" w:author="Anees Shaikh" w:date="2013-10-19T02:16:00Z">
                <w:r w:rsidDel="00E067A3">
                  <w:delText xml:space="preserve">                                    &lt;xs:annotation&gt;</w:delText>
                </w:r>
              </w:del>
            </w:ins>
          </w:p>
          <w:p w14:paraId="55311B11" w14:textId="1EB7C602" w:rsidR="00874469" w:rsidDel="00E067A3" w:rsidRDefault="00874469">
            <w:pPr>
              <w:pStyle w:val="Appx"/>
              <w:rPr>
                <w:ins w:id="10934" w:author="aas" w:date="2013-10-14T02:06:00Z"/>
                <w:del w:id="10935" w:author="Anees Shaikh" w:date="2013-10-19T02:16:00Z"/>
              </w:rPr>
              <w:pPrChange w:id="10936" w:author="Anees Shaikh" w:date="2013-10-19T02:16:00Z">
                <w:pPr>
                  <w:pStyle w:val="XML1"/>
                </w:pPr>
              </w:pPrChange>
            </w:pPr>
            <w:ins w:id="10937" w:author="aas" w:date="2013-10-14T02:06:00Z">
              <w:del w:id="10938" w:author="Anees Shaikh" w:date="2013-10-19T02:16:00Z">
                <w:r w:rsidDel="00E067A3">
                  <w:delText xml:space="preserve">                                      &lt;xs:documentation&gt;</w:delText>
                </w:r>
              </w:del>
            </w:ins>
          </w:p>
          <w:p w14:paraId="57E84C64" w14:textId="0B33F925" w:rsidR="00874469" w:rsidDel="00E067A3" w:rsidRDefault="00874469">
            <w:pPr>
              <w:pStyle w:val="Appx"/>
              <w:rPr>
                <w:ins w:id="10939" w:author="aas" w:date="2013-10-14T02:06:00Z"/>
                <w:del w:id="10940" w:author="Anees Shaikh" w:date="2013-10-19T02:16:00Z"/>
              </w:rPr>
              <w:pPrChange w:id="10941" w:author="Anees Shaikh" w:date="2013-10-19T02:16:00Z">
                <w:pPr>
                  <w:pStyle w:val="XML1"/>
                </w:pPr>
              </w:pPrChange>
            </w:pPr>
            <w:ins w:id="10942" w:author="aas" w:date="2013-10-14T02:06:00Z">
              <w:del w:id="10943"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44" w:author="aas" w:date="2013-10-14T02:06:00Z"/>
                <w:del w:id="10945" w:author="Anees Shaikh" w:date="2013-10-19T02:16:00Z"/>
              </w:rPr>
              <w:pPrChange w:id="10946" w:author="Anees Shaikh" w:date="2013-10-19T02:16:00Z">
                <w:pPr>
                  <w:pStyle w:val="XML1"/>
                </w:pPr>
              </w:pPrChange>
            </w:pPr>
            <w:ins w:id="10947" w:author="aas" w:date="2013-10-14T02:06:00Z">
              <w:del w:id="10948" w:author="Anees Shaikh" w:date="2013-10-19T02:16:00Z">
                <w:r w:rsidDel="00E067A3">
                  <w:delText xml:space="preserve">                                      &lt;/xs:documentation&gt;</w:delText>
                </w:r>
              </w:del>
            </w:ins>
          </w:p>
          <w:p w14:paraId="52172EE7" w14:textId="196B5BBE" w:rsidR="00874469" w:rsidDel="00E067A3" w:rsidRDefault="00874469">
            <w:pPr>
              <w:pStyle w:val="Appx"/>
              <w:rPr>
                <w:ins w:id="10949" w:author="aas" w:date="2013-10-14T02:06:00Z"/>
                <w:del w:id="10950" w:author="Anees Shaikh" w:date="2013-10-19T02:16:00Z"/>
              </w:rPr>
              <w:pPrChange w:id="10951" w:author="Anees Shaikh" w:date="2013-10-19T02:16:00Z">
                <w:pPr>
                  <w:pStyle w:val="XML1"/>
                </w:pPr>
              </w:pPrChange>
            </w:pPr>
            <w:ins w:id="10952" w:author="aas" w:date="2013-10-14T02:06:00Z">
              <w:del w:id="10953" w:author="Anees Shaikh" w:date="2013-10-19T02:16:00Z">
                <w:r w:rsidDel="00E067A3">
                  <w:delText xml:space="preserve">                                    &lt;/xs:annotation&gt;</w:delText>
                </w:r>
              </w:del>
            </w:ins>
          </w:p>
          <w:p w14:paraId="5E6F23F1" w14:textId="46AB4038" w:rsidR="00874469" w:rsidDel="00E067A3" w:rsidRDefault="00874469">
            <w:pPr>
              <w:pStyle w:val="Appx"/>
              <w:rPr>
                <w:ins w:id="10954" w:author="aas" w:date="2013-10-14T02:06:00Z"/>
                <w:del w:id="10955" w:author="Anees Shaikh" w:date="2013-10-19T02:16:00Z"/>
              </w:rPr>
              <w:pPrChange w:id="10956" w:author="Anees Shaikh" w:date="2013-10-19T02:16:00Z">
                <w:pPr>
                  <w:pStyle w:val="XML1"/>
                </w:pPr>
              </w:pPrChange>
            </w:pPr>
            <w:ins w:id="10957" w:author="aas" w:date="2013-10-14T02:06:00Z">
              <w:del w:id="10958" w:author="Anees Shaikh" w:date="2013-10-19T02:16:00Z">
                <w:r w:rsidDel="00E067A3">
                  <w:delText xml:space="preserve">                                  &lt;/xs:element&gt;</w:delText>
                </w:r>
              </w:del>
            </w:ins>
          </w:p>
          <w:p w14:paraId="68C2AE17" w14:textId="4507D37C" w:rsidR="00874469" w:rsidDel="00E067A3" w:rsidRDefault="00874469">
            <w:pPr>
              <w:pStyle w:val="Appx"/>
              <w:rPr>
                <w:ins w:id="10959" w:author="aas" w:date="2013-10-14T02:06:00Z"/>
                <w:del w:id="10960" w:author="Anees Shaikh" w:date="2013-10-19T02:16:00Z"/>
              </w:rPr>
              <w:pPrChange w:id="10961" w:author="Anees Shaikh" w:date="2013-10-19T02:16:00Z">
                <w:pPr>
                  <w:pStyle w:val="XML1"/>
                </w:pPr>
              </w:pPrChange>
            </w:pPr>
            <w:ins w:id="10962" w:author="aas" w:date="2013-10-14T02:06:00Z">
              <w:del w:id="10963"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0964" w:author="aas" w:date="2013-10-14T02:06:00Z"/>
                <w:del w:id="10965" w:author="Anees Shaikh" w:date="2013-10-19T02:16:00Z"/>
              </w:rPr>
              <w:pPrChange w:id="10966" w:author="Anees Shaikh" w:date="2013-10-19T02:16:00Z">
                <w:pPr>
                  <w:pStyle w:val="XML1"/>
                </w:pPr>
              </w:pPrChange>
            </w:pPr>
            <w:ins w:id="10967" w:author="aas" w:date="2013-10-14T02:06:00Z">
              <w:del w:id="10968" w:author="Anees Shaikh" w:date="2013-10-19T02:16:00Z">
                <w:r w:rsidDel="00E067A3">
                  <w:delText xml:space="preserve">                                          namespace="##other" processContents="lax"/&gt;</w:delText>
                </w:r>
              </w:del>
            </w:ins>
          </w:p>
          <w:p w14:paraId="28F1A5D4" w14:textId="08A56273" w:rsidR="00874469" w:rsidDel="00E067A3" w:rsidRDefault="00874469">
            <w:pPr>
              <w:pStyle w:val="Appx"/>
              <w:rPr>
                <w:ins w:id="10969" w:author="aas" w:date="2013-10-14T02:06:00Z"/>
                <w:del w:id="10970" w:author="Anees Shaikh" w:date="2013-10-19T02:16:00Z"/>
              </w:rPr>
              <w:pPrChange w:id="10971" w:author="Anees Shaikh" w:date="2013-10-19T02:16:00Z">
                <w:pPr>
                  <w:pStyle w:val="XML1"/>
                </w:pPr>
              </w:pPrChange>
            </w:pPr>
            <w:ins w:id="10972" w:author="aas" w:date="2013-10-14T02:06:00Z">
              <w:del w:id="10973" w:author="Anees Shaikh" w:date="2013-10-19T02:16:00Z">
                <w:r w:rsidDel="00E067A3">
                  <w:delText xml:space="preserve">                                &lt;/xs:sequence&gt;</w:delText>
                </w:r>
              </w:del>
            </w:ins>
          </w:p>
          <w:p w14:paraId="597382BE" w14:textId="667F2179" w:rsidR="00874469" w:rsidDel="00E067A3" w:rsidRDefault="00874469">
            <w:pPr>
              <w:pStyle w:val="Appx"/>
              <w:rPr>
                <w:ins w:id="10974" w:author="aas" w:date="2013-10-14T02:06:00Z"/>
                <w:del w:id="10975" w:author="Anees Shaikh" w:date="2013-10-19T02:16:00Z"/>
              </w:rPr>
              <w:pPrChange w:id="10976" w:author="Anees Shaikh" w:date="2013-10-19T02:16:00Z">
                <w:pPr>
                  <w:pStyle w:val="XML1"/>
                </w:pPr>
              </w:pPrChange>
            </w:pPr>
            <w:ins w:id="10977" w:author="aas" w:date="2013-10-14T02:06:00Z">
              <w:del w:id="10978"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0979" w:author="aas" w:date="2013-10-14T02:06:00Z"/>
                <w:del w:id="10980" w:author="Anees Shaikh" w:date="2013-10-19T02:16:00Z"/>
              </w:rPr>
              <w:pPrChange w:id="10981" w:author="Anees Shaikh" w:date="2013-10-19T02:16:00Z">
                <w:pPr>
                  <w:pStyle w:val="XML1"/>
                </w:pPr>
              </w:pPrChange>
            </w:pPr>
            <w:ins w:id="10982" w:author="aas" w:date="2013-10-14T02:06:00Z">
              <w:del w:id="10983" w:author="Anees Shaikh" w:date="2013-10-19T02:16:00Z">
                <w:r w:rsidDel="00E067A3">
                  <w:delText xml:space="preserve">                                        namespace="##other" processContents="lax"/&gt;</w:delText>
                </w:r>
              </w:del>
            </w:ins>
          </w:p>
          <w:p w14:paraId="1C07CBF6" w14:textId="084BBD31" w:rsidR="00874469" w:rsidDel="00E067A3" w:rsidRDefault="00874469">
            <w:pPr>
              <w:pStyle w:val="Appx"/>
              <w:rPr>
                <w:ins w:id="10984" w:author="aas" w:date="2013-10-14T02:06:00Z"/>
                <w:del w:id="10985" w:author="Anees Shaikh" w:date="2013-10-19T02:16:00Z"/>
              </w:rPr>
              <w:pPrChange w:id="10986" w:author="Anees Shaikh" w:date="2013-10-19T02:16:00Z">
                <w:pPr>
                  <w:pStyle w:val="XML1"/>
                </w:pPr>
              </w:pPrChange>
            </w:pPr>
            <w:ins w:id="10987" w:author="aas" w:date="2013-10-14T02:06:00Z">
              <w:del w:id="10988" w:author="Anees Shaikh" w:date="2013-10-19T02:16:00Z">
                <w:r w:rsidDel="00E067A3">
                  <w:delText xml:space="preserve">                              &lt;/xs:choice&gt;</w:delText>
                </w:r>
              </w:del>
            </w:ins>
          </w:p>
          <w:p w14:paraId="72284F64" w14:textId="5CA5B420" w:rsidR="00874469" w:rsidDel="00E067A3" w:rsidRDefault="00874469">
            <w:pPr>
              <w:pStyle w:val="Appx"/>
              <w:rPr>
                <w:ins w:id="10989" w:author="aas" w:date="2013-10-14T02:06:00Z"/>
                <w:del w:id="10990" w:author="Anees Shaikh" w:date="2013-10-19T02:16:00Z"/>
              </w:rPr>
              <w:pPrChange w:id="10991" w:author="Anees Shaikh" w:date="2013-10-19T02:16:00Z">
                <w:pPr>
                  <w:pStyle w:val="XML1"/>
                </w:pPr>
              </w:pPrChange>
            </w:pPr>
            <w:ins w:id="10992" w:author="aas" w:date="2013-10-14T02:06:00Z">
              <w:del w:id="10993"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0994" w:author="aas" w:date="2013-10-14T02:06:00Z"/>
                <w:del w:id="10995" w:author="Anees Shaikh" w:date="2013-10-19T02:16:00Z"/>
              </w:rPr>
              <w:pPrChange w:id="10996" w:author="Anees Shaikh" w:date="2013-10-19T02:16:00Z">
                <w:pPr>
                  <w:pStyle w:val="XML1"/>
                </w:pPr>
              </w:pPrChange>
            </w:pPr>
            <w:ins w:id="10997" w:author="aas" w:date="2013-10-14T02:06:00Z">
              <w:del w:id="10998" w:author="Anees Shaikh" w:date="2013-10-19T02:16:00Z">
                <w:r w:rsidDel="00E067A3">
                  <w:delText xml:space="preserve">                                      namespace="##other" processContents="lax"/&gt;</w:delText>
                </w:r>
              </w:del>
            </w:ins>
          </w:p>
          <w:p w14:paraId="6EEF3A1F" w14:textId="7E2D9894" w:rsidR="00874469" w:rsidDel="00E067A3" w:rsidRDefault="00874469">
            <w:pPr>
              <w:pStyle w:val="Appx"/>
              <w:rPr>
                <w:ins w:id="10999" w:author="aas" w:date="2013-10-14T02:06:00Z"/>
                <w:del w:id="11000" w:author="Anees Shaikh" w:date="2013-10-19T02:16:00Z"/>
              </w:rPr>
              <w:pPrChange w:id="11001" w:author="Anees Shaikh" w:date="2013-10-19T02:16:00Z">
                <w:pPr>
                  <w:pStyle w:val="XML1"/>
                </w:pPr>
              </w:pPrChange>
            </w:pPr>
            <w:ins w:id="11002" w:author="aas" w:date="2013-10-14T02:06:00Z">
              <w:del w:id="11003" w:author="Anees Shaikh" w:date="2013-10-19T02:16:00Z">
                <w:r w:rsidDel="00E067A3">
                  <w:delText xml:space="preserve">                            &lt;/xs:sequence&gt;</w:delText>
                </w:r>
              </w:del>
            </w:ins>
          </w:p>
          <w:p w14:paraId="6A95A99A" w14:textId="36435F13" w:rsidR="00874469" w:rsidDel="00E067A3" w:rsidRDefault="00874469">
            <w:pPr>
              <w:pStyle w:val="Appx"/>
              <w:rPr>
                <w:ins w:id="11004" w:author="aas" w:date="2013-10-14T02:06:00Z"/>
                <w:del w:id="11005" w:author="Anees Shaikh" w:date="2013-10-19T02:16:00Z"/>
              </w:rPr>
              <w:pPrChange w:id="11006" w:author="Anees Shaikh" w:date="2013-10-19T02:16:00Z">
                <w:pPr>
                  <w:pStyle w:val="XML1"/>
                </w:pPr>
              </w:pPrChange>
            </w:pPr>
            <w:ins w:id="11007" w:author="aas" w:date="2013-10-14T02:06:00Z">
              <w:del w:id="11008" w:author="Anees Shaikh" w:date="2013-10-19T02:16:00Z">
                <w:r w:rsidDel="00E067A3">
                  <w:delText xml:space="preserve">                          &lt;/xs:complexType&gt;</w:delText>
                </w:r>
              </w:del>
            </w:ins>
          </w:p>
          <w:p w14:paraId="0A9859FB" w14:textId="51A338BD" w:rsidR="00874469" w:rsidDel="00E067A3" w:rsidRDefault="00874469">
            <w:pPr>
              <w:pStyle w:val="Appx"/>
              <w:rPr>
                <w:ins w:id="11009" w:author="aas" w:date="2013-10-14T02:06:00Z"/>
                <w:del w:id="11010" w:author="Anees Shaikh" w:date="2013-10-19T02:16:00Z"/>
              </w:rPr>
              <w:pPrChange w:id="11011" w:author="Anees Shaikh" w:date="2013-10-19T02:16:00Z">
                <w:pPr>
                  <w:pStyle w:val="XML1"/>
                </w:pPr>
              </w:pPrChange>
            </w:pPr>
            <w:ins w:id="11012" w:author="aas" w:date="2013-10-14T02:06:00Z">
              <w:del w:id="11013" w:author="Anees Shaikh" w:date="2013-10-19T02:16:00Z">
                <w:r w:rsidDel="00E067A3">
                  <w:delText xml:space="preserve">                        &lt;/xs:element&gt;</w:delText>
                </w:r>
              </w:del>
            </w:ins>
          </w:p>
          <w:p w14:paraId="11C0AE47" w14:textId="7DC48685" w:rsidR="00874469" w:rsidDel="00E067A3" w:rsidRDefault="00874469">
            <w:pPr>
              <w:pStyle w:val="Appx"/>
              <w:rPr>
                <w:ins w:id="11014" w:author="aas" w:date="2013-10-14T02:06:00Z"/>
                <w:del w:id="11015" w:author="Anees Shaikh" w:date="2013-10-19T02:16:00Z"/>
              </w:rPr>
              <w:pPrChange w:id="11016" w:author="Anees Shaikh" w:date="2013-10-19T02:16:00Z">
                <w:pPr>
                  <w:pStyle w:val="XML1"/>
                </w:pPr>
              </w:pPrChange>
            </w:pPr>
            <w:ins w:id="11017" w:author="aas" w:date="2013-10-14T02:06:00Z">
              <w:del w:id="11018"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19" w:author="aas" w:date="2013-10-14T02:06:00Z"/>
                <w:del w:id="11020" w:author="Anees Shaikh" w:date="2013-10-19T02:16:00Z"/>
              </w:rPr>
              <w:pPrChange w:id="11021" w:author="Anees Shaikh" w:date="2013-10-19T02:16:00Z">
                <w:pPr>
                  <w:pStyle w:val="XML1"/>
                </w:pPr>
              </w:pPrChange>
            </w:pPr>
            <w:ins w:id="11022" w:author="aas" w:date="2013-10-14T02:06:00Z">
              <w:del w:id="11023"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24" w:author="aas" w:date="2013-10-14T02:06:00Z"/>
                <w:del w:id="11025" w:author="Anees Shaikh" w:date="2013-10-19T02:16:00Z"/>
              </w:rPr>
              <w:pPrChange w:id="11026" w:author="Anees Shaikh" w:date="2013-10-19T02:16:00Z">
                <w:pPr>
                  <w:pStyle w:val="XML1"/>
                </w:pPr>
              </w:pPrChange>
            </w:pPr>
            <w:ins w:id="11027" w:author="aas" w:date="2013-10-14T02:06:00Z">
              <w:del w:id="11028" w:author="Anees Shaikh" w:date="2013-10-19T02:16:00Z">
                <w:r w:rsidDel="00E067A3">
                  <w:delText xml:space="preserve">                      &lt;/xs:sequence&gt;</w:delText>
                </w:r>
              </w:del>
            </w:ins>
          </w:p>
          <w:p w14:paraId="21EF8739" w14:textId="5053FBEC" w:rsidR="00874469" w:rsidDel="00E067A3" w:rsidRDefault="00874469">
            <w:pPr>
              <w:pStyle w:val="Appx"/>
              <w:rPr>
                <w:ins w:id="11029" w:author="aas" w:date="2013-10-14T02:06:00Z"/>
                <w:del w:id="11030" w:author="Anees Shaikh" w:date="2013-10-19T02:16:00Z"/>
              </w:rPr>
              <w:pPrChange w:id="11031" w:author="Anees Shaikh" w:date="2013-10-19T02:16:00Z">
                <w:pPr>
                  <w:pStyle w:val="XML1"/>
                </w:pPr>
              </w:pPrChange>
            </w:pPr>
            <w:ins w:id="11032" w:author="aas" w:date="2013-10-14T02:06:00Z">
              <w:del w:id="11033" w:author="Anees Shaikh" w:date="2013-10-19T02:16:00Z">
                <w:r w:rsidDel="00E067A3">
                  <w:delText xml:space="preserve">                      &lt;xs:sequence&gt;</w:delText>
                </w:r>
              </w:del>
            </w:ins>
          </w:p>
          <w:p w14:paraId="7D234C2D" w14:textId="40F46812" w:rsidR="00874469" w:rsidDel="00E067A3" w:rsidRDefault="00874469">
            <w:pPr>
              <w:pStyle w:val="Appx"/>
              <w:rPr>
                <w:ins w:id="11034" w:author="aas" w:date="2013-10-14T02:06:00Z"/>
                <w:del w:id="11035" w:author="Anees Shaikh" w:date="2013-10-19T02:16:00Z"/>
              </w:rPr>
              <w:pPrChange w:id="11036" w:author="Anees Shaikh" w:date="2013-10-19T02:16:00Z">
                <w:pPr>
                  <w:pStyle w:val="XML1"/>
                </w:pPr>
              </w:pPrChange>
            </w:pPr>
            <w:ins w:id="11037" w:author="aas" w:date="2013-10-14T02:06:00Z">
              <w:del w:id="11038"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39" w:author="aas" w:date="2013-10-14T02:06:00Z"/>
                <w:del w:id="11040" w:author="Anees Shaikh" w:date="2013-10-19T02:16:00Z"/>
              </w:rPr>
              <w:pPrChange w:id="11041" w:author="Anees Shaikh" w:date="2013-10-19T02:16:00Z">
                <w:pPr>
                  <w:pStyle w:val="XML1"/>
                </w:pPr>
              </w:pPrChange>
            </w:pPr>
            <w:ins w:id="11042" w:author="aas" w:date="2013-10-14T02:06:00Z">
              <w:del w:id="11043" w:author="Anees Shaikh" w:date="2013-10-19T02:16:00Z">
                <w:r w:rsidDel="00E067A3">
                  <w:delText xml:space="preserve">                          &lt;xs:annotation&gt;</w:delText>
                </w:r>
              </w:del>
            </w:ins>
          </w:p>
          <w:p w14:paraId="63A2418D" w14:textId="3C35589A" w:rsidR="00874469" w:rsidDel="00E067A3" w:rsidRDefault="00874469">
            <w:pPr>
              <w:pStyle w:val="Appx"/>
              <w:rPr>
                <w:ins w:id="11044" w:author="aas" w:date="2013-10-14T02:06:00Z"/>
                <w:del w:id="11045" w:author="Anees Shaikh" w:date="2013-10-19T02:16:00Z"/>
              </w:rPr>
              <w:pPrChange w:id="11046" w:author="Anees Shaikh" w:date="2013-10-19T02:16:00Z">
                <w:pPr>
                  <w:pStyle w:val="XML1"/>
                </w:pPr>
              </w:pPrChange>
            </w:pPr>
            <w:ins w:id="11047" w:author="aas" w:date="2013-10-14T02:06:00Z">
              <w:del w:id="11048" w:author="Anees Shaikh" w:date="2013-10-19T02:16:00Z">
                <w:r w:rsidDel="00E067A3">
                  <w:delText xml:space="preserve">                            &lt;xs:documentation&gt;</w:delText>
                </w:r>
              </w:del>
            </w:ins>
          </w:p>
          <w:p w14:paraId="62B9A95E" w14:textId="6594E4F5" w:rsidR="00874469" w:rsidDel="00E067A3" w:rsidRDefault="00874469">
            <w:pPr>
              <w:pStyle w:val="Appx"/>
              <w:rPr>
                <w:ins w:id="11049" w:author="aas" w:date="2013-10-14T02:06:00Z"/>
                <w:del w:id="11050" w:author="Anees Shaikh" w:date="2013-10-19T02:16:00Z"/>
              </w:rPr>
              <w:pPrChange w:id="11051" w:author="Anees Shaikh" w:date="2013-10-19T02:16:00Z">
                <w:pPr>
                  <w:pStyle w:val="XML1"/>
                </w:pPr>
              </w:pPrChange>
            </w:pPr>
            <w:ins w:id="11052" w:author="aas" w:date="2013-10-14T02:06:00Z">
              <w:del w:id="11053" w:author="Anees Shaikh" w:date="2013-10-19T02:16:00Z">
                <w:r w:rsidDel="00E067A3">
                  <w:delText xml:space="preserve">                              Properties of a IP-in-GRE tunnel.</w:delText>
                </w:r>
              </w:del>
            </w:ins>
          </w:p>
          <w:p w14:paraId="07A3719D" w14:textId="1C20831E" w:rsidR="00874469" w:rsidDel="00E067A3" w:rsidRDefault="00874469">
            <w:pPr>
              <w:pStyle w:val="Appx"/>
              <w:rPr>
                <w:ins w:id="11054" w:author="aas" w:date="2013-10-14T02:06:00Z"/>
                <w:del w:id="11055" w:author="Anees Shaikh" w:date="2013-10-19T02:16:00Z"/>
              </w:rPr>
              <w:pPrChange w:id="11056" w:author="Anees Shaikh" w:date="2013-10-19T02:16:00Z">
                <w:pPr>
                  <w:pStyle w:val="XML1"/>
                </w:pPr>
              </w:pPrChange>
            </w:pPr>
            <w:ins w:id="11057" w:author="aas" w:date="2013-10-14T02:06:00Z">
              <w:del w:id="11058" w:author="Anees Shaikh" w:date="2013-10-19T02:16:00Z">
                <w:r w:rsidDel="00E067A3">
                  <w:delText xml:space="preserve">                            &lt;/xs:documentation&gt;</w:delText>
                </w:r>
              </w:del>
            </w:ins>
          </w:p>
          <w:p w14:paraId="244A4E2E" w14:textId="2652CFE5" w:rsidR="00874469" w:rsidDel="00E067A3" w:rsidRDefault="00874469">
            <w:pPr>
              <w:pStyle w:val="Appx"/>
              <w:rPr>
                <w:ins w:id="11059" w:author="aas" w:date="2013-10-14T02:06:00Z"/>
                <w:del w:id="11060" w:author="Anees Shaikh" w:date="2013-10-19T02:16:00Z"/>
              </w:rPr>
              <w:pPrChange w:id="11061" w:author="Anees Shaikh" w:date="2013-10-19T02:16:00Z">
                <w:pPr>
                  <w:pStyle w:val="XML1"/>
                </w:pPr>
              </w:pPrChange>
            </w:pPr>
            <w:ins w:id="11062" w:author="aas" w:date="2013-10-14T02:06:00Z">
              <w:del w:id="11063" w:author="Anees Shaikh" w:date="2013-10-19T02:16:00Z">
                <w:r w:rsidDel="00E067A3">
                  <w:delText xml:space="preserve">                          &lt;/xs:annotation&gt;</w:delText>
                </w:r>
              </w:del>
            </w:ins>
          </w:p>
          <w:p w14:paraId="51A612C0" w14:textId="51FE4E4B" w:rsidR="00874469" w:rsidDel="00E067A3" w:rsidRDefault="00874469">
            <w:pPr>
              <w:pStyle w:val="Appx"/>
              <w:rPr>
                <w:ins w:id="11064" w:author="aas" w:date="2013-10-14T02:06:00Z"/>
                <w:del w:id="11065" w:author="Anees Shaikh" w:date="2013-10-19T02:16:00Z"/>
              </w:rPr>
              <w:pPrChange w:id="11066" w:author="Anees Shaikh" w:date="2013-10-19T02:16:00Z">
                <w:pPr>
                  <w:pStyle w:val="XML1"/>
                </w:pPr>
              </w:pPrChange>
            </w:pPr>
            <w:ins w:id="11067" w:author="aas" w:date="2013-10-14T02:06:00Z">
              <w:del w:id="11068" w:author="Anees Shaikh" w:date="2013-10-19T02:16:00Z">
                <w:r w:rsidDel="00E067A3">
                  <w:delText xml:space="preserve">                          &lt;xs:complexType&gt;</w:delText>
                </w:r>
              </w:del>
            </w:ins>
          </w:p>
          <w:p w14:paraId="6B2A39FF" w14:textId="5C2D6C1D" w:rsidR="00874469" w:rsidDel="00E067A3" w:rsidRDefault="00874469">
            <w:pPr>
              <w:pStyle w:val="Appx"/>
              <w:rPr>
                <w:ins w:id="11069" w:author="aas" w:date="2013-10-14T02:06:00Z"/>
                <w:del w:id="11070" w:author="Anees Shaikh" w:date="2013-10-19T02:16:00Z"/>
              </w:rPr>
              <w:pPrChange w:id="11071" w:author="Anees Shaikh" w:date="2013-10-19T02:16:00Z">
                <w:pPr>
                  <w:pStyle w:val="XML1"/>
                </w:pPr>
              </w:pPrChange>
            </w:pPr>
            <w:ins w:id="11072" w:author="aas" w:date="2013-10-14T02:06:00Z">
              <w:del w:id="11073" w:author="Anees Shaikh" w:date="2013-10-19T02:16:00Z">
                <w:r w:rsidDel="00E067A3">
                  <w:delText xml:space="preserve">                            &lt;xs:sequence&gt;</w:delText>
                </w:r>
              </w:del>
            </w:ins>
          </w:p>
          <w:p w14:paraId="4DFFDB34" w14:textId="5599872D" w:rsidR="00874469" w:rsidDel="00E067A3" w:rsidRDefault="00874469">
            <w:pPr>
              <w:pStyle w:val="Appx"/>
              <w:rPr>
                <w:ins w:id="11074" w:author="aas" w:date="2013-10-14T02:06:00Z"/>
                <w:del w:id="11075" w:author="Anees Shaikh" w:date="2013-10-19T02:16:00Z"/>
              </w:rPr>
              <w:pPrChange w:id="11076" w:author="Anees Shaikh" w:date="2013-10-19T02:16:00Z">
                <w:pPr>
                  <w:pStyle w:val="XML1"/>
                </w:pPr>
              </w:pPrChange>
            </w:pPr>
            <w:ins w:id="11077" w:author="aas" w:date="2013-10-14T02:06:00Z">
              <w:del w:id="11078" w:author="Anees Shaikh" w:date="2013-10-19T02:16:00Z">
                <w:r w:rsidDel="00E067A3">
                  <w:delText xml:space="preserve">                              &lt;xs:choice&gt;</w:delText>
                </w:r>
              </w:del>
            </w:ins>
          </w:p>
          <w:p w14:paraId="6B89458F" w14:textId="7DE39FBD" w:rsidR="00874469" w:rsidDel="00E067A3" w:rsidRDefault="00874469">
            <w:pPr>
              <w:pStyle w:val="Appx"/>
              <w:rPr>
                <w:ins w:id="11079" w:author="aas" w:date="2013-10-14T02:06:00Z"/>
                <w:del w:id="11080" w:author="Anees Shaikh" w:date="2013-10-19T02:16:00Z"/>
              </w:rPr>
              <w:pPrChange w:id="11081" w:author="Anees Shaikh" w:date="2013-10-19T02:16:00Z">
                <w:pPr>
                  <w:pStyle w:val="XML1"/>
                </w:pPr>
              </w:pPrChange>
            </w:pPr>
            <w:ins w:id="11082" w:author="aas" w:date="2013-10-14T02:06:00Z">
              <w:del w:id="11083" w:author="Anees Shaikh" w:date="2013-10-19T02:16:00Z">
                <w:r w:rsidDel="00E067A3">
                  <w:delText xml:space="preserve">                                &lt;xs:sequence&gt;</w:delText>
                </w:r>
              </w:del>
            </w:ins>
          </w:p>
          <w:p w14:paraId="0C3E7FD4" w14:textId="20740010" w:rsidR="00874469" w:rsidDel="00E067A3" w:rsidRDefault="00874469">
            <w:pPr>
              <w:pStyle w:val="Appx"/>
              <w:rPr>
                <w:ins w:id="11084" w:author="aas" w:date="2013-10-14T02:06:00Z"/>
                <w:del w:id="11085" w:author="Anees Shaikh" w:date="2013-10-19T02:16:00Z"/>
              </w:rPr>
              <w:pPrChange w:id="11086" w:author="Anees Shaikh" w:date="2013-10-19T02:16:00Z">
                <w:pPr>
                  <w:pStyle w:val="XML1"/>
                </w:pPr>
              </w:pPrChange>
            </w:pPr>
            <w:ins w:id="11087" w:author="aas" w:date="2013-10-14T02:06:00Z">
              <w:del w:id="11088"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089" w:author="aas" w:date="2013-10-14T02:06:00Z"/>
                <w:del w:id="11090" w:author="Anees Shaikh" w:date="2013-10-19T02:16:00Z"/>
              </w:rPr>
              <w:pPrChange w:id="11091" w:author="Anees Shaikh" w:date="2013-10-19T02:16:00Z">
                <w:pPr>
                  <w:pStyle w:val="XML1"/>
                </w:pPr>
              </w:pPrChange>
            </w:pPr>
            <w:ins w:id="11092" w:author="aas" w:date="2013-10-14T02:06:00Z">
              <w:del w:id="11093" w:author="Anees Shaikh" w:date="2013-10-19T02:16:00Z">
                <w:r w:rsidDel="00E067A3">
                  <w:delText xml:space="preserve">                                    &lt;xs:annotation&gt;</w:delText>
                </w:r>
              </w:del>
            </w:ins>
          </w:p>
          <w:p w14:paraId="1858E683" w14:textId="4AEE25E9" w:rsidR="00874469" w:rsidDel="00E067A3" w:rsidRDefault="00874469">
            <w:pPr>
              <w:pStyle w:val="Appx"/>
              <w:rPr>
                <w:ins w:id="11094" w:author="aas" w:date="2013-10-14T02:06:00Z"/>
                <w:del w:id="11095" w:author="Anees Shaikh" w:date="2013-10-19T02:16:00Z"/>
              </w:rPr>
              <w:pPrChange w:id="11096" w:author="Anees Shaikh" w:date="2013-10-19T02:16:00Z">
                <w:pPr>
                  <w:pStyle w:val="XML1"/>
                </w:pPr>
              </w:pPrChange>
            </w:pPr>
            <w:ins w:id="11097" w:author="aas" w:date="2013-10-14T02:06:00Z">
              <w:del w:id="11098" w:author="Anees Shaikh" w:date="2013-10-19T02:16:00Z">
                <w:r w:rsidDel="00E067A3">
                  <w:delText xml:space="preserve">                                      &lt;xs:documentation&gt;</w:delText>
                </w:r>
              </w:del>
            </w:ins>
          </w:p>
          <w:p w14:paraId="25900130" w14:textId="2D3142BF" w:rsidR="00874469" w:rsidDel="00E067A3" w:rsidRDefault="00874469">
            <w:pPr>
              <w:pStyle w:val="Appx"/>
              <w:rPr>
                <w:ins w:id="11099" w:author="aas" w:date="2013-10-14T02:06:00Z"/>
                <w:del w:id="11100" w:author="Anees Shaikh" w:date="2013-10-19T02:16:00Z"/>
              </w:rPr>
              <w:pPrChange w:id="11101" w:author="Anees Shaikh" w:date="2013-10-19T02:16:00Z">
                <w:pPr>
                  <w:pStyle w:val="XML1"/>
                </w:pPr>
              </w:pPrChange>
            </w:pPr>
            <w:ins w:id="11102" w:author="aas" w:date="2013-10-14T02:06:00Z">
              <w:del w:id="11103"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04" w:author="aas" w:date="2013-10-14T02:06:00Z"/>
                <w:del w:id="11105" w:author="Anees Shaikh" w:date="2013-10-19T02:16:00Z"/>
              </w:rPr>
              <w:pPrChange w:id="11106" w:author="Anees Shaikh" w:date="2013-10-19T02:16:00Z">
                <w:pPr>
                  <w:pStyle w:val="XML1"/>
                </w:pPr>
              </w:pPrChange>
            </w:pPr>
            <w:ins w:id="11107" w:author="aas" w:date="2013-10-14T02:06:00Z">
              <w:del w:id="11108" w:author="Anees Shaikh" w:date="2013-10-19T02:16:00Z">
                <w:r w:rsidDel="00E067A3">
                  <w:delText xml:space="preserve">                                      &lt;/xs:documentation&gt;</w:delText>
                </w:r>
              </w:del>
            </w:ins>
          </w:p>
          <w:p w14:paraId="77B2AA44" w14:textId="56E39AE9" w:rsidR="00874469" w:rsidDel="00E067A3" w:rsidRDefault="00874469">
            <w:pPr>
              <w:pStyle w:val="Appx"/>
              <w:rPr>
                <w:ins w:id="11109" w:author="aas" w:date="2013-10-14T02:06:00Z"/>
                <w:del w:id="11110" w:author="Anees Shaikh" w:date="2013-10-19T02:16:00Z"/>
              </w:rPr>
              <w:pPrChange w:id="11111" w:author="Anees Shaikh" w:date="2013-10-19T02:16:00Z">
                <w:pPr>
                  <w:pStyle w:val="XML1"/>
                </w:pPr>
              </w:pPrChange>
            </w:pPr>
            <w:ins w:id="11112" w:author="aas" w:date="2013-10-14T02:06:00Z">
              <w:del w:id="11113" w:author="Anees Shaikh" w:date="2013-10-19T02:16:00Z">
                <w:r w:rsidDel="00E067A3">
                  <w:delText xml:space="preserve">                                    &lt;/xs:annotation&gt;</w:delText>
                </w:r>
              </w:del>
            </w:ins>
          </w:p>
          <w:p w14:paraId="1C3AE472" w14:textId="74BAC53E" w:rsidR="00874469" w:rsidDel="00E067A3" w:rsidRDefault="00874469">
            <w:pPr>
              <w:pStyle w:val="Appx"/>
              <w:rPr>
                <w:ins w:id="11114" w:author="aas" w:date="2013-10-14T02:06:00Z"/>
                <w:del w:id="11115" w:author="Anees Shaikh" w:date="2013-10-19T02:16:00Z"/>
              </w:rPr>
              <w:pPrChange w:id="11116" w:author="Anees Shaikh" w:date="2013-10-19T02:16:00Z">
                <w:pPr>
                  <w:pStyle w:val="XML1"/>
                </w:pPr>
              </w:pPrChange>
            </w:pPr>
            <w:ins w:id="11117" w:author="aas" w:date="2013-10-14T02:06:00Z">
              <w:del w:id="11118" w:author="Anees Shaikh" w:date="2013-10-19T02:16:00Z">
                <w:r w:rsidDel="00E067A3">
                  <w:delText xml:space="preserve">                                  &lt;/xs:element&gt;</w:delText>
                </w:r>
              </w:del>
            </w:ins>
          </w:p>
          <w:p w14:paraId="1A5AB911" w14:textId="3C2DCB3E" w:rsidR="00874469" w:rsidDel="00E067A3" w:rsidRDefault="00874469">
            <w:pPr>
              <w:pStyle w:val="Appx"/>
              <w:rPr>
                <w:ins w:id="11119" w:author="aas" w:date="2013-10-14T02:06:00Z"/>
                <w:del w:id="11120" w:author="Anees Shaikh" w:date="2013-10-19T02:16:00Z"/>
              </w:rPr>
              <w:pPrChange w:id="11121" w:author="Anees Shaikh" w:date="2013-10-19T02:16:00Z">
                <w:pPr>
                  <w:pStyle w:val="XML1"/>
                </w:pPr>
              </w:pPrChange>
            </w:pPr>
            <w:ins w:id="11122" w:author="aas" w:date="2013-10-14T02:06:00Z">
              <w:del w:id="11123"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24" w:author="aas" w:date="2013-10-14T02:06:00Z"/>
                <w:del w:id="11125" w:author="Anees Shaikh" w:date="2013-10-19T02:16:00Z"/>
              </w:rPr>
              <w:pPrChange w:id="11126" w:author="Anees Shaikh" w:date="2013-10-19T02:16:00Z">
                <w:pPr>
                  <w:pStyle w:val="XML1"/>
                </w:pPr>
              </w:pPrChange>
            </w:pPr>
            <w:ins w:id="11127" w:author="aas" w:date="2013-10-14T02:06:00Z">
              <w:del w:id="11128" w:author="Anees Shaikh" w:date="2013-10-19T02:16:00Z">
                <w:r w:rsidDel="00E067A3">
                  <w:delText xml:space="preserve">                                    &lt;xs:annotation&gt;</w:delText>
                </w:r>
              </w:del>
            </w:ins>
          </w:p>
          <w:p w14:paraId="665596C7" w14:textId="41BB5384" w:rsidR="00874469" w:rsidDel="00E067A3" w:rsidRDefault="00874469">
            <w:pPr>
              <w:pStyle w:val="Appx"/>
              <w:rPr>
                <w:ins w:id="11129" w:author="aas" w:date="2013-10-14T02:06:00Z"/>
                <w:del w:id="11130" w:author="Anees Shaikh" w:date="2013-10-19T02:16:00Z"/>
              </w:rPr>
              <w:pPrChange w:id="11131" w:author="Anees Shaikh" w:date="2013-10-19T02:16:00Z">
                <w:pPr>
                  <w:pStyle w:val="XML1"/>
                </w:pPr>
              </w:pPrChange>
            </w:pPr>
            <w:ins w:id="11132" w:author="aas" w:date="2013-10-14T02:06:00Z">
              <w:del w:id="11133" w:author="Anees Shaikh" w:date="2013-10-19T02:16:00Z">
                <w:r w:rsidDel="00E067A3">
                  <w:delText xml:space="preserve">                                      &lt;xs:documentation&gt;</w:delText>
                </w:r>
              </w:del>
            </w:ins>
          </w:p>
          <w:p w14:paraId="7C86384A" w14:textId="4A7FC293" w:rsidR="00874469" w:rsidDel="00E067A3" w:rsidRDefault="00874469">
            <w:pPr>
              <w:pStyle w:val="Appx"/>
              <w:rPr>
                <w:ins w:id="11134" w:author="aas" w:date="2013-10-14T02:06:00Z"/>
                <w:del w:id="11135" w:author="Anees Shaikh" w:date="2013-10-19T02:16:00Z"/>
              </w:rPr>
              <w:pPrChange w:id="11136" w:author="Anees Shaikh" w:date="2013-10-19T02:16:00Z">
                <w:pPr>
                  <w:pStyle w:val="XML1"/>
                </w:pPr>
              </w:pPrChange>
            </w:pPr>
            <w:ins w:id="11137" w:author="aas" w:date="2013-10-14T02:06:00Z">
              <w:del w:id="11138"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39" w:author="aas" w:date="2013-10-14T02:06:00Z"/>
                <w:del w:id="11140" w:author="Anees Shaikh" w:date="2013-10-19T02:16:00Z"/>
              </w:rPr>
              <w:pPrChange w:id="11141" w:author="Anees Shaikh" w:date="2013-10-19T02:16:00Z">
                <w:pPr>
                  <w:pStyle w:val="XML1"/>
                </w:pPr>
              </w:pPrChange>
            </w:pPr>
            <w:ins w:id="11142" w:author="aas" w:date="2013-10-14T02:06:00Z">
              <w:del w:id="11143" w:author="Anees Shaikh" w:date="2013-10-19T02:16:00Z">
                <w:r w:rsidDel="00E067A3">
                  <w:delText xml:space="preserve">                                      &lt;/xs:documentation&gt;</w:delText>
                </w:r>
              </w:del>
            </w:ins>
          </w:p>
          <w:p w14:paraId="2BA0E8FB" w14:textId="3107BE56" w:rsidR="00874469" w:rsidDel="00E067A3" w:rsidRDefault="00874469">
            <w:pPr>
              <w:pStyle w:val="Appx"/>
              <w:rPr>
                <w:ins w:id="11144" w:author="aas" w:date="2013-10-14T02:06:00Z"/>
                <w:del w:id="11145" w:author="Anees Shaikh" w:date="2013-10-19T02:16:00Z"/>
              </w:rPr>
              <w:pPrChange w:id="11146" w:author="Anees Shaikh" w:date="2013-10-19T02:16:00Z">
                <w:pPr>
                  <w:pStyle w:val="XML1"/>
                </w:pPr>
              </w:pPrChange>
            </w:pPr>
            <w:ins w:id="11147" w:author="aas" w:date="2013-10-14T02:06:00Z">
              <w:del w:id="11148" w:author="Anees Shaikh" w:date="2013-10-19T02:16:00Z">
                <w:r w:rsidDel="00E067A3">
                  <w:delText xml:space="preserve">                                    &lt;/xs:annotation&gt;</w:delText>
                </w:r>
              </w:del>
            </w:ins>
          </w:p>
          <w:p w14:paraId="5716B475" w14:textId="3D2B15CD" w:rsidR="00874469" w:rsidDel="00E067A3" w:rsidRDefault="00874469">
            <w:pPr>
              <w:pStyle w:val="Appx"/>
              <w:rPr>
                <w:ins w:id="11149" w:author="aas" w:date="2013-10-14T02:06:00Z"/>
                <w:del w:id="11150" w:author="Anees Shaikh" w:date="2013-10-19T02:16:00Z"/>
              </w:rPr>
              <w:pPrChange w:id="11151" w:author="Anees Shaikh" w:date="2013-10-19T02:16:00Z">
                <w:pPr>
                  <w:pStyle w:val="XML1"/>
                </w:pPr>
              </w:pPrChange>
            </w:pPr>
            <w:ins w:id="11152" w:author="aas" w:date="2013-10-14T02:06:00Z">
              <w:del w:id="11153" w:author="Anees Shaikh" w:date="2013-10-19T02:16:00Z">
                <w:r w:rsidDel="00E067A3">
                  <w:delText xml:space="preserve">                                  &lt;/xs:element&gt;</w:delText>
                </w:r>
              </w:del>
            </w:ins>
          </w:p>
          <w:p w14:paraId="1D15CD17" w14:textId="38F03BB4" w:rsidR="00874469" w:rsidDel="00E067A3" w:rsidRDefault="00874469">
            <w:pPr>
              <w:pStyle w:val="Appx"/>
              <w:rPr>
                <w:ins w:id="11154" w:author="aas" w:date="2013-10-14T02:06:00Z"/>
                <w:del w:id="11155" w:author="Anees Shaikh" w:date="2013-10-19T02:16:00Z"/>
              </w:rPr>
              <w:pPrChange w:id="11156" w:author="Anees Shaikh" w:date="2013-10-19T02:16:00Z">
                <w:pPr>
                  <w:pStyle w:val="XML1"/>
                </w:pPr>
              </w:pPrChange>
            </w:pPr>
            <w:ins w:id="11157" w:author="aas" w:date="2013-10-14T02:06:00Z">
              <w:del w:id="11158"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159" w:author="aas" w:date="2013-10-14T02:06:00Z"/>
                <w:del w:id="11160" w:author="Anees Shaikh" w:date="2013-10-19T02:16:00Z"/>
              </w:rPr>
              <w:pPrChange w:id="11161" w:author="Anees Shaikh" w:date="2013-10-19T02:16:00Z">
                <w:pPr>
                  <w:pStyle w:val="XML1"/>
                </w:pPr>
              </w:pPrChange>
            </w:pPr>
            <w:ins w:id="11162" w:author="aas" w:date="2013-10-14T02:06:00Z">
              <w:del w:id="11163" w:author="Anees Shaikh" w:date="2013-10-19T02:16:00Z">
                <w:r w:rsidDel="00E067A3">
                  <w:delText xml:space="preserve">                                          namespace="##other" processContents="lax"/&gt;</w:delText>
                </w:r>
              </w:del>
            </w:ins>
          </w:p>
          <w:p w14:paraId="37C57A21" w14:textId="77CD3A70" w:rsidR="00874469" w:rsidDel="00E067A3" w:rsidRDefault="00874469">
            <w:pPr>
              <w:pStyle w:val="Appx"/>
              <w:rPr>
                <w:ins w:id="11164" w:author="aas" w:date="2013-10-14T02:06:00Z"/>
                <w:del w:id="11165" w:author="Anees Shaikh" w:date="2013-10-19T02:16:00Z"/>
              </w:rPr>
              <w:pPrChange w:id="11166" w:author="Anees Shaikh" w:date="2013-10-19T02:16:00Z">
                <w:pPr>
                  <w:pStyle w:val="XML1"/>
                </w:pPr>
              </w:pPrChange>
            </w:pPr>
            <w:ins w:id="11167" w:author="aas" w:date="2013-10-14T02:06:00Z">
              <w:del w:id="11168" w:author="Anees Shaikh" w:date="2013-10-19T02:16:00Z">
                <w:r w:rsidDel="00E067A3">
                  <w:delText xml:space="preserve">                                &lt;/xs:sequence&gt;</w:delText>
                </w:r>
              </w:del>
            </w:ins>
          </w:p>
          <w:p w14:paraId="2DEB0D92" w14:textId="1747D2F3" w:rsidR="00874469" w:rsidDel="00E067A3" w:rsidRDefault="00874469">
            <w:pPr>
              <w:pStyle w:val="Appx"/>
              <w:rPr>
                <w:ins w:id="11169" w:author="aas" w:date="2013-10-14T02:06:00Z"/>
                <w:del w:id="11170" w:author="Anees Shaikh" w:date="2013-10-19T02:16:00Z"/>
              </w:rPr>
              <w:pPrChange w:id="11171" w:author="Anees Shaikh" w:date="2013-10-19T02:16:00Z">
                <w:pPr>
                  <w:pStyle w:val="XML1"/>
                </w:pPr>
              </w:pPrChange>
            </w:pPr>
            <w:ins w:id="11172" w:author="aas" w:date="2013-10-14T02:06:00Z">
              <w:del w:id="11173" w:author="Anees Shaikh" w:date="2013-10-19T02:16:00Z">
                <w:r w:rsidDel="00E067A3">
                  <w:delText xml:space="preserve">                                &lt;xs:sequence&gt;</w:delText>
                </w:r>
              </w:del>
            </w:ins>
          </w:p>
          <w:p w14:paraId="2D745BC1" w14:textId="39747C49" w:rsidR="00874469" w:rsidDel="00E067A3" w:rsidRDefault="00874469">
            <w:pPr>
              <w:pStyle w:val="Appx"/>
              <w:rPr>
                <w:ins w:id="11174" w:author="aas" w:date="2013-10-14T02:06:00Z"/>
                <w:del w:id="11175" w:author="Anees Shaikh" w:date="2013-10-19T02:16:00Z"/>
              </w:rPr>
              <w:pPrChange w:id="11176" w:author="Anees Shaikh" w:date="2013-10-19T02:16:00Z">
                <w:pPr>
                  <w:pStyle w:val="XML1"/>
                </w:pPr>
              </w:pPrChange>
            </w:pPr>
            <w:ins w:id="11177" w:author="aas" w:date="2013-10-14T02:06:00Z">
              <w:del w:id="11178"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179" w:author="aas" w:date="2013-10-14T02:06:00Z"/>
                <w:del w:id="11180" w:author="Anees Shaikh" w:date="2013-10-19T02:16:00Z"/>
              </w:rPr>
              <w:pPrChange w:id="11181" w:author="Anees Shaikh" w:date="2013-10-19T02:16:00Z">
                <w:pPr>
                  <w:pStyle w:val="XML1"/>
                </w:pPr>
              </w:pPrChange>
            </w:pPr>
            <w:ins w:id="11182" w:author="aas" w:date="2013-10-14T02:06:00Z">
              <w:del w:id="11183" w:author="Anees Shaikh" w:date="2013-10-19T02:16:00Z">
                <w:r w:rsidDel="00E067A3">
                  <w:delText xml:space="preserve">                                    &lt;xs:annotation&gt;</w:delText>
                </w:r>
              </w:del>
            </w:ins>
          </w:p>
          <w:p w14:paraId="251E74BE" w14:textId="7E42E1ED" w:rsidR="00874469" w:rsidDel="00E067A3" w:rsidRDefault="00874469">
            <w:pPr>
              <w:pStyle w:val="Appx"/>
              <w:rPr>
                <w:ins w:id="11184" w:author="aas" w:date="2013-10-14T02:06:00Z"/>
                <w:del w:id="11185" w:author="Anees Shaikh" w:date="2013-10-19T02:16:00Z"/>
              </w:rPr>
              <w:pPrChange w:id="11186" w:author="Anees Shaikh" w:date="2013-10-19T02:16:00Z">
                <w:pPr>
                  <w:pStyle w:val="XML1"/>
                </w:pPr>
              </w:pPrChange>
            </w:pPr>
            <w:ins w:id="11187" w:author="aas" w:date="2013-10-14T02:06:00Z">
              <w:del w:id="11188" w:author="Anees Shaikh" w:date="2013-10-19T02:16:00Z">
                <w:r w:rsidDel="00E067A3">
                  <w:delText xml:space="preserve">                                      &lt;xs:documentation&gt;</w:delText>
                </w:r>
              </w:del>
            </w:ins>
          </w:p>
          <w:p w14:paraId="1C7165B5" w14:textId="66E22D5E" w:rsidR="00874469" w:rsidDel="00E067A3" w:rsidRDefault="00874469">
            <w:pPr>
              <w:pStyle w:val="Appx"/>
              <w:rPr>
                <w:ins w:id="11189" w:author="aas" w:date="2013-10-14T02:06:00Z"/>
                <w:del w:id="11190" w:author="Anees Shaikh" w:date="2013-10-19T02:16:00Z"/>
              </w:rPr>
              <w:pPrChange w:id="11191" w:author="Anees Shaikh" w:date="2013-10-19T02:16:00Z">
                <w:pPr>
                  <w:pStyle w:val="XML1"/>
                </w:pPr>
              </w:pPrChange>
            </w:pPr>
            <w:ins w:id="11192" w:author="aas" w:date="2013-10-14T02:06:00Z">
              <w:del w:id="11193"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194" w:author="aas" w:date="2013-10-14T02:06:00Z"/>
                <w:del w:id="11195" w:author="Anees Shaikh" w:date="2013-10-19T02:16:00Z"/>
              </w:rPr>
              <w:pPrChange w:id="11196" w:author="Anees Shaikh" w:date="2013-10-19T02:16:00Z">
                <w:pPr>
                  <w:pStyle w:val="XML1"/>
                </w:pPr>
              </w:pPrChange>
            </w:pPr>
            <w:ins w:id="11197" w:author="aas" w:date="2013-10-14T02:06:00Z">
              <w:del w:id="11198" w:author="Anees Shaikh" w:date="2013-10-19T02:16:00Z">
                <w:r w:rsidDel="00E067A3">
                  <w:delText xml:space="preserve">                                      &lt;/xs:documentation&gt;</w:delText>
                </w:r>
              </w:del>
            </w:ins>
          </w:p>
          <w:p w14:paraId="4A92506E" w14:textId="4BFB8449" w:rsidR="00874469" w:rsidDel="00E067A3" w:rsidRDefault="00874469">
            <w:pPr>
              <w:pStyle w:val="Appx"/>
              <w:rPr>
                <w:ins w:id="11199" w:author="aas" w:date="2013-10-14T02:06:00Z"/>
                <w:del w:id="11200" w:author="Anees Shaikh" w:date="2013-10-19T02:16:00Z"/>
              </w:rPr>
              <w:pPrChange w:id="11201" w:author="Anees Shaikh" w:date="2013-10-19T02:16:00Z">
                <w:pPr>
                  <w:pStyle w:val="XML1"/>
                </w:pPr>
              </w:pPrChange>
            </w:pPr>
            <w:ins w:id="11202" w:author="aas" w:date="2013-10-14T02:06:00Z">
              <w:del w:id="11203" w:author="Anees Shaikh" w:date="2013-10-19T02:16:00Z">
                <w:r w:rsidDel="00E067A3">
                  <w:delText xml:space="preserve">                                    &lt;/xs:annotation&gt;</w:delText>
                </w:r>
              </w:del>
            </w:ins>
          </w:p>
          <w:p w14:paraId="6A24777B" w14:textId="4F9E219C" w:rsidR="00874469" w:rsidDel="00E067A3" w:rsidRDefault="00874469">
            <w:pPr>
              <w:pStyle w:val="Appx"/>
              <w:rPr>
                <w:ins w:id="11204" w:author="aas" w:date="2013-10-14T02:06:00Z"/>
                <w:del w:id="11205" w:author="Anees Shaikh" w:date="2013-10-19T02:16:00Z"/>
              </w:rPr>
              <w:pPrChange w:id="11206" w:author="Anees Shaikh" w:date="2013-10-19T02:16:00Z">
                <w:pPr>
                  <w:pStyle w:val="XML1"/>
                </w:pPr>
              </w:pPrChange>
            </w:pPr>
            <w:ins w:id="11207" w:author="aas" w:date="2013-10-14T02:06:00Z">
              <w:del w:id="11208" w:author="Anees Shaikh" w:date="2013-10-19T02:16:00Z">
                <w:r w:rsidDel="00E067A3">
                  <w:delText xml:space="preserve">                                  &lt;/xs:element&gt;</w:delText>
                </w:r>
              </w:del>
            </w:ins>
          </w:p>
          <w:p w14:paraId="14089CA0" w14:textId="007C478D" w:rsidR="00874469" w:rsidDel="00E067A3" w:rsidRDefault="00874469">
            <w:pPr>
              <w:pStyle w:val="Appx"/>
              <w:rPr>
                <w:ins w:id="11209" w:author="aas" w:date="2013-10-14T02:06:00Z"/>
                <w:del w:id="11210" w:author="Anees Shaikh" w:date="2013-10-19T02:16:00Z"/>
              </w:rPr>
              <w:pPrChange w:id="11211" w:author="Anees Shaikh" w:date="2013-10-19T02:16:00Z">
                <w:pPr>
                  <w:pStyle w:val="XML1"/>
                </w:pPr>
              </w:pPrChange>
            </w:pPr>
            <w:ins w:id="11212" w:author="aas" w:date="2013-10-14T02:06:00Z">
              <w:del w:id="11213"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14" w:author="aas" w:date="2013-10-14T02:06:00Z"/>
                <w:del w:id="11215" w:author="Anees Shaikh" w:date="2013-10-19T02:16:00Z"/>
              </w:rPr>
              <w:pPrChange w:id="11216" w:author="Anees Shaikh" w:date="2013-10-19T02:16:00Z">
                <w:pPr>
                  <w:pStyle w:val="XML1"/>
                </w:pPr>
              </w:pPrChange>
            </w:pPr>
            <w:ins w:id="11217" w:author="aas" w:date="2013-10-14T02:06:00Z">
              <w:del w:id="11218" w:author="Anees Shaikh" w:date="2013-10-19T02:16:00Z">
                <w:r w:rsidDel="00E067A3">
                  <w:delText xml:space="preserve">                                    &lt;xs:annotation&gt;</w:delText>
                </w:r>
              </w:del>
            </w:ins>
          </w:p>
          <w:p w14:paraId="66BC5074" w14:textId="14F15E56" w:rsidR="00874469" w:rsidDel="00E067A3" w:rsidRDefault="00874469">
            <w:pPr>
              <w:pStyle w:val="Appx"/>
              <w:rPr>
                <w:ins w:id="11219" w:author="aas" w:date="2013-10-14T02:06:00Z"/>
                <w:del w:id="11220" w:author="Anees Shaikh" w:date="2013-10-19T02:16:00Z"/>
              </w:rPr>
              <w:pPrChange w:id="11221" w:author="Anees Shaikh" w:date="2013-10-19T02:16:00Z">
                <w:pPr>
                  <w:pStyle w:val="XML1"/>
                </w:pPr>
              </w:pPrChange>
            </w:pPr>
            <w:ins w:id="11222" w:author="aas" w:date="2013-10-14T02:06:00Z">
              <w:del w:id="11223" w:author="Anees Shaikh" w:date="2013-10-19T02:16:00Z">
                <w:r w:rsidDel="00E067A3">
                  <w:delText xml:space="preserve">                                      &lt;xs:documentation&gt;</w:delText>
                </w:r>
              </w:del>
            </w:ins>
          </w:p>
          <w:p w14:paraId="61677124" w14:textId="061F2AD4" w:rsidR="00874469" w:rsidDel="00E067A3" w:rsidRDefault="00874469">
            <w:pPr>
              <w:pStyle w:val="Appx"/>
              <w:rPr>
                <w:ins w:id="11224" w:author="aas" w:date="2013-10-14T02:06:00Z"/>
                <w:del w:id="11225" w:author="Anees Shaikh" w:date="2013-10-19T02:16:00Z"/>
              </w:rPr>
              <w:pPrChange w:id="11226" w:author="Anees Shaikh" w:date="2013-10-19T02:16:00Z">
                <w:pPr>
                  <w:pStyle w:val="XML1"/>
                </w:pPr>
              </w:pPrChange>
            </w:pPr>
            <w:ins w:id="11227" w:author="aas" w:date="2013-10-14T02:06:00Z">
              <w:del w:id="11228"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29" w:author="aas" w:date="2013-10-14T02:06:00Z"/>
                <w:del w:id="11230" w:author="Anees Shaikh" w:date="2013-10-19T02:16:00Z"/>
              </w:rPr>
              <w:pPrChange w:id="11231" w:author="Anees Shaikh" w:date="2013-10-19T02:16:00Z">
                <w:pPr>
                  <w:pStyle w:val="XML1"/>
                </w:pPr>
              </w:pPrChange>
            </w:pPr>
            <w:ins w:id="11232" w:author="aas" w:date="2013-10-14T02:06:00Z">
              <w:del w:id="11233" w:author="Anees Shaikh" w:date="2013-10-19T02:16:00Z">
                <w:r w:rsidDel="00E067A3">
                  <w:delText xml:space="preserve">                                      &lt;/xs:documentation&gt;</w:delText>
                </w:r>
              </w:del>
            </w:ins>
          </w:p>
          <w:p w14:paraId="52B9ADB7" w14:textId="3C12741E" w:rsidR="00874469" w:rsidDel="00E067A3" w:rsidRDefault="00874469">
            <w:pPr>
              <w:pStyle w:val="Appx"/>
              <w:rPr>
                <w:ins w:id="11234" w:author="aas" w:date="2013-10-14T02:06:00Z"/>
                <w:del w:id="11235" w:author="Anees Shaikh" w:date="2013-10-19T02:16:00Z"/>
              </w:rPr>
              <w:pPrChange w:id="11236" w:author="Anees Shaikh" w:date="2013-10-19T02:16:00Z">
                <w:pPr>
                  <w:pStyle w:val="XML1"/>
                </w:pPr>
              </w:pPrChange>
            </w:pPr>
            <w:ins w:id="11237" w:author="aas" w:date="2013-10-14T02:06:00Z">
              <w:del w:id="11238" w:author="Anees Shaikh" w:date="2013-10-19T02:16:00Z">
                <w:r w:rsidDel="00E067A3">
                  <w:delText xml:space="preserve">                                    &lt;/xs:annotation&gt;</w:delText>
                </w:r>
              </w:del>
            </w:ins>
          </w:p>
          <w:p w14:paraId="384A3413" w14:textId="2AFD6D27" w:rsidR="00874469" w:rsidDel="00E067A3" w:rsidRDefault="00874469">
            <w:pPr>
              <w:pStyle w:val="Appx"/>
              <w:rPr>
                <w:ins w:id="11239" w:author="aas" w:date="2013-10-14T02:06:00Z"/>
                <w:del w:id="11240" w:author="Anees Shaikh" w:date="2013-10-19T02:16:00Z"/>
              </w:rPr>
              <w:pPrChange w:id="11241" w:author="Anees Shaikh" w:date="2013-10-19T02:16:00Z">
                <w:pPr>
                  <w:pStyle w:val="XML1"/>
                </w:pPr>
              </w:pPrChange>
            </w:pPr>
            <w:ins w:id="11242" w:author="aas" w:date="2013-10-14T02:06:00Z">
              <w:del w:id="11243" w:author="Anees Shaikh" w:date="2013-10-19T02:16:00Z">
                <w:r w:rsidDel="00E067A3">
                  <w:delText xml:space="preserve">                                  &lt;/xs:element&gt;</w:delText>
                </w:r>
              </w:del>
            </w:ins>
          </w:p>
          <w:p w14:paraId="11BC9AA4" w14:textId="64BFFD02" w:rsidR="00874469" w:rsidDel="00E067A3" w:rsidRDefault="00874469">
            <w:pPr>
              <w:pStyle w:val="Appx"/>
              <w:rPr>
                <w:ins w:id="11244" w:author="aas" w:date="2013-10-14T02:06:00Z"/>
                <w:del w:id="11245" w:author="Anees Shaikh" w:date="2013-10-19T02:16:00Z"/>
              </w:rPr>
              <w:pPrChange w:id="11246" w:author="Anees Shaikh" w:date="2013-10-19T02:16:00Z">
                <w:pPr>
                  <w:pStyle w:val="XML1"/>
                </w:pPr>
              </w:pPrChange>
            </w:pPr>
            <w:ins w:id="11247" w:author="aas" w:date="2013-10-14T02:06:00Z">
              <w:del w:id="11248"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49" w:author="aas" w:date="2013-10-14T02:06:00Z"/>
                <w:del w:id="11250" w:author="Anees Shaikh" w:date="2013-10-19T02:16:00Z"/>
              </w:rPr>
              <w:pPrChange w:id="11251" w:author="Anees Shaikh" w:date="2013-10-19T02:16:00Z">
                <w:pPr>
                  <w:pStyle w:val="XML1"/>
                </w:pPr>
              </w:pPrChange>
            </w:pPr>
            <w:ins w:id="11252" w:author="aas" w:date="2013-10-14T02:06:00Z">
              <w:del w:id="11253"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54" w:author="aas" w:date="2013-10-14T02:06:00Z"/>
                <w:del w:id="11255" w:author="Anees Shaikh" w:date="2013-10-19T02:16:00Z"/>
              </w:rPr>
              <w:pPrChange w:id="11256" w:author="Anees Shaikh" w:date="2013-10-19T02:16:00Z">
                <w:pPr>
                  <w:pStyle w:val="XML1"/>
                </w:pPr>
              </w:pPrChange>
            </w:pPr>
            <w:ins w:id="11257" w:author="aas" w:date="2013-10-14T02:06:00Z">
              <w:del w:id="11258" w:author="Anees Shaikh" w:date="2013-10-19T02:16:00Z">
                <w:r w:rsidDel="00E067A3">
                  <w:delText xml:space="preserve">                                &lt;/xs:sequence&gt;</w:delText>
                </w:r>
              </w:del>
            </w:ins>
          </w:p>
          <w:p w14:paraId="56BAE7DB" w14:textId="4402DF70" w:rsidR="00874469" w:rsidDel="00E067A3" w:rsidRDefault="00874469">
            <w:pPr>
              <w:pStyle w:val="Appx"/>
              <w:rPr>
                <w:ins w:id="11259" w:author="aas" w:date="2013-10-14T02:06:00Z"/>
                <w:del w:id="11260" w:author="Anees Shaikh" w:date="2013-10-19T02:16:00Z"/>
              </w:rPr>
              <w:pPrChange w:id="11261" w:author="Anees Shaikh" w:date="2013-10-19T02:16:00Z">
                <w:pPr>
                  <w:pStyle w:val="XML1"/>
                </w:pPr>
              </w:pPrChange>
            </w:pPr>
            <w:ins w:id="11262" w:author="aas" w:date="2013-10-14T02:06:00Z">
              <w:del w:id="11263" w:author="Anees Shaikh" w:date="2013-10-19T02:16:00Z">
                <w:r w:rsidDel="00E067A3">
                  <w:delText xml:space="preserve">                                &lt;xs:sequence&gt;</w:delText>
                </w:r>
              </w:del>
            </w:ins>
          </w:p>
          <w:p w14:paraId="5B5D9100" w14:textId="40FD52E8" w:rsidR="00874469" w:rsidDel="00E067A3" w:rsidRDefault="00874469">
            <w:pPr>
              <w:pStyle w:val="Appx"/>
              <w:rPr>
                <w:ins w:id="11264" w:author="aas" w:date="2013-10-14T02:06:00Z"/>
                <w:del w:id="11265" w:author="Anees Shaikh" w:date="2013-10-19T02:16:00Z"/>
              </w:rPr>
              <w:pPrChange w:id="11266" w:author="Anees Shaikh" w:date="2013-10-19T02:16:00Z">
                <w:pPr>
                  <w:pStyle w:val="XML1"/>
                </w:pPr>
              </w:pPrChange>
            </w:pPr>
            <w:ins w:id="11267" w:author="aas" w:date="2013-10-14T02:06:00Z">
              <w:del w:id="11268"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269" w:author="aas" w:date="2013-10-14T02:06:00Z"/>
                <w:del w:id="11270" w:author="Anees Shaikh" w:date="2013-10-19T02:16:00Z"/>
              </w:rPr>
              <w:pPrChange w:id="11271" w:author="Anees Shaikh" w:date="2013-10-19T02:16:00Z">
                <w:pPr>
                  <w:pStyle w:val="XML1"/>
                </w:pPr>
              </w:pPrChange>
            </w:pPr>
            <w:ins w:id="11272" w:author="aas" w:date="2013-10-14T02:06:00Z">
              <w:del w:id="11273" w:author="Anees Shaikh" w:date="2013-10-19T02:16:00Z">
                <w:r w:rsidDel="00E067A3">
                  <w:delText xml:space="preserve">                                    &lt;xs:annotation&gt;</w:delText>
                </w:r>
              </w:del>
            </w:ins>
          </w:p>
          <w:p w14:paraId="5AA528D5" w14:textId="48AE4E82" w:rsidR="00874469" w:rsidDel="00E067A3" w:rsidRDefault="00874469">
            <w:pPr>
              <w:pStyle w:val="Appx"/>
              <w:rPr>
                <w:ins w:id="11274" w:author="aas" w:date="2013-10-14T02:06:00Z"/>
                <w:del w:id="11275" w:author="Anees Shaikh" w:date="2013-10-19T02:16:00Z"/>
              </w:rPr>
              <w:pPrChange w:id="11276" w:author="Anees Shaikh" w:date="2013-10-19T02:16:00Z">
                <w:pPr>
                  <w:pStyle w:val="XML1"/>
                </w:pPr>
              </w:pPrChange>
            </w:pPr>
            <w:ins w:id="11277" w:author="aas" w:date="2013-10-14T02:06:00Z">
              <w:del w:id="11278" w:author="Anees Shaikh" w:date="2013-10-19T02:16:00Z">
                <w:r w:rsidDel="00E067A3">
                  <w:delText xml:space="preserve">                                      &lt;xs:documentation&gt;</w:delText>
                </w:r>
              </w:del>
            </w:ins>
          </w:p>
          <w:p w14:paraId="0D1C4CFF" w14:textId="36DA45F5" w:rsidR="00874469" w:rsidDel="00E067A3" w:rsidRDefault="00874469">
            <w:pPr>
              <w:pStyle w:val="Appx"/>
              <w:rPr>
                <w:ins w:id="11279" w:author="aas" w:date="2013-10-14T02:06:00Z"/>
                <w:del w:id="11280" w:author="Anees Shaikh" w:date="2013-10-19T02:16:00Z"/>
              </w:rPr>
              <w:pPrChange w:id="11281" w:author="Anees Shaikh" w:date="2013-10-19T02:16:00Z">
                <w:pPr>
                  <w:pStyle w:val="XML1"/>
                </w:pPr>
              </w:pPrChange>
            </w:pPr>
            <w:ins w:id="11282" w:author="aas" w:date="2013-10-14T02:06:00Z">
              <w:del w:id="11283"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284" w:author="aas" w:date="2013-10-14T02:06:00Z"/>
                <w:del w:id="11285" w:author="Anees Shaikh" w:date="2013-10-19T02:16:00Z"/>
              </w:rPr>
              <w:pPrChange w:id="11286" w:author="Anees Shaikh" w:date="2013-10-19T02:16:00Z">
                <w:pPr>
                  <w:pStyle w:val="XML1"/>
                </w:pPr>
              </w:pPrChange>
            </w:pPr>
            <w:ins w:id="11287" w:author="aas" w:date="2013-10-14T02:06:00Z">
              <w:del w:id="11288" w:author="Anees Shaikh" w:date="2013-10-19T02:16:00Z">
                <w:r w:rsidDel="00E067A3">
                  <w:delText xml:space="preserve">                                      &lt;/xs:documentation&gt;</w:delText>
                </w:r>
              </w:del>
            </w:ins>
          </w:p>
          <w:p w14:paraId="7004482B" w14:textId="08BA4ED3" w:rsidR="00874469" w:rsidDel="00E067A3" w:rsidRDefault="00874469">
            <w:pPr>
              <w:pStyle w:val="Appx"/>
              <w:rPr>
                <w:ins w:id="11289" w:author="aas" w:date="2013-10-14T02:06:00Z"/>
                <w:del w:id="11290" w:author="Anees Shaikh" w:date="2013-10-19T02:16:00Z"/>
              </w:rPr>
              <w:pPrChange w:id="11291" w:author="Anees Shaikh" w:date="2013-10-19T02:16:00Z">
                <w:pPr>
                  <w:pStyle w:val="XML1"/>
                </w:pPr>
              </w:pPrChange>
            </w:pPr>
            <w:ins w:id="11292" w:author="aas" w:date="2013-10-14T02:06:00Z">
              <w:del w:id="11293" w:author="Anees Shaikh" w:date="2013-10-19T02:16:00Z">
                <w:r w:rsidDel="00E067A3">
                  <w:delText xml:space="preserve">                                    &lt;/xs:annotation&gt;</w:delText>
                </w:r>
              </w:del>
            </w:ins>
          </w:p>
          <w:p w14:paraId="6F518D15" w14:textId="6E6EB6F6" w:rsidR="00874469" w:rsidDel="00E067A3" w:rsidRDefault="00874469">
            <w:pPr>
              <w:pStyle w:val="Appx"/>
              <w:rPr>
                <w:ins w:id="11294" w:author="aas" w:date="2013-10-14T02:06:00Z"/>
                <w:del w:id="11295" w:author="Anees Shaikh" w:date="2013-10-19T02:16:00Z"/>
              </w:rPr>
              <w:pPrChange w:id="11296" w:author="Anees Shaikh" w:date="2013-10-19T02:16:00Z">
                <w:pPr>
                  <w:pStyle w:val="XML1"/>
                </w:pPr>
              </w:pPrChange>
            </w:pPr>
            <w:ins w:id="11297" w:author="aas" w:date="2013-10-14T02:06:00Z">
              <w:del w:id="11298" w:author="Anees Shaikh" w:date="2013-10-19T02:16:00Z">
                <w:r w:rsidDel="00E067A3">
                  <w:delText xml:space="preserve">                                  &lt;/xs:element&gt;</w:delText>
                </w:r>
              </w:del>
            </w:ins>
          </w:p>
          <w:p w14:paraId="269E5B63" w14:textId="1CEBD223" w:rsidR="00874469" w:rsidDel="00E067A3" w:rsidRDefault="00874469">
            <w:pPr>
              <w:pStyle w:val="Appx"/>
              <w:rPr>
                <w:ins w:id="11299" w:author="aas" w:date="2013-10-14T02:06:00Z"/>
                <w:del w:id="11300" w:author="Anees Shaikh" w:date="2013-10-19T02:16:00Z"/>
              </w:rPr>
              <w:pPrChange w:id="11301" w:author="Anees Shaikh" w:date="2013-10-19T02:16:00Z">
                <w:pPr>
                  <w:pStyle w:val="XML1"/>
                </w:pPr>
              </w:pPrChange>
            </w:pPr>
            <w:ins w:id="11302" w:author="aas" w:date="2013-10-14T02:06:00Z">
              <w:del w:id="11303"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04" w:author="aas" w:date="2013-10-14T02:06:00Z"/>
                <w:del w:id="11305" w:author="Anees Shaikh" w:date="2013-10-19T02:16:00Z"/>
              </w:rPr>
              <w:pPrChange w:id="11306" w:author="Anees Shaikh" w:date="2013-10-19T02:16:00Z">
                <w:pPr>
                  <w:pStyle w:val="XML1"/>
                </w:pPr>
              </w:pPrChange>
            </w:pPr>
            <w:ins w:id="11307" w:author="aas" w:date="2013-10-14T02:06:00Z">
              <w:del w:id="11308" w:author="Anees Shaikh" w:date="2013-10-19T02:16:00Z">
                <w:r w:rsidDel="00E067A3">
                  <w:delText xml:space="preserve">                                    &lt;xs:annotation&gt;</w:delText>
                </w:r>
              </w:del>
            </w:ins>
          </w:p>
          <w:p w14:paraId="2D771C04" w14:textId="1B576BB4" w:rsidR="00874469" w:rsidDel="00E067A3" w:rsidRDefault="00874469">
            <w:pPr>
              <w:pStyle w:val="Appx"/>
              <w:rPr>
                <w:ins w:id="11309" w:author="aas" w:date="2013-10-14T02:06:00Z"/>
                <w:del w:id="11310" w:author="Anees Shaikh" w:date="2013-10-19T02:16:00Z"/>
              </w:rPr>
              <w:pPrChange w:id="11311" w:author="Anees Shaikh" w:date="2013-10-19T02:16:00Z">
                <w:pPr>
                  <w:pStyle w:val="XML1"/>
                </w:pPr>
              </w:pPrChange>
            </w:pPr>
            <w:ins w:id="11312" w:author="aas" w:date="2013-10-14T02:06:00Z">
              <w:del w:id="11313" w:author="Anees Shaikh" w:date="2013-10-19T02:16:00Z">
                <w:r w:rsidDel="00E067A3">
                  <w:delText xml:space="preserve">                                      &lt;xs:documentation&gt;</w:delText>
                </w:r>
              </w:del>
            </w:ins>
          </w:p>
          <w:p w14:paraId="4D7A7E53" w14:textId="03CB9709" w:rsidR="00874469" w:rsidDel="00E067A3" w:rsidRDefault="00874469">
            <w:pPr>
              <w:pStyle w:val="Appx"/>
              <w:rPr>
                <w:ins w:id="11314" w:author="aas" w:date="2013-10-14T02:06:00Z"/>
                <w:del w:id="11315" w:author="Anees Shaikh" w:date="2013-10-19T02:16:00Z"/>
              </w:rPr>
              <w:pPrChange w:id="11316" w:author="Anees Shaikh" w:date="2013-10-19T02:16:00Z">
                <w:pPr>
                  <w:pStyle w:val="XML1"/>
                </w:pPr>
              </w:pPrChange>
            </w:pPr>
            <w:ins w:id="11317" w:author="aas" w:date="2013-10-14T02:06:00Z">
              <w:del w:id="11318"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19" w:author="aas" w:date="2013-10-14T02:06:00Z"/>
                <w:del w:id="11320" w:author="Anees Shaikh" w:date="2013-10-19T02:16:00Z"/>
              </w:rPr>
              <w:pPrChange w:id="11321" w:author="Anees Shaikh" w:date="2013-10-19T02:16:00Z">
                <w:pPr>
                  <w:pStyle w:val="XML1"/>
                </w:pPr>
              </w:pPrChange>
            </w:pPr>
            <w:ins w:id="11322" w:author="aas" w:date="2013-10-14T02:06:00Z">
              <w:del w:id="11323" w:author="Anees Shaikh" w:date="2013-10-19T02:16:00Z">
                <w:r w:rsidDel="00E067A3">
                  <w:delText xml:space="preserve">                                      &lt;/xs:documentation&gt;</w:delText>
                </w:r>
              </w:del>
            </w:ins>
          </w:p>
          <w:p w14:paraId="79A4FDDE" w14:textId="09D11527" w:rsidR="00874469" w:rsidDel="00E067A3" w:rsidRDefault="00874469">
            <w:pPr>
              <w:pStyle w:val="Appx"/>
              <w:rPr>
                <w:ins w:id="11324" w:author="aas" w:date="2013-10-14T02:06:00Z"/>
                <w:del w:id="11325" w:author="Anees Shaikh" w:date="2013-10-19T02:16:00Z"/>
              </w:rPr>
              <w:pPrChange w:id="11326" w:author="Anees Shaikh" w:date="2013-10-19T02:16:00Z">
                <w:pPr>
                  <w:pStyle w:val="XML1"/>
                </w:pPr>
              </w:pPrChange>
            </w:pPr>
            <w:ins w:id="11327" w:author="aas" w:date="2013-10-14T02:06:00Z">
              <w:del w:id="11328" w:author="Anees Shaikh" w:date="2013-10-19T02:16:00Z">
                <w:r w:rsidDel="00E067A3">
                  <w:delText xml:space="preserve">                                    &lt;/xs:annotation&gt;</w:delText>
                </w:r>
              </w:del>
            </w:ins>
          </w:p>
          <w:p w14:paraId="49AC16EC" w14:textId="35252AFF" w:rsidR="00874469" w:rsidDel="00E067A3" w:rsidRDefault="00874469">
            <w:pPr>
              <w:pStyle w:val="Appx"/>
              <w:rPr>
                <w:ins w:id="11329" w:author="aas" w:date="2013-10-14T02:06:00Z"/>
                <w:del w:id="11330" w:author="Anees Shaikh" w:date="2013-10-19T02:16:00Z"/>
              </w:rPr>
              <w:pPrChange w:id="11331" w:author="Anees Shaikh" w:date="2013-10-19T02:16:00Z">
                <w:pPr>
                  <w:pStyle w:val="XML1"/>
                </w:pPr>
              </w:pPrChange>
            </w:pPr>
            <w:ins w:id="11332" w:author="aas" w:date="2013-10-14T02:06:00Z">
              <w:del w:id="11333" w:author="Anees Shaikh" w:date="2013-10-19T02:16:00Z">
                <w:r w:rsidDel="00E067A3">
                  <w:delText xml:space="preserve">                                  &lt;/xs:element&gt;</w:delText>
                </w:r>
              </w:del>
            </w:ins>
          </w:p>
          <w:p w14:paraId="69F83D83" w14:textId="6DEF4A75" w:rsidR="00874469" w:rsidDel="00E067A3" w:rsidRDefault="00874469">
            <w:pPr>
              <w:pStyle w:val="Appx"/>
              <w:rPr>
                <w:ins w:id="11334" w:author="aas" w:date="2013-10-14T02:06:00Z"/>
                <w:del w:id="11335" w:author="Anees Shaikh" w:date="2013-10-19T02:16:00Z"/>
              </w:rPr>
              <w:pPrChange w:id="11336" w:author="Anees Shaikh" w:date="2013-10-19T02:16:00Z">
                <w:pPr>
                  <w:pStyle w:val="XML1"/>
                </w:pPr>
              </w:pPrChange>
            </w:pPr>
            <w:ins w:id="11337" w:author="aas" w:date="2013-10-14T02:06:00Z">
              <w:del w:id="11338"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39" w:author="aas" w:date="2013-10-14T02:06:00Z"/>
                <w:del w:id="11340" w:author="Anees Shaikh" w:date="2013-10-19T02:16:00Z"/>
              </w:rPr>
              <w:pPrChange w:id="11341" w:author="Anees Shaikh" w:date="2013-10-19T02:16:00Z">
                <w:pPr>
                  <w:pStyle w:val="XML1"/>
                </w:pPr>
              </w:pPrChange>
            </w:pPr>
            <w:ins w:id="11342" w:author="aas" w:date="2013-10-14T02:06:00Z">
              <w:del w:id="11343"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44" w:author="aas" w:date="2013-10-14T02:06:00Z"/>
                <w:del w:id="11345" w:author="Anees Shaikh" w:date="2013-10-19T02:16:00Z"/>
              </w:rPr>
              <w:pPrChange w:id="11346" w:author="Anees Shaikh" w:date="2013-10-19T02:16:00Z">
                <w:pPr>
                  <w:pStyle w:val="XML1"/>
                </w:pPr>
              </w:pPrChange>
            </w:pPr>
            <w:ins w:id="11347" w:author="aas" w:date="2013-10-14T02:06:00Z">
              <w:del w:id="11348" w:author="Anees Shaikh" w:date="2013-10-19T02:16:00Z">
                <w:r w:rsidDel="00E067A3">
                  <w:delText xml:space="preserve">                                &lt;/xs:sequence&gt;</w:delText>
                </w:r>
              </w:del>
            </w:ins>
          </w:p>
          <w:p w14:paraId="3BA3550A" w14:textId="50321FB5" w:rsidR="00874469" w:rsidDel="00E067A3" w:rsidRDefault="00874469">
            <w:pPr>
              <w:pStyle w:val="Appx"/>
              <w:rPr>
                <w:ins w:id="11349" w:author="aas" w:date="2013-10-14T02:06:00Z"/>
                <w:del w:id="11350" w:author="Anees Shaikh" w:date="2013-10-19T02:16:00Z"/>
              </w:rPr>
              <w:pPrChange w:id="11351" w:author="Anees Shaikh" w:date="2013-10-19T02:16:00Z">
                <w:pPr>
                  <w:pStyle w:val="XML1"/>
                </w:pPr>
              </w:pPrChange>
            </w:pPr>
            <w:ins w:id="11352" w:author="aas" w:date="2013-10-14T02:06:00Z">
              <w:del w:id="11353"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54" w:author="aas" w:date="2013-10-14T02:06:00Z"/>
                <w:del w:id="11355" w:author="Anees Shaikh" w:date="2013-10-19T02:16:00Z"/>
              </w:rPr>
              <w:pPrChange w:id="11356" w:author="Anees Shaikh" w:date="2013-10-19T02:16:00Z">
                <w:pPr>
                  <w:pStyle w:val="XML1"/>
                </w:pPr>
              </w:pPrChange>
            </w:pPr>
            <w:ins w:id="11357" w:author="aas" w:date="2013-10-14T02:06:00Z">
              <w:del w:id="11358" w:author="Anees Shaikh" w:date="2013-10-19T02:16:00Z">
                <w:r w:rsidDel="00E067A3">
                  <w:delText xml:space="preserve">                                        namespace="##other" processContents="lax"/&gt;</w:delText>
                </w:r>
              </w:del>
            </w:ins>
          </w:p>
          <w:p w14:paraId="6505A011" w14:textId="68DE938C" w:rsidR="00874469" w:rsidDel="00E067A3" w:rsidRDefault="00874469">
            <w:pPr>
              <w:pStyle w:val="Appx"/>
              <w:rPr>
                <w:ins w:id="11359" w:author="aas" w:date="2013-10-14T02:06:00Z"/>
                <w:del w:id="11360" w:author="Anees Shaikh" w:date="2013-10-19T02:16:00Z"/>
              </w:rPr>
              <w:pPrChange w:id="11361" w:author="Anees Shaikh" w:date="2013-10-19T02:16:00Z">
                <w:pPr>
                  <w:pStyle w:val="XML1"/>
                </w:pPr>
              </w:pPrChange>
            </w:pPr>
            <w:ins w:id="11362" w:author="aas" w:date="2013-10-14T02:06:00Z">
              <w:del w:id="11363" w:author="Anees Shaikh" w:date="2013-10-19T02:16:00Z">
                <w:r w:rsidDel="00E067A3">
                  <w:delText xml:space="preserve">                              &lt;/xs:choice&gt;</w:delText>
                </w:r>
              </w:del>
            </w:ins>
          </w:p>
          <w:p w14:paraId="23DA942E" w14:textId="3DCF46F0" w:rsidR="00874469" w:rsidDel="00E067A3" w:rsidRDefault="00874469">
            <w:pPr>
              <w:pStyle w:val="Appx"/>
              <w:rPr>
                <w:ins w:id="11364" w:author="aas" w:date="2013-10-14T02:06:00Z"/>
                <w:del w:id="11365" w:author="Anees Shaikh" w:date="2013-10-19T02:16:00Z"/>
              </w:rPr>
              <w:pPrChange w:id="11366" w:author="Anees Shaikh" w:date="2013-10-19T02:16:00Z">
                <w:pPr>
                  <w:pStyle w:val="XML1"/>
                </w:pPr>
              </w:pPrChange>
            </w:pPr>
            <w:ins w:id="11367" w:author="aas" w:date="2013-10-14T02:06:00Z">
              <w:del w:id="11368"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369" w:author="aas" w:date="2013-10-14T02:06:00Z"/>
                <w:del w:id="11370" w:author="Anees Shaikh" w:date="2013-10-19T02:16:00Z"/>
              </w:rPr>
              <w:pPrChange w:id="11371" w:author="Anees Shaikh" w:date="2013-10-19T02:16:00Z">
                <w:pPr>
                  <w:pStyle w:val="XML1"/>
                </w:pPr>
              </w:pPrChange>
            </w:pPr>
            <w:ins w:id="11372" w:author="aas" w:date="2013-10-14T02:06:00Z">
              <w:del w:id="11373" w:author="Anees Shaikh" w:date="2013-10-19T02:16:00Z">
                <w:r w:rsidDel="00E067A3">
                  <w:delText xml:space="preserve">                                &lt;xs:annotation&gt;</w:delText>
                </w:r>
              </w:del>
            </w:ins>
          </w:p>
          <w:p w14:paraId="4C50E759" w14:textId="613285C8" w:rsidR="00874469" w:rsidDel="00E067A3" w:rsidRDefault="00874469">
            <w:pPr>
              <w:pStyle w:val="Appx"/>
              <w:rPr>
                <w:ins w:id="11374" w:author="aas" w:date="2013-10-14T02:06:00Z"/>
                <w:del w:id="11375" w:author="Anees Shaikh" w:date="2013-10-19T02:16:00Z"/>
              </w:rPr>
              <w:pPrChange w:id="11376" w:author="Anees Shaikh" w:date="2013-10-19T02:16:00Z">
                <w:pPr>
                  <w:pStyle w:val="XML1"/>
                </w:pPr>
              </w:pPrChange>
            </w:pPr>
            <w:ins w:id="11377" w:author="aas" w:date="2013-10-14T02:06:00Z">
              <w:del w:id="11378" w:author="Anees Shaikh" w:date="2013-10-19T02:16:00Z">
                <w:r w:rsidDel="00E067A3">
                  <w:delText xml:space="preserve">                                  &lt;xs:documentation&gt;</w:delText>
                </w:r>
              </w:del>
            </w:ins>
          </w:p>
          <w:p w14:paraId="56C83000" w14:textId="6A433134" w:rsidR="00874469" w:rsidDel="00E067A3" w:rsidRDefault="00874469">
            <w:pPr>
              <w:pStyle w:val="Appx"/>
              <w:rPr>
                <w:ins w:id="11379" w:author="aas" w:date="2013-10-14T02:06:00Z"/>
                <w:del w:id="11380" w:author="Anees Shaikh" w:date="2013-10-19T02:16:00Z"/>
              </w:rPr>
              <w:pPrChange w:id="11381" w:author="Anees Shaikh" w:date="2013-10-19T02:16:00Z">
                <w:pPr>
                  <w:pStyle w:val="XML1"/>
                </w:pPr>
              </w:pPrChange>
            </w:pPr>
            <w:ins w:id="11382" w:author="aas" w:date="2013-10-14T02:06:00Z">
              <w:del w:id="11383"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384" w:author="aas" w:date="2013-10-14T02:06:00Z"/>
                <w:del w:id="11385" w:author="Anees Shaikh" w:date="2013-10-19T02:16:00Z"/>
              </w:rPr>
              <w:pPrChange w:id="11386" w:author="Anees Shaikh" w:date="2013-10-19T02:16:00Z">
                <w:pPr>
                  <w:pStyle w:val="XML1"/>
                </w:pPr>
              </w:pPrChange>
            </w:pPr>
            <w:ins w:id="11387" w:author="aas" w:date="2013-10-14T02:06:00Z">
              <w:del w:id="11388" w:author="Anees Shaikh" w:date="2013-10-19T02:16:00Z">
                <w:r w:rsidDel="00E067A3">
                  <w:delText xml:space="preserve">                                  &lt;/xs:documentation&gt;</w:delText>
                </w:r>
              </w:del>
            </w:ins>
          </w:p>
          <w:p w14:paraId="174C5C07" w14:textId="20D6E095" w:rsidR="00874469" w:rsidDel="00E067A3" w:rsidRDefault="00874469">
            <w:pPr>
              <w:pStyle w:val="Appx"/>
              <w:rPr>
                <w:ins w:id="11389" w:author="aas" w:date="2013-10-14T02:06:00Z"/>
                <w:del w:id="11390" w:author="Anees Shaikh" w:date="2013-10-19T02:16:00Z"/>
              </w:rPr>
              <w:pPrChange w:id="11391" w:author="Anees Shaikh" w:date="2013-10-19T02:16:00Z">
                <w:pPr>
                  <w:pStyle w:val="XML1"/>
                </w:pPr>
              </w:pPrChange>
            </w:pPr>
            <w:ins w:id="11392" w:author="aas" w:date="2013-10-14T02:06:00Z">
              <w:del w:id="11393" w:author="Anees Shaikh" w:date="2013-10-19T02:16:00Z">
                <w:r w:rsidDel="00E067A3">
                  <w:delText xml:space="preserve">                                &lt;/xs:annotation&gt;</w:delText>
                </w:r>
              </w:del>
            </w:ins>
          </w:p>
          <w:p w14:paraId="67733BD4" w14:textId="6E727A2F" w:rsidR="00874469" w:rsidDel="00E067A3" w:rsidRDefault="00874469">
            <w:pPr>
              <w:pStyle w:val="Appx"/>
              <w:rPr>
                <w:ins w:id="11394" w:author="aas" w:date="2013-10-14T02:06:00Z"/>
                <w:del w:id="11395" w:author="Anees Shaikh" w:date="2013-10-19T02:16:00Z"/>
              </w:rPr>
              <w:pPrChange w:id="11396" w:author="Anees Shaikh" w:date="2013-10-19T02:16:00Z">
                <w:pPr>
                  <w:pStyle w:val="XML1"/>
                </w:pPr>
              </w:pPrChange>
            </w:pPr>
            <w:ins w:id="11397" w:author="aas" w:date="2013-10-14T02:06:00Z">
              <w:del w:id="11398" w:author="Anees Shaikh" w:date="2013-10-19T02:16:00Z">
                <w:r w:rsidDel="00E067A3">
                  <w:delText xml:space="preserve">                              &lt;/xs:element&gt;</w:delText>
                </w:r>
              </w:del>
            </w:ins>
          </w:p>
          <w:p w14:paraId="4ACB1233" w14:textId="2C00E99C" w:rsidR="00874469" w:rsidDel="00E067A3" w:rsidRDefault="00874469">
            <w:pPr>
              <w:pStyle w:val="Appx"/>
              <w:rPr>
                <w:ins w:id="11399" w:author="aas" w:date="2013-10-14T02:06:00Z"/>
                <w:del w:id="11400" w:author="Anees Shaikh" w:date="2013-10-19T02:16:00Z"/>
              </w:rPr>
              <w:pPrChange w:id="11401" w:author="Anees Shaikh" w:date="2013-10-19T02:16:00Z">
                <w:pPr>
                  <w:pStyle w:val="XML1"/>
                </w:pPr>
              </w:pPrChange>
            </w:pPr>
            <w:ins w:id="11402" w:author="aas" w:date="2013-10-14T02:06:00Z">
              <w:del w:id="11403"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04" w:author="aas" w:date="2013-10-14T02:06:00Z"/>
                <w:del w:id="11405" w:author="Anees Shaikh" w:date="2013-10-19T02:16:00Z"/>
              </w:rPr>
              <w:pPrChange w:id="11406" w:author="Anees Shaikh" w:date="2013-10-19T02:16:00Z">
                <w:pPr>
                  <w:pStyle w:val="XML1"/>
                </w:pPr>
              </w:pPrChange>
            </w:pPr>
            <w:ins w:id="11407" w:author="aas" w:date="2013-10-14T02:06:00Z">
              <w:del w:id="11408" w:author="Anees Shaikh" w:date="2013-10-19T02:16:00Z">
                <w:r w:rsidDel="00E067A3">
                  <w:delText xml:space="preserve">                                &lt;xs:annotation&gt;</w:delText>
                </w:r>
              </w:del>
            </w:ins>
          </w:p>
          <w:p w14:paraId="11D61A7C" w14:textId="64A7B888" w:rsidR="00874469" w:rsidDel="00E067A3" w:rsidRDefault="00874469">
            <w:pPr>
              <w:pStyle w:val="Appx"/>
              <w:rPr>
                <w:ins w:id="11409" w:author="aas" w:date="2013-10-14T02:06:00Z"/>
                <w:del w:id="11410" w:author="Anees Shaikh" w:date="2013-10-19T02:16:00Z"/>
              </w:rPr>
              <w:pPrChange w:id="11411" w:author="Anees Shaikh" w:date="2013-10-19T02:16:00Z">
                <w:pPr>
                  <w:pStyle w:val="XML1"/>
                </w:pPr>
              </w:pPrChange>
            </w:pPr>
            <w:ins w:id="11412" w:author="aas" w:date="2013-10-14T02:06:00Z">
              <w:del w:id="11413" w:author="Anees Shaikh" w:date="2013-10-19T02:16:00Z">
                <w:r w:rsidDel="00E067A3">
                  <w:delText xml:space="preserve">                                  &lt;xs:documentation&gt;</w:delText>
                </w:r>
              </w:del>
            </w:ins>
          </w:p>
          <w:p w14:paraId="5DC2C4B6" w14:textId="115F24B5" w:rsidR="00874469" w:rsidDel="00E067A3" w:rsidRDefault="00874469">
            <w:pPr>
              <w:pStyle w:val="Appx"/>
              <w:rPr>
                <w:ins w:id="11414" w:author="aas" w:date="2013-10-14T02:06:00Z"/>
                <w:del w:id="11415" w:author="Anees Shaikh" w:date="2013-10-19T02:16:00Z"/>
              </w:rPr>
              <w:pPrChange w:id="11416" w:author="Anees Shaikh" w:date="2013-10-19T02:16:00Z">
                <w:pPr>
                  <w:pStyle w:val="XML1"/>
                </w:pPr>
              </w:pPrChange>
            </w:pPr>
            <w:ins w:id="11417" w:author="aas" w:date="2013-10-14T02:06:00Z">
              <w:del w:id="11418" w:author="Anees Shaikh" w:date="2013-10-19T02:16:00Z">
                <w:r w:rsidDel="00E067A3">
                  <w:delText xml:space="preserve">                                    Indicates presence of the GRE key.</w:delText>
                </w:r>
              </w:del>
            </w:ins>
          </w:p>
          <w:p w14:paraId="140166C4" w14:textId="1FC78CDE" w:rsidR="00874469" w:rsidDel="00E067A3" w:rsidRDefault="00874469">
            <w:pPr>
              <w:pStyle w:val="Appx"/>
              <w:rPr>
                <w:ins w:id="11419" w:author="aas" w:date="2013-10-14T02:06:00Z"/>
                <w:del w:id="11420" w:author="Anees Shaikh" w:date="2013-10-19T02:16:00Z"/>
              </w:rPr>
              <w:pPrChange w:id="11421" w:author="Anees Shaikh" w:date="2013-10-19T02:16:00Z">
                <w:pPr>
                  <w:pStyle w:val="XML1"/>
                </w:pPr>
              </w:pPrChange>
            </w:pPr>
            <w:ins w:id="11422" w:author="aas" w:date="2013-10-14T02:06:00Z">
              <w:del w:id="11423" w:author="Anees Shaikh" w:date="2013-10-19T02:16:00Z">
                <w:r w:rsidDel="00E067A3">
                  <w:delText xml:space="preserve">                                  &lt;/xs:documentation&gt;</w:delText>
                </w:r>
              </w:del>
            </w:ins>
          </w:p>
          <w:p w14:paraId="14D02F38" w14:textId="4573D313" w:rsidR="00874469" w:rsidDel="00E067A3" w:rsidRDefault="00874469">
            <w:pPr>
              <w:pStyle w:val="Appx"/>
              <w:rPr>
                <w:ins w:id="11424" w:author="aas" w:date="2013-10-14T02:06:00Z"/>
                <w:del w:id="11425" w:author="Anees Shaikh" w:date="2013-10-19T02:16:00Z"/>
              </w:rPr>
              <w:pPrChange w:id="11426" w:author="Anees Shaikh" w:date="2013-10-19T02:16:00Z">
                <w:pPr>
                  <w:pStyle w:val="XML1"/>
                </w:pPr>
              </w:pPrChange>
            </w:pPr>
            <w:ins w:id="11427" w:author="aas" w:date="2013-10-14T02:06:00Z">
              <w:del w:id="11428" w:author="Anees Shaikh" w:date="2013-10-19T02:16:00Z">
                <w:r w:rsidDel="00E067A3">
                  <w:delText xml:space="preserve">                                &lt;/xs:annotation&gt;</w:delText>
                </w:r>
              </w:del>
            </w:ins>
          </w:p>
          <w:p w14:paraId="11B02BCC" w14:textId="0775631C" w:rsidR="00874469" w:rsidDel="00E067A3" w:rsidRDefault="00874469">
            <w:pPr>
              <w:pStyle w:val="Appx"/>
              <w:rPr>
                <w:ins w:id="11429" w:author="aas" w:date="2013-10-14T02:06:00Z"/>
                <w:del w:id="11430" w:author="Anees Shaikh" w:date="2013-10-19T02:16:00Z"/>
              </w:rPr>
              <w:pPrChange w:id="11431" w:author="Anees Shaikh" w:date="2013-10-19T02:16:00Z">
                <w:pPr>
                  <w:pStyle w:val="XML1"/>
                </w:pPr>
              </w:pPrChange>
            </w:pPr>
            <w:ins w:id="11432" w:author="aas" w:date="2013-10-14T02:06:00Z">
              <w:del w:id="11433" w:author="Anees Shaikh" w:date="2013-10-19T02:16:00Z">
                <w:r w:rsidDel="00E067A3">
                  <w:delText xml:space="preserve">                              &lt;/xs:element&gt;</w:delText>
                </w:r>
              </w:del>
            </w:ins>
          </w:p>
          <w:p w14:paraId="2E8CEA48" w14:textId="3D67EF88" w:rsidR="00874469" w:rsidDel="00E067A3" w:rsidRDefault="00874469">
            <w:pPr>
              <w:pStyle w:val="Appx"/>
              <w:rPr>
                <w:ins w:id="11434" w:author="aas" w:date="2013-10-14T02:06:00Z"/>
                <w:del w:id="11435" w:author="Anees Shaikh" w:date="2013-10-19T02:16:00Z"/>
              </w:rPr>
              <w:pPrChange w:id="11436" w:author="Anees Shaikh" w:date="2013-10-19T02:16:00Z">
                <w:pPr>
                  <w:pStyle w:val="XML1"/>
                </w:pPr>
              </w:pPrChange>
            </w:pPr>
            <w:ins w:id="11437" w:author="aas" w:date="2013-10-14T02:06:00Z">
              <w:del w:id="11438"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39" w:author="aas" w:date="2013-10-14T02:06:00Z"/>
                <w:del w:id="11440" w:author="Anees Shaikh" w:date="2013-10-19T02:16:00Z"/>
              </w:rPr>
              <w:pPrChange w:id="11441" w:author="Anees Shaikh" w:date="2013-10-19T02:16:00Z">
                <w:pPr>
                  <w:pStyle w:val="XML1"/>
                </w:pPr>
              </w:pPrChange>
            </w:pPr>
            <w:ins w:id="11442" w:author="aas" w:date="2013-10-14T02:06:00Z">
              <w:del w:id="11443" w:author="Anees Shaikh" w:date="2013-10-19T02:16:00Z">
                <w:r w:rsidDel="00E067A3">
                  <w:delText xml:space="preserve">                                &lt;xs:annotation&gt;</w:delText>
                </w:r>
              </w:del>
            </w:ins>
          </w:p>
          <w:p w14:paraId="1E083457" w14:textId="11872DF1" w:rsidR="00874469" w:rsidDel="00E067A3" w:rsidRDefault="00874469">
            <w:pPr>
              <w:pStyle w:val="Appx"/>
              <w:rPr>
                <w:ins w:id="11444" w:author="aas" w:date="2013-10-14T02:06:00Z"/>
                <w:del w:id="11445" w:author="Anees Shaikh" w:date="2013-10-19T02:16:00Z"/>
              </w:rPr>
              <w:pPrChange w:id="11446" w:author="Anees Shaikh" w:date="2013-10-19T02:16:00Z">
                <w:pPr>
                  <w:pStyle w:val="XML1"/>
                </w:pPr>
              </w:pPrChange>
            </w:pPr>
            <w:ins w:id="11447" w:author="aas" w:date="2013-10-14T02:06:00Z">
              <w:del w:id="11448" w:author="Anees Shaikh" w:date="2013-10-19T02:16:00Z">
                <w:r w:rsidDel="00E067A3">
                  <w:delText xml:space="preserve">                                  &lt;xs:documentation&gt;</w:delText>
                </w:r>
              </w:del>
            </w:ins>
          </w:p>
          <w:p w14:paraId="3BCCB204" w14:textId="09FA3D36" w:rsidR="00874469" w:rsidDel="00E067A3" w:rsidRDefault="00874469">
            <w:pPr>
              <w:pStyle w:val="Appx"/>
              <w:rPr>
                <w:ins w:id="11449" w:author="aas" w:date="2013-10-14T02:06:00Z"/>
                <w:del w:id="11450" w:author="Anees Shaikh" w:date="2013-10-19T02:16:00Z"/>
              </w:rPr>
              <w:pPrChange w:id="11451" w:author="Anees Shaikh" w:date="2013-10-19T02:16:00Z">
                <w:pPr>
                  <w:pStyle w:val="XML1"/>
                </w:pPr>
              </w:pPrChange>
            </w:pPr>
            <w:ins w:id="11452" w:author="aas" w:date="2013-10-14T02:06:00Z">
              <w:del w:id="11453"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54" w:author="aas" w:date="2013-10-14T02:06:00Z"/>
                <w:del w:id="11455" w:author="Anees Shaikh" w:date="2013-10-19T02:16:00Z"/>
              </w:rPr>
              <w:pPrChange w:id="11456" w:author="Anees Shaikh" w:date="2013-10-19T02:16:00Z">
                <w:pPr>
                  <w:pStyle w:val="XML1"/>
                </w:pPr>
              </w:pPrChange>
            </w:pPr>
            <w:ins w:id="11457" w:author="aas" w:date="2013-10-14T02:06:00Z">
              <w:del w:id="11458"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459" w:author="aas" w:date="2013-10-14T02:06:00Z"/>
                <w:del w:id="11460" w:author="Anees Shaikh" w:date="2013-10-19T02:16:00Z"/>
              </w:rPr>
              <w:pPrChange w:id="11461" w:author="Anees Shaikh" w:date="2013-10-19T02:16:00Z">
                <w:pPr>
                  <w:pStyle w:val="XML1"/>
                </w:pPr>
              </w:pPrChange>
            </w:pPr>
            <w:ins w:id="11462" w:author="aas" w:date="2013-10-14T02:06:00Z">
              <w:del w:id="11463" w:author="Anees Shaikh" w:date="2013-10-19T02:16:00Z">
                <w:r w:rsidDel="00E067A3">
                  <w:delText xml:space="preserve">                                  &lt;/xs:documentation&gt;</w:delText>
                </w:r>
              </w:del>
            </w:ins>
          </w:p>
          <w:p w14:paraId="08B296D7" w14:textId="79B0CDDF" w:rsidR="00874469" w:rsidDel="00E067A3" w:rsidRDefault="00874469">
            <w:pPr>
              <w:pStyle w:val="Appx"/>
              <w:rPr>
                <w:ins w:id="11464" w:author="aas" w:date="2013-10-14T02:06:00Z"/>
                <w:del w:id="11465" w:author="Anees Shaikh" w:date="2013-10-19T02:16:00Z"/>
              </w:rPr>
              <w:pPrChange w:id="11466" w:author="Anees Shaikh" w:date="2013-10-19T02:16:00Z">
                <w:pPr>
                  <w:pStyle w:val="XML1"/>
                </w:pPr>
              </w:pPrChange>
            </w:pPr>
            <w:ins w:id="11467" w:author="aas" w:date="2013-10-14T02:06:00Z">
              <w:del w:id="11468" w:author="Anees Shaikh" w:date="2013-10-19T02:16:00Z">
                <w:r w:rsidDel="00E067A3">
                  <w:delText xml:space="preserve">                                &lt;/xs:annotation&gt;</w:delText>
                </w:r>
              </w:del>
            </w:ins>
          </w:p>
          <w:p w14:paraId="4651653C" w14:textId="0ED6E98A" w:rsidR="00874469" w:rsidDel="00E067A3" w:rsidRDefault="00874469">
            <w:pPr>
              <w:pStyle w:val="Appx"/>
              <w:rPr>
                <w:ins w:id="11469" w:author="aas" w:date="2013-10-14T02:06:00Z"/>
                <w:del w:id="11470" w:author="Anees Shaikh" w:date="2013-10-19T02:16:00Z"/>
              </w:rPr>
              <w:pPrChange w:id="11471" w:author="Anees Shaikh" w:date="2013-10-19T02:16:00Z">
                <w:pPr>
                  <w:pStyle w:val="XML1"/>
                </w:pPr>
              </w:pPrChange>
            </w:pPr>
            <w:ins w:id="11472" w:author="aas" w:date="2013-10-14T02:06:00Z">
              <w:del w:id="11473" w:author="Anees Shaikh" w:date="2013-10-19T02:16:00Z">
                <w:r w:rsidDel="00E067A3">
                  <w:delText xml:space="preserve">                              &lt;/xs:element&gt;</w:delText>
                </w:r>
              </w:del>
            </w:ins>
          </w:p>
          <w:p w14:paraId="3BA5924D" w14:textId="65C9FA9E" w:rsidR="00874469" w:rsidDel="00E067A3" w:rsidRDefault="00874469">
            <w:pPr>
              <w:pStyle w:val="Appx"/>
              <w:rPr>
                <w:ins w:id="11474" w:author="aas" w:date="2013-10-14T02:06:00Z"/>
                <w:del w:id="11475" w:author="Anees Shaikh" w:date="2013-10-19T02:16:00Z"/>
              </w:rPr>
              <w:pPrChange w:id="11476" w:author="Anees Shaikh" w:date="2013-10-19T02:16:00Z">
                <w:pPr>
                  <w:pStyle w:val="XML1"/>
                </w:pPr>
              </w:pPrChange>
            </w:pPr>
            <w:ins w:id="11477" w:author="aas" w:date="2013-10-14T02:06:00Z">
              <w:del w:id="11478"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479" w:author="aas" w:date="2013-10-14T02:06:00Z"/>
                <w:del w:id="11480" w:author="Anees Shaikh" w:date="2013-10-19T02:16:00Z"/>
              </w:rPr>
              <w:pPrChange w:id="11481" w:author="Anees Shaikh" w:date="2013-10-19T02:16:00Z">
                <w:pPr>
                  <w:pStyle w:val="XML1"/>
                </w:pPr>
              </w:pPrChange>
            </w:pPr>
            <w:ins w:id="11482" w:author="aas" w:date="2013-10-14T02:06:00Z">
              <w:del w:id="11483" w:author="Anees Shaikh" w:date="2013-10-19T02:16:00Z">
                <w:r w:rsidDel="00E067A3">
                  <w:delText xml:space="preserve">                                &lt;xs:annotation&gt;</w:delText>
                </w:r>
              </w:del>
            </w:ins>
          </w:p>
          <w:p w14:paraId="12C587C1" w14:textId="5B2B1C34" w:rsidR="00874469" w:rsidDel="00E067A3" w:rsidRDefault="00874469">
            <w:pPr>
              <w:pStyle w:val="Appx"/>
              <w:rPr>
                <w:ins w:id="11484" w:author="aas" w:date="2013-10-14T02:06:00Z"/>
                <w:del w:id="11485" w:author="Anees Shaikh" w:date="2013-10-19T02:16:00Z"/>
              </w:rPr>
              <w:pPrChange w:id="11486" w:author="Anees Shaikh" w:date="2013-10-19T02:16:00Z">
                <w:pPr>
                  <w:pStyle w:val="XML1"/>
                </w:pPr>
              </w:pPrChange>
            </w:pPr>
            <w:ins w:id="11487" w:author="aas" w:date="2013-10-14T02:06:00Z">
              <w:del w:id="11488" w:author="Anees Shaikh" w:date="2013-10-19T02:16:00Z">
                <w:r w:rsidDel="00E067A3">
                  <w:delText xml:space="preserve">                                  &lt;xs:documentation&gt;</w:delText>
                </w:r>
              </w:del>
            </w:ins>
          </w:p>
          <w:p w14:paraId="3EF5A8F1" w14:textId="1FE5DD05" w:rsidR="00874469" w:rsidDel="00E067A3" w:rsidRDefault="00874469">
            <w:pPr>
              <w:pStyle w:val="Appx"/>
              <w:rPr>
                <w:ins w:id="11489" w:author="aas" w:date="2013-10-14T02:06:00Z"/>
                <w:del w:id="11490" w:author="Anees Shaikh" w:date="2013-10-19T02:16:00Z"/>
              </w:rPr>
              <w:pPrChange w:id="11491" w:author="Anees Shaikh" w:date="2013-10-19T02:16:00Z">
                <w:pPr>
                  <w:pStyle w:val="XML1"/>
                </w:pPr>
              </w:pPrChange>
            </w:pPr>
            <w:ins w:id="11492" w:author="aas" w:date="2013-10-14T02:06:00Z">
              <w:del w:id="11493"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494" w:author="aas" w:date="2013-10-14T02:06:00Z"/>
                <w:del w:id="11495" w:author="Anees Shaikh" w:date="2013-10-19T02:16:00Z"/>
              </w:rPr>
              <w:pPrChange w:id="11496" w:author="Anees Shaikh" w:date="2013-10-19T02:16:00Z">
                <w:pPr>
                  <w:pStyle w:val="XML1"/>
                </w:pPr>
              </w:pPrChange>
            </w:pPr>
            <w:ins w:id="11497" w:author="aas" w:date="2013-10-14T02:06:00Z">
              <w:del w:id="11498" w:author="Anees Shaikh" w:date="2013-10-19T02:16:00Z">
                <w:r w:rsidDel="00E067A3">
                  <w:delText xml:space="preserve">                                  &lt;/xs:documentation&gt;</w:delText>
                </w:r>
              </w:del>
            </w:ins>
          </w:p>
          <w:p w14:paraId="6344DED6" w14:textId="6BC0C881" w:rsidR="00874469" w:rsidDel="00E067A3" w:rsidRDefault="00874469">
            <w:pPr>
              <w:pStyle w:val="Appx"/>
              <w:rPr>
                <w:ins w:id="11499" w:author="aas" w:date="2013-10-14T02:06:00Z"/>
                <w:del w:id="11500" w:author="Anees Shaikh" w:date="2013-10-19T02:16:00Z"/>
              </w:rPr>
              <w:pPrChange w:id="11501" w:author="Anees Shaikh" w:date="2013-10-19T02:16:00Z">
                <w:pPr>
                  <w:pStyle w:val="XML1"/>
                </w:pPr>
              </w:pPrChange>
            </w:pPr>
            <w:ins w:id="11502" w:author="aas" w:date="2013-10-14T02:06:00Z">
              <w:del w:id="11503" w:author="Anees Shaikh" w:date="2013-10-19T02:16:00Z">
                <w:r w:rsidDel="00E067A3">
                  <w:delText xml:space="preserve">                                &lt;/xs:annotation&gt;</w:delText>
                </w:r>
              </w:del>
            </w:ins>
          </w:p>
          <w:p w14:paraId="6425A429" w14:textId="5DD8ECE1" w:rsidR="00874469" w:rsidDel="00E067A3" w:rsidRDefault="00874469">
            <w:pPr>
              <w:pStyle w:val="Appx"/>
              <w:rPr>
                <w:ins w:id="11504" w:author="aas" w:date="2013-10-14T02:06:00Z"/>
                <w:del w:id="11505" w:author="Anees Shaikh" w:date="2013-10-19T02:16:00Z"/>
              </w:rPr>
              <w:pPrChange w:id="11506" w:author="Anees Shaikh" w:date="2013-10-19T02:16:00Z">
                <w:pPr>
                  <w:pStyle w:val="XML1"/>
                </w:pPr>
              </w:pPrChange>
            </w:pPr>
            <w:ins w:id="11507" w:author="aas" w:date="2013-10-14T02:06:00Z">
              <w:del w:id="11508" w:author="Anees Shaikh" w:date="2013-10-19T02:16:00Z">
                <w:r w:rsidDel="00E067A3">
                  <w:delText xml:space="preserve">                              &lt;/xs:element&gt;</w:delText>
                </w:r>
              </w:del>
            </w:ins>
          </w:p>
          <w:p w14:paraId="1317B2BB" w14:textId="660462DB" w:rsidR="00874469" w:rsidDel="00E067A3" w:rsidRDefault="00874469">
            <w:pPr>
              <w:pStyle w:val="Appx"/>
              <w:rPr>
                <w:ins w:id="11509" w:author="aas" w:date="2013-10-14T02:06:00Z"/>
                <w:del w:id="11510" w:author="Anees Shaikh" w:date="2013-10-19T02:16:00Z"/>
              </w:rPr>
              <w:pPrChange w:id="11511" w:author="Anees Shaikh" w:date="2013-10-19T02:16:00Z">
                <w:pPr>
                  <w:pStyle w:val="XML1"/>
                </w:pPr>
              </w:pPrChange>
            </w:pPr>
            <w:ins w:id="11512" w:author="aas" w:date="2013-10-14T02:06:00Z">
              <w:del w:id="11513"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14" w:author="aas" w:date="2013-10-14T02:06:00Z"/>
                <w:del w:id="11515" w:author="Anees Shaikh" w:date="2013-10-19T02:16:00Z"/>
              </w:rPr>
              <w:pPrChange w:id="11516" w:author="Anees Shaikh" w:date="2013-10-19T02:16:00Z">
                <w:pPr>
                  <w:pStyle w:val="XML1"/>
                </w:pPr>
              </w:pPrChange>
            </w:pPr>
            <w:ins w:id="11517" w:author="aas" w:date="2013-10-14T02:06:00Z">
              <w:del w:id="11518"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19" w:author="aas" w:date="2013-10-14T02:06:00Z"/>
                <w:del w:id="11520" w:author="Anees Shaikh" w:date="2013-10-19T02:16:00Z"/>
              </w:rPr>
              <w:pPrChange w:id="11521" w:author="Anees Shaikh" w:date="2013-10-19T02:16:00Z">
                <w:pPr>
                  <w:pStyle w:val="XML1"/>
                </w:pPr>
              </w:pPrChange>
            </w:pPr>
            <w:ins w:id="11522" w:author="aas" w:date="2013-10-14T02:06:00Z">
              <w:del w:id="11523" w:author="Anees Shaikh" w:date="2013-10-19T02:16:00Z">
                <w:r w:rsidDel="00E067A3">
                  <w:delText xml:space="preserve">                            &lt;/xs:sequence&gt;</w:delText>
                </w:r>
              </w:del>
            </w:ins>
          </w:p>
          <w:p w14:paraId="6183BFDA" w14:textId="5BFD1D52" w:rsidR="00874469" w:rsidDel="00E067A3" w:rsidRDefault="00874469">
            <w:pPr>
              <w:pStyle w:val="Appx"/>
              <w:rPr>
                <w:ins w:id="11524" w:author="aas" w:date="2013-10-14T02:06:00Z"/>
                <w:del w:id="11525" w:author="Anees Shaikh" w:date="2013-10-19T02:16:00Z"/>
              </w:rPr>
              <w:pPrChange w:id="11526" w:author="Anees Shaikh" w:date="2013-10-19T02:16:00Z">
                <w:pPr>
                  <w:pStyle w:val="XML1"/>
                </w:pPr>
              </w:pPrChange>
            </w:pPr>
            <w:ins w:id="11527" w:author="aas" w:date="2013-10-14T02:06:00Z">
              <w:del w:id="11528" w:author="Anees Shaikh" w:date="2013-10-19T02:16:00Z">
                <w:r w:rsidDel="00E067A3">
                  <w:delText xml:space="preserve">                          &lt;/xs:complexType&gt;</w:delText>
                </w:r>
              </w:del>
            </w:ins>
          </w:p>
          <w:p w14:paraId="1663F8BF" w14:textId="185AB074" w:rsidR="00874469" w:rsidDel="00E067A3" w:rsidRDefault="00874469">
            <w:pPr>
              <w:pStyle w:val="Appx"/>
              <w:rPr>
                <w:ins w:id="11529" w:author="aas" w:date="2013-10-14T02:06:00Z"/>
                <w:del w:id="11530" w:author="Anees Shaikh" w:date="2013-10-19T02:16:00Z"/>
              </w:rPr>
              <w:pPrChange w:id="11531" w:author="Anees Shaikh" w:date="2013-10-19T02:16:00Z">
                <w:pPr>
                  <w:pStyle w:val="XML1"/>
                </w:pPr>
              </w:pPrChange>
            </w:pPr>
            <w:ins w:id="11532" w:author="aas" w:date="2013-10-14T02:06:00Z">
              <w:del w:id="11533" w:author="Anees Shaikh" w:date="2013-10-19T02:16:00Z">
                <w:r w:rsidDel="00E067A3">
                  <w:delText xml:space="preserve">                        &lt;/xs:element&gt;</w:delText>
                </w:r>
              </w:del>
            </w:ins>
          </w:p>
          <w:p w14:paraId="144A761B" w14:textId="6A300790" w:rsidR="00874469" w:rsidDel="00E067A3" w:rsidRDefault="00874469">
            <w:pPr>
              <w:pStyle w:val="Appx"/>
              <w:rPr>
                <w:ins w:id="11534" w:author="aas" w:date="2013-10-14T02:06:00Z"/>
                <w:del w:id="11535" w:author="Anees Shaikh" w:date="2013-10-19T02:16:00Z"/>
              </w:rPr>
              <w:pPrChange w:id="11536" w:author="Anees Shaikh" w:date="2013-10-19T02:16:00Z">
                <w:pPr>
                  <w:pStyle w:val="XML1"/>
                </w:pPr>
              </w:pPrChange>
            </w:pPr>
            <w:ins w:id="11537" w:author="aas" w:date="2013-10-14T02:06:00Z">
              <w:del w:id="11538"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39" w:author="aas" w:date="2013-10-14T02:06:00Z"/>
                <w:del w:id="11540" w:author="Anees Shaikh" w:date="2013-10-19T02:16:00Z"/>
              </w:rPr>
              <w:pPrChange w:id="11541" w:author="Anees Shaikh" w:date="2013-10-19T02:16:00Z">
                <w:pPr>
                  <w:pStyle w:val="XML1"/>
                </w:pPr>
              </w:pPrChange>
            </w:pPr>
            <w:ins w:id="11542" w:author="aas" w:date="2013-10-14T02:06:00Z">
              <w:del w:id="11543"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44" w:author="aas" w:date="2013-10-14T02:06:00Z"/>
                <w:del w:id="11545" w:author="Anees Shaikh" w:date="2013-10-19T02:16:00Z"/>
              </w:rPr>
              <w:pPrChange w:id="11546" w:author="Anees Shaikh" w:date="2013-10-19T02:16:00Z">
                <w:pPr>
                  <w:pStyle w:val="XML1"/>
                </w:pPr>
              </w:pPrChange>
            </w:pPr>
            <w:ins w:id="11547" w:author="aas" w:date="2013-10-14T02:06:00Z">
              <w:del w:id="11548" w:author="Anees Shaikh" w:date="2013-10-19T02:16:00Z">
                <w:r w:rsidDel="00E067A3">
                  <w:delText xml:space="preserve">                      &lt;/xs:sequence&gt;</w:delText>
                </w:r>
              </w:del>
            </w:ins>
          </w:p>
          <w:p w14:paraId="3DFBF855" w14:textId="22E15649" w:rsidR="00874469" w:rsidDel="00E067A3" w:rsidRDefault="00874469">
            <w:pPr>
              <w:pStyle w:val="Appx"/>
              <w:rPr>
                <w:ins w:id="11549" w:author="aas" w:date="2013-10-14T02:06:00Z"/>
                <w:del w:id="11550" w:author="Anees Shaikh" w:date="2013-10-19T02:16:00Z"/>
              </w:rPr>
              <w:pPrChange w:id="11551" w:author="Anees Shaikh" w:date="2013-10-19T02:16:00Z">
                <w:pPr>
                  <w:pStyle w:val="XML1"/>
                </w:pPr>
              </w:pPrChange>
            </w:pPr>
            <w:ins w:id="11552" w:author="aas" w:date="2013-10-14T02:06:00Z">
              <w:del w:id="11553" w:author="Anees Shaikh" w:date="2013-10-19T02:16:00Z">
                <w:r w:rsidDel="00E067A3">
                  <w:delText xml:space="preserve">                      &lt;xs:sequence&gt;</w:delText>
                </w:r>
              </w:del>
            </w:ins>
          </w:p>
          <w:p w14:paraId="0672A97A" w14:textId="39B7FBD9" w:rsidR="00874469" w:rsidDel="00E067A3" w:rsidRDefault="00874469">
            <w:pPr>
              <w:pStyle w:val="Appx"/>
              <w:rPr>
                <w:ins w:id="11554" w:author="aas" w:date="2013-10-14T02:06:00Z"/>
                <w:del w:id="11555" w:author="Anees Shaikh" w:date="2013-10-19T02:16:00Z"/>
              </w:rPr>
              <w:pPrChange w:id="11556" w:author="Anees Shaikh" w:date="2013-10-19T02:16:00Z">
                <w:pPr>
                  <w:pStyle w:val="XML1"/>
                </w:pPr>
              </w:pPrChange>
            </w:pPr>
            <w:ins w:id="11557" w:author="aas" w:date="2013-10-14T02:06:00Z">
              <w:del w:id="11558"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559" w:author="aas" w:date="2013-10-14T02:06:00Z"/>
                <w:del w:id="11560" w:author="Anees Shaikh" w:date="2013-10-19T02:16:00Z"/>
              </w:rPr>
              <w:pPrChange w:id="11561" w:author="Anees Shaikh" w:date="2013-10-19T02:16:00Z">
                <w:pPr>
                  <w:pStyle w:val="XML1"/>
                </w:pPr>
              </w:pPrChange>
            </w:pPr>
            <w:ins w:id="11562" w:author="aas" w:date="2013-10-14T02:06:00Z">
              <w:del w:id="11563" w:author="Anees Shaikh" w:date="2013-10-19T02:16:00Z">
                <w:r w:rsidDel="00E067A3">
                  <w:delText xml:space="preserve">                          &lt;xs:annotation&gt;</w:delText>
                </w:r>
              </w:del>
            </w:ins>
          </w:p>
          <w:p w14:paraId="5CE49EFF" w14:textId="1E33F55F" w:rsidR="00874469" w:rsidDel="00E067A3" w:rsidRDefault="00874469">
            <w:pPr>
              <w:pStyle w:val="Appx"/>
              <w:rPr>
                <w:ins w:id="11564" w:author="aas" w:date="2013-10-14T02:06:00Z"/>
                <w:del w:id="11565" w:author="Anees Shaikh" w:date="2013-10-19T02:16:00Z"/>
              </w:rPr>
              <w:pPrChange w:id="11566" w:author="Anees Shaikh" w:date="2013-10-19T02:16:00Z">
                <w:pPr>
                  <w:pStyle w:val="XML1"/>
                </w:pPr>
              </w:pPrChange>
            </w:pPr>
            <w:ins w:id="11567" w:author="aas" w:date="2013-10-14T02:06:00Z">
              <w:del w:id="11568" w:author="Anees Shaikh" w:date="2013-10-19T02:16:00Z">
                <w:r w:rsidDel="00E067A3">
                  <w:delText xml:space="preserve">                            &lt;xs:documentation&gt;</w:delText>
                </w:r>
              </w:del>
            </w:ins>
          </w:p>
          <w:p w14:paraId="49B47713" w14:textId="5183A72F" w:rsidR="00874469" w:rsidDel="00E067A3" w:rsidRDefault="00874469">
            <w:pPr>
              <w:pStyle w:val="Appx"/>
              <w:rPr>
                <w:ins w:id="11569" w:author="aas" w:date="2013-10-14T02:06:00Z"/>
                <w:del w:id="11570" w:author="Anees Shaikh" w:date="2013-10-19T02:16:00Z"/>
              </w:rPr>
              <w:pPrChange w:id="11571" w:author="Anees Shaikh" w:date="2013-10-19T02:16:00Z">
                <w:pPr>
                  <w:pStyle w:val="XML1"/>
                </w:pPr>
              </w:pPrChange>
            </w:pPr>
            <w:ins w:id="11572" w:author="aas" w:date="2013-10-14T02:06:00Z">
              <w:del w:id="11573" w:author="Anees Shaikh" w:date="2013-10-19T02:16:00Z">
                <w:r w:rsidDel="00E067A3">
                  <w:delText xml:space="preserve">                              Properties of a VxLAN tunnel.</w:delText>
                </w:r>
              </w:del>
            </w:ins>
          </w:p>
          <w:p w14:paraId="2B48F6F6" w14:textId="42B19CCD" w:rsidR="00874469" w:rsidDel="00E067A3" w:rsidRDefault="00874469">
            <w:pPr>
              <w:pStyle w:val="Appx"/>
              <w:rPr>
                <w:ins w:id="11574" w:author="aas" w:date="2013-10-14T02:06:00Z"/>
                <w:del w:id="11575" w:author="Anees Shaikh" w:date="2013-10-19T02:16:00Z"/>
              </w:rPr>
              <w:pPrChange w:id="11576" w:author="Anees Shaikh" w:date="2013-10-19T02:16:00Z">
                <w:pPr>
                  <w:pStyle w:val="XML1"/>
                </w:pPr>
              </w:pPrChange>
            </w:pPr>
            <w:ins w:id="11577" w:author="aas" w:date="2013-10-14T02:06:00Z">
              <w:del w:id="11578" w:author="Anees Shaikh" w:date="2013-10-19T02:16:00Z">
                <w:r w:rsidDel="00E067A3">
                  <w:delText xml:space="preserve">                            &lt;/xs:documentation&gt;</w:delText>
                </w:r>
              </w:del>
            </w:ins>
          </w:p>
          <w:p w14:paraId="2936F3CA" w14:textId="32D93F70" w:rsidR="00874469" w:rsidDel="00E067A3" w:rsidRDefault="00874469">
            <w:pPr>
              <w:pStyle w:val="Appx"/>
              <w:rPr>
                <w:ins w:id="11579" w:author="aas" w:date="2013-10-14T02:06:00Z"/>
                <w:del w:id="11580" w:author="Anees Shaikh" w:date="2013-10-19T02:16:00Z"/>
              </w:rPr>
              <w:pPrChange w:id="11581" w:author="Anees Shaikh" w:date="2013-10-19T02:16:00Z">
                <w:pPr>
                  <w:pStyle w:val="XML1"/>
                </w:pPr>
              </w:pPrChange>
            </w:pPr>
            <w:ins w:id="11582" w:author="aas" w:date="2013-10-14T02:06:00Z">
              <w:del w:id="11583" w:author="Anees Shaikh" w:date="2013-10-19T02:16:00Z">
                <w:r w:rsidDel="00E067A3">
                  <w:delText xml:space="preserve">                          &lt;/xs:annotation&gt;</w:delText>
                </w:r>
              </w:del>
            </w:ins>
          </w:p>
          <w:p w14:paraId="3C335D9B" w14:textId="536372CB" w:rsidR="00874469" w:rsidDel="00E067A3" w:rsidRDefault="00874469">
            <w:pPr>
              <w:pStyle w:val="Appx"/>
              <w:rPr>
                <w:ins w:id="11584" w:author="aas" w:date="2013-10-14T02:06:00Z"/>
                <w:del w:id="11585" w:author="Anees Shaikh" w:date="2013-10-19T02:16:00Z"/>
              </w:rPr>
              <w:pPrChange w:id="11586" w:author="Anees Shaikh" w:date="2013-10-19T02:16:00Z">
                <w:pPr>
                  <w:pStyle w:val="XML1"/>
                </w:pPr>
              </w:pPrChange>
            </w:pPr>
            <w:ins w:id="11587" w:author="aas" w:date="2013-10-14T02:06:00Z">
              <w:del w:id="11588" w:author="Anees Shaikh" w:date="2013-10-19T02:16:00Z">
                <w:r w:rsidDel="00E067A3">
                  <w:delText xml:space="preserve">                          &lt;xs:complexType&gt;</w:delText>
                </w:r>
              </w:del>
            </w:ins>
          </w:p>
          <w:p w14:paraId="199AD941" w14:textId="2937BE0C" w:rsidR="00874469" w:rsidDel="00E067A3" w:rsidRDefault="00874469">
            <w:pPr>
              <w:pStyle w:val="Appx"/>
              <w:rPr>
                <w:ins w:id="11589" w:author="aas" w:date="2013-10-14T02:06:00Z"/>
                <w:del w:id="11590" w:author="Anees Shaikh" w:date="2013-10-19T02:16:00Z"/>
              </w:rPr>
              <w:pPrChange w:id="11591" w:author="Anees Shaikh" w:date="2013-10-19T02:16:00Z">
                <w:pPr>
                  <w:pStyle w:val="XML1"/>
                </w:pPr>
              </w:pPrChange>
            </w:pPr>
            <w:ins w:id="11592" w:author="aas" w:date="2013-10-14T02:06:00Z">
              <w:del w:id="11593" w:author="Anees Shaikh" w:date="2013-10-19T02:16:00Z">
                <w:r w:rsidDel="00E067A3">
                  <w:delText xml:space="preserve">                            &lt;xs:sequence&gt;</w:delText>
                </w:r>
              </w:del>
            </w:ins>
          </w:p>
          <w:p w14:paraId="648D5333" w14:textId="5A82A634" w:rsidR="00874469" w:rsidDel="00E067A3" w:rsidRDefault="00874469">
            <w:pPr>
              <w:pStyle w:val="Appx"/>
              <w:rPr>
                <w:ins w:id="11594" w:author="aas" w:date="2013-10-14T02:06:00Z"/>
                <w:del w:id="11595" w:author="Anees Shaikh" w:date="2013-10-19T02:16:00Z"/>
              </w:rPr>
              <w:pPrChange w:id="11596" w:author="Anees Shaikh" w:date="2013-10-19T02:16:00Z">
                <w:pPr>
                  <w:pStyle w:val="XML1"/>
                </w:pPr>
              </w:pPrChange>
            </w:pPr>
            <w:ins w:id="11597" w:author="aas" w:date="2013-10-14T02:06:00Z">
              <w:del w:id="11598" w:author="Anees Shaikh" w:date="2013-10-19T02:16:00Z">
                <w:r w:rsidDel="00E067A3">
                  <w:delText xml:space="preserve">                              &lt;xs:choice&gt;</w:delText>
                </w:r>
              </w:del>
            </w:ins>
          </w:p>
          <w:p w14:paraId="1CBDBB66" w14:textId="629B50A9" w:rsidR="00874469" w:rsidDel="00E067A3" w:rsidRDefault="00874469">
            <w:pPr>
              <w:pStyle w:val="Appx"/>
              <w:rPr>
                <w:ins w:id="11599" w:author="aas" w:date="2013-10-14T02:06:00Z"/>
                <w:del w:id="11600" w:author="Anees Shaikh" w:date="2013-10-19T02:16:00Z"/>
              </w:rPr>
              <w:pPrChange w:id="11601" w:author="Anees Shaikh" w:date="2013-10-19T02:16:00Z">
                <w:pPr>
                  <w:pStyle w:val="XML1"/>
                </w:pPr>
              </w:pPrChange>
            </w:pPr>
            <w:ins w:id="11602" w:author="aas" w:date="2013-10-14T02:06:00Z">
              <w:del w:id="11603" w:author="Anees Shaikh" w:date="2013-10-19T02:16:00Z">
                <w:r w:rsidDel="00E067A3">
                  <w:delText xml:space="preserve">                                &lt;xs:sequence&gt;</w:delText>
                </w:r>
              </w:del>
            </w:ins>
          </w:p>
          <w:p w14:paraId="35CAF2CD" w14:textId="7B72605F" w:rsidR="00874469" w:rsidDel="00E067A3" w:rsidRDefault="00874469">
            <w:pPr>
              <w:pStyle w:val="Appx"/>
              <w:rPr>
                <w:ins w:id="11604" w:author="aas" w:date="2013-10-14T02:06:00Z"/>
                <w:del w:id="11605" w:author="Anees Shaikh" w:date="2013-10-19T02:16:00Z"/>
              </w:rPr>
              <w:pPrChange w:id="11606" w:author="Anees Shaikh" w:date="2013-10-19T02:16:00Z">
                <w:pPr>
                  <w:pStyle w:val="XML1"/>
                </w:pPr>
              </w:pPrChange>
            </w:pPr>
            <w:ins w:id="11607" w:author="aas" w:date="2013-10-14T02:06:00Z">
              <w:del w:id="11608"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09" w:author="aas" w:date="2013-10-14T02:06:00Z"/>
                <w:del w:id="11610" w:author="Anees Shaikh" w:date="2013-10-19T02:16:00Z"/>
              </w:rPr>
              <w:pPrChange w:id="11611" w:author="Anees Shaikh" w:date="2013-10-19T02:16:00Z">
                <w:pPr>
                  <w:pStyle w:val="XML1"/>
                </w:pPr>
              </w:pPrChange>
            </w:pPr>
            <w:ins w:id="11612" w:author="aas" w:date="2013-10-14T02:06:00Z">
              <w:del w:id="11613" w:author="Anees Shaikh" w:date="2013-10-19T02:16:00Z">
                <w:r w:rsidDel="00E067A3">
                  <w:delText xml:space="preserve">                                    &lt;xs:annotation&gt;</w:delText>
                </w:r>
              </w:del>
            </w:ins>
          </w:p>
          <w:p w14:paraId="0D31020E" w14:textId="52851CD0" w:rsidR="00874469" w:rsidDel="00E067A3" w:rsidRDefault="00874469">
            <w:pPr>
              <w:pStyle w:val="Appx"/>
              <w:rPr>
                <w:ins w:id="11614" w:author="aas" w:date="2013-10-14T02:06:00Z"/>
                <w:del w:id="11615" w:author="Anees Shaikh" w:date="2013-10-19T02:16:00Z"/>
              </w:rPr>
              <w:pPrChange w:id="11616" w:author="Anees Shaikh" w:date="2013-10-19T02:16:00Z">
                <w:pPr>
                  <w:pStyle w:val="XML1"/>
                </w:pPr>
              </w:pPrChange>
            </w:pPr>
            <w:ins w:id="11617" w:author="aas" w:date="2013-10-14T02:06:00Z">
              <w:del w:id="11618" w:author="Anees Shaikh" w:date="2013-10-19T02:16:00Z">
                <w:r w:rsidDel="00E067A3">
                  <w:delText xml:space="preserve">                                      &lt;xs:documentation&gt;</w:delText>
                </w:r>
              </w:del>
            </w:ins>
          </w:p>
          <w:p w14:paraId="2C2878ED" w14:textId="57AF4A94" w:rsidR="00874469" w:rsidDel="00E067A3" w:rsidRDefault="00874469">
            <w:pPr>
              <w:pStyle w:val="Appx"/>
              <w:rPr>
                <w:ins w:id="11619" w:author="aas" w:date="2013-10-14T02:06:00Z"/>
                <w:del w:id="11620" w:author="Anees Shaikh" w:date="2013-10-19T02:16:00Z"/>
              </w:rPr>
              <w:pPrChange w:id="11621" w:author="Anees Shaikh" w:date="2013-10-19T02:16:00Z">
                <w:pPr>
                  <w:pStyle w:val="XML1"/>
                </w:pPr>
              </w:pPrChange>
            </w:pPr>
            <w:ins w:id="11622" w:author="aas" w:date="2013-10-14T02:06:00Z">
              <w:del w:id="11623"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24" w:author="aas" w:date="2013-10-14T02:06:00Z"/>
                <w:del w:id="11625" w:author="Anees Shaikh" w:date="2013-10-19T02:16:00Z"/>
              </w:rPr>
              <w:pPrChange w:id="11626" w:author="Anees Shaikh" w:date="2013-10-19T02:16:00Z">
                <w:pPr>
                  <w:pStyle w:val="XML1"/>
                </w:pPr>
              </w:pPrChange>
            </w:pPr>
            <w:ins w:id="11627" w:author="aas" w:date="2013-10-14T02:06:00Z">
              <w:del w:id="11628" w:author="Anees Shaikh" w:date="2013-10-19T02:16:00Z">
                <w:r w:rsidDel="00E067A3">
                  <w:delText xml:space="preserve">                                      &lt;/xs:documentation&gt;</w:delText>
                </w:r>
              </w:del>
            </w:ins>
          </w:p>
          <w:p w14:paraId="3C5F3BD6" w14:textId="211F5D03" w:rsidR="00874469" w:rsidDel="00E067A3" w:rsidRDefault="00874469">
            <w:pPr>
              <w:pStyle w:val="Appx"/>
              <w:rPr>
                <w:ins w:id="11629" w:author="aas" w:date="2013-10-14T02:06:00Z"/>
                <w:del w:id="11630" w:author="Anees Shaikh" w:date="2013-10-19T02:16:00Z"/>
              </w:rPr>
              <w:pPrChange w:id="11631" w:author="Anees Shaikh" w:date="2013-10-19T02:16:00Z">
                <w:pPr>
                  <w:pStyle w:val="XML1"/>
                </w:pPr>
              </w:pPrChange>
            </w:pPr>
            <w:ins w:id="11632" w:author="aas" w:date="2013-10-14T02:06:00Z">
              <w:del w:id="11633" w:author="Anees Shaikh" w:date="2013-10-19T02:16:00Z">
                <w:r w:rsidDel="00E067A3">
                  <w:delText xml:space="preserve">                                    &lt;/xs:annotation&gt;</w:delText>
                </w:r>
              </w:del>
            </w:ins>
          </w:p>
          <w:p w14:paraId="2C875783" w14:textId="4B3FEED1" w:rsidR="00874469" w:rsidDel="00E067A3" w:rsidRDefault="00874469">
            <w:pPr>
              <w:pStyle w:val="Appx"/>
              <w:rPr>
                <w:ins w:id="11634" w:author="aas" w:date="2013-10-14T02:06:00Z"/>
                <w:del w:id="11635" w:author="Anees Shaikh" w:date="2013-10-19T02:16:00Z"/>
              </w:rPr>
              <w:pPrChange w:id="11636" w:author="Anees Shaikh" w:date="2013-10-19T02:16:00Z">
                <w:pPr>
                  <w:pStyle w:val="XML1"/>
                </w:pPr>
              </w:pPrChange>
            </w:pPr>
            <w:ins w:id="11637" w:author="aas" w:date="2013-10-14T02:06:00Z">
              <w:del w:id="11638" w:author="Anees Shaikh" w:date="2013-10-19T02:16:00Z">
                <w:r w:rsidDel="00E067A3">
                  <w:delText xml:space="preserve">                                  &lt;/xs:element&gt;</w:delText>
                </w:r>
              </w:del>
            </w:ins>
          </w:p>
          <w:p w14:paraId="5F34FD1A" w14:textId="62548FD0" w:rsidR="00874469" w:rsidDel="00E067A3" w:rsidRDefault="00874469">
            <w:pPr>
              <w:pStyle w:val="Appx"/>
              <w:rPr>
                <w:ins w:id="11639" w:author="aas" w:date="2013-10-14T02:06:00Z"/>
                <w:del w:id="11640" w:author="Anees Shaikh" w:date="2013-10-19T02:16:00Z"/>
              </w:rPr>
              <w:pPrChange w:id="11641" w:author="Anees Shaikh" w:date="2013-10-19T02:16:00Z">
                <w:pPr>
                  <w:pStyle w:val="XML1"/>
                </w:pPr>
              </w:pPrChange>
            </w:pPr>
            <w:ins w:id="11642" w:author="aas" w:date="2013-10-14T02:06:00Z">
              <w:del w:id="11643"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44" w:author="aas" w:date="2013-10-14T02:06:00Z"/>
                <w:del w:id="11645" w:author="Anees Shaikh" w:date="2013-10-19T02:16:00Z"/>
              </w:rPr>
              <w:pPrChange w:id="11646" w:author="Anees Shaikh" w:date="2013-10-19T02:16:00Z">
                <w:pPr>
                  <w:pStyle w:val="XML1"/>
                </w:pPr>
              </w:pPrChange>
            </w:pPr>
            <w:ins w:id="11647" w:author="aas" w:date="2013-10-14T02:06:00Z">
              <w:del w:id="11648" w:author="Anees Shaikh" w:date="2013-10-19T02:16:00Z">
                <w:r w:rsidDel="00E067A3">
                  <w:delText xml:space="preserve">                                    &lt;xs:annotation&gt;</w:delText>
                </w:r>
              </w:del>
            </w:ins>
          </w:p>
          <w:p w14:paraId="112C9033" w14:textId="5944B142" w:rsidR="00874469" w:rsidDel="00E067A3" w:rsidRDefault="00874469">
            <w:pPr>
              <w:pStyle w:val="Appx"/>
              <w:rPr>
                <w:ins w:id="11649" w:author="aas" w:date="2013-10-14T02:06:00Z"/>
                <w:del w:id="11650" w:author="Anees Shaikh" w:date="2013-10-19T02:16:00Z"/>
              </w:rPr>
              <w:pPrChange w:id="11651" w:author="Anees Shaikh" w:date="2013-10-19T02:16:00Z">
                <w:pPr>
                  <w:pStyle w:val="XML1"/>
                </w:pPr>
              </w:pPrChange>
            </w:pPr>
            <w:ins w:id="11652" w:author="aas" w:date="2013-10-14T02:06:00Z">
              <w:del w:id="11653" w:author="Anees Shaikh" w:date="2013-10-19T02:16:00Z">
                <w:r w:rsidDel="00E067A3">
                  <w:delText xml:space="preserve">                                      &lt;xs:documentation&gt;</w:delText>
                </w:r>
              </w:del>
            </w:ins>
          </w:p>
          <w:p w14:paraId="75A4B736" w14:textId="2E890C11" w:rsidR="00874469" w:rsidDel="00E067A3" w:rsidRDefault="00874469">
            <w:pPr>
              <w:pStyle w:val="Appx"/>
              <w:rPr>
                <w:ins w:id="11654" w:author="aas" w:date="2013-10-14T02:06:00Z"/>
                <w:del w:id="11655" w:author="Anees Shaikh" w:date="2013-10-19T02:16:00Z"/>
              </w:rPr>
              <w:pPrChange w:id="11656" w:author="Anees Shaikh" w:date="2013-10-19T02:16:00Z">
                <w:pPr>
                  <w:pStyle w:val="XML1"/>
                </w:pPr>
              </w:pPrChange>
            </w:pPr>
            <w:ins w:id="11657" w:author="aas" w:date="2013-10-14T02:06:00Z">
              <w:del w:id="11658"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659" w:author="aas" w:date="2013-10-14T02:06:00Z"/>
                <w:del w:id="11660" w:author="Anees Shaikh" w:date="2013-10-19T02:16:00Z"/>
              </w:rPr>
              <w:pPrChange w:id="11661" w:author="Anees Shaikh" w:date="2013-10-19T02:16:00Z">
                <w:pPr>
                  <w:pStyle w:val="XML1"/>
                </w:pPr>
              </w:pPrChange>
            </w:pPr>
            <w:ins w:id="11662" w:author="aas" w:date="2013-10-14T02:06:00Z">
              <w:del w:id="11663" w:author="Anees Shaikh" w:date="2013-10-19T02:16:00Z">
                <w:r w:rsidDel="00E067A3">
                  <w:delText xml:space="preserve">                                      &lt;/xs:documentation&gt;</w:delText>
                </w:r>
              </w:del>
            </w:ins>
          </w:p>
          <w:p w14:paraId="13BA2A8B" w14:textId="60910F8B" w:rsidR="00874469" w:rsidDel="00E067A3" w:rsidRDefault="00874469">
            <w:pPr>
              <w:pStyle w:val="Appx"/>
              <w:rPr>
                <w:ins w:id="11664" w:author="aas" w:date="2013-10-14T02:06:00Z"/>
                <w:del w:id="11665" w:author="Anees Shaikh" w:date="2013-10-19T02:16:00Z"/>
              </w:rPr>
              <w:pPrChange w:id="11666" w:author="Anees Shaikh" w:date="2013-10-19T02:16:00Z">
                <w:pPr>
                  <w:pStyle w:val="XML1"/>
                </w:pPr>
              </w:pPrChange>
            </w:pPr>
            <w:ins w:id="11667" w:author="aas" w:date="2013-10-14T02:06:00Z">
              <w:del w:id="11668" w:author="Anees Shaikh" w:date="2013-10-19T02:16:00Z">
                <w:r w:rsidDel="00E067A3">
                  <w:delText xml:space="preserve">                                    &lt;/xs:annotation&gt;</w:delText>
                </w:r>
              </w:del>
            </w:ins>
          </w:p>
          <w:p w14:paraId="67FEC4A6" w14:textId="380E29E1" w:rsidR="00874469" w:rsidDel="00E067A3" w:rsidRDefault="00874469">
            <w:pPr>
              <w:pStyle w:val="Appx"/>
              <w:rPr>
                <w:ins w:id="11669" w:author="aas" w:date="2013-10-14T02:06:00Z"/>
                <w:del w:id="11670" w:author="Anees Shaikh" w:date="2013-10-19T02:16:00Z"/>
              </w:rPr>
              <w:pPrChange w:id="11671" w:author="Anees Shaikh" w:date="2013-10-19T02:16:00Z">
                <w:pPr>
                  <w:pStyle w:val="XML1"/>
                </w:pPr>
              </w:pPrChange>
            </w:pPr>
            <w:ins w:id="11672" w:author="aas" w:date="2013-10-14T02:06:00Z">
              <w:del w:id="11673" w:author="Anees Shaikh" w:date="2013-10-19T02:16:00Z">
                <w:r w:rsidDel="00E067A3">
                  <w:delText xml:space="preserve">                                  &lt;/xs:element&gt;</w:delText>
                </w:r>
              </w:del>
            </w:ins>
          </w:p>
          <w:p w14:paraId="33CB1050" w14:textId="700E5EEE" w:rsidR="00874469" w:rsidDel="00E067A3" w:rsidRDefault="00874469">
            <w:pPr>
              <w:pStyle w:val="Appx"/>
              <w:rPr>
                <w:ins w:id="11674" w:author="aas" w:date="2013-10-14T02:06:00Z"/>
                <w:del w:id="11675" w:author="Anees Shaikh" w:date="2013-10-19T02:16:00Z"/>
              </w:rPr>
              <w:pPrChange w:id="11676" w:author="Anees Shaikh" w:date="2013-10-19T02:16:00Z">
                <w:pPr>
                  <w:pStyle w:val="XML1"/>
                </w:pPr>
              </w:pPrChange>
            </w:pPr>
            <w:ins w:id="11677" w:author="aas" w:date="2013-10-14T02:06:00Z">
              <w:del w:id="11678"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679" w:author="aas" w:date="2013-10-14T02:06:00Z"/>
                <w:del w:id="11680" w:author="Anees Shaikh" w:date="2013-10-19T02:16:00Z"/>
              </w:rPr>
              <w:pPrChange w:id="11681" w:author="Anees Shaikh" w:date="2013-10-19T02:16:00Z">
                <w:pPr>
                  <w:pStyle w:val="XML1"/>
                </w:pPr>
              </w:pPrChange>
            </w:pPr>
            <w:ins w:id="11682" w:author="aas" w:date="2013-10-14T02:06:00Z">
              <w:del w:id="11683" w:author="Anees Shaikh" w:date="2013-10-19T02:16:00Z">
                <w:r w:rsidDel="00E067A3">
                  <w:delText xml:space="preserve">                                          namespace="##other" processContents="lax"/&gt;</w:delText>
                </w:r>
              </w:del>
            </w:ins>
          </w:p>
          <w:p w14:paraId="26027712" w14:textId="6CA7081F" w:rsidR="00874469" w:rsidDel="00E067A3" w:rsidRDefault="00874469">
            <w:pPr>
              <w:pStyle w:val="Appx"/>
              <w:rPr>
                <w:ins w:id="11684" w:author="aas" w:date="2013-10-14T02:06:00Z"/>
                <w:del w:id="11685" w:author="Anees Shaikh" w:date="2013-10-19T02:16:00Z"/>
              </w:rPr>
              <w:pPrChange w:id="11686" w:author="Anees Shaikh" w:date="2013-10-19T02:16:00Z">
                <w:pPr>
                  <w:pStyle w:val="XML1"/>
                </w:pPr>
              </w:pPrChange>
            </w:pPr>
            <w:ins w:id="11687" w:author="aas" w:date="2013-10-14T02:06:00Z">
              <w:del w:id="11688" w:author="Anees Shaikh" w:date="2013-10-19T02:16:00Z">
                <w:r w:rsidDel="00E067A3">
                  <w:delText xml:space="preserve">                                &lt;/xs:sequence&gt;</w:delText>
                </w:r>
              </w:del>
            </w:ins>
          </w:p>
          <w:p w14:paraId="479EA6C9" w14:textId="5EEF84C5" w:rsidR="00874469" w:rsidDel="00E067A3" w:rsidRDefault="00874469">
            <w:pPr>
              <w:pStyle w:val="Appx"/>
              <w:rPr>
                <w:ins w:id="11689" w:author="aas" w:date="2013-10-14T02:06:00Z"/>
                <w:del w:id="11690" w:author="Anees Shaikh" w:date="2013-10-19T02:16:00Z"/>
              </w:rPr>
              <w:pPrChange w:id="11691" w:author="Anees Shaikh" w:date="2013-10-19T02:16:00Z">
                <w:pPr>
                  <w:pStyle w:val="XML1"/>
                </w:pPr>
              </w:pPrChange>
            </w:pPr>
            <w:ins w:id="11692" w:author="aas" w:date="2013-10-14T02:06:00Z">
              <w:del w:id="11693" w:author="Anees Shaikh" w:date="2013-10-19T02:16:00Z">
                <w:r w:rsidDel="00E067A3">
                  <w:delText xml:space="preserve">                                &lt;xs:sequence&gt;</w:delText>
                </w:r>
              </w:del>
            </w:ins>
          </w:p>
          <w:p w14:paraId="2C713E2B" w14:textId="223F5EDD" w:rsidR="00874469" w:rsidDel="00E067A3" w:rsidRDefault="00874469">
            <w:pPr>
              <w:pStyle w:val="Appx"/>
              <w:rPr>
                <w:ins w:id="11694" w:author="aas" w:date="2013-10-14T02:06:00Z"/>
                <w:del w:id="11695" w:author="Anees Shaikh" w:date="2013-10-19T02:16:00Z"/>
              </w:rPr>
              <w:pPrChange w:id="11696" w:author="Anees Shaikh" w:date="2013-10-19T02:16:00Z">
                <w:pPr>
                  <w:pStyle w:val="XML1"/>
                </w:pPr>
              </w:pPrChange>
            </w:pPr>
            <w:ins w:id="11697" w:author="aas" w:date="2013-10-14T02:06:00Z">
              <w:del w:id="11698"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699" w:author="aas" w:date="2013-10-14T02:06:00Z"/>
                <w:del w:id="11700" w:author="Anees Shaikh" w:date="2013-10-19T02:16:00Z"/>
              </w:rPr>
              <w:pPrChange w:id="11701" w:author="Anees Shaikh" w:date="2013-10-19T02:16:00Z">
                <w:pPr>
                  <w:pStyle w:val="XML1"/>
                </w:pPr>
              </w:pPrChange>
            </w:pPr>
            <w:ins w:id="11702" w:author="aas" w:date="2013-10-14T02:06:00Z">
              <w:del w:id="11703" w:author="Anees Shaikh" w:date="2013-10-19T02:16:00Z">
                <w:r w:rsidDel="00E067A3">
                  <w:delText xml:space="preserve">                                    &lt;xs:annotation&gt;</w:delText>
                </w:r>
              </w:del>
            </w:ins>
          </w:p>
          <w:p w14:paraId="0E51A04B" w14:textId="189C6741" w:rsidR="00874469" w:rsidDel="00E067A3" w:rsidRDefault="00874469">
            <w:pPr>
              <w:pStyle w:val="Appx"/>
              <w:rPr>
                <w:ins w:id="11704" w:author="aas" w:date="2013-10-14T02:06:00Z"/>
                <w:del w:id="11705" w:author="Anees Shaikh" w:date="2013-10-19T02:16:00Z"/>
              </w:rPr>
              <w:pPrChange w:id="11706" w:author="Anees Shaikh" w:date="2013-10-19T02:16:00Z">
                <w:pPr>
                  <w:pStyle w:val="XML1"/>
                </w:pPr>
              </w:pPrChange>
            </w:pPr>
            <w:ins w:id="11707" w:author="aas" w:date="2013-10-14T02:06:00Z">
              <w:del w:id="11708" w:author="Anees Shaikh" w:date="2013-10-19T02:16:00Z">
                <w:r w:rsidDel="00E067A3">
                  <w:delText xml:space="preserve">                                      &lt;xs:documentation&gt;</w:delText>
                </w:r>
              </w:del>
            </w:ins>
          </w:p>
          <w:p w14:paraId="6C7F2660" w14:textId="69FAB9DB" w:rsidR="00874469" w:rsidDel="00E067A3" w:rsidRDefault="00874469">
            <w:pPr>
              <w:pStyle w:val="Appx"/>
              <w:rPr>
                <w:ins w:id="11709" w:author="aas" w:date="2013-10-14T02:06:00Z"/>
                <w:del w:id="11710" w:author="Anees Shaikh" w:date="2013-10-19T02:16:00Z"/>
              </w:rPr>
              <w:pPrChange w:id="11711" w:author="Anees Shaikh" w:date="2013-10-19T02:16:00Z">
                <w:pPr>
                  <w:pStyle w:val="XML1"/>
                </w:pPr>
              </w:pPrChange>
            </w:pPr>
            <w:ins w:id="11712" w:author="aas" w:date="2013-10-14T02:06:00Z">
              <w:del w:id="11713"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14" w:author="aas" w:date="2013-10-14T02:06:00Z"/>
                <w:del w:id="11715" w:author="Anees Shaikh" w:date="2013-10-19T02:16:00Z"/>
              </w:rPr>
              <w:pPrChange w:id="11716" w:author="Anees Shaikh" w:date="2013-10-19T02:16:00Z">
                <w:pPr>
                  <w:pStyle w:val="XML1"/>
                </w:pPr>
              </w:pPrChange>
            </w:pPr>
            <w:ins w:id="11717" w:author="aas" w:date="2013-10-14T02:06:00Z">
              <w:del w:id="11718" w:author="Anees Shaikh" w:date="2013-10-19T02:16:00Z">
                <w:r w:rsidDel="00E067A3">
                  <w:delText xml:space="preserve">                                      &lt;/xs:documentation&gt;</w:delText>
                </w:r>
              </w:del>
            </w:ins>
          </w:p>
          <w:p w14:paraId="6975CD9A" w14:textId="1A65B0A4" w:rsidR="00874469" w:rsidDel="00E067A3" w:rsidRDefault="00874469">
            <w:pPr>
              <w:pStyle w:val="Appx"/>
              <w:rPr>
                <w:ins w:id="11719" w:author="aas" w:date="2013-10-14T02:06:00Z"/>
                <w:del w:id="11720" w:author="Anees Shaikh" w:date="2013-10-19T02:16:00Z"/>
              </w:rPr>
              <w:pPrChange w:id="11721" w:author="Anees Shaikh" w:date="2013-10-19T02:16:00Z">
                <w:pPr>
                  <w:pStyle w:val="XML1"/>
                </w:pPr>
              </w:pPrChange>
            </w:pPr>
            <w:ins w:id="11722" w:author="aas" w:date="2013-10-14T02:06:00Z">
              <w:del w:id="11723" w:author="Anees Shaikh" w:date="2013-10-19T02:16:00Z">
                <w:r w:rsidDel="00E067A3">
                  <w:delText xml:space="preserve">                                    &lt;/xs:annotation&gt;</w:delText>
                </w:r>
              </w:del>
            </w:ins>
          </w:p>
          <w:p w14:paraId="675D81AE" w14:textId="4A364E6E" w:rsidR="00874469" w:rsidDel="00E067A3" w:rsidRDefault="00874469">
            <w:pPr>
              <w:pStyle w:val="Appx"/>
              <w:rPr>
                <w:ins w:id="11724" w:author="aas" w:date="2013-10-14T02:06:00Z"/>
                <w:del w:id="11725" w:author="Anees Shaikh" w:date="2013-10-19T02:16:00Z"/>
              </w:rPr>
              <w:pPrChange w:id="11726" w:author="Anees Shaikh" w:date="2013-10-19T02:16:00Z">
                <w:pPr>
                  <w:pStyle w:val="XML1"/>
                </w:pPr>
              </w:pPrChange>
            </w:pPr>
            <w:ins w:id="11727" w:author="aas" w:date="2013-10-14T02:06:00Z">
              <w:del w:id="11728" w:author="Anees Shaikh" w:date="2013-10-19T02:16:00Z">
                <w:r w:rsidDel="00E067A3">
                  <w:delText xml:space="preserve">                                  &lt;/xs:element&gt;</w:delText>
                </w:r>
              </w:del>
            </w:ins>
          </w:p>
          <w:p w14:paraId="0944F044" w14:textId="604E2AC0" w:rsidR="00874469" w:rsidDel="00E067A3" w:rsidRDefault="00874469">
            <w:pPr>
              <w:pStyle w:val="Appx"/>
              <w:rPr>
                <w:ins w:id="11729" w:author="aas" w:date="2013-10-14T02:06:00Z"/>
                <w:del w:id="11730" w:author="Anees Shaikh" w:date="2013-10-19T02:16:00Z"/>
              </w:rPr>
              <w:pPrChange w:id="11731" w:author="Anees Shaikh" w:date="2013-10-19T02:16:00Z">
                <w:pPr>
                  <w:pStyle w:val="XML1"/>
                </w:pPr>
              </w:pPrChange>
            </w:pPr>
            <w:ins w:id="11732" w:author="aas" w:date="2013-10-14T02:06:00Z">
              <w:del w:id="11733"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34" w:author="aas" w:date="2013-10-14T02:06:00Z"/>
                <w:del w:id="11735" w:author="Anees Shaikh" w:date="2013-10-19T02:16:00Z"/>
              </w:rPr>
              <w:pPrChange w:id="11736" w:author="Anees Shaikh" w:date="2013-10-19T02:16:00Z">
                <w:pPr>
                  <w:pStyle w:val="XML1"/>
                </w:pPr>
              </w:pPrChange>
            </w:pPr>
            <w:ins w:id="11737" w:author="aas" w:date="2013-10-14T02:06:00Z">
              <w:del w:id="11738" w:author="Anees Shaikh" w:date="2013-10-19T02:16:00Z">
                <w:r w:rsidDel="00E067A3">
                  <w:delText xml:space="preserve">                                    &lt;xs:annotation&gt;</w:delText>
                </w:r>
              </w:del>
            </w:ins>
          </w:p>
          <w:p w14:paraId="16FCBE52" w14:textId="53845E41" w:rsidR="00874469" w:rsidDel="00E067A3" w:rsidRDefault="00874469">
            <w:pPr>
              <w:pStyle w:val="Appx"/>
              <w:rPr>
                <w:ins w:id="11739" w:author="aas" w:date="2013-10-14T02:06:00Z"/>
                <w:del w:id="11740" w:author="Anees Shaikh" w:date="2013-10-19T02:16:00Z"/>
              </w:rPr>
              <w:pPrChange w:id="11741" w:author="Anees Shaikh" w:date="2013-10-19T02:16:00Z">
                <w:pPr>
                  <w:pStyle w:val="XML1"/>
                </w:pPr>
              </w:pPrChange>
            </w:pPr>
            <w:ins w:id="11742" w:author="aas" w:date="2013-10-14T02:06:00Z">
              <w:del w:id="11743" w:author="Anees Shaikh" w:date="2013-10-19T02:16:00Z">
                <w:r w:rsidDel="00E067A3">
                  <w:delText xml:space="preserve">                                      &lt;xs:documentation&gt;</w:delText>
                </w:r>
              </w:del>
            </w:ins>
          </w:p>
          <w:p w14:paraId="791E1D43" w14:textId="1820BFC7" w:rsidR="00874469" w:rsidDel="00E067A3" w:rsidRDefault="00874469">
            <w:pPr>
              <w:pStyle w:val="Appx"/>
              <w:rPr>
                <w:ins w:id="11744" w:author="aas" w:date="2013-10-14T02:06:00Z"/>
                <w:del w:id="11745" w:author="Anees Shaikh" w:date="2013-10-19T02:16:00Z"/>
              </w:rPr>
              <w:pPrChange w:id="11746" w:author="Anees Shaikh" w:date="2013-10-19T02:16:00Z">
                <w:pPr>
                  <w:pStyle w:val="XML1"/>
                </w:pPr>
              </w:pPrChange>
            </w:pPr>
            <w:ins w:id="11747" w:author="aas" w:date="2013-10-14T02:06:00Z">
              <w:del w:id="11748"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49" w:author="aas" w:date="2013-10-14T02:06:00Z"/>
                <w:del w:id="11750" w:author="Anees Shaikh" w:date="2013-10-19T02:16:00Z"/>
              </w:rPr>
              <w:pPrChange w:id="11751" w:author="Anees Shaikh" w:date="2013-10-19T02:16:00Z">
                <w:pPr>
                  <w:pStyle w:val="XML1"/>
                </w:pPr>
              </w:pPrChange>
            </w:pPr>
            <w:ins w:id="11752" w:author="aas" w:date="2013-10-14T02:06:00Z">
              <w:del w:id="11753" w:author="Anees Shaikh" w:date="2013-10-19T02:16:00Z">
                <w:r w:rsidDel="00E067A3">
                  <w:delText xml:space="preserve">                                      &lt;/xs:documentation&gt;</w:delText>
                </w:r>
              </w:del>
            </w:ins>
          </w:p>
          <w:p w14:paraId="53FBD966" w14:textId="5FAD4526" w:rsidR="00874469" w:rsidDel="00E067A3" w:rsidRDefault="00874469">
            <w:pPr>
              <w:pStyle w:val="Appx"/>
              <w:rPr>
                <w:ins w:id="11754" w:author="aas" w:date="2013-10-14T02:06:00Z"/>
                <w:del w:id="11755" w:author="Anees Shaikh" w:date="2013-10-19T02:16:00Z"/>
              </w:rPr>
              <w:pPrChange w:id="11756" w:author="Anees Shaikh" w:date="2013-10-19T02:16:00Z">
                <w:pPr>
                  <w:pStyle w:val="XML1"/>
                </w:pPr>
              </w:pPrChange>
            </w:pPr>
            <w:ins w:id="11757" w:author="aas" w:date="2013-10-14T02:06:00Z">
              <w:del w:id="11758" w:author="Anees Shaikh" w:date="2013-10-19T02:16:00Z">
                <w:r w:rsidDel="00E067A3">
                  <w:delText xml:space="preserve">                                    &lt;/xs:annotation&gt;</w:delText>
                </w:r>
              </w:del>
            </w:ins>
          </w:p>
          <w:p w14:paraId="7FD00228" w14:textId="1542BAEB" w:rsidR="00874469" w:rsidDel="00E067A3" w:rsidRDefault="00874469">
            <w:pPr>
              <w:pStyle w:val="Appx"/>
              <w:rPr>
                <w:ins w:id="11759" w:author="aas" w:date="2013-10-14T02:06:00Z"/>
                <w:del w:id="11760" w:author="Anees Shaikh" w:date="2013-10-19T02:16:00Z"/>
              </w:rPr>
              <w:pPrChange w:id="11761" w:author="Anees Shaikh" w:date="2013-10-19T02:16:00Z">
                <w:pPr>
                  <w:pStyle w:val="XML1"/>
                </w:pPr>
              </w:pPrChange>
            </w:pPr>
            <w:ins w:id="11762" w:author="aas" w:date="2013-10-14T02:06:00Z">
              <w:del w:id="11763" w:author="Anees Shaikh" w:date="2013-10-19T02:16:00Z">
                <w:r w:rsidDel="00E067A3">
                  <w:delText xml:space="preserve">                                  &lt;/xs:element&gt;</w:delText>
                </w:r>
              </w:del>
            </w:ins>
          </w:p>
          <w:p w14:paraId="69EFAC25" w14:textId="3C09835E" w:rsidR="00874469" w:rsidDel="00E067A3" w:rsidRDefault="00874469">
            <w:pPr>
              <w:pStyle w:val="Appx"/>
              <w:rPr>
                <w:ins w:id="11764" w:author="aas" w:date="2013-10-14T02:06:00Z"/>
                <w:del w:id="11765" w:author="Anees Shaikh" w:date="2013-10-19T02:16:00Z"/>
              </w:rPr>
              <w:pPrChange w:id="11766" w:author="Anees Shaikh" w:date="2013-10-19T02:16:00Z">
                <w:pPr>
                  <w:pStyle w:val="XML1"/>
                </w:pPr>
              </w:pPrChange>
            </w:pPr>
            <w:ins w:id="11767" w:author="aas" w:date="2013-10-14T02:06:00Z">
              <w:del w:id="11768"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769" w:author="aas" w:date="2013-10-14T02:06:00Z"/>
                <w:del w:id="11770" w:author="Anees Shaikh" w:date="2013-10-19T02:16:00Z"/>
              </w:rPr>
              <w:pPrChange w:id="11771" w:author="Anees Shaikh" w:date="2013-10-19T02:16:00Z">
                <w:pPr>
                  <w:pStyle w:val="XML1"/>
                </w:pPr>
              </w:pPrChange>
            </w:pPr>
            <w:ins w:id="11772" w:author="aas" w:date="2013-10-14T02:06:00Z">
              <w:del w:id="11773" w:author="Anees Shaikh" w:date="2013-10-19T02:16:00Z">
                <w:r w:rsidDel="00E067A3">
                  <w:delText xml:space="preserve">                                          namespace="##other" processContents="lax"/&gt;</w:delText>
                </w:r>
              </w:del>
            </w:ins>
          </w:p>
          <w:p w14:paraId="2080C6BA" w14:textId="1DB0757B" w:rsidR="00874469" w:rsidDel="00E067A3" w:rsidRDefault="00874469">
            <w:pPr>
              <w:pStyle w:val="Appx"/>
              <w:rPr>
                <w:ins w:id="11774" w:author="aas" w:date="2013-10-14T02:06:00Z"/>
                <w:del w:id="11775" w:author="Anees Shaikh" w:date="2013-10-19T02:16:00Z"/>
              </w:rPr>
              <w:pPrChange w:id="11776" w:author="Anees Shaikh" w:date="2013-10-19T02:16:00Z">
                <w:pPr>
                  <w:pStyle w:val="XML1"/>
                </w:pPr>
              </w:pPrChange>
            </w:pPr>
            <w:ins w:id="11777" w:author="aas" w:date="2013-10-14T02:06:00Z">
              <w:del w:id="11778" w:author="Anees Shaikh" w:date="2013-10-19T02:16:00Z">
                <w:r w:rsidDel="00E067A3">
                  <w:delText xml:space="preserve">                                &lt;/xs:sequence&gt;</w:delText>
                </w:r>
              </w:del>
            </w:ins>
          </w:p>
          <w:p w14:paraId="07547F1A" w14:textId="1597BBF7" w:rsidR="00874469" w:rsidDel="00E067A3" w:rsidRDefault="00874469">
            <w:pPr>
              <w:pStyle w:val="Appx"/>
              <w:rPr>
                <w:ins w:id="11779" w:author="aas" w:date="2013-10-14T02:06:00Z"/>
                <w:del w:id="11780" w:author="Anees Shaikh" w:date="2013-10-19T02:16:00Z"/>
              </w:rPr>
              <w:pPrChange w:id="11781" w:author="Anees Shaikh" w:date="2013-10-19T02:16:00Z">
                <w:pPr>
                  <w:pStyle w:val="XML1"/>
                </w:pPr>
              </w:pPrChange>
            </w:pPr>
            <w:ins w:id="11782" w:author="aas" w:date="2013-10-14T02:06:00Z">
              <w:del w:id="11783" w:author="Anees Shaikh" w:date="2013-10-19T02:16:00Z">
                <w:r w:rsidDel="00E067A3">
                  <w:delText xml:space="preserve">                                &lt;xs:sequence&gt;</w:delText>
                </w:r>
              </w:del>
            </w:ins>
          </w:p>
          <w:p w14:paraId="4F9CBE65" w14:textId="5AFAD6E0" w:rsidR="00874469" w:rsidDel="00E067A3" w:rsidRDefault="00874469">
            <w:pPr>
              <w:pStyle w:val="Appx"/>
              <w:rPr>
                <w:ins w:id="11784" w:author="aas" w:date="2013-10-14T02:06:00Z"/>
                <w:del w:id="11785" w:author="Anees Shaikh" w:date="2013-10-19T02:16:00Z"/>
              </w:rPr>
              <w:pPrChange w:id="11786" w:author="Anees Shaikh" w:date="2013-10-19T02:16:00Z">
                <w:pPr>
                  <w:pStyle w:val="XML1"/>
                </w:pPr>
              </w:pPrChange>
            </w:pPr>
            <w:ins w:id="11787" w:author="aas" w:date="2013-10-14T02:06:00Z">
              <w:del w:id="11788"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789" w:author="aas" w:date="2013-10-14T02:06:00Z"/>
                <w:del w:id="11790" w:author="Anees Shaikh" w:date="2013-10-19T02:16:00Z"/>
              </w:rPr>
              <w:pPrChange w:id="11791" w:author="Anees Shaikh" w:date="2013-10-19T02:16:00Z">
                <w:pPr>
                  <w:pStyle w:val="XML1"/>
                </w:pPr>
              </w:pPrChange>
            </w:pPr>
            <w:ins w:id="11792" w:author="aas" w:date="2013-10-14T02:06:00Z">
              <w:del w:id="11793" w:author="Anees Shaikh" w:date="2013-10-19T02:16:00Z">
                <w:r w:rsidDel="00E067A3">
                  <w:delText xml:space="preserve">                                    &lt;xs:annotation&gt;</w:delText>
                </w:r>
              </w:del>
            </w:ins>
          </w:p>
          <w:p w14:paraId="16C8FB91" w14:textId="275C794F" w:rsidR="00874469" w:rsidDel="00E067A3" w:rsidRDefault="00874469">
            <w:pPr>
              <w:pStyle w:val="Appx"/>
              <w:rPr>
                <w:ins w:id="11794" w:author="aas" w:date="2013-10-14T02:06:00Z"/>
                <w:del w:id="11795" w:author="Anees Shaikh" w:date="2013-10-19T02:16:00Z"/>
              </w:rPr>
              <w:pPrChange w:id="11796" w:author="Anees Shaikh" w:date="2013-10-19T02:16:00Z">
                <w:pPr>
                  <w:pStyle w:val="XML1"/>
                </w:pPr>
              </w:pPrChange>
            </w:pPr>
            <w:ins w:id="11797" w:author="aas" w:date="2013-10-14T02:06:00Z">
              <w:del w:id="11798" w:author="Anees Shaikh" w:date="2013-10-19T02:16:00Z">
                <w:r w:rsidDel="00E067A3">
                  <w:delText xml:space="preserve">                                      &lt;xs:documentation&gt;</w:delText>
                </w:r>
              </w:del>
            </w:ins>
          </w:p>
          <w:p w14:paraId="37679DE7" w14:textId="21A69FFF" w:rsidR="00874469" w:rsidDel="00E067A3" w:rsidRDefault="00874469">
            <w:pPr>
              <w:pStyle w:val="Appx"/>
              <w:rPr>
                <w:ins w:id="11799" w:author="aas" w:date="2013-10-14T02:06:00Z"/>
                <w:del w:id="11800" w:author="Anees Shaikh" w:date="2013-10-19T02:16:00Z"/>
              </w:rPr>
              <w:pPrChange w:id="11801" w:author="Anees Shaikh" w:date="2013-10-19T02:16:00Z">
                <w:pPr>
                  <w:pStyle w:val="XML1"/>
                </w:pPr>
              </w:pPrChange>
            </w:pPr>
            <w:ins w:id="11802" w:author="aas" w:date="2013-10-14T02:06:00Z">
              <w:del w:id="11803"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04" w:author="aas" w:date="2013-10-14T02:06:00Z"/>
                <w:del w:id="11805" w:author="Anees Shaikh" w:date="2013-10-19T02:16:00Z"/>
              </w:rPr>
              <w:pPrChange w:id="11806" w:author="Anees Shaikh" w:date="2013-10-19T02:16:00Z">
                <w:pPr>
                  <w:pStyle w:val="XML1"/>
                </w:pPr>
              </w:pPrChange>
            </w:pPr>
            <w:ins w:id="11807" w:author="aas" w:date="2013-10-14T02:06:00Z">
              <w:del w:id="11808" w:author="Anees Shaikh" w:date="2013-10-19T02:16:00Z">
                <w:r w:rsidDel="00E067A3">
                  <w:delText xml:space="preserve">                                      &lt;/xs:documentation&gt;</w:delText>
                </w:r>
              </w:del>
            </w:ins>
          </w:p>
          <w:p w14:paraId="270DDE67" w14:textId="2471184B" w:rsidR="00874469" w:rsidDel="00E067A3" w:rsidRDefault="00874469">
            <w:pPr>
              <w:pStyle w:val="Appx"/>
              <w:rPr>
                <w:ins w:id="11809" w:author="aas" w:date="2013-10-14T02:06:00Z"/>
                <w:del w:id="11810" w:author="Anees Shaikh" w:date="2013-10-19T02:16:00Z"/>
              </w:rPr>
              <w:pPrChange w:id="11811" w:author="Anees Shaikh" w:date="2013-10-19T02:16:00Z">
                <w:pPr>
                  <w:pStyle w:val="XML1"/>
                </w:pPr>
              </w:pPrChange>
            </w:pPr>
            <w:ins w:id="11812" w:author="aas" w:date="2013-10-14T02:06:00Z">
              <w:del w:id="11813" w:author="Anees Shaikh" w:date="2013-10-19T02:16:00Z">
                <w:r w:rsidDel="00E067A3">
                  <w:delText xml:space="preserve">                                    &lt;/xs:annotation&gt;</w:delText>
                </w:r>
              </w:del>
            </w:ins>
          </w:p>
          <w:p w14:paraId="5A19E763" w14:textId="21BDB90F" w:rsidR="00874469" w:rsidDel="00E067A3" w:rsidRDefault="00874469">
            <w:pPr>
              <w:pStyle w:val="Appx"/>
              <w:rPr>
                <w:ins w:id="11814" w:author="aas" w:date="2013-10-14T02:06:00Z"/>
                <w:del w:id="11815" w:author="Anees Shaikh" w:date="2013-10-19T02:16:00Z"/>
              </w:rPr>
              <w:pPrChange w:id="11816" w:author="Anees Shaikh" w:date="2013-10-19T02:16:00Z">
                <w:pPr>
                  <w:pStyle w:val="XML1"/>
                </w:pPr>
              </w:pPrChange>
            </w:pPr>
            <w:ins w:id="11817" w:author="aas" w:date="2013-10-14T02:06:00Z">
              <w:del w:id="11818" w:author="Anees Shaikh" w:date="2013-10-19T02:16:00Z">
                <w:r w:rsidDel="00E067A3">
                  <w:delText xml:space="preserve">                                  &lt;/xs:element&gt;</w:delText>
                </w:r>
              </w:del>
            </w:ins>
          </w:p>
          <w:p w14:paraId="2ECEB63B" w14:textId="067136B1" w:rsidR="00874469" w:rsidDel="00E067A3" w:rsidRDefault="00874469">
            <w:pPr>
              <w:pStyle w:val="Appx"/>
              <w:rPr>
                <w:ins w:id="11819" w:author="aas" w:date="2013-10-14T02:06:00Z"/>
                <w:del w:id="11820" w:author="Anees Shaikh" w:date="2013-10-19T02:16:00Z"/>
              </w:rPr>
              <w:pPrChange w:id="11821" w:author="Anees Shaikh" w:date="2013-10-19T02:16:00Z">
                <w:pPr>
                  <w:pStyle w:val="XML1"/>
                </w:pPr>
              </w:pPrChange>
            </w:pPr>
            <w:ins w:id="11822" w:author="aas" w:date="2013-10-14T02:06:00Z">
              <w:del w:id="11823"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24" w:author="aas" w:date="2013-10-14T02:06:00Z"/>
                <w:del w:id="11825" w:author="Anees Shaikh" w:date="2013-10-19T02:16:00Z"/>
              </w:rPr>
              <w:pPrChange w:id="11826" w:author="Anees Shaikh" w:date="2013-10-19T02:16:00Z">
                <w:pPr>
                  <w:pStyle w:val="XML1"/>
                </w:pPr>
              </w:pPrChange>
            </w:pPr>
            <w:ins w:id="11827" w:author="aas" w:date="2013-10-14T02:06:00Z">
              <w:del w:id="11828" w:author="Anees Shaikh" w:date="2013-10-19T02:16:00Z">
                <w:r w:rsidDel="00E067A3">
                  <w:delText xml:space="preserve">                                    &lt;xs:annotation&gt;</w:delText>
                </w:r>
              </w:del>
            </w:ins>
          </w:p>
          <w:p w14:paraId="4CB39299" w14:textId="6BA4E32C" w:rsidR="00874469" w:rsidDel="00E067A3" w:rsidRDefault="00874469">
            <w:pPr>
              <w:pStyle w:val="Appx"/>
              <w:rPr>
                <w:ins w:id="11829" w:author="aas" w:date="2013-10-14T02:06:00Z"/>
                <w:del w:id="11830" w:author="Anees Shaikh" w:date="2013-10-19T02:16:00Z"/>
              </w:rPr>
              <w:pPrChange w:id="11831" w:author="Anees Shaikh" w:date="2013-10-19T02:16:00Z">
                <w:pPr>
                  <w:pStyle w:val="XML1"/>
                </w:pPr>
              </w:pPrChange>
            </w:pPr>
            <w:ins w:id="11832" w:author="aas" w:date="2013-10-14T02:06:00Z">
              <w:del w:id="11833" w:author="Anees Shaikh" w:date="2013-10-19T02:16:00Z">
                <w:r w:rsidDel="00E067A3">
                  <w:delText xml:space="preserve">                                      &lt;xs:documentation&gt;</w:delText>
                </w:r>
              </w:del>
            </w:ins>
          </w:p>
          <w:p w14:paraId="200BDBD7" w14:textId="2FABFDE1" w:rsidR="00874469" w:rsidDel="00E067A3" w:rsidRDefault="00874469">
            <w:pPr>
              <w:pStyle w:val="Appx"/>
              <w:rPr>
                <w:ins w:id="11834" w:author="aas" w:date="2013-10-14T02:06:00Z"/>
                <w:del w:id="11835" w:author="Anees Shaikh" w:date="2013-10-19T02:16:00Z"/>
              </w:rPr>
              <w:pPrChange w:id="11836" w:author="Anees Shaikh" w:date="2013-10-19T02:16:00Z">
                <w:pPr>
                  <w:pStyle w:val="XML1"/>
                </w:pPr>
              </w:pPrChange>
            </w:pPr>
            <w:ins w:id="11837" w:author="aas" w:date="2013-10-14T02:06:00Z">
              <w:del w:id="11838"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39" w:author="aas" w:date="2013-10-14T02:06:00Z"/>
                <w:del w:id="11840" w:author="Anees Shaikh" w:date="2013-10-19T02:16:00Z"/>
              </w:rPr>
              <w:pPrChange w:id="11841" w:author="Anees Shaikh" w:date="2013-10-19T02:16:00Z">
                <w:pPr>
                  <w:pStyle w:val="XML1"/>
                </w:pPr>
              </w:pPrChange>
            </w:pPr>
            <w:ins w:id="11842" w:author="aas" w:date="2013-10-14T02:06:00Z">
              <w:del w:id="11843" w:author="Anees Shaikh" w:date="2013-10-19T02:16:00Z">
                <w:r w:rsidDel="00E067A3">
                  <w:delText xml:space="preserve">                                      &lt;/xs:documentation&gt;</w:delText>
                </w:r>
              </w:del>
            </w:ins>
          </w:p>
          <w:p w14:paraId="74883578" w14:textId="7B1AA8D8" w:rsidR="00874469" w:rsidDel="00E067A3" w:rsidRDefault="00874469">
            <w:pPr>
              <w:pStyle w:val="Appx"/>
              <w:rPr>
                <w:ins w:id="11844" w:author="aas" w:date="2013-10-14T02:06:00Z"/>
                <w:del w:id="11845" w:author="Anees Shaikh" w:date="2013-10-19T02:16:00Z"/>
              </w:rPr>
              <w:pPrChange w:id="11846" w:author="Anees Shaikh" w:date="2013-10-19T02:16:00Z">
                <w:pPr>
                  <w:pStyle w:val="XML1"/>
                </w:pPr>
              </w:pPrChange>
            </w:pPr>
            <w:ins w:id="11847" w:author="aas" w:date="2013-10-14T02:06:00Z">
              <w:del w:id="11848" w:author="Anees Shaikh" w:date="2013-10-19T02:16:00Z">
                <w:r w:rsidDel="00E067A3">
                  <w:delText xml:space="preserve">                                    &lt;/xs:annotation&gt;</w:delText>
                </w:r>
              </w:del>
            </w:ins>
          </w:p>
          <w:p w14:paraId="28783EE6" w14:textId="48CC6E63" w:rsidR="00874469" w:rsidDel="00E067A3" w:rsidRDefault="00874469">
            <w:pPr>
              <w:pStyle w:val="Appx"/>
              <w:rPr>
                <w:ins w:id="11849" w:author="aas" w:date="2013-10-14T02:06:00Z"/>
                <w:del w:id="11850" w:author="Anees Shaikh" w:date="2013-10-19T02:16:00Z"/>
              </w:rPr>
              <w:pPrChange w:id="11851" w:author="Anees Shaikh" w:date="2013-10-19T02:16:00Z">
                <w:pPr>
                  <w:pStyle w:val="XML1"/>
                </w:pPr>
              </w:pPrChange>
            </w:pPr>
            <w:ins w:id="11852" w:author="aas" w:date="2013-10-14T02:06:00Z">
              <w:del w:id="11853" w:author="Anees Shaikh" w:date="2013-10-19T02:16:00Z">
                <w:r w:rsidDel="00E067A3">
                  <w:delText xml:space="preserve">                                  &lt;/xs:element&gt;</w:delText>
                </w:r>
              </w:del>
            </w:ins>
          </w:p>
          <w:p w14:paraId="2811C32A" w14:textId="65B3B8FC" w:rsidR="00874469" w:rsidDel="00E067A3" w:rsidRDefault="00874469">
            <w:pPr>
              <w:pStyle w:val="Appx"/>
              <w:rPr>
                <w:ins w:id="11854" w:author="aas" w:date="2013-10-14T02:06:00Z"/>
                <w:del w:id="11855" w:author="Anees Shaikh" w:date="2013-10-19T02:16:00Z"/>
              </w:rPr>
              <w:pPrChange w:id="11856" w:author="Anees Shaikh" w:date="2013-10-19T02:16:00Z">
                <w:pPr>
                  <w:pStyle w:val="XML1"/>
                </w:pPr>
              </w:pPrChange>
            </w:pPr>
            <w:ins w:id="11857" w:author="aas" w:date="2013-10-14T02:06:00Z">
              <w:del w:id="11858"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859" w:author="aas" w:date="2013-10-14T02:06:00Z"/>
                <w:del w:id="11860" w:author="Anees Shaikh" w:date="2013-10-19T02:16:00Z"/>
              </w:rPr>
              <w:pPrChange w:id="11861" w:author="Anees Shaikh" w:date="2013-10-19T02:16:00Z">
                <w:pPr>
                  <w:pStyle w:val="XML1"/>
                </w:pPr>
              </w:pPrChange>
            </w:pPr>
            <w:ins w:id="11862" w:author="aas" w:date="2013-10-14T02:06:00Z">
              <w:del w:id="11863" w:author="Anees Shaikh" w:date="2013-10-19T02:16:00Z">
                <w:r w:rsidDel="00E067A3">
                  <w:delText xml:space="preserve">                                          namespace="##other" processContents="lax"/&gt;</w:delText>
                </w:r>
              </w:del>
            </w:ins>
          </w:p>
          <w:p w14:paraId="56F38DB2" w14:textId="49529C88" w:rsidR="00874469" w:rsidDel="00E067A3" w:rsidRDefault="00874469">
            <w:pPr>
              <w:pStyle w:val="Appx"/>
              <w:rPr>
                <w:ins w:id="11864" w:author="aas" w:date="2013-10-14T02:06:00Z"/>
                <w:del w:id="11865" w:author="Anees Shaikh" w:date="2013-10-19T02:16:00Z"/>
              </w:rPr>
              <w:pPrChange w:id="11866" w:author="Anees Shaikh" w:date="2013-10-19T02:16:00Z">
                <w:pPr>
                  <w:pStyle w:val="XML1"/>
                </w:pPr>
              </w:pPrChange>
            </w:pPr>
            <w:ins w:id="11867" w:author="aas" w:date="2013-10-14T02:06:00Z">
              <w:del w:id="11868" w:author="Anees Shaikh" w:date="2013-10-19T02:16:00Z">
                <w:r w:rsidDel="00E067A3">
                  <w:delText xml:space="preserve">                                &lt;/xs:sequence&gt;</w:delText>
                </w:r>
              </w:del>
            </w:ins>
          </w:p>
          <w:p w14:paraId="588FC1D3" w14:textId="014BEC58" w:rsidR="00874469" w:rsidDel="00E067A3" w:rsidRDefault="00874469">
            <w:pPr>
              <w:pStyle w:val="Appx"/>
              <w:rPr>
                <w:ins w:id="11869" w:author="aas" w:date="2013-10-14T02:06:00Z"/>
                <w:del w:id="11870" w:author="Anees Shaikh" w:date="2013-10-19T02:16:00Z"/>
              </w:rPr>
              <w:pPrChange w:id="11871" w:author="Anees Shaikh" w:date="2013-10-19T02:16:00Z">
                <w:pPr>
                  <w:pStyle w:val="XML1"/>
                </w:pPr>
              </w:pPrChange>
            </w:pPr>
            <w:ins w:id="11872" w:author="aas" w:date="2013-10-14T02:06:00Z">
              <w:del w:id="11873"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874" w:author="aas" w:date="2013-10-14T02:06:00Z"/>
                <w:del w:id="11875" w:author="Anees Shaikh" w:date="2013-10-19T02:16:00Z"/>
              </w:rPr>
              <w:pPrChange w:id="11876" w:author="Anees Shaikh" w:date="2013-10-19T02:16:00Z">
                <w:pPr>
                  <w:pStyle w:val="XML1"/>
                </w:pPr>
              </w:pPrChange>
            </w:pPr>
            <w:ins w:id="11877" w:author="aas" w:date="2013-10-14T02:06:00Z">
              <w:del w:id="11878" w:author="Anees Shaikh" w:date="2013-10-19T02:16:00Z">
                <w:r w:rsidDel="00E067A3">
                  <w:delText xml:space="preserve">                                        namespace="##other" processContents="lax"/&gt;</w:delText>
                </w:r>
              </w:del>
            </w:ins>
          </w:p>
          <w:p w14:paraId="3FD9F8C5" w14:textId="71DBC0E7" w:rsidR="00874469" w:rsidDel="00E067A3" w:rsidRDefault="00874469">
            <w:pPr>
              <w:pStyle w:val="Appx"/>
              <w:rPr>
                <w:ins w:id="11879" w:author="aas" w:date="2013-10-14T02:06:00Z"/>
                <w:del w:id="11880" w:author="Anees Shaikh" w:date="2013-10-19T02:16:00Z"/>
              </w:rPr>
              <w:pPrChange w:id="11881" w:author="Anees Shaikh" w:date="2013-10-19T02:16:00Z">
                <w:pPr>
                  <w:pStyle w:val="XML1"/>
                </w:pPr>
              </w:pPrChange>
            </w:pPr>
            <w:ins w:id="11882" w:author="aas" w:date="2013-10-14T02:06:00Z">
              <w:del w:id="11883" w:author="Anees Shaikh" w:date="2013-10-19T02:16:00Z">
                <w:r w:rsidDel="00E067A3">
                  <w:delText xml:space="preserve">                              &lt;/xs:choice&gt;</w:delText>
                </w:r>
              </w:del>
            </w:ins>
          </w:p>
          <w:p w14:paraId="28297768" w14:textId="6D277382" w:rsidR="00874469" w:rsidDel="00E067A3" w:rsidRDefault="00874469">
            <w:pPr>
              <w:pStyle w:val="Appx"/>
              <w:rPr>
                <w:ins w:id="11884" w:author="aas" w:date="2013-10-14T02:06:00Z"/>
                <w:del w:id="11885" w:author="Anees Shaikh" w:date="2013-10-19T02:16:00Z"/>
              </w:rPr>
              <w:pPrChange w:id="11886" w:author="Anees Shaikh" w:date="2013-10-19T02:16:00Z">
                <w:pPr>
                  <w:pStyle w:val="XML1"/>
                </w:pPr>
              </w:pPrChange>
            </w:pPr>
            <w:ins w:id="11887" w:author="aas" w:date="2013-10-14T02:06:00Z">
              <w:del w:id="11888"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889" w:author="aas" w:date="2013-10-14T02:06:00Z"/>
                <w:del w:id="11890" w:author="Anees Shaikh" w:date="2013-10-19T02:16:00Z"/>
              </w:rPr>
              <w:pPrChange w:id="11891" w:author="Anees Shaikh" w:date="2013-10-19T02:16:00Z">
                <w:pPr>
                  <w:pStyle w:val="XML1"/>
                </w:pPr>
              </w:pPrChange>
            </w:pPr>
            <w:ins w:id="11892" w:author="aas" w:date="2013-10-14T02:06:00Z">
              <w:del w:id="11893" w:author="Anees Shaikh" w:date="2013-10-19T02:16:00Z">
                <w:r w:rsidDel="00E067A3">
                  <w:delText xml:space="preserve">                                &lt;xs:annotation&gt;</w:delText>
                </w:r>
              </w:del>
            </w:ins>
          </w:p>
          <w:p w14:paraId="1A231588" w14:textId="684030D0" w:rsidR="00874469" w:rsidDel="00E067A3" w:rsidRDefault="00874469">
            <w:pPr>
              <w:pStyle w:val="Appx"/>
              <w:rPr>
                <w:ins w:id="11894" w:author="aas" w:date="2013-10-14T02:06:00Z"/>
                <w:del w:id="11895" w:author="Anees Shaikh" w:date="2013-10-19T02:16:00Z"/>
              </w:rPr>
              <w:pPrChange w:id="11896" w:author="Anees Shaikh" w:date="2013-10-19T02:16:00Z">
                <w:pPr>
                  <w:pStyle w:val="XML1"/>
                </w:pPr>
              </w:pPrChange>
            </w:pPr>
            <w:ins w:id="11897" w:author="aas" w:date="2013-10-14T02:06:00Z">
              <w:del w:id="11898" w:author="Anees Shaikh" w:date="2013-10-19T02:16:00Z">
                <w:r w:rsidDel="00E067A3">
                  <w:delText xml:space="preserve">                                  &lt;xs:documentation&gt;</w:delText>
                </w:r>
              </w:del>
            </w:ins>
          </w:p>
          <w:p w14:paraId="4EFDD0A1" w14:textId="1437395B" w:rsidR="00874469" w:rsidDel="00E067A3" w:rsidRDefault="00874469">
            <w:pPr>
              <w:pStyle w:val="Appx"/>
              <w:rPr>
                <w:ins w:id="11899" w:author="aas" w:date="2013-10-14T02:06:00Z"/>
                <w:del w:id="11900" w:author="Anees Shaikh" w:date="2013-10-19T02:16:00Z"/>
              </w:rPr>
              <w:pPrChange w:id="11901" w:author="Anees Shaikh" w:date="2013-10-19T02:16:00Z">
                <w:pPr>
                  <w:pStyle w:val="XML1"/>
                </w:pPr>
              </w:pPrChange>
            </w:pPr>
            <w:ins w:id="11902" w:author="aas" w:date="2013-10-14T02:06:00Z">
              <w:del w:id="11903"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04" w:author="aas" w:date="2013-10-14T02:06:00Z"/>
                <w:del w:id="11905" w:author="Anees Shaikh" w:date="2013-10-19T02:16:00Z"/>
              </w:rPr>
              <w:pPrChange w:id="11906" w:author="Anees Shaikh" w:date="2013-10-19T02:16:00Z">
                <w:pPr>
                  <w:pStyle w:val="XML1"/>
                </w:pPr>
              </w:pPrChange>
            </w:pPr>
            <w:ins w:id="11907" w:author="aas" w:date="2013-10-14T02:06:00Z">
              <w:del w:id="11908" w:author="Anees Shaikh" w:date="2013-10-19T02:16:00Z">
                <w:r w:rsidDel="00E067A3">
                  <w:delText xml:space="preserve">                                           the tunnel.</w:delText>
                </w:r>
              </w:del>
            </w:ins>
          </w:p>
          <w:p w14:paraId="101FE04A" w14:textId="08C4B9FD" w:rsidR="00874469" w:rsidDel="00E067A3" w:rsidRDefault="00874469">
            <w:pPr>
              <w:pStyle w:val="Appx"/>
              <w:rPr>
                <w:ins w:id="11909" w:author="aas" w:date="2013-10-14T02:06:00Z"/>
                <w:del w:id="11910" w:author="Anees Shaikh" w:date="2013-10-19T02:16:00Z"/>
              </w:rPr>
              <w:pPrChange w:id="11911" w:author="Anees Shaikh" w:date="2013-10-19T02:16:00Z">
                <w:pPr>
                  <w:pStyle w:val="XML1"/>
                </w:pPr>
              </w:pPrChange>
            </w:pPr>
            <w:ins w:id="11912" w:author="aas" w:date="2013-10-14T02:06:00Z">
              <w:del w:id="11913" w:author="Anees Shaikh" w:date="2013-10-19T02:16:00Z">
                <w:r w:rsidDel="00E067A3">
                  <w:delText xml:space="preserve">                                  &lt;/xs:documentation&gt;</w:delText>
                </w:r>
              </w:del>
            </w:ins>
          </w:p>
          <w:p w14:paraId="31EC318E" w14:textId="7E1FD62B" w:rsidR="00874469" w:rsidDel="00E067A3" w:rsidRDefault="00874469">
            <w:pPr>
              <w:pStyle w:val="Appx"/>
              <w:rPr>
                <w:ins w:id="11914" w:author="aas" w:date="2013-10-14T02:06:00Z"/>
                <w:del w:id="11915" w:author="Anees Shaikh" w:date="2013-10-19T02:16:00Z"/>
              </w:rPr>
              <w:pPrChange w:id="11916" w:author="Anees Shaikh" w:date="2013-10-19T02:16:00Z">
                <w:pPr>
                  <w:pStyle w:val="XML1"/>
                </w:pPr>
              </w:pPrChange>
            </w:pPr>
            <w:ins w:id="11917" w:author="aas" w:date="2013-10-14T02:06:00Z">
              <w:del w:id="11918" w:author="Anees Shaikh" w:date="2013-10-19T02:16:00Z">
                <w:r w:rsidDel="00E067A3">
                  <w:delText xml:space="preserve">                                &lt;/xs:annotation&gt;</w:delText>
                </w:r>
              </w:del>
            </w:ins>
          </w:p>
          <w:p w14:paraId="4D35D0AE" w14:textId="26681B1C" w:rsidR="00874469" w:rsidDel="00E067A3" w:rsidRDefault="00874469">
            <w:pPr>
              <w:pStyle w:val="Appx"/>
              <w:rPr>
                <w:ins w:id="11919" w:author="aas" w:date="2013-10-14T02:06:00Z"/>
                <w:del w:id="11920" w:author="Anees Shaikh" w:date="2013-10-19T02:16:00Z"/>
              </w:rPr>
              <w:pPrChange w:id="11921" w:author="Anees Shaikh" w:date="2013-10-19T02:16:00Z">
                <w:pPr>
                  <w:pStyle w:val="XML1"/>
                </w:pPr>
              </w:pPrChange>
            </w:pPr>
            <w:ins w:id="11922" w:author="aas" w:date="2013-10-14T02:06:00Z">
              <w:del w:id="11923" w:author="Anees Shaikh" w:date="2013-10-19T02:16:00Z">
                <w:r w:rsidDel="00E067A3">
                  <w:delText xml:space="preserve">                              &lt;/xs:element&gt;</w:delText>
                </w:r>
              </w:del>
            </w:ins>
          </w:p>
          <w:p w14:paraId="2493709D" w14:textId="1B54D195" w:rsidR="00874469" w:rsidDel="00E067A3" w:rsidRDefault="00874469">
            <w:pPr>
              <w:pStyle w:val="Appx"/>
              <w:rPr>
                <w:ins w:id="11924" w:author="aas" w:date="2013-10-14T02:06:00Z"/>
                <w:del w:id="11925" w:author="Anees Shaikh" w:date="2013-10-19T02:16:00Z"/>
              </w:rPr>
              <w:pPrChange w:id="11926" w:author="Anees Shaikh" w:date="2013-10-19T02:16:00Z">
                <w:pPr>
                  <w:pStyle w:val="XML1"/>
                </w:pPr>
              </w:pPrChange>
            </w:pPr>
            <w:ins w:id="11927" w:author="aas" w:date="2013-10-14T02:06:00Z">
              <w:del w:id="11928"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29" w:author="aas" w:date="2013-10-14T02:06:00Z"/>
                <w:del w:id="11930" w:author="Anees Shaikh" w:date="2013-10-19T02:16:00Z"/>
              </w:rPr>
              <w:pPrChange w:id="11931" w:author="Anees Shaikh" w:date="2013-10-19T02:16:00Z">
                <w:pPr>
                  <w:pStyle w:val="XML1"/>
                </w:pPr>
              </w:pPrChange>
            </w:pPr>
            <w:ins w:id="11932" w:author="aas" w:date="2013-10-14T02:06:00Z">
              <w:del w:id="11933" w:author="Anees Shaikh" w:date="2013-10-19T02:16:00Z">
                <w:r w:rsidDel="00E067A3">
                  <w:delText xml:space="preserve">                                &lt;xs:annotation&gt;</w:delText>
                </w:r>
              </w:del>
            </w:ins>
          </w:p>
          <w:p w14:paraId="7CFEAB3A" w14:textId="2EBB30BE" w:rsidR="00874469" w:rsidDel="00E067A3" w:rsidRDefault="00874469">
            <w:pPr>
              <w:pStyle w:val="Appx"/>
              <w:rPr>
                <w:ins w:id="11934" w:author="aas" w:date="2013-10-14T02:06:00Z"/>
                <w:del w:id="11935" w:author="Anees Shaikh" w:date="2013-10-19T02:16:00Z"/>
              </w:rPr>
              <w:pPrChange w:id="11936" w:author="Anees Shaikh" w:date="2013-10-19T02:16:00Z">
                <w:pPr>
                  <w:pStyle w:val="XML1"/>
                </w:pPr>
              </w:pPrChange>
            </w:pPr>
            <w:ins w:id="11937" w:author="aas" w:date="2013-10-14T02:06:00Z">
              <w:del w:id="11938" w:author="Anees Shaikh" w:date="2013-10-19T02:16:00Z">
                <w:r w:rsidDel="00E067A3">
                  <w:delText xml:space="preserve">                                  &lt;xs:documentation&gt;</w:delText>
                </w:r>
              </w:del>
            </w:ins>
          </w:p>
          <w:p w14:paraId="50FBD332" w14:textId="4A9AF9F0" w:rsidR="00874469" w:rsidDel="00E067A3" w:rsidRDefault="00874469">
            <w:pPr>
              <w:pStyle w:val="Appx"/>
              <w:rPr>
                <w:ins w:id="11939" w:author="aas" w:date="2013-10-14T02:06:00Z"/>
                <w:del w:id="11940" w:author="Anees Shaikh" w:date="2013-10-19T02:16:00Z"/>
              </w:rPr>
              <w:pPrChange w:id="11941" w:author="Anees Shaikh" w:date="2013-10-19T02:16:00Z">
                <w:pPr>
                  <w:pStyle w:val="XML1"/>
                </w:pPr>
              </w:pPrChange>
            </w:pPr>
            <w:ins w:id="11942" w:author="aas" w:date="2013-10-14T02:06:00Z">
              <w:del w:id="11943"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44" w:author="aas" w:date="2013-10-14T02:06:00Z"/>
                <w:del w:id="11945" w:author="Anees Shaikh" w:date="2013-10-19T02:16:00Z"/>
              </w:rPr>
              <w:pPrChange w:id="11946" w:author="Anees Shaikh" w:date="2013-10-19T02:16:00Z">
                <w:pPr>
                  <w:pStyle w:val="XML1"/>
                </w:pPr>
              </w:pPrChange>
            </w:pPr>
            <w:ins w:id="11947" w:author="aas" w:date="2013-10-14T02:06:00Z">
              <w:del w:id="11948"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49" w:author="aas" w:date="2013-10-14T02:06:00Z"/>
                <w:del w:id="11950" w:author="Anees Shaikh" w:date="2013-10-19T02:16:00Z"/>
              </w:rPr>
              <w:pPrChange w:id="11951" w:author="Anees Shaikh" w:date="2013-10-19T02:16:00Z">
                <w:pPr>
                  <w:pStyle w:val="XML1"/>
                </w:pPr>
              </w:pPrChange>
            </w:pPr>
            <w:ins w:id="11952" w:author="aas" w:date="2013-10-14T02:06:00Z">
              <w:del w:id="11953"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54" w:author="aas" w:date="2013-10-14T02:06:00Z"/>
                <w:del w:id="11955" w:author="Anees Shaikh" w:date="2013-10-19T02:16:00Z"/>
              </w:rPr>
              <w:pPrChange w:id="11956" w:author="Anees Shaikh" w:date="2013-10-19T02:16:00Z">
                <w:pPr>
                  <w:pStyle w:val="XML1"/>
                </w:pPr>
              </w:pPrChange>
            </w:pPr>
            <w:ins w:id="11957" w:author="aas" w:date="2013-10-14T02:06:00Z">
              <w:del w:id="11958" w:author="Anees Shaikh" w:date="2013-10-19T02:16:00Z">
                <w:r w:rsidDel="00E067A3">
                  <w:delText xml:space="preserve">                                  &lt;/xs:documentation&gt;</w:delText>
                </w:r>
              </w:del>
            </w:ins>
          </w:p>
          <w:p w14:paraId="538EF1A4" w14:textId="49192686" w:rsidR="00874469" w:rsidDel="00E067A3" w:rsidRDefault="00874469">
            <w:pPr>
              <w:pStyle w:val="Appx"/>
              <w:rPr>
                <w:ins w:id="11959" w:author="aas" w:date="2013-10-14T02:06:00Z"/>
                <w:del w:id="11960" w:author="Anees Shaikh" w:date="2013-10-19T02:16:00Z"/>
              </w:rPr>
              <w:pPrChange w:id="11961" w:author="Anees Shaikh" w:date="2013-10-19T02:16:00Z">
                <w:pPr>
                  <w:pStyle w:val="XML1"/>
                </w:pPr>
              </w:pPrChange>
            </w:pPr>
            <w:ins w:id="11962" w:author="aas" w:date="2013-10-14T02:06:00Z">
              <w:del w:id="11963" w:author="Anees Shaikh" w:date="2013-10-19T02:16:00Z">
                <w:r w:rsidDel="00E067A3">
                  <w:delText xml:space="preserve">                                &lt;/xs:annotation&gt;</w:delText>
                </w:r>
              </w:del>
            </w:ins>
          </w:p>
          <w:p w14:paraId="2DD90DE6" w14:textId="64E7C236" w:rsidR="00874469" w:rsidDel="00E067A3" w:rsidRDefault="00874469">
            <w:pPr>
              <w:pStyle w:val="Appx"/>
              <w:rPr>
                <w:ins w:id="11964" w:author="aas" w:date="2013-10-14T02:06:00Z"/>
                <w:del w:id="11965" w:author="Anees Shaikh" w:date="2013-10-19T02:16:00Z"/>
              </w:rPr>
              <w:pPrChange w:id="11966" w:author="Anees Shaikh" w:date="2013-10-19T02:16:00Z">
                <w:pPr>
                  <w:pStyle w:val="XML1"/>
                </w:pPr>
              </w:pPrChange>
            </w:pPr>
            <w:ins w:id="11967" w:author="aas" w:date="2013-10-14T02:06:00Z">
              <w:del w:id="11968" w:author="Anees Shaikh" w:date="2013-10-19T02:16:00Z">
                <w:r w:rsidDel="00E067A3">
                  <w:delText xml:space="preserve">                              &lt;/xs:element&gt;</w:delText>
                </w:r>
              </w:del>
            </w:ins>
          </w:p>
          <w:p w14:paraId="7AF70AEA" w14:textId="2A128229" w:rsidR="00874469" w:rsidDel="00E067A3" w:rsidRDefault="00874469">
            <w:pPr>
              <w:pStyle w:val="Appx"/>
              <w:rPr>
                <w:ins w:id="11969" w:author="aas" w:date="2013-10-14T02:06:00Z"/>
                <w:del w:id="11970" w:author="Anees Shaikh" w:date="2013-10-19T02:16:00Z"/>
              </w:rPr>
              <w:pPrChange w:id="11971" w:author="Anees Shaikh" w:date="2013-10-19T02:16:00Z">
                <w:pPr>
                  <w:pStyle w:val="XML1"/>
                </w:pPr>
              </w:pPrChange>
            </w:pPr>
            <w:ins w:id="11972" w:author="aas" w:date="2013-10-14T02:06:00Z">
              <w:del w:id="11973"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1974" w:author="aas" w:date="2013-10-14T02:06:00Z"/>
                <w:del w:id="11975" w:author="Anees Shaikh" w:date="2013-10-19T02:16:00Z"/>
              </w:rPr>
              <w:pPrChange w:id="11976" w:author="Anees Shaikh" w:date="2013-10-19T02:16:00Z">
                <w:pPr>
                  <w:pStyle w:val="XML1"/>
                </w:pPr>
              </w:pPrChange>
            </w:pPr>
            <w:ins w:id="11977" w:author="aas" w:date="2013-10-14T02:06:00Z">
              <w:del w:id="11978" w:author="Anees Shaikh" w:date="2013-10-19T02:16:00Z">
                <w:r w:rsidDel="00E067A3">
                  <w:delText xml:space="preserve">                                &lt;xs:annotation&gt;</w:delText>
                </w:r>
              </w:del>
            </w:ins>
          </w:p>
          <w:p w14:paraId="02C02C7D" w14:textId="013EAA54" w:rsidR="00874469" w:rsidDel="00E067A3" w:rsidRDefault="00874469">
            <w:pPr>
              <w:pStyle w:val="Appx"/>
              <w:rPr>
                <w:ins w:id="11979" w:author="aas" w:date="2013-10-14T02:06:00Z"/>
                <w:del w:id="11980" w:author="Anees Shaikh" w:date="2013-10-19T02:16:00Z"/>
              </w:rPr>
              <w:pPrChange w:id="11981" w:author="Anees Shaikh" w:date="2013-10-19T02:16:00Z">
                <w:pPr>
                  <w:pStyle w:val="XML1"/>
                </w:pPr>
              </w:pPrChange>
            </w:pPr>
            <w:ins w:id="11982" w:author="aas" w:date="2013-10-14T02:06:00Z">
              <w:del w:id="11983" w:author="Anees Shaikh" w:date="2013-10-19T02:16:00Z">
                <w:r w:rsidDel="00E067A3">
                  <w:delText xml:space="preserve">                                  &lt;xs:documentation&gt;</w:delText>
                </w:r>
              </w:del>
            </w:ins>
          </w:p>
          <w:p w14:paraId="217768F1" w14:textId="5C190519" w:rsidR="00874469" w:rsidDel="00E067A3" w:rsidRDefault="00874469">
            <w:pPr>
              <w:pStyle w:val="Appx"/>
              <w:rPr>
                <w:ins w:id="11984" w:author="aas" w:date="2013-10-14T02:06:00Z"/>
                <w:del w:id="11985" w:author="Anees Shaikh" w:date="2013-10-19T02:16:00Z"/>
              </w:rPr>
              <w:pPrChange w:id="11986" w:author="Anees Shaikh" w:date="2013-10-19T02:16:00Z">
                <w:pPr>
                  <w:pStyle w:val="XML1"/>
                </w:pPr>
              </w:pPrChange>
            </w:pPr>
            <w:ins w:id="11987" w:author="aas" w:date="2013-10-14T02:06:00Z">
              <w:del w:id="11988"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1989" w:author="aas" w:date="2013-10-14T02:06:00Z"/>
                <w:del w:id="11990" w:author="Anees Shaikh" w:date="2013-10-19T02:16:00Z"/>
              </w:rPr>
              <w:pPrChange w:id="11991" w:author="Anees Shaikh" w:date="2013-10-19T02:16:00Z">
                <w:pPr>
                  <w:pStyle w:val="XML1"/>
                </w:pPr>
              </w:pPrChange>
            </w:pPr>
            <w:ins w:id="11992" w:author="aas" w:date="2013-10-14T02:06:00Z">
              <w:del w:id="11993"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1994" w:author="aas" w:date="2013-10-14T02:06:00Z"/>
                <w:del w:id="11995" w:author="Anees Shaikh" w:date="2013-10-19T02:16:00Z"/>
              </w:rPr>
              <w:pPrChange w:id="11996" w:author="Anees Shaikh" w:date="2013-10-19T02:16:00Z">
                <w:pPr>
                  <w:pStyle w:val="XML1"/>
                </w:pPr>
              </w:pPrChange>
            </w:pPr>
            <w:ins w:id="11997" w:author="aas" w:date="2013-10-14T02:06:00Z">
              <w:del w:id="11998" w:author="Anees Shaikh" w:date="2013-10-19T02:16:00Z">
                <w:r w:rsidDel="00E067A3">
                  <w:delText xml:space="preserve">                                  &lt;/xs:documentation&gt;</w:delText>
                </w:r>
              </w:del>
            </w:ins>
          </w:p>
          <w:p w14:paraId="33CEFD36" w14:textId="39A22E64" w:rsidR="00874469" w:rsidDel="00E067A3" w:rsidRDefault="00874469">
            <w:pPr>
              <w:pStyle w:val="Appx"/>
              <w:rPr>
                <w:ins w:id="11999" w:author="aas" w:date="2013-10-14T02:06:00Z"/>
                <w:del w:id="12000" w:author="Anees Shaikh" w:date="2013-10-19T02:16:00Z"/>
              </w:rPr>
              <w:pPrChange w:id="12001" w:author="Anees Shaikh" w:date="2013-10-19T02:16:00Z">
                <w:pPr>
                  <w:pStyle w:val="XML1"/>
                </w:pPr>
              </w:pPrChange>
            </w:pPr>
            <w:ins w:id="12002" w:author="aas" w:date="2013-10-14T02:06:00Z">
              <w:del w:id="12003" w:author="Anees Shaikh" w:date="2013-10-19T02:16:00Z">
                <w:r w:rsidDel="00E067A3">
                  <w:delText xml:space="preserve">                                &lt;/xs:annotation&gt;</w:delText>
                </w:r>
              </w:del>
            </w:ins>
          </w:p>
          <w:p w14:paraId="26D4C39B" w14:textId="1DDA7AC9" w:rsidR="00874469" w:rsidDel="00E067A3" w:rsidRDefault="00874469">
            <w:pPr>
              <w:pStyle w:val="Appx"/>
              <w:rPr>
                <w:ins w:id="12004" w:author="aas" w:date="2013-10-14T02:06:00Z"/>
                <w:del w:id="12005" w:author="Anees Shaikh" w:date="2013-10-19T02:16:00Z"/>
              </w:rPr>
              <w:pPrChange w:id="12006" w:author="Anees Shaikh" w:date="2013-10-19T02:16:00Z">
                <w:pPr>
                  <w:pStyle w:val="XML1"/>
                </w:pPr>
              </w:pPrChange>
            </w:pPr>
            <w:ins w:id="12007" w:author="aas" w:date="2013-10-14T02:06:00Z">
              <w:del w:id="12008" w:author="Anees Shaikh" w:date="2013-10-19T02:16:00Z">
                <w:r w:rsidDel="00E067A3">
                  <w:delText xml:space="preserve">                              &lt;/xs:element&gt;</w:delText>
                </w:r>
              </w:del>
            </w:ins>
          </w:p>
          <w:p w14:paraId="4B60D39F" w14:textId="61A53D4B" w:rsidR="00874469" w:rsidDel="00E067A3" w:rsidRDefault="00874469">
            <w:pPr>
              <w:pStyle w:val="Appx"/>
              <w:rPr>
                <w:ins w:id="12009" w:author="aas" w:date="2013-10-14T02:06:00Z"/>
                <w:del w:id="12010" w:author="Anees Shaikh" w:date="2013-10-19T02:16:00Z"/>
              </w:rPr>
              <w:pPrChange w:id="12011" w:author="Anees Shaikh" w:date="2013-10-19T02:16:00Z">
                <w:pPr>
                  <w:pStyle w:val="XML1"/>
                </w:pPr>
              </w:pPrChange>
            </w:pPr>
            <w:ins w:id="12012" w:author="aas" w:date="2013-10-14T02:06:00Z">
              <w:del w:id="12013"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14" w:author="aas" w:date="2013-10-14T02:06:00Z"/>
                <w:del w:id="12015" w:author="Anees Shaikh" w:date="2013-10-19T02:16:00Z"/>
              </w:rPr>
              <w:pPrChange w:id="12016" w:author="Anees Shaikh" w:date="2013-10-19T02:16:00Z">
                <w:pPr>
                  <w:pStyle w:val="XML1"/>
                </w:pPr>
              </w:pPrChange>
            </w:pPr>
            <w:ins w:id="12017" w:author="aas" w:date="2013-10-14T02:06:00Z">
              <w:del w:id="12018" w:author="Anees Shaikh" w:date="2013-10-19T02:16:00Z">
                <w:r w:rsidDel="00E067A3">
                  <w:delText xml:space="preserve">                                &lt;xs:annotation&gt;</w:delText>
                </w:r>
              </w:del>
            </w:ins>
          </w:p>
          <w:p w14:paraId="7F845A0A" w14:textId="0F42DD33" w:rsidR="00874469" w:rsidDel="00E067A3" w:rsidRDefault="00874469">
            <w:pPr>
              <w:pStyle w:val="Appx"/>
              <w:rPr>
                <w:ins w:id="12019" w:author="aas" w:date="2013-10-14T02:06:00Z"/>
                <w:del w:id="12020" w:author="Anees Shaikh" w:date="2013-10-19T02:16:00Z"/>
              </w:rPr>
              <w:pPrChange w:id="12021" w:author="Anees Shaikh" w:date="2013-10-19T02:16:00Z">
                <w:pPr>
                  <w:pStyle w:val="XML1"/>
                </w:pPr>
              </w:pPrChange>
            </w:pPr>
            <w:ins w:id="12022" w:author="aas" w:date="2013-10-14T02:06:00Z">
              <w:del w:id="12023" w:author="Anees Shaikh" w:date="2013-10-19T02:16:00Z">
                <w:r w:rsidDel="00E067A3">
                  <w:delText xml:space="preserve">                                  &lt;xs:documentation&gt;</w:delText>
                </w:r>
              </w:del>
            </w:ins>
          </w:p>
          <w:p w14:paraId="137F23AD" w14:textId="132CAA86" w:rsidR="00874469" w:rsidDel="00E067A3" w:rsidRDefault="00874469">
            <w:pPr>
              <w:pStyle w:val="Appx"/>
              <w:rPr>
                <w:ins w:id="12024" w:author="aas" w:date="2013-10-14T02:06:00Z"/>
                <w:del w:id="12025" w:author="Anees Shaikh" w:date="2013-10-19T02:16:00Z"/>
              </w:rPr>
              <w:pPrChange w:id="12026" w:author="Anees Shaikh" w:date="2013-10-19T02:16:00Z">
                <w:pPr>
                  <w:pStyle w:val="XML1"/>
                </w:pPr>
              </w:pPrChange>
            </w:pPr>
            <w:ins w:id="12027" w:author="aas" w:date="2013-10-14T02:06:00Z">
              <w:del w:id="12028"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29" w:author="aas" w:date="2013-10-14T02:06:00Z"/>
                <w:del w:id="12030" w:author="Anees Shaikh" w:date="2013-10-19T02:16:00Z"/>
              </w:rPr>
              <w:pPrChange w:id="12031" w:author="Anees Shaikh" w:date="2013-10-19T02:16:00Z">
                <w:pPr>
                  <w:pStyle w:val="XML1"/>
                </w:pPr>
              </w:pPrChange>
            </w:pPr>
            <w:ins w:id="12032" w:author="aas" w:date="2013-10-14T02:06:00Z">
              <w:del w:id="12033"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34" w:author="aas" w:date="2013-10-14T02:06:00Z"/>
                <w:del w:id="12035" w:author="Anees Shaikh" w:date="2013-10-19T02:16:00Z"/>
              </w:rPr>
              <w:pPrChange w:id="12036" w:author="Anees Shaikh" w:date="2013-10-19T02:16:00Z">
                <w:pPr>
                  <w:pStyle w:val="XML1"/>
                </w:pPr>
              </w:pPrChange>
            </w:pPr>
            <w:ins w:id="12037" w:author="aas" w:date="2013-10-14T02:06:00Z">
              <w:del w:id="12038" w:author="Anees Shaikh" w:date="2013-10-19T02:16:00Z">
                <w:r w:rsidDel="00E067A3">
                  <w:delText xml:space="preserve">                                  &lt;/xs:documentation&gt;</w:delText>
                </w:r>
              </w:del>
            </w:ins>
          </w:p>
          <w:p w14:paraId="1F30023E" w14:textId="3EF5FF61" w:rsidR="00874469" w:rsidDel="00E067A3" w:rsidRDefault="00874469">
            <w:pPr>
              <w:pStyle w:val="Appx"/>
              <w:rPr>
                <w:ins w:id="12039" w:author="aas" w:date="2013-10-14T02:06:00Z"/>
                <w:del w:id="12040" w:author="Anees Shaikh" w:date="2013-10-19T02:16:00Z"/>
              </w:rPr>
              <w:pPrChange w:id="12041" w:author="Anees Shaikh" w:date="2013-10-19T02:16:00Z">
                <w:pPr>
                  <w:pStyle w:val="XML1"/>
                </w:pPr>
              </w:pPrChange>
            </w:pPr>
            <w:ins w:id="12042" w:author="aas" w:date="2013-10-14T02:06:00Z">
              <w:del w:id="12043" w:author="Anees Shaikh" w:date="2013-10-19T02:16:00Z">
                <w:r w:rsidDel="00E067A3">
                  <w:delText xml:space="preserve">                                &lt;/xs:annotation&gt;</w:delText>
                </w:r>
              </w:del>
            </w:ins>
          </w:p>
          <w:p w14:paraId="0FD2B827" w14:textId="7E52F032" w:rsidR="00874469" w:rsidDel="00E067A3" w:rsidRDefault="00874469">
            <w:pPr>
              <w:pStyle w:val="Appx"/>
              <w:rPr>
                <w:ins w:id="12044" w:author="aas" w:date="2013-10-14T02:06:00Z"/>
                <w:del w:id="12045" w:author="Anees Shaikh" w:date="2013-10-19T02:16:00Z"/>
              </w:rPr>
              <w:pPrChange w:id="12046" w:author="Anees Shaikh" w:date="2013-10-19T02:16:00Z">
                <w:pPr>
                  <w:pStyle w:val="XML1"/>
                </w:pPr>
              </w:pPrChange>
            </w:pPr>
            <w:ins w:id="12047" w:author="aas" w:date="2013-10-14T02:06:00Z">
              <w:del w:id="12048" w:author="Anees Shaikh" w:date="2013-10-19T02:16:00Z">
                <w:r w:rsidDel="00E067A3">
                  <w:delText xml:space="preserve">                              &lt;/xs:element&gt;</w:delText>
                </w:r>
              </w:del>
            </w:ins>
          </w:p>
          <w:p w14:paraId="21EF696A" w14:textId="751C4EA6" w:rsidR="00874469" w:rsidDel="00E067A3" w:rsidRDefault="00874469">
            <w:pPr>
              <w:pStyle w:val="Appx"/>
              <w:rPr>
                <w:ins w:id="12049" w:author="aas" w:date="2013-10-14T02:06:00Z"/>
                <w:del w:id="12050" w:author="Anees Shaikh" w:date="2013-10-19T02:16:00Z"/>
              </w:rPr>
              <w:pPrChange w:id="12051" w:author="Anees Shaikh" w:date="2013-10-19T02:16:00Z">
                <w:pPr>
                  <w:pStyle w:val="XML1"/>
                </w:pPr>
              </w:pPrChange>
            </w:pPr>
            <w:ins w:id="12052" w:author="aas" w:date="2013-10-14T02:06:00Z">
              <w:del w:id="12053"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54" w:author="aas" w:date="2013-10-14T02:06:00Z"/>
                <w:del w:id="12055" w:author="Anees Shaikh" w:date="2013-10-19T02:16:00Z"/>
              </w:rPr>
              <w:pPrChange w:id="12056" w:author="Anees Shaikh" w:date="2013-10-19T02:16:00Z">
                <w:pPr>
                  <w:pStyle w:val="XML1"/>
                </w:pPr>
              </w:pPrChange>
            </w:pPr>
            <w:ins w:id="12057" w:author="aas" w:date="2013-10-14T02:06:00Z">
              <w:del w:id="12058" w:author="Anees Shaikh" w:date="2013-10-19T02:16:00Z">
                <w:r w:rsidDel="00E067A3">
                  <w:delText xml:space="preserve">                                &lt;xs:annotation&gt;</w:delText>
                </w:r>
              </w:del>
            </w:ins>
          </w:p>
          <w:p w14:paraId="73A37401" w14:textId="23257D36" w:rsidR="00874469" w:rsidDel="00E067A3" w:rsidRDefault="00874469">
            <w:pPr>
              <w:pStyle w:val="Appx"/>
              <w:rPr>
                <w:ins w:id="12059" w:author="aas" w:date="2013-10-14T02:06:00Z"/>
                <w:del w:id="12060" w:author="Anees Shaikh" w:date="2013-10-19T02:16:00Z"/>
              </w:rPr>
              <w:pPrChange w:id="12061" w:author="Anees Shaikh" w:date="2013-10-19T02:16:00Z">
                <w:pPr>
                  <w:pStyle w:val="XML1"/>
                </w:pPr>
              </w:pPrChange>
            </w:pPr>
            <w:ins w:id="12062" w:author="aas" w:date="2013-10-14T02:06:00Z">
              <w:del w:id="12063" w:author="Anees Shaikh" w:date="2013-10-19T02:16:00Z">
                <w:r w:rsidDel="00E067A3">
                  <w:delText xml:space="preserve">                                  &lt;xs:documentation&gt;</w:delText>
                </w:r>
              </w:del>
            </w:ins>
          </w:p>
          <w:p w14:paraId="60A63596" w14:textId="704154FC" w:rsidR="00874469" w:rsidDel="00E067A3" w:rsidRDefault="00874469">
            <w:pPr>
              <w:pStyle w:val="Appx"/>
              <w:rPr>
                <w:ins w:id="12064" w:author="aas" w:date="2013-10-14T02:06:00Z"/>
                <w:del w:id="12065" w:author="Anees Shaikh" w:date="2013-10-19T02:16:00Z"/>
              </w:rPr>
              <w:pPrChange w:id="12066" w:author="Anees Shaikh" w:date="2013-10-19T02:16:00Z">
                <w:pPr>
                  <w:pStyle w:val="XML1"/>
                </w:pPr>
              </w:pPrChange>
            </w:pPr>
            <w:ins w:id="12067" w:author="aas" w:date="2013-10-14T02:06:00Z">
              <w:del w:id="12068"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069" w:author="aas" w:date="2013-10-14T02:06:00Z"/>
                <w:del w:id="12070" w:author="Anees Shaikh" w:date="2013-10-19T02:16:00Z"/>
              </w:rPr>
              <w:pPrChange w:id="12071" w:author="Anees Shaikh" w:date="2013-10-19T02:16:00Z">
                <w:pPr>
                  <w:pStyle w:val="XML1"/>
                </w:pPr>
              </w:pPrChange>
            </w:pPr>
            <w:ins w:id="12072" w:author="aas" w:date="2013-10-14T02:06:00Z">
              <w:del w:id="12073"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074" w:author="aas" w:date="2013-10-14T02:06:00Z"/>
                <w:del w:id="12075" w:author="Anees Shaikh" w:date="2013-10-19T02:16:00Z"/>
              </w:rPr>
              <w:pPrChange w:id="12076" w:author="Anees Shaikh" w:date="2013-10-19T02:16:00Z">
                <w:pPr>
                  <w:pStyle w:val="XML1"/>
                </w:pPr>
              </w:pPrChange>
            </w:pPr>
            <w:ins w:id="12077" w:author="aas" w:date="2013-10-14T02:06:00Z">
              <w:del w:id="12078" w:author="Anees Shaikh" w:date="2013-10-19T02:16:00Z">
                <w:r w:rsidDel="00E067A3">
                  <w:delText xml:space="preserve">                                  &lt;/xs:documentation&gt;</w:delText>
                </w:r>
              </w:del>
            </w:ins>
          </w:p>
          <w:p w14:paraId="37FFA98D" w14:textId="1C9D3B2C" w:rsidR="00874469" w:rsidDel="00E067A3" w:rsidRDefault="00874469">
            <w:pPr>
              <w:pStyle w:val="Appx"/>
              <w:rPr>
                <w:ins w:id="12079" w:author="aas" w:date="2013-10-14T02:06:00Z"/>
                <w:del w:id="12080" w:author="Anees Shaikh" w:date="2013-10-19T02:16:00Z"/>
              </w:rPr>
              <w:pPrChange w:id="12081" w:author="Anees Shaikh" w:date="2013-10-19T02:16:00Z">
                <w:pPr>
                  <w:pStyle w:val="XML1"/>
                </w:pPr>
              </w:pPrChange>
            </w:pPr>
            <w:ins w:id="12082" w:author="aas" w:date="2013-10-14T02:06:00Z">
              <w:del w:id="12083" w:author="Anees Shaikh" w:date="2013-10-19T02:16:00Z">
                <w:r w:rsidDel="00E067A3">
                  <w:delText xml:space="preserve">                                &lt;/xs:annotation&gt;</w:delText>
                </w:r>
              </w:del>
            </w:ins>
          </w:p>
          <w:p w14:paraId="661846F5" w14:textId="56F3DB5A" w:rsidR="00874469" w:rsidDel="00E067A3" w:rsidRDefault="00874469">
            <w:pPr>
              <w:pStyle w:val="Appx"/>
              <w:rPr>
                <w:ins w:id="12084" w:author="aas" w:date="2013-10-14T02:06:00Z"/>
                <w:del w:id="12085" w:author="Anees Shaikh" w:date="2013-10-19T02:16:00Z"/>
              </w:rPr>
              <w:pPrChange w:id="12086" w:author="Anees Shaikh" w:date="2013-10-19T02:16:00Z">
                <w:pPr>
                  <w:pStyle w:val="XML1"/>
                </w:pPr>
              </w:pPrChange>
            </w:pPr>
            <w:ins w:id="12087" w:author="aas" w:date="2013-10-14T02:06:00Z">
              <w:del w:id="12088" w:author="Anees Shaikh" w:date="2013-10-19T02:16:00Z">
                <w:r w:rsidDel="00E067A3">
                  <w:delText xml:space="preserve">                              &lt;/xs:element&gt;</w:delText>
                </w:r>
              </w:del>
            </w:ins>
          </w:p>
          <w:p w14:paraId="4C6722CF" w14:textId="12A4A787" w:rsidR="00874469" w:rsidDel="00E067A3" w:rsidRDefault="00874469">
            <w:pPr>
              <w:pStyle w:val="Appx"/>
              <w:rPr>
                <w:ins w:id="12089" w:author="aas" w:date="2013-10-14T02:06:00Z"/>
                <w:del w:id="12090" w:author="Anees Shaikh" w:date="2013-10-19T02:16:00Z"/>
              </w:rPr>
              <w:pPrChange w:id="12091" w:author="Anees Shaikh" w:date="2013-10-19T02:16:00Z">
                <w:pPr>
                  <w:pStyle w:val="XML1"/>
                </w:pPr>
              </w:pPrChange>
            </w:pPr>
            <w:ins w:id="12092" w:author="aas" w:date="2013-10-14T02:06:00Z">
              <w:del w:id="12093"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094" w:author="aas" w:date="2013-10-14T02:06:00Z"/>
                <w:del w:id="12095" w:author="Anees Shaikh" w:date="2013-10-19T02:16:00Z"/>
              </w:rPr>
              <w:pPrChange w:id="12096" w:author="Anees Shaikh" w:date="2013-10-19T02:16:00Z">
                <w:pPr>
                  <w:pStyle w:val="XML1"/>
                </w:pPr>
              </w:pPrChange>
            </w:pPr>
            <w:ins w:id="12097" w:author="aas" w:date="2013-10-14T02:06:00Z">
              <w:del w:id="12098" w:author="Anees Shaikh" w:date="2013-10-19T02:16:00Z">
                <w:r w:rsidDel="00E067A3">
                  <w:delText xml:space="preserve">                                &lt;xs:annotation&gt;</w:delText>
                </w:r>
              </w:del>
            </w:ins>
          </w:p>
          <w:p w14:paraId="7C06A7FC" w14:textId="24E65606" w:rsidR="00874469" w:rsidDel="00E067A3" w:rsidRDefault="00874469">
            <w:pPr>
              <w:pStyle w:val="Appx"/>
              <w:rPr>
                <w:ins w:id="12099" w:author="aas" w:date="2013-10-14T02:06:00Z"/>
                <w:del w:id="12100" w:author="Anees Shaikh" w:date="2013-10-19T02:16:00Z"/>
              </w:rPr>
              <w:pPrChange w:id="12101" w:author="Anees Shaikh" w:date="2013-10-19T02:16:00Z">
                <w:pPr>
                  <w:pStyle w:val="XML1"/>
                </w:pPr>
              </w:pPrChange>
            </w:pPr>
            <w:ins w:id="12102" w:author="aas" w:date="2013-10-14T02:06:00Z">
              <w:del w:id="12103" w:author="Anees Shaikh" w:date="2013-10-19T02:16:00Z">
                <w:r w:rsidDel="00E067A3">
                  <w:delText xml:space="preserve">                                  &lt;xs:documentation&gt;</w:delText>
                </w:r>
              </w:del>
            </w:ins>
          </w:p>
          <w:p w14:paraId="26675726" w14:textId="2903A194" w:rsidR="00874469" w:rsidDel="00E067A3" w:rsidRDefault="00874469">
            <w:pPr>
              <w:pStyle w:val="Appx"/>
              <w:rPr>
                <w:ins w:id="12104" w:author="aas" w:date="2013-10-14T02:06:00Z"/>
                <w:del w:id="12105" w:author="Anees Shaikh" w:date="2013-10-19T02:16:00Z"/>
              </w:rPr>
              <w:pPrChange w:id="12106" w:author="Anees Shaikh" w:date="2013-10-19T02:16:00Z">
                <w:pPr>
                  <w:pStyle w:val="XML1"/>
                </w:pPr>
              </w:pPrChange>
            </w:pPr>
            <w:ins w:id="12107" w:author="aas" w:date="2013-10-14T02:06:00Z">
              <w:del w:id="12108"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09" w:author="aas" w:date="2013-10-14T02:06:00Z"/>
                <w:del w:id="12110" w:author="Anees Shaikh" w:date="2013-10-19T02:16:00Z"/>
              </w:rPr>
              <w:pPrChange w:id="12111" w:author="Anees Shaikh" w:date="2013-10-19T02:16:00Z">
                <w:pPr>
                  <w:pStyle w:val="XML1"/>
                </w:pPr>
              </w:pPrChange>
            </w:pPr>
            <w:ins w:id="12112" w:author="aas" w:date="2013-10-14T02:06:00Z">
              <w:del w:id="12113" w:author="Anees Shaikh" w:date="2013-10-19T02:16:00Z">
                <w:r w:rsidDel="00E067A3">
                  <w:delText xml:space="preserve">                                           set</w:delText>
                </w:r>
              </w:del>
            </w:ins>
          </w:p>
          <w:p w14:paraId="0A69F612" w14:textId="26FAA9E2" w:rsidR="00874469" w:rsidDel="00E067A3" w:rsidRDefault="00874469">
            <w:pPr>
              <w:pStyle w:val="Appx"/>
              <w:rPr>
                <w:ins w:id="12114" w:author="aas" w:date="2013-10-14T02:06:00Z"/>
                <w:del w:id="12115" w:author="Anees Shaikh" w:date="2013-10-19T02:16:00Z"/>
              </w:rPr>
              <w:pPrChange w:id="12116" w:author="Anees Shaikh" w:date="2013-10-19T02:16:00Z">
                <w:pPr>
                  <w:pStyle w:val="XML1"/>
                </w:pPr>
              </w:pPrChange>
            </w:pPr>
            <w:ins w:id="12117" w:author="aas" w:date="2013-10-14T02:06:00Z">
              <w:del w:id="12118" w:author="Anees Shaikh" w:date="2013-10-19T02:16:00Z">
                <w:r w:rsidDel="00E067A3">
                  <w:delText xml:space="preserve">                                  &lt;/xs:documentation&gt;</w:delText>
                </w:r>
              </w:del>
            </w:ins>
          </w:p>
          <w:p w14:paraId="1E11B57B" w14:textId="795414FF" w:rsidR="00874469" w:rsidDel="00E067A3" w:rsidRDefault="00874469">
            <w:pPr>
              <w:pStyle w:val="Appx"/>
              <w:rPr>
                <w:ins w:id="12119" w:author="aas" w:date="2013-10-14T02:06:00Z"/>
                <w:del w:id="12120" w:author="Anees Shaikh" w:date="2013-10-19T02:16:00Z"/>
              </w:rPr>
              <w:pPrChange w:id="12121" w:author="Anees Shaikh" w:date="2013-10-19T02:16:00Z">
                <w:pPr>
                  <w:pStyle w:val="XML1"/>
                </w:pPr>
              </w:pPrChange>
            </w:pPr>
            <w:ins w:id="12122" w:author="aas" w:date="2013-10-14T02:06:00Z">
              <w:del w:id="12123" w:author="Anees Shaikh" w:date="2013-10-19T02:16:00Z">
                <w:r w:rsidDel="00E067A3">
                  <w:delText xml:space="preserve">                                &lt;/xs:annotation&gt;</w:delText>
                </w:r>
              </w:del>
            </w:ins>
          </w:p>
          <w:p w14:paraId="286BF837" w14:textId="29B668EF" w:rsidR="00874469" w:rsidDel="00E067A3" w:rsidRDefault="00874469">
            <w:pPr>
              <w:pStyle w:val="Appx"/>
              <w:rPr>
                <w:ins w:id="12124" w:author="aas" w:date="2013-10-14T02:06:00Z"/>
                <w:del w:id="12125" w:author="Anees Shaikh" w:date="2013-10-19T02:16:00Z"/>
              </w:rPr>
              <w:pPrChange w:id="12126" w:author="Anees Shaikh" w:date="2013-10-19T02:16:00Z">
                <w:pPr>
                  <w:pStyle w:val="XML1"/>
                </w:pPr>
              </w:pPrChange>
            </w:pPr>
            <w:ins w:id="12127" w:author="aas" w:date="2013-10-14T02:06:00Z">
              <w:del w:id="12128" w:author="Anees Shaikh" w:date="2013-10-19T02:16:00Z">
                <w:r w:rsidDel="00E067A3">
                  <w:delText xml:space="preserve">                              &lt;/xs:element&gt;</w:delText>
                </w:r>
              </w:del>
            </w:ins>
          </w:p>
          <w:p w14:paraId="511E293A" w14:textId="3477DED1" w:rsidR="00874469" w:rsidDel="00E067A3" w:rsidRDefault="00874469">
            <w:pPr>
              <w:pStyle w:val="Appx"/>
              <w:rPr>
                <w:ins w:id="12129" w:author="aas" w:date="2013-10-14T02:06:00Z"/>
                <w:del w:id="12130" w:author="Anees Shaikh" w:date="2013-10-19T02:16:00Z"/>
              </w:rPr>
              <w:pPrChange w:id="12131" w:author="Anees Shaikh" w:date="2013-10-19T02:16:00Z">
                <w:pPr>
                  <w:pStyle w:val="XML1"/>
                </w:pPr>
              </w:pPrChange>
            </w:pPr>
            <w:ins w:id="12132" w:author="aas" w:date="2013-10-14T02:06:00Z">
              <w:del w:id="12133"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34" w:author="aas" w:date="2013-10-14T02:06:00Z"/>
                <w:del w:id="12135" w:author="Anees Shaikh" w:date="2013-10-19T02:16:00Z"/>
              </w:rPr>
              <w:pPrChange w:id="12136" w:author="Anees Shaikh" w:date="2013-10-19T02:16:00Z">
                <w:pPr>
                  <w:pStyle w:val="XML1"/>
                </w:pPr>
              </w:pPrChange>
            </w:pPr>
            <w:ins w:id="12137" w:author="aas" w:date="2013-10-14T02:06:00Z">
              <w:del w:id="12138"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39" w:author="aas" w:date="2013-10-14T02:06:00Z"/>
                <w:del w:id="12140" w:author="Anees Shaikh" w:date="2013-10-19T02:16:00Z"/>
              </w:rPr>
              <w:pPrChange w:id="12141" w:author="Anees Shaikh" w:date="2013-10-19T02:16:00Z">
                <w:pPr>
                  <w:pStyle w:val="XML1"/>
                </w:pPr>
              </w:pPrChange>
            </w:pPr>
            <w:ins w:id="12142" w:author="aas" w:date="2013-10-14T02:06:00Z">
              <w:del w:id="12143" w:author="Anees Shaikh" w:date="2013-10-19T02:16:00Z">
                <w:r w:rsidDel="00E067A3">
                  <w:delText xml:space="preserve">                            &lt;/xs:sequence&gt;</w:delText>
                </w:r>
              </w:del>
            </w:ins>
          </w:p>
          <w:p w14:paraId="20FAA8DC" w14:textId="7B2B1B68" w:rsidR="00874469" w:rsidDel="00E067A3" w:rsidRDefault="00874469">
            <w:pPr>
              <w:pStyle w:val="Appx"/>
              <w:rPr>
                <w:ins w:id="12144" w:author="aas" w:date="2013-10-14T02:06:00Z"/>
                <w:del w:id="12145" w:author="Anees Shaikh" w:date="2013-10-19T02:16:00Z"/>
              </w:rPr>
              <w:pPrChange w:id="12146" w:author="Anees Shaikh" w:date="2013-10-19T02:16:00Z">
                <w:pPr>
                  <w:pStyle w:val="XML1"/>
                </w:pPr>
              </w:pPrChange>
            </w:pPr>
            <w:ins w:id="12147" w:author="aas" w:date="2013-10-14T02:06:00Z">
              <w:del w:id="12148" w:author="Anees Shaikh" w:date="2013-10-19T02:16:00Z">
                <w:r w:rsidDel="00E067A3">
                  <w:delText xml:space="preserve">                          &lt;/xs:complexType&gt;</w:delText>
                </w:r>
              </w:del>
            </w:ins>
          </w:p>
          <w:p w14:paraId="4B2CCEAC" w14:textId="3FC75254" w:rsidR="00874469" w:rsidDel="00E067A3" w:rsidRDefault="00874469">
            <w:pPr>
              <w:pStyle w:val="Appx"/>
              <w:rPr>
                <w:ins w:id="12149" w:author="aas" w:date="2013-10-14T02:06:00Z"/>
                <w:del w:id="12150" w:author="Anees Shaikh" w:date="2013-10-19T02:16:00Z"/>
              </w:rPr>
              <w:pPrChange w:id="12151" w:author="Anees Shaikh" w:date="2013-10-19T02:16:00Z">
                <w:pPr>
                  <w:pStyle w:val="XML1"/>
                </w:pPr>
              </w:pPrChange>
            </w:pPr>
            <w:ins w:id="12152" w:author="aas" w:date="2013-10-14T02:06:00Z">
              <w:del w:id="12153" w:author="Anees Shaikh" w:date="2013-10-19T02:16:00Z">
                <w:r w:rsidDel="00E067A3">
                  <w:delText xml:space="preserve">                        &lt;/xs:element&gt;</w:delText>
                </w:r>
              </w:del>
            </w:ins>
          </w:p>
          <w:p w14:paraId="110172A8" w14:textId="207DA3B4" w:rsidR="00874469" w:rsidDel="00E067A3" w:rsidRDefault="00874469">
            <w:pPr>
              <w:pStyle w:val="Appx"/>
              <w:rPr>
                <w:ins w:id="12154" w:author="aas" w:date="2013-10-14T02:06:00Z"/>
                <w:del w:id="12155" w:author="Anees Shaikh" w:date="2013-10-19T02:16:00Z"/>
              </w:rPr>
              <w:pPrChange w:id="12156" w:author="Anees Shaikh" w:date="2013-10-19T02:16:00Z">
                <w:pPr>
                  <w:pStyle w:val="XML1"/>
                </w:pPr>
              </w:pPrChange>
            </w:pPr>
            <w:ins w:id="12157" w:author="aas" w:date="2013-10-14T02:06:00Z">
              <w:del w:id="12158"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159" w:author="aas" w:date="2013-10-14T02:06:00Z"/>
                <w:del w:id="12160" w:author="Anees Shaikh" w:date="2013-10-19T02:16:00Z"/>
              </w:rPr>
              <w:pPrChange w:id="12161" w:author="Anees Shaikh" w:date="2013-10-19T02:16:00Z">
                <w:pPr>
                  <w:pStyle w:val="XML1"/>
                </w:pPr>
              </w:pPrChange>
            </w:pPr>
            <w:ins w:id="12162" w:author="aas" w:date="2013-10-14T02:06:00Z">
              <w:del w:id="12163" w:author="Anees Shaikh" w:date="2013-10-19T02:16:00Z">
                <w:r w:rsidDel="00E067A3">
                  <w:delText xml:space="preserve">                                namespace="##other" processContents="lax"/&gt;</w:delText>
                </w:r>
              </w:del>
            </w:ins>
          </w:p>
          <w:p w14:paraId="0FC87667" w14:textId="3D6649F5" w:rsidR="00874469" w:rsidDel="00E067A3" w:rsidRDefault="00874469">
            <w:pPr>
              <w:pStyle w:val="Appx"/>
              <w:rPr>
                <w:ins w:id="12164" w:author="aas" w:date="2013-10-14T02:06:00Z"/>
                <w:del w:id="12165" w:author="Anees Shaikh" w:date="2013-10-19T02:16:00Z"/>
              </w:rPr>
              <w:pPrChange w:id="12166" w:author="Anees Shaikh" w:date="2013-10-19T02:16:00Z">
                <w:pPr>
                  <w:pStyle w:val="XML1"/>
                </w:pPr>
              </w:pPrChange>
            </w:pPr>
            <w:ins w:id="12167" w:author="aas" w:date="2013-10-14T02:06:00Z">
              <w:del w:id="12168" w:author="Anees Shaikh" w:date="2013-10-19T02:16:00Z">
                <w:r w:rsidDel="00E067A3">
                  <w:delText xml:space="preserve">                      &lt;/xs:sequence&gt;</w:delText>
                </w:r>
              </w:del>
            </w:ins>
          </w:p>
          <w:p w14:paraId="1873094A" w14:textId="18301D57" w:rsidR="00874469" w:rsidDel="00E067A3" w:rsidRDefault="00874469">
            <w:pPr>
              <w:pStyle w:val="Appx"/>
              <w:rPr>
                <w:ins w:id="12169" w:author="aas" w:date="2013-10-14T02:06:00Z"/>
                <w:del w:id="12170" w:author="Anees Shaikh" w:date="2013-10-19T02:16:00Z"/>
              </w:rPr>
              <w:pPrChange w:id="12171" w:author="Anees Shaikh" w:date="2013-10-19T02:16:00Z">
                <w:pPr>
                  <w:pStyle w:val="XML1"/>
                </w:pPr>
              </w:pPrChange>
            </w:pPr>
            <w:ins w:id="12172" w:author="aas" w:date="2013-10-14T02:06:00Z">
              <w:del w:id="12173" w:author="Anees Shaikh" w:date="2013-10-19T02:16:00Z">
                <w:r w:rsidDel="00E067A3">
                  <w:delText xml:space="preserve">                      &lt;xs:sequence&gt;</w:delText>
                </w:r>
              </w:del>
            </w:ins>
          </w:p>
          <w:p w14:paraId="10381462" w14:textId="6B5F8888" w:rsidR="00874469" w:rsidDel="00E067A3" w:rsidRDefault="00874469">
            <w:pPr>
              <w:pStyle w:val="Appx"/>
              <w:rPr>
                <w:ins w:id="12174" w:author="aas" w:date="2013-10-14T02:06:00Z"/>
                <w:del w:id="12175" w:author="Anees Shaikh" w:date="2013-10-19T02:16:00Z"/>
              </w:rPr>
              <w:pPrChange w:id="12176" w:author="Anees Shaikh" w:date="2013-10-19T02:16:00Z">
                <w:pPr>
                  <w:pStyle w:val="XML1"/>
                </w:pPr>
              </w:pPrChange>
            </w:pPr>
            <w:ins w:id="12177" w:author="aas" w:date="2013-10-14T02:06:00Z">
              <w:del w:id="12178"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179" w:author="aas" w:date="2013-10-14T02:06:00Z"/>
                <w:del w:id="12180" w:author="Anees Shaikh" w:date="2013-10-19T02:16:00Z"/>
              </w:rPr>
              <w:pPrChange w:id="12181" w:author="Anees Shaikh" w:date="2013-10-19T02:16:00Z">
                <w:pPr>
                  <w:pStyle w:val="XML1"/>
                </w:pPr>
              </w:pPrChange>
            </w:pPr>
            <w:ins w:id="12182" w:author="aas" w:date="2013-10-14T02:06:00Z">
              <w:del w:id="12183" w:author="Anees Shaikh" w:date="2013-10-19T02:16:00Z">
                <w:r w:rsidDel="00E067A3">
                  <w:delText xml:space="preserve">                          &lt;xs:annotation&gt;</w:delText>
                </w:r>
              </w:del>
            </w:ins>
          </w:p>
          <w:p w14:paraId="13413EC9" w14:textId="36342CF1" w:rsidR="00874469" w:rsidDel="00E067A3" w:rsidRDefault="00874469">
            <w:pPr>
              <w:pStyle w:val="Appx"/>
              <w:rPr>
                <w:ins w:id="12184" w:author="aas" w:date="2013-10-14T02:06:00Z"/>
                <w:del w:id="12185" w:author="Anees Shaikh" w:date="2013-10-19T02:16:00Z"/>
              </w:rPr>
              <w:pPrChange w:id="12186" w:author="Anees Shaikh" w:date="2013-10-19T02:16:00Z">
                <w:pPr>
                  <w:pStyle w:val="XML1"/>
                </w:pPr>
              </w:pPrChange>
            </w:pPr>
            <w:ins w:id="12187" w:author="aas" w:date="2013-10-14T02:06:00Z">
              <w:del w:id="12188" w:author="Anees Shaikh" w:date="2013-10-19T02:16:00Z">
                <w:r w:rsidDel="00E067A3">
                  <w:delText xml:space="preserve">                            &lt;xs:documentation&gt;</w:delText>
                </w:r>
              </w:del>
            </w:ins>
          </w:p>
          <w:p w14:paraId="491265FB" w14:textId="0AACF09F" w:rsidR="00874469" w:rsidDel="00E067A3" w:rsidRDefault="00874469">
            <w:pPr>
              <w:pStyle w:val="Appx"/>
              <w:rPr>
                <w:ins w:id="12189" w:author="aas" w:date="2013-10-14T02:06:00Z"/>
                <w:del w:id="12190" w:author="Anees Shaikh" w:date="2013-10-19T02:16:00Z"/>
              </w:rPr>
              <w:pPrChange w:id="12191" w:author="Anees Shaikh" w:date="2013-10-19T02:16:00Z">
                <w:pPr>
                  <w:pStyle w:val="XML1"/>
                </w:pPr>
              </w:pPrChange>
            </w:pPr>
            <w:ins w:id="12192" w:author="aas" w:date="2013-10-14T02:06:00Z">
              <w:del w:id="12193" w:author="Anees Shaikh" w:date="2013-10-19T02:16:00Z">
                <w:r w:rsidDel="00E067A3">
                  <w:delText xml:space="preserve">                              Properties of a NVGRE tunnel.</w:delText>
                </w:r>
              </w:del>
            </w:ins>
          </w:p>
          <w:p w14:paraId="61DF3A87" w14:textId="2797B9C9" w:rsidR="00874469" w:rsidDel="00E067A3" w:rsidRDefault="00874469">
            <w:pPr>
              <w:pStyle w:val="Appx"/>
              <w:rPr>
                <w:ins w:id="12194" w:author="aas" w:date="2013-10-14T02:06:00Z"/>
                <w:del w:id="12195" w:author="Anees Shaikh" w:date="2013-10-19T02:16:00Z"/>
              </w:rPr>
              <w:pPrChange w:id="12196" w:author="Anees Shaikh" w:date="2013-10-19T02:16:00Z">
                <w:pPr>
                  <w:pStyle w:val="XML1"/>
                </w:pPr>
              </w:pPrChange>
            </w:pPr>
            <w:ins w:id="12197" w:author="aas" w:date="2013-10-14T02:06:00Z">
              <w:del w:id="12198" w:author="Anees Shaikh" w:date="2013-10-19T02:16:00Z">
                <w:r w:rsidDel="00E067A3">
                  <w:delText xml:space="preserve">                            &lt;/xs:documentation&gt;</w:delText>
                </w:r>
              </w:del>
            </w:ins>
          </w:p>
          <w:p w14:paraId="4BD53FE8" w14:textId="02BF2C70" w:rsidR="00874469" w:rsidDel="00E067A3" w:rsidRDefault="00874469">
            <w:pPr>
              <w:pStyle w:val="Appx"/>
              <w:rPr>
                <w:ins w:id="12199" w:author="aas" w:date="2013-10-14T02:06:00Z"/>
                <w:del w:id="12200" w:author="Anees Shaikh" w:date="2013-10-19T02:16:00Z"/>
              </w:rPr>
              <w:pPrChange w:id="12201" w:author="Anees Shaikh" w:date="2013-10-19T02:16:00Z">
                <w:pPr>
                  <w:pStyle w:val="XML1"/>
                </w:pPr>
              </w:pPrChange>
            </w:pPr>
            <w:ins w:id="12202" w:author="aas" w:date="2013-10-14T02:06:00Z">
              <w:del w:id="12203" w:author="Anees Shaikh" w:date="2013-10-19T02:16:00Z">
                <w:r w:rsidDel="00E067A3">
                  <w:delText xml:space="preserve">                          &lt;/xs:annotation&gt;</w:delText>
                </w:r>
              </w:del>
            </w:ins>
          </w:p>
          <w:p w14:paraId="4F019294" w14:textId="76B51EAF" w:rsidR="00874469" w:rsidDel="00E067A3" w:rsidRDefault="00874469">
            <w:pPr>
              <w:pStyle w:val="Appx"/>
              <w:rPr>
                <w:ins w:id="12204" w:author="aas" w:date="2013-10-14T02:06:00Z"/>
                <w:del w:id="12205" w:author="Anees Shaikh" w:date="2013-10-19T02:16:00Z"/>
              </w:rPr>
              <w:pPrChange w:id="12206" w:author="Anees Shaikh" w:date="2013-10-19T02:16:00Z">
                <w:pPr>
                  <w:pStyle w:val="XML1"/>
                </w:pPr>
              </w:pPrChange>
            </w:pPr>
            <w:ins w:id="12207" w:author="aas" w:date="2013-10-14T02:06:00Z">
              <w:del w:id="12208" w:author="Anees Shaikh" w:date="2013-10-19T02:16:00Z">
                <w:r w:rsidDel="00E067A3">
                  <w:delText xml:space="preserve">                          &lt;xs:complexType&gt;</w:delText>
                </w:r>
              </w:del>
            </w:ins>
          </w:p>
          <w:p w14:paraId="0A6115CE" w14:textId="1D672420" w:rsidR="00874469" w:rsidDel="00E067A3" w:rsidRDefault="00874469">
            <w:pPr>
              <w:pStyle w:val="Appx"/>
              <w:rPr>
                <w:ins w:id="12209" w:author="aas" w:date="2013-10-14T02:06:00Z"/>
                <w:del w:id="12210" w:author="Anees Shaikh" w:date="2013-10-19T02:16:00Z"/>
              </w:rPr>
              <w:pPrChange w:id="12211" w:author="Anees Shaikh" w:date="2013-10-19T02:16:00Z">
                <w:pPr>
                  <w:pStyle w:val="XML1"/>
                </w:pPr>
              </w:pPrChange>
            </w:pPr>
            <w:ins w:id="12212" w:author="aas" w:date="2013-10-14T02:06:00Z">
              <w:del w:id="12213" w:author="Anees Shaikh" w:date="2013-10-19T02:16:00Z">
                <w:r w:rsidDel="00E067A3">
                  <w:delText xml:space="preserve">                            &lt;xs:sequence&gt;</w:delText>
                </w:r>
              </w:del>
            </w:ins>
          </w:p>
          <w:p w14:paraId="498E31BD" w14:textId="18E19F8B" w:rsidR="00874469" w:rsidDel="00E067A3" w:rsidRDefault="00874469">
            <w:pPr>
              <w:pStyle w:val="Appx"/>
              <w:rPr>
                <w:ins w:id="12214" w:author="aas" w:date="2013-10-14T02:06:00Z"/>
                <w:del w:id="12215" w:author="Anees Shaikh" w:date="2013-10-19T02:16:00Z"/>
              </w:rPr>
              <w:pPrChange w:id="12216" w:author="Anees Shaikh" w:date="2013-10-19T02:16:00Z">
                <w:pPr>
                  <w:pStyle w:val="XML1"/>
                </w:pPr>
              </w:pPrChange>
            </w:pPr>
            <w:ins w:id="12217" w:author="aas" w:date="2013-10-14T02:06:00Z">
              <w:del w:id="12218" w:author="Anees Shaikh" w:date="2013-10-19T02:16:00Z">
                <w:r w:rsidDel="00E067A3">
                  <w:delText xml:space="preserve">                              &lt;xs:choice&gt;</w:delText>
                </w:r>
              </w:del>
            </w:ins>
          </w:p>
          <w:p w14:paraId="6F16F873" w14:textId="22B248A7" w:rsidR="00874469" w:rsidDel="00E067A3" w:rsidRDefault="00874469">
            <w:pPr>
              <w:pStyle w:val="Appx"/>
              <w:rPr>
                <w:ins w:id="12219" w:author="aas" w:date="2013-10-14T02:06:00Z"/>
                <w:del w:id="12220" w:author="Anees Shaikh" w:date="2013-10-19T02:16:00Z"/>
              </w:rPr>
              <w:pPrChange w:id="12221" w:author="Anees Shaikh" w:date="2013-10-19T02:16:00Z">
                <w:pPr>
                  <w:pStyle w:val="XML1"/>
                </w:pPr>
              </w:pPrChange>
            </w:pPr>
            <w:ins w:id="12222" w:author="aas" w:date="2013-10-14T02:06:00Z">
              <w:del w:id="12223" w:author="Anees Shaikh" w:date="2013-10-19T02:16:00Z">
                <w:r w:rsidDel="00E067A3">
                  <w:delText xml:space="preserve">                                &lt;xs:sequence&gt;</w:delText>
                </w:r>
              </w:del>
            </w:ins>
          </w:p>
          <w:p w14:paraId="5F4636FB" w14:textId="276B6CC5" w:rsidR="00874469" w:rsidDel="00E067A3" w:rsidRDefault="00874469">
            <w:pPr>
              <w:pStyle w:val="Appx"/>
              <w:rPr>
                <w:ins w:id="12224" w:author="aas" w:date="2013-10-14T02:06:00Z"/>
                <w:del w:id="12225" w:author="Anees Shaikh" w:date="2013-10-19T02:16:00Z"/>
              </w:rPr>
              <w:pPrChange w:id="12226" w:author="Anees Shaikh" w:date="2013-10-19T02:16:00Z">
                <w:pPr>
                  <w:pStyle w:val="XML1"/>
                </w:pPr>
              </w:pPrChange>
            </w:pPr>
            <w:ins w:id="12227" w:author="aas" w:date="2013-10-14T02:06:00Z">
              <w:del w:id="12228"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29" w:author="aas" w:date="2013-10-14T02:06:00Z"/>
                <w:del w:id="12230" w:author="Anees Shaikh" w:date="2013-10-19T02:16:00Z"/>
              </w:rPr>
              <w:pPrChange w:id="12231" w:author="Anees Shaikh" w:date="2013-10-19T02:16:00Z">
                <w:pPr>
                  <w:pStyle w:val="XML1"/>
                </w:pPr>
              </w:pPrChange>
            </w:pPr>
            <w:ins w:id="12232" w:author="aas" w:date="2013-10-14T02:06:00Z">
              <w:del w:id="12233" w:author="Anees Shaikh" w:date="2013-10-19T02:16:00Z">
                <w:r w:rsidDel="00E067A3">
                  <w:delText xml:space="preserve">                                    &lt;xs:annotation&gt;</w:delText>
                </w:r>
              </w:del>
            </w:ins>
          </w:p>
          <w:p w14:paraId="6ADFB842" w14:textId="16339E8C" w:rsidR="00874469" w:rsidDel="00E067A3" w:rsidRDefault="00874469">
            <w:pPr>
              <w:pStyle w:val="Appx"/>
              <w:rPr>
                <w:ins w:id="12234" w:author="aas" w:date="2013-10-14T02:06:00Z"/>
                <w:del w:id="12235" w:author="Anees Shaikh" w:date="2013-10-19T02:16:00Z"/>
              </w:rPr>
              <w:pPrChange w:id="12236" w:author="Anees Shaikh" w:date="2013-10-19T02:16:00Z">
                <w:pPr>
                  <w:pStyle w:val="XML1"/>
                </w:pPr>
              </w:pPrChange>
            </w:pPr>
            <w:ins w:id="12237" w:author="aas" w:date="2013-10-14T02:06:00Z">
              <w:del w:id="12238" w:author="Anees Shaikh" w:date="2013-10-19T02:16:00Z">
                <w:r w:rsidDel="00E067A3">
                  <w:delText xml:space="preserve">                                      &lt;xs:documentation&gt;</w:delText>
                </w:r>
              </w:del>
            </w:ins>
          </w:p>
          <w:p w14:paraId="23ACB909" w14:textId="55561F6C" w:rsidR="00874469" w:rsidDel="00E067A3" w:rsidRDefault="00874469">
            <w:pPr>
              <w:pStyle w:val="Appx"/>
              <w:rPr>
                <w:ins w:id="12239" w:author="aas" w:date="2013-10-14T02:06:00Z"/>
                <w:del w:id="12240" w:author="Anees Shaikh" w:date="2013-10-19T02:16:00Z"/>
              </w:rPr>
              <w:pPrChange w:id="12241" w:author="Anees Shaikh" w:date="2013-10-19T02:16:00Z">
                <w:pPr>
                  <w:pStyle w:val="XML1"/>
                </w:pPr>
              </w:pPrChange>
            </w:pPr>
            <w:ins w:id="12242" w:author="aas" w:date="2013-10-14T02:06:00Z">
              <w:del w:id="12243"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44" w:author="aas" w:date="2013-10-14T02:06:00Z"/>
                <w:del w:id="12245" w:author="Anees Shaikh" w:date="2013-10-19T02:16:00Z"/>
              </w:rPr>
              <w:pPrChange w:id="12246" w:author="Anees Shaikh" w:date="2013-10-19T02:16:00Z">
                <w:pPr>
                  <w:pStyle w:val="XML1"/>
                </w:pPr>
              </w:pPrChange>
            </w:pPr>
            <w:ins w:id="12247" w:author="aas" w:date="2013-10-14T02:06:00Z">
              <w:del w:id="12248" w:author="Anees Shaikh" w:date="2013-10-19T02:16:00Z">
                <w:r w:rsidDel="00E067A3">
                  <w:delText xml:space="preserve">                                      &lt;/xs:documentation&gt;</w:delText>
                </w:r>
              </w:del>
            </w:ins>
          </w:p>
          <w:p w14:paraId="1429C375" w14:textId="73BF2F49" w:rsidR="00874469" w:rsidDel="00E067A3" w:rsidRDefault="00874469">
            <w:pPr>
              <w:pStyle w:val="Appx"/>
              <w:rPr>
                <w:ins w:id="12249" w:author="aas" w:date="2013-10-14T02:06:00Z"/>
                <w:del w:id="12250" w:author="Anees Shaikh" w:date="2013-10-19T02:16:00Z"/>
              </w:rPr>
              <w:pPrChange w:id="12251" w:author="Anees Shaikh" w:date="2013-10-19T02:16:00Z">
                <w:pPr>
                  <w:pStyle w:val="XML1"/>
                </w:pPr>
              </w:pPrChange>
            </w:pPr>
            <w:ins w:id="12252" w:author="aas" w:date="2013-10-14T02:06:00Z">
              <w:del w:id="12253" w:author="Anees Shaikh" w:date="2013-10-19T02:16:00Z">
                <w:r w:rsidDel="00E067A3">
                  <w:delText xml:space="preserve">                                    &lt;/xs:annotation&gt;</w:delText>
                </w:r>
              </w:del>
            </w:ins>
          </w:p>
          <w:p w14:paraId="213C19E0" w14:textId="08860586" w:rsidR="00874469" w:rsidDel="00E067A3" w:rsidRDefault="00874469">
            <w:pPr>
              <w:pStyle w:val="Appx"/>
              <w:rPr>
                <w:ins w:id="12254" w:author="aas" w:date="2013-10-14T02:06:00Z"/>
                <w:del w:id="12255" w:author="Anees Shaikh" w:date="2013-10-19T02:16:00Z"/>
              </w:rPr>
              <w:pPrChange w:id="12256" w:author="Anees Shaikh" w:date="2013-10-19T02:16:00Z">
                <w:pPr>
                  <w:pStyle w:val="XML1"/>
                </w:pPr>
              </w:pPrChange>
            </w:pPr>
            <w:ins w:id="12257" w:author="aas" w:date="2013-10-14T02:06:00Z">
              <w:del w:id="12258" w:author="Anees Shaikh" w:date="2013-10-19T02:16:00Z">
                <w:r w:rsidDel="00E067A3">
                  <w:delText xml:space="preserve">                                  &lt;/xs:element&gt;</w:delText>
                </w:r>
              </w:del>
            </w:ins>
          </w:p>
          <w:p w14:paraId="19B96CF6" w14:textId="188E9EDA" w:rsidR="00874469" w:rsidDel="00E067A3" w:rsidRDefault="00874469">
            <w:pPr>
              <w:pStyle w:val="Appx"/>
              <w:rPr>
                <w:ins w:id="12259" w:author="aas" w:date="2013-10-14T02:06:00Z"/>
                <w:del w:id="12260" w:author="Anees Shaikh" w:date="2013-10-19T02:16:00Z"/>
              </w:rPr>
              <w:pPrChange w:id="12261" w:author="Anees Shaikh" w:date="2013-10-19T02:16:00Z">
                <w:pPr>
                  <w:pStyle w:val="XML1"/>
                </w:pPr>
              </w:pPrChange>
            </w:pPr>
            <w:ins w:id="12262" w:author="aas" w:date="2013-10-14T02:06:00Z">
              <w:del w:id="12263"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264" w:author="aas" w:date="2013-10-14T02:06:00Z"/>
                <w:del w:id="12265" w:author="Anees Shaikh" w:date="2013-10-19T02:16:00Z"/>
              </w:rPr>
              <w:pPrChange w:id="12266" w:author="Anees Shaikh" w:date="2013-10-19T02:16:00Z">
                <w:pPr>
                  <w:pStyle w:val="XML1"/>
                </w:pPr>
              </w:pPrChange>
            </w:pPr>
            <w:ins w:id="12267" w:author="aas" w:date="2013-10-14T02:06:00Z">
              <w:del w:id="12268" w:author="Anees Shaikh" w:date="2013-10-19T02:16:00Z">
                <w:r w:rsidDel="00E067A3">
                  <w:delText xml:space="preserve">                                    &lt;xs:annotation&gt;</w:delText>
                </w:r>
              </w:del>
            </w:ins>
          </w:p>
          <w:p w14:paraId="037B8529" w14:textId="4F3D48CB" w:rsidR="00874469" w:rsidDel="00E067A3" w:rsidRDefault="00874469">
            <w:pPr>
              <w:pStyle w:val="Appx"/>
              <w:rPr>
                <w:ins w:id="12269" w:author="aas" w:date="2013-10-14T02:06:00Z"/>
                <w:del w:id="12270" w:author="Anees Shaikh" w:date="2013-10-19T02:16:00Z"/>
              </w:rPr>
              <w:pPrChange w:id="12271" w:author="Anees Shaikh" w:date="2013-10-19T02:16:00Z">
                <w:pPr>
                  <w:pStyle w:val="XML1"/>
                </w:pPr>
              </w:pPrChange>
            </w:pPr>
            <w:ins w:id="12272" w:author="aas" w:date="2013-10-14T02:06:00Z">
              <w:del w:id="12273" w:author="Anees Shaikh" w:date="2013-10-19T02:16:00Z">
                <w:r w:rsidDel="00E067A3">
                  <w:delText xml:space="preserve">                                      &lt;xs:documentation&gt;</w:delText>
                </w:r>
              </w:del>
            </w:ins>
          </w:p>
          <w:p w14:paraId="34B03090" w14:textId="7D1E6065" w:rsidR="00874469" w:rsidDel="00E067A3" w:rsidRDefault="00874469">
            <w:pPr>
              <w:pStyle w:val="Appx"/>
              <w:rPr>
                <w:ins w:id="12274" w:author="aas" w:date="2013-10-14T02:06:00Z"/>
                <w:del w:id="12275" w:author="Anees Shaikh" w:date="2013-10-19T02:16:00Z"/>
              </w:rPr>
              <w:pPrChange w:id="12276" w:author="Anees Shaikh" w:date="2013-10-19T02:16:00Z">
                <w:pPr>
                  <w:pStyle w:val="XML1"/>
                </w:pPr>
              </w:pPrChange>
            </w:pPr>
            <w:ins w:id="12277" w:author="aas" w:date="2013-10-14T02:06:00Z">
              <w:del w:id="12278"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279" w:author="aas" w:date="2013-10-14T02:06:00Z"/>
                <w:del w:id="12280" w:author="Anees Shaikh" w:date="2013-10-19T02:16:00Z"/>
              </w:rPr>
              <w:pPrChange w:id="12281" w:author="Anees Shaikh" w:date="2013-10-19T02:16:00Z">
                <w:pPr>
                  <w:pStyle w:val="XML1"/>
                </w:pPr>
              </w:pPrChange>
            </w:pPr>
            <w:ins w:id="12282" w:author="aas" w:date="2013-10-14T02:06:00Z">
              <w:del w:id="12283" w:author="Anees Shaikh" w:date="2013-10-19T02:16:00Z">
                <w:r w:rsidDel="00E067A3">
                  <w:delText xml:space="preserve">                                      &lt;/xs:documentation&gt;</w:delText>
                </w:r>
              </w:del>
            </w:ins>
          </w:p>
          <w:p w14:paraId="55F8E0F7" w14:textId="23932B96" w:rsidR="00874469" w:rsidDel="00E067A3" w:rsidRDefault="00874469">
            <w:pPr>
              <w:pStyle w:val="Appx"/>
              <w:rPr>
                <w:ins w:id="12284" w:author="aas" w:date="2013-10-14T02:06:00Z"/>
                <w:del w:id="12285" w:author="Anees Shaikh" w:date="2013-10-19T02:16:00Z"/>
              </w:rPr>
              <w:pPrChange w:id="12286" w:author="Anees Shaikh" w:date="2013-10-19T02:16:00Z">
                <w:pPr>
                  <w:pStyle w:val="XML1"/>
                </w:pPr>
              </w:pPrChange>
            </w:pPr>
            <w:ins w:id="12287" w:author="aas" w:date="2013-10-14T02:06:00Z">
              <w:del w:id="12288" w:author="Anees Shaikh" w:date="2013-10-19T02:16:00Z">
                <w:r w:rsidDel="00E067A3">
                  <w:delText xml:space="preserve">                                    &lt;/xs:annotation&gt;</w:delText>
                </w:r>
              </w:del>
            </w:ins>
          </w:p>
          <w:p w14:paraId="47DB55EC" w14:textId="5FFBE2FF" w:rsidR="00874469" w:rsidDel="00E067A3" w:rsidRDefault="00874469">
            <w:pPr>
              <w:pStyle w:val="Appx"/>
              <w:rPr>
                <w:ins w:id="12289" w:author="aas" w:date="2013-10-14T02:06:00Z"/>
                <w:del w:id="12290" w:author="Anees Shaikh" w:date="2013-10-19T02:16:00Z"/>
              </w:rPr>
              <w:pPrChange w:id="12291" w:author="Anees Shaikh" w:date="2013-10-19T02:16:00Z">
                <w:pPr>
                  <w:pStyle w:val="XML1"/>
                </w:pPr>
              </w:pPrChange>
            </w:pPr>
            <w:ins w:id="12292" w:author="aas" w:date="2013-10-14T02:06:00Z">
              <w:del w:id="12293" w:author="Anees Shaikh" w:date="2013-10-19T02:16:00Z">
                <w:r w:rsidDel="00E067A3">
                  <w:delText xml:space="preserve">                                  &lt;/xs:element&gt;</w:delText>
                </w:r>
              </w:del>
            </w:ins>
          </w:p>
          <w:p w14:paraId="447C11AE" w14:textId="5D4031BE" w:rsidR="00874469" w:rsidDel="00E067A3" w:rsidRDefault="00874469">
            <w:pPr>
              <w:pStyle w:val="Appx"/>
              <w:rPr>
                <w:ins w:id="12294" w:author="aas" w:date="2013-10-14T02:06:00Z"/>
                <w:del w:id="12295" w:author="Anees Shaikh" w:date="2013-10-19T02:16:00Z"/>
              </w:rPr>
              <w:pPrChange w:id="12296" w:author="Anees Shaikh" w:date="2013-10-19T02:16:00Z">
                <w:pPr>
                  <w:pStyle w:val="XML1"/>
                </w:pPr>
              </w:pPrChange>
            </w:pPr>
            <w:ins w:id="12297" w:author="aas" w:date="2013-10-14T02:06:00Z">
              <w:del w:id="12298"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299" w:author="aas" w:date="2013-10-14T02:06:00Z"/>
                <w:del w:id="12300" w:author="Anees Shaikh" w:date="2013-10-19T02:16:00Z"/>
              </w:rPr>
              <w:pPrChange w:id="12301" w:author="Anees Shaikh" w:date="2013-10-19T02:16:00Z">
                <w:pPr>
                  <w:pStyle w:val="XML1"/>
                </w:pPr>
              </w:pPrChange>
            </w:pPr>
            <w:ins w:id="12302" w:author="aas" w:date="2013-10-14T02:06:00Z">
              <w:del w:id="12303"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04" w:author="aas" w:date="2013-10-14T02:06:00Z"/>
                <w:del w:id="12305" w:author="Anees Shaikh" w:date="2013-10-19T02:16:00Z"/>
              </w:rPr>
              <w:pPrChange w:id="12306" w:author="Anees Shaikh" w:date="2013-10-19T02:16:00Z">
                <w:pPr>
                  <w:pStyle w:val="XML1"/>
                </w:pPr>
              </w:pPrChange>
            </w:pPr>
            <w:ins w:id="12307" w:author="aas" w:date="2013-10-14T02:06:00Z">
              <w:del w:id="12308" w:author="Anees Shaikh" w:date="2013-10-19T02:16:00Z">
                <w:r w:rsidDel="00E067A3">
                  <w:delText xml:space="preserve">                                &lt;/xs:sequence&gt;</w:delText>
                </w:r>
              </w:del>
            </w:ins>
          </w:p>
          <w:p w14:paraId="1588BBD2" w14:textId="11FFC419" w:rsidR="00874469" w:rsidDel="00E067A3" w:rsidRDefault="00874469">
            <w:pPr>
              <w:pStyle w:val="Appx"/>
              <w:rPr>
                <w:ins w:id="12309" w:author="aas" w:date="2013-10-14T02:06:00Z"/>
                <w:del w:id="12310" w:author="Anees Shaikh" w:date="2013-10-19T02:16:00Z"/>
              </w:rPr>
              <w:pPrChange w:id="12311" w:author="Anees Shaikh" w:date="2013-10-19T02:16:00Z">
                <w:pPr>
                  <w:pStyle w:val="XML1"/>
                </w:pPr>
              </w:pPrChange>
            </w:pPr>
            <w:ins w:id="12312" w:author="aas" w:date="2013-10-14T02:06:00Z">
              <w:del w:id="12313" w:author="Anees Shaikh" w:date="2013-10-19T02:16:00Z">
                <w:r w:rsidDel="00E067A3">
                  <w:delText xml:space="preserve">                                &lt;xs:sequence&gt;</w:delText>
                </w:r>
              </w:del>
            </w:ins>
          </w:p>
          <w:p w14:paraId="399A1DC3" w14:textId="1C12B22D" w:rsidR="00874469" w:rsidDel="00E067A3" w:rsidRDefault="00874469">
            <w:pPr>
              <w:pStyle w:val="Appx"/>
              <w:rPr>
                <w:ins w:id="12314" w:author="aas" w:date="2013-10-14T02:06:00Z"/>
                <w:del w:id="12315" w:author="Anees Shaikh" w:date="2013-10-19T02:16:00Z"/>
              </w:rPr>
              <w:pPrChange w:id="12316" w:author="Anees Shaikh" w:date="2013-10-19T02:16:00Z">
                <w:pPr>
                  <w:pStyle w:val="XML1"/>
                </w:pPr>
              </w:pPrChange>
            </w:pPr>
            <w:ins w:id="12317" w:author="aas" w:date="2013-10-14T02:06:00Z">
              <w:del w:id="12318"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19" w:author="aas" w:date="2013-10-14T02:06:00Z"/>
                <w:del w:id="12320" w:author="Anees Shaikh" w:date="2013-10-19T02:16:00Z"/>
              </w:rPr>
              <w:pPrChange w:id="12321" w:author="Anees Shaikh" w:date="2013-10-19T02:16:00Z">
                <w:pPr>
                  <w:pStyle w:val="XML1"/>
                </w:pPr>
              </w:pPrChange>
            </w:pPr>
            <w:ins w:id="12322" w:author="aas" w:date="2013-10-14T02:06:00Z">
              <w:del w:id="12323" w:author="Anees Shaikh" w:date="2013-10-19T02:16:00Z">
                <w:r w:rsidDel="00E067A3">
                  <w:delText xml:space="preserve">                                    &lt;xs:annotation&gt;</w:delText>
                </w:r>
              </w:del>
            </w:ins>
          </w:p>
          <w:p w14:paraId="5CD2D064" w14:textId="6FBBC3D2" w:rsidR="00874469" w:rsidDel="00E067A3" w:rsidRDefault="00874469">
            <w:pPr>
              <w:pStyle w:val="Appx"/>
              <w:rPr>
                <w:ins w:id="12324" w:author="aas" w:date="2013-10-14T02:06:00Z"/>
                <w:del w:id="12325" w:author="Anees Shaikh" w:date="2013-10-19T02:16:00Z"/>
              </w:rPr>
              <w:pPrChange w:id="12326" w:author="Anees Shaikh" w:date="2013-10-19T02:16:00Z">
                <w:pPr>
                  <w:pStyle w:val="XML1"/>
                </w:pPr>
              </w:pPrChange>
            </w:pPr>
            <w:ins w:id="12327" w:author="aas" w:date="2013-10-14T02:06:00Z">
              <w:del w:id="12328" w:author="Anees Shaikh" w:date="2013-10-19T02:16:00Z">
                <w:r w:rsidDel="00E067A3">
                  <w:delText xml:space="preserve">                                      &lt;xs:documentation&gt;</w:delText>
                </w:r>
              </w:del>
            </w:ins>
          </w:p>
          <w:p w14:paraId="1E91698B" w14:textId="115438B7" w:rsidR="00874469" w:rsidDel="00E067A3" w:rsidRDefault="00874469">
            <w:pPr>
              <w:pStyle w:val="Appx"/>
              <w:rPr>
                <w:ins w:id="12329" w:author="aas" w:date="2013-10-14T02:06:00Z"/>
                <w:del w:id="12330" w:author="Anees Shaikh" w:date="2013-10-19T02:16:00Z"/>
              </w:rPr>
              <w:pPrChange w:id="12331" w:author="Anees Shaikh" w:date="2013-10-19T02:16:00Z">
                <w:pPr>
                  <w:pStyle w:val="XML1"/>
                </w:pPr>
              </w:pPrChange>
            </w:pPr>
            <w:ins w:id="12332" w:author="aas" w:date="2013-10-14T02:06:00Z">
              <w:del w:id="12333"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34" w:author="aas" w:date="2013-10-14T02:06:00Z"/>
                <w:del w:id="12335" w:author="Anees Shaikh" w:date="2013-10-19T02:16:00Z"/>
              </w:rPr>
              <w:pPrChange w:id="12336" w:author="Anees Shaikh" w:date="2013-10-19T02:16:00Z">
                <w:pPr>
                  <w:pStyle w:val="XML1"/>
                </w:pPr>
              </w:pPrChange>
            </w:pPr>
            <w:ins w:id="12337" w:author="aas" w:date="2013-10-14T02:06:00Z">
              <w:del w:id="12338" w:author="Anees Shaikh" w:date="2013-10-19T02:16:00Z">
                <w:r w:rsidDel="00E067A3">
                  <w:delText xml:space="preserve">                                      &lt;/xs:documentation&gt;</w:delText>
                </w:r>
              </w:del>
            </w:ins>
          </w:p>
          <w:p w14:paraId="21E120B8" w14:textId="7B6E654F" w:rsidR="00874469" w:rsidDel="00E067A3" w:rsidRDefault="00874469">
            <w:pPr>
              <w:pStyle w:val="Appx"/>
              <w:rPr>
                <w:ins w:id="12339" w:author="aas" w:date="2013-10-14T02:06:00Z"/>
                <w:del w:id="12340" w:author="Anees Shaikh" w:date="2013-10-19T02:16:00Z"/>
              </w:rPr>
              <w:pPrChange w:id="12341" w:author="Anees Shaikh" w:date="2013-10-19T02:16:00Z">
                <w:pPr>
                  <w:pStyle w:val="XML1"/>
                </w:pPr>
              </w:pPrChange>
            </w:pPr>
            <w:ins w:id="12342" w:author="aas" w:date="2013-10-14T02:06:00Z">
              <w:del w:id="12343" w:author="Anees Shaikh" w:date="2013-10-19T02:16:00Z">
                <w:r w:rsidDel="00E067A3">
                  <w:delText xml:space="preserve">                                    &lt;/xs:annotation&gt;</w:delText>
                </w:r>
              </w:del>
            </w:ins>
          </w:p>
          <w:p w14:paraId="54B0EB90" w14:textId="55317698" w:rsidR="00874469" w:rsidDel="00E067A3" w:rsidRDefault="00874469">
            <w:pPr>
              <w:pStyle w:val="Appx"/>
              <w:rPr>
                <w:ins w:id="12344" w:author="aas" w:date="2013-10-14T02:06:00Z"/>
                <w:del w:id="12345" w:author="Anees Shaikh" w:date="2013-10-19T02:16:00Z"/>
              </w:rPr>
              <w:pPrChange w:id="12346" w:author="Anees Shaikh" w:date="2013-10-19T02:16:00Z">
                <w:pPr>
                  <w:pStyle w:val="XML1"/>
                </w:pPr>
              </w:pPrChange>
            </w:pPr>
            <w:ins w:id="12347" w:author="aas" w:date="2013-10-14T02:06:00Z">
              <w:del w:id="12348" w:author="Anees Shaikh" w:date="2013-10-19T02:16:00Z">
                <w:r w:rsidDel="00E067A3">
                  <w:delText xml:space="preserve">                                  &lt;/xs:element&gt;</w:delText>
                </w:r>
              </w:del>
            </w:ins>
          </w:p>
          <w:p w14:paraId="2249E069" w14:textId="659F8400" w:rsidR="00874469" w:rsidDel="00E067A3" w:rsidRDefault="00874469">
            <w:pPr>
              <w:pStyle w:val="Appx"/>
              <w:rPr>
                <w:ins w:id="12349" w:author="aas" w:date="2013-10-14T02:06:00Z"/>
                <w:del w:id="12350" w:author="Anees Shaikh" w:date="2013-10-19T02:16:00Z"/>
              </w:rPr>
              <w:pPrChange w:id="12351" w:author="Anees Shaikh" w:date="2013-10-19T02:16:00Z">
                <w:pPr>
                  <w:pStyle w:val="XML1"/>
                </w:pPr>
              </w:pPrChange>
            </w:pPr>
            <w:ins w:id="12352" w:author="aas" w:date="2013-10-14T02:06:00Z">
              <w:del w:id="12353"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54" w:author="aas" w:date="2013-10-14T02:06:00Z"/>
                <w:del w:id="12355" w:author="Anees Shaikh" w:date="2013-10-19T02:16:00Z"/>
              </w:rPr>
              <w:pPrChange w:id="12356" w:author="Anees Shaikh" w:date="2013-10-19T02:16:00Z">
                <w:pPr>
                  <w:pStyle w:val="XML1"/>
                </w:pPr>
              </w:pPrChange>
            </w:pPr>
            <w:ins w:id="12357" w:author="aas" w:date="2013-10-14T02:06:00Z">
              <w:del w:id="12358" w:author="Anees Shaikh" w:date="2013-10-19T02:16:00Z">
                <w:r w:rsidDel="00E067A3">
                  <w:delText xml:space="preserve">                                    &lt;xs:annotation&gt;</w:delText>
                </w:r>
              </w:del>
            </w:ins>
          </w:p>
          <w:p w14:paraId="4605B965" w14:textId="34981C47" w:rsidR="00874469" w:rsidDel="00E067A3" w:rsidRDefault="00874469">
            <w:pPr>
              <w:pStyle w:val="Appx"/>
              <w:rPr>
                <w:ins w:id="12359" w:author="aas" w:date="2013-10-14T02:06:00Z"/>
                <w:del w:id="12360" w:author="Anees Shaikh" w:date="2013-10-19T02:16:00Z"/>
              </w:rPr>
              <w:pPrChange w:id="12361" w:author="Anees Shaikh" w:date="2013-10-19T02:16:00Z">
                <w:pPr>
                  <w:pStyle w:val="XML1"/>
                </w:pPr>
              </w:pPrChange>
            </w:pPr>
            <w:ins w:id="12362" w:author="aas" w:date="2013-10-14T02:06:00Z">
              <w:del w:id="12363" w:author="Anees Shaikh" w:date="2013-10-19T02:16:00Z">
                <w:r w:rsidDel="00E067A3">
                  <w:delText xml:space="preserve">                                      &lt;xs:documentation&gt;</w:delText>
                </w:r>
              </w:del>
            </w:ins>
          </w:p>
          <w:p w14:paraId="64A63979" w14:textId="4A81994C" w:rsidR="00874469" w:rsidDel="00E067A3" w:rsidRDefault="00874469">
            <w:pPr>
              <w:pStyle w:val="Appx"/>
              <w:rPr>
                <w:ins w:id="12364" w:author="aas" w:date="2013-10-14T02:06:00Z"/>
                <w:del w:id="12365" w:author="Anees Shaikh" w:date="2013-10-19T02:16:00Z"/>
              </w:rPr>
              <w:pPrChange w:id="12366" w:author="Anees Shaikh" w:date="2013-10-19T02:16:00Z">
                <w:pPr>
                  <w:pStyle w:val="XML1"/>
                </w:pPr>
              </w:pPrChange>
            </w:pPr>
            <w:ins w:id="12367" w:author="aas" w:date="2013-10-14T02:06:00Z">
              <w:del w:id="12368"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369" w:author="aas" w:date="2013-10-14T02:06:00Z"/>
                <w:del w:id="12370" w:author="Anees Shaikh" w:date="2013-10-19T02:16:00Z"/>
              </w:rPr>
              <w:pPrChange w:id="12371" w:author="Anees Shaikh" w:date="2013-10-19T02:16:00Z">
                <w:pPr>
                  <w:pStyle w:val="XML1"/>
                </w:pPr>
              </w:pPrChange>
            </w:pPr>
            <w:ins w:id="12372" w:author="aas" w:date="2013-10-14T02:06:00Z">
              <w:del w:id="12373" w:author="Anees Shaikh" w:date="2013-10-19T02:16:00Z">
                <w:r w:rsidDel="00E067A3">
                  <w:delText xml:space="preserve">                                      &lt;/xs:documentation&gt;</w:delText>
                </w:r>
              </w:del>
            </w:ins>
          </w:p>
          <w:p w14:paraId="5482B110" w14:textId="61C72AE7" w:rsidR="00874469" w:rsidDel="00E067A3" w:rsidRDefault="00874469">
            <w:pPr>
              <w:pStyle w:val="Appx"/>
              <w:rPr>
                <w:ins w:id="12374" w:author="aas" w:date="2013-10-14T02:06:00Z"/>
                <w:del w:id="12375" w:author="Anees Shaikh" w:date="2013-10-19T02:16:00Z"/>
              </w:rPr>
              <w:pPrChange w:id="12376" w:author="Anees Shaikh" w:date="2013-10-19T02:16:00Z">
                <w:pPr>
                  <w:pStyle w:val="XML1"/>
                </w:pPr>
              </w:pPrChange>
            </w:pPr>
            <w:ins w:id="12377" w:author="aas" w:date="2013-10-14T02:06:00Z">
              <w:del w:id="12378" w:author="Anees Shaikh" w:date="2013-10-19T02:16:00Z">
                <w:r w:rsidDel="00E067A3">
                  <w:delText xml:space="preserve">                                    &lt;/xs:annotation&gt;</w:delText>
                </w:r>
              </w:del>
            </w:ins>
          </w:p>
          <w:p w14:paraId="34CFA8C0" w14:textId="2FB89384" w:rsidR="00874469" w:rsidDel="00E067A3" w:rsidRDefault="00874469">
            <w:pPr>
              <w:pStyle w:val="Appx"/>
              <w:rPr>
                <w:ins w:id="12379" w:author="aas" w:date="2013-10-14T02:06:00Z"/>
                <w:del w:id="12380" w:author="Anees Shaikh" w:date="2013-10-19T02:16:00Z"/>
              </w:rPr>
              <w:pPrChange w:id="12381" w:author="Anees Shaikh" w:date="2013-10-19T02:16:00Z">
                <w:pPr>
                  <w:pStyle w:val="XML1"/>
                </w:pPr>
              </w:pPrChange>
            </w:pPr>
            <w:ins w:id="12382" w:author="aas" w:date="2013-10-14T02:06:00Z">
              <w:del w:id="12383" w:author="Anees Shaikh" w:date="2013-10-19T02:16:00Z">
                <w:r w:rsidDel="00E067A3">
                  <w:delText xml:space="preserve">                                  &lt;/xs:element&gt;</w:delText>
                </w:r>
              </w:del>
            </w:ins>
          </w:p>
          <w:p w14:paraId="1D89A3D8" w14:textId="56FFFE60" w:rsidR="00874469" w:rsidDel="00E067A3" w:rsidRDefault="00874469">
            <w:pPr>
              <w:pStyle w:val="Appx"/>
              <w:rPr>
                <w:ins w:id="12384" w:author="aas" w:date="2013-10-14T02:06:00Z"/>
                <w:del w:id="12385" w:author="Anees Shaikh" w:date="2013-10-19T02:16:00Z"/>
              </w:rPr>
              <w:pPrChange w:id="12386" w:author="Anees Shaikh" w:date="2013-10-19T02:16:00Z">
                <w:pPr>
                  <w:pStyle w:val="XML1"/>
                </w:pPr>
              </w:pPrChange>
            </w:pPr>
            <w:ins w:id="12387" w:author="aas" w:date="2013-10-14T02:06:00Z">
              <w:del w:id="12388"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389" w:author="aas" w:date="2013-10-14T02:06:00Z"/>
                <w:del w:id="12390" w:author="Anees Shaikh" w:date="2013-10-19T02:16:00Z"/>
              </w:rPr>
              <w:pPrChange w:id="12391" w:author="Anees Shaikh" w:date="2013-10-19T02:16:00Z">
                <w:pPr>
                  <w:pStyle w:val="XML1"/>
                </w:pPr>
              </w:pPrChange>
            </w:pPr>
            <w:ins w:id="12392" w:author="aas" w:date="2013-10-14T02:06:00Z">
              <w:del w:id="12393" w:author="Anees Shaikh" w:date="2013-10-19T02:16:00Z">
                <w:r w:rsidDel="00E067A3">
                  <w:delText xml:space="preserve">                                          namespace="##other" processContents="lax"/&gt;</w:delText>
                </w:r>
              </w:del>
            </w:ins>
          </w:p>
          <w:p w14:paraId="1A8BEEE7" w14:textId="5192D475" w:rsidR="00874469" w:rsidDel="00E067A3" w:rsidRDefault="00874469">
            <w:pPr>
              <w:pStyle w:val="Appx"/>
              <w:rPr>
                <w:ins w:id="12394" w:author="aas" w:date="2013-10-14T02:06:00Z"/>
                <w:del w:id="12395" w:author="Anees Shaikh" w:date="2013-10-19T02:16:00Z"/>
              </w:rPr>
              <w:pPrChange w:id="12396" w:author="Anees Shaikh" w:date="2013-10-19T02:16:00Z">
                <w:pPr>
                  <w:pStyle w:val="XML1"/>
                </w:pPr>
              </w:pPrChange>
            </w:pPr>
            <w:ins w:id="12397" w:author="aas" w:date="2013-10-14T02:06:00Z">
              <w:del w:id="12398" w:author="Anees Shaikh" w:date="2013-10-19T02:16:00Z">
                <w:r w:rsidDel="00E067A3">
                  <w:delText xml:space="preserve">                                &lt;/xs:sequence&gt;</w:delText>
                </w:r>
              </w:del>
            </w:ins>
          </w:p>
          <w:p w14:paraId="0558CF6A" w14:textId="18703924" w:rsidR="00874469" w:rsidDel="00E067A3" w:rsidRDefault="00874469">
            <w:pPr>
              <w:pStyle w:val="Appx"/>
              <w:rPr>
                <w:ins w:id="12399" w:author="aas" w:date="2013-10-14T02:06:00Z"/>
                <w:del w:id="12400" w:author="Anees Shaikh" w:date="2013-10-19T02:16:00Z"/>
              </w:rPr>
              <w:pPrChange w:id="12401" w:author="Anees Shaikh" w:date="2013-10-19T02:16:00Z">
                <w:pPr>
                  <w:pStyle w:val="XML1"/>
                </w:pPr>
              </w:pPrChange>
            </w:pPr>
            <w:ins w:id="12402" w:author="aas" w:date="2013-10-14T02:06:00Z">
              <w:del w:id="12403" w:author="Anees Shaikh" w:date="2013-10-19T02:16:00Z">
                <w:r w:rsidDel="00E067A3">
                  <w:delText xml:space="preserve">                                &lt;xs:sequence&gt;</w:delText>
                </w:r>
              </w:del>
            </w:ins>
          </w:p>
          <w:p w14:paraId="3B19D187" w14:textId="244CD8F2" w:rsidR="00874469" w:rsidDel="00E067A3" w:rsidRDefault="00874469">
            <w:pPr>
              <w:pStyle w:val="Appx"/>
              <w:rPr>
                <w:ins w:id="12404" w:author="aas" w:date="2013-10-14T02:06:00Z"/>
                <w:del w:id="12405" w:author="Anees Shaikh" w:date="2013-10-19T02:16:00Z"/>
              </w:rPr>
              <w:pPrChange w:id="12406" w:author="Anees Shaikh" w:date="2013-10-19T02:16:00Z">
                <w:pPr>
                  <w:pStyle w:val="XML1"/>
                </w:pPr>
              </w:pPrChange>
            </w:pPr>
            <w:ins w:id="12407" w:author="aas" w:date="2013-10-14T02:06:00Z">
              <w:del w:id="12408"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09" w:author="aas" w:date="2013-10-14T02:06:00Z"/>
                <w:del w:id="12410" w:author="Anees Shaikh" w:date="2013-10-19T02:16:00Z"/>
              </w:rPr>
              <w:pPrChange w:id="12411" w:author="Anees Shaikh" w:date="2013-10-19T02:16:00Z">
                <w:pPr>
                  <w:pStyle w:val="XML1"/>
                </w:pPr>
              </w:pPrChange>
            </w:pPr>
            <w:ins w:id="12412" w:author="aas" w:date="2013-10-14T02:06:00Z">
              <w:del w:id="12413" w:author="Anees Shaikh" w:date="2013-10-19T02:16:00Z">
                <w:r w:rsidDel="00E067A3">
                  <w:delText xml:space="preserve">                                    &lt;xs:annotation&gt;</w:delText>
                </w:r>
              </w:del>
            </w:ins>
          </w:p>
          <w:p w14:paraId="41D48E45" w14:textId="26A4A6C0" w:rsidR="00874469" w:rsidDel="00E067A3" w:rsidRDefault="00874469">
            <w:pPr>
              <w:pStyle w:val="Appx"/>
              <w:rPr>
                <w:ins w:id="12414" w:author="aas" w:date="2013-10-14T02:06:00Z"/>
                <w:del w:id="12415" w:author="Anees Shaikh" w:date="2013-10-19T02:16:00Z"/>
              </w:rPr>
              <w:pPrChange w:id="12416" w:author="Anees Shaikh" w:date="2013-10-19T02:16:00Z">
                <w:pPr>
                  <w:pStyle w:val="XML1"/>
                </w:pPr>
              </w:pPrChange>
            </w:pPr>
            <w:ins w:id="12417" w:author="aas" w:date="2013-10-14T02:06:00Z">
              <w:del w:id="12418" w:author="Anees Shaikh" w:date="2013-10-19T02:16:00Z">
                <w:r w:rsidDel="00E067A3">
                  <w:delText xml:space="preserve">                                      &lt;xs:documentation&gt;</w:delText>
                </w:r>
              </w:del>
            </w:ins>
          </w:p>
          <w:p w14:paraId="1262BFA4" w14:textId="61FC21B7" w:rsidR="00874469" w:rsidDel="00E067A3" w:rsidRDefault="00874469">
            <w:pPr>
              <w:pStyle w:val="Appx"/>
              <w:rPr>
                <w:ins w:id="12419" w:author="aas" w:date="2013-10-14T02:06:00Z"/>
                <w:del w:id="12420" w:author="Anees Shaikh" w:date="2013-10-19T02:16:00Z"/>
              </w:rPr>
              <w:pPrChange w:id="12421" w:author="Anees Shaikh" w:date="2013-10-19T02:16:00Z">
                <w:pPr>
                  <w:pStyle w:val="XML1"/>
                </w:pPr>
              </w:pPrChange>
            </w:pPr>
            <w:ins w:id="12422" w:author="aas" w:date="2013-10-14T02:06:00Z">
              <w:del w:id="12423"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24" w:author="aas" w:date="2013-10-14T02:06:00Z"/>
                <w:del w:id="12425" w:author="Anees Shaikh" w:date="2013-10-19T02:16:00Z"/>
              </w:rPr>
              <w:pPrChange w:id="12426" w:author="Anees Shaikh" w:date="2013-10-19T02:16:00Z">
                <w:pPr>
                  <w:pStyle w:val="XML1"/>
                </w:pPr>
              </w:pPrChange>
            </w:pPr>
            <w:ins w:id="12427" w:author="aas" w:date="2013-10-14T02:06:00Z">
              <w:del w:id="12428" w:author="Anees Shaikh" w:date="2013-10-19T02:16:00Z">
                <w:r w:rsidDel="00E067A3">
                  <w:delText xml:space="preserve">                                      &lt;/xs:documentation&gt;</w:delText>
                </w:r>
              </w:del>
            </w:ins>
          </w:p>
          <w:p w14:paraId="58A5E1A2" w14:textId="256E9298" w:rsidR="00874469" w:rsidDel="00E067A3" w:rsidRDefault="00874469">
            <w:pPr>
              <w:pStyle w:val="Appx"/>
              <w:rPr>
                <w:ins w:id="12429" w:author="aas" w:date="2013-10-14T02:06:00Z"/>
                <w:del w:id="12430" w:author="Anees Shaikh" w:date="2013-10-19T02:16:00Z"/>
              </w:rPr>
              <w:pPrChange w:id="12431" w:author="Anees Shaikh" w:date="2013-10-19T02:16:00Z">
                <w:pPr>
                  <w:pStyle w:val="XML1"/>
                </w:pPr>
              </w:pPrChange>
            </w:pPr>
            <w:ins w:id="12432" w:author="aas" w:date="2013-10-14T02:06:00Z">
              <w:del w:id="12433" w:author="Anees Shaikh" w:date="2013-10-19T02:16:00Z">
                <w:r w:rsidDel="00E067A3">
                  <w:delText xml:space="preserve">                                    &lt;/xs:annotation&gt;</w:delText>
                </w:r>
              </w:del>
            </w:ins>
          </w:p>
          <w:p w14:paraId="6ECDFA76" w14:textId="1DFA885E" w:rsidR="00874469" w:rsidDel="00E067A3" w:rsidRDefault="00874469">
            <w:pPr>
              <w:pStyle w:val="Appx"/>
              <w:rPr>
                <w:ins w:id="12434" w:author="aas" w:date="2013-10-14T02:06:00Z"/>
                <w:del w:id="12435" w:author="Anees Shaikh" w:date="2013-10-19T02:16:00Z"/>
              </w:rPr>
              <w:pPrChange w:id="12436" w:author="Anees Shaikh" w:date="2013-10-19T02:16:00Z">
                <w:pPr>
                  <w:pStyle w:val="XML1"/>
                </w:pPr>
              </w:pPrChange>
            </w:pPr>
            <w:ins w:id="12437" w:author="aas" w:date="2013-10-14T02:06:00Z">
              <w:del w:id="12438" w:author="Anees Shaikh" w:date="2013-10-19T02:16:00Z">
                <w:r w:rsidDel="00E067A3">
                  <w:delText xml:space="preserve">                                  &lt;/xs:element&gt;</w:delText>
                </w:r>
              </w:del>
            </w:ins>
          </w:p>
          <w:p w14:paraId="6F0E6F4F" w14:textId="69C66B46" w:rsidR="00874469" w:rsidDel="00E067A3" w:rsidRDefault="00874469">
            <w:pPr>
              <w:pStyle w:val="Appx"/>
              <w:rPr>
                <w:ins w:id="12439" w:author="aas" w:date="2013-10-14T02:06:00Z"/>
                <w:del w:id="12440" w:author="Anees Shaikh" w:date="2013-10-19T02:16:00Z"/>
              </w:rPr>
              <w:pPrChange w:id="12441" w:author="Anees Shaikh" w:date="2013-10-19T02:16:00Z">
                <w:pPr>
                  <w:pStyle w:val="XML1"/>
                </w:pPr>
              </w:pPrChange>
            </w:pPr>
            <w:ins w:id="12442" w:author="aas" w:date="2013-10-14T02:06:00Z">
              <w:del w:id="12443"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44" w:author="aas" w:date="2013-10-14T02:06:00Z"/>
                <w:del w:id="12445" w:author="Anees Shaikh" w:date="2013-10-19T02:16:00Z"/>
              </w:rPr>
              <w:pPrChange w:id="12446" w:author="Anees Shaikh" w:date="2013-10-19T02:16:00Z">
                <w:pPr>
                  <w:pStyle w:val="XML1"/>
                </w:pPr>
              </w:pPrChange>
            </w:pPr>
            <w:ins w:id="12447" w:author="aas" w:date="2013-10-14T02:06:00Z">
              <w:del w:id="12448" w:author="Anees Shaikh" w:date="2013-10-19T02:16:00Z">
                <w:r w:rsidDel="00E067A3">
                  <w:delText xml:space="preserve">                                    &lt;xs:annotation&gt;</w:delText>
                </w:r>
              </w:del>
            </w:ins>
          </w:p>
          <w:p w14:paraId="4CC5E5BC" w14:textId="49477B19" w:rsidR="00874469" w:rsidDel="00E067A3" w:rsidRDefault="00874469">
            <w:pPr>
              <w:pStyle w:val="Appx"/>
              <w:rPr>
                <w:ins w:id="12449" w:author="aas" w:date="2013-10-14T02:06:00Z"/>
                <w:del w:id="12450" w:author="Anees Shaikh" w:date="2013-10-19T02:16:00Z"/>
              </w:rPr>
              <w:pPrChange w:id="12451" w:author="Anees Shaikh" w:date="2013-10-19T02:16:00Z">
                <w:pPr>
                  <w:pStyle w:val="XML1"/>
                </w:pPr>
              </w:pPrChange>
            </w:pPr>
            <w:ins w:id="12452" w:author="aas" w:date="2013-10-14T02:06:00Z">
              <w:del w:id="12453" w:author="Anees Shaikh" w:date="2013-10-19T02:16:00Z">
                <w:r w:rsidDel="00E067A3">
                  <w:delText xml:space="preserve">                                      &lt;xs:documentation&gt;</w:delText>
                </w:r>
              </w:del>
            </w:ins>
          </w:p>
          <w:p w14:paraId="5F0B448C" w14:textId="7C8D6532" w:rsidR="00874469" w:rsidDel="00E067A3" w:rsidRDefault="00874469">
            <w:pPr>
              <w:pStyle w:val="Appx"/>
              <w:rPr>
                <w:ins w:id="12454" w:author="aas" w:date="2013-10-14T02:06:00Z"/>
                <w:del w:id="12455" w:author="Anees Shaikh" w:date="2013-10-19T02:16:00Z"/>
              </w:rPr>
              <w:pPrChange w:id="12456" w:author="Anees Shaikh" w:date="2013-10-19T02:16:00Z">
                <w:pPr>
                  <w:pStyle w:val="XML1"/>
                </w:pPr>
              </w:pPrChange>
            </w:pPr>
            <w:ins w:id="12457" w:author="aas" w:date="2013-10-14T02:06:00Z">
              <w:del w:id="12458"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459" w:author="aas" w:date="2013-10-14T02:06:00Z"/>
                <w:del w:id="12460" w:author="Anees Shaikh" w:date="2013-10-19T02:16:00Z"/>
              </w:rPr>
              <w:pPrChange w:id="12461" w:author="Anees Shaikh" w:date="2013-10-19T02:16:00Z">
                <w:pPr>
                  <w:pStyle w:val="XML1"/>
                </w:pPr>
              </w:pPrChange>
            </w:pPr>
            <w:ins w:id="12462" w:author="aas" w:date="2013-10-14T02:06:00Z">
              <w:del w:id="12463" w:author="Anees Shaikh" w:date="2013-10-19T02:16:00Z">
                <w:r w:rsidDel="00E067A3">
                  <w:delText xml:space="preserve">                                      &lt;/xs:documentation&gt;</w:delText>
                </w:r>
              </w:del>
            </w:ins>
          </w:p>
          <w:p w14:paraId="2AB0B8C9" w14:textId="0238648B" w:rsidR="00874469" w:rsidDel="00E067A3" w:rsidRDefault="00874469">
            <w:pPr>
              <w:pStyle w:val="Appx"/>
              <w:rPr>
                <w:ins w:id="12464" w:author="aas" w:date="2013-10-14T02:06:00Z"/>
                <w:del w:id="12465" w:author="Anees Shaikh" w:date="2013-10-19T02:16:00Z"/>
              </w:rPr>
              <w:pPrChange w:id="12466" w:author="Anees Shaikh" w:date="2013-10-19T02:16:00Z">
                <w:pPr>
                  <w:pStyle w:val="XML1"/>
                </w:pPr>
              </w:pPrChange>
            </w:pPr>
            <w:ins w:id="12467" w:author="aas" w:date="2013-10-14T02:06:00Z">
              <w:del w:id="12468" w:author="Anees Shaikh" w:date="2013-10-19T02:16:00Z">
                <w:r w:rsidDel="00E067A3">
                  <w:delText xml:space="preserve">                                    &lt;/xs:annotation&gt;</w:delText>
                </w:r>
              </w:del>
            </w:ins>
          </w:p>
          <w:p w14:paraId="58ADBB94" w14:textId="4875D2C1" w:rsidR="00874469" w:rsidDel="00E067A3" w:rsidRDefault="00874469">
            <w:pPr>
              <w:pStyle w:val="Appx"/>
              <w:rPr>
                <w:ins w:id="12469" w:author="aas" w:date="2013-10-14T02:06:00Z"/>
                <w:del w:id="12470" w:author="Anees Shaikh" w:date="2013-10-19T02:16:00Z"/>
              </w:rPr>
              <w:pPrChange w:id="12471" w:author="Anees Shaikh" w:date="2013-10-19T02:16:00Z">
                <w:pPr>
                  <w:pStyle w:val="XML1"/>
                </w:pPr>
              </w:pPrChange>
            </w:pPr>
            <w:ins w:id="12472" w:author="aas" w:date="2013-10-14T02:06:00Z">
              <w:del w:id="12473" w:author="Anees Shaikh" w:date="2013-10-19T02:16:00Z">
                <w:r w:rsidDel="00E067A3">
                  <w:delText xml:space="preserve">                                  &lt;/xs:element&gt;</w:delText>
                </w:r>
              </w:del>
            </w:ins>
          </w:p>
          <w:p w14:paraId="1C01FE53" w14:textId="3DB74ED4" w:rsidR="00874469" w:rsidDel="00E067A3" w:rsidRDefault="00874469">
            <w:pPr>
              <w:pStyle w:val="Appx"/>
              <w:rPr>
                <w:ins w:id="12474" w:author="aas" w:date="2013-10-14T02:06:00Z"/>
                <w:del w:id="12475" w:author="Anees Shaikh" w:date="2013-10-19T02:16:00Z"/>
              </w:rPr>
              <w:pPrChange w:id="12476" w:author="Anees Shaikh" w:date="2013-10-19T02:16:00Z">
                <w:pPr>
                  <w:pStyle w:val="XML1"/>
                </w:pPr>
              </w:pPrChange>
            </w:pPr>
            <w:ins w:id="12477" w:author="aas" w:date="2013-10-14T02:06:00Z">
              <w:del w:id="12478"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479" w:author="aas" w:date="2013-10-14T02:06:00Z"/>
                <w:del w:id="12480" w:author="Anees Shaikh" w:date="2013-10-19T02:16:00Z"/>
              </w:rPr>
              <w:pPrChange w:id="12481" w:author="Anees Shaikh" w:date="2013-10-19T02:16:00Z">
                <w:pPr>
                  <w:pStyle w:val="XML1"/>
                </w:pPr>
              </w:pPrChange>
            </w:pPr>
            <w:ins w:id="12482" w:author="aas" w:date="2013-10-14T02:06:00Z">
              <w:del w:id="12483" w:author="Anees Shaikh" w:date="2013-10-19T02:16:00Z">
                <w:r w:rsidDel="00E067A3">
                  <w:delText xml:space="preserve">                                          namespace="##other" processContents="lax"/&gt;</w:delText>
                </w:r>
              </w:del>
            </w:ins>
          </w:p>
          <w:p w14:paraId="29693650" w14:textId="16DA75E7" w:rsidR="00874469" w:rsidDel="00E067A3" w:rsidRDefault="00874469">
            <w:pPr>
              <w:pStyle w:val="Appx"/>
              <w:rPr>
                <w:ins w:id="12484" w:author="aas" w:date="2013-10-14T02:06:00Z"/>
                <w:del w:id="12485" w:author="Anees Shaikh" w:date="2013-10-19T02:16:00Z"/>
              </w:rPr>
              <w:pPrChange w:id="12486" w:author="Anees Shaikh" w:date="2013-10-19T02:16:00Z">
                <w:pPr>
                  <w:pStyle w:val="XML1"/>
                </w:pPr>
              </w:pPrChange>
            </w:pPr>
            <w:ins w:id="12487" w:author="aas" w:date="2013-10-14T02:06:00Z">
              <w:del w:id="12488" w:author="Anees Shaikh" w:date="2013-10-19T02:16:00Z">
                <w:r w:rsidDel="00E067A3">
                  <w:delText xml:space="preserve">                                &lt;/xs:sequence&gt;</w:delText>
                </w:r>
              </w:del>
            </w:ins>
          </w:p>
          <w:p w14:paraId="44556983" w14:textId="55E9E92C" w:rsidR="00874469" w:rsidDel="00E067A3" w:rsidRDefault="00874469">
            <w:pPr>
              <w:pStyle w:val="Appx"/>
              <w:rPr>
                <w:ins w:id="12489" w:author="aas" w:date="2013-10-14T02:06:00Z"/>
                <w:del w:id="12490" w:author="Anees Shaikh" w:date="2013-10-19T02:16:00Z"/>
              </w:rPr>
              <w:pPrChange w:id="12491" w:author="Anees Shaikh" w:date="2013-10-19T02:16:00Z">
                <w:pPr>
                  <w:pStyle w:val="XML1"/>
                </w:pPr>
              </w:pPrChange>
            </w:pPr>
            <w:ins w:id="12492" w:author="aas" w:date="2013-10-14T02:06:00Z">
              <w:del w:id="12493"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494" w:author="aas" w:date="2013-10-14T02:06:00Z"/>
                <w:del w:id="12495" w:author="Anees Shaikh" w:date="2013-10-19T02:16:00Z"/>
              </w:rPr>
              <w:pPrChange w:id="12496" w:author="Anees Shaikh" w:date="2013-10-19T02:16:00Z">
                <w:pPr>
                  <w:pStyle w:val="XML1"/>
                </w:pPr>
              </w:pPrChange>
            </w:pPr>
            <w:ins w:id="12497" w:author="aas" w:date="2013-10-14T02:06:00Z">
              <w:del w:id="12498" w:author="Anees Shaikh" w:date="2013-10-19T02:16:00Z">
                <w:r w:rsidDel="00E067A3">
                  <w:delText xml:space="preserve">                                        namespace="##other" processContents="lax"/&gt;</w:delText>
                </w:r>
              </w:del>
            </w:ins>
          </w:p>
          <w:p w14:paraId="55C601DD" w14:textId="3FFB7D37" w:rsidR="00874469" w:rsidDel="00E067A3" w:rsidRDefault="00874469">
            <w:pPr>
              <w:pStyle w:val="Appx"/>
              <w:rPr>
                <w:ins w:id="12499" w:author="aas" w:date="2013-10-14T02:06:00Z"/>
                <w:del w:id="12500" w:author="Anees Shaikh" w:date="2013-10-19T02:16:00Z"/>
              </w:rPr>
              <w:pPrChange w:id="12501" w:author="Anees Shaikh" w:date="2013-10-19T02:16:00Z">
                <w:pPr>
                  <w:pStyle w:val="XML1"/>
                </w:pPr>
              </w:pPrChange>
            </w:pPr>
            <w:ins w:id="12502" w:author="aas" w:date="2013-10-14T02:06:00Z">
              <w:del w:id="12503" w:author="Anees Shaikh" w:date="2013-10-19T02:16:00Z">
                <w:r w:rsidDel="00E067A3">
                  <w:delText xml:space="preserve">                              &lt;/xs:choice&gt;</w:delText>
                </w:r>
              </w:del>
            </w:ins>
          </w:p>
          <w:p w14:paraId="28425D4B" w14:textId="2DFF7655" w:rsidR="00874469" w:rsidDel="00E067A3" w:rsidRDefault="00874469">
            <w:pPr>
              <w:pStyle w:val="Appx"/>
              <w:rPr>
                <w:ins w:id="12504" w:author="aas" w:date="2013-10-14T02:06:00Z"/>
                <w:del w:id="12505" w:author="Anees Shaikh" w:date="2013-10-19T02:16:00Z"/>
              </w:rPr>
              <w:pPrChange w:id="12506" w:author="Anees Shaikh" w:date="2013-10-19T02:16:00Z">
                <w:pPr>
                  <w:pStyle w:val="XML1"/>
                </w:pPr>
              </w:pPrChange>
            </w:pPr>
            <w:ins w:id="12507" w:author="aas" w:date="2013-10-14T02:06:00Z">
              <w:del w:id="12508"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09" w:author="aas" w:date="2013-10-14T02:06:00Z"/>
                <w:del w:id="12510" w:author="Anees Shaikh" w:date="2013-10-19T02:16:00Z"/>
              </w:rPr>
              <w:pPrChange w:id="12511" w:author="Anees Shaikh" w:date="2013-10-19T02:16:00Z">
                <w:pPr>
                  <w:pStyle w:val="XML1"/>
                </w:pPr>
              </w:pPrChange>
            </w:pPr>
            <w:ins w:id="12512" w:author="aas" w:date="2013-10-14T02:06:00Z">
              <w:del w:id="12513" w:author="Anees Shaikh" w:date="2013-10-19T02:16:00Z">
                <w:r w:rsidDel="00E067A3">
                  <w:delText xml:space="preserve">                                &lt;xs:annotation&gt;</w:delText>
                </w:r>
              </w:del>
            </w:ins>
          </w:p>
          <w:p w14:paraId="019D1916" w14:textId="1028F351" w:rsidR="00874469" w:rsidDel="00E067A3" w:rsidRDefault="00874469">
            <w:pPr>
              <w:pStyle w:val="Appx"/>
              <w:rPr>
                <w:ins w:id="12514" w:author="aas" w:date="2013-10-14T02:06:00Z"/>
                <w:del w:id="12515" w:author="Anees Shaikh" w:date="2013-10-19T02:16:00Z"/>
              </w:rPr>
              <w:pPrChange w:id="12516" w:author="Anees Shaikh" w:date="2013-10-19T02:16:00Z">
                <w:pPr>
                  <w:pStyle w:val="XML1"/>
                </w:pPr>
              </w:pPrChange>
            </w:pPr>
            <w:ins w:id="12517" w:author="aas" w:date="2013-10-14T02:06:00Z">
              <w:del w:id="12518" w:author="Anees Shaikh" w:date="2013-10-19T02:16:00Z">
                <w:r w:rsidDel="00E067A3">
                  <w:delText xml:space="preserve">                                  &lt;xs:documentation&gt;</w:delText>
                </w:r>
              </w:del>
            </w:ins>
          </w:p>
          <w:p w14:paraId="02D80B55" w14:textId="0E0B307D" w:rsidR="00874469" w:rsidDel="00E067A3" w:rsidRDefault="00874469">
            <w:pPr>
              <w:pStyle w:val="Appx"/>
              <w:rPr>
                <w:ins w:id="12519" w:author="aas" w:date="2013-10-14T02:06:00Z"/>
                <w:del w:id="12520" w:author="Anees Shaikh" w:date="2013-10-19T02:16:00Z"/>
              </w:rPr>
              <w:pPrChange w:id="12521" w:author="Anees Shaikh" w:date="2013-10-19T02:16:00Z">
                <w:pPr>
                  <w:pStyle w:val="XML1"/>
                </w:pPr>
              </w:pPrChange>
            </w:pPr>
            <w:ins w:id="12522" w:author="aas" w:date="2013-10-14T02:06:00Z">
              <w:del w:id="12523"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24" w:author="aas" w:date="2013-10-14T02:06:00Z"/>
                <w:del w:id="12525" w:author="Anees Shaikh" w:date="2013-10-19T02:16:00Z"/>
              </w:rPr>
              <w:pPrChange w:id="12526" w:author="Anees Shaikh" w:date="2013-10-19T02:16:00Z">
                <w:pPr>
                  <w:pStyle w:val="XML1"/>
                </w:pPr>
              </w:pPrChange>
            </w:pPr>
            <w:ins w:id="12527" w:author="aas" w:date="2013-10-14T02:06:00Z">
              <w:del w:id="12528"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29" w:author="aas" w:date="2013-10-14T02:06:00Z"/>
                <w:del w:id="12530" w:author="Anees Shaikh" w:date="2013-10-19T02:16:00Z"/>
              </w:rPr>
              <w:pPrChange w:id="12531" w:author="Anees Shaikh" w:date="2013-10-19T02:16:00Z">
                <w:pPr>
                  <w:pStyle w:val="XML1"/>
                </w:pPr>
              </w:pPrChange>
            </w:pPr>
            <w:ins w:id="12532" w:author="aas" w:date="2013-10-14T02:06:00Z">
              <w:del w:id="12533" w:author="Anees Shaikh" w:date="2013-10-19T02:16:00Z">
                <w:r w:rsidDel="00E067A3">
                  <w:delText xml:space="preserve">                                  &lt;/xs:documentation&gt;</w:delText>
                </w:r>
              </w:del>
            </w:ins>
          </w:p>
          <w:p w14:paraId="22A64E5B" w14:textId="54A04CCC" w:rsidR="00874469" w:rsidDel="00E067A3" w:rsidRDefault="00874469">
            <w:pPr>
              <w:pStyle w:val="Appx"/>
              <w:rPr>
                <w:ins w:id="12534" w:author="aas" w:date="2013-10-14T02:06:00Z"/>
                <w:del w:id="12535" w:author="Anees Shaikh" w:date="2013-10-19T02:16:00Z"/>
              </w:rPr>
              <w:pPrChange w:id="12536" w:author="Anees Shaikh" w:date="2013-10-19T02:16:00Z">
                <w:pPr>
                  <w:pStyle w:val="XML1"/>
                </w:pPr>
              </w:pPrChange>
            </w:pPr>
            <w:ins w:id="12537" w:author="aas" w:date="2013-10-14T02:06:00Z">
              <w:del w:id="12538" w:author="Anees Shaikh" w:date="2013-10-19T02:16:00Z">
                <w:r w:rsidDel="00E067A3">
                  <w:delText xml:space="preserve">                                &lt;/xs:annotation&gt;</w:delText>
                </w:r>
              </w:del>
            </w:ins>
          </w:p>
          <w:p w14:paraId="6118AF91" w14:textId="24AF18BC" w:rsidR="00874469" w:rsidDel="00E067A3" w:rsidRDefault="00874469">
            <w:pPr>
              <w:pStyle w:val="Appx"/>
              <w:rPr>
                <w:ins w:id="12539" w:author="aas" w:date="2013-10-14T02:06:00Z"/>
                <w:del w:id="12540" w:author="Anees Shaikh" w:date="2013-10-19T02:16:00Z"/>
              </w:rPr>
              <w:pPrChange w:id="12541" w:author="Anees Shaikh" w:date="2013-10-19T02:16:00Z">
                <w:pPr>
                  <w:pStyle w:val="XML1"/>
                </w:pPr>
              </w:pPrChange>
            </w:pPr>
            <w:ins w:id="12542" w:author="aas" w:date="2013-10-14T02:06:00Z">
              <w:del w:id="12543" w:author="Anees Shaikh" w:date="2013-10-19T02:16:00Z">
                <w:r w:rsidDel="00E067A3">
                  <w:delText xml:space="preserve">                              &lt;/xs:element&gt;</w:delText>
                </w:r>
              </w:del>
            </w:ins>
          </w:p>
          <w:p w14:paraId="0B144035" w14:textId="6C54A9FA" w:rsidR="00874469" w:rsidDel="00E067A3" w:rsidRDefault="00874469">
            <w:pPr>
              <w:pStyle w:val="Appx"/>
              <w:rPr>
                <w:ins w:id="12544" w:author="aas" w:date="2013-10-14T02:06:00Z"/>
                <w:del w:id="12545" w:author="Anees Shaikh" w:date="2013-10-19T02:16:00Z"/>
              </w:rPr>
              <w:pPrChange w:id="12546" w:author="Anees Shaikh" w:date="2013-10-19T02:16:00Z">
                <w:pPr>
                  <w:pStyle w:val="XML1"/>
                </w:pPr>
              </w:pPrChange>
            </w:pPr>
            <w:ins w:id="12547" w:author="aas" w:date="2013-10-14T02:06:00Z">
              <w:del w:id="12548"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49" w:author="aas" w:date="2013-10-14T02:06:00Z"/>
                <w:del w:id="12550" w:author="Anees Shaikh" w:date="2013-10-19T02:16:00Z"/>
              </w:rPr>
              <w:pPrChange w:id="12551" w:author="Anees Shaikh" w:date="2013-10-19T02:16:00Z">
                <w:pPr>
                  <w:pStyle w:val="XML1"/>
                </w:pPr>
              </w:pPrChange>
            </w:pPr>
            <w:ins w:id="12552" w:author="aas" w:date="2013-10-14T02:06:00Z">
              <w:del w:id="12553" w:author="Anees Shaikh" w:date="2013-10-19T02:16:00Z">
                <w:r w:rsidDel="00E067A3">
                  <w:delText xml:space="preserve">                                &lt;xs:annotation&gt;</w:delText>
                </w:r>
              </w:del>
            </w:ins>
          </w:p>
          <w:p w14:paraId="68F2C26C" w14:textId="0C0BE39D" w:rsidR="00874469" w:rsidDel="00E067A3" w:rsidRDefault="00874469">
            <w:pPr>
              <w:pStyle w:val="Appx"/>
              <w:rPr>
                <w:ins w:id="12554" w:author="aas" w:date="2013-10-14T02:06:00Z"/>
                <w:del w:id="12555" w:author="Anees Shaikh" w:date="2013-10-19T02:16:00Z"/>
              </w:rPr>
              <w:pPrChange w:id="12556" w:author="Anees Shaikh" w:date="2013-10-19T02:16:00Z">
                <w:pPr>
                  <w:pStyle w:val="XML1"/>
                </w:pPr>
              </w:pPrChange>
            </w:pPr>
            <w:ins w:id="12557" w:author="aas" w:date="2013-10-14T02:06:00Z">
              <w:del w:id="12558" w:author="Anees Shaikh" w:date="2013-10-19T02:16:00Z">
                <w:r w:rsidDel="00E067A3">
                  <w:delText xml:space="preserve">                                  &lt;xs:documentation&gt;</w:delText>
                </w:r>
              </w:del>
            </w:ins>
          </w:p>
          <w:p w14:paraId="441990EF" w14:textId="3F27B9E7" w:rsidR="00874469" w:rsidDel="00E067A3" w:rsidRDefault="00874469">
            <w:pPr>
              <w:pStyle w:val="Appx"/>
              <w:rPr>
                <w:ins w:id="12559" w:author="aas" w:date="2013-10-14T02:06:00Z"/>
                <w:del w:id="12560" w:author="Anees Shaikh" w:date="2013-10-19T02:16:00Z"/>
              </w:rPr>
              <w:pPrChange w:id="12561" w:author="Anees Shaikh" w:date="2013-10-19T02:16:00Z">
                <w:pPr>
                  <w:pStyle w:val="XML1"/>
                </w:pPr>
              </w:pPrChange>
            </w:pPr>
            <w:ins w:id="12562" w:author="aas" w:date="2013-10-14T02:06:00Z">
              <w:del w:id="12563"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564" w:author="aas" w:date="2013-10-14T02:06:00Z"/>
                <w:del w:id="12565" w:author="Anees Shaikh" w:date="2013-10-19T02:16:00Z"/>
              </w:rPr>
              <w:pPrChange w:id="12566" w:author="Anees Shaikh" w:date="2013-10-19T02:16:00Z">
                <w:pPr>
                  <w:pStyle w:val="XML1"/>
                </w:pPr>
              </w:pPrChange>
            </w:pPr>
            <w:ins w:id="12567" w:author="aas" w:date="2013-10-14T02:06:00Z">
              <w:del w:id="12568" w:author="Anees Shaikh" w:date="2013-10-19T02:16:00Z">
                <w:r w:rsidDel="00E067A3">
                  <w:delText xml:space="preserve">                                  &lt;/xs:documentation&gt;</w:delText>
                </w:r>
              </w:del>
            </w:ins>
          </w:p>
          <w:p w14:paraId="7EB10390" w14:textId="78FE21F1" w:rsidR="00874469" w:rsidDel="00E067A3" w:rsidRDefault="00874469">
            <w:pPr>
              <w:pStyle w:val="Appx"/>
              <w:rPr>
                <w:ins w:id="12569" w:author="aas" w:date="2013-10-14T02:06:00Z"/>
                <w:del w:id="12570" w:author="Anees Shaikh" w:date="2013-10-19T02:16:00Z"/>
              </w:rPr>
              <w:pPrChange w:id="12571" w:author="Anees Shaikh" w:date="2013-10-19T02:16:00Z">
                <w:pPr>
                  <w:pStyle w:val="XML1"/>
                </w:pPr>
              </w:pPrChange>
            </w:pPr>
            <w:ins w:id="12572" w:author="aas" w:date="2013-10-14T02:06:00Z">
              <w:del w:id="12573" w:author="Anees Shaikh" w:date="2013-10-19T02:16:00Z">
                <w:r w:rsidDel="00E067A3">
                  <w:delText xml:space="preserve">                                &lt;/xs:annotation&gt;</w:delText>
                </w:r>
              </w:del>
            </w:ins>
          </w:p>
          <w:p w14:paraId="67E2987B" w14:textId="486908EC" w:rsidR="00874469" w:rsidDel="00E067A3" w:rsidRDefault="00874469">
            <w:pPr>
              <w:pStyle w:val="Appx"/>
              <w:rPr>
                <w:ins w:id="12574" w:author="aas" w:date="2013-10-14T02:06:00Z"/>
                <w:del w:id="12575" w:author="Anees Shaikh" w:date="2013-10-19T02:16:00Z"/>
              </w:rPr>
              <w:pPrChange w:id="12576" w:author="Anees Shaikh" w:date="2013-10-19T02:16:00Z">
                <w:pPr>
                  <w:pStyle w:val="XML1"/>
                </w:pPr>
              </w:pPrChange>
            </w:pPr>
            <w:ins w:id="12577" w:author="aas" w:date="2013-10-14T02:06:00Z">
              <w:del w:id="12578" w:author="Anees Shaikh" w:date="2013-10-19T02:16:00Z">
                <w:r w:rsidDel="00E067A3">
                  <w:delText xml:space="preserve">                              &lt;/xs:element&gt;</w:delText>
                </w:r>
              </w:del>
            </w:ins>
          </w:p>
          <w:p w14:paraId="7B00998C" w14:textId="00880EA5" w:rsidR="00874469" w:rsidDel="00E067A3" w:rsidRDefault="00874469">
            <w:pPr>
              <w:pStyle w:val="Appx"/>
              <w:rPr>
                <w:ins w:id="12579" w:author="aas" w:date="2013-10-14T02:06:00Z"/>
                <w:del w:id="12580" w:author="Anees Shaikh" w:date="2013-10-19T02:16:00Z"/>
              </w:rPr>
              <w:pPrChange w:id="12581" w:author="Anees Shaikh" w:date="2013-10-19T02:16:00Z">
                <w:pPr>
                  <w:pStyle w:val="XML1"/>
                </w:pPr>
              </w:pPrChange>
            </w:pPr>
            <w:ins w:id="12582" w:author="aas" w:date="2013-10-14T02:06:00Z">
              <w:del w:id="12583"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584" w:author="aas" w:date="2013-10-14T02:06:00Z"/>
                <w:del w:id="12585" w:author="Anees Shaikh" w:date="2013-10-19T02:16:00Z"/>
              </w:rPr>
              <w:pPrChange w:id="12586" w:author="Anees Shaikh" w:date="2013-10-19T02:16:00Z">
                <w:pPr>
                  <w:pStyle w:val="XML1"/>
                </w:pPr>
              </w:pPrChange>
            </w:pPr>
            <w:ins w:id="12587" w:author="aas" w:date="2013-10-14T02:06:00Z">
              <w:del w:id="12588" w:author="Anees Shaikh" w:date="2013-10-19T02:16:00Z">
                <w:r w:rsidDel="00E067A3">
                  <w:delText xml:space="preserve">                                      namespace="##other" processContents="lax"/&gt;</w:delText>
                </w:r>
              </w:del>
            </w:ins>
          </w:p>
          <w:p w14:paraId="29F48B91" w14:textId="324AEF43" w:rsidR="00874469" w:rsidDel="00E067A3" w:rsidRDefault="00874469">
            <w:pPr>
              <w:pStyle w:val="Appx"/>
              <w:rPr>
                <w:ins w:id="12589" w:author="aas" w:date="2013-10-14T02:06:00Z"/>
                <w:del w:id="12590" w:author="Anees Shaikh" w:date="2013-10-19T02:16:00Z"/>
              </w:rPr>
              <w:pPrChange w:id="12591" w:author="Anees Shaikh" w:date="2013-10-19T02:16:00Z">
                <w:pPr>
                  <w:pStyle w:val="XML1"/>
                </w:pPr>
              </w:pPrChange>
            </w:pPr>
            <w:ins w:id="12592" w:author="aas" w:date="2013-10-14T02:06:00Z">
              <w:del w:id="12593" w:author="Anees Shaikh" w:date="2013-10-19T02:16:00Z">
                <w:r w:rsidDel="00E067A3">
                  <w:delText xml:space="preserve">                            &lt;/xs:sequence&gt;</w:delText>
                </w:r>
              </w:del>
            </w:ins>
          </w:p>
          <w:p w14:paraId="259B11F1" w14:textId="7FC9A544" w:rsidR="00874469" w:rsidDel="00E067A3" w:rsidRDefault="00874469">
            <w:pPr>
              <w:pStyle w:val="Appx"/>
              <w:rPr>
                <w:ins w:id="12594" w:author="aas" w:date="2013-10-14T02:06:00Z"/>
                <w:del w:id="12595" w:author="Anees Shaikh" w:date="2013-10-19T02:16:00Z"/>
              </w:rPr>
              <w:pPrChange w:id="12596" w:author="Anees Shaikh" w:date="2013-10-19T02:16:00Z">
                <w:pPr>
                  <w:pStyle w:val="XML1"/>
                </w:pPr>
              </w:pPrChange>
            </w:pPr>
            <w:ins w:id="12597" w:author="aas" w:date="2013-10-14T02:06:00Z">
              <w:del w:id="12598" w:author="Anees Shaikh" w:date="2013-10-19T02:16:00Z">
                <w:r w:rsidDel="00E067A3">
                  <w:delText xml:space="preserve">                          &lt;/xs:complexType&gt;</w:delText>
                </w:r>
              </w:del>
            </w:ins>
          </w:p>
          <w:p w14:paraId="490C2357" w14:textId="75D6304A" w:rsidR="00874469" w:rsidDel="00E067A3" w:rsidRDefault="00874469">
            <w:pPr>
              <w:pStyle w:val="Appx"/>
              <w:rPr>
                <w:ins w:id="12599" w:author="aas" w:date="2013-10-14T02:06:00Z"/>
                <w:del w:id="12600" w:author="Anees Shaikh" w:date="2013-10-19T02:16:00Z"/>
              </w:rPr>
              <w:pPrChange w:id="12601" w:author="Anees Shaikh" w:date="2013-10-19T02:16:00Z">
                <w:pPr>
                  <w:pStyle w:val="XML1"/>
                </w:pPr>
              </w:pPrChange>
            </w:pPr>
            <w:ins w:id="12602" w:author="aas" w:date="2013-10-14T02:06:00Z">
              <w:del w:id="12603" w:author="Anees Shaikh" w:date="2013-10-19T02:16:00Z">
                <w:r w:rsidDel="00E067A3">
                  <w:delText xml:space="preserve">                        &lt;/xs:element&gt;</w:delText>
                </w:r>
              </w:del>
            </w:ins>
          </w:p>
          <w:p w14:paraId="71B4A3CF" w14:textId="35077A33" w:rsidR="00874469" w:rsidDel="00E067A3" w:rsidRDefault="00874469">
            <w:pPr>
              <w:pStyle w:val="Appx"/>
              <w:rPr>
                <w:ins w:id="12604" w:author="aas" w:date="2013-10-14T02:06:00Z"/>
                <w:del w:id="12605" w:author="Anees Shaikh" w:date="2013-10-19T02:16:00Z"/>
              </w:rPr>
              <w:pPrChange w:id="12606" w:author="Anees Shaikh" w:date="2013-10-19T02:16:00Z">
                <w:pPr>
                  <w:pStyle w:val="XML1"/>
                </w:pPr>
              </w:pPrChange>
            </w:pPr>
            <w:ins w:id="12607" w:author="aas" w:date="2013-10-14T02:06:00Z">
              <w:del w:id="12608"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09" w:author="aas" w:date="2013-10-14T02:06:00Z"/>
                <w:del w:id="12610" w:author="Anees Shaikh" w:date="2013-10-19T02:16:00Z"/>
              </w:rPr>
              <w:pPrChange w:id="12611" w:author="Anees Shaikh" w:date="2013-10-19T02:16:00Z">
                <w:pPr>
                  <w:pStyle w:val="XML1"/>
                </w:pPr>
              </w:pPrChange>
            </w:pPr>
            <w:ins w:id="12612" w:author="aas" w:date="2013-10-14T02:06:00Z">
              <w:del w:id="12613"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14" w:author="aas" w:date="2013-10-14T02:06:00Z"/>
                <w:del w:id="12615" w:author="Anees Shaikh" w:date="2013-10-19T02:16:00Z"/>
              </w:rPr>
              <w:pPrChange w:id="12616" w:author="Anees Shaikh" w:date="2013-10-19T02:16:00Z">
                <w:pPr>
                  <w:pStyle w:val="XML1"/>
                </w:pPr>
              </w:pPrChange>
            </w:pPr>
            <w:ins w:id="12617" w:author="aas" w:date="2013-10-14T02:06:00Z">
              <w:del w:id="12618" w:author="Anees Shaikh" w:date="2013-10-19T02:16:00Z">
                <w:r w:rsidDel="00E067A3">
                  <w:delText xml:space="preserve">                      &lt;/xs:sequence&gt;</w:delText>
                </w:r>
              </w:del>
            </w:ins>
          </w:p>
          <w:p w14:paraId="6799590B" w14:textId="7FD4CE22" w:rsidR="00874469" w:rsidDel="00E067A3" w:rsidRDefault="00874469">
            <w:pPr>
              <w:pStyle w:val="Appx"/>
              <w:rPr>
                <w:ins w:id="12619" w:author="aas" w:date="2013-10-14T02:06:00Z"/>
                <w:del w:id="12620" w:author="Anees Shaikh" w:date="2013-10-19T02:16:00Z"/>
              </w:rPr>
              <w:pPrChange w:id="12621" w:author="Anees Shaikh" w:date="2013-10-19T02:16:00Z">
                <w:pPr>
                  <w:pStyle w:val="XML1"/>
                </w:pPr>
              </w:pPrChange>
            </w:pPr>
            <w:ins w:id="12622" w:author="aas" w:date="2013-10-14T02:06:00Z">
              <w:del w:id="12623"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24" w:author="aas" w:date="2013-10-14T02:06:00Z"/>
                <w:del w:id="12625" w:author="Anees Shaikh" w:date="2013-10-19T02:16:00Z"/>
              </w:rPr>
              <w:pPrChange w:id="12626" w:author="Anees Shaikh" w:date="2013-10-19T02:16:00Z">
                <w:pPr>
                  <w:pStyle w:val="XML1"/>
                </w:pPr>
              </w:pPrChange>
            </w:pPr>
            <w:ins w:id="12627" w:author="aas" w:date="2013-10-14T02:06:00Z">
              <w:del w:id="12628"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29" w:author="aas" w:date="2013-10-14T02:06:00Z"/>
                <w:del w:id="12630" w:author="Anees Shaikh" w:date="2013-10-19T02:16:00Z"/>
              </w:rPr>
              <w:pPrChange w:id="12631" w:author="Anees Shaikh" w:date="2013-10-19T02:16:00Z">
                <w:pPr>
                  <w:pStyle w:val="XML1"/>
                </w:pPr>
              </w:pPrChange>
            </w:pPr>
            <w:ins w:id="12632" w:author="aas" w:date="2013-10-14T02:06:00Z">
              <w:del w:id="12633" w:author="Anees Shaikh" w:date="2013-10-19T02:16:00Z">
                <w:r w:rsidDel="00E067A3">
                  <w:delText xml:space="preserve">                    &lt;/xs:choice&gt;</w:delText>
                </w:r>
              </w:del>
            </w:ins>
          </w:p>
          <w:p w14:paraId="38EF680E" w14:textId="310F2C33" w:rsidR="00874469" w:rsidDel="00E067A3" w:rsidRDefault="00874469">
            <w:pPr>
              <w:pStyle w:val="Appx"/>
              <w:rPr>
                <w:ins w:id="12634" w:author="aas" w:date="2013-10-14T02:06:00Z"/>
                <w:del w:id="12635" w:author="Anees Shaikh" w:date="2013-10-19T02:16:00Z"/>
              </w:rPr>
              <w:pPrChange w:id="12636" w:author="Anees Shaikh" w:date="2013-10-19T02:16:00Z">
                <w:pPr>
                  <w:pStyle w:val="XML1"/>
                </w:pPr>
              </w:pPrChange>
            </w:pPr>
            <w:ins w:id="12637" w:author="aas" w:date="2013-10-14T02:06:00Z">
              <w:del w:id="12638"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39" w:author="aas" w:date="2013-10-14T02:06:00Z"/>
                <w:del w:id="12640" w:author="Anees Shaikh" w:date="2013-10-19T02:16:00Z"/>
              </w:rPr>
              <w:pPrChange w:id="12641" w:author="Anees Shaikh" w:date="2013-10-19T02:16:00Z">
                <w:pPr>
                  <w:pStyle w:val="XML1"/>
                </w:pPr>
              </w:pPrChange>
            </w:pPr>
            <w:ins w:id="12642" w:author="aas" w:date="2013-10-14T02:06:00Z">
              <w:del w:id="12643"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44" w:author="aas" w:date="2013-10-14T02:06:00Z"/>
                <w:del w:id="12645" w:author="Anees Shaikh" w:date="2013-10-19T02:16:00Z"/>
              </w:rPr>
              <w:pPrChange w:id="12646" w:author="Anees Shaikh" w:date="2013-10-19T02:16:00Z">
                <w:pPr>
                  <w:pStyle w:val="XML1"/>
                </w:pPr>
              </w:pPrChange>
            </w:pPr>
            <w:ins w:id="12647" w:author="aas" w:date="2013-10-14T02:06:00Z">
              <w:del w:id="12648" w:author="Anees Shaikh" w:date="2013-10-19T02:16:00Z">
                <w:r w:rsidDel="00E067A3">
                  <w:delText xml:space="preserve">                  &lt;/xs:sequence&gt;</w:delText>
                </w:r>
              </w:del>
            </w:ins>
          </w:p>
          <w:p w14:paraId="360100F9" w14:textId="1B1FC57F" w:rsidR="00874469" w:rsidDel="00E067A3" w:rsidRDefault="00874469">
            <w:pPr>
              <w:pStyle w:val="Appx"/>
              <w:rPr>
                <w:ins w:id="12649" w:author="aas" w:date="2013-10-14T02:06:00Z"/>
                <w:del w:id="12650" w:author="Anees Shaikh" w:date="2013-10-19T02:16:00Z"/>
              </w:rPr>
              <w:pPrChange w:id="12651" w:author="Anees Shaikh" w:date="2013-10-19T02:16:00Z">
                <w:pPr>
                  <w:pStyle w:val="XML1"/>
                </w:pPr>
              </w:pPrChange>
            </w:pPr>
            <w:ins w:id="12652" w:author="aas" w:date="2013-10-14T02:06:00Z">
              <w:del w:id="12653" w:author="Anees Shaikh" w:date="2013-10-19T02:16:00Z">
                <w:r w:rsidDel="00E067A3">
                  <w:delText xml:space="preserve">                &lt;/xs:complexType&gt;</w:delText>
                </w:r>
              </w:del>
            </w:ins>
          </w:p>
          <w:p w14:paraId="5F8F1756" w14:textId="2CE86078" w:rsidR="00874469" w:rsidDel="00E067A3" w:rsidRDefault="00874469">
            <w:pPr>
              <w:pStyle w:val="Appx"/>
              <w:rPr>
                <w:ins w:id="12654" w:author="aas" w:date="2013-10-14T02:06:00Z"/>
                <w:del w:id="12655" w:author="Anees Shaikh" w:date="2013-10-19T02:16:00Z"/>
              </w:rPr>
              <w:pPrChange w:id="12656" w:author="Anees Shaikh" w:date="2013-10-19T02:16:00Z">
                <w:pPr>
                  <w:pStyle w:val="XML1"/>
                </w:pPr>
              </w:pPrChange>
            </w:pPr>
            <w:ins w:id="12657" w:author="aas" w:date="2013-10-14T02:06:00Z">
              <w:del w:id="12658" w:author="Anees Shaikh" w:date="2013-10-19T02:16:00Z">
                <w:r w:rsidDel="00E067A3">
                  <w:delText xml:space="preserve">              &lt;/xs:element&gt;</w:delText>
                </w:r>
              </w:del>
            </w:ins>
          </w:p>
          <w:p w14:paraId="0F7F3801" w14:textId="69C9B26F" w:rsidR="00874469" w:rsidDel="00E067A3" w:rsidRDefault="00874469">
            <w:pPr>
              <w:pStyle w:val="Appx"/>
              <w:rPr>
                <w:ins w:id="12659" w:author="aas" w:date="2013-10-14T02:06:00Z"/>
                <w:del w:id="12660" w:author="Anees Shaikh" w:date="2013-10-19T02:16:00Z"/>
              </w:rPr>
              <w:pPrChange w:id="12661" w:author="Anees Shaikh" w:date="2013-10-19T02:16:00Z">
                <w:pPr>
                  <w:pStyle w:val="XML1"/>
                </w:pPr>
              </w:pPrChange>
            </w:pPr>
            <w:ins w:id="12662" w:author="aas" w:date="2013-10-14T02:06:00Z">
              <w:del w:id="12663"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664" w:author="aas" w:date="2013-10-14T02:06:00Z"/>
                <w:del w:id="12665" w:author="Anees Shaikh" w:date="2013-10-19T02:16:00Z"/>
              </w:rPr>
              <w:pPrChange w:id="12666" w:author="Anees Shaikh" w:date="2013-10-19T02:16:00Z">
                <w:pPr>
                  <w:pStyle w:val="XML1"/>
                </w:pPr>
              </w:pPrChange>
            </w:pPr>
            <w:ins w:id="12667" w:author="aas" w:date="2013-10-14T02:06:00Z">
              <w:del w:id="12668" w:author="Anees Shaikh" w:date="2013-10-19T02:16:00Z">
                <w:r w:rsidDel="00E067A3">
                  <w:delText xml:space="preserve">                &lt;xs:annotation&gt;</w:delText>
                </w:r>
              </w:del>
            </w:ins>
          </w:p>
          <w:p w14:paraId="373D2BC9" w14:textId="376CF6BC" w:rsidR="00874469" w:rsidDel="00E067A3" w:rsidRDefault="00874469">
            <w:pPr>
              <w:pStyle w:val="Appx"/>
              <w:rPr>
                <w:ins w:id="12669" w:author="aas" w:date="2013-10-14T02:06:00Z"/>
                <w:del w:id="12670" w:author="Anees Shaikh" w:date="2013-10-19T02:16:00Z"/>
              </w:rPr>
              <w:pPrChange w:id="12671" w:author="Anees Shaikh" w:date="2013-10-19T02:16:00Z">
                <w:pPr>
                  <w:pStyle w:val="XML1"/>
                </w:pPr>
              </w:pPrChange>
            </w:pPr>
            <w:ins w:id="12672" w:author="aas" w:date="2013-10-14T02:06:00Z">
              <w:del w:id="12673" w:author="Anees Shaikh" w:date="2013-10-19T02:16:00Z">
                <w:r w:rsidDel="00E067A3">
                  <w:delText xml:space="preserve">                  &lt;xs:documentation&gt;</w:delText>
                </w:r>
              </w:del>
            </w:ins>
          </w:p>
          <w:p w14:paraId="40C59264" w14:textId="6A42506D" w:rsidR="00874469" w:rsidDel="00E067A3" w:rsidRDefault="00874469">
            <w:pPr>
              <w:pStyle w:val="Appx"/>
              <w:rPr>
                <w:ins w:id="12674" w:author="aas" w:date="2013-10-14T02:06:00Z"/>
                <w:del w:id="12675" w:author="Anees Shaikh" w:date="2013-10-19T02:16:00Z"/>
              </w:rPr>
              <w:pPrChange w:id="12676" w:author="Anees Shaikh" w:date="2013-10-19T02:16:00Z">
                <w:pPr>
                  <w:pStyle w:val="XML1"/>
                </w:pPr>
              </w:pPrChange>
            </w:pPr>
            <w:ins w:id="12677" w:author="aas" w:date="2013-10-14T02:06:00Z">
              <w:del w:id="12678"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679" w:author="aas" w:date="2013-10-14T02:06:00Z"/>
                <w:del w:id="12680" w:author="Anees Shaikh" w:date="2013-10-19T02:16:00Z"/>
              </w:rPr>
              <w:pPrChange w:id="12681" w:author="Anees Shaikh" w:date="2013-10-19T02:16:00Z">
                <w:pPr>
                  <w:pStyle w:val="XML1"/>
                </w:pPr>
              </w:pPrChange>
            </w:pPr>
            <w:ins w:id="12682" w:author="aas" w:date="2013-10-14T02:06:00Z">
              <w:del w:id="12683" w:author="Anees Shaikh" w:date="2013-10-19T02:16:00Z">
                <w:r w:rsidDel="00E067A3">
                  <w:delText xml:space="preserve">                  &lt;/xs:documentation&gt;</w:delText>
                </w:r>
              </w:del>
            </w:ins>
          </w:p>
          <w:p w14:paraId="39260297" w14:textId="62A93A1C" w:rsidR="00874469" w:rsidDel="00E067A3" w:rsidRDefault="00874469">
            <w:pPr>
              <w:pStyle w:val="Appx"/>
              <w:rPr>
                <w:ins w:id="12684" w:author="aas" w:date="2013-10-14T02:06:00Z"/>
                <w:del w:id="12685" w:author="Anees Shaikh" w:date="2013-10-19T02:16:00Z"/>
              </w:rPr>
              <w:pPrChange w:id="12686" w:author="Anees Shaikh" w:date="2013-10-19T02:16:00Z">
                <w:pPr>
                  <w:pStyle w:val="XML1"/>
                </w:pPr>
              </w:pPrChange>
            </w:pPr>
            <w:ins w:id="12687" w:author="aas" w:date="2013-10-14T02:06:00Z">
              <w:del w:id="12688" w:author="Anees Shaikh" w:date="2013-10-19T02:16:00Z">
                <w:r w:rsidDel="00E067A3">
                  <w:delText xml:space="preserve">                &lt;/xs:annotation&gt;</w:delText>
                </w:r>
              </w:del>
            </w:ins>
          </w:p>
          <w:p w14:paraId="023E3419" w14:textId="112722F6" w:rsidR="00874469" w:rsidDel="00E067A3" w:rsidRDefault="00874469">
            <w:pPr>
              <w:pStyle w:val="Appx"/>
              <w:rPr>
                <w:ins w:id="12689" w:author="aas" w:date="2013-10-14T02:06:00Z"/>
                <w:del w:id="12690" w:author="Anees Shaikh" w:date="2013-10-19T02:16:00Z"/>
              </w:rPr>
              <w:pPrChange w:id="12691" w:author="Anees Shaikh" w:date="2013-10-19T02:16:00Z">
                <w:pPr>
                  <w:pStyle w:val="XML1"/>
                </w:pPr>
              </w:pPrChange>
            </w:pPr>
            <w:ins w:id="12692" w:author="aas" w:date="2013-10-14T02:06:00Z">
              <w:del w:id="12693" w:author="Anees Shaikh" w:date="2013-10-19T02:16:00Z">
                <w:r w:rsidDel="00E067A3">
                  <w:delText xml:space="preserve">                &lt;xs:complexType&gt;</w:delText>
                </w:r>
              </w:del>
            </w:ins>
          </w:p>
          <w:p w14:paraId="2761635F" w14:textId="1017A104" w:rsidR="00874469" w:rsidDel="00E067A3" w:rsidRDefault="00874469">
            <w:pPr>
              <w:pStyle w:val="Appx"/>
              <w:rPr>
                <w:ins w:id="12694" w:author="aas" w:date="2013-10-14T02:06:00Z"/>
                <w:del w:id="12695" w:author="Anees Shaikh" w:date="2013-10-19T02:16:00Z"/>
              </w:rPr>
              <w:pPrChange w:id="12696" w:author="Anees Shaikh" w:date="2013-10-19T02:16:00Z">
                <w:pPr>
                  <w:pStyle w:val="XML1"/>
                </w:pPr>
              </w:pPrChange>
            </w:pPr>
            <w:ins w:id="12697" w:author="aas" w:date="2013-10-14T02:06:00Z">
              <w:del w:id="12698" w:author="Anees Shaikh" w:date="2013-10-19T02:16:00Z">
                <w:r w:rsidDel="00E067A3">
                  <w:delText xml:space="preserve">                  &lt;xs:sequence&gt;</w:delText>
                </w:r>
              </w:del>
            </w:ins>
          </w:p>
          <w:p w14:paraId="5E2E0782" w14:textId="7588D70A" w:rsidR="00874469" w:rsidDel="00E067A3" w:rsidRDefault="00874469">
            <w:pPr>
              <w:pStyle w:val="Appx"/>
              <w:rPr>
                <w:ins w:id="12699" w:author="aas" w:date="2013-10-14T02:06:00Z"/>
                <w:del w:id="12700" w:author="Anees Shaikh" w:date="2013-10-19T02:16:00Z"/>
              </w:rPr>
              <w:pPrChange w:id="12701" w:author="Anees Shaikh" w:date="2013-10-19T02:16:00Z">
                <w:pPr>
                  <w:pStyle w:val="XML1"/>
                </w:pPr>
              </w:pPrChange>
            </w:pPr>
            <w:ins w:id="12702" w:author="aas" w:date="2013-10-14T02:06:00Z">
              <w:del w:id="12703"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04" w:author="aas" w:date="2013-10-14T02:06:00Z"/>
                <w:del w:id="12705" w:author="Anees Shaikh" w:date="2013-10-19T02:16:00Z"/>
              </w:rPr>
              <w:pPrChange w:id="12706" w:author="Anees Shaikh" w:date="2013-10-19T02:16:00Z">
                <w:pPr>
                  <w:pStyle w:val="XML1"/>
                </w:pPr>
              </w:pPrChange>
            </w:pPr>
            <w:ins w:id="12707" w:author="aas" w:date="2013-10-14T02:06:00Z">
              <w:del w:id="12708" w:author="Anees Shaikh" w:date="2013-10-19T02:16:00Z">
                <w:r w:rsidDel="00E067A3">
                  <w:delText xml:space="preserve">                      &lt;xs:annotation&gt;</w:delText>
                </w:r>
              </w:del>
            </w:ins>
          </w:p>
          <w:p w14:paraId="69FCAF5C" w14:textId="4C0431AE" w:rsidR="00874469" w:rsidDel="00E067A3" w:rsidRDefault="00874469">
            <w:pPr>
              <w:pStyle w:val="Appx"/>
              <w:rPr>
                <w:ins w:id="12709" w:author="aas" w:date="2013-10-14T02:06:00Z"/>
                <w:del w:id="12710" w:author="Anees Shaikh" w:date="2013-10-19T02:16:00Z"/>
              </w:rPr>
              <w:pPrChange w:id="12711" w:author="Anees Shaikh" w:date="2013-10-19T02:16:00Z">
                <w:pPr>
                  <w:pStyle w:val="XML1"/>
                </w:pPr>
              </w:pPrChange>
            </w:pPr>
            <w:ins w:id="12712" w:author="aas" w:date="2013-10-14T02:06:00Z">
              <w:del w:id="12713" w:author="Anees Shaikh" w:date="2013-10-19T02:16:00Z">
                <w:r w:rsidDel="00E067A3">
                  <w:delText xml:space="preserve">                        &lt;xs:documentation&gt;</w:delText>
                </w:r>
              </w:del>
            </w:ins>
          </w:p>
          <w:p w14:paraId="1DE05AFA" w14:textId="19398F78" w:rsidR="00874469" w:rsidDel="00E067A3" w:rsidRDefault="00874469">
            <w:pPr>
              <w:pStyle w:val="Appx"/>
              <w:rPr>
                <w:ins w:id="12714" w:author="aas" w:date="2013-10-14T02:06:00Z"/>
                <w:del w:id="12715" w:author="Anees Shaikh" w:date="2013-10-19T02:16:00Z"/>
              </w:rPr>
              <w:pPrChange w:id="12716" w:author="Anees Shaikh" w:date="2013-10-19T02:16:00Z">
                <w:pPr>
                  <w:pStyle w:val="XML1"/>
                </w:pPr>
              </w:pPrChange>
            </w:pPr>
            <w:ins w:id="12717" w:author="aas" w:date="2013-10-14T02:06:00Z">
              <w:del w:id="12718"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19" w:author="aas" w:date="2013-10-14T02:06:00Z"/>
                <w:del w:id="12720" w:author="Anees Shaikh" w:date="2013-10-19T02:16:00Z"/>
              </w:rPr>
              <w:pPrChange w:id="12721" w:author="Anees Shaikh" w:date="2013-10-19T02:16:00Z">
                <w:pPr>
                  <w:pStyle w:val="XML1"/>
                </w:pPr>
              </w:pPrChange>
            </w:pPr>
            <w:ins w:id="12722" w:author="aas" w:date="2013-10-14T02:06:00Z">
              <w:del w:id="12723"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24" w:author="aas" w:date="2013-10-14T02:06:00Z"/>
                <w:del w:id="12725" w:author="Anees Shaikh" w:date="2013-10-19T02:16:00Z"/>
              </w:rPr>
              <w:pPrChange w:id="12726" w:author="Anees Shaikh" w:date="2013-10-19T02:16:00Z">
                <w:pPr>
                  <w:pStyle w:val="XML1"/>
                </w:pPr>
              </w:pPrChange>
            </w:pPr>
            <w:ins w:id="12727" w:author="aas" w:date="2013-10-14T02:06:00Z">
              <w:del w:id="12728"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29" w:author="aas" w:date="2013-10-14T02:06:00Z"/>
                <w:del w:id="12730" w:author="Anees Shaikh" w:date="2013-10-19T02:16:00Z"/>
              </w:rPr>
              <w:pPrChange w:id="12731" w:author="Anees Shaikh" w:date="2013-10-19T02:16:00Z">
                <w:pPr>
                  <w:pStyle w:val="XML1"/>
                </w:pPr>
              </w:pPrChange>
            </w:pPr>
            <w:ins w:id="12732" w:author="aas" w:date="2013-10-14T02:06:00Z">
              <w:del w:id="12733" w:author="Anees Shaikh" w:date="2013-10-19T02:16:00Z">
                <w:r w:rsidDel="00E067A3">
                  <w:delText xml:space="preserve">                                 Switch.</w:delText>
                </w:r>
              </w:del>
            </w:ins>
          </w:p>
          <w:p w14:paraId="1BF1CB35" w14:textId="35D8B202" w:rsidR="00874469" w:rsidDel="00E067A3" w:rsidRDefault="00874469">
            <w:pPr>
              <w:pStyle w:val="Appx"/>
              <w:rPr>
                <w:ins w:id="12734" w:author="aas" w:date="2013-10-14T02:06:00Z"/>
                <w:del w:id="12735" w:author="Anees Shaikh" w:date="2013-10-19T02:16:00Z"/>
              </w:rPr>
              <w:pPrChange w:id="12736" w:author="Anees Shaikh" w:date="2013-10-19T02:16:00Z">
                <w:pPr>
                  <w:pStyle w:val="XML1"/>
                </w:pPr>
              </w:pPrChange>
            </w:pPr>
            <w:ins w:id="12737" w:author="aas" w:date="2013-10-14T02:06:00Z">
              <w:del w:id="12738" w:author="Anees Shaikh" w:date="2013-10-19T02:16:00Z">
                <w:r w:rsidDel="00E067A3">
                  <w:delText xml:space="preserve">                        &lt;/xs:documentation&gt;</w:delText>
                </w:r>
              </w:del>
            </w:ins>
          </w:p>
          <w:p w14:paraId="260D7531" w14:textId="5531C57A" w:rsidR="00874469" w:rsidDel="00E067A3" w:rsidRDefault="00874469">
            <w:pPr>
              <w:pStyle w:val="Appx"/>
              <w:rPr>
                <w:ins w:id="12739" w:author="aas" w:date="2013-10-14T02:06:00Z"/>
                <w:del w:id="12740" w:author="Anees Shaikh" w:date="2013-10-19T02:16:00Z"/>
              </w:rPr>
              <w:pPrChange w:id="12741" w:author="Anees Shaikh" w:date="2013-10-19T02:16:00Z">
                <w:pPr>
                  <w:pStyle w:val="XML1"/>
                </w:pPr>
              </w:pPrChange>
            </w:pPr>
            <w:ins w:id="12742" w:author="aas" w:date="2013-10-14T02:06:00Z">
              <w:del w:id="12743" w:author="Anees Shaikh" w:date="2013-10-19T02:16:00Z">
                <w:r w:rsidDel="00E067A3">
                  <w:delText xml:space="preserve">                      &lt;/xs:annotation&gt;</w:delText>
                </w:r>
              </w:del>
            </w:ins>
          </w:p>
          <w:p w14:paraId="6D559078" w14:textId="7171AF7C" w:rsidR="00874469" w:rsidDel="00E067A3" w:rsidRDefault="00874469">
            <w:pPr>
              <w:pStyle w:val="Appx"/>
              <w:rPr>
                <w:ins w:id="12744" w:author="aas" w:date="2013-10-14T02:06:00Z"/>
                <w:del w:id="12745" w:author="Anees Shaikh" w:date="2013-10-19T02:16:00Z"/>
              </w:rPr>
              <w:pPrChange w:id="12746" w:author="Anees Shaikh" w:date="2013-10-19T02:16:00Z">
                <w:pPr>
                  <w:pStyle w:val="XML1"/>
                </w:pPr>
              </w:pPrChange>
            </w:pPr>
            <w:ins w:id="12747" w:author="aas" w:date="2013-10-14T02:06:00Z">
              <w:del w:id="12748" w:author="Anees Shaikh" w:date="2013-10-19T02:16:00Z">
                <w:r w:rsidDel="00E067A3">
                  <w:delText xml:space="preserve">                    &lt;/xs:element&gt;</w:delText>
                </w:r>
              </w:del>
            </w:ins>
          </w:p>
          <w:p w14:paraId="06944A3A" w14:textId="316623E8" w:rsidR="00874469" w:rsidDel="00E067A3" w:rsidRDefault="00874469">
            <w:pPr>
              <w:pStyle w:val="Appx"/>
              <w:rPr>
                <w:ins w:id="12749" w:author="aas" w:date="2013-10-14T02:06:00Z"/>
                <w:del w:id="12750" w:author="Anees Shaikh" w:date="2013-10-19T02:16:00Z"/>
              </w:rPr>
              <w:pPrChange w:id="12751" w:author="Anees Shaikh" w:date="2013-10-19T02:16:00Z">
                <w:pPr>
                  <w:pStyle w:val="XML1"/>
                </w:pPr>
              </w:pPrChange>
            </w:pPr>
            <w:ins w:id="12752" w:author="aas" w:date="2013-10-14T02:06:00Z">
              <w:del w:id="12753"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54" w:author="aas" w:date="2013-10-14T02:06:00Z"/>
                <w:del w:id="12755" w:author="Anees Shaikh" w:date="2013-10-19T02:16:00Z"/>
              </w:rPr>
              <w:pPrChange w:id="12756" w:author="Anees Shaikh" w:date="2013-10-19T02:16:00Z">
                <w:pPr>
                  <w:pStyle w:val="XML1"/>
                </w:pPr>
              </w:pPrChange>
            </w:pPr>
            <w:ins w:id="12757" w:author="aas" w:date="2013-10-14T02:06:00Z">
              <w:del w:id="12758" w:author="Anees Shaikh" w:date="2013-10-19T02:16:00Z">
                <w:r w:rsidDel="00E067A3">
                  <w:delText xml:space="preserve">                      &lt;xs:annotation&gt;</w:delText>
                </w:r>
              </w:del>
            </w:ins>
          </w:p>
          <w:p w14:paraId="79ACBC14" w14:textId="785A42FA" w:rsidR="00874469" w:rsidDel="00E067A3" w:rsidRDefault="00874469">
            <w:pPr>
              <w:pStyle w:val="Appx"/>
              <w:rPr>
                <w:ins w:id="12759" w:author="aas" w:date="2013-10-14T02:06:00Z"/>
                <w:del w:id="12760" w:author="Anees Shaikh" w:date="2013-10-19T02:16:00Z"/>
              </w:rPr>
              <w:pPrChange w:id="12761" w:author="Anees Shaikh" w:date="2013-10-19T02:16:00Z">
                <w:pPr>
                  <w:pStyle w:val="XML1"/>
                </w:pPr>
              </w:pPrChange>
            </w:pPr>
            <w:ins w:id="12762" w:author="aas" w:date="2013-10-14T02:06:00Z">
              <w:del w:id="12763" w:author="Anees Shaikh" w:date="2013-10-19T02:16:00Z">
                <w:r w:rsidDel="00E067A3">
                  <w:delText xml:space="preserve">                        &lt;xs:documentation&gt;</w:delText>
                </w:r>
              </w:del>
            </w:ins>
          </w:p>
          <w:p w14:paraId="72B8561B" w14:textId="39C86FC0" w:rsidR="00874469" w:rsidDel="00E067A3" w:rsidRDefault="00874469">
            <w:pPr>
              <w:pStyle w:val="Appx"/>
              <w:rPr>
                <w:ins w:id="12764" w:author="aas" w:date="2013-10-14T02:06:00Z"/>
                <w:del w:id="12765" w:author="Anees Shaikh" w:date="2013-10-19T02:16:00Z"/>
              </w:rPr>
              <w:pPrChange w:id="12766" w:author="Anees Shaikh" w:date="2013-10-19T02:16:00Z">
                <w:pPr>
                  <w:pStyle w:val="XML1"/>
                </w:pPr>
              </w:pPrChange>
            </w:pPr>
            <w:ins w:id="12767" w:author="aas" w:date="2013-10-14T02:06:00Z">
              <w:del w:id="12768"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769" w:author="aas" w:date="2013-10-14T02:06:00Z"/>
                <w:del w:id="12770" w:author="Anees Shaikh" w:date="2013-10-19T02:16:00Z"/>
              </w:rPr>
              <w:pPrChange w:id="12771" w:author="Anees Shaikh" w:date="2013-10-19T02:16:00Z">
                <w:pPr>
                  <w:pStyle w:val="XML1"/>
                </w:pPr>
              </w:pPrChange>
            </w:pPr>
            <w:ins w:id="12772" w:author="aas" w:date="2013-10-14T02:06:00Z">
              <w:del w:id="12773"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774" w:author="aas" w:date="2013-10-14T02:06:00Z"/>
                <w:del w:id="12775" w:author="Anees Shaikh" w:date="2013-10-19T02:16:00Z"/>
              </w:rPr>
              <w:pPrChange w:id="12776" w:author="Anees Shaikh" w:date="2013-10-19T02:16:00Z">
                <w:pPr>
                  <w:pStyle w:val="XML1"/>
                </w:pPr>
              </w:pPrChange>
            </w:pPr>
            <w:ins w:id="12777" w:author="aas" w:date="2013-10-14T02:06:00Z">
              <w:del w:id="12778"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779" w:author="aas" w:date="2013-10-14T02:06:00Z"/>
                <w:del w:id="12780" w:author="Anees Shaikh" w:date="2013-10-19T02:16:00Z"/>
              </w:rPr>
              <w:pPrChange w:id="12781" w:author="Anees Shaikh" w:date="2013-10-19T02:16:00Z">
                <w:pPr>
                  <w:pStyle w:val="XML1"/>
                </w:pPr>
              </w:pPrChange>
            </w:pPr>
            <w:ins w:id="12782" w:author="aas" w:date="2013-10-14T02:06:00Z">
              <w:del w:id="12783"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784" w:author="aas" w:date="2013-10-14T02:06:00Z"/>
                <w:del w:id="12785" w:author="Anees Shaikh" w:date="2013-10-19T02:16:00Z"/>
              </w:rPr>
              <w:pPrChange w:id="12786" w:author="Anees Shaikh" w:date="2013-10-19T02:16:00Z">
                <w:pPr>
                  <w:pStyle w:val="XML1"/>
                </w:pPr>
              </w:pPrChange>
            </w:pPr>
            <w:ins w:id="12787" w:author="aas" w:date="2013-10-14T02:06:00Z">
              <w:del w:id="12788"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789" w:author="aas" w:date="2013-10-14T02:06:00Z"/>
                <w:del w:id="12790" w:author="Anees Shaikh" w:date="2013-10-19T02:16:00Z"/>
              </w:rPr>
              <w:pPrChange w:id="12791" w:author="Anees Shaikh" w:date="2013-10-19T02:16:00Z">
                <w:pPr>
                  <w:pStyle w:val="XML1"/>
                </w:pPr>
              </w:pPrChange>
            </w:pPr>
            <w:ins w:id="12792" w:author="aas" w:date="2013-10-14T02:06:00Z">
              <w:del w:id="12793" w:author="Anees Shaikh" w:date="2013-10-19T02:16:00Z">
                <w:r w:rsidDel="00E067A3">
                  <w:delText xml:space="preserve">                                 Logical Switch.</w:delText>
                </w:r>
              </w:del>
            </w:ins>
          </w:p>
          <w:p w14:paraId="1144706B" w14:textId="6181007B" w:rsidR="00874469" w:rsidDel="00E067A3" w:rsidRDefault="00874469">
            <w:pPr>
              <w:pStyle w:val="Appx"/>
              <w:rPr>
                <w:ins w:id="12794" w:author="aas" w:date="2013-10-14T02:06:00Z"/>
                <w:del w:id="12795" w:author="Anees Shaikh" w:date="2013-10-19T02:16:00Z"/>
              </w:rPr>
              <w:pPrChange w:id="12796" w:author="Anees Shaikh" w:date="2013-10-19T02:16:00Z">
                <w:pPr>
                  <w:pStyle w:val="XML1"/>
                </w:pPr>
              </w:pPrChange>
            </w:pPr>
            <w:ins w:id="12797" w:author="aas" w:date="2013-10-14T02:06:00Z">
              <w:del w:id="12798" w:author="Anees Shaikh" w:date="2013-10-19T02:16:00Z">
                <w:r w:rsidDel="00E067A3">
                  <w:delText xml:space="preserve">                              </w:delText>
                </w:r>
              </w:del>
            </w:ins>
          </w:p>
          <w:p w14:paraId="09996D8D" w14:textId="2CFC4C1F" w:rsidR="00874469" w:rsidDel="00E067A3" w:rsidRDefault="00874469">
            <w:pPr>
              <w:pStyle w:val="Appx"/>
              <w:rPr>
                <w:ins w:id="12799" w:author="aas" w:date="2013-10-14T02:06:00Z"/>
                <w:del w:id="12800" w:author="Anees Shaikh" w:date="2013-10-19T02:16:00Z"/>
              </w:rPr>
              <w:pPrChange w:id="12801" w:author="Anees Shaikh" w:date="2013-10-19T02:16:00Z">
                <w:pPr>
                  <w:pStyle w:val="XML1"/>
                </w:pPr>
              </w:pPrChange>
            </w:pPr>
            <w:ins w:id="12802" w:author="aas" w:date="2013-10-14T02:06:00Z">
              <w:del w:id="12803"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04" w:author="aas" w:date="2013-10-14T02:06:00Z"/>
                <w:del w:id="12805" w:author="Anees Shaikh" w:date="2013-10-19T02:16:00Z"/>
              </w:rPr>
              <w:pPrChange w:id="12806" w:author="Anees Shaikh" w:date="2013-10-19T02:16:00Z">
                <w:pPr>
                  <w:pStyle w:val="XML1"/>
                </w:pPr>
              </w:pPrChange>
            </w:pPr>
            <w:ins w:id="12807" w:author="aas" w:date="2013-10-14T02:06:00Z">
              <w:del w:id="12808"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09" w:author="aas" w:date="2013-10-14T02:06:00Z"/>
                <w:del w:id="12810" w:author="Anees Shaikh" w:date="2013-10-19T02:16:00Z"/>
              </w:rPr>
              <w:pPrChange w:id="12811" w:author="Anees Shaikh" w:date="2013-10-19T02:16:00Z">
                <w:pPr>
                  <w:pStyle w:val="XML1"/>
                </w:pPr>
              </w:pPrChange>
            </w:pPr>
            <w:ins w:id="12812" w:author="aas" w:date="2013-10-14T02:06:00Z">
              <w:del w:id="12813"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14" w:author="aas" w:date="2013-10-14T02:06:00Z"/>
                <w:del w:id="12815" w:author="Anees Shaikh" w:date="2013-10-19T02:16:00Z"/>
              </w:rPr>
              <w:pPrChange w:id="12816" w:author="Anees Shaikh" w:date="2013-10-19T02:16:00Z">
                <w:pPr>
                  <w:pStyle w:val="XML1"/>
                </w:pPr>
              </w:pPrChange>
            </w:pPr>
            <w:ins w:id="12817" w:author="aas" w:date="2013-10-14T02:06:00Z">
              <w:del w:id="12818"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19" w:author="aas" w:date="2013-10-14T02:06:00Z"/>
                <w:del w:id="12820" w:author="Anees Shaikh" w:date="2013-10-19T02:16:00Z"/>
              </w:rPr>
              <w:pPrChange w:id="12821" w:author="Anees Shaikh" w:date="2013-10-19T02:16:00Z">
                <w:pPr>
                  <w:pStyle w:val="XML1"/>
                </w:pPr>
              </w:pPrChange>
            </w:pPr>
            <w:ins w:id="12822" w:author="aas" w:date="2013-10-14T02:06:00Z">
              <w:del w:id="12823" w:author="Anees Shaikh" w:date="2013-10-19T02:16:00Z">
                <w:r w:rsidDel="00E067A3">
                  <w:delText xml:space="preserve">                                 Switches. </w:delText>
                </w:r>
              </w:del>
            </w:ins>
          </w:p>
          <w:p w14:paraId="2FD8CDE7" w14:textId="14E7E4B2" w:rsidR="00874469" w:rsidDel="00E067A3" w:rsidRDefault="00874469">
            <w:pPr>
              <w:pStyle w:val="Appx"/>
              <w:rPr>
                <w:ins w:id="12824" w:author="aas" w:date="2013-10-14T02:06:00Z"/>
                <w:del w:id="12825" w:author="Anees Shaikh" w:date="2013-10-19T02:16:00Z"/>
              </w:rPr>
              <w:pPrChange w:id="12826" w:author="Anees Shaikh" w:date="2013-10-19T02:16:00Z">
                <w:pPr>
                  <w:pStyle w:val="XML1"/>
                </w:pPr>
              </w:pPrChange>
            </w:pPr>
            <w:ins w:id="12827" w:author="aas" w:date="2013-10-14T02:06:00Z">
              <w:del w:id="12828" w:author="Anees Shaikh" w:date="2013-10-19T02:16:00Z">
                <w:r w:rsidDel="00E067A3">
                  <w:delText xml:space="preserve">                              </w:delText>
                </w:r>
              </w:del>
            </w:ins>
          </w:p>
          <w:p w14:paraId="2B5FEF69" w14:textId="09794117" w:rsidR="00874469" w:rsidDel="00E067A3" w:rsidRDefault="00874469">
            <w:pPr>
              <w:pStyle w:val="Appx"/>
              <w:rPr>
                <w:ins w:id="12829" w:author="aas" w:date="2013-10-14T02:06:00Z"/>
                <w:del w:id="12830" w:author="Anees Shaikh" w:date="2013-10-19T02:16:00Z"/>
              </w:rPr>
              <w:pPrChange w:id="12831" w:author="Anees Shaikh" w:date="2013-10-19T02:16:00Z">
                <w:pPr>
                  <w:pStyle w:val="XML1"/>
                </w:pPr>
              </w:pPrChange>
            </w:pPr>
            <w:ins w:id="12832" w:author="aas" w:date="2013-10-14T02:06:00Z">
              <w:del w:id="12833"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34" w:author="aas" w:date="2013-10-14T02:06:00Z"/>
                <w:del w:id="12835" w:author="Anees Shaikh" w:date="2013-10-19T02:16:00Z"/>
              </w:rPr>
              <w:pPrChange w:id="12836" w:author="Anees Shaikh" w:date="2013-10-19T02:16:00Z">
                <w:pPr>
                  <w:pStyle w:val="XML1"/>
                </w:pPr>
              </w:pPrChange>
            </w:pPr>
            <w:ins w:id="12837" w:author="aas" w:date="2013-10-14T02:06:00Z">
              <w:del w:id="12838"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39" w:author="aas" w:date="2013-10-14T02:06:00Z"/>
                <w:del w:id="12840" w:author="Anees Shaikh" w:date="2013-10-19T02:16:00Z"/>
              </w:rPr>
              <w:pPrChange w:id="12841" w:author="Anees Shaikh" w:date="2013-10-19T02:16:00Z">
                <w:pPr>
                  <w:pStyle w:val="XML1"/>
                </w:pPr>
              </w:pPrChange>
            </w:pPr>
            <w:ins w:id="12842" w:author="aas" w:date="2013-10-14T02:06:00Z">
              <w:del w:id="12843" w:author="Anees Shaikh" w:date="2013-10-19T02:16:00Z">
                <w:r w:rsidDel="00E067A3">
                  <w:delText xml:space="preserve">                                 Logical Switch.</w:delText>
                </w:r>
              </w:del>
            </w:ins>
          </w:p>
          <w:p w14:paraId="6FACDBBD" w14:textId="72FD2301" w:rsidR="00874469" w:rsidDel="00E067A3" w:rsidRDefault="00874469">
            <w:pPr>
              <w:pStyle w:val="Appx"/>
              <w:rPr>
                <w:ins w:id="12844" w:author="aas" w:date="2013-10-14T02:06:00Z"/>
                <w:del w:id="12845" w:author="Anees Shaikh" w:date="2013-10-19T02:16:00Z"/>
              </w:rPr>
              <w:pPrChange w:id="12846" w:author="Anees Shaikh" w:date="2013-10-19T02:16:00Z">
                <w:pPr>
                  <w:pStyle w:val="XML1"/>
                </w:pPr>
              </w:pPrChange>
            </w:pPr>
            <w:ins w:id="12847" w:author="aas" w:date="2013-10-14T02:06:00Z">
              <w:del w:id="12848" w:author="Anees Shaikh" w:date="2013-10-19T02:16:00Z">
                <w:r w:rsidDel="00E067A3">
                  <w:delText xml:space="preserve">                        &lt;/xs:documentation&gt;</w:delText>
                </w:r>
              </w:del>
            </w:ins>
          </w:p>
          <w:p w14:paraId="5576C670" w14:textId="2AE59845" w:rsidR="00874469" w:rsidDel="00E067A3" w:rsidRDefault="00874469">
            <w:pPr>
              <w:pStyle w:val="Appx"/>
              <w:rPr>
                <w:ins w:id="12849" w:author="aas" w:date="2013-10-14T02:06:00Z"/>
                <w:del w:id="12850" w:author="Anees Shaikh" w:date="2013-10-19T02:16:00Z"/>
              </w:rPr>
              <w:pPrChange w:id="12851" w:author="Anees Shaikh" w:date="2013-10-19T02:16:00Z">
                <w:pPr>
                  <w:pStyle w:val="XML1"/>
                </w:pPr>
              </w:pPrChange>
            </w:pPr>
            <w:ins w:id="12852" w:author="aas" w:date="2013-10-14T02:06:00Z">
              <w:del w:id="12853" w:author="Anees Shaikh" w:date="2013-10-19T02:16:00Z">
                <w:r w:rsidDel="00E067A3">
                  <w:delText xml:space="preserve">                      &lt;/xs:annotation&gt;</w:delText>
                </w:r>
              </w:del>
            </w:ins>
          </w:p>
          <w:p w14:paraId="48A79C5D" w14:textId="450F5713" w:rsidR="00874469" w:rsidDel="00E067A3" w:rsidRDefault="00874469">
            <w:pPr>
              <w:pStyle w:val="Appx"/>
              <w:rPr>
                <w:ins w:id="12854" w:author="aas" w:date="2013-10-14T02:06:00Z"/>
                <w:del w:id="12855" w:author="Anees Shaikh" w:date="2013-10-19T02:16:00Z"/>
              </w:rPr>
              <w:pPrChange w:id="12856" w:author="Anees Shaikh" w:date="2013-10-19T02:16:00Z">
                <w:pPr>
                  <w:pStyle w:val="XML1"/>
                </w:pPr>
              </w:pPrChange>
            </w:pPr>
            <w:ins w:id="12857" w:author="aas" w:date="2013-10-14T02:06:00Z">
              <w:del w:id="12858" w:author="Anees Shaikh" w:date="2013-10-19T02:16:00Z">
                <w:r w:rsidDel="00E067A3">
                  <w:delText xml:space="preserve">                    &lt;/xs:element&gt;</w:delText>
                </w:r>
              </w:del>
            </w:ins>
          </w:p>
          <w:p w14:paraId="61268848" w14:textId="788C3CBB" w:rsidR="00874469" w:rsidDel="00E067A3" w:rsidRDefault="00874469">
            <w:pPr>
              <w:pStyle w:val="Appx"/>
              <w:rPr>
                <w:ins w:id="12859" w:author="aas" w:date="2013-10-14T02:06:00Z"/>
                <w:del w:id="12860" w:author="Anees Shaikh" w:date="2013-10-19T02:16:00Z"/>
              </w:rPr>
              <w:pPrChange w:id="12861" w:author="Anees Shaikh" w:date="2013-10-19T02:16:00Z">
                <w:pPr>
                  <w:pStyle w:val="XML1"/>
                </w:pPr>
              </w:pPrChange>
            </w:pPr>
            <w:ins w:id="12862" w:author="aas" w:date="2013-10-14T02:06:00Z">
              <w:del w:id="12863" w:author="Anees Shaikh" w:date="2013-10-19T02:16:00Z">
                <w:r w:rsidDel="00E067A3">
                  <w:delText xml:space="preserve">                    &lt;xs:element name="port" minOccurs="0"&gt;</w:delText>
                </w:r>
              </w:del>
            </w:ins>
          </w:p>
          <w:p w14:paraId="1E470C99" w14:textId="3702C10E" w:rsidR="00874469" w:rsidDel="00E067A3" w:rsidRDefault="00874469">
            <w:pPr>
              <w:pStyle w:val="Appx"/>
              <w:rPr>
                <w:ins w:id="12864" w:author="aas" w:date="2013-10-14T02:06:00Z"/>
                <w:del w:id="12865" w:author="Anees Shaikh" w:date="2013-10-19T02:16:00Z"/>
              </w:rPr>
              <w:pPrChange w:id="12866" w:author="Anees Shaikh" w:date="2013-10-19T02:16:00Z">
                <w:pPr>
                  <w:pStyle w:val="XML1"/>
                </w:pPr>
              </w:pPrChange>
            </w:pPr>
            <w:ins w:id="12867" w:author="aas" w:date="2013-10-14T02:06:00Z">
              <w:del w:id="12868" w:author="Anees Shaikh" w:date="2013-10-19T02:16:00Z">
                <w:r w:rsidDel="00E067A3">
                  <w:delText xml:space="preserve">                      &lt;xs:annotation&gt;</w:delText>
                </w:r>
              </w:del>
            </w:ins>
          </w:p>
          <w:p w14:paraId="26BB0647" w14:textId="7FB4F7F2" w:rsidR="00874469" w:rsidDel="00E067A3" w:rsidRDefault="00874469">
            <w:pPr>
              <w:pStyle w:val="Appx"/>
              <w:rPr>
                <w:ins w:id="12869" w:author="aas" w:date="2013-10-14T02:06:00Z"/>
                <w:del w:id="12870" w:author="Anees Shaikh" w:date="2013-10-19T02:16:00Z"/>
              </w:rPr>
              <w:pPrChange w:id="12871" w:author="Anees Shaikh" w:date="2013-10-19T02:16:00Z">
                <w:pPr>
                  <w:pStyle w:val="XML1"/>
                </w:pPr>
              </w:pPrChange>
            </w:pPr>
            <w:ins w:id="12872" w:author="aas" w:date="2013-10-14T02:06:00Z">
              <w:del w:id="12873" w:author="Anees Shaikh" w:date="2013-10-19T02:16:00Z">
                <w:r w:rsidDel="00E067A3">
                  <w:delText xml:space="preserve">                        &lt;xs:documentation&gt;</w:delText>
                </w:r>
              </w:del>
            </w:ins>
          </w:p>
          <w:p w14:paraId="6FEC8A36" w14:textId="728EAA17" w:rsidR="00874469" w:rsidDel="00E067A3" w:rsidRDefault="00874469">
            <w:pPr>
              <w:pStyle w:val="Appx"/>
              <w:rPr>
                <w:ins w:id="12874" w:author="aas" w:date="2013-10-14T02:06:00Z"/>
                <w:del w:id="12875" w:author="Anees Shaikh" w:date="2013-10-19T02:16:00Z"/>
              </w:rPr>
              <w:pPrChange w:id="12876" w:author="Anees Shaikh" w:date="2013-10-19T02:16:00Z">
                <w:pPr>
                  <w:pStyle w:val="XML1"/>
                </w:pPr>
              </w:pPrChange>
            </w:pPr>
            <w:ins w:id="12877" w:author="aas" w:date="2013-10-14T02:06:00Z">
              <w:del w:id="12878"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879" w:author="aas" w:date="2013-10-14T02:06:00Z"/>
                <w:del w:id="12880" w:author="Anees Shaikh" w:date="2013-10-19T02:16:00Z"/>
              </w:rPr>
              <w:pPrChange w:id="12881" w:author="Anees Shaikh" w:date="2013-10-19T02:16:00Z">
                <w:pPr>
                  <w:pStyle w:val="XML1"/>
                </w:pPr>
              </w:pPrChange>
            </w:pPr>
            <w:ins w:id="12882" w:author="aas" w:date="2013-10-14T02:06:00Z">
              <w:del w:id="12883" w:author="Anees Shaikh" w:date="2013-10-19T02:16:00Z">
                <w:r w:rsidDel="00E067A3">
                  <w:delText xml:space="preserve">                              </w:delText>
                </w:r>
              </w:del>
            </w:ins>
          </w:p>
          <w:p w14:paraId="0A8F6DD6" w14:textId="7C2E4809" w:rsidR="00874469" w:rsidDel="00E067A3" w:rsidRDefault="00874469">
            <w:pPr>
              <w:pStyle w:val="Appx"/>
              <w:rPr>
                <w:ins w:id="12884" w:author="aas" w:date="2013-10-14T02:06:00Z"/>
                <w:del w:id="12885" w:author="Anees Shaikh" w:date="2013-10-19T02:16:00Z"/>
              </w:rPr>
              <w:pPrChange w:id="12886" w:author="Anees Shaikh" w:date="2013-10-19T02:16:00Z">
                <w:pPr>
                  <w:pStyle w:val="XML1"/>
                </w:pPr>
              </w:pPrChange>
            </w:pPr>
            <w:ins w:id="12887" w:author="aas" w:date="2013-10-14T02:06:00Z">
              <w:del w:id="12888"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889" w:author="aas" w:date="2013-10-14T02:06:00Z"/>
                <w:del w:id="12890" w:author="Anees Shaikh" w:date="2013-10-19T02:16:00Z"/>
              </w:rPr>
              <w:pPrChange w:id="12891" w:author="Anees Shaikh" w:date="2013-10-19T02:16:00Z">
                <w:pPr>
                  <w:pStyle w:val="XML1"/>
                </w:pPr>
              </w:pPrChange>
            </w:pPr>
            <w:ins w:id="12892" w:author="aas" w:date="2013-10-14T02:06:00Z">
              <w:del w:id="12893"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894" w:author="aas" w:date="2013-10-14T02:06:00Z"/>
                <w:del w:id="12895" w:author="Anees Shaikh" w:date="2013-10-19T02:16:00Z"/>
              </w:rPr>
              <w:pPrChange w:id="12896" w:author="Anees Shaikh" w:date="2013-10-19T02:16:00Z">
                <w:pPr>
                  <w:pStyle w:val="XML1"/>
                </w:pPr>
              </w:pPrChange>
            </w:pPr>
            <w:ins w:id="12897" w:author="aas" w:date="2013-10-14T02:06:00Z">
              <w:del w:id="12898"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899" w:author="aas" w:date="2013-10-14T02:06:00Z"/>
                <w:del w:id="12900" w:author="Anees Shaikh" w:date="2013-10-19T02:16:00Z"/>
              </w:rPr>
              <w:pPrChange w:id="12901" w:author="Anees Shaikh" w:date="2013-10-19T02:16:00Z">
                <w:pPr>
                  <w:pStyle w:val="XML1"/>
                </w:pPr>
              </w:pPrChange>
            </w:pPr>
            <w:ins w:id="12902" w:author="aas" w:date="2013-10-14T02:06:00Z">
              <w:del w:id="12903"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04" w:author="aas" w:date="2013-10-14T02:06:00Z"/>
                <w:del w:id="12905" w:author="Anees Shaikh" w:date="2013-10-19T02:16:00Z"/>
              </w:rPr>
              <w:pPrChange w:id="12906" w:author="Anees Shaikh" w:date="2013-10-19T02:16:00Z">
                <w:pPr>
                  <w:pStyle w:val="XML1"/>
                </w:pPr>
              </w:pPrChange>
            </w:pPr>
            <w:ins w:id="12907" w:author="aas" w:date="2013-10-14T02:06:00Z">
              <w:del w:id="12908"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09" w:author="aas" w:date="2013-10-14T02:06:00Z"/>
                <w:del w:id="12910" w:author="Anees Shaikh" w:date="2013-10-19T02:16:00Z"/>
              </w:rPr>
              <w:pPrChange w:id="12911" w:author="Anees Shaikh" w:date="2013-10-19T02:16:00Z">
                <w:pPr>
                  <w:pStyle w:val="XML1"/>
                </w:pPr>
              </w:pPrChange>
            </w:pPr>
            <w:ins w:id="12912" w:author="aas" w:date="2013-10-14T02:06:00Z">
              <w:del w:id="12913" w:author="Anees Shaikh" w:date="2013-10-19T02:16:00Z">
                <w:r w:rsidDel="00E067A3">
                  <w:delText xml:space="preserve">                        &lt;/xs:documentation&gt;</w:delText>
                </w:r>
              </w:del>
            </w:ins>
          </w:p>
          <w:p w14:paraId="5A2FEB58" w14:textId="44418574" w:rsidR="00874469" w:rsidDel="00E067A3" w:rsidRDefault="00874469">
            <w:pPr>
              <w:pStyle w:val="Appx"/>
              <w:rPr>
                <w:ins w:id="12914" w:author="aas" w:date="2013-10-14T02:06:00Z"/>
                <w:del w:id="12915" w:author="Anees Shaikh" w:date="2013-10-19T02:16:00Z"/>
              </w:rPr>
              <w:pPrChange w:id="12916" w:author="Anees Shaikh" w:date="2013-10-19T02:16:00Z">
                <w:pPr>
                  <w:pStyle w:val="XML1"/>
                </w:pPr>
              </w:pPrChange>
            </w:pPr>
            <w:ins w:id="12917" w:author="aas" w:date="2013-10-14T02:06:00Z">
              <w:del w:id="12918" w:author="Anees Shaikh" w:date="2013-10-19T02:16:00Z">
                <w:r w:rsidDel="00E067A3">
                  <w:delText xml:space="preserve">                      &lt;/xs:annotation&gt;</w:delText>
                </w:r>
              </w:del>
            </w:ins>
          </w:p>
          <w:p w14:paraId="7B6480A2" w14:textId="20A995F9" w:rsidR="00874469" w:rsidDel="00E067A3" w:rsidRDefault="00874469">
            <w:pPr>
              <w:pStyle w:val="Appx"/>
              <w:rPr>
                <w:ins w:id="12919" w:author="aas" w:date="2013-10-14T02:06:00Z"/>
                <w:del w:id="12920" w:author="Anees Shaikh" w:date="2013-10-19T02:16:00Z"/>
              </w:rPr>
              <w:pPrChange w:id="12921" w:author="Anees Shaikh" w:date="2013-10-19T02:16:00Z">
                <w:pPr>
                  <w:pStyle w:val="XML1"/>
                </w:pPr>
              </w:pPrChange>
            </w:pPr>
            <w:ins w:id="12922" w:author="aas" w:date="2013-10-14T02:06:00Z">
              <w:del w:id="12923" w:author="Anees Shaikh" w:date="2013-10-19T02:16:00Z">
                <w:r w:rsidDel="00E067A3">
                  <w:delText xml:space="preserve">                      &lt;xs:simpleType&gt;</w:delText>
                </w:r>
              </w:del>
            </w:ins>
          </w:p>
          <w:p w14:paraId="59A7B5BF" w14:textId="24EB3B57" w:rsidR="00874469" w:rsidDel="00E067A3" w:rsidRDefault="00874469">
            <w:pPr>
              <w:pStyle w:val="Appx"/>
              <w:rPr>
                <w:ins w:id="12924" w:author="aas" w:date="2013-10-14T02:06:00Z"/>
                <w:del w:id="12925" w:author="Anees Shaikh" w:date="2013-10-19T02:16:00Z"/>
              </w:rPr>
              <w:pPrChange w:id="12926" w:author="Anees Shaikh" w:date="2013-10-19T02:16:00Z">
                <w:pPr>
                  <w:pStyle w:val="XML1"/>
                </w:pPr>
              </w:pPrChange>
            </w:pPr>
            <w:ins w:id="12927" w:author="aas" w:date="2013-10-14T02:06:00Z">
              <w:del w:id="12928" w:author="Anees Shaikh" w:date="2013-10-19T02:16:00Z">
                <w:r w:rsidDel="00E067A3">
                  <w:delText xml:space="preserve">                        &lt;xs:restriction base="inet:uri"&gt;</w:delText>
                </w:r>
              </w:del>
            </w:ins>
          </w:p>
          <w:p w14:paraId="11F433A3" w14:textId="6F502FD3" w:rsidR="00874469" w:rsidDel="00E067A3" w:rsidRDefault="00874469">
            <w:pPr>
              <w:pStyle w:val="Appx"/>
              <w:rPr>
                <w:ins w:id="12929" w:author="aas" w:date="2013-10-14T02:06:00Z"/>
                <w:del w:id="12930" w:author="Anees Shaikh" w:date="2013-10-19T02:16:00Z"/>
              </w:rPr>
              <w:pPrChange w:id="12931" w:author="Anees Shaikh" w:date="2013-10-19T02:16:00Z">
                <w:pPr>
                  <w:pStyle w:val="XML1"/>
                </w:pPr>
              </w:pPrChange>
            </w:pPr>
            <w:ins w:id="12932" w:author="aas" w:date="2013-10-14T02:06:00Z">
              <w:del w:id="12933" w:author="Anees Shaikh" w:date="2013-10-19T02:16:00Z">
                <w:r w:rsidDel="00E067A3">
                  <w:delText xml:space="preserve">                        &lt;/xs:restriction&gt;</w:delText>
                </w:r>
              </w:del>
            </w:ins>
          </w:p>
          <w:p w14:paraId="606DA01F" w14:textId="7247ACD5" w:rsidR="00874469" w:rsidDel="00E067A3" w:rsidRDefault="00874469">
            <w:pPr>
              <w:pStyle w:val="Appx"/>
              <w:rPr>
                <w:ins w:id="12934" w:author="aas" w:date="2013-10-14T02:06:00Z"/>
                <w:del w:id="12935" w:author="Anees Shaikh" w:date="2013-10-19T02:16:00Z"/>
              </w:rPr>
              <w:pPrChange w:id="12936" w:author="Anees Shaikh" w:date="2013-10-19T02:16:00Z">
                <w:pPr>
                  <w:pStyle w:val="XML1"/>
                </w:pPr>
              </w:pPrChange>
            </w:pPr>
            <w:ins w:id="12937" w:author="aas" w:date="2013-10-14T02:06:00Z">
              <w:del w:id="12938" w:author="Anees Shaikh" w:date="2013-10-19T02:16:00Z">
                <w:r w:rsidDel="00E067A3">
                  <w:delText xml:space="preserve">                      &lt;/xs:simpleType&gt;</w:delText>
                </w:r>
              </w:del>
            </w:ins>
          </w:p>
          <w:p w14:paraId="68A4B008" w14:textId="1B652A3A" w:rsidR="00874469" w:rsidDel="00E067A3" w:rsidRDefault="00874469">
            <w:pPr>
              <w:pStyle w:val="Appx"/>
              <w:rPr>
                <w:ins w:id="12939" w:author="aas" w:date="2013-10-14T02:06:00Z"/>
                <w:del w:id="12940" w:author="Anees Shaikh" w:date="2013-10-19T02:16:00Z"/>
              </w:rPr>
              <w:pPrChange w:id="12941" w:author="Anees Shaikh" w:date="2013-10-19T02:16:00Z">
                <w:pPr>
                  <w:pStyle w:val="XML1"/>
                </w:pPr>
              </w:pPrChange>
            </w:pPr>
            <w:ins w:id="12942" w:author="aas" w:date="2013-10-14T02:06:00Z">
              <w:del w:id="12943" w:author="Anees Shaikh" w:date="2013-10-19T02:16:00Z">
                <w:r w:rsidDel="00E067A3">
                  <w:delText xml:space="preserve">                    &lt;/xs:element&gt;</w:delText>
                </w:r>
              </w:del>
            </w:ins>
          </w:p>
          <w:p w14:paraId="11021CE5" w14:textId="1311AF2A" w:rsidR="00874469" w:rsidDel="00E067A3" w:rsidRDefault="00874469">
            <w:pPr>
              <w:pStyle w:val="Appx"/>
              <w:rPr>
                <w:ins w:id="12944" w:author="aas" w:date="2013-10-14T02:06:00Z"/>
                <w:del w:id="12945" w:author="Anees Shaikh" w:date="2013-10-19T02:16:00Z"/>
              </w:rPr>
              <w:pPrChange w:id="12946" w:author="Anees Shaikh" w:date="2013-10-19T02:16:00Z">
                <w:pPr>
                  <w:pStyle w:val="XML1"/>
                </w:pPr>
              </w:pPrChange>
            </w:pPr>
            <w:ins w:id="12947" w:author="aas" w:date="2013-10-14T02:06:00Z">
              <w:del w:id="12948"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49" w:author="aas" w:date="2013-10-14T02:06:00Z"/>
                <w:del w:id="12950" w:author="Anees Shaikh" w:date="2013-10-19T02:16:00Z"/>
              </w:rPr>
              <w:pPrChange w:id="12951" w:author="Anees Shaikh" w:date="2013-10-19T02:16:00Z">
                <w:pPr>
                  <w:pStyle w:val="XML1"/>
                </w:pPr>
              </w:pPrChange>
            </w:pPr>
            <w:ins w:id="12952" w:author="aas" w:date="2013-10-14T02:06:00Z">
              <w:del w:id="12953" w:author="Anees Shaikh" w:date="2013-10-19T02:16:00Z">
                <w:r w:rsidDel="00E067A3">
                  <w:delText xml:space="preserve">                      &lt;xs:annotation&gt;</w:delText>
                </w:r>
              </w:del>
            </w:ins>
          </w:p>
          <w:p w14:paraId="417D74EF" w14:textId="5EBB3E38" w:rsidR="00874469" w:rsidDel="00E067A3" w:rsidRDefault="00874469">
            <w:pPr>
              <w:pStyle w:val="Appx"/>
              <w:rPr>
                <w:ins w:id="12954" w:author="aas" w:date="2013-10-14T02:06:00Z"/>
                <w:del w:id="12955" w:author="Anees Shaikh" w:date="2013-10-19T02:16:00Z"/>
              </w:rPr>
              <w:pPrChange w:id="12956" w:author="Anees Shaikh" w:date="2013-10-19T02:16:00Z">
                <w:pPr>
                  <w:pStyle w:val="XML1"/>
                </w:pPr>
              </w:pPrChange>
            </w:pPr>
            <w:ins w:id="12957" w:author="aas" w:date="2013-10-14T02:06:00Z">
              <w:del w:id="12958" w:author="Anees Shaikh" w:date="2013-10-19T02:16:00Z">
                <w:r w:rsidDel="00E067A3">
                  <w:delText xml:space="preserve">                        &lt;xs:documentation&gt;</w:delText>
                </w:r>
              </w:del>
            </w:ins>
          </w:p>
          <w:p w14:paraId="04FBCA52" w14:textId="504EE3A7" w:rsidR="00874469" w:rsidDel="00E067A3" w:rsidRDefault="00874469">
            <w:pPr>
              <w:pStyle w:val="Appx"/>
              <w:rPr>
                <w:ins w:id="12959" w:author="aas" w:date="2013-10-14T02:06:00Z"/>
                <w:del w:id="12960" w:author="Anees Shaikh" w:date="2013-10-19T02:16:00Z"/>
              </w:rPr>
              <w:pPrChange w:id="12961" w:author="Anees Shaikh" w:date="2013-10-19T02:16:00Z">
                <w:pPr>
                  <w:pStyle w:val="XML1"/>
                </w:pPr>
              </w:pPrChange>
            </w:pPr>
            <w:ins w:id="12962" w:author="aas" w:date="2013-10-14T02:06:00Z">
              <w:del w:id="12963"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2964" w:author="aas" w:date="2013-10-14T02:06:00Z"/>
                <w:del w:id="12965" w:author="Anees Shaikh" w:date="2013-10-19T02:16:00Z"/>
              </w:rPr>
              <w:pPrChange w:id="12966" w:author="Anees Shaikh" w:date="2013-10-19T02:16:00Z">
                <w:pPr>
                  <w:pStyle w:val="XML1"/>
                </w:pPr>
              </w:pPrChange>
            </w:pPr>
            <w:ins w:id="12967" w:author="aas" w:date="2013-10-14T02:06:00Z">
              <w:del w:id="12968" w:author="Anees Shaikh" w:date="2013-10-19T02:16:00Z">
                <w:r w:rsidDel="00E067A3">
                  <w:delText xml:space="preserve">                        &lt;/xs:documentation&gt;</w:delText>
                </w:r>
              </w:del>
            </w:ins>
          </w:p>
          <w:p w14:paraId="2DFF54B1" w14:textId="40EC5DC1" w:rsidR="00874469" w:rsidDel="00E067A3" w:rsidRDefault="00874469">
            <w:pPr>
              <w:pStyle w:val="Appx"/>
              <w:rPr>
                <w:ins w:id="12969" w:author="aas" w:date="2013-10-14T02:06:00Z"/>
                <w:del w:id="12970" w:author="Anees Shaikh" w:date="2013-10-19T02:16:00Z"/>
              </w:rPr>
              <w:pPrChange w:id="12971" w:author="Anees Shaikh" w:date="2013-10-19T02:16:00Z">
                <w:pPr>
                  <w:pStyle w:val="XML1"/>
                </w:pPr>
              </w:pPrChange>
            </w:pPr>
            <w:ins w:id="12972" w:author="aas" w:date="2013-10-14T02:06:00Z">
              <w:del w:id="12973" w:author="Anees Shaikh" w:date="2013-10-19T02:16:00Z">
                <w:r w:rsidDel="00E067A3">
                  <w:delText xml:space="preserve">                      &lt;/xs:annotation&gt;</w:delText>
                </w:r>
              </w:del>
            </w:ins>
          </w:p>
          <w:p w14:paraId="3760E929" w14:textId="46D598EB" w:rsidR="00874469" w:rsidDel="00E067A3" w:rsidRDefault="00874469">
            <w:pPr>
              <w:pStyle w:val="Appx"/>
              <w:rPr>
                <w:ins w:id="12974" w:author="aas" w:date="2013-10-14T02:06:00Z"/>
                <w:del w:id="12975" w:author="Anees Shaikh" w:date="2013-10-19T02:16:00Z"/>
              </w:rPr>
              <w:pPrChange w:id="12976" w:author="Anees Shaikh" w:date="2013-10-19T02:16:00Z">
                <w:pPr>
                  <w:pStyle w:val="XML1"/>
                </w:pPr>
              </w:pPrChange>
            </w:pPr>
            <w:ins w:id="12977" w:author="aas" w:date="2013-10-14T02:06:00Z">
              <w:del w:id="12978" w:author="Anees Shaikh" w:date="2013-10-19T02:16:00Z">
                <w:r w:rsidDel="00E067A3">
                  <w:delText xml:space="preserve">                      &lt;xs:complexType&gt;</w:delText>
                </w:r>
              </w:del>
            </w:ins>
          </w:p>
          <w:p w14:paraId="1BDDA216" w14:textId="0B58471E" w:rsidR="00874469" w:rsidDel="00E067A3" w:rsidRDefault="00874469">
            <w:pPr>
              <w:pStyle w:val="Appx"/>
              <w:rPr>
                <w:ins w:id="12979" w:author="aas" w:date="2013-10-14T02:06:00Z"/>
                <w:del w:id="12980" w:author="Anees Shaikh" w:date="2013-10-19T02:16:00Z"/>
              </w:rPr>
              <w:pPrChange w:id="12981" w:author="Anees Shaikh" w:date="2013-10-19T02:16:00Z">
                <w:pPr>
                  <w:pStyle w:val="XML1"/>
                </w:pPr>
              </w:pPrChange>
            </w:pPr>
            <w:ins w:id="12982" w:author="aas" w:date="2013-10-14T02:06:00Z">
              <w:del w:id="12983" w:author="Anees Shaikh" w:date="2013-10-19T02:16:00Z">
                <w:r w:rsidDel="00E067A3">
                  <w:delText xml:space="preserve">                        &lt;xs:sequence&gt;</w:delText>
                </w:r>
              </w:del>
            </w:ins>
          </w:p>
          <w:p w14:paraId="209FF7D1" w14:textId="54ACF1E9" w:rsidR="00874469" w:rsidDel="00E067A3" w:rsidRDefault="00874469">
            <w:pPr>
              <w:pStyle w:val="Appx"/>
              <w:rPr>
                <w:ins w:id="12984" w:author="aas" w:date="2013-10-14T02:06:00Z"/>
                <w:del w:id="12985" w:author="Anees Shaikh" w:date="2013-10-19T02:16:00Z"/>
              </w:rPr>
              <w:pPrChange w:id="12986" w:author="Anees Shaikh" w:date="2013-10-19T02:16:00Z">
                <w:pPr>
                  <w:pStyle w:val="XML1"/>
                </w:pPr>
              </w:pPrChange>
            </w:pPr>
            <w:ins w:id="12987" w:author="aas" w:date="2013-10-14T02:06:00Z">
              <w:del w:id="12988"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2989" w:author="aas" w:date="2013-10-14T02:06:00Z"/>
                <w:del w:id="12990" w:author="Anees Shaikh" w:date="2013-10-19T02:16:00Z"/>
              </w:rPr>
              <w:pPrChange w:id="12991" w:author="Anees Shaikh" w:date="2013-10-19T02:16:00Z">
                <w:pPr>
                  <w:pStyle w:val="XML1"/>
                </w:pPr>
              </w:pPrChange>
            </w:pPr>
            <w:ins w:id="12992" w:author="aas" w:date="2013-10-14T02:06:00Z">
              <w:del w:id="12993" w:author="Anees Shaikh" w:date="2013-10-19T02:16:00Z">
                <w:r w:rsidDel="00E067A3">
                  <w:delText xml:space="preserve">                            &lt;xs:annotation&gt;</w:delText>
                </w:r>
              </w:del>
            </w:ins>
          </w:p>
          <w:p w14:paraId="04D169D1" w14:textId="01053F75" w:rsidR="00874469" w:rsidDel="00E067A3" w:rsidRDefault="00874469">
            <w:pPr>
              <w:pStyle w:val="Appx"/>
              <w:rPr>
                <w:ins w:id="12994" w:author="aas" w:date="2013-10-14T02:06:00Z"/>
                <w:del w:id="12995" w:author="Anees Shaikh" w:date="2013-10-19T02:16:00Z"/>
              </w:rPr>
              <w:pPrChange w:id="12996" w:author="Anees Shaikh" w:date="2013-10-19T02:16:00Z">
                <w:pPr>
                  <w:pStyle w:val="XML1"/>
                </w:pPr>
              </w:pPrChange>
            </w:pPr>
            <w:ins w:id="12997" w:author="aas" w:date="2013-10-14T02:06:00Z">
              <w:del w:id="12998" w:author="Anees Shaikh" w:date="2013-10-19T02:16:00Z">
                <w:r w:rsidDel="00E067A3">
                  <w:delText xml:space="preserve">                              &lt;xs:documentation&gt;</w:delText>
                </w:r>
              </w:del>
            </w:ins>
          </w:p>
          <w:p w14:paraId="70D51D10" w14:textId="4160129E" w:rsidR="00874469" w:rsidDel="00E067A3" w:rsidRDefault="00874469">
            <w:pPr>
              <w:pStyle w:val="Appx"/>
              <w:rPr>
                <w:ins w:id="12999" w:author="aas" w:date="2013-10-14T02:06:00Z"/>
                <w:del w:id="13000" w:author="Anees Shaikh" w:date="2013-10-19T02:16:00Z"/>
              </w:rPr>
              <w:pPrChange w:id="13001" w:author="Anees Shaikh" w:date="2013-10-19T02:16:00Z">
                <w:pPr>
                  <w:pStyle w:val="XML1"/>
                </w:pPr>
              </w:pPrChange>
            </w:pPr>
            <w:ins w:id="13002" w:author="aas" w:date="2013-10-14T02:06:00Z">
              <w:del w:id="13003"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04" w:author="aas" w:date="2013-10-14T02:06:00Z"/>
                <w:del w:id="13005" w:author="Anees Shaikh" w:date="2013-10-19T02:16:00Z"/>
              </w:rPr>
              <w:pPrChange w:id="13006" w:author="Anees Shaikh" w:date="2013-10-19T02:16:00Z">
                <w:pPr>
                  <w:pStyle w:val="XML1"/>
                </w:pPr>
              </w:pPrChange>
            </w:pPr>
            <w:ins w:id="13007" w:author="aas" w:date="2013-10-14T02:06:00Z">
              <w:del w:id="13008" w:author="Anees Shaikh" w:date="2013-10-19T02:16:00Z">
                <w:r w:rsidDel="00E067A3">
                  <w:delText xml:space="preserve">                                       the actual rate.</w:delText>
                </w:r>
              </w:del>
            </w:ins>
          </w:p>
          <w:p w14:paraId="46644235" w14:textId="120EFA75" w:rsidR="00874469" w:rsidDel="00E067A3" w:rsidRDefault="00874469">
            <w:pPr>
              <w:pStyle w:val="Appx"/>
              <w:rPr>
                <w:ins w:id="13009" w:author="aas" w:date="2013-10-14T02:06:00Z"/>
                <w:del w:id="13010" w:author="Anees Shaikh" w:date="2013-10-19T02:16:00Z"/>
              </w:rPr>
              <w:pPrChange w:id="13011" w:author="Anees Shaikh" w:date="2013-10-19T02:16:00Z">
                <w:pPr>
                  <w:pStyle w:val="XML1"/>
                </w:pPr>
              </w:pPrChange>
            </w:pPr>
          </w:p>
          <w:p w14:paraId="0F4CC386" w14:textId="338F1001" w:rsidR="00874469" w:rsidDel="00E067A3" w:rsidRDefault="00874469">
            <w:pPr>
              <w:pStyle w:val="Appx"/>
              <w:rPr>
                <w:ins w:id="13012" w:author="aas" w:date="2013-10-14T02:06:00Z"/>
                <w:del w:id="13013" w:author="Anees Shaikh" w:date="2013-10-19T02:16:00Z"/>
              </w:rPr>
              <w:pPrChange w:id="13014" w:author="Anees Shaikh" w:date="2013-10-19T02:16:00Z">
                <w:pPr>
                  <w:pStyle w:val="XML1"/>
                </w:pPr>
              </w:pPrChange>
            </w:pPr>
            <w:ins w:id="13015" w:author="aas" w:date="2013-10-14T02:06:00Z">
              <w:del w:id="13016"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17" w:author="aas" w:date="2013-10-14T02:06:00Z"/>
                <w:del w:id="13018" w:author="Anees Shaikh" w:date="2013-10-19T02:16:00Z"/>
              </w:rPr>
              <w:pPrChange w:id="13019" w:author="Anees Shaikh" w:date="2013-10-19T02:16:00Z">
                <w:pPr>
                  <w:pStyle w:val="XML1"/>
                </w:pPr>
              </w:pPrChange>
            </w:pPr>
            <w:ins w:id="13020" w:author="aas" w:date="2013-10-14T02:06:00Z">
              <w:del w:id="13021" w:author="Anees Shaikh" w:date="2013-10-19T02:16:00Z">
                <w:r w:rsidDel="00E067A3">
                  <w:delText xml:space="preserve">                                       set.</w:delText>
                </w:r>
              </w:del>
            </w:ins>
          </w:p>
          <w:p w14:paraId="7FBF5503" w14:textId="6589DCBA" w:rsidR="00874469" w:rsidDel="00E067A3" w:rsidRDefault="00874469">
            <w:pPr>
              <w:pStyle w:val="Appx"/>
              <w:rPr>
                <w:ins w:id="13022" w:author="aas" w:date="2013-10-14T02:06:00Z"/>
                <w:del w:id="13023" w:author="Anees Shaikh" w:date="2013-10-19T02:16:00Z"/>
              </w:rPr>
              <w:pPrChange w:id="13024" w:author="Anees Shaikh" w:date="2013-10-19T02:16:00Z">
                <w:pPr>
                  <w:pStyle w:val="XML1"/>
                </w:pPr>
              </w:pPrChange>
            </w:pPr>
            <w:ins w:id="13025" w:author="aas" w:date="2013-10-14T02:06:00Z">
              <w:del w:id="13026" w:author="Anees Shaikh" w:date="2013-10-19T02:16:00Z">
                <w:r w:rsidDel="00E067A3">
                  <w:delText xml:space="preserve">                              &lt;/xs:documentation&gt;</w:delText>
                </w:r>
              </w:del>
            </w:ins>
          </w:p>
          <w:p w14:paraId="6A2D40CF" w14:textId="74E5B55E" w:rsidR="00874469" w:rsidDel="00E067A3" w:rsidRDefault="00874469">
            <w:pPr>
              <w:pStyle w:val="Appx"/>
              <w:rPr>
                <w:ins w:id="13027" w:author="aas" w:date="2013-10-14T02:06:00Z"/>
                <w:del w:id="13028" w:author="Anees Shaikh" w:date="2013-10-19T02:16:00Z"/>
              </w:rPr>
              <w:pPrChange w:id="13029" w:author="Anees Shaikh" w:date="2013-10-19T02:16:00Z">
                <w:pPr>
                  <w:pStyle w:val="XML1"/>
                </w:pPr>
              </w:pPrChange>
            </w:pPr>
            <w:ins w:id="13030" w:author="aas" w:date="2013-10-14T02:06:00Z">
              <w:del w:id="13031" w:author="Anees Shaikh" w:date="2013-10-19T02:16:00Z">
                <w:r w:rsidDel="00E067A3">
                  <w:delText xml:space="preserve">                            &lt;/xs:annotation&gt;</w:delText>
                </w:r>
              </w:del>
            </w:ins>
          </w:p>
          <w:p w14:paraId="651C349E" w14:textId="2B6BC346" w:rsidR="00874469" w:rsidDel="00E067A3" w:rsidRDefault="00874469">
            <w:pPr>
              <w:pStyle w:val="Appx"/>
              <w:rPr>
                <w:ins w:id="13032" w:author="aas" w:date="2013-10-14T02:06:00Z"/>
                <w:del w:id="13033" w:author="Anees Shaikh" w:date="2013-10-19T02:16:00Z"/>
              </w:rPr>
              <w:pPrChange w:id="13034" w:author="Anees Shaikh" w:date="2013-10-19T02:16:00Z">
                <w:pPr>
                  <w:pStyle w:val="XML1"/>
                </w:pPr>
              </w:pPrChange>
            </w:pPr>
            <w:ins w:id="13035" w:author="aas" w:date="2013-10-14T02:06:00Z">
              <w:del w:id="13036" w:author="Anees Shaikh" w:date="2013-10-19T02:16:00Z">
                <w:r w:rsidDel="00E067A3">
                  <w:delText xml:space="preserve">                          &lt;/xs:element&gt;</w:delText>
                </w:r>
              </w:del>
            </w:ins>
          </w:p>
          <w:p w14:paraId="061B6F10" w14:textId="07F019B7" w:rsidR="00874469" w:rsidDel="00E067A3" w:rsidRDefault="00874469">
            <w:pPr>
              <w:pStyle w:val="Appx"/>
              <w:rPr>
                <w:ins w:id="13037" w:author="aas" w:date="2013-10-14T02:06:00Z"/>
                <w:del w:id="13038" w:author="Anees Shaikh" w:date="2013-10-19T02:16:00Z"/>
              </w:rPr>
              <w:pPrChange w:id="13039" w:author="Anees Shaikh" w:date="2013-10-19T02:16:00Z">
                <w:pPr>
                  <w:pStyle w:val="XML1"/>
                </w:pPr>
              </w:pPrChange>
            </w:pPr>
            <w:ins w:id="13040" w:author="aas" w:date="2013-10-14T02:06:00Z">
              <w:del w:id="13041"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42" w:author="aas" w:date="2013-10-14T02:06:00Z"/>
                <w:del w:id="13043" w:author="Anees Shaikh" w:date="2013-10-19T02:16:00Z"/>
              </w:rPr>
              <w:pPrChange w:id="13044" w:author="Anees Shaikh" w:date="2013-10-19T02:16:00Z">
                <w:pPr>
                  <w:pStyle w:val="XML1"/>
                </w:pPr>
              </w:pPrChange>
            </w:pPr>
            <w:ins w:id="13045" w:author="aas" w:date="2013-10-14T02:06:00Z">
              <w:del w:id="13046" w:author="Anees Shaikh" w:date="2013-10-19T02:16:00Z">
                <w:r w:rsidDel="00E067A3">
                  <w:delText xml:space="preserve">                            &lt;xs:annotation&gt;</w:delText>
                </w:r>
              </w:del>
            </w:ins>
          </w:p>
          <w:p w14:paraId="0B11E132" w14:textId="122F2E7D" w:rsidR="00874469" w:rsidDel="00E067A3" w:rsidRDefault="00874469">
            <w:pPr>
              <w:pStyle w:val="Appx"/>
              <w:rPr>
                <w:ins w:id="13047" w:author="aas" w:date="2013-10-14T02:06:00Z"/>
                <w:del w:id="13048" w:author="Anees Shaikh" w:date="2013-10-19T02:16:00Z"/>
              </w:rPr>
              <w:pPrChange w:id="13049" w:author="Anees Shaikh" w:date="2013-10-19T02:16:00Z">
                <w:pPr>
                  <w:pStyle w:val="XML1"/>
                </w:pPr>
              </w:pPrChange>
            </w:pPr>
            <w:ins w:id="13050" w:author="aas" w:date="2013-10-14T02:06:00Z">
              <w:del w:id="13051" w:author="Anees Shaikh" w:date="2013-10-19T02:16:00Z">
                <w:r w:rsidDel="00E067A3">
                  <w:delText xml:space="preserve">                              &lt;xs:documentation&gt;</w:delText>
                </w:r>
              </w:del>
            </w:ins>
          </w:p>
          <w:p w14:paraId="47F8F622" w14:textId="10C3498D" w:rsidR="00874469" w:rsidDel="00E067A3" w:rsidRDefault="00874469">
            <w:pPr>
              <w:pStyle w:val="Appx"/>
              <w:rPr>
                <w:ins w:id="13052" w:author="aas" w:date="2013-10-14T02:06:00Z"/>
                <w:del w:id="13053" w:author="Anees Shaikh" w:date="2013-10-19T02:16:00Z"/>
              </w:rPr>
              <w:pPrChange w:id="13054" w:author="Anees Shaikh" w:date="2013-10-19T02:16:00Z">
                <w:pPr>
                  <w:pStyle w:val="XML1"/>
                </w:pPr>
              </w:pPrChange>
            </w:pPr>
            <w:ins w:id="13055" w:author="aas" w:date="2013-10-14T02:06:00Z">
              <w:del w:id="13056"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057" w:author="aas" w:date="2013-10-14T02:06:00Z"/>
                <w:del w:id="13058" w:author="Anees Shaikh" w:date="2013-10-19T02:16:00Z"/>
              </w:rPr>
              <w:pPrChange w:id="13059" w:author="Anees Shaikh" w:date="2013-10-19T02:16:00Z">
                <w:pPr>
                  <w:pStyle w:val="XML1"/>
                </w:pPr>
              </w:pPrChange>
            </w:pPr>
            <w:ins w:id="13060" w:author="aas" w:date="2013-10-14T02:06:00Z">
              <w:del w:id="13061" w:author="Anees Shaikh" w:date="2013-10-19T02:16:00Z">
                <w:r w:rsidDel="00E067A3">
                  <w:delText xml:space="preserve">                                       the actual rate.</w:delText>
                </w:r>
              </w:del>
            </w:ins>
          </w:p>
          <w:p w14:paraId="74545CB4" w14:textId="48AA3F21" w:rsidR="00874469" w:rsidDel="00E067A3" w:rsidRDefault="00874469">
            <w:pPr>
              <w:pStyle w:val="Appx"/>
              <w:rPr>
                <w:ins w:id="13062" w:author="aas" w:date="2013-10-14T02:06:00Z"/>
                <w:del w:id="13063" w:author="Anees Shaikh" w:date="2013-10-19T02:16:00Z"/>
              </w:rPr>
              <w:pPrChange w:id="13064" w:author="Anees Shaikh" w:date="2013-10-19T02:16:00Z">
                <w:pPr>
                  <w:pStyle w:val="XML1"/>
                </w:pPr>
              </w:pPrChange>
            </w:pPr>
          </w:p>
          <w:p w14:paraId="63755914" w14:textId="4644C202" w:rsidR="00874469" w:rsidDel="00E067A3" w:rsidRDefault="00874469">
            <w:pPr>
              <w:pStyle w:val="Appx"/>
              <w:rPr>
                <w:ins w:id="13065" w:author="aas" w:date="2013-10-14T02:06:00Z"/>
                <w:del w:id="13066" w:author="Anees Shaikh" w:date="2013-10-19T02:16:00Z"/>
              </w:rPr>
              <w:pPrChange w:id="13067" w:author="Anees Shaikh" w:date="2013-10-19T02:16:00Z">
                <w:pPr>
                  <w:pStyle w:val="XML1"/>
                </w:pPr>
              </w:pPrChange>
            </w:pPr>
            <w:ins w:id="13068" w:author="aas" w:date="2013-10-14T02:06:00Z">
              <w:del w:id="13069"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070" w:author="aas" w:date="2013-10-14T02:06:00Z"/>
                <w:del w:id="13071" w:author="Anees Shaikh" w:date="2013-10-19T02:16:00Z"/>
              </w:rPr>
              <w:pPrChange w:id="13072" w:author="Anees Shaikh" w:date="2013-10-19T02:16:00Z">
                <w:pPr>
                  <w:pStyle w:val="XML1"/>
                </w:pPr>
              </w:pPrChange>
            </w:pPr>
            <w:ins w:id="13073" w:author="aas" w:date="2013-10-14T02:06:00Z">
              <w:del w:id="13074" w:author="Anees Shaikh" w:date="2013-10-19T02:16:00Z">
                <w:r w:rsidDel="00E067A3">
                  <w:delText xml:space="preserve">                                       set.</w:delText>
                </w:r>
              </w:del>
            </w:ins>
          </w:p>
          <w:p w14:paraId="6D7B7579" w14:textId="332679A6" w:rsidR="00874469" w:rsidDel="00E067A3" w:rsidRDefault="00874469">
            <w:pPr>
              <w:pStyle w:val="Appx"/>
              <w:rPr>
                <w:ins w:id="13075" w:author="aas" w:date="2013-10-14T02:06:00Z"/>
                <w:del w:id="13076" w:author="Anees Shaikh" w:date="2013-10-19T02:16:00Z"/>
              </w:rPr>
              <w:pPrChange w:id="13077" w:author="Anees Shaikh" w:date="2013-10-19T02:16:00Z">
                <w:pPr>
                  <w:pStyle w:val="XML1"/>
                </w:pPr>
              </w:pPrChange>
            </w:pPr>
            <w:ins w:id="13078" w:author="aas" w:date="2013-10-14T02:06:00Z">
              <w:del w:id="13079" w:author="Anees Shaikh" w:date="2013-10-19T02:16:00Z">
                <w:r w:rsidDel="00E067A3">
                  <w:delText xml:space="preserve">                              &lt;/xs:documentation&gt;</w:delText>
                </w:r>
              </w:del>
            </w:ins>
          </w:p>
          <w:p w14:paraId="3456A5B5" w14:textId="6615B43D" w:rsidR="00874469" w:rsidDel="00E067A3" w:rsidRDefault="00874469">
            <w:pPr>
              <w:pStyle w:val="Appx"/>
              <w:rPr>
                <w:ins w:id="13080" w:author="aas" w:date="2013-10-14T02:06:00Z"/>
                <w:del w:id="13081" w:author="Anees Shaikh" w:date="2013-10-19T02:16:00Z"/>
              </w:rPr>
              <w:pPrChange w:id="13082" w:author="Anees Shaikh" w:date="2013-10-19T02:16:00Z">
                <w:pPr>
                  <w:pStyle w:val="XML1"/>
                </w:pPr>
              </w:pPrChange>
            </w:pPr>
            <w:ins w:id="13083" w:author="aas" w:date="2013-10-14T02:06:00Z">
              <w:del w:id="13084" w:author="Anees Shaikh" w:date="2013-10-19T02:16:00Z">
                <w:r w:rsidDel="00E067A3">
                  <w:delText xml:space="preserve">                            &lt;/xs:annotation&gt;</w:delText>
                </w:r>
              </w:del>
            </w:ins>
          </w:p>
          <w:p w14:paraId="7B1FE93E" w14:textId="69B06751" w:rsidR="00874469" w:rsidDel="00E067A3" w:rsidRDefault="00874469">
            <w:pPr>
              <w:pStyle w:val="Appx"/>
              <w:rPr>
                <w:ins w:id="13085" w:author="aas" w:date="2013-10-14T02:06:00Z"/>
                <w:del w:id="13086" w:author="Anees Shaikh" w:date="2013-10-19T02:16:00Z"/>
              </w:rPr>
              <w:pPrChange w:id="13087" w:author="Anees Shaikh" w:date="2013-10-19T02:16:00Z">
                <w:pPr>
                  <w:pStyle w:val="XML1"/>
                </w:pPr>
              </w:pPrChange>
            </w:pPr>
            <w:ins w:id="13088" w:author="aas" w:date="2013-10-14T02:06:00Z">
              <w:del w:id="13089" w:author="Anees Shaikh" w:date="2013-10-19T02:16:00Z">
                <w:r w:rsidDel="00E067A3">
                  <w:delText xml:space="preserve">                          &lt;/xs:element&gt;</w:delText>
                </w:r>
              </w:del>
            </w:ins>
          </w:p>
          <w:p w14:paraId="1243DD39" w14:textId="2F78827E" w:rsidR="00874469" w:rsidDel="00E067A3" w:rsidRDefault="00874469">
            <w:pPr>
              <w:pStyle w:val="Appx"/>
              <w:rPr>
                <w:ins w:id="13090" w:author="aas" w:date="2013-10-14T02:06:00Z"/>
                <w:del w:id="13091" w:author="Anees Shaikh" w:date="2013-10-19T02:16:00Z"/>
              </w:rPr>
              <w:pPrChange w:id="13092" w:author="Anees Shaikh" w:date="2013-10-19T02:16:00Z">
                <w:pPr>
                  <w:pStyle w:val="XML1"/>
                </w:pPr>
              </w:pPrChange>
            </w:pPr>
            <w:ins w:id="13093" w:author="aas" w:date="2013-10-14T02:06:00Z">
              <w:del w:id="13094"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095" w:author="aas" w:date="2013-10-14T02:06:00Z"/>
                <w:del w:id="13096" w:author="Anees Shaikh" w:date="2013-10-19T02:16:00Z"/>
              </w:rPr>
              <w:pPrChange w:id="13097" w:author="Anees Shaikh" w:date="2013-10-19T02:16:00Z">
                <w:pPr>
                  <w:pStyle w:val="XML1"/>
                </w:pPr>
              </w:pPrChange>
            </w:pPr>
            <w:ins w:id="13098" w:author="aas" w:date="2013-10-14T02:06:00Z">
              <w:del w:id="13099" w:author="Anees Shaikh" w:date="2013-10-19T02:16:00Z">
                <w:r w:rsidDel="00E067A3">
                  <w:delText xml:space="preserve">                            &lt;xs:annotation&gt;</w:delText>
                </w:r>
              </w:del>
            </w:ins>
          </w:p>
          <w:p w14:paraId="6CFDECEB" w14:textId="775E0BE5" w:rsidR="00874469" w:rsidDel="00E067A3" w:rsidRDefault="00874469">
            <w:pPr>
              <w:pStyle w:val="Appx"/>
              <w:rPr>
                <w:ins w:id="13100" w:author="aas" w:date="2013-10-14T02:06:00Z"/>
                <w:del w:id="13101" w:author="Anees Shaikh" w:date="2013-10-19T02:16:00Z"/>
              </w:rPr>
              <w:pPrChange w:id="13102" w:author="Anees Shaikh" w:date="2013-10-19T02:16:00Z">
                <w:pPr>
                  <w:pStyle w:val="XML1"/>
                </w:pPr>
              </w:pPrChange>
            </w:pPr>
            <w:ins w:id="13103" w:author="aas" w:date="2013-10-14T02:06:00Z">
              <w:del w:id="13104" w:author="Anees Shaikh" w:date="2013-10-19T02:16:00Z">
                <w:r w:rsidDel="00E067A3">
                  <w:delText xml:space="preserve">                              &lt;xs:documentation&gt;</w:delText>
                </w:r>
              </w:del>
            </w:ins>
          </w:p>
          <w:p w14:paraId="6476D826" w14:textId="6DFB3D5C" w:rsidR="00874469" w:rsidDel="00E067A3" w:rsidRDefault="00874469">
            <w:pPr>
              <w:pStyle w:val="Appx"/>
              <w:rPr>
                <w:ins w:id="13105" w:author="aas" w:date="2013-10-14T02:06:00Z"/>
                <w:del w:id="13106" w:author="Anees Shaikh" w:date="2013-10-19T02:16:00Z"/>
              </w:rPr>
              <w:pPrChange w:id="13107" w:author="Anees Shaikh" w:date="2013-10-19T02:16:00Z">
                <w:pPr>
                  <w:pStyle w:val="XML1"/>
                </w:pPr>
              </w:pPrChange>
            </w:pPr>
            <w:ins w:id="13108" w:author="aas" w:date="2013-10-14T02:06:00Z">
              <w:del w:id="13109"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10" w:author="aas" w:date="2013-10-14T02:06:00Z"/>
                <w:del w:id="13111" w:author="Anees Shaikh" w:date="2013-10-19T02:16:00Z"/>
              </w:rPr>
              <w:pPrChange w:id="13112" w:author="Anees Shaikh" w:date="2013-10-19T02:16:00Z">
                <w:pPr>
                  <w:pStyle w:val="XML1"/>
                </w:pPr>
              </w:pPrChange>
            </w:pPr>
          </w:p>
          <w:p w14:paraId="7A11CE2D" w14:textId="45020CE4" w:rsidR="00874469" w:rsidDel="00E067A3" w:rsidRDefault="00874469">
            <w:pPr>
              <w:pStyle w:val="Appx"/>
              <w:rPr>
                <w:ins w:id="13113" w:author="aas" w:date="2013-10-14T02:06:00Z"/>
                <w:del w:id="13114" w:author="Anees Shaikh" w:date="2013-10-19T02:16:00Z"/>
              </w:rPr>
              <w:pPrChange w:id="13115" w:author="Anees Shaikh" w:date="2013-10-19T02:16:00Z">
                <w:pPr>
                  <w:pStyle w:val="XML1"/>
                </w:pPr>
              </w:pPrChange>
            </w:pPr>
            <w:ins w:id="13116" w:author="aas" w:date="2013-10-14T02:06:00Z">
              <w:del w:id="13117" w:author="Anees Shaikh" w:date="2013-10-19T02:16:00Z">
                <w:r w:rsidDel="00E067A3">
                  <w:delText xml:space="preserve">                                       This element is optional.</w:delText>
                </w:r>
              </w:del>
            </w:ins>
          </w:p>
          <w:p w14:paraId="181F9527" w14:textId="1CF69E87" w:rsidR="00874469" w:rsidDel="00E067A3" w:rsidRDefault="00874469">
            <w:pPr>
              <w:pStyle w:val="Appx"/>
              <w:rPr>
                <w:ins w:id="13118" w:author="aas" w:date="2013-10-14T02:06:00Z"/>
                <w:del w:id="13119" w:author="Anees Shaikh" w:date="2013-10-19T02:16:00Z"/>
              </w:rPr>
              <w:pPrChange w:id="13120" w:author="Anees Shaikh" w:date="2013-10-19T02:16:00Z">
                <w:pPr>
                  <w:pStyle w:val="XML1"/>
                </w:pPr>
              </w:pPrChange>
            </w:pPr>
            <w:ins w:id="13121" w:author="aas" w:date="2013-10-14T02:06:00Z">
              <w:del w:id="13122" w:author="Anees Shaikh" w:date="2013-10-19T02:16:00Z">
                <w:r w:rsidDel="00E067A3">
                  <w:delText xml:space="preserve">                              &lt;/xs:documentation&gt;</w:delText>
                </w:r>
              </w:del>
            </w:ins>
          </w:p>
          <w:p w14:paraId="0EA9B5F0" w14:textId="3C2C53EB" w:rsidR="00874469" w:rsidDel="00E067A3" w:rsidRDefault="00874469">
            <w:pPr>
              <w:pStyle w:val="Appx"/>
              <w:rPr>
                <w:ins w:id="13123" w:author="aas" w:date="2013-10-14T02:06:00Z"/>
                <w:del w:id="13124" w:author="Anees Shaikh" w:date="2013-10-19T02:16:00Z"/>
              </w:rPr>
              <w:pPrChange w:id="13125" w:author="Anees Shaikh" w:date="2013-10-19T02:16:00Z">
                <w:pPr>
                  <w:pStyle w:val="XML1"/>
                </w:pPr>
              </w:pPrChange>
            </w:pPr>
            <w:ins w:id="13126" w:author="aas" w:date="2013-10-14T02:06:00Z">
              <w:del w:id="13127" w:author="Anees Shaikh" w:date="2013-10-19T02:16:00Z">
                <w:r w:rsidDel="00E067A3">
                  <w:delText xml:space="preserve">                            &lt;/xs:annotation&gt;</w:delText>
                </w:r>
              </w:del>
            </w:ins>
          </w:p>
          <w:p w14:paraId="1FB57794" w14:textId="0B9C4507" w:rsidR="00874469" w:rsidDel="00E067A3" w:rsidRDefault="00874469">
            <w:pPr>
              <w:pStyle w:val="Appx"/>
              <w:rPr>
                <w:ins w:id="13128" w:author="aas" w:date="2013-10-14T02:06:00Z"/>
                <w:del w:id="13129" w:author="Anees Shaikh" w:date="2013-10-19T02:16:00Z"/>
              </w:rPr>
              <w:pPrChange w:id="13130" w:author="Anees Shaikh" w:date="2013-10-19T02:16:00Z">
                <w:pPr>
                  <w:pStyle w:val="XML1"/>
                </w:pPr>
              </w:pPrChange>
            </w:pPr>
            <w:ins w:id="13131" w:author="aas" w:date="2013-10-14T02:06:00Z">
              <w:del w:id="13132" w:author="Anees Shaikh" w:date="2013-10-19T02:16:00Z">
                <w:r w:rsidDel="00E067A3">
                  <w:delText xml:space="preserve">                          &lt;/xs:element&gt;</w:delText>
                </w:r>
              </w:del>
            </w:ins>
          </w:p>
          <w:p w14:paraId="0FB935DF" w14:textId="0510CB2E" w:rsidR="00874469" w:rsidDel="00E067A3" w:rsidRDefault="00874469">
            <w:pPr>
              <w:pStyle w:val="Appx"/>
              <w:rPr>
                <w:ins w:id="13133" w:author="aas" w:date="2013-10-14T02:06:00Z"/>
                <w:del w:id="13134" w:author="Anees Shaikh" w:date="2013-10-19T02:16:00Z"/>
              </w:rPr>
              <w:pPrChange w:id="13135" w:author="Anees Shaikh" w:date="2013-10-19T02:16:00Z">
                <w:pPr>
                  <w:pStyle w:val="XML1"/>
                </w:pPr>
              </w:pPrChange>
            </w:pPr>
            <w:ins w:id="13136" w:author="aas" w:date="2013-10-14T02:06:00Z">
              <w:del w:id="13137"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38" w:author="aas" w:date="2013-10-14T02:06:00Z"/>
                <w:del w:id="13139" w:author="Anees Shaikh" w:date="2013-10-19T02:16:00Z"/>
              </w:rPr>
              <w:pPrChange w:id="13140" w:author="Anees Shaikh" w:date="2013-10-19T02:16:00Z">
                <w:pPr>
                  <w:pStyle w:val="XML1"/>
                </w:pPr>
              </w:pPrChange>
            </w:pPr>
            <w:ins w:id="13141" w:author="aas" w:date="2013-10-14T02:06:00Z">
              <w:del w:id="13142"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43" w:author="aas" w:date="2013-10-14T02:06:00Z"/>
                <w:del w:id="13144" w:author="Anees Shaikh" w:date="2013-10-19T02:16:00Z"/>
              </w:rPr>
              <w:pPrChange w:id="13145" w:author="Anees Shaikh" w:date="2013-10-19T02:16:00Z">
                <w:pPr>
                  <w:pStyle w:val="XML1"/>
                </w:pPr>
              </w:pPrChange>
            </w:pPr>
            <w:ins w:id="13146" w:author="aas" w:date="2013-10-14T02:06:00Z">
              <w:del w:id="13147" w:author="Anees Shaikh" w:date="2013-10-19T02:16:00Z">
                <w:r w:rsidDel="00E067A3">
                  <w:delText xml:space="preserve">                        &lt;/xs:sequence&gt;</w:delText>
                </w:r>
              </w:del>
            </w:ins>
          </w:p>
          <w:p w14:paraId="59E85E28" w14:textId="1D4937DF" w:rsidR="00874469" w:rsidDel="00E067A3" w:rsidRDefault="00874469">
            <w:pPr>
              <w:pStyle w:val="Appx"/>
              <w:rPr>
                <w:ins w:id="13148" w:author="aas" w:date="2013-10-14T02:06:00Z"/>
                <w:del w:id="13149" w:author="Anees Shaikh" w:date="2013-10-19T02:16:00Z"/>
              </w:rPr>
              <w:pPrChange w:id="13150" w:author="Anees Shaikh" w:date="2013-10-19T02:16:00Z">
                <w:pPr>
                  <w:pStyle w:val="XML1"/>
                </w:pPr>
              </w:pPrChange>
            </w:pPr>
            <w:ins w:id="13151" w:author="aas" w:date="2013-10-14T02:06:00Z">
              <w:del w:id="13152" w:author="Anees Shaikh" w:date="2013-10-19T02:16:00Z">
                <w:r w:rsidDel="00E067A3">
                  <w:delText xml:space="preserve">                      &lt;/xs:complexType&gt;</w:delText>
                </w:r>
              </w:del>
            </w:ins>
          </w:p>
          <w:p w14:paraId="427107A9" w14:textId="1CF129D3" w:rsidR="00874469" w:rsidDel="00E067A3" w:rsidRDefault="00874469">
            <w:pPr>
              <w:pStyle w:val="Appx"/>
              <w:rPr>
                <w:ins w:id="13153" w:author="aas" w:date="2013-10-14T02:06:00Z"/>
                <w:del w:id="13154" w:author="Anees Shaikh" w:date="2013-10-19T02:16:00Z"/>
              </w:rPr>
              <w:pPrChange w:id="13155" w:author="Anees Shaikh" w:date="2013-10-19T02:16:00Z">
                <w:pPr>
                  <w:pStyle w:val="XML1"/>
                </w:pPr>
              </w:pPrChange>
            </w:pPr>
            <w:ins w:id="13156" w:author="aas" w:date="2013-10-14T02:06:00Z">
              <w:del w:id="13157" w:author="Anees Shaikh" w:date="2013-10-19T02:16:00Z">
                <w:r w:rsidDel="00E067A3">
                  <w:delText xml:space="preserve">                    &lt;/xs:element&gt;</w:delText>
                </w:r>
              </w:del>
            </w:ins>
          </w:p>
          <w:p w14:paraId="053FC427" w14:textId="6ADE45E3" w:rsidR="00874469" w:rsidDel="00E067A3" w:rsidRDefault="00874469">
            <w:pPr>
              <w:pStyle w:val="Appx"/>
              <w:rPr>
                <w:ins w:id="13158" w:author="aas" w:date="2013-10-14T02:06:00Z"/>
                <w:del w:id="13159" w:author="Anees Shaikh" w:date="2013-10-19T02:16:00Z"/>
              </w:rPr>
              <w:pPrChange w:id="13160" w:author="Anees Shaikh" w:date="2013-10-19T02:16:00Z">
                <w:pPr>
                  <w:pStyle w:val="XML1"/>
                </w:pPr>
              </w:pPrChange>
            </w:pPr>
            <w:ins w:id="13161" w:author="aas" w:date="2013-10-14T02:06:00Z">
              <w:del w:id="13162"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163" w:author="aas" w:date="2013-10-14T02:06:00Z"/>
                <w:del w:id="13164" w:author="Anees Shaikh" w:date="2013-10-19T02:16:00Z"/>
              </w:rPr>
              <w:pPrChange w:id="13165" w:author="Anees Shaikh" w:date="2013-10-19T02:16:00Z">
                <w:pPr>
                  <w:pStyle w:val="XML1"/>
                </w:pPr>
              </w:pPrChange>
            </w:pPr>
            <w:ins w:id="13166" w:author="aas" w:date="2013-10-14T02:06:00Z">
              <w:del w:id="13167" w:author="Anees Shaikh" w:date="2013-10-19T02:16:00Z">
                <w:r w:rsidDel="00E067A3">
                  <w:delText xml:space="preserve">                            namespace="##other" processContents="lax"/&gt;</w:delText>
                </w:r>
              </w:del>
            </w:ins>
          </w:p>
          <w:p w14:paraId="1E60449A" w14:textId="0D85AF23" w:rsidR="00874469" w:rsidDel="00E067A3" w:rsidRDefault="00874469">
            <w:pPr>
              <w:pStyle w:val="Appx"/>
              <w:rPr>
                <w:ins w:id="13168" w:author="aas" w:date="2013-10-14T02:06:00Z"/>
                <w:del w:id="13169" w:author="Anees Shaikh" w:date="2013-10-19T02:16:00Z"/>
              </w:rPr>
              <w:pPrChange w:id="13170" w:author="Anees Shaikh" w:date="2013-10-19T02:16:00Z">
                <w:pPr>
                  <w:pStyle w:val="XML1"/>
                </w:pPr>
              </w:pPrChange>
            </w:pPr>
            <w:ins w:id="13171" w:author="aas" w:date="2013-10-14T02:06:00Z">
              <w:del w:id="13172" w:author="Anees Shaikh" w:date="2013-10-19T02:16:00Z">
                <w:r w:rsidDel="00E067A3">
                  <w:delText xml:space="preserve">                  &lt;/xs:sequence&gt;</w:delText>
                </w:r>
              </w:del>
            </w:ins>
          </w:p>
          <w:p w14:paraId="6E348502" w14:textId="5C9C9D2B" w:rsidR="00874469" w:rsidDel="00E067A3" w:rsidRDefault="00874469">
            <w:pPr>
              <w:pStyle w:val="Appx"/>
              <w:rPr>
                <w:ins w:id="13173" w:author="aas" w:date="2013-10-14T02:06:00Z"/>
                <w:del w:id="13174" w:author="Anees Shaikh" w:date="2013-10-19T02:16:00Z"/>
              </w:rPr>
              <w:pPrChange w:id="13175" w:author="Anees Shaikh" w:date="2013-10-19T02:16:00Z">
                <w:pPr>
                  <w:pStyle w:val="XML1"/>
                </w:pPr>
              </w:pPrChange>
            </w:pPr>
            <w:ins w:id="13176" w:author="aas" w:date="2013-10-14T02:06:00Z">
              <w:del w:id="13177" w:author="Anees Shaikh" w:date="2013-10-19T02:16:00Z">
                <w:r w:rsidDel="00E067A3">
                  <w:delText xml:space="preserve">                &lt;/xs:complexType&gt;</w:delText>
                </w:r>
              </w:del>
            </w:ins>
          </w:p>
          <w:p w14:paraId="6FDF9F5A" w14:textId="7F465116" w:rsidR="00874469" w:rsidDel="00E067A3" w:rsidRDefault="00874469">
            <w:pPr>
              <w:pStyle w:val="Appx"/>
              <w:rPr>
                <w:ins w:id="13178" w:author="aas" w:date="2013-10-14T02:06:00Z"/>
                <w:del w:id="13179" w:author="Anees Shaikh" w:date="2013-10-19T02:16:00Z"/>
              </w:rPr>
              <w:pPrChange w:id="13180" w:author="Anees Shaikh" w:date="2013-10-19T02:16:00Z">
                <w:pPr>
                  <w:pStyle w:val="XML1"/>
                </w:pPr>
              </w:pPrChange>
            </w:pPr>
            <w:ins w:id="13181" w:author="aas" w:date="2013-10-14T02:06:00Z">
              <w:del w:id="13182" w:author="Anees Shaikh" w:date="2013-10-19T02:16:00Z">
                <w:r w:rsidDel="00E067A3">
                  <w:delText xml:space="preserve">              &lt;/xs:element&gt;</w:delText>
                </w:r>
              </w:del>
            </w:ins>
          </w:p>
          <w:p w14:paraId="70F122D3" w14:textId="47A1AA5C" w:rsidR="00874469" w:rsidDel="00E067A3" w:rsidRDefault="00874469">
            <w:pPr>
              <w:pStyle w:val="Appx"/>
              <w:rPr>
                <w:ins w:id="13183" w:author="aas" w:date="2013-10-14T02:06:00Z"/>
                <w:del w:id="13184" w:author="Anees Shaikh" w:date="2013-10-19T02:16:00Z"/>
              </w:rPr>
              <w:pPrChange w:id="13185" w:author="Anees Shaikh" w:date="2013-10-19T02:16:00Z">
                <w:pPr>
                  <w:pStyle w:val="XML1"/>
                </w:pPr>
              </w:pPrChange>
            </w:pPr>
            <w:ins w:id="13186" w:author="aas" w:date="2013-10-14T02:06:00Z">
              <w:del w:id="13187"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188" w:author="aas" w:date="2013-10-14T02:06:00Z"/>
                <w:del w:id="13189" w:author="Anees Shaikh" w:date="2013-10-19T02:16:00Z"/>
              </w:rPr>
              <w:pPrChange w:id="13190" w:author="Anees Shaikh" w:date="2013-10-19T02:16:00Z">
                <w:pPr>
                  <w:pStyle w:val="XML1"/>
                </w:pPr>
              </w:pPrChange>
            </w:pPr>
            <w:ins w:id="13191" w:author="aas" w:date="2013-10-14T02:06:00Z">
              <w:del w:id="13192" w:author="Anees Shaikh" w:date="2013-10-19T02:16:00Z">
                <w:r w:rsidDel="00E067A3">
                  <w:delText xml:space="preserve">                &lt;xs:annotation&gt;</w:delText>
                </w:r>
              </w:del>
            </w:ins>
          </w:p>
          <w:p w14:paraId="2750E8D4" w14:textId="5563D8A6" w:rsidR="00874469" w:rsidDel="00E067A3" w:rsidRDefault="00874469">
            <w:pPr>
              <w:pStyle w:val="Appx"/>
              <w:rPr>
                <w:ins w:id="13193" w:author="aas" w:date="2013-10-14T02:06:00Z"/>
                <w:del w:id="13194" w:author="Anees Shaikh" w:date="2013-10-19T02:16:00Z"/>
              </w:rPr>
              <w:pPrChange w:id="13195" w:author="Anees Shaikh" w:date="2013-10-19T02:16:00Z">
                <w:pPr>
                  <w:pStyle w:val="XML1"/>
                </w:pPr>
              </w:pPrChange>
            </w:pPr>
            <w:ins w:id="13196" w:author="aas" w:date="2013-10-14T02:06:00Z">
              <w:del w:id="13197" w:author="Anees Shaikh" w:date="2013-10-19T02:16:00Z">
                <w:r w:rsidDel="00E067A3">
                  <w:delText xml:space="preserve">                  &lt;xs:documentation&gt;</w:delText>
                </w:r>
              </w:del>
            </w:ins>
          </w:p>
          <w:p w14:paraId="6600E641" w14:textId="7F055BA8" w:rsidR="00874469" w:rsidDel="00E067A3" w:rsidRDefault="00874469">
            <w:pPr>
              <w:pStyle w:val="Appx"/>
              <w:rPr>
                <w:ins w:id="13198" w:author="aas" w:date="2013-10-14T02:06:00Z"/>
                <w:del w:id="13199" w:author="Anees Shaikh" w:date="2013-10-19T02:16:00Z"/>
              </w:rPr>
              <w:pPrChange w:id="13200" w:author="Anees Shaikh" w:date="2013-10-19T02:16:00Z">
                <w:pPr>
                  <w:pStyle w:val="XML1"/>
                </w:pPr>
              </w:pPrChange>
            </w:pPr>
            <w:ins w:id="13201" w:author="aas" w:date="2013-10-14T02:06:00Z">
              <w:del w:id="13202"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03" w:author="aas" w:date="2013-10-14T02:06:00Z"/>
                <w:del w:id="13204" w:author="Anees Shaikh" w:date="2013-10-19T02:16:00Z"/>
              </w:rPr>
              <w:pPrChange w:id="13205" w:author="Anees Shaikh" w:date="2013-10-19T02:16:00Z">
                <w:pPr>
                  <w:pStyle w:val="XML1"/>
                </w:pPr>
              </w:pPrChange>
            </w:pPr>
            <w:ins w:id="13206" w:author="aas" w:date="2013-10-14T02:06:00Z">
              <w:del w:id="13207" w:author="Anees Shaikh" w:date="2013-10-19T02:16:00Z">
                <w:r w:rsidDel="00E067A3">
                  <w:delText xml:space="preserve">                           Capable Switch.</w:delText>
                </w:r>
              </w:del>
            </w:ins>
          </w:p>
          <w:p w14:paraId="292B2EB3" w14:textId="36702245" w:rsidR="00874469" w:rsidDel="00E067A3" w:rsidRDefault="00874469">
            <w:pPr>
              <w:pStyle w:val="Appx"/>
              <w:rPr>
                <w:ins w:id="13208" w:author="aas" w:date="2013-10-14T02:06:00Z"/>
                <w:del w:id="13209" w:author="Anees Shaikh" w:date="2013-10-19T02:16:00Z"/>
              </w:rPr>
              <w:pPrChange w:id="13210" w:author="Anees Shaikh" w:date="2013-10-19T02:16:00Z">
                <w:pPr>
                  <w:pStyle w:val="XML1"/>
                </w:pPr>
              </w:pPrChange>
            </w:pPr>
            <w:ins w:id="13211" w:author="aas" w:date="2013-10-14T02:06:00Z">
              <w:del w:id="13212" w:author="Anees Shaikh" w:date="2013-10-19T02:16:00Z">
                <w:r w:rsidDel="00E067A3">
                  <w:delText xml:space="preserve">                  &lt;/xs:documentation&gt;</w:delText>
                </w:r>
              </w:del>
            </w:ins>
          </w:p>
          <w:p w14:paraId="78AB5441" w14:textId="06DF818B" w:rsidR="00874469" w:rsidDel="00E067A3" w:rsidRDefault="00874469">
            <w:pPr>
              <w:pStyle w:val="Appx"/>
              <w:rPr>
                <w:ins w:id="13213" w:author="aas" w:date="2013-10-14T02:06:00Z"/>
                <w:del w:id="13214" w:author="Anees Shaikh" w:date="2013-10-19T02:16:00Z"/>
              </w:rPr>
              <w:pPrChange w:id="13215" w:author="Anees Shaikh" w:date="2013-10-19T02:16:00Z">
                <w:pPr>
                  <w:pStyle w:val="XML1"/>
                </w:pPr>
              </w:pPrChange>
            </w:pPr>
            <w:ins w:id="13216" w:author="aas" w:date="2013-10-14T02:06:00Z">
              <w:del w:id="13217" w:author="Anees Shaikh" w:date="2013-10-19T02:16:00Z">
                <w:r w:rsidDel="00E067A3">
                  <w:delText xml:space="preserve">                &lt;/xs:annotation&gt;</w:delText>
                </w:r>
              </w:del>
            </w:ins>
          </w:p>
          <w:p w14:paraId="5FCC298A" w14:textId="4779681E" w:rsidR="00874469" w:rsidDel="00E067A3" w:rsidRDefault="00874469">
            <w:pPr>
              <w:pStyle w:val="Appx"/>
              <w:rPr>
                <w:ins w:id="13218" w:author="aas" w:date="2013-10-14T02:06:00Z"/>
                <w:del w:id="13219" w:author="Anees Shaikh" w:date="2013-10-19T02:16:00Z"/>
              </w:rPr>
              <w:pPrChange w:id="13220" w:author="Anees Shaikh" w:date="2013-10-19T02:16:00Z">
                <w:pPr>
                  <w:pStyle w:val="XML1"/>
                </w:pPr>
              </w:pPrChange>
            </w:pPr>
            <w:ins w:id="13221" w:author="aas" w:date="2013-10-14T02:06:00Z">
              <w:del w:id="13222" w:author="Anees Shaikh" w:date="2013-10-19T02:16:00Z">
                <w:r w:rsidDel="00E067A3">
                  <w:delText xml:space="preserve">                &lt;xs:complexType&gt;</w:delText>
                </w:r>
              </w:del>
            </w:ins>
          </w:p>
          <w:p w14:paraId="36626A93" w14:textId="179C30B3" w:rsidR="00874469" w:rsidDel="00E067A3" w:rsidRDefault="00874469">
            <w:pPr>
              <w:pStyle w:val="Appx"/>
              <w:rPr>
                <w:ins w:id="13223" w:author="aas" w:date="2013-10-14T02:06:00Z"/>
                <w:del w:id="13224" w:author="Anees Shaikh" w:date="2013-10-19T02:16:00Z"/>
              </w:rPr>
              <w:pPrChange w:id="13225" w:author="Anees Shaikh" w:date="2013-10-19T02:16:00Z">
                <w:pPr>
                  <w:pStyle w:val="XML1"/>
                </w:pPr>
              </w:pPrChange>
            </w:pPr>
            <w:ins w:id="13226" w:author="aas" w:date="2013-10-14T02:06:00Z">
              <w:del w:id="13227" w:author="Anees Shaikh" w:date="2013-10-19T02:16:00Z">
                <w:r w:rsidDel="00E067A3">
                  <w:delText xml:space="preserve">                  &lt;xs:sequence&gt;</w:delText>
                </w:r>
              </w:del>
            </w:ins>
          </w:p>
          <w:p w14:paraId="789F6244" w14:textId="022EE4FC" w:rsidR="00874469" w:rsidDel="00E067A3" w:rsidRDefault="00874469">
            <w:pPr>
              <w:pStyle w:val="Appx"/>
              <w:rPr>
                <w:ins w:id="13228" w:author="aas" w:date="2013-10-14T02:06:00Z"/>
                <w:del w:id="13229" w:author="Anees Shaikh" w:date="2013-10-19T02:16:00Z"/>
              </w:rPr>
              <w:pPrChange w:id="13230" w:author="Anees Shaikh" w:date="2013-10-19T02:16:00Z">
                <w:pPr>
                  <w:pStyle w:val="XML1"/>
                </w:pPr>
              </w:pPrChange>
            </w:pPr>
            <w:ins w:id="13231" w:author="aas" w:date="2013-10-14T02:06:00Z">
              <w:del w:id="13232"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33" w:author="aas" w:date="2013-10-14T02:06:00Z"/>
                <w:del w:id="13234" w:author="Anees Shaikh" w:date="2013-10-19T02:16:00Z"/>
              </w:rPr>
              <w:pPrChange w:id="13235" w:author="Anees Shaikh" w:date="2013-10-19T02:16:00Z">
                <w:pPr>
                  <w:pStyle w:val="XML1"/>
                </w:pPr>
              </w:pPrChange>
            </w:pPr>
            <w:ins w:id="13236" w:author="aas" w:date="2013-10-14T02:06:00Z">
              <w:del w:id="13237" w:author="Anees Shaikh" w:date="2013-10-19T02:16:00Z">
                <w:r w:rsidDel="00E067A3">
                  <w:delText xml:space="preserve">                      &lt;xs:annotation&gt;</w:delText>
                </w:r>
              </w:del>
            </w:ins>
          </w:p>
          <w:p w14:paraId="5EECDE0C" w14:textId="69EA4598" w:rsidR="00874469" w:rsidDel="00E067A3" w:rsidRDefault="00874469">
            <w:pPr>
              <w:pStyle w:val="Appx"/>
              <w:rPr>
                <w:ins w:id="13238" w:author="aas" w:date="2013-10-14T02:06:00Z"/>
                <w:del w:id="13239" w:author="Anees Shaikh" w:date="2013-10-19T02:16:00Z"/>
              </w:rPr>
              <w:pPrChange w:id="13240" w:author="Anees Shaikh" w:date="2013-10-19T02:16:00Z">
                <w:pPr>
                  <w:pStyle w:val="XML1"/>
                </w:pPr>
              </w:pPrChange>
            </w:pPr>
            <w:ins w:id="13241" w:author="aas" w:date="2013-10-14T02:06:00Z">
              <w:del w:id="13242" w:author="Anees Shaikh" w:date="2013-10-19T02:16:00Z">
                <w:r w:rsidDel="00E067A3">
                  <w:delText xml:space="preserve">                        &lt;xs:documentation&gt;</w:delText>
                </w:r>
              </w:del>
            </w:ins>
          </w:p>
          <w:p w14:paraId="400F690C" w14:textId="5B7CD20D" w:rsidR="00874469" w:rsidDel="00E067A3" w:rsidRDefault="00874469">
            <w:pPr>
              <w:pStyle w:val="Appx"/>
              <w:rPr>
                <w:ins w:id="13243" w:author="aas" w:date="2013-10-14T02:06:00Z"/>
                <w:del w:id="13244" w:author="Anees Shaikh" w:date="2013-10-19T02:16:00Z"/>
              </w:rPr>
              <w:pPrChange w:id="13245" w:author="Anees Shaikh" w:date="2013-10-19T02:16:00Z">
                <w:pPr>
                  <w:pStyle w:val="XML1"/>
                </w:pPr>
              </w:pPrChange>
            </w:pPr>
            <w:ins w:id="13246" w:author="aas" w:date="2013-10-14T02:06:00Z">
              <w:del w:id="13247"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48" w:author="aas" w:date="2013-10-14T02:06:00Z"/>
                <w:del w:id="13249" w:author="Anees Shaikh" w:date="2013-10-19T02:16:00Z"/>
              </w:rPr>
              <w:pPrChange w:id="13250" w:author="Anees Shaikh" w:date="2013-10-19T02:16:00Z">
                <w:pPr>
                  <w:pStyle w:val="XML1"/>
                </w:pPr>
              </w:pPrChange>
            </w:pPr>
            <w:ins w:id="13251" w:author="aas" w:date="2013-10-14T02:06:00Z">
              <w:del w:id="13252"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53" w:author="aas" w:date="2013-10-14T02:06:00Z"/>
                <w:del w:id="13254" w:author="Anees Shaikh" w:date="2013-10-19T02:16:00Z"/>
              </w:rPr>
              <w:pPrChange w:id="13255" w:author="Anees Shaikh" w:date="2013-10-19T02:16:00Z">
                <w:pPr>
                  <w:pStyle w:val="XML1"/>
                </w:pPr>
              </w:pPrChange>
            </w:pPr>
            <w:ins w:id="13256" w:author="aas" w:date="2013-10-14T02:06:00Z">
              <w:del w:id="13257"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258" w:author="aas" w:date="2013-10-14T02:06:00Z"/>
                <w:del w:id="13259" w:author="Anees Shaikh" w:date="2013-10-19T02:16:00Z"/>
              </w:rPr>
              <w:pPrChange w:id="13260" w:author="Anees Shaikh" w:date="2013-10-19T02:16:00Z">
                <w:pPr>
                  <w:pStyle w:val="XML1"/>
                </w:pPr>
              </w:pPrChange>
            </w:pPr>
            <w:ins w:id="13261" w:author="aas" w:date="2013-10-14T02:06:00Z">
              <w:del w:id="13262" w:author="Anees Shaikh" w:date="2013-10-19T02:16:00Z">
                <w:r w:rsidDel="00E067A3">
                  <w:delText xml:space="preserve">                                 Switch.</w:delText>
                </w:r>
              </w:del>
            </w:ins>
          </w:p>
          <w:p w14:paraId="743DEE65" w14:textId="2D142921" w:rsidR="00874469" w:rsidDel="00E067A3" w:rsidRDefault="00874469">
            <w:pPr>
              <w:pStyle w:val="Appx"/>
              <w:rPr>
                <w:ins w:id="13263" w:author="aas" w:date="2013-10-14T02:06:00Z"/>
                <w:del w:id="13264" w:author="Anees Shaikh" w:date="2013-10-19T02:16:00Z"/>
              </w:rPr>
              <w:pPrChange w:id="13265" w:author="Anees Shaikh" w:date="2013-10-19T02:16:00Z">
                <w:pPr>
                  <w:pStyle w:val="XML1"/>
                </w:pPr>
              </w:pPrChange>
            </w:pPr>
            <w:ins w:id="13266" w:author="aas" w:date="2013-10-14T02:06:00Z">
              <w:del w:id="13267" w:author="Anees Shaikh" w:date="2013-10-19T02:16:00Z">
                <w:r w:rsidDel="00E067A3">
                  <w:delText xml:space="preserve">                        &lt;/xs:documentation&gt;</w:delText>
                </w:r>
              </w:del>
            </w:ins>
          </w:p>
          <w:p w14:paraId="06EF9334" w14:textId="797AA403" w:rsidR="00874469" w:rsidDel="00E067A3" w:rsidRDefault="00874469">
            <w:pPr>
              <w:pStyle w:val="Appx"/>
              <w:rPr>
                <w:ins w:id="13268" w:author="aas" w:date="2013-10-14T02:06:00Z"/>
                <w:del w:id="13269" w:author="Anees Shaikh" w:date="2013-10-19T02:16:00Z"/>
              </w:rPr>
              <w:pPrChange w:id="13270" w:author="Anees Shaikh" w:date="2013-10-19T02:16:00Z">
                <w:pPr>
                  <w:pStyle w:val="XML1"/>
                </w:pPr>
              </w:pPrChange>
            </w:pPr>
            <w:ins w:id="13271" w:author="aas" w:date="2013-10-14T02:06:00Z">
              <w:del w:id="13272" w:author="Anees Shaikh" w:date="2013-10-19T02:16:00Z">
                <w:r w:rsidDel="00E067A3">
                  <w:delText xml:space="preserve">                      &lt;/xs:annotation&gt;</w:delText>
                </w:r>
              </w:del>
            </w:ins>
          </w:p>
          <w:p w14:paraId="2FEEE4C5" w14:textId="70F2FCCD" w:rsidR="00874469" w:rsidDel="00E067A3" w:rsidRDefault="00874469">
            <w:pPr>
              <w:pStyle w:val="Appx"/>
              <w:rPr>
                <w:ins w:id="13273" w:author="aas" w:date="2013-10-14T02:06:00Z"/>
                <w:del w:id="13274" w:author="Anees Shaikh" w:date="2013-10-19T02:16:00Z"/>
              </w:rPr>
              <w:pPrChange w:id="13275" w:author="Anees Shaikh" w:date="2013-10-19T02:16:00Z">
                <w:pPr>
                  <w:pStyle w:val="XML1"/>
                </w:pPr>
              </w:pPrChange>
            </w:pPr>
            <w:ins w:id="13276" w:author="aas" w:date="2013-10-14T02:06:00Z">
              <w:del w:id="13277" w:author="Anees Shaikh" w:date="2013-10-19T02:16:00Z">
                <w:r w:rsidDel="00E067A3">
                  <w:delText xml:space="preserve">                    &lt;/xs:element&gt;</w:delText>
                </w:r>
              </w:del>
            </w:ins>
          </w:p>
          <w:p w14:paraId="7ACB19DA" w14:textId="34D92C19" w:rsidR="00874469" w:rsidDel="00E067A3" w:rsidRDefault="00874469">
            <w:pPr>
              <w:pStyle w:val="Appx"/>
              <w:rPr>
                <w:ins w:id="13278" w:author="aas" w:date="2013-10-14T02:06:00Z"/>
                <w:del w:id="13279" w:author="Anees Shaikh" w:date="2013-10-19T02:16:00Z"/>
              </w:rPr>
              <w:pPrChange w:id="13280" w:author="Anees Shaikh" w:date="2013-10-19T02:16:00Z">
                <w:pPr>
                  <w:pStyle w:val="XML1"/>
                </w:pPr>
              </w:pPrChange>
            </w:pPr>
            <w:ins w:id="13281" w:author="aas" w:date="2013-10-14T02:06:00Z">
              <w:del w:id="13282"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283" w:author="aas" w:date="2013-10-14T02:06:00Z"/>
                <w:del w:id="13284" w:author="Anees Shaikh" w:date="2013-10-19T02:16:00Z"/>
              </w:rPr>
              <w:pPrChange w:id="13285" w:author="Anees Shaikh" w:date="2013-10-19T02:16:00Z">
                <w:pPr>
                  <w:pStyle w:val="XML1"/>
                </w:pPr>
              </w:pPrChange>
            </w:pPr>
            <w:ins w:id="13286" w:author="aas" w:date="2013-10-14T02:06:00Z">
              <w:del w:id="13287" w:author="Anees Shaikh" w:date="2013-10-19T02:16:00Z">
                <w:r w:rsidDel="00E067A3">
                  <w:delText xml:space="preserve">                      &lt;xs:annotation&gt;</w:delText>
                </w:r>
              </w:del>
            </w:ins>
          </w:p>
          <w:p w14:paraId="4320A4E4" w14:textId="0FFD6571" w:rsidR="00874469" w:rsidDel="00E067A3" w:rsidRDefault="00874469">
            <w:pPr>
              <w:pStyle w:val="Appx"/>
              <w:rPr>
                <w:ins w:id="13288" w:author="aas" w:date="2013-10-14T02:06:00Z"/>
                <w:del w:id="13289" w:author="Anees Shaikh" w:date="2013-10-19T02:16:00Z"/>
              </w:rPr>
              <w:pPrChange w:id="13290" w:author="Anees Shaikh" w:date="2013-10-19T02:16:00Z">
                <w:pPr>
                  <w:pStyle w:val="XML1"/>
                </w:pPr>
              </w:pPrChange>
            </w:pPr>
            <w:ins w:id="13291" w:author="aas" w:date="2013-10-14T02:06:00Z">
              <w:del w:id="13292" w:author="Anees Shaikh" w:date="2013-10-19T02:16:00Z">
                <w:r w:rsidDel="00E067A3">
                  <w:delText xml:space="preserve">                        &lt;xs:documentation&gt;</w:delText>
                </w:r>
              </w:del>
            </w:ins>
          </w:p>
          <w:p w14:paraId="5662875C" w14:textId="59AF5A1B" w:rsidR="00874469" w:rsidDel="00E067A3" w:rsidRDefault="00874469">
            <w:pPr>
              <w:pStyle w:val="Appx"/>
              <w:rPr>
                <w:ins w:id="13293" w:author="aas" w:date="2013-10-14T02:06:00Z"/>
                <w:del w:id="13294" w:author="Anees Shaikh" w:date="2013-10-19T02:16:00Z"/>
              </w:rPr>
              <w:pPrChange w:id="13295" w:author="Anees Shaikh" w:date="2013-10-19T02:16:00Z">
                <w:pPr>
                  <w:pStyle w:val="XML1"/>
                </w:pPr>
              </w:pPrChange>
            </w:pPr>
            <w:ins w:id="13296" w:author="aas" w:date="2013-10-14T02:06:00Z">
              <w:del w:id="13297"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298" w:author="aas" w:date="2013-10-14T02:06:00Z"/>
                <w:del w:id="13299" w:author="Anees Shaikh" w:date="2013-10-19T02:16:00Z"/>
              </w:rPr>
              <w:pPrChange w:id="13300" w:author="Anees Shaikh" w:date="2013-10-19T02:16:00Z">
                <w:pPr>
                  <w:pStyle w:val="XML1"/>
                </w:pPr>
              </w:pPrChange>
            </w:pPr>
            <w:ins w:id="13301" w:author="aas" w:date="2013-10-14T02:06:00Z">
              <w:del w:id="13302" w:author="Anees Shaikh" w:date="2013-10-19T02:16:00Z">
                <w:r w:rsidDel="00E067A3">
                  <w:delText xml:space="preserve">                        &lt;/xs:documentation&gt;</w:delText>
                </w:r>
              </w:del>
            </w:ins>
          </w:p>
          <w:p w14:paraId="31001D65" w14:textId="7C885D62" w:rsidR="00874469" w:rsidDel="00E067A3" w:rsidRDefault="00874469">
            <w:pPr>
              <w:pStyle w:val="Appx"/>
              <w:rPr>
                <w:ins w:id="13303" w:author="aas" w:date="2013-10-14T02:06:00Z"/>
                <w:del w:id="13304" w:author="Anees Shaikh" w:date="2013-10-19T02:16:00Z"/>
              </w:rPr>
              <w:pPrChange w:id="13305" w:author="Anees Shaikh" w:date="2013-10-19T02:16:00Z">
                <w:pPr>
                  <w:pStyle w:val="XML1"/>
                </w:pPr>
              </w:pPrChange>
            </w:pPr>
            <w:ins w:id="13306" w:author="aas" w:date="2013-10-14T02:06:00Z">
              <w:del w:id="13307" w:author="Anees Shaikh" w:date="2013-10-19T02:16:00Z">
                <w:r w:rsidDel="00E067A3">
                  <w:delText xml:space="preserve">                      &lt;/xs:annotation&gt;</w:delText>
                </w:r>
              </w:del>
            </w:ins>
          </w:p>
          <w:p w14:paraId="6C747019" w14:textId="167363FA" w:rsidR="00874469" w:rsidDel="00E067A3" w:rsidRDefault="00874469">
            <w:pPr>
              <w:pStyle w:val="Appx"/>
              <w:rPr>
                <w:ins w:id="13308" w:author="aas" w:date="2013-10-14T02:06:00Z"/>
                <w:del w:id="13309" w:author="Anees Shaikh" w:date="2013-10-19T02:16:00Z"/>
              </w:rPr>
              <w:pPrChange w:id="13310" w:author="Anees Shaikh" w:date="2013-10-19T02:16:00Z">
                <w:pPr>
                  <w:pStyle w:val="XML1"/>
                </w:pPr>
              </w:pPrChange>
            </w:pPr>
            <w:ins w:id="13311" w:author="aas" w:date="2013-10-14T02:06:00Z">
              <w:del w:id="13312" w:author="Anees Shaikh" w:date="2013-10-19T02:16:00Z">
                <w:r w:rsidDel="00E067A3">
                  <w:delText xml:space="preserve">                    &lt;/xs:element&gt;</w:delText>
                </w:r>
              </w:del>
            </w:ins>
          </w:p>
          <w:p w14:paraId="49FD6911" w14:textId="63CF2C89" w:rsidR="00874469" w:rsidDel="00E067A3" w:rsidRDefault="00874469">
            <w:pPr>
              <w:pStyle w:val="Appx"/>
              <w:rPr>
                <w:ins w:id="13313" w:author="aas" w:date="2013-10-14T02:06:00Z"/>
                <w:del w:id="13314" w:author="Anees Shaikh" w:date="2013-10-19T02:16:00Z"/>
              </w:rPr>
              <w:pPrChange w:id="13315" w:author="Anees Shaikh" w:date="2013-10-19T02:16:00Z">
                <w:pPr>
                  <w:pStyle w:val="XML1"/>
                </w:pPr>
              </w:pPrChange>
            </w:pPr>
            <w:ins w:id="13316" w:author="aas" w:date="2013-10-14T02:06:00Z">
              <w:del w:id="13317"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18" w:author="aas" w:date="2013-10-14T02:06:00Z"/>
                <w:del w:id="13319" w:author="Anees Shaikh" w:date="2013-10-19T02:16:00Z"/>
              </w:rPr>
              <w:pPrChange w:id="13320" w:author="Anees Shaikh" w:date="2013-10-19T02:16:00Z">
                <w:pPr>
                  <w:pStyle w:val="XML1"/>
                </w:pPr>
              </w:pPrChange>
            </w:pPr>
            <w:ins w:id="13321" w:author="aas" w:date="2013-10-14T02:06:00Z">
              <w:del w:id="13322" w:author="Anees Shaikh" w:date="2013-10-19T02:16:00Z">
                <w:r w:rsidDel="00E067A3">
                  <w:delText xml:space="preserve">                      &lt;xs:annotation&gt;</w:delText>
                </w:r>
              </w:del>
            </w:ins>
          </w:p>
          <w:p w14:paraId="3C9C7D44" w14:textId="0B974081" w:rsidR="00874469" w:rsidDel="00E067A3" w:rsidRDefault="00874469">
            <w:pPr>
              <w:pStyle w:val="Appx"/>
              <w:rPr>
                <w:ins w:id="13323" w:author="aas" w:date="2013-10-14T02:06:00Z"/>
                <w:del w:id="13324" w:author="Anees Shaikh" w:date="2013-10-19T02:16:00Z"/>
              </w:rPr>
              <w:pPrChange w:id="13325" w:author="Anees Shaikh" w:date="2013-10-19T02:16:00Z">
                <w:pPr>
                  <w:pStyle w:val="XML1"/>
                </w:pPr>
              </w:pPrChange>
            </w:pPr>
            <w:ins w:id="13326" w:author="aas" w:date="2013-10-14T02:06:00Z">
              <w:del w:id="13327" w:author="Anees Shaikh" w:date="2013-10-19T02:16:00Z">
                <w:r w:rsidDel="00E067A3">
                  <w:delText xml:space="preserve">                        &lt;xs:documentation&gt;</w:delText>
                </w:r>
              </w:del>
            </w:ins>
          </w:p>
          <w:p w14:paraId="5A7E6F32" w14:textId="44924318" w:rsidR="00874469" w:rsidDel="00E067A3" w:rsidRDefault="00874469">
            <w:pPr>
              <w:pStyle w:val="Appx"/>
              <w:rPr>
                <w:ins w:id="13328" w:author="aas" w:date="2013-10-14T02:06:00Z"/>
                <w:del w:id="13329" w:author="Anees Shaikh" w:date="2013-10-19T02:16:00Z"/>
              </w:rPr>
              <w:pPrChange w:id="13330" w:author="Anees Shaikh" w:date="2013-10-19T02:16:00Z">
                <w:pPr>
                  <w:pStyle w:val="XML1"/>
                </w:pPr>
              </w:pPrChange>
            </w:pPr>
            <w:ins w:id="13331" w:author="aas" w:date="2013-10-14T02:06:00Z">
              <w:del w:id="13332"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33" w:author="aas" w:date="2013-10-14T02:06:00Z"/>
                <w:del w:id="13334" w:author="Anees Shaikh" w:date="2013-10-19T02:16:00Z"/>
              </w:rPr>
              <w:pPrChange w:id="13335" w:author="Anees Shaikh" w:date="2013-10-19T02:16:00Z">
                <w:pPr>
                  <w:pStyle w:val="XML1"/>
                </w:pPr>
              </w:pPrChange>
            </w:pPr>
            <w:ins w:id="13336" w:author="aas" w:date="2013-10-14T02:06:00Z">
              <w:del w:id="13337"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38" w:author="aas" w:date="2013-10-14T02:06:00Z"/>
                <w:del w:id="13339" w:author="Anees Shaikh" w:date="2013-10-19T02:16:00Z"/>
              </w:rPr>
              <w:pPrChange w:id="13340" w:author="Anees Shaikh" w:date="2013-10-19T02:16:00Z">
                <w:pPr>
                  <w:pStyle w:val="XML1"/>
                </w:pPr>
              </w:pPrChange>
            </w:pPr>
            <w:ins w:id="13341" w:author="aas" w:date="2013-10-14T02:06:00Z">
              <w:del w:id="13342" w:author="Anees Shaikh" w:date="2013-10-19T02:16:00Z">
                <w:r w:rsidDel="00E067A3">
                  <w:delText xml:space="preserve">                                XML-Signature Syntax and Processing</w:delText>
                </w:r>
              </w:del>
            </w:ins>
          </w:p>
          <w:p w14:paraId="6530E98D" w14:textId="05417AE6" w:rsidR="00874469" w:rsidDel="00E067A3" w:rsidRDefault="00874469">
            <w:pPr>
              <w:pStyle w:val="Appx"/>
              <w:rPr>
                <w:ins w:id="13343" w:author="aas" w:date="2013-10-14T02:06:00Z"/>
                <w:del w:id="13344" w:author="Anees Shaikh" w:date="2013-10-19T02:16:00Z"/>
              </w:rPr>
              <w:pPrChange w:id="13345" w:author="Anees Shaikh" w:date="2013-10-19T02:16:00Z">
                <w:pPr>
                  <w:pStyle w:val="XML1"/>
                </w:pPr>
              </w:pPrChange>
            </w:pPr>
            <w:ins w:id="13346" w:author="aas" w:date="2013-10-14T02:06:00Z">
              <w:del w:id="13347"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48" w:author="aas" w:date="2013-10-14T02:06:00Z"/>
                <w:del w:id="13349" w:author="Anees Shaikh" w:date="2013-10-19T02:16:00Z"/>
              </w:rPr>
              <w:pPrChange w:id="13350" w:author="Anees Shaikh" w:date="2013-10-19T02:16:00Z">
                <w:pPr>
                  <w:pStyle w:val="XML1"/>
                </w:pPr>
              </w:pPrChange>
            </w:pPr>
            <w:ins w:id="13351" w:author="aas" w:date="2013-10-14T02:06:00Z">
              <w:del w:id="13352"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53" w:author="aas" w:date="2013-10-14T02:06:00Z"/>
                <w:del w:id="13354" w:author="Anees Shaikh" w:date="2013-10-19T02:16:00Z"/>
              </w:rPr>
              <w:pPrChange w:id="13355" w:author="Anees Shaikh" w:date="2013-10-19T02:16:00Z">
                <w:pPr>
                  <w:pStyle w:val="XML1"/>
                </w:pPr>
              </w:pPrChange>
            </w:pPr>
            <w:ins w:id="13356" w:author="aas" w:date="2013-10-14T02:06:00Z">
              <w:del w:id="13357" w:author="Anees Shaikh" w:date="2013-10-19T02:16:00Z">
                <w:r w:rsidDel="00E067A3">
                  <w:delText xml:space="preserve">                        &lt;/xs:documentation&gt;</w:delText>
                </w:r>
              </w:del>
            </w:ins>
          </w:p>
          <w:p w14:paraId="2890B7DD" w14:textId="00EBD572" w:rsidR="00874469" w:rsidDel="00E067A3" w:rsidRDefault="00874469">
            <w:pPr>
              <w:pStyle w:val="Appx"/>
              <w:rPr>
                <w:ins w:id="13358" w:author="aas" w:date="2013-10-14T02:06:00Z"/>
                <w:del w:id="13359" w:author="Anees Shaikh" w:date="2013-10-19T02:16:00Z"/>
              </w:rPr>
              <w:pPrChange w:id="13360" w:author="Anees Shaikh" w:date="2013-10-19T02:16:00Z">
                <w:pPr>
                  <w:pStyle w:val="XML1"/>
                </w:pPr>
              </w:pPrChange>
            </w:pPr>
            <w:ins w:id="13361" w:author="aas" w:date="2013-10-14T02:06:00Z">
              <w:del w:id="13362" w:author="Anees Shaikh" w:date="2013-10-19T02:16:00Z">
                <w:r w:rsidDel="00E067A3">
                  <w:delText xml:space="preserve">                      &lt;/xs:annotation&gt;</w:delText>
                </w:r>
              </w:del>
            </w:ins>
          </w:p>
          <w:p w14:paraId="52EA5F58" w14:textId="7268259E" w:rsidR="00874469" w:rsidDel="00E067A3" w:rsidRDefault="00874469">
            <w:pPr>
              <w:pStyle w:val="Appx"/>
              <w:rPr>
                <w:ins w:id="13363" w:author="aas" w:date="2013-10-14T02:06:00Z"/>
                <w:del w:id="13364" w:author="Anees Shaikh" w:date="2013-10-19T02:16:00Z"/>
              </w:rPr>
              <w:pPrChange w:id="13365" w:author="Anees Shaikh" w:date="2013-10-19T02:16:00Z">
                <w:pPr>
                  <w:pStyle w:val="XML1"/>
                </w:pPr>
              </w:pPrChange>
            </w:pPr>
            <w:ins w:id="13366" w:author="aas" w:date="2013-10-14T02:06:00Z">
              <w:del w:id="13367" w:author="Anees Shaikh" w:date="2013-10-19T02:16:00Z">
                <w:r w:rsidDel="00E067A3">
                  <w:delText xml:space="preserve">                      &lt;xs:complexType&gt;</w:delText>
                </w:r>
              </w:del>
            </w:ins>
          </w:p>
          <w:p w14:paraId="04588671" w14:textId="207808E0" w:rsidR="00874469" w:rsidDel="00E067A3" w:rsidRDefault="00874469">
            <w:pPr>
              <w:pStyle w:val="Appx"/>
              <w:rPr>
                <w:ins w:id="13368" w:author="aas" w:date="2013-10-14T02:06:00Z"/>
                <w:del w:id="13369" w:author="Anees Shaikh" w:date="2013-10-19T02:16:00Z"/>
              </w:rPr>
              <w:pPrChange w:id="13370" w:author="Anees Shaikh" w:date="2013-10-19T02:16:00Z">
                <w:pPr>
                  <w:pStyle w:val="XML1"/>
                </w:pPr>
              </w:pPrChange>
            </w:pPr>
            <w:ins w:id="13371" w:author="aas" w:date="2013-10-14T02:06:00Z">
              <w:del w:id="13372" w:author="Anees Shaikh" w:date="2013-10-19T02:16:00Z">
                <w:r w:rsidDel="00E067A3">
                  <w:delText xml:space="preserve">                        &lt;xs:sequence&gt;</w:delText>
                </w:r>
              </w:del>
            </w:ins>
          </w:p>
          <w:p w14:paraId="532A5DDD" w14:textId="37F93CBD" w:rsidR="00874469" w:rsidDel="00E067A3" w:rsidRDefault="00874469">
            <w:pPr>
              <w:pStyle w:val="Appx"/>
              <w:rPr>
                <w:ins w:id="13373" w:author="aas" w:date="2013-10-14T02:06:00Z"/>
                <w:del w:id="13374" w:author="Anees Shaikh" w:date="2013-10-19T02:16:00Z"/>
              </w:rPr>
              <w:pPrChange w:id="13375" w:author="Anees Shaikh" w:date="2013-10-19T02:16:00Z">
                <w:pPr>
                  <w:pStyle w:val="XML1"/>
                </w:pPr>
              </w:pPrChange>
            </w:pPr>
            <w:ins w:id="13376" w:author="aas" w:date="2013-10-14T02:06:00Z">
              <w:del w:id="13377" w:author="Anees Shaikh" w:date="2013-10-19T02:16:00Z">
                <w:r w:rsidDel="00E067A3">
                  <w:delText xml:space="preserve">                          &lt;xs:choice&gt;</w:delText>
                </w:r>
              </w:del>
            </w:ins>
          </w:p>
          <w:p w14:paraId="1B5FC5B3" w14:textId="6F9BDD73" w:rsidR="00874469" w:rsidDel="00E067A3" w:rsidRDefault="00874469">
            <w:pPr>
              <w:pStyle w:val="Appx"/>
              <w:rPr>
                <w:ins w:id="13378" w:author="aas" w:date="2013-10-14T02:06:00Z"/>
                <w:del w:id="13379" w:author="Anees Shaikh" w:date="2013-10-19T02:16:00Z"/>
              </w:rPr>
              <w:pPrChange w:id="13380" w:author="Anees Shaikh" w:date="2013-10-19T02:16:00Z">
                <w:pPr>
                  <w:pStyle w:val="XML1"/>
                </w:pPr>
              </w:pPrChange>
            </w:pPr>
            <w:ins w:id="13381" w:author="aas" w:date="2013-10-14T02:06:00Z">
              <w:del w:id="13382" w:author="Anees Shaikh" w:date="2013-10-19T02:16:00Z">
                <w:r w:rsidDel="00E067A3">
                  <w:delText xml:space="preserve">                            &lt;xs:sequence&gt;</w:delText>
                </w:r>
              </w:del>
            </w:ins>
          </w:p>
          <w:p w14:paraId="44301268" w14:textId="03F5D6EC" w:rsidR="00874469" w:rsidDel="00E067A3" w:rsidRDefault="00874469">
            <w:pPr>
              <w:pStyle w:val="Appx"/>
              <w:rPr>
                <w:ins w:id="13383" w:author="aas" w:date="2013-10-14T02:06:00Z"/>
                <w:del w:id="13384" w:author="Anees Shaikh" w:date="2013-10-19T02:16:00Z"/>
              </w:rPr>
              <w:pPrChange w:id="13385" w:author="Anees Shaikh" w:date="2013-10-19T02:16:00Z">
                <w:pPr>
                  <w:pStyle w:val="XML1"/>
                </w:pPr>
              </w:pPrChange>
            </w:pPr>
            <w:ins w:id="13386" w:author="aas" w:date="2013-10-14T02:06:00Z">
              <w:del w:id="13387"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388" w:author="aas" w:date="2013-10-14T02:06:00Z"/>
                <w:del w:id="13389" w:author="Anees Shaikh" w:date="2013-10-19T02:16:00Z"/>
              </w:rPr>
              <w:pPrChange w:id="13390" w:author="Anees Shaikh" w:date="2013-10-19T02:16:00Z">
                <w:pPr>
                  <w:pStyle w:val="XML1"/>
                </w:pPr>
              </w:pPrChange>
            </w:pPr>
            <w:ins w:id="13391" w:author="aas" w:date="2013-10-14T02:06:00Z">
              <w:del w:id="13392" w:author="Anees Shaikh" w:date="2013-10-19T02:16:00Z">
                <w:r w:rsidDel="00E067A3">
                  <w:delText xml:space="preserve">                                &lt;xs:complexType&gt;</w:delText>
                </w:r>
              </w:del>
            </w:ins>
          </w:p>
          <w:p w14:paraId="247C1D99" w14:textId="651C64E1" w:rsidR="00874469" w:rsidDel="00E067A3" w:rsidRDefault="00874469">
            <w:pPr>
              <w:pStyle w:val="Appx"/>
              <w:rPr>
                <w:ins w:id="13393" w:author="aas" w:date="2013-10-14T02:06:00Z"/>
                <w:del w:id="13394" w:author="Anees Shaikh" w:date="2013-10-19T02:16:00Z"/>
              </w:rPr>
              <w:pPrChange w:id="13395" w:author="Anees Shaikh" w:date="2013-10-19T02:16:00Z">
                <w:pPr>
                  <w:pStyle w:val="XML1"/>
                </w:pPr>
              </w:pPrChange>
            </w:pPr>
            <w:ins w:id="13396" w:author="aas" w:date="2013-10-14T02:06:00Z">
              <w:del w:id="13397" w:author="Anees Shaikh" w:date="2013-10-19T02:16:00Z">
                <w:r w:rsidDel="00E067A3">
                  <w:delText xml:space="preserve">                                  &lt;xs:sequence&gt;</w:delText>
                </w:r>
              </w:del>
            </w:ins>
          </w:p>
          <w:p w14:paraId="48882B55" w14:textId="0D56FA7C" w:rsidR="00874469" w:rsidDel="00E067A3" w:rsidRDefault="00874469">
            <w:pPr>
              <w:pStyle w:val="Appx"/>
              <w:rPr>
                <w:ins w:id="13398" w:author="aas" w:date="2013-10-14T02:06:00Z"/>
                <w:del w:id="13399" w:author="Anees Shaikh" w:date="2013-10-19T02:16:00Z"/>
              </w:rPr>
              <w:pPrChange w:id="13400" w:author="Anees Shaikh" w:date="2013-10-19T02:16:00Z">
                <w:pPr>
                  <w:pStyle w:val="XML1"/>
                </w:pPr>
              </w:pPrChange>
            </w:pPr>
            <w:ins w:id="13401" w:author="aas" w:date="2013-10-14T02:06:00Z">
              <w:del w:id="13402"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03" w:author="aas" w:date="2013-10-14T02:06:00Z"/>
                <w:del w:id="13404" w:author="Anees Shaikh" w:date="2013-10-19T02:16:00Z"/>
              </w:rPr>
              <w:pPrChange w:id="13405" w:author="Anees Shaikh" w:date="2013-10-19T02:16:00Z">
                <w:pPr>
                  <w:pStyle w:val="XML1"/>
                </w:pPr>
              </w:pPrChange>
            </w:pPr>
            <w:ins w:id="13406" w:author="aas" w:date="2013-10-14T02:06:00Z">
              <w:del w:id="13407" w:author="Anees Shaikh" w:date="2013-10-19T02:16:00Z">
                <w:r w:rsidDel="00E067A3">
                  <w:delText xml:space="preserve">                                      &lt;xs:annotation&gt;</w:delText>
                </w:r>
              </w:del>
            </w:ins>
          </w:p>
          <w:p w14:paraId="521B2617" w14:textId="3D62C010" w:rsidR="00874469" w:rsidDel="00E067A3" w:rsidRDefault="00874469">
            <w:pPr>
              <w:pStyle w:val="Appx"/>
              <w:rPr>
                <w:ins w:id="13408" w:author="aas" w:date="2013-10-14T02:06:00Z"/>
                <w:del w:id="13409" w:author="Anees Shaikh" w:date="2013-10-19T02:16:00Z"/>
              </w:rPr>
              <w:pPrChange w:id="13410" w:author="Anees Shaikh" w:date="2013-10-19T02:16:00Z">
                <w:pPr>
                  <w:pStyle w:val="XML1"/>
                </w:pPr>
              </w:pPrChange>
            </w:pPr>
            <w:ins w:id="13411" w:author="aas" w:date="2013-10-14T02:06:00Z">
              <w:del w:id="13412" w:author="Anees Shaikh" w:date="2013-10-19T02:16:00Z">
                <w:r w:rsidDel="00E067A3">
                  <w:delText xml:space="preserve">                                        &lt;xs:documentation&gt;</w:delText>
                </w:r>
              </w:del>
            </w:ins>
          </w:p>
          <w:p w14:paraId="769115C5" w14:textId="106F007B" w:rsidR="00874469" w:rsidDel="00E067A3" w:rsidRDefault="00874469">
            <w:pPr>
              <w:pStyle w:val="Appx"/>
              <w:rPr>
                <w:ins w:id="13413" w:author="aas" w:date="2013-10-14T02:06:00Z"/>
                <w:del w:id="13414" w:author="Anees Shaikh" w:date="2013-10-19T02:16:00Z"/>
              </w:rPr>
              <w:pPrChange w:id="13415" w:author="Anees Shaikh" w:date="2013-10-19T02:16:00Z">
                <w:pPr>
                  <w:pStyle w:val="XML1"/>
                </w:pPr>
              </w:pPrChange>
            </w:pPr>
            <w:ins w:id="13416" w:author="aas" w:date="2013-10-14T02:06:00Z">
              <w:del w:id="13417"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18" w:author="aas" w:date="2013-10-14T02:06:00Z"/>
                <w:del w:id="13419" w:author="Anees Shaikh" w:date="2013-10-19T02:16:00Z"/>
              </w:rPr>
              <w:pPrChange w:id="13420" w:author="Anees Shaikh" w:date="2013-10-19T02:16:00Z">
                <w:pPr>
                  <w:pStyle w:val="XML1"/>
                </w:pPr>
              </w:pPrChange>
            </w:pPr>
            <w:ins w:id="13421" w:author="aas" w:date="2013-10-14T02:06:00Z">
              <w:del w:id="13422" w:author="Anees Shaikh" w:date="2013-10-19T02:16:00Z">
                <w:r w:rsidDel="00E067A3">
                  <w:delText xml:space="preserve">                                                 above</w:delText>
                </w:r>
              </w:del>
            </w:ins>
          </w:p>
          <w:p w14:paraId="292CA0A9" w14:textId="0EFF2418" w:rsidR="00874469" w:rsidDel="00E067A3" w:rsidRDefault="00874469">
            <w:pPr>
              <w:pStyle w:val="Appx"/>
              <w:rPr>
                <w:ins w:id="13423" w:author="aas" w:date="2013-10-14T02:06:00Z"/>
                <w:del w:id="13424" w:author="Anees Shaikh" w:date="2013-10-19T02:16:00Z"/>
              </w:rPr>
              <w:pPrChange w:id="13425" w:author="Anees Shaikh" w:date="2013-10-19T02:16:00Z">
                <w:pPr>
                  <w:pStyle w:val="XML1"/>
                </w:pPr>
              </w:pPrChange>
            </w:pPr>
            <w:ins w:id="13426" w:author="aas" w:date="2013-10-14T02:06:00Z">
              <w:del w:id="13427" w:author="Anees Shaikh" w:date="2013-10-19T02:16:00Z">
                <w:r w:rsidDel="00E067A3">
                  <w:delText xml:space="preserve">                                        &lt;/xs:documentation&gt;</w:delText>
                </w:r>
              </w:del>
            </w:ins>
          </w:p>
          <w:p w14:paraId="301C327C" w14:textId="6D18782B" w:rsidR="00874469" w:rsidDel="00E067A3" w:rsidRDefault="00874469">
            <w:pPr>
              <w:pStyle w:val="Appx"/>
              <w:rPr>
                <w:ins w:id="13428" w:author="aas" w:date="2013-10-14T02:06:00Z"/>
                <w:del w:id="13429" w:author="Anees Shaikh" w:date="2013-10-19T02:16:00Z"/>
              </w:rPr>
              <w:pPrChange w:id="13430" w:author="Anees Shaikh" w:date="2013-10-19T02:16:00Z">
                <w:pPr>
                  <w:pStyle w:val="XML1"/>
                </w:pPr>
              </w:pPrChange>
            </w:pPr>
            <w:ins w:id="13431" w:author="aas" w:date="2013-10-14T02:06:00Z">
              <w:del w:id="13432" w:author="Anees Shaikh" w:date="2013-10-19T02:16:00Z">
                <w:r w:rsidDel="00E067A3">
                  <w:delText xml:space="preserve">                                      &lt;/xs:annotation&gt;</w:delText>
                </w:r>
              </w:del>
            </w:ins>
          </w:p>
          <w:p w14:paraId="44C996A3" w14:textId="5EC70673" w:rsidR="00874469" w:rsidDel="00E067A3" w:rsidRDefault="00874469">
            <w:pPr>
              <w:pStyle w:val="Appx"/>
              <w:rPr>
                <w:ins w:id="13433" w:author="aas" w:date="2013-10-14T02:06:00Z"/>
                <w:del w:id="13434" w:author="Anees Shaikh" w:date="2013-10-19T02:16:00Z"/>
              </w:rPr>
              <w:pPrChange w:id="13435" w:author="Anees Shaikh" w:date="2013-10-19T02:16:00Z">
                <w:pPr>
                  <w:pStyle w:val="XML1"/>
                </w:pPr>
              </w:pPrChange>
            </w:pPr>
            <w:ins w:id="13436" w:author="aas" w:date="2013-10-14T02:06:00Z">
              <w:del w:id="13437" w:author="Anees Shaikh" w:date="2013-10-19T02:16:00Z">
                <w:r w:rsidDel="00E067A3">
                  <w:delText xml:space="preserve">                                    &lt;/xs:element&gt;</w:delText>
                </w:r>
              </w:del>
            </w:ins>
          </w:p>
          <w:p w14:paraId="04A4D205" w14:textId="144F5B4C" w:rsidR="00874469" w:rsidDel="00E067A3" w:rsidRDefault="00874469">
            <w:pPr>
              <w:pStyle w:val="Appx"/>
              <w:rPr>
                <w:ins w:id="13438" w:author="aas" w:date="2013-10-14T02:06:00Z"/>
                <w:del w:id="13439" w:author="Anees Shaikh" w:date="2013-10-19T02:16:00Z"/>
              </w:rPr>
              <w:pPrChange w:id="13440" w:author="Anees Shaikh" w:date="2013-10-19T02:16:00Z">
                <w:pPr>
                  <w:pStyle w:val="XML1"/>
                </w:pPr>
              </w:pPrChange>
            </w:pPr>
            <w:ins w:id="13441" w:author="aas" w:date="2013-10-14T02:06:00Z">
              <w:del w:id="13442"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43" w:author="aas" w:date="2013-10-14T02:06:00Z"/>
                <w:del w:id="13444" w:author="Anees Shaikh" w:date="2013-10-19T02:16:00Z"/>
              </w:rPr>
              <w:pPrChange w:id="13445" w:author="Anees Shaikh" w:date="2013-10-19T02:16:00Z">
                <w:pPr>
                  <w:pStyle w:val="XML1"/>
                </w:pPr>
              </w:pPrChange>
            </w:pPr>
            <w:ins w:id="13446" w:author="aas" w:date="2013-10-14T02:06:00Z">
              <w:del w:id="13447" w:author="Anees Shaikh" w:date="2013-10-19T02:16:00Z">
                <w:r w:rsidDel="00E067A3">
                  <w:delText xml:space="preserve">                                      &lt;xs:annotation&gt;</w:delText>
                </w:r>
              </w:del>
            </w:ins>
          </w:p>
          <w:p w14:paraId="71B629F3" w14:textId="5DF9FDC2" w:rsidR="00874469" w:rsidDel="00E067A3" w:rsidRDefault="00874469">
            <w:pPr>
              <w:pStyle w:val="Appx"/>
              <w:rPr>
                <w:ins w:id="13448" w:author="aas" w:date="2013-10-14T02:06:00Z"/>
                <w:del w:id="13449" w:author="Anees Shaikh" w:date="2013-10-19T02:16:00Z"/>
              </w:rPr>
              <w:pPrChange w:id="13450" w:author="Anees Shaikh" w:date="2013-10-19T02:16:00Z">
                <w:pPr>
                  <w:pStyle w:val="XML1"/>
                </w:pPr>
              </w:pPrChange>
            </w:pPr>
            <w:ins w:id="13451" w:author="aas" w:date="2013-10-14T02:06:00Z">
              <w:del w:id="13452" w:author="Anees Shaikh" w:date="2013-10-19T02:16:00Z">
                <w:r w:rsidDel="00E067A3">
                  <w:delText xml:space="preserve">                                        &lt;xs:documentation&gt;</w:delText>
                </w:r>
              </w:del>
            </w:ins>
          </w:p>
          <w:p w14:paraId="747437F3" w14:textId="5A88ED4B" w:rsidR="00874469" w:rsidDel="00E067A3" w:rsidRDefault="00874469">
            <w:pPr>
              <w:pStyle w:val="Appx"/>
              <w:rPr>
                <w:ins w:id="13453" w:author="aas" w:date="2013-10-14T02:06:00Z"/>
                <w:del w:id="13454" w:author="Anees Shaikh" w:date="2013-10-19T02:16:00Z"/>
              </w:rPr>
              <w:pPrChange w:id="13455" w:author="Anees Shaikh" w:date="2013-10-19T02:16:00Z">
                <w:pPr>
                  <w:pStyle w:val="XML1"/>
                </w:pPr>
              </w:pPrChange>
            </w:pPr>
            <w:ins w:id="13456" w:author="aas" w:date="2013-10-14T02:06:00Z">
              <w:del w:id="13457"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458" w:author="aas" w:date="2013-10-14T02:06:00Z"/>
                <w:del w:id="13459" w:author="Anees Shaikh" w:date="2013-10-19T02:16:00Z"/>
              </w:rPr>
              <w:pPrChange w:id="13460" w:author="Anees Shaikh" w:date="2013-10-19T02:16:00Z">
                <w:pPr>
                  <w:pStyle w:val="XML1"/>
                </w:pPr>
              </w:pPrChange>
            </w:pPr>
            <w:ins w:id="13461" w:author="aas" w:date="2013-10-14T02:06:00Z">
              <w:del w:id="13462" w:author="Anees Shaikh" w:date="2013-10-19T02:16:00Z">
                <w:r w:rsidDel="00E067A3">
                  <w:delText xml:space="preserve">                                                 prime divisor of P-1</w:delText>
                </w:r>
              </w:del>
            </w:ins>
          </w:p>
          <w:p w14:paraId="153EC1BA" w14:textId="3EA7EF11" w:rsidR="00874469" w:rsidDel="00E067A3" w:rsidRDefault="00874469">
            <w:pPr>
              <w:pStyle w:val="Appx"/>
              <w:rPr>
                <w:ins w:id="13463" w:author="aas" w:date="2013-10-14T02:06:00Z"/>
                <w:del w:id="13464" w:author="Anees Shaikh" w:date="2013-10-19T02:16:00Z"/>
              </w:rPr>
              <w:pPrChange w:id="13465" w:author="Anees Shaikh" w:date="2013-10-19T02:16:00Z">
                <w:pPr>
                  <w:pStyle w:val="XML1"/>
                </w:pPr>
              </w:pPrChange>
            </w:pPr>
            <w:ins w:id="13466" w:author="aas" w:date="2013-10-14T02:06:00Z">
              <w:del w:id="13467" w:author="Anees Shaikh" w:date="2013-10-19T02:16:00Z">
                <w:r w:rsidDel="00E067A3">
                  <w:delText xml:space="preserve">                                        &lt;/xs:documentation&gt;</w:delText>
                </w:r>
              </w:del>
            </w:ins>
          </w:p>
          <w:p w14:paraId="239ACB19" w14:textId="4B8B42E8" w:rsidR="00874469" w:rsidDel="00E067A3" w:rsidRDefault="00874469">
            <w:pPr>
              <w:pStyle w:val="Appx"/>
              <w:rPr>
                <w:ins w:id="13468" w:author="aas" w:date="2013-10-14T02:06:00Z"/>
                <w:del w:id="13469" w:author="Anees Shaikh" w:date="2013-10-19T02:16:00Z"/>
              </w:rPr>
              <w:pPrChange w:id="13470" w:author="Anees Shaikh" w:date="2013-10-19T02:16:00Z">
                <w:pPr>
                  <w:pStyle w:val="XML1"/>
                </w:pPr>
              </w:pPrChange>
            </w:pPr>
            <w:ins w:id="13471" w:author="aas" w:date="2013-10-14T02:06:00Z">
              <w:del w:id="13472" w:author="Anees Shaikh" w:date="2013-10-19T02:16:00Z">
                <w:r w:rsidDel="00E067A3">
                  <w:delText xml:space="preserve">                                      &lt;/xs:annotation&gt;</w:delText>
                </w:r>
              </w:del>
            </w:ins>
          </w:p>
          <w:p w14:paraId="046E3F59" w14:textId="38928F0E" w:rsidR="00874469" w:rsidDel="00E067A3" w:rsidRDefault="00874469">
            <w:pPr>
              <w:pStyle w:val="Appx"/>
              <w:rPr>
                <w:ins w:id="13473" w:author="aas" w:date="2013-10-14T02:06:00Z"/>
                <w:del w:id="13474" w:author="Anees Shaikh" w:date="2013-10-19T02:16:00Z"/>
              </w:rPr>
              <w:pPrChange w:id="13475" w:author="Anees Shaikh" w:date="2013-10-19T02:16:00Z">
                <w:pPr>
                  <w:pStyle w:val="XML1"/>
                </w:pPr>
              </w:pPrChange>
            </w:pPr>
            <w:ins w:id="13476" w:author="aas" w:date="2013-10-14T02:06:00Z">
              <w:del w:id="13477" w:author="Anees Shaikh" w:date="2013-10-19T02:16:00Z">
                <w:r w:rsidDel="00E067A3">
                  <w:delText xml:space="preserve">                                    &lt;/xs:element&gt;</w:delText>
                </w:r>
              </w:del>
            </w:ins>
          </w:p>
          <w:p w14:paraId="1480F4D4" w14:textId="6986DE94" w:rsidR="00874469" w:rsidDel="00E067A3" w:rsidRDefault="00874469">
            <w:pPr>
              <w:pStyle w:val="Appx"/>
              <w:rPr>
                <w:ins w:id="13478" w:author="aas" w:date="2013-10-14T02:06:00Z"/>
                <w:del w:id="13479" w:author="Anees Shaikh" w:date="2013-10-19T02:16:00Z"/>
              </w:rPr>
              <w:pPrChange w:id="13480" w:author="Anees Shaikh" w:date="2013-10-19T02:16:00Z">
                <w:pPr>
                  <w:pStyle w:val="XML1"/>
                </w:pPr>
              </w:pPrChange>
            </w:pPr>
            <w:ins w:id="13481" w:author="aas" w:date="2013-10-14T02:06:00Z">
              <w:del w:id="13482"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483" w:author="aas" w:date="2013-10-14T02:06:00Z"/>
                <w:del w:id="13484" w:author="Anees Shaikh" w:date="2013-10-19T02:16:00Z"/>
              </w:rPr>
              <w:pPrChange w:id="13485" w:author="Anees Shaikh" w:date="2013-10-19T02:16:00Z">
                <w:pPr>
                  <w:pStyle w:val="XML1"/>
                </w:pPr>
              </w:pPrChange>
            </w:pPr>
            <w:ins w:id="13486" w:author="aas" w:date="2013-10-14T02:06:00Z">
              <w:del w:id="13487" w:author="Anees Shaikh" w:date="2013-10-19T02:16:00Z">
                <w:r w:rsidDel="00E067A3">
                  <w:delText xml:space="preserve">                                      &lt;xs:annotation&gt;</w:delText>
                </w:r>
              </w:del>
            </w:ins>
          </w:p>
          <w:p w14:paraId="6EC290B3" w14:textId="24912D6F" w:rsidR="00874469" w:rsidDel="00E067A3" w:rsidRDefault="00874469">
            <w:pPr>
              <w:pStyle w:val="Appx"/>
              <w:rPr>
                <w:ins w:id="13488" w:author="aas" w:date="2013-10-14T02:06:00Z"/>
                <w:del w:id="13489" w:author="Anees Shaikh" w:date="2013-10-19T02:16:00Z"/>
              </w:rPr>
              <w:pPrChange w:id="13490" w:author="Anees Shaikh" w:date="2013-10-19T02:16:00Z">
                <w:pPr>
                  <w:pStyle w:val="XML1"/>
                </w:pPr>
              </w:pPrChange>
            </w:pPr>
            <w:ins w:id="13491" w:author="aas" w:date="2013-10-14T02:06:00Z">
              <w:del w:id="13492" w:author="Anees Shaikh" w:date="2013-10-19T02:16:00Z">
                <w:r w:rsidDel="00E067A3">
                  <w:delText xml:space="preserve">                                        &lt;xs:documentation&gt;</w:delText>
                </w:r>
              </w:del>
            </w:ins>
          </w:p>
          <w:p w14:paraId="39361957" w14:textId="7088CDE4" w:rsidR="00874469" w:rsidDel="00E067A3" w:rsidRDefault="00874469">
            <w:pPr>
              <w:pStyle w:val="Appx"/>
              <w:rPr>
                <w:ins w:id="13493" w:author="aas" w:date="2013-10-14T02:06:00Z"/>
                <w:del w:id="13494" w:author="Anees Shaikh" w:date="2013-10-19T02:16:00Z"/>
              </w:rPr>
              <w:pPrChange w:id="13495" w:author="Anees Shaikh" w:date="2013-10-19T02:16:00Z">
                <w:pPr>
                  <w:pStyle w:val="XML1"/>
                </w:pPr>
              </w:pPrChange>
            </w:pPr>
            <w:ins w:id="13496" w:author="aas" w:date="2013-10-14T02:06:00Z">
              <w:del w:id="13497" w:author="Anees Shaikh" w:date="2013-10-19T02:16:00Z">
                <w:r w:rsidDel="00E067A3">
                  <w:delText xml:space="preserve">                                          (P - 1) / Q</w:delText>
                </w:r>
              </w:del>
            </w:ins>
          </w:p>
          <w:p w14:paraId="6B76F140" w14:textId="4B4FAA79" w:rsidR="00874469" w:rsidDel="00E067A3" w:rsidRDefault="00874469">
            <w:pPr>
              <w:pStyle w:val="Appx"/>
              <w:rPr>
                <w:ins w:id="13498" w:author="aas" w:date="2013-10-14T02:06:00Z"/>
                <w:del w:id="13499" w:author="Anees Shaikh" w:date="2013-10-19T02:16:00Z"/>
              </w:rPr>
              <w:pPrChange w:id="13500" w:author="Anees Shaikh" w:date="2013-10-19T02:16:00Z">
                <w:pPr>
                  <w:pStyle w:val="XML1"/>
                </w:pPr>
              </w:pPrChange>
            </w:pPr>
            <w:ins w:id="13501" w:author="aas" w:date="2013-10-14T02:06:00Z">
              <w:del w:id="13502" w:author="Anees Shaikh" w:date="2013-10-19T02:16:00Z">
                <w:r w:rsidDel="00E067A3">
                  <w:delText xml:space="preserve">                                        &lt;/xs:documentation&gt;</w:delText>
                </w:r>
              </w:del>
            </w:ins>
          </w:p>
          <w:p w14:paraId="4D120B80" w14:textId="5918B19F" w:rsidR="00874469" w:rsidDel="00E067A3" w:rsidRDefault="00874469">
            <w:pPr>
              <w:pStyle w:val="Appx"/>
              <w:rPr>
                <w:ins w:id="13503" w:author="aas" w:date="2013-10-14T02:06:00Z"/>
                <w:del w:id="13504" w:author="Anees Shaikh" w:date="2013-10-19T02:16:00Z"/>
              </w:rPr>
              <w:pPrChange w:id="13505" w:author="Anees Shaikh" w:date="2013-10-19T02:16:00Z">
                <w:pPr>
                  <w:pStyle w:val="XML1"/>
                </w:pPr>
              </w:pPrChange>
            </w:pPr>
            <w:ins w:id="13506" w:author="aas" w:date="2013-10-14T02:06:00Z">
              <w:del w:id="13507" w:author="Anees Shaikh" w:date="2013-10-19T02:16:00Z">
                <w:r w:rsidDel="00E067A3">
                  <w:delText xml:space="preserve">                                      &lt;/xs:annotation&gt;</w:delText>
                </w:r>
              </w:del>
            </w:ins>
          </w:p>
          <w:p w14:paraId="48501307" w14:textId="23630B16" w:rsidR="00874469" w:rsidDel="00E067A3" w:rsidRDefault="00874469">
            <w:pPr>
              <w:pStyle w:val="Appx"/>
              <w:rPr>
                <w:ins w:id="13508" w:author="aas" w:date="2013-10-14T02:06:00Z"/>
                <w:del w:id="13509" w:author="Anees Shaikh" w:date="2013-10-19T02:16:00Z"/>
              </w:rPr>
              <w:pPrChange w:id="13510" w:author="Anees Shaikh" w:date="2013-10-19T02:16:00Z">
                <w:pPr>
                  <w:pStyle w:val="XML1"/>
                </w:pPr>
              </w:pPrChange>
            </w:pPr>
            <w:ins w:id="13511" w:author="aas" w:date="2013-10-14T02:06:00Z">
              <w:del w:id="13512" w:author="Anees Shaikh" w:date="2013-10-19T02:16:00Z">
                <w:r w:rsidDel="00E067A3">
                  <w:delText xml:space="preserve">                                    &lt;/xs:element&gt;</w:delText>
                </w:r>
              </w:del>
            </w:ins>
          </w:p>
          <w:p w14:paraId="42F6D21A" w14:textId="29AD1B2B" w:rsidR="00874469" w:rsidDel="00E067A3" w:rsidRDefault="00874469">
            <w:pPr>
              <w:pStyle w:val="Appx"/>
              <w:rPr>
                <w:ins w:id="13513" w:author="aas" w:date="2013-10-14T02:06:00Z"/>
                <w:del w:id="13514" w:author="Anees Shaikh" w:date="2013-10-19T02:16:00Z"/>
              </w:rPr>
              <w:pPrChange w:id="13515" w:author="Anees Shaikh" w:date="2013-10-19T02:16:00Z">
                <w:pPr>
                  <w:pStyle w:val="XML1"/>
                </w:pPr>
              </w:pPrChange>
            </w:pPr>
            <w:ins w:id="13516" w:author="aas" w:date="2013-10-14T02:06:00Z">
              <w:del w:id="13517"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18" w:author="aas" w:date="2013-10-14T02:06:00Z"/>
                <w:del w:id="13519" w:author="Anees Shaikh" w:date="2013-10-19T02:16:00Z"/>
              </w:rPr>
              <w:pPrChange w:id="13520" w:author="Anees Shaikh" w:date="2013-10-19T02:16:00Z">
                <w:pPr>
                  <w:pStyle w:val="XML1"/>
                </w:pPr>
              </w:pPrChange>
            </w:pPr>
            <w:ins w:id="13521" w:author="aas" w:date="2013-10-14T02:06:00Z">
              <w:del w:id="13522" w:author="Anees Shaikh" w:date="2013-10-19T02:16:00Z">
                <w:r w:rsidDel="00E067A3">
                  <w:delText xml:space="preserve">                                      &lt;xs:annotation&gt;</w:delText>
                </w:r>
              </w:del>
            </w:ins>
          </w:p>
          <w:p w14:paraId="68AF37EE" w14:textId="196FF19B" w:rsidR="00874469" w:rsidDel="00E067A3" w:rsidRDefault="00874469">
            <w:pPr>
              <w:pStyle w:val="Appx"/>
              <w:rPr>
                <w:ins w:id="13523" w:author="aas" w:date="2013-10-14T02:06:00Z"/>
                <w:del w:id="13524" w:author="Anees Shaikh" w:date="2013-10-19T02:16:00Z"/>
              </w:rPr>
              <w:pPrChange w:id="13525" w:author="Anees Shaikh" w:date="2013-10-19T02:16:00Z">
                <w:pPr>
                  <w:pStyle w:val="XML1"/>
                </w:pPr>
              </w:pPrChange>
            </w:pPr>
            <w:ins w:id="13526" w:author="aas" w:date="2013-10-14T02:06:00Z">
              <w:del w:id="13527" w:author="Anees Shaikh" w:date="2013-10-19T02:16:00Z">
                <w:r w:rsidDel="00E067A3">
                  <w:delText xml:space="preserve">                                        &lt;xs:documentation&gt;</w:delText>
                </w:r>
              </w:del>
            </w:ins>
          </w:p>
          <w:p w14:paraId="25018B4A" w14:textId="76948D10" w:rsidR="00874469" w:rsidDel="00E067A3" w:rsidRDefault="00874469">
            <w:pPr>
              <w:pStyle w:val="Appx"/>
              <w:rPr>
                <w:ins w:id="13528" w:author="aas" w:date="2013-10-14T02:06:00Z"/>
                <w:del w:id="13529" w:author="Anees Shaikh" w:date="2013-10-19T02:16:00Z"/>
              </w:rPr>
              <w:pPrChange w:id="13530" w:author="Anees Shaikh" w:date="2013-10-19T02:16:00Z">
                <w:pPr>
                  <w:pStyle w:val="XML1"/>
                </w:pPr>
              </w:pPrChange>
            </w:pPr>
            <w:ins w:id="13531" w:author="aas" w:date="2013-10-14T02:06:00Z">
              <w:del w:id="13532"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33" w:author="aas" w:date="2013-10-14T02:06:00Z"/>
                <w:del w:id="13534" w:author="Anees Shaikh" w:date="2013-10-19T02:16:00Z"/>
              </w:rPr>
              <w:pPrChange w:id="13535" w:author="Anees Shaikh" w:date="2013-10-19T02:16:00Z">
                <w:pPr>
                  <w:pStyle w:val="XML1"/>
                </w:pPr>
              </w:pPrChange>
            </w:pPr>
            <w:ins w:id="13536" w:author="aas" w:date="2013-10-14T02:06:00Z">
              <w:del w:id="13537" w:author="Anees Shaikh" w:date="2013-10-19T02:16:00Z">
                <w:r w:rsidDel="00E067A3">
                  <w:delText xml:space="preserve">                                        &lt;/xs:documentation&gt;</w:delText>
                </w:r>
              </w:del>
            </w:ins>
          </w:p>
          <w:p w14:paraId="667287D6" w14:textId="3323472A" w:rsidR="00874469" w:rsidDel="00E067A3" w:rsidRDefault="00874469">
            <w:pPr>
              <w:pStyle w:val="Appx"/>
              <w:rPr>
                <w:ins w:id="13538" w:author="aas" w:date="2013-10-14T02:06:00Z"/>
                <w:del w:id="13539" w:author="Anees Shaikh" w:date="2013-10-19T02:16:00Z"/>
              </w:rPr>
              <w:pPrChange w:id="13540" w:author="Anees Shaikh" w:date="2013-10-19T02:16:00Z">
                <w:pPr>
                  <w:pStyle w:val="XML1"/>
                </w:pPr>
              </w:pPrChange>
            </w:pPr>
            <w:ins w:id="13541" w:author="aas" w:date="2013-10-14T02:06:00Z">
              <w:del w:id="13542" w:author="Anees Shaikh" w:date="2013-10-19T02:16:00Z">
                <w:r w:rsidDel="00E067A3">
                  <w:delText xml:space="preserve">                                      &lt;/xs:annotation&gt;</w:delText>
                </w:r>
              </w:del>
            </w:ins>
          </w:p>
          <w:p w14:paraId="52D2008C" w14:textId="706D859C" w:rsidR="00874469" w:rsidDel="00E067A3" w:rsidRDefault="00874469">
            <w:pPr>
              <w:pStyle w:val="Appx"/>
              <w:rPr>
                <w:ins w:id="13543" w:author="aas" w:date="2013-10-14T02:06:00Z"/>
                <w:del w:id="13544" w:author="Anees Shaikh" w:date="2013-10-19T02:16:00Z"/>
              </w:rPr>
              <w:pPrChange w:id="13545" w:author="Anees Shaikh" w:date="2013-10-19T02:16:00Z">
                <w:pPr>
                  <w:pStyle w:val="XML1"/>
                </w:pPr>
              </w:pPrChange>
            </w:pPr>
            <w:ins w:id="13546" w:author="aas" w:date="2013-10-14T02:06:00Z">
              <w:del w:id="13547" w:author="Anees Shaikh" w:date="2013-10-19T02:16:00Z">
                <w:r w:rsidDel="00E067A3">
                  <w:delText xml:space="preserve">                                    &lt;/xs:element&gt;</w:delText>
                </w:r>
              </w:del>
            </w:ins>
          </w:p>
          <w:p w14:paraId="5D6BD299" w14:textId="34ABA2BD" w:rsidR="00874469" w:rsidDel="00E067A3" w:rsidRDefault="00874469">
            <w:pPr>
              <w:pStyle w:val="Appx"/>
              <w:rPr>
                <w:ins w:id="13548" w:author="aas" w:date="2013-10-14T02:06:00Z"/>
                <w:del w:id="13549" w:author="Anees Shaikh" w:date="2013-10-19T02:16:00Z"/>
              </w:rPr>
              <w:pPrChange w:id="13550" w:author="Anees Shaikh" w:date="2013-10-19T02:16:00Z">
                <w:pPr>
                  <w:pStyle w:val="XML1"/>
                </w:pPr>
              </w:pPrChange>
            </w:pPr>
            <w:ins w:id="13551" w:author="aas" w:date="2013-10-14T02:06:00Z">
              <w:del w:id="13552"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53" w:author="aas" w:date="2013-10-14T02:06:00Z"/>
                <w:del w:id="13554" w:author="Anees Shaikh" w:date="2013-10-19T02:16:00Z"/>
              </w:rPr>
              <w:pPrChange w:id="13555" w:author="Anees Shaikh" w:date="2013-10-19T02:16:00Z">
                <w:pPr>
                  <w:pStyle w:val="XML1"/>
                </w:pPr>
              </w:pPrChange>
            </w:pPr>
            <w:ins w:id="13556" w:author="aas" w:date="2013-10-14T02:06:00Z">
              <w:del w:id="13557" w:author="Anees Shaikh" w:date="2013-10-19T02:16:00Z">
                <w:r w:rsidDel="00E067A3">
                  <w:delText xml:space="preserve">                                      &lt;xs:annotation&gt;</w:delText>
                </w:r>
              </w:del>
            </w:ins>
          </w:p>
          <w:p w14:paraId="6C601F7A" w14:textId="0588E7B6" w:rsidR="00874469" w:rsidDel="00E067A3" w:rsidRDefault="00874469">
            <w:pPr>
              <w:pStyle w:val="Appx"/>
              <w:rPr>
                <w:ins w:id="13558" w:author="aas" w:date="2013-10-14T02:06:00Z"/>
                <w:del w:id="13559" w:author="Anees Shaikh" w:date="2013-10-19T02:16:00Z"/>
              </w:rPr>
              <w:pPrChange w:id="13560" w:author="Anees Shaikh" w:date="2013-10-19T02:16:00Z">
                <w:pPr>
                  <w:pStyle w:val="XML1"/>
                </w:pPr>
              </w:pPrChange>
            </w:pPr>
            <w:ins w:id="13561" w:author="aas" w:date="2013-10-14T02:06:00Z">
              <w:del w:id="13562" w:author="Anees Shaikh" w:date="2013-10-19T02:16:00Z">
                <w:r w:rsidDel="00E067A3">
                  <w:delText xml:space="preserve">                                        &lt;xs:documentation&gt;</w:delText>
                </w:r>
              </w:del>
            </w:ins>
          </w:p>
          <w:p w14:paraId="3EA4756B" w14:textId="2974063D" w:rsidR="00874469" w:rsidDel="00E067A3" w:rsidRDefault="00874469">
            <w:pPr>
              <w:pStyle w:val="Appx"/>
              <w:rPr>
                <w:ins w:id="13563" w:author="aas" w:date="2013-10-14T02:06:00Z"/>
                <w:del w:id="13564" w:author="Anees Shaikh" w:date="2013-10-19T02:16:00Z"/>
              </w:rPr>
              <w:pPrChange w:id="13565" w:author="Anees Shaikh" w:date="2013-10-19T02:16:00Z">
                <w:pPr>
                  <w:pStyle w:val="XML1"/>
                </w:pPr>
              </w:pPrChange>
            </w:pPr>
            <w:ins w:id="13566" w:author="aas" w:date="2013-10-14T02:06:00Z">
              <w:del w:id="13567"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568" w:author="aas" w:date="2013-10-14T02:06:00Z"/>
                <w:del w:id="13569" w:author="Anees Shaikh" w:date="2013-10-19T02:16:00Z"/>
              </w:rPr>
              <w:pPrChange w:id="13570" w:author="Anees Shaikh" w:date="2013-10-19T02:16:00Z">
                <w:pPr>
                  <w:pStyle w:val="XML1"/>
                </w:pPr>
              </w:pPrChange>
            </w:pPr>
            <w:ins w:id="13571" w:author="aas" w:date="2013-10-14T02:06:00Z">
              <w:del w:id="13572" w:author="Anees Shaikh" w:date="2013-10-19T02:16:00Z">
                <w:r w:rsidDel="00E067A3">
                  <w:delText xml:space="preserve">                                                 public)</w:delText>
                </w:r>
              </w:del>
            </w:ins>
          </w:p>
          <w:p w14:paraId="23DE0157" w14:textId="6489CA91" w:rsidR="00874469" w:rsidDel="00E067A3" w:rsidRDefault="00874469">
            <w:pPr>
              <w:pStyle w:val="Appx"/>
              <w:rPr>
                <w:ins w:id="13573" w:author="aas" w:date="2013-10-14T02:06:00Z"/>
                <w:del w:id="13574" w:author="Anees Shaikh" w:date="2013-10-19T02:16:00Z"/>
              </w:rPr>
              <w:pPrChange w:id="13575" w:author="Anees Shaikh" w:date="2013-10-19T02:16:00Z">
                <w:pPr>
                  <w:pStyle w:val="XML1"/>
                </w:pPr>
              </w:pPrChange>
            </w:pPr>
            <w:ins w:id="13576" w:author="aas" w:date="2013-10-14T02:06:00Z">
              <w:del w:id="13577" w:author="Anees Shaikh" w:date="2013-10-19T02:16:00Z">
                <w:r w:rsidDel="00E067A3">
                  <w:delText xml:space="preserve">                                        &lt;/xs:documentation&gt;</w:delText>
                </w:r>
              </w:del>
            </w:ins>
          </w:p>
          <w:p w14:paraId="16E63967" w14:textId="152D0641" w:rsidR="00874469" w:rsidDel="00E067A3" w:rsidRDefault="00874469">
            <w:pPr>
              <w:pStyle w:val="Appx"/>
              <w:rPr>
                <w:ins w:id="13578" w:author="aas" w:date="2013-10-14T02:06:00Z"/>
                <w:del w:id="13579" w:author="Anees Shaikh" w:date="2013-10-19T02:16:00Z"/>
              </w:rPr>
              <w:pPrChange w:id="13580" w:author="Anees Shaikh" w:date="2013-10-19T02:16:00Z">
                <w:pPr>
                  <w:pStyle w:val="XML1"/>
                </w:pPr>
              </w:pPrChange>
            </w:pPr>
            <w:ins w:id="13581" w:author="aas" w:date="2013-10-14T02:06:00Z">
              <w:del w:id="13582" w:author="Anees Shaikh" w:date="2013-10-19T02:16:00Z">
                <w:r w:rsidDel="00E067A3">
                  <w:delText xml:space="preserve">                                      &lt;/xs:annotation&gt;</w:delText>
                </w:r>
              </w:del>
            </w:ins>
          </w:p>
          <w:p w14:paraId="1934F33F" w14:textId="1E606B8E" w:rsidR="00874469" w:rsidDel="00E067A3" w:rsidRDefault="00874469">
            <w:pPr>
              <w:pStyle w:val="Appx"/>
              <w:rPr>
                <w:ins w:id="13583" w:author="aas" w:date="2013-10-14T02:06:00Z"/>
                <w:del w:id="13584" w:author="Anees Shaikh" w:date="2013-10-19T02:16:00Z"/>
              </w:rPr>
              <w:pPrChange w:id="13585" w:author="Anees Shaikh" w:date="2013-10-19T02:16:00Z">
                <w:pPr>
                  <w:pStyle w:val="XML1"/>
                </w:pPr>
              </w:pPrChange>
            </w:pPr>
            <w:ins w:id="13586" w:author="aas" w:date="2013-10-14T02:06:00Z">
              <w:del w:id="13587" w:author="Anees Shaikh" w:date="2013-10-19T02:16:00Z">
                <w:r w:rsidDel="00E067A3">
                  <w:delText xml:space="preserve">                                    &lt;/xs:element&gt;</w:delText>
                </w:r>
              </w:del>
            </w:ins>
          </w:p>
          <w:p w14:paraId="1F646EA9" w14:textId="740AF6D5" w:rsidR="00874469" w:rsidDel="00E067A3" w:rsidRDefault="00874469">
            <w:pPr>
              <w:pStyle w:val="Appx"/>
              <w:rPr>
                <w:ins w:id="13588" w:author="aas" w:date="2013-10-14T02:06:00Z"/>
                <w:del w:id="13589" w:author="Anees Shaikh" w:date="2013-10-19T02:16:00Z"/>
              </w:rPr>
              <w:pPrChange w:id="13590" w:author="Anees Shaikh" w:date="2013-10-19T02:16:00Z">
                <w:pPr>
                  <w:pStyle w:val="XML1"/>
                </w:pPr>
              </w:pPrChange>
            </w:pPr>
            <w:ins w:id="13591" w:author="aas" w:date="2013-10-14T02:06:00Z">
              <w:del w:id="13592"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593" w:author="aas" w:date="2013-10-14T02:06:00Z"/>
                <w:del w:id="13594" w:author="Anees Shaikh" w:date="2013-10-19T02:16:00Z"/>
              </w:rPr>
              <w:pPrChange w:id="13595" w:author="Anees Shaikh" w:date="2013-10-19T02:16:00Z">
                <w:pPr>
                  <w:pStyle w:val="XML1"/>
                </w:pPr>
              </w:pPrChange>
            </w:pPr>
            <w:ins w:id="13596" w:author="aas" w:date="2013-10-14T02:06:00Z">
              <w:del w:id="13597" w:author="Anees Shaikh" w:date="2013-10-19T02:16:00Z">
                <w:r w:rsidDel="00E067A3">
                  <w:delText xml:space="preserve">                                      &lt;xs:annotation&gt;</w:delText>
                </w:r>
              </w:del>
            </w:ins>
          </w:p>
          <w:p w14:paraId="7E6DB514" w14:textId="60E66999" w:rsidR="00874469" w:rsidDel="00E067A3" w:rsidRDefault="00874469">
            <w:pPr>
              <w:pStyle w:val="Appx"/>
              <w:rPr>
                <w:ins w:id="13598" w:author="aas" w:date="2013-10-14T02:06:00Z"/>
                <w:del w:id="13599" w:author="Anees Shaikh" w:date="2013-10-19T02:16:00Z"/>
              </w:rPr>
              <w:pPrChange w:id="13600" w:author="Anees Shaikh" w:date="2013-10-19T02:16:00Z">
                <w:pPr>
                  <w:pStyle w:val="XML1"/>
                </w:pPr>
              </w:pPrChange>
            </w:pPr>
            <w:ins w:id="13601" w:author="aas" w:date="2013-10-14T02:06:00Z">
              <w:del w:id="13602" w:author="Anees Shaikh" w:date="2013-10-19T02:16:00Z">
                <w:r w:rsidDel="00E067A3">
                  <w:delText xml:space="preserve">                                        &lt;xs:documentation&gt;</w:delText>
                </w:r>
              </w:del>
            </w:ins>
          </w:p>
          <w:p w14:paraId="51C8C56A" w14:textId="52BCA73C" w:rsidR="00874469" w:rsidDel="00E067A3" w:rsidRDefault="00874469">
            <w:pPr>
              <w:pStyle w:val="Appx"/>
              <w:rPr>
                <w:ins w:id="13603" w:author="aas" w:date="2013-10-14T02:06:00Z"/>
                <w:del w:id="13604" w:author="Anees Shaikh" w:date="2013-10-19T02:16:00Z"/>
              </w:rPr>
              <w:pPrChange w:id="13605" w:author="Anees Shaikh" w:date="2013-10-19T02:16:00Z">
                <w:pPr>
                  <w:pStyle w:val="XML1"/>
                </w:pPr>
              </w:pPrChange>
            </w:pPr>
            <w:ins w:id="13606" w:author="aas" w:date="2013-10-14T02:06:00Z">
              <w:del w:id="13607" w:author="Anees Shaikh" w:date="2013-10-19T02:16:00Z">
                <w:r w:rsidDel="00E067A3">
                  <w:delText xml:space="preserve">                                          A DSA prime generation seed</w:delText>
                </w:r>
              </w:del>
            </w:ins>
          </w:p>
          <w:p w14:paraId="1E4A44CF" w14:textId="2A68924D" w:rsidR="00874469" w:rsidDel="00E067A3" w:rsidRDefault="00874469">
            <w:pPr>
              <w:pStyle w:val="Appx"/>
              <w:rPr>
                <w:ins w:id="13608" w:author="aas" w:date="2013-10-14T02:06:00Z"/>
                <w:del w:id="13609" w:author="Anees Shaikh" w:date="2013-10-19T02:16:00Z"/>
              </w:rPr>
              <w:pPrChange w:id="13610" w:author="Anees Shaikh" w:date="2013-10-19T02:16:00Z">
                <w:pPr>
                  <w:pStyle w:val="XML1"/>
                </w:pPr>
              </w:pPrChange>
            </w:pPr>
            <w:ins w:id="13611" w:author="aas" w:date="2013-10-14T02:06:00Z">
              <w:del w:id="13612" w:author="Anees Shaikh" w:date="2013-10-19T02:16:00Z">
                <w:r w:rsidDel="00E067A3">
                  <w:delText xml:space="preserve">                                        &lt;/xs:documentation&gt;</w:delText>
                </w:r>
              </w:del>
            </w:ins>
          </w:p>
          <w:p w14:paraId="223E6FC0" w14:textId="08C154DD" w:rsidR="00874469" w:rsidDel="00E067A3" w:rsidRDefault="00874469">
            <w:pPr>
              <w:pStyle w:val="Appx"/>
              <w:rPr>
                <w:ins w:id="13613" w:author="aas" w:date="2013-10-14T02:06:00Z"/>
                <w:del w:id="13614" w:author="Anees Shaikh" w:date="2013-10-19T02:16:00Z"/>
              </w:rPr>
              <w:pPrChange w:id="13615" w:author="Anees Shaikh" w:date="2013-10-19T02:16:00Z">
                <w:pPr>
                  <w:pStyle w:val="XML1"/>
                </w:pPr>
              </w:pPrChange>
            </w:pPr>
            <w:ins w:id="13616" w:author="aas" w:date="2013-10-14T02:06:00Z">
              <w:del w:id="13617" w:author="Anees Shaikh" w:date="2013-10-19T02:16:00Z">
                <w:r w:rsidDel="00E067A3">
                  <w:delText xml:space="preserve">                                      &lt;/xs:annotation&gt;</w:delText>
                </w:r>
              </w:del>
            </w:ins>
          </w:p>
          <w:p w14:paraId="5051D537" w14:textId="7BE1614C" w:rsidR="00874469" w:rsidDel="00E067A3" w:rsidRDefault="00874469">
            <w:pPr>
              <w:pStyle w:val="Appx"/>
              <w:rPr>
                <w:ins w:id="13618" w:author="aas" w:date="2013-10-14T02:06:00Z"/>
                <w:del w:id="13619" w:author="Anees Shaikh" w:date="2013-10-19T02:16:00Z"/>
              </w:rPr>
              <w:pPrChange w:id="13620" w:author="Anees Shaikh" w:date="2013-10-19T02:16:00Z">
                <w:pPr>
                  <w:pStyle w:val="XML1"/>
                </w:pPr>
              </w:pPrChange>
            </w:pPr>
            <w:ins w:id="13621" w:author="aas" w:date="2013-10-14T02:06:00Z">
              <w:del w:id="13622" w:author="Anees Shaikh" w:date="2013-10-19T02:16:00Z">
                <w:r w:rsidDel="00E067A3">
                  <w:delText xml:space="preserve">                                    &lt;/xs:element&gt;</w:delText>
                </w:r>
              </w:del>
            </w:ins>
          </w:p>
          <w:p w14:paraId="6E6D8F38" w14:textId="17EA8D25" w:rsidR="00874469" w:rsidDel="00E067A3" w:rsidRDefault="00874469">
            <w:pPr>
              <w:pStyle w:val="Appx"/>
              <w:rPr>
                <w:ins w:id="13623" w:author="aas" w:date="2013-10-14T02:06:00Z"/>
                <w:del w:id="13624" w:author="Anees Shaikh" w:date="2013-10-19T02:16:00Z"/>
              </w:rPr>
              <w:pPrChange w:id="13625" w:author="Anees Shaikh" w:date="2013-10-19T02:16:00Z">
                <w:pPr>
                  <w:pStyle w:val="XML1"/>
                </w:pPr>
              </w:pPrChange>
            </w:pPr>
            <w:ins w:id="13626" w:author="aas" w:date="2013-10-14T02:06:00Z">
              <w:del w:id="13627"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28" w:author="aas" w:date="2013-10-14T02:06:00Z"/>
                <w:del w:id="13629" w:author="Anees Shaikh" w:date="2013-10-19T02:16:00Z"/>
              </w:rPr>
              <w:pPrChange w:id="13630" w:author="Anees Shaikh" w:date="2013-10-19T02:16:00Z">
                <w:pPr>
                  <w:pStyle w:val="XML1"/>
                </w:pPr>
              </w:pPrChange>
            </w:pPr>
            <w:ins w:id="13631" w:author="aas" w:date="2013-10-14T02:06:00Z">
              <w:del w:id="13632" w:author="Anees Shaikh" w:date="2013-10-19T02:16:00Z">
                <w:r w:rsidDel="00E067A3">
                  <w:delText xml:space="preserve">                                      &lt;xs:annotation&gt;</w:delText>
                </w:r>
              </w:del>
            </w:ins>
          </w:p>
          <w:p w14:paraId="66E72123" w14:textId="4B6E56B9" w:rsidR="00874469" w:rsidDel="00E067A3" w:rsidRDefault="00874469">
            <w:pPr>
              <w:pStyle w:val="Appx"/>
              <w:rPr>
                <w:ins w:id="13633" w:author="aas" w:date="2013-10-14T02:06:00Z"/>
                <w:del w:id="13634" w:author="Anees Shaikh" w:date="2013-10-19T02:16:00Z"/>
              </w:rPr>
              <w:pPrChange w:id="13635" w:author="Anees Shaikh" w:date="2013-10-19T02:16:00Z">
                <w:pPr>
                  <w:pStyle w:val="XML1"/>
                </w:pPr>
              </w:pPrChange>
            </w:pPr>
            <w:ins w:id="13636" w:author="aas" w:date="2013-10-14T02:06:00Z">
              <w:del w:id="13637" w:author="Anees Shaikh" w:date="2013-10-19T02:16:00Z">
                <w:r w:rsidDel="00E067A3">
                  <w:delText xml:space="preserve">                                        &lt;xs:documentation&gt;</w:delText>
                </w:r>
              </w:del>
            </w:ins>
          </w:p>
          <w:p w14:paraId="4BEF3446" w14:textId="6301CE1F" w:rsidR="00874469" w:rsidDel="00E067A3" w:rsidRDefault="00874469">
            <w:pPr>
              <w:pStyle w:val="Appx"/>
              <w:rPr>
                <w:ins w:id="13638" w:author="aas" w:date="2013-10-14T02:06:00Z"/>
                <w:del w:id="13639" w:author="Anees Shaikh" w:date="2013-10-19T02:16:00Z"/>
              </w:rPr>
              <w:pPrChange w:id="13640" w:author="Anees Shaikh" w:date="2013-10-19T02:16:00Z">
                <w:pPr>
                  <w:pStyle w:val="XML1"/>
                </w:pPr>
              </w:pPrChange>
            </w:pPr>
            <w:ins w:id="13641" w:author="aas" w:date="2013-10-14T02:06:00Z">
              <w:del w:id="13642" w:author="Anees Shaikh" w:date="2013-10-19T02:16:00Z">
                <w:r w:rsidDel="00E067A3">
                  <w:delText xml:space="preserve">                                          A DSA prime generation counter</w:delText>
                </w:r>
              </w:del>
            </w:ins>
          </w:p>
          <w:p w14:paraId="32B5453C" w14:textId="50D1698F" w:rsidR="00874469" w:rsidDel="00E067A3" w:rsidRDefault="00874469">
            <w:pPr>
              <w:pStyle w:val="Appx"/>
              <w:rPr>
                <w:ins w:id="13643" w:author="aas" w:date="2013-10-14T02:06:00Z"/>
                <w:del w:id="13644" w:author="Anees Shaikh" w:date="2013-10-19T02:16:00Z"/>
              </w:rPr>
              <w:pPrChange w:id="13645" w:author="Anees Shaikh" w:date="2013-10-19T02:16:00Z">
                <w:pPr>
                  <w:pStyle w:val="XML1"/>
                </w:pPr>
              </w:pPrChange>
            </w:pPr>
            <w:ins w:id="13646" w:author="aas" w:date="2013-10-14T02:06:00Z">
              <w:del w:id="13647" w:author="Anees Shaikh" w:date="2013-10-19T02:16:00Z">
                <w:r w:rsidDel="00E067A3">
                  <w:delText xml:space="preserve">                                        &lt;/xs:documentation&gt;</w:delText>
                </w:r>
              </w:del>
            </w:ins>
          </w:p>
          <w:p w14:paraId="6F2DE689" w14:textId="0CCB78EE" w:rsidR="00874469" w:rsidDel="00E067A3" w:rsidRDefault="00874469">
            <w:pPr>
              <w:pStyle w:val="Appx"/>
              <w:rPr>
                <w:ins w:id="13648" w:author="aas" w:date="2013-10-14T02:06:00Z"/>
                <w:del w:id="13649" w:author="Anees Shaikh" w:date="2013-10-19T02:16:00Z"/>
              </w:rPr>
              <w:pPrChange w:id="13650" w:author="Anees Shaikh" w:date="2013-10-19T02:16:00Z">
                <w:pPr>
                  <w:pStyle w:val="XML1"/>
                </w:pPr>
              </w:pPrChange>
            </w:pPr>
            <w:ins w:id="13651" w:author="aas" w:date="2013-10-14T02:06:00Z">
              <w:del w:id="13652" w:author="Anees Shaikh" w:date="2013-10-19T02:16:00Z">
                <w:r w:rsidDel="00E067A3">
                  <w:delText xml:space="preserve">                                      &lt;/xs:annotation&gt;</w:delText>
                </w:r>
              </w:del>
            </w:ins>
          </w:p>
          <w:p w14:paraId="4EF20A82" w14:textId="74EAFE1A" w:rsidR="00874469" w:rsidDel="00E067A3" w:rsidRDefault="00874469">
            <w:pPr>
              <w:pStyle w:val="Appx"/>
              <w:rPr>
                <w:ins w:id="13653" w:author="aas" w:date="2013-10-14T02:06:00Z"/>
                <w:del w:id="13654" w:author="Anees Shaikh" w:date="2013-10-19T02:16:00Z"/>
              </w:rPr>
              <w:pPrChange w:id="13655" w:author="Anees Shaikh" w:date="2013-10-19T02:16:00Z">
                <w:pPr>
                  <w:pStyle w:val="XML1"/>
                </w:pPr>
              </w:pPrChange>
            </w:pPr>
            <w:ins w:id="13656" w:author="aas" w:date="2013-10-14T02:06:00Z">
              <w:del w:id="13657" w:author="Anees Shaikh" w:date="2013-10-19T02:16:00Z">
                <w:r w:rsidDel="00E067A3">
                  <w:delText xml:space="preserve">                                    &lt;/xs:element&gt;</w:delText>
                </w:r>
              </w:del>
            </w:ins>
          </w:p>
          <w:p w14:paraId="3689F711" w14:textId="76231BC3" w:rsidR="00874469" w:rsidDel="00E067A3" w:rsidRDefault="00874469">
            <w:pPr>
              <w:pStyle w:val="Appx"/>
              <w:rPr>
                <w:ins w:id="13658" w:author="aas" w:date="2013-10-14T02:06:00Z"/>
                <w:del w:id="13659" w:author="Anees Shaikh" w:date="2013-10-19T02:16:00Z"/>
              </w:rPr>
              <w:pPrChange w:id="13660" w:author="Anees Shaikh" w:date="2013-10-19T02:16:00Z">
                <w:pPr>
                  <w:pStyle w:val="XML1"/>
                </w:pPr>
              </w:pPrChange>
            </w:pPr>
            <w:ins w:id="13661" w:author="aas" w:date="2013-10-14T02:06:00Z">
              <w:del w:id="13662"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663" w:author="aas" w:date="2013-10-14T02:06:00Z"/>
                <w:del w:id="13664" w:author="Anees Shaikh" w:date="2013-10-19T02:16:00Z"/>
              </w:rPr>
              <w:pPrChange w:id="13665" w:author="Anees Shaikh" w:date="2013-10-19T02:16:00Z">
                <w:pPr>
                  <w:pStyle w:val="XML1"/>
                </w:pPr>
              </w:pPrChange>
            </w:pPr>
            <w:ins w:id="13666" w:author="aas" w:date="2013-10-14T02:06:00Z">
              <w:del w:id="13667" w:author="Anees Shaikh" w:date="2013-10-19T02:16:00Z">
                <w:r w:rsidDel="00E067A3">
                  <w:delText xml:space="preserve">                                            namespace="##other" processContents="lax"/&gt;</w:delText>
                </w:r>
              </w:del>
            </w:ins>
          </w:p>
          <w:p w14:paraId="2E3E1639" w14:textId="13DFA49F" w:rsidR="00874469" w:rsidDel="00E067A3" w:rsidRDefault="00874469">
            <w:pPr>
              <w:pStyle w:val="Appx"/>
              <w:rPr>
                <w:ins w:id="13668" w:author="aas" w:date="2013-10-14T02:06:00Z"/>
                <w:del w:id="13669" w:author="Anees Shaikh" w:date="2013-10-19T02:16:00Z"/>
              </w:rPr>
              <w:pPrChange w:id="13670" w:author="Anees Shaikh" w:date="2013-10-19T02:16:00Z">
                <w:pPr>
                  <w:pStyle w:val="XML1"/>
                </w:pPr>
              </w:pPrChange>
            </w:pPr>
            <w:ins w:id="13671" w:author="aas" w:date="2013-10-14T02:06:00Z">
              <w:del w:id="13672" w:author="Anees Shaikh" w:date="2013-10-19T02:16:00Z">
                <w:r w:rsidDel="00E067A3">
                  <w:delText xml:space="preserve">                                  &lt;/xs:sequence&gt;</w:delText>
                </w:r>
              </w:del>
            </w:ins>
          </w:p>
          <w:p w14:paraId="1EE756EF" w14:textId="05BB1B17" w:rsidR="00874469" w:rsidDel="00E067A3" w:rsidRDefault="00874469">
            <w:pPr>
              <w:pStyle w:val="Appx"/>
              <w:rPr>
                <w:ins w:id="13673" w:author="aas" w:date="2013-10-14T02:06:00Z"/>
                <w:del w:id="13674" w:author="Anees Shaikh" w:date="2013-10-19T02:16:00Z"/>
              </w:rPr>
              <w:pPrChange w:id="13675" w:author="Anees Shaikh" w:date="2013-10-19T02:16:00Z">
                <w:pPr>
                  <w:pStyle w:val="XML1"/>
                </w:pPr>
              </w:pPrChange>
            </w:pPr>
            <w:ins w:id="13676" w:author="aas" w:date="2013-10-14T02:06:00Z">
              <w:del w:id="13677" w:author="Anees Shaikh" w:date="2013-10-19T02:16:00Z">
                <w:r w:rsidDel="00E067A3">
                  <w:delText xml:space="preserve">                                &lt;/xs:complexType&gt;</w:delText>
                </w:r>
              </w:del>
            </w:ins>
          </w:p>
          <w:p w14:paraId="2BFEDA94" w14:textId="760B0516" w:rsidR="00874469" w:rsidDel="00E067A3" w:rsidRDefault="00874469">
            <w:pPr>
              <w:pStyle w:val="Appx"/>
              <w:rPr>
                <w:ins w:id="13678" w:author="aas" w:date="2013-10-14T02:06:00Z"/>
                <w:del w:id="13679" w:author="Anees Shaikh" w:date="2013-10-19T02:16:00Z"/>
              </w:rPr>
              <w:pPrChange w:id="13680" w:author="Anees Shaikh" w:date="2013-10-19T02:16:00Z">
                <w:pPr>
                  <w:pStyle w:val="XML1"/>
                </w:pPr>
              </w:pPrChange>
            </w:pPr>
            <w:ins w:id="13681" w:author="aas" w:date="2013-10-14T02:06:00Z">
              <w:del w:id="13682" w:author="Anees Shaikh" w:date="2013-10-19T02:16:00Z">
                <w:r w:rsidDel="00E067A3">
                  <w:delText xml:space="preserve">                              &lt;/xs:element&gt;</w:delText>
                </w:r>
              </w:del>
            </w:ins>
          </w:p>
          <w:p w14:paraId="6B142BBE" w14:textId="68CACB75" w:rsidR="00874469" w:rsidDel="00E067A3" w:rsidRDefault="00874469">
            <w:pPr>
              <w:pStyle w:val="Appx"/>
              <w:rPr>
                <w:ins w:id="13683" w:author="aas" w:date="2013-10-14T02:06:00Z"/>
                <w:del w:id="13684" w:author="Anees Shaikh" w:date="2013-10-19T02:16:00Z"/>
              </w:rPr>
              <w:pPrChange w:id="13685" w:author="Anees Shaikh" w:date="2013-10-19T02:16:00Z">
                <w:pPr>
                  <w:pStyle w:val="XML1"/>
                </w:pPr>
              </w:pPrChange>
            </w:pPr>
            <w:ins w:id="13686" w:author="aas" w:date="2013-10-14T02:06:00Z">
              <w:del w:id="13687"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688" w:author="aas" w:date="2013-10-14T02:06:00Z"/>
                <w:del w:id="13689" w:author="Anees Shaikh" w:date="2013-10-19T02:16:00Z"/>
              </w:rPr>
              <w:pPrChange w:id="13690" w:author="Anees Shaikh" w:date="2013-10-19T02:16:00Z">
                <w:pPr>
                  <w:pStyle w:val="XML1"/>
                </w:pPr>
              </w:pPrChange>
            </w:pPr>
            <w:ins w:id="13691" w:author="aas" w:date="2013-10-14T02:06:00Z">
              <w:del w:id="13692" w:author="Anees Shaikh" w:date="2013-10-19T02:16:00Z">
                <w:r w:rsidDel="00E067A3">
                  <w:delText xml:space="preserve">                                      namespace="##other" processContents="lax"/&gt;</w:delText>
                </w:r>
              </w:del>
            </w:ins>
          </w:p>
          <w:p w14:paraId="27FFB0E1" w14:textId="7184DC8D" w:rsidR="00874469" w:rsidDel="00E067A3" w:rsidRDefault="00874469">
            <w:pPr>
              <w:pStyle w:val="Appx"/>
              <w:rPr>
                <w:ins w:id="13693" w:author="aas" w:date="2013-10-14T02:06:00Z"/>
                <w:del w:id="13694" w:author="Anees Shaikh" w:date="2013-10-19T02:16:00Z"/>
              </w:rPr>
              <w:pPrChange w:id="13695" w:author="Anees Shaikh" w:date="2013-10-19T02:16:00Z">
                <w:pPr>
                  <w:pStyle w:val="XML1"/>
                </w:pPr>
              </w:pPrChange>
            </w:pPr>
            <w:ins w:id="13696" w:author="aas" w:date="2013-10-14T02:06:00Z">
              <w:del w:id="13697" w:author="Anees Shaikh" w:date="2013-10-19T02:16:00Z">
                <w:r w:rsidDel="00E067A3">
                  <w:delText xml:space="preserve">                            &lt;/xs:sequence&gt;</w:delText>
                </w:r>
              </w:del>
            </w:ins>
          </w:p>
          <w:p w14:paraId="17315E10" w14:textId="110E111A" w:rsidR="00874469" w:rsidDel="00E067A3" w:rsidRDefault="00874469">
            <w:pPr>
              <w:pStyle w:val="Appx"/>
              <w:rPr>
                <w:ins w:id="13698" w:author="aas" w:date="2013-10-14T02:06:00Z"/>
                <w:del w:id="13699" w:author="Anees Shaikh" w:date="2013-10-19T02:16:00Z"/>
              </w:rPr>
              <w:pPrChange w:id="13700" w:author="Anees Shaikh" w:date="2013-10-19T02:16:00Z">
                <w:pPr>
                  <w:pStyle w:val="XML1"/>
                </w:pPr>
              </w:pPrChange>
            </w:pPr>
            <w:ins w:id="13701" w:author="aas" w:date="2013-10-14T02:06:00Z">
              <w:del w:id="13702" w:author="Anees Shaikh" w:date="2013-10-19T02:16:00Z">
                <w:r w:rsidDel="00E067A3">
                  <w:delText xml:space="preserve">                            &lt;xs:sequence&gt;</w:delText>
                </w:r>
              </w:del>
            </w:ins>
          </w:p>
          <w:p w14:paraId="5BF259BD" w14:textId="5A93D519" w:rsidR="00874469" w:rsidDel="00E067A3" w:rsidRDefault="00874469">
            <w:pPr>
              <w:pStyle w:val="Appx"/>
              <w:rPr>
                <w:ins w:id="13703" w:author="aas" w:date="2013-10-14T02:06:00Z"/>
                <w:del w:id="13704" w:author="Anees Shaikh" w:date="2013-10-19T02:16:00Z"/>
              </w:rPr>
              <w:pPrChange w:id="13705" w:author="Anees Shaikh" w:date="2013-10-19T02:16:00Z">
                <w:pPr>
                  <w:pStyle w:val="XML1"/>
                </w:pPr>
              </w:pPrChange>
            </w:pPr>
            <w:ins w:id="13706" w:author="aas" w:date="2013-10-14T02:06:00Z">
              <w:del w:id="13707"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08" w:author="aas" w:date="2013-10-14T02:06:00Z"/>
                <w:del w:id="13709" w:author="Anees Shaikh" w:date="2013-10-19T02:16:00Z"/>
              </w:rPr>
              <w:pPrChange w:id="13710" w:author="Anees Shaikh" w:date="2013-10-19T02:16:00Z">
                <w:pPr>
                  <w:pStyle w:val="XML1"/>
                </w:pPr>
              </w:pPrChange>
            </w:pPr>
            <w:ins w:id="13711" w:author="aas" w:date="2013-10-14T02:06:00Z">
              <w:del w:id="13712" w:author="Anees Shaikh" w:date="2013-10-19T02:16:00Z">
                <w:r w:rsidDel="00E067A3">
                  <w:delText xml:space="preserve">                                &lt;xs:complexType&gt;</w:delText>
                </w:r>
              </w:del>
            </w:ins>
          </w:p>
          <w:p w14:paraId="190FE362" w14:textId="151D58C5" w:rsidR="00874469" w:rsidDel="00E067A3" w:rsidRDefault="00874469">
            <w:pPr>
              <w:pStyle w:val="Appx"/>
              <w:rPr>
                <w:ins w:id="13713" w:author="aas" w:date="2013-10-14T02:06:00Z"/>
                <w:del w:id="13714" w:author="Anees Shaikh" w:date="2013-10-19T02:16:00Z"/>
              </w:rPr>
              <w:pPrChange w:id="13715" w:author="Anees Shaikh" w:date="2013-10-19T02:16:00Z">
                <w:pPr>
                  <w:pStyle w:val="XML1"/>
                </w:pPr>
              </w:pPrChange>
            </w:pPr>
            <w:ins w:id="13716" w:author="aas" w:date="2013-10-14T02:06:00Z">
              <w:del w:id="13717" w:author="Anees Shaikh" w:date="2013-10-19T02:16:00Z">
                <w:r w:rsidDel="00E067A3">
                  <w:delText xml:space="preserve">                                  &lt;xs:sequence&gt;</w:delText>
                </w:r>
              </w:del>
            </w:ins>
          </w:p>
          <w:p w14:paraId="1192DFC6" w14:textId="21E33D55" w:rsidR="00874469" w:rsidDel="00E067A3" w:rsidRDefault="00874469">
            <w:pPr>
              <w:pStyle w:val="Appx"/>
              <w:rPr>
                <w:ins w:id="13718" w:author="aas" w:date="2013-10-14T02:06:00Z"/>
                <w:del w:id="13719" w:author="Anees Shaikh" w:date="2013-10-19T02:16:00Z"/>
              </w:rPr>
              <w:pPrChange w:id="13720" w:author="Anees Shaikh" w:date="2013-10-19T02:16:00Z">
                <w:pPr>
                  <w:pStyle w:val="XML1"/>
                </w:pPr>
              </w:pPrChange>
            </w:pPr>
            <w:ins w:id="13721" w:author="aas" w:date="2013-10-14T02:06:00Z">
              <w:del w:id="13722"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23" w:author="aas" w:date="2013-10-14T02:06:00Z"/>
                <w:del w:id="13724" w:author="Anees Shaikh" w:date="2013-10-19T02:16:00Z"/>
              </w:rPr>
              <w:pPrChange w:id="13725" w:author="Anees Shaikh" w:date="2013-10-19T02:16:00Z">
                <w:pPr>
                  <w:pStyle w:val="XML1"/>
                </w:pPr>
              </w:pPrChange>
            </w:pPr>
            <w:ins w:id="13726" w:author="aas" w:date="2013-10-14T02:06:00Z">
              <w:del w:id="13727"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28" w:author="aas" w:date="2013-10-14T02:06:00Z"/>
                <w:del w:id="13729" w:author="Anees Shaikh" w:date="2013-10-19T02:16:00Z"/>
              </w:rPr>
              <w:pPrChange w:id="13730" w:author="Anees Shaikh" w:date="2013-10-19T02:16:00Z">
                <w:pPr>
                  <w:pStyle w:val="XML1"/>
                </w:pPr>
              </w:pPrChange>
            </w:pPr>
            <w:ins w:id="13731" w:author="aas" w:date="2013-10-14T02:06:00Z">
              <w:del w:id="13732"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33" w:author="aas" w:date="2013-10-14T02:06:00Z"/>
                <w:del w:id="13734" w:author="Anees Shaikh" w:date="2013-10-19T02:16:00Z"/>
              </w:rPr>
              <w:pPrChange w:id="13735" w:author="Anees Shaikh" w:date="2013-10-19T02:16:00Z">
                <w:pPr>
                  <w:pStyle w:val="XML1"/>
                </w:pPr>
              </w:pPrChange>
            </w:pPr>
            <w:ins w:id="13736" w:author="aas" w:date="2013-10-14T02:06:00Z">
              <w:del w:id="13737"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38" w:author="aas" w:date="2013-10-14T02:06:00Z"/>
                <w:del w:id="13739" w:author="Anees Shaikh" w:date="2013-10-19T02:16:00Z"/>
              </w:rPr>
              <w:pPrChange w:id="13740" w:author="Anees Shaikh" w:date="2013-10-19T02:16:00Z">
                <w:pPr>
                  <w:pStyle w:val="XML1"/>
                </w:pPr>
              </w:pPrChange>
            </w:pPr>
            <w:ins w:id="13741" w:author="aas" w:date="2013-10-14T02:06:00Z">
              <w:del w:id="13742" w:author="Anees Shaikh" w:date="2013-10-19T02:16:00Z">
                <w:r w:rsidDel="00E067A3">
                  <w:delText xml:space="preserve">                                  &lt;/xs:sequence&gt;</w:delText>
                </w:r>
              </w:del>
            </w:ins>
          </w:p>
          <w:p w14:paraId="466A6669" w14:textId="1C405FB3" w:rsidR="00874469" w:rsidDel="00E067A3" w:rsidRDefault="00874469">
            <w:pPr>
              <w:pStyle w:val="Appx"/>
              <w:rPr>
                <w:ins w:id="13743" w:author="aas" w:date="2013-10-14T02:06:00Z"/>
                <w:del w:id="13744" w:author="Anees Shaikh" w:date="2013-10-19T02:16:00Z"/>
              </w:rPr>
              <w:pPrChange w:id="13745" w:author="Anees Shaikh" w:date="2013-10-19T02:16:00Z">
                <w:pPr>
                  <w:pStyle w:val="XML1"/>
                </w:pPr>
              </w:pPrChange>
            </w:pPr>
            <w:ins w:id="13746" w:author="aas" w:date="2013-10-14T02:06:00Z">
              <w:del w:id="13747" w:author="Anees Shaikh" w:date="2013-10-19T02:16:00Z">
                <w:r w:rsidDel="00E067A3">
                  <w:delText xml:space="preserve">                                &lt;/xs:complexType&gt;</w:delText>
                </w:r>
              </w:del>
            </w:ins>
          </w:p>
          <w:p w14:paraId="7AE79FEF" w14:textId="6CA41B2F" w:rsidR="00874469" w:rsidDel="00E067A3" w:rsidRDefault="00874469">
            <w:pPr>
              <w:pStyle w:val="Appx"/>
              <w:rPr>
                <w:ins w:id="13748" w:author="aas" w:date="2013-10-14T02:06:00Z"/>
                <w:del w:id="13749" w:author="Anees Shaikh" w:date="2013-10-19T02:16:00Z"/>
              </w:rPr>
              <w:pPrChange w:id="13750" w:author="Anees Shaikh" w:date="2013-10-19T02:16:00Z">
                <w:pPr>
                  <w:pStyle w:val="XML1"/>
                </w:pPr>
              </w:pPrChange>
            </w:pPr>
            <w:ins w:id="13751" w:author="aas" w:date="2013-10-14T02:06:00Z">
              <w:del w:id="13752" w:author="Anees Shaikh" w:date="2013-10-19T02:16:00Z">
                <w:r w:rsidDel="00E067A3">
                  <w:delText xml:space="preserve">                              &lt;/xs:element&gt;</w:delText>
                </w:r>
              </w:del>
            </w:ins>
          </w:p>
          <w:p w14:paraId="22EF9334" w14:textId="6EB3CD03" w:rsidR="00874469" w:rsidDel="00E067A3" w:rsidRDefault="00874469">
            <w:pPr>
              <w:pStyle w:val="Appx"/>
              <w:rPr>
                <w:ins w:id="13753" w:author="aas" w:date="2013-10-14T02:06:00Z"/>
                <w:del w:id="13754" w:author="Anees Shaikh" w:date="2013-10-19T02:16:00Z"/>
              </w:rPr>
              <w:pPrChange w:id="13755" w:author="Anees Shaikh" w:date="2013-10-19T02:16:00Z">
                <w:pPr>
                  <w:pStyle w:val="XML1"/>
                </w:pPr>
              </w:pPrChange>
            </w:pPr>
            <w:ins w:id="13756" w:author="aas" w:date="2013-10-14T02:06:00Z">
              <w:del w:id="13757"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758" w:author="aas" w:date="2013-10-14T02:06:00Z"/>
                <w:del w:id="13759" w:author="Anees Shaikh" w:date="2013-10-19T02:16:00Z"/>
              </w:rPr>
              <w:pPrChange w:id="13760" w:author="Anees Shaikh" w:date="2013-10-19T02:16:00Z">
                <w:pPr>
                  <w:pStyle w:val="XML1"/>
                </w:pPr>
              </w:pPrChange>
            </w:pPr>
            <w:ins w:id="13761" w:author="aas" w:date="2013-10-14T02:06:00Z">
              <w:del w:id="13762" w:author="Anees Shaikh" w:date="2013-10-19T02:16:00Z">
                <w:r w:rsidDel="00E067A3">
                  <w:delText xml:space="preserve">                                      namespace="##other" processContents="lax"/&gt;</w:delText>
                </w:r>
              </w:del>
            </w:ins>
          </w:p>
          <w:p w14:paraId="7B6B6492" w14:textId="538936C0" w:rsidR="00874469" w:rsidDel="00E067A3" w:rsidRDefault="00874469">
            <w:pPr>
              <w:pStyle w:val="Appx"/>
              <w:rPr>
                <w:ins w:id="13763" w:author="aas" w:date="2013-10-14T02:06:00Z"/>
                <w:del w:id="13764" w:author="Anees Shaikh" w:date="2013-10-19T02:16:00Z"/>
              </w:rPr>
              <w:pPrChange w:id="13765" w:author="Anees Shaikh" w:date="2013-10-19T02:16:00Z">
                <w:pPr>
                  <w:pStyle w:val="XML1"/>
                </w:pPr>
              </w:pPrChange>
            </w:pPr>
            <w:ins w:id="13766" w:author="aas" w:date="2013-10-14T02:06:00Z">
              <w:del w:id="13767" w:author="Anees Shaikh" w:date="2013-10-19T02:16:00Z">
                <w:r w:rsidDel="00E067A3">
                  <w:delText xml:space="preserve">                            &lt;/xs:sequence&gt;</w:delText>
                </w:r>
              </w:del>
            </w:ins>
          </w:p>
          <w:p w14:paraId="61FE2581" w14:textId="52064CA4" w:rsidR="00874469" w:rsidDel="00E067A3" w:rsidRDefault="00874469">
            <w:pPr>
              <w:pStyle w:val="Appx"/>
              <w:rPr>
                <w:ins w:id="13768" w:author="aas" w:date="2013-10-14T02:06:00Z"/>
                <w:del w:id="13769" w:author="Anees Shaikh" w:date="2013-10-19T02:16:00Z"/>
              </w:rPr>
              <w:pPrChange w:id="13770" w:author="Anees Shaikh" w:date="2013-10-19T02:16:00Z">
                <w:pPr>
                  <w:pStyle w:val="XML1"/>
                </w:pPr>
              </w:pPrChange>
            </w:pPr>
            <w:ins w:id="13771" w:author="aas" w:date="2013-10-14T02:06:00Z">
              <w:del w:id="13772"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773" w:author="aas" w:date="2013-10-14T02:06:00Z"/>
                <w:del w:id="13774" w:author="Anees Shaikh" w:date="2013-10-19T02:16:00Z"/>
              </w:rPr>
              <w:pPrChange w:id="13775" w:author="Anees Shaikh" w:date="2013-10-19T02:16:00Z">
                <w:pPr>
                  <w:pStyle w:val="XML1"/>
                </w:pPr>
              </w:pPrChange>
            </w:pPr>
            <w:ins w:id="13776" w:author="aas" w:date="2013-10-14T02:06:00Z">
              <w:del w:id="13777" w:author="Anees Shaikh" w:date="2013-10-19T02:16:00Z">
                <w:r w:rsidDel="00E067A3">
                  <w:delText xml:space="preserve">                                    namespace="##other" processContents="lax"/&gt;</w:delText>
                </w:r>
              </w:del>
            </w:ins>
          </w:p>
          <w:p w14:paraId="6D3D2362" w14:textId="465BA645" w:rsidR="00874469" w:rsidDel="00E067A3" w:rsidRDefault="00874469">
            <w:pPr>
              <w:pStyle w:val="Appx"/>
              <w:rPr>
                <w:ins w:id="13778" w:author="aas" w:date="2013-10-14T02:06:00Z"/>
                <w:del w:id="13779" w:author="Anees Shaikh" w:date="2013-10-19T02:16:00Z"/>
              </w:rPr>
              <w:pPrChange w:id="13780" w:author="Anees Shaikh" w:date="2013-10-19T02:16:00Z">
                <w:pPr>
                  <w:pStyle w:val="XML1"/>
                </w:pPr>
              </w:pPrChange>
            </w:pPr>
            <w:ins w:id="13781" w:author="aas" w:date="2013-10-14T02:06:00Z">
              <w:del w:id="13782" w:author="Anees Shaikh" w:date="2013-10-19T02:16:00Z">
                <w:r w:rsidDel="00E067A3">
                  <w:delText xml:space="preserve">                          &lt;/xs:choice&gt;</w:delText>
                </w:r>
              </w:del>
            </w:ins>
          </w:p>
          <w:p w14:paraId="5D83551F" w14:textId="22CCB826" w:rsidR="00874469" w:rsidDel="00E067A3" w:rsidRDefault="00874469">
            <w:pPr>
              <w:pStyle w:val="Appx"/>
              <w:rPr>
                <w:ins w:id="13783" w:author="aas" w:date="2013-10-14T02:06:00Z"/>
                <w:del w:id="13784" w:author="Anees Shaikh" w:date="2013-10-19T02:16:00Z"/>
              </w:rPr>
              <w:pPrChange w:id="13785" w:author="Anees Shaikh" w:date="2013-10-19T02:16:00Z">
                <w:pPr>
                  <w:pStyle w:val="XML1"/>
                </w:pPr>
              </w:pPrChange>
            </w:pPr>
            <w:ins w:id="13786" w:author="aas" w:date="2013-10-14T02:06:00Z">
              <w:del w:id="13787"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788" w:author="aas" w:date="2013-10-14T02:06:00Z"/>
                <w:del w:id="13789" w:author="Anees Shaikh" w:date="2013-10-19T02:16:00Z"/>
              </w:rPr>
              <w:pPrChange w:id="13790" w:author="Anees Shaikh" w:date="2013-10-19T02:16:00Z">
                <w:pPr>
                  <w:pStyle w:val="XML1"/>
                </w:pPr>
              </w:pPrChange>
            </w:pPr>
            <w:ins w:id="13791" w:author="aas" w:date="2013-10-14T02:06:00Z">
              <w:del w:id="13792" w:author="Anees Shaikh" w:date="2013-10-19T02:16:00Z">
                <w:r w:rsidDel="00E067A3">
                  <w:delText xml:space="preserve">                                  namespace="##other" processContents="lax"/&gt;</w:delText>
                </w:r>
              </w:del>
            </w:ins>
          </w:p>
          <w:p w14:paraId="55B19C4A" w14:textId="6CAEA9ED" w:rsidR="00874469" w:rsidDel="00E067A3" w:rsidRDefault="00874469">
            <w:pPr>
              <w:pStyle w:val="Appx"/>
              <w:rPr>
                <w:ins w:id="13793" w:author="aas" w:date="2013-10-14T02:06:00Z"/>
                <w:del w:id="13794" w:author="Anees Shaikh" w:date="2013-10-19T02:16:00Z"/>
              </w:rPr>
              <w:pPrChange w:id="13795" w:author="Anees Shaikh" w:date="2013-10-19T02:16:00Z">
                <w:pPr>
                  <w:pStyle w:val="XML1"/>
                </w:pPr>
              </w:pPrChange>
            </w:pPr>
            <w:ins w:id="13796" w:author="aas" w:date="2013-10-14T02:06:00Z">
              <w:del w:id="13797" w:author="Anees Shaikh" w:date="2013-10-19T02:16:00Z">
                <w:r w:rsidDel="00E067A3">
                  <w:delText xml:space="preserve">                        &lt;/xs:sequence&gt;</w:delText>
                </w:r>
              </w:del>
            </w:ins>
          </w:p>
          <w:p w14:paraId="19C5A7AA" w14:textId="03B9DBAB" w:rsidR="00874469" w:rsidDel="00E067A3" w:rsidRDefault="00874469">
            <w:pPr>
              <w:pStyle w:val="Appx"/>
              <w:rPr>
                <w:ins w:id="13798" w:author="aas" w:date="2013-10-14T02:06:00Z"/>
                <w:del w:id="13799" w:author="Anees Shaikh" w:date="2013-10-19T02:16:00Z"/>
              </w:rPr>
              <w:pPrChange w:id="13800" w:author="Anees Shaikh" w:date="2013-10-19T02:16:00Z">
                <w:pPr>
                  <w:pStyle w:val="XML1"/>
                </w:pPr>
              </w:pPrChange>
            </w:pPr>
            <w:ins w:id="13801" w:author="aas" w:date="2013-10-14T02:06:00Z">
              <w:del w:id="13802" w:author="Anees Shaikh" w:date="2013-10-19T02:16:00Z">
                <w:r w:rsidDel="00E067A3">
                  <w:delText xml:space="preserve">                      &lt;/xs:complexType&gt;</w:delText>
                </w:r>
              </w:del>
            </w:ins>
          </w:p>
          <w:p w14:paraId="4EBDE3FF" w14:textId="0C2CD843" w:rsidR="00874469" w:rsidDel="00E067A3" w:rsidRDefault="00874469">
            <w:pPr>
              <w:pStyle w:val="Appx"/>
              <w:rPr>
                <w:ins w:id="13803" w:author="aas" w:date="2013-10-14T02:06:00Z"/>
                <w:del w:id="13804" w:author="Anees Shaikh" w:date="2013-10-19T02:16:00Z"/>
              </w:rPr>
              <w:pPrChange w:id="13805" w:author="Anees Shaikh" w:date="2013-10-19T02:16:00Z">
                <w:pPr>
                  <w:pStyle w:val="XML1"/>
                </w:pPr>
              </w:pPrChange>
            </w:pPr>
            <w:ins w:id="13806" w:author="aas" w:date="2013-10-14T02:06:00Z">
              <w:del w:id="13807" w:author="Anees Shaikh" w:date="2013-10-19T02:16:00Z">
                <w:r w:rsidDel="00E067A3">
                  <w:delText xml:space="preserve">                    &lt;/xs:element&gt;</w:delText>
                </w:r>
              </w:del>
            </w:ins>
          </w:p>
          <w:p w14:paraId="65E0932A" w14:textId="238F5718" w:rsidR="00874469" w:rsidDel="00E067A3" w:rsidRDefault="00874469">
            <w:pPr>
              <w:pStyle w:val="Appx"/>
              <w:rPr>
                <w:ins w:id="13808" w:author="aas" w:date="2013-10-14T02:06:00Z"/>
                <w:del w:id="13809" w:author="Anees Shaikh" w:date="2013-10-19T02:16:00Z"/>
              </w:rPr>
              <w:pPrChange w:id="13810" w:author="Anees Shaikh" w:date="2013-10-19T02:16:00Z">
                <w:pPr>
                  <w:pStyle w:val="XML1"/>
                </w:pPr>
              </w:pPrChange>
            </w:pPr>
            <w:ins w:id="13811" w:author="aas" w:date="2013-10-14T02:06:00Z">
              <w:del w:id="13812"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13" w:author="aas" w:date="2013-10-14T02:06:00Z"/>
                <w:del w:id="13814" w:author="Anees Shaikh" w:date="2013-10-19T02:16:00Z"/>
              </w:rPr>
              <w:pPrChange w:id="13815" w:author="Anees Shaikh" w:date="2013-10-19T02:16:00Z">
                <w:pPr>
                  <w:pStyle w:val="XML1"/>
                </w:pPr>
              </w:pPrChange>
            </w:pPr>
            <w:ins w:id="13816" w:author="aas" w:date="2013-10-14T02:06:00Z">
              <w:del w:id="13817"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18" w:author="aas" w:date="2013-10-14T02:06:00Z"/>
                <w:del w:id="13819" w:author="Anees Shaikh" w:date="2013-10-19T02:16:00Z"/>
              </w:rPr>
              <w:pPrChange w:id="13820" w:author="Anees Shaikh" w:date="2013-10-19T02:16:00Z">
                <w:pPr>
                  <w:pStyle w:val="XML1"/>
                </w:pPr>
              </w:pPrChange>
            </w:pPr>
            <w:ins w:id="13821" w:author="aas" w:date="2013-10-14T02:06:00Z">
              <w:del w:id="13822" w:author="Anees Shaikh" w:date="2013-10-19T02:16:00Z">
                <w:r w:rsidDel="00E067A3">
                  <w:delText xml:space="preserve">                  &lt;/xs:sequence&gt;</w:delText>
                </w:r>
              </w:del>
            </w:ins>
          </w:p>
          <w:p w14:paraId="217610B1" w14:textId="6F30078F" w:rsidR="00874469" w:rsidDel="00E067A3" w:rsidRDefault="00874469">
            <w:pPr>
              <w:pStyle w:val="Appx"/>
              <w:rPr>
                <w:ins w:id="13823" w:author="aas" w:date="2013-10-14T02:06:00Z"/>
                <w:del w:id="13824" w:author="Anees Shaikh" w:date="2013-10-19T02:16:00Z"/>
              </w:rPr>
              <w:pPrChange w:id="13825" w:author="Anees Shaikh" w:date="2013-10-19T02:16:00Z">
                <w:pPr>
                  <w:pStyle w:val="XML1"/>
                </w:pPr>
              </w:pPrChange>
            </w:pPr>
            <w:ins w:id="13826" w:author="aas" w:date="2013-10-14T02:06:00Z">
              <w:del w:id="13827" w:author="Anees Shaikh" w:date="2013-10-19T02:16:00Z">
                <w:r w:rsidDel="00E067A3">
                  <w:delText xml:space="preserve">                &lt;/xs:complexType&gt;</w:delText>
                </w:r>
              </w:del>
            </w:ins>
          </w:p>
          <w:p w14:paraId="496B1CBC" w14:textId="209EE3E0" w:rsidR="00874469" w:rsidDel="00E067A3" w:rsidRDefault="00874469">
            <w:pPr>
              <w:pStyle w:val="Appx"/>
              <w:rPr>
                <w:ins w:id="13828" w:author="aas" w:date="2013-10-14T02:06:00Z"/>
                <w:del w:id="13829" w:author="Anees Shaikh" w:date="2013-10-19T02:16:00Z"/>
              </w:rPr>
              <w:pPrChange w:id="13830" w:author="Anees Shaikh" w:date="2013-10-19T02:16:00Z">
                <w:pPr>
                  <w:pStyle w:val="XML1"/>
                </w:pPr>
              </w:pPrChange>
            </w:pPr>
            <w:ins w:id="13831" w:author="aas" w:date="2013-10-14T02:06:00Z">
              <w:del w:id="13832" w:author="Anees Shaikh" w:date="2013-10-19T02:16:00Z">
                <w:r w:rsidDel="00E067A3">
                  <w:delText xml:space="preserve">              &lt;/xs:element&gt;</w:delText>
                </w:r>
              </w:del>
            </w:ins>
          </w:p>
          <w:p w14:paraId="2D3A283F" w14:textId="21965E6B" w:rsidR="00874469" w:rsidDel="00E067A3" w:rsidRDefault="00874469">
            <w:pPr>
              <w:pStyle w:val="Appx"/>
              <w:rPr>
                <w:ins w:id="13833" w:author="aas" w:date="2013-10-14T02:06:00Z"/>
                <w:del w:id="13834" w:author="Anees Shaikh" w:date="2013-10-19T02:16:00Z"/>
              </w:rPr>
              <w:pPrChange w:id="13835" w:author="Anees Shaikh" w:date="2013-10-19T02:16:00Z">
                <w:pPr>
                  <w:pStyle w:val="XML1"/>
                </w:pPr>
              </w:pPrChange>
            </w:pPr>
            <w:ins w:id="13836" w:author="aas" w:date="2013-10-14T02:06:00Z">
              <w:del w:id="13837"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38" w:author="aas" w:date="2013-10-14T02:06:00Z"/>
                <w:del w:id="13839" w:author="Anees Shaikh" w:date="2013-10-19T02:16:00Z"/>
              </w:rPr>
              <w:pPrChange w:id="13840" w:author="Anees Shaikh" w:date="2013-10-19T02:16:00Z">
                <w:pPr>
                  <w:pStyle w:val="XML1"/>
                </w:pPr>
              </w:pPrChange>
            </w:pPr>
            <w:ins w:id="13841" w:author="aas" w:date="2013-10-14T02:06:00Z">
              <w:del w:id="13842" w:author="Anees Shaikh" w:date="2013-10-19T02:16:00Z">
                <w:r w:rsidDel="00E067A3">
                  <w:delText xml:space="preserve">                &lt;xs:annotation&gt;</w:delText>
                </w:r>
              </w:del>
            </w:ins>
          </w:p>
          <w:p w14:paraId="0A5827CA" w14:textId="4199CBF2" w:rsidR="00874469" w:rsidDel="00E067A3" w:rsidRDefault="00874469">
            <w:pPr>
              <w:pStyle w:val="Appx"/>
              <w:rPr>
                <w:ins w:id="13843" w:author="aas" w:date="2013-10-14T02:06:00Z"/>
                <w:del w:id="13844" w:author="Anees Shaikh" w:date="2013-10-19T02:16:00Z"/>
              </w:rPr>
              <w:pPrChange w:id="13845" w:author="Anees Shaikh" w:date="2013-10-19T02:16:00Z">
                <w:pPr>
                  <w:pStyle w:val="XML1"/>
                </w:pPr>
              </w:pPrChange>
            </w:pPr>
            <w:ins w:id="13846" w:author="aas" w:date="2013-10-14T02:06:00Z">
              <w:del w:id="13847" w:author="Anees Shaikh" w:date="2013-10-19T02:16:00Z">
                <w:r w:rsidDel="00E067A3">
                  <w:delText xml:space="preserve">                  &lt;xs:documentation&gt;</w:delText>
                </w:r>
              </w:del>
            </w:ins>
          </w:p>
          <w:p w14:paraId="72FB3384" w14:textId="4431E00D" w:rsidR="00874469" w:rsidDel="00E067A3" w:rsidRDefault="00874469">
            <w:pPr>
              <w:pStyle w:val="Appx"/>
              <w:rPr>
                <w:ins w:id="13848" w:author="aas" w:date="2013-10-14T02:06:00Z"/>
                <w:del w:id="13849" w:author="Anees Shaikh" w:date="2013-10-19T02:16:00Z"/>
              </w:rPr>
              <w:pPrChange w:id="13850" w:author="Anees Shaikh" w:date="2013-10-19T02:16:00Z">
                <w:pPr>
                  <w:pStyle w:val="XML1"/>
                </w:pPr>
              </w:pPrChange>
            </w:pPr>
            <w:ins w:id="13851" w:author="aas" w:date="2013-10-14T02:06:00Z">
              <w:del w:id="13852"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53" w:author="aas" w:date="2013-10-14T02:06:00Z"/>
                <w:del w:id="13854" w:author="Anees Shaikh" w:date="2013-10-19T02:16:00Z"/>
              </w:rPr>
              <w:pPrChange w:id="13855" w:author="Anees Shaikh" w:date="2013-10-19T02:16:00Z">
                <w:pPr>
                  <w:pStyle w:val="XML1"/>
                </w:pPr>
              </w:pPrChange>
            </w:pPr>
            <w:ins w:id="13856" w:author="aas" w:date="2013-10-14T02:06:00Z">
              <w:del w:id="13857" w:author="Anees Shaikh" w:date="2013-10-19T02:16:00Z">
                <w:r w:rsidDel="00E067A3">
                  <w:delText xml:space="preserve">                           Capable Switch.</w:delText>
                </w:r>
              </w:del>
            </w:ins>
          </w:p>
          <w:p w14:paraId="1B1D93D6" w14:textId="2FCE1C4B" w:rsidR="00874469" w:rsidDel="00E067A3" w:rsidRDefault="00874469">
            <w:pPr>
              <w:pStyle w:val="Appx"/>
              <w:rPr>
                <w:ins w:id="13858" w:author="aas" w:date="2013-10-14T02:06:00Z"/>
                <w:del w:id="13859" w:author="Anees Shaikh" w:date="2013-10-19T02:16:00Z"/>
              </w:rPr>
              <w:pPrChange w:id="13860" w:author="Anees Shaikh" w:date="2013-10-19T02:16:00Z">
                <w:pPr>
                  <w:pStyle w:val="XML1"/>
                </w:pPr>
              </w:pPrChange>
            </w:pPr>
            <w:ins w:id="13861" w:author="aas" w:date="2013-10-14T02:06:00Z">
              <w:del w:id="13862" w:author="Anees Shaikh" w:date="2013-10-19T02:16:00Z">
                <w:r w:rsidDel="00E067A3">
                  <w:delText xml:space="preserve">                  &lt;/xs:documentation&gt;</w:delText>
                </w:r>
              </w:del>
            </w:ins>
          </w:p>
          <w:p w14:paraId="58BD2925" w14:textId="11203381" w:rsidR="00874469" w:rsidDel="00E067A3" w:rsidRDefault="00874469">
            <w:pPr>
              <w:pStyle w:val="Appx"/>
              <w:rPr>
                <w:ins w:id="13863" w:author="aas" w:date="2013-10-14T02:06:00Z"/>
                <w:del w:id="13864" w:author="Anees Shaikh" w:date="2013-10-19T02:16:00Z"/>
              </w:rPr>
              <w:pPrChange w:id="13865" w:author="Anees Shaikh" w:date="2013-10-19T02:16:00Z">
                <w:pPr>
                  <w:pStyle w:val="XML1"/>
                </w:pPr>
              </w:pPrChange>
            </w:pPr>
            <w:ins w:id="13866" w:author="aas" w:date="2013-10-14T02:06:00Z">
              <w:del w:id="13867" w:author="Anees Shaikh" w:date="2013-10-19T02:16:00Z">
                <w:r w:rsidDel="00E067A3">
                  <w:delText xml:space="preserve">                &lt;/xs:annotation&gt;</w:delText>
                </w:r>
              </w:del>
            </w:ins>
          </w:p>
          <w:p w14:paraId="6BE05751" w14:textId="1B648F91" w:rsidR="00874469" w:rsidDel="00E067A3" w:rsidRDefault="00874469">
            <w:pPr>
              <w:pStyle w:val="Appx"/>
              <w:rPr>
                <w:ins w:id="13868" w:author="aas" w:date="2013-10-14T02:06:00Z"/>
                <w:del w:id="13869" w:author="Anees Shaikh" w:date="2013-10-19T02:16:00Z"/>
              </w:rPr>
              <w:pPrChange w:id="13870" w:author="Anees Shaikh" w:date="2013-10-19T02:16:00Z">
                <w:pPr>
                  <w:pStyle w:val="XML1"/>
                </w:pPr>
              </w:pPrChange>
            </w:pPr>
            <w:ins w:id="13871" w:author="aas" w:date="2013-10-14T02:06:00Z">
              <w:del w:id="13872" w:author="Anees Shaikh" w:date="2013-10-19T02:16:00Z">
                <w:r w:rsidDel="00E067A3">
                  <w:delText xml:space="preserve">                &lt;xs:complexType&gt;</w:delText>
                </w:r>
              </w:del>
            </w:ins>
          </w:p>
          <w:p w14:paraId="1882A754" w14:textId="7BE46DE3" w:rsidR="00874469" w:rsidDel="00E067A3" w:rsidRDefault="00874469">
            <w:pPr>
              <w:pStyle w:val="Appx"/>
              <w:rPr>
                <w:ins w:id="13873" w:author="aas" w:date="2013-10-14T02:06:00Z"/>
                <w:del w:id="13874" w:author="Anees Shaikh" w:date="2013-10-19T02:16:00Z"/>
              </w:rPr>
              <w:pPrChange w:id="13875" w:author="Anees Shaikh" w:date="2013-10-19T02:16:00Z">
                <w:pPr>
                  <w:pStyle w:val="XML1"/>
                </w:pPr>
              </w:pPrChange>
            </w:pPr>
            <w:ins w:id="13876" w:author="aas" w:date="2013-10-14T02:06:00Z">
              <w:del w:id="13877" w:author="Anees Shaikh" w:date="2013-10-19T02:16:00Z">
                <w:r w:rsidDel="00E067A3">
                  <w:delText xml:space="preserve">                  &lt;xs:sequence&gt;</w:delText>
                </w:r>
              </w:del>
            </w:ins>
          </w:p>
          <w:p w14:paraId="675A0061" w14:textId="055890DC" w:rsidR="00874469" w:rsidDel="00E067A3" w:rsidRDefault="00874469">
            <w:pPr>
              <w:pStyle w:val="Appx"/>
              <w:rPr>
                <w:ins w:id="13878" w:author="aas" w:date="2013-10-14T02:06:00Z"/>
                <w:del w:id="13879" w:author="Anees Shaikh" w:date="2013-10-19T02:16:00Z"/>
              </w:rPr>
              <w:pPrChange w:id="13880" w:author="Anees Shaikh" w:date="2013-10-19T02:16:00Z">
                <w:pPr>
                  <w:pStyle w:val="XML1"/>
                </w:pPr>
              </w:pPrChange>
            </w:pPr>
            <w:ins w:id="13881" w:author="aas" w:date="2013-10-14T02:06:00Z">
              <w:del w:id="13882"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883" w:author="aas" w:date="2013-10-14T02:06:00Z"/>
                <w:del w:id="13884" w:author="Anees Shaikh" w:date="2013-10-19T02:16:00Z"/>
              </w:rPr>
              <w:pPrChange w:id="13885" w:author="Anees Shaikh" w:date="2013-10-19T02:16:00Z">
                <w:pPr>
                  <w:pStyle w:val="XML1"/>
                </w:pPr>
              </w:pPrChange>
            </w:pPr>
            <w:ins w:id="13886" w:author="aas" w:date="2013-10-14T02:06:00Z">
              <w:del w:id="13887" w:author="Anees Shaikh" w:date="2013-10-19T02:16:00Z">
                <w:r w:rsidDel="00E067A3">
                  <w:delText xml:space="preserve">                      &lt;xs:annotation&gt;</w:delText>
                </w:r>
              </w:del>
            </w:ins>
          </w:p>
          <w:p w14:paraId="1EA64DB0" w14:textId="700D5544" w:rsidR="00874469" w:rsidDel="00E067A3" w:rsidRDefault="00874469">
            <w:pPr>
              <w:pStyle w:val="Appx"/>
              <w:rPr>
                <w:ins w:id="13888" w:author="aas" w:date="2013-10-14T02:06:00Z"/>
                <w:del w:id="13889" w:author="Anees Shaikh" w:date="2013-10-19T02:16:00Z"/>
              </w:rPr>
              <w:pPrChange w:id="13890" w:author="Anees Shaikh" w:date="2013-10-19T02:16:00Z">
                <w:pPr>
                  <w:pStyle w:val="XML1"/>
                </w:pPr>
              </w:pPrChange>
            </w:pPr>
            <w:ins w:id="13891" w:author="aas" w:date="2013-10-14T02:06:00Z">
              <w:del w:id="13892" w:author="Anees Shaikh" w:date="2013-10-19T02:16:00Z">
                <w:r w:rsidDel="00E067A3">
                  <w:delText xml:space="preserve">                        &lt;xs:documentation&gt;</w:delText>
                </w:r>
              </w:del>
            </w:ins>
          </w:p>
          <w:p w14:paraId="6CFF1362" w14:textId="4A8CF834" w:rsidR="00874469" w:rsidDel="00E067A3" w:rsidRDefault="00874469">
            <w:pPr>
              <w:pStyle w:val="Appx"/>
              <w:rPr>
                <w:ins w:id="13893" w:author="aas" w:date="2013-10-14T02:06:00Z"/>
                <w:del w:id="13894" w:author="Anees Shaikh" w:date="2013-10-19T02:16:00Z"/>
              </w:rPr>
              <w:pPrChange w:id="13895" w:author="Anees Shaikh" w:date="2013-10-19T02:16:00Z">
                <w:pPr>
                  <w:pStyle w:val="XML1"/>
                </w:pPr>
              </w:pPrChange>
            </w:pPr>
            <w:ins w:id="13896" w:author="aas" w:date="2013-10-14T02:06:00Z">
              <w:del w:id="13897"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898" w:author="aas" w:date="2013-10-14T02:06:00Z"/>
                <w:del w:id="13899" w:author="Anees Shaikh" w:date="2013-10-19T02:16:00Z"/>
              </w:rPr>
              <w:pPrChange w:id="13900" w:author="Anees Shaikh" w:date="2013-10-19T02:16:00Z">
                <w:pPr>
                  <w:pStyle w:val="XML1"/>
                </w:pPr>
              </w:pPrChange>
            </w:pPr>
            <w:ins w:id="13901" w:author="aas" w:date="2013-10-14T02:06:00Z">
              <w:del w:id="13902"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03" w:author="aas" w:date="2013-10-14T02:06:00Z"/>
                <w:del w:id="13904" w:author="Anees Shaikh" w:date="2013-10-19T02:16:00Z"/>
              </w:rPr>
              <w:pPrChange w:id="13905" w:author="Anees Shaikh" w:date="2013-10-19T02:16:00Z">
                <w:pPr>
                  <w:pStyle w:val="XML1"/>
                </w:pPr>
              </w:pPrChange>
            </w:pPr>
            <w:ins w:id="13906" w:author="aas" w:date="2013-10-14T02:06:00Z">
              <w:del w:id="13907"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08" w:author="aas" w:date="2013-10-14T02:06:00Z"/>
                <w:del w:id="13909" w:author="Anees Shaikh" w:date="2013-10-19T02:16:00Z"/>
              </w:rPr>
              <w:pPrChange w:id="13910" w:author="Anees Shaikh" w:date="2013-10-19T02:16:00Z">
                <w:pPr>
                  <w:pStyle w:val="XML1"/>
                </w:pPr>
              </w:pPrChange>
            </w:pPr>
            <w:ins w:id="13911" w:author="aas" w:date="2013-10-14T02:06:00Z">
              <w:del w:id="13912" w:author="Anees Shaikh" w:date="2013-10-19T02:16:00Z">
                <w:r w:rsidDel="00E067A3">
                  <w:delText xml:space="preserve">                                 Switch.</w:delText>
                </w:r>
              </w:del>
            </w:ins>
          </w:p>
          <w:p w14:paraId="264B5696" w14:textId="0DC843E1" w:rsidR="00874469" w:rsidDel="00E067A3" w:rsidRDefault="00874469">
            <w:pPr>
              <w:pStyle w:val="Appx"/>
              <w:rPr>
                <w:ins w:id="13913" w:author="aas" w:date="2013-10-14T02:06:00Z"/>
                <w:del w:id="13914" w:author="Anees Shaikh" w:date="2013-10-19T02:16:00Z"/>
              </w:rPr>
              <w:pPrChange w:id="13915" w:author="Anees Shaikh" w:date="2013-10-19T02:16:00Z">
                <w:pPr>
                  <w:pStyle w:val="XML1"/>
                </w:pPr>
              </w:pPrChange>
            </w:pPr>
            <w:ins w:id="13916" w:author="aas" w:date="2013-10-14T02:06:00Z">
              <w:del w:id="13917" w:author="Anees Shaikh" w:date="2013-10-19T02:16:00Z">
                <w:r w:rsidDel="00E067A3">
                  <w:delText xml:space="preserve">                        &lt;/xs:documentation&gt;</w:delText>
                </w:r>
              </w:del>
            </w:ins>
          </w:p>
          <w:p w14:paraId="33458020" w14:textId="56E0D2EC" w:rsidR="00874469" w:rsidDel="00E067A3" w:rsidRDefault="00874469">
            <w:pPr>
              <w:pStyle w:val="Appx"/>
              <w:rPr>
                <w:ins w:id="13918" w:author="aas" w:date="2013-10-14T02:06:00Z"/>
                <w:del w:id="13919" w:author="Anees Shaikh" w:date="2013-10-19T02:16:00Z"/>
              </w:rPr>
              <w:pPrChange w:id="13920" w:author="Anees Shaikh" w:date="2013-10-19T02:16:00Z">
                <w:pPr>
                  <w:pStyle w:val="XML1"/>
                </w:pPr>
              </w:pPrChange>
            </w:pPr>
            <w:ins w:id="13921" w:author="aas" w:date="2013-10-14T02:06:00Z">
              <w:del w:id="13922" w:author="Anees Shaikh" w:date="2013-10-19T02:16:00Z">
                <w:r w:rsidDel="00E067A3">
                  <w:delText xml:space="preserve">                      &lt;/xs:annotation&gt;</w:delText>
                </w:r>
              </w:del>
            </w:ins>
          </w:p>
          <w:p w14:paraId="0C5117FB" w14:textId="0A088CD1" w:rsidR="00874469" w:rsidDel="00E067A3" w:rsidRDefault="00874469">
            <w:pPr>
              <w:pStyle w:val="Appx"/>
              <w:rPr>
                <w:ins w:id="13923" w:author="aas" w:date="2013-10-14T02:06:00Z"/>
                <w:del w:id="13924" w:author="Anees Shaikh" w:date="2013-10-19T02:16:00Z"/>
              </w:rPr>
              <w:pPrChange w:id="13925" w:author="Anees Shaikh" w:date="2013-10-19T02:16:00Z">
                <w:pPr>
                  <w:pStyle w:val="XML1"/>
                </w:pPr>
              </w:pPrChange>
            </w:pPr>
            <w:ins w:id="13926" w:author="aas" w:date="2013-10-14T02:06:00Z">
              <w:del w:id="13927" w:author="Anees Shaikh" w:date="2013-10-19T02:16:00Z">
                <w:r w:rsidDel="00E067A3">
                  <w:delText xml:space="preserve">                    &lt;/xs:element&gt;</w:delText>
                </w:r>
              </w:del>
            </w:ins>
          </w:p>
          <w:p w14:paraId="1E11AF2F" w14:textId="271ADBE5" w:rsidR="00874469" w:rsidDel="00E067A3" w:rsidRDefault="00874469">
            <w:pPr>
              <w:pStyle w:val="Appx"/>
              <w:rPr>
                <w:ins w:id="13928" w:author="aas" w:date="2013-10-14T02:06:00Z"/>
                <w:del w:id="13929" w:author="Anees Shaikh" w:date="2013-10-19T02:16:00Z"/>
              </w:rPr>
              <w:pPrChange w:id="13930" w:author="Anees Shaikh" w:date="2013-10-19T02:16:00Z">
                <w:pPr>
                  <w:pStyle w:val="XML1"/>
                </w:pPr>
              </w:pPrChange>
            </w:pPr>
            <w:ins w:id="13931" w:author="aas" w:date="2013-10-14T02:06:00Z">
              <w:del w:id="13932"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33" w:author="aas" w:date="2013-10-14T02:06:00Z"/>
                <w:del w:id="13934" w:author="Anees Shaikh" w:date="2013-10-19T02:16:00Z"/>
              </w:rPr>
              <w:pPrChange w:id="13935" w:author="Anees Shaikh" w:date="2013-10-19T02:16:00Z">
                <w:pPr>
                  <w:pStyle w:val="XML1"/>
                </w:pPr>
              </w:pPrChange>
            </w:pPr>
            <w:ins w:id="13936" w:author="aas" w:date="2013-10-14T02:06:00Z">
              <w:del w:id="13937" w:author="Anees Shaikh" w:date="2013-10-19T02:16:00Z">
                <w:r w:rsidDel="00E067A3">
                  <w:delText xml:space="preserve">                      &lt;xs:annotation&gt;</w:delText>
                </w:r>
              </w:del>
            </w:ins>
          </w:p>
          <w:p w14:paraId="1C748A6E" w14:textId="63866E0F" w:rsidR="00874469" w:rsidDel="00E067A3" w:rsidRDefault="00874469">
            <w:pPr>
              <w:pStyle w:val="Appx"/>
              <w:rPr>
                <w:ins w:id="13938" w:author="aas" w:date="2013-10-14T02:06:00Z"/>
                <w:del w:id="13939" w:author="Anees Shaikh" w:date="2013-10-19T02:16:00Z"/>
              </w:rPr>
              <w:pPrChange w:id="13940" w:author="Anees Shaikh" w:date="2013-10-19T02:16:00Z">
                <w:pPr>
                  <w:pStyle w:val="XML1"/>
                </w:pPr>
              </w:pPrChange>
            </w:pPr>
            <w:ins w:id="13941" w:author="aas" w:date="2013-10-14T02:06:00Z">
              <w:del w:id="13942" w:author="Anees Shaikh" w:date="2013-10-19T02:16:00Z">
                <w:r w:rsidDel="00E067A3">
                  <w:delText xml:space="preserve">                        &lt;xs:documentation&gt;</w:delText>
                </w:r>
              </w:del>
            </w:ins>
          </w:p>
          <w:p w14:paraId="3DEF576E" w14:textId="37391210" w:rsidR="00874469" w:rsidDel="00E067A3" w:rsidRDefault="00874469">
            <w:pPr>
              <w:pStyle w:val="Appx"/>
              <w:rPr>
                <w:ins w:id="13943" w:author="aas" w:date="2013-10-14T02:06:00Z"/>
                <w:del w:id="13944" w:author="Anees Shaikh" w:date="2013-10-19T02:16:00Z"/>
              </w:rPr>
              <w:pPrChange w:id="13945" w:author="Anees Shaikh" w:date="2013-10-19T02:16:00Z">
                <w:pPr>
                  <w:pStyle w:val="XML1"/>
                </w:pPr>
              </w:pPrChange>
            </w:pPr>
            <w:ins w:id="13946" w:author="aas" w:date="2013-10-14T02:06:00Z">
              <w:del w:id="13947"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48" w:author="aas" w:date="2013-10-14T02:06:00Z"/>
                <w:del w:id="13949" w:author="Anees Shaikh" w:date="2013-10-19T02:16:00Z"/>
              </w:rPr>
              <w:pPrChange w:id="13950" w:author="Anees Shaikh" w:date="2013-10-19T02:16:00Z">
                <w:pPr>
                  <w:pStyle w:val="XML1"/>
                </w:pPr>
              </w:pPrChange>
            </w:pPr>
            <w:ins w:id="13951" w:author="aas" w:date="2013-10-14T02:06:00Z">
              <w:del w:id="13952" w:author="Anees Shaikh" w:date="2013-10-19T02:16:00Z">
                <w:r w:rsidDel="00E067A3">
                  <w:delText xml:space="preserve">                        &lt;/xs:documentation&gt;</w:delText>
                </w:r>
              </w:del>
            </w:ins>
          </w:p>
          <w:p w14:paraId="0E6C4511" w14:textId="1C4E7DEF" w:rsidR="00874469" w:rsidDel="00E067A3" w:rsidRDefault="00874469">
            <w:pPr>
              <w:pStyle w:val="Appx"/>
              <w:rPr>
                <w:ins w:id="13953" w:author="aas" w:date="2013-10-14T02:06:00Z"/>
                <w:del w:id="13954" w:author="Anees Shaikh" w:date="2013-10-19T02:16:00Z"/>
              </w:rPr>
              <w:pPrChange w:id="13955" w:author="Anees Shaikh" w:date="2013-10-19T02:16:00Z">
                <w:pPr>
                  <w:pStyle w:val="XML1"/>
                </w:pPr>
              </w:pPrChange>
            </w:pPr>
            <w:ins w:id="13956" w:author="aas" w:date="2013-10-14T02:06:00Z">
              <w:del w:id="13957" w:author="Anees Shaikh" w:date="2013-10-19T02:16:00Z">
                <w:r w:rsidDel="00E067A3">
                  <w:delText xml:space="preserve">                      &lt;/xs:annotation&gt;</w:delText>
                </w:r>
              </w:del>
            </w:ins>
          </w:p>
          <w:p w14:paraId="6AA26302" w14:textId="1E8FB0C4" w:rsidR="00874469" w:rsidDel="00E067A3" w:rsidRDefault="00874469">
            <w:pPr>
              <w:pStyle w:val="Appx"/>
              <w:rPr>
                <w:ins w:id="13958" w:author="aas" w:date="2013-10-14T02:06:00Z"/>
                <w:del w:id="13959" w:author="Anees Shaikh" w:date="2013-10-19T02:16:00Z"/>
              </w:rPr>
              <w:pPrChange w:id="13960" w:author="Anees Shaikh" w:date="2013-10-19T02:16:00Z">
                <w:pPr>
                  <w:pStyle w:val="XML1"/>
                </w:pPr>
              </w:pPrChange>
            </w:pPr>
            <w:ins w:id="13961" w:author="aas" w:date="2013-10-14T02:06:00Z">
              <w:del w:id="13962" w:author="Anees Shaikh" w:date="2013-10-19T02:16:00Z">
                <w:r w:rsidDel="00E067A3">
                  <w:delText xml:space="preserve">                    &lt;/xs:element&gt;</w:delText>
                </w:r>
              </w:del>
            </w:ins>
          </w:p>
          <w:p w14:paraId="72BD28A7" w14:textId="097D200E" w:rsidR="00874469" w:rsidDel="00E067A3" w:rsidRDefault="00874469">
            <w:pPr>
              <w:pStyle w:val="Appx"/>
              <w:rPr>
                <w:ins w:id="13963" w:author="aas" w:date="2013-10-14T02:06:00Z"/>
                <w:del w:id="13964" w:author="Anees Shaikh" w:date="2013-10-19T02:16:00Z"/>
              </w:rPr>
              <w:pPrChange w:id="13965" w:author="Anees Shaikh" w:date="2013-10-19T02:16:00Z">
                <w:pPr>
                  <w:pStyle w:val="XML1"/>
                </w:pPr>
              </w:pPrChange>
            </w:pPr>
            <w:ins w:id="13966" w:author="aas" w:date="2013-10-14T02:06:00Z">
              <w:del w:id="13967"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3968" w:author="aas" w:date="2013-10-14T02:06:00Z"/>
                <w:del w:id="13969" w:author="Anees Shaikh" w:date="2013-10-19T02:16:00Z"/>
              </w:rPr>
              <w:pPrChange w:id="13970" w:author="Anees Shaikh" w:date="2013-10-19T02:16:00Z">
                <w:pPr>
                  <w:pStyle w:val="XML1"/>
                </w:pPr>
              </w:pPrChange>
            </w:pPr>
            <w:ins w:id="13971" w:author="aas" w:date="2013-10-14T02:06:00Z">
              <w:del w:id="13972" w:author="Anees Shaikh" w:date="2013-10-19T02:16:00Z">
                <w:r w:rsidDel="00E067A3">
                  <w:delText xml:space="preserve">                            namespace="##other" processContents="lax"/&gt;</w:delText>
                </w:r>
              </w:del>
            </w:ins>
          </w:p>
          <w:p w14:paraId="300908B1" w14:textId="559A42A1" w:rsidR="00874469" w:rsidDel="00E067A3" w:rsidRDefault="00874469">
            <w:pPr>
              <w:pStyle w:val="Appx"/>
              <w:rPr>
                <w:ins w:id="13973" w:author="aas" w:date="2013-10-14T02:06:00Z"/>
                <w:del w:id="13974" w:author="Anees Shaikh" w:date="2013-10-19T02:16:00Z"/>
              </w:rPr>
              <w:pPrChange w:id="13975" w:author="Anees Shaikh" w:date="2013-10-19T02:16:00Z">
                <w:pPr>
                  <w:pStyle w:val="XML1"/>
                </w:pPr>
              </w:pPrChange>
            </w:pPr>
            <w:ins w:id="13976" w:author="aas" w:date="2013-10-14T02:06:00Z">
              <w:del w:id="13977" w:author="Anees Shaikh" w:date="2013-10-19T02:16:00Z">
                <w:r w:rsidDel="00E067A3">
                  <w:delText xml:space="preserve">                  &lt;/xs:sequence&gt;</w:delText>
                </w:r>
              </w:del>
            </w:ins>
          </w:p>
          <w:p w14:paraId="659F352E" w14:textId="19FB087C" w:rsidR="00874469" w:rsidDel="00E067A3" w:rsidRDefault="00874469">
            <w:pPr>
              <w:pStyle w:val="Appx"/>
              <w:rPr>
                <w:ins w:id="13978" w:author="aas" w:date="2013-10-14T02:06:00Z"/>
                <w:del w:id="13979" w:author="Anees Shaikh" w:date="2013-10-19T02:16:00Z"/>
              </w:rPr>
              <w:pPrChange w:id="13980" w:author="Anees Shaikh" w:date="2013-10-19T02:16:00Z">
                <w:pPr>
                  <w:pStyle w:val="XML1"/>
                </w:pPr>
              </w:pPrChange>
            </w:pPr>
            <w:ins w:id="13981" w:author="aas" w:date="2013-10-14T02:06:00Z">
              <w:del w:id="13982" w:author="Anees Shaikh" w:date="2013-10-19T02:16:00Z">
                <w:r w:rsidDel="00E067A3">
                  <w:delText xml:space="preserve">                &lt;/xs:complexType&gt;</w:delText>
                </w:r>
              </w:del>
            </w:ins>
          </w:p>
          <w:p w14:paraId="27C81F79" w14:textId="4E814966" w:rsidR="00874469" w:rsidDel="00E067A3" w:rsidRDefault="00874469">
            <w:pPr>
              <w:pStyle w:val="Appx"/>
              <w:rPr>
                <w:ins w:id="13983" w:author="aas" w:date="2013-10-14T02:06:00Z"/>
                <w:del w:id="13984" w:author="Anees Shaikh" w:date="2013-10-19T02:16:00Z"/>
              </w:rPr>
              <w:pPrChange w:id="13985" w:author="Anees Shaikh" w:date="2013-10-19T02:16:00Z">
                <w:pPr>
                  <w:pStyle w:val="XML1"/>
                </w:pPr>
              </w:pPrChange>
            </w:pPr>
            <w:ins w:id="13986" w:author="aas" w:date="2013-10-14T02:06:00Z">
              <w:del w:id="13987" w:author="Anees Shaikh" w:date="2013-10-19T02:16:00Z">
                <w:r w:rsidDel="00E067A3">
                  <w:delText xml:space="preserve">              &lt;/xs:element&gt;</w:delText>
                </w:r>
              </w:del>
            </w:ins>
          </w:p>
          <w:p w14:paraId="436C1ECD" w14:textId="2F61E7C9" w:rsidR="00874469" w:rsidDel="00E067A3" w:rsidRDefault="00874469">
            <w:pPr>
              <w:pStyle w:val="Appx"/>
              <w:rPr>
                <w:ins w:id="13988" w:author="aas" w:date="2013-10-14T02:06:00Z"/>
                <w:del w:id="13989" w:author="Anees Shaikh" w:date="2013-10-19T02:16:00Z"/>
              </w:rPr>
              <w:pPrChange w:id="13990" w:author="Anees Shaikh" w:date="2013-10-19T02:16:00Z">
                <w:pPr>
                  <w:pStyle w:val="XML1"/>
                </w:pPr>
              </w:pPrChange>
            </w:pPr>
            <w:ins w:id="13991" w:author="aas" w:date="2013-10-14T02:06:00Z">
              <w:del w:id="13992"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3993" w:author="aas" w:date="2013-10-14T02:06:00Z"/>
                <w:del w:id="13994" w:author="Anees Shaikh" w:date="2013-10-19T02:16:00Z"/>
              </w:rPr>
              <w:pPrChange w:id="13995" w:author="Anees Shaikh" w:date="2013-10-19T02:16:00Z">
                <w:pPr>
                  <w:pStyle w:val="XML1"/>
                </w:pPr>
              </w:pPrChange>
            </w:pPr>
            <w:ins w:id="13996" w:author="aas" w:date="2013-10-14T02:06:00Z">
              <w:del w:id="13997" w:author="Anees Shaikh" w:date="2013-10-19T02:16:00Z">
                <w:r w:rsidDel="00E067A3">
                  <w:delText xml:space="preserve">                &lt;xs:annotation&gt;</w:delText>
                </w:r>
              </w:del>
            </w:ins>
          </w:p>
          <w:p w14:paraId="16EFD7BC" w14:textId="2EAA249B" w:rsidR="00874469" w:rsidDel="00E067A3" w:rsidRDefault="00874469">
            <w:pPr>
              <w:pStyle w:val="Appx"/>
              <w:rPr>
                <w:ins w:id="13998" w:author="aas" w:date="2013-10-14T02:06:00Z"/>
                <w:del w:id="13999" w:author="Anees Shaikh" w:date="2013-10-19T02:16:00Z"/>
              </w:rPr>
              <w:pPrChange w:id="14000" w:author="Anees Shaikh" w:date="2013-10-19T02:16:00Z">
                <w:pPr>
                  <w:pStyle w:val="XML1"/>
                </w:pPr>
              </w:pPrChange>
            </w:pPr>
            <w:ins w:id="14001" w:author="aas" w:date="2013-10-14T02:06:00Z">
              <w:del w:id="14002" w:author="Anees Shaikh" w:date="2013-10-19T02:16:00Z">
                <w:r w:rsidDel="00E067A3">
                  <w:delText xml:space="preserve">                  &lt;xs:documentation&gt;</w:delText>
                </w:r>
              </w:del>
            </w:ins>
          </w:p>
          <w:p w14:paraId="0A340F02" w14:textId="504B0DFF" w:rsidR="00874469" w:rsidDel="00E067A3" w:rsidRDefault="00874469">
            <w:pPr>
              <w:pStyle w:val="Appx"/>
              <w:rPr>
                <w:ins w:id="14003" w:author="aas" w:date="2013-10-14T02:06:00Z"/>
                <w:del w:id="14004" w:author="Anees Shaikh" w:date="2013-10-19T02:16:00Z"/>
              </w:rPr>
              <w:pPrChange w:id="14005" w:author="Anees Shaikh" w:date="2013-10-19T02:16:00Z">
                <w:pPr>
                  <w:pStyle w:val="XML1"/>
                </w:pPr>
              </w:pPrChange>
            </w:pPr>
            <w:ins w:id="14006" w:author="aas" w:date="2013-10-14T02:06:00Z">
              <w:del w:id="14007"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08" w:author="aas" w:date="2013-10-14T02:06:00Z"/>
                <w:del w:id="14009" w:author="Anees Shaikh" w:date="2013-10-19T02:16:00Z"/>
              </w:rPr>
              <w:pPrChange w:id="14010" w:author="Anees Shaikh" w:date="2013-10-19T02:16:00Z">
                <w:pPr>
                  <w:pStyle w:val="XML1"/>
                </w:pPr>
              </w:pPrChange>
            </w:pPr>
            <w:ins w:id="14011" w:author="aas" w:date="2013-10-14T02:06:00Z">
              <w:del w:id="14012" w:author="Anees Shaikh" w:date="2013-10-19T02:16:00Z">
                <w:r w:rsidDel="00E067A3">
                  <w:delText xml:space="preserve">                           Switch.</w:delText>
                </w:r>
              </w:del>
            </w:ins>
          </w:p>
          <w:p w14:paraId="7EC64ECF" w14:textId="7F4B5D93" w:rsidR="00874469" w:rsidDel="00E067A3" w:rsidRDefault="00874469">
            <w:pPr>
              <w:pStyle w:val="Appx"/>
              <w:rPr>
                <w:ins w:id="14013" w:author="aas" w:date="2013-10-14T02:06:00Z"/>
                <w:del w:id="14014" w:author="Anees Shaikh" w:date="2013-10-19T02:16:00Z"/>
              </w:rPr>
              <w:pPrChange w:id="14015" w:author="Anees Shaikh" w:date="2013-10-19T02:16:00Z">
                <w:pPr>
                  <w:pStyle w:val="XML1"/>
                </w:pPr>
              </w:pPrChange>
            </w:pPr>
            <w:ins w:id="14016" w:author="aas" w:date="2013-10-14T02:06:00Z">
              <w:del w:id="14017" w:author="Anees Shaikh" w:date="2013-10-19T02:16:00Z">
                <w:r w:rsidDel="00E067A3">
                  <w:delText xml:space="preserve">                  &lt;/xs:documentation&gt;</w:delText>
                </w:r>
              </w:del>
            </w:ins>
          </w:p>
          <w:p w14:paraId="18CA6838" w14:textId="0951C3F2" w:rsidR="00874469" w:rsidDel="00E067A3" w:rsidRDefault="00874469">
            <w:pPr>
              <w:pStyle w:val="Appx"/>
              <w:rPr>
                <w:ins w:id="14018" w:author="aas" w:date="2013-10-14T02:06:00Z"/>
                <w:del w:id="14019" w:author="Anees Shaikh" w:date="2013-10-19T02:16:00Z"/>
              </w:rPr>
              <w:pPrChange w:id="14020" w:author="Anees Shaikh" w:date="2013-10-19T02:16:00Z">
                <w:pPr>
                  <w:pStyle w:val="XML1"/>
                </w:pPr>
              </w:pPrChange>
            </w:pPr>
            <w:ins w:id="14021" w:author="aas" w:date="2013-10-14T02:06:00Z">
              <w:del w:id="14022" w:author="Anees Shaikh" w:date="2013-10-19T02:16:00Z">
                <w:r w:rsidDel="00E067A3">
                  <w:delText xml:space="preserve">                &lt;/xs:annotation&gt;</w:delText>
                </w:r>
              </w:del>
            </w:ins>
          </w:p>
          <w:p w14:paraId="280CDA20" w14:textId="20D6D1FD" w:rsidR="00874469" w:rsidDel="00E067A3" w:rsidRDefault="00874469">
            <w:pPr>
              <w:pStyle w:val="Appx"/>
              <w:rPr>
                <w:ins w:id="14023" w:author="aas" w:date="2013-10-14T02:06:00Z"/>
                <w:del w:id="14024" w:author="Anees Shaikh" w:date="2013-10-19T02:16:00Z"/>
              </w:rPr>
              <w:pPrChange w:id="14025" w:author="Anees Shaikh" w:date="2013-10-19T02:16:00Z">
                <w:pPr>
                  <w:pStyle w:val="XML1"/>
                </w:pPr>
              </w:pPrChange>
            </w:pPr>
            <w:ins w:id="14026" w:author="aas" w:date="2013-10-14T02:06:00Z">
              <w:del w:id="14027" w:author="Anees Shaikh" w:date="2013-10-19T02:16:00Z">
                <w:r w:rsidDel="00E067A3">
                  <w:delText xml:space="preserve">                &lt;xs:complexType&gt;</w:delText>
                </w:r>
              </w:del>
            </w:ins>
          </w:p>
          <w:p w14:paraId="1018D6CB" w14:textId="6C429DCA" w:rsidR="00874469" w:rsidDel="00E067A3" w:rsidRDefault="00874469">
            <w:pPr>
              <w:pStyle w:val="Appx"/>
              <w:rPr>
                <w:ins w:id="14028" w:author="aas" w:date="2013-10-14T02:06:00Z"/>
                <w:del w:id="14029" w:author="Anees Shaikh" w:date="2013-10-19T02:16:00Z"/>
              </w:rPr>
              <w:pPrChange w:id="14030" w:author="Anees Shaikh" w:date="2013-10-19T02:16:00Z">
                <w:pPr>
                  <w:pStyle w:val="XML1"/>
                </w:pPr>
              </w:pPrChange>
            </w:pPr>
            <w:ins w:id="14031" w:author="aas" w:date="2013-10-14T02:06:00Z">
              <w:del w:id="14032" w:author="Anees Shaikh" w:date="2013-10-19T02:16:00Z">
                <w:r w:rsidDel="00E067A3">
                  <w:delText xml:space="preserve">                  &lt;xs:sequence&gt;</w:delText>
                </w:r>
              </w:del>
            </w:ins>
          </w:p>
          <w:p w14:paraId="23F4E311" w14:textId="52AC4824" w:rsidR="00874469" w:rsidDel="00E067A3" w:rsidRDefault="00874469">
            <w:pPr>
              <w:pStyle w:val="Appx"/>
              <w:rPr>
                <w:ins w:id="14033" w:author="aas" w:date="2013-10-14T02:06:00Z"/>
                <w:del w:id="14034" w:author="Anees Shaikh" w:date="2013-10-19T02:16:00Z"/>
              </w:rPr>
              <w:pPrChange w:id="14035" w:author="Anees Shaikh" w:date="2013-10-19T02:16:00Z">
                <w:pPr>
                  <w:pStyle w:val="XML1"/>
                </w:pPr>
              </w:pPrChange>
            </w:pPr>
            <w:ins w:id="14036" w:author="aas" w:date="2013-10-14T02:06:00Z">
              <w:del w:id="14037"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38" w:author="aas" w:date="2013-10-14T02:06:00Z"/>
                <w:del w:id="14039" w:author="Anees Shaikh" w:date="2013-10-19T02:16:00Z"/>
              </w:rPr>
              <w:pPrChange w:id="14040" w:author="Anees Shaikh" w:date="2013-10-19T02:16:00Z">
                <w:pPr>
                  <w:pStyle w:val="XML1"/>
                </w:pPr>
              </w:pPrChange>
            </w:pPr>
            <w:ins w:id="14041" w:author="aas" w:date="2013-10-14T02:06:00Z">
              <w:del w:id="14042" w:author="Anees Shaikh" w:date="2013-10-19T02:16:00Z">
                <w:r w:rsidDel="00E067A3">
                  <w:delText xml:space="preserve">                      &lt;xs:annotation&gt;</w:delText>
                </w:r>
              </w:del>
            </w:ins>
          </w:p>
          <w:p w14:paraId="1C64971A" w14:textId="31356CFC" w:rsidR="00874469" w:rsidDel="00E067A3" w:rsidRDefault="00874469">
            <w:pPr>
              <w:pStyle w:val="Appx"/>
              <w:rPr>
                <w:ins w:id="14043" w:author="aas" w:date="2013-10-14T02:06:00Z"/>
                <w:del w:id="14044" w:author="Anees Shaikh" w:date="2013-10-19T02:16:00Z"/>
              </w:rPr>
              <w:pPrChange w:id="14045" w:author="Anees Shaikh" w:date="2013-10-19T02:16:00Z">
                <w:pPr>
                  <w:pStyle w:val="XML1"/>
                </w:pPr>
              </w:pPrChange>
            </w:pPr>
            <w:ins w:id="14046" w:author="aas" w:date="2013-10-14T02:06:00Z">
              <w:del w:id="14047" w:author="Anees Shaikh" w:date="2013-10-19T02:16:00Z">
                <w:r w:rsidDel="00E067A3">
                  <w:delText xml:space="preserve">                        &lt;xs:documentation&gt;</w:delText>
                </w:r>
              </w:del>
            </w:ins>
          </w:p>
          <w:p w14:paraId="5A058587" w14:textId="69A2C7B3" w:rsidR="00874469" w:rsidDel="00E067A3" w:rsidRDefault="00874469">
            <w:pPr>
              <w:pStyle w:val="Appx"/>
              <w:rPr>
                <w:ins w:id="14048" w:author="aas" w:date="2013-10-14T02:06:00Z"/>
                <w:del w:id="14049" w:author="Anees Shaikh" w:date="2013-10-19T02:16:00Z"/>
              </w:rPr>
              <w:pPrChange w:id="14050" w:author="Anees Shaikh" w:date="2013-10-19T02:16:00Z">
                <w:pPr>
                  <w:pStyle w:val="XML1"/>
                </w:pPr>
              </w:pPrChange>
            </w:pPr>
            <w:ins w:id="14051" w:author="aas" w:date="2013-10-14T02:06:00Z">
              <w:del w:id="14052"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53" w:author="aas" w:date="2013-10-14T02:06:00Z"/>
                <w:del w:id="14054" w:author="Anees Shaikh" w:date="2013-10-19T02:16:00Z"/>
              </w:rPr>
              <w:pPrChange w:id="14055" w:author="Anees Shaikh" w:date="2013-10-19T02:16:00Z">
                <w:pPr>
                  <w:pStyle w:val="XML1"/>
                </w:pPr>
              </w:pPrChange>
            </w:pPr>
            <w:ins w:id="14056" w:author="aas" w:date="2013-10-14T02:06:00Z">
              <w:del w:id="14057"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058" w:author="aas" w:date="2013-10-14T02:06:00Z"/>
                <w:del w:id="14059" w:author="Anees Shaikh" w:date="2013-10-19T02:16:00Z"/>
              </w:rPr>
              <w:pPrChange w:id="14060" w:author="Anees Shaikh" w:date="2013-10-19T02:16:00Z">
                <w:pPr>
                  <w:pStyle w:val="XML1"/>
                </w:pPr>
              </w:pPrChange>
            </w:pPr>
            <w:ins w:id="14061" w:author="aas" w:date="2013-10-14T02:06:00Z">
              <w:del w:id="14062"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063" w:author="aas" w:date="2013-10-14T02:06:00Z"/>
                <w:del w:id="14064" w:author="Anees Shaikh" w:date="2013-10-19T02:16:00Z"/>
              </w:rPr>
              <w:pPrChange w:id="14065" w:author="Anees Shaikh" w:date="2013-10-19T02:16:00Z">
                <w:pPr>
                  <w:pStyle w:val="XML1"/>
                </w:pPr>
              </w:pPrChange>
            </w:pPr>
            <w:ins w:id="14066" w:author="aas" w:date="2013-10-14T02:06:00Z">
              <w:del w:id="14067" w:author="Anees Shaikh" w:date="2013-10-19T02:16:00Z">
                <w:r w:rsidDel="00E067A3">
                  <w:delText xml:space="preserve">                                 Switch.</w:delText>
                </w:r>
              </w:del>
            </w:ins>
          </w:p>
          <w:p w14:paraId="79919A15" w14:textId="66C83BBC" w:rsidR="00874469" w:rsidDel="00E067A3" w:rsidRDefault="00874469">
            <w:pPr>
              <w:pStyle w:val="Appx"/>
              <w:rPr>
                <w:ins w:id="14068" w:author="aas" w:date="2013-10-14T02:06:00Z"/>
                <w:del w:id="14069" w:author="Anees Shaikh" w:date="2013-10-19T02:16:00Z"/>
              </w:rPr>
              <w:pPrChange w:id="14070" w:author="Anees Shaikh" w:date="2013-10-19T02:16:00Z">
                <w:pPr>
                  <w:pStyle w:val="XML1"/>
                </w:pPr>
              </w:pPrChange>
            </w:pPr>
            <w:ins w:id="14071" w:author="aas" w:date="2013-10-14T02:06:00Z">
              <w:del w:id="14072" w:author="Anees Shaikh" w:date="2013-10-19T02:16:00Z">
                <w:r w:rsidDel="00E067A3">
                  <w:delText xml:space="preserve">                        &lt;/xs:documentation&gt;</w:delText>
                </w:r>
              </w:del>
            </w:ins>
          </w:p>
          <w:p w14:paraId="61D101A7" w14:textId="2AA88E9D" w:rsidR="00874469" w:rsidDel="00E067A3" w:rsidRDefault="00874469">
            <w:pPr>
              <w:pStyle w:val="Appx"/>
              <w:rPr>
                <w:ins w:id="14073" w:author="aas" w:date="2013-10-14T02:06:00Z"/>
                <w:del w:id="14074" w:author="Anees Shaikh" w:date="2013-10-19T02:16:00Z"/>
              </w:rPr>
              <w:pPrChange w:id="14075" w:author="Anees Shaikh" w:date="2013-10-19T02:16:00Z">
                <w:pPr>
                  <w:pStyle w:val="XML1"/>
                </w:pPr>
              </w:pPrChange>
            </w:pPr>
            <w:ins w:id="14076" w:author="aas" w:date="2013-10-14T02:06:00Z">
              <w:del w:id="14077" w:author="Anees Shaikh" w:date="2013-10-19T02:16:00Z">
                <w:r w:rsidDel="00E067A3">
                  <w:delText xml:space="preserve">                      &lt;/xs:annotation&gt;</w:delText>
                </w:r>
              </w:del>
            </w:ins>
          </w:p>
          <w:p w14:paraId="2A393E68" w14:textId="1F73E56B" w:rsidR="00874469" w:rsidDel="00E067A3" w:rsidRDefault="00874469">
            <w:pPr>
              <w:pStyle w:val="Appx"/>
              <w:rPr>
                <w:ins w:id="14078" w:author="aas" w:date="2013-10-14T02:06:00Z"/>
                <w:del w:id="14079" w:author="Anees Shaikh" w:date="2013-10-19T02:16:00Z"/>
              </w:rPr>
              <w:pPrChange w:id="14080" w:author="Anees Shaikh" w:date="2013-10-19T02:16:00Z">
                <w:pPr>
                  <w:pStyle w:val="XML1"/>
                </w:pPr>
              </w:pPrChange>
            </w:pPr>
            <w:ins w:id="14081" w:author="aas" w:date="2013-10-14T02:06:00Z">
              <w:del w:id="14082" w:author="Anees Shaikh" w:date="2013-10-19T02:16:00Z">
                <w:r w:rsidDel="00E067A3">
                  <w:delText xml:space="preserve">                    &lt;/xs:element&gt;</w:delText>
                </w:r>
              </w:del>
            </w:ins>
          </w:p>
          <w:p w14:paraId="711BF458" w14:textId="582E6239" w:rsidR="00874469" w:rsidDel="00E067A3" w:rsidRDefault="00874469">
            <w:pPr>
              <w:pStyle w:val="Appx"/>
              <w:rPr>
                <w:ins w:id="14083" w:author="aas" w:date="2013-10-14T02:06:00Z"/>
                <w:del w:id="14084" w:author="Anees Shaikh" w:date="2013-10-19T02:16:00Z"/>
              </w:rPr>
              <w:pPrChange w:id="14085" w:author="Anees Shaikh" w:date="2013-10-19T02:16:00Z">
                <w:pPr>
                  <w:pStyle w:val="XML1"/>
                </w:pPr>
              </w:pPrChange>
            </w:pPr>
            <w:ins w:id="14086" w:author="aas" w:date="2013-10-14T02:06:00Z">
              <w:del w:id="14087"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088" w:author="aas" w:date="2013-10-14T02:06:00Z"/>
                <w:del w:id="14089" w:author="Anees Shaikh" w:date="2013-10-19T02:16:00Z"/>
              </w:rPr>
              <w:pPrChange w:id="14090" w:author="Anees Shaikh" w:date="2013-10-19T02:16:00Z">
                <w:pPr>
                  <w:pStyle w:val="XML1"/>
                </w:pPr>
              </w:pPrChange>
            </w:pPr>
            <w:ins w:id="14091" w:author="aas" w:date="2013-10-14T02:06:00Z">
              <w:del w:id="14092" w:author="Anees Shaikh" w:date="2013-10-19T02:16:00Z">
                <w:r w:rsidDel="00E067A3">
                  <w:delText xml:space="preserve">                      &lt;xs:annotation&gt;</w:delText>
                </w:r>
              </w:del>
            </w:ins>
          </w:p>
          <w:p w14:paraId="5312C1A6" w14:textId="39F0F699" w:rsidR="00874469" w:rsidDel="00E067A3" w:rsidRDefault="00874469">
            <w:pPr>
              <w:pStyle w:val="Appx"/>
              <w:rPr>
                <w:ins w:id="14093" w:author="aas" w:date="2013-10-14T02:06:00Z"/>
                <w:del w:id="14094" w:author="Anees Shaikh" w:date="2013-10-19T02:16:00Z"/>
              </w:rPr>
              <w:pPrChange w:id="14095" w:author="Anees Shaikh" w:date="2013-10-19T02:16:00Z">
                <w:pPr>
                  <w:pStyle w:val="XML1"/>
                </w:pPr>
              </w:pPrChange>
            </w:pPr>
            <w:ins w:id="14096" w:author="aas" w:date="2013-10-14T02:06:00Z">
              <w:del w:id="14097" w:author="Anees Shaikh" w:date="2013-10-19T02:16:00Z">
                <w:r w:rsidDel="00E067A3">
                  <w:delText xml:space="preserve">                        &lt;xs:documentation&gt;</w:delText>
                </w:r>
              </w:del>
            </w:ins>
          </w:p>
          <w:p w14:paraId="119BCC22" w14:textId="6C311D2D" w:rsidR="00874469" w:rsidDel="00E067A3" w:rsidRDefault="00874469">
            <w:pPr>
              <w:pStyle w:val="Appx"/>
              <w:rPr>
                <w:ins w:id="14098" w:author="aas" w:date="2013-10-14T02:06:00Z"/>
                <w:del w:id="14099" w:author="Anees Shaikh" w:date="2013-10-19T02:16:00Z"/>
              </w:rPr>
              <w:pPrChange w:id="14100" w:author="Anees Shaikh" w:date="2013-10-19T02:16:00Z">
                <w:pPr>
                  <w:pStyle w:val="XML1"/>
                </w:pPr>
              </w:pPrChange>
            </w:pPr>
            <w:ins w:id="14101" w:author="aas" w:date="2013-10-14T02:06:00Z">
              <w:del w:id="14102"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03" w:author="aas" w:date="2013-10-14T02:06:00Z"/>
                <w:del w:id="14104" w:author="Anees Shaikh" w:date="2013-10-19T02:16:00Z"/>
              </w:rPr>
              <w:pPrChange w:id="14105" w:author="Anees Shaikh" w:date="2013-10-19T02:16:00Z">
                <w:pPr>
                  <w:pStyle w:val="XML1"/>
                </w:pPr>
              </w:pPrChange>
            </w:pPr>
            <w:ins w:id="14106" w:author="aas" w:date="2013-10-14T02:06:00Z">
              <w:del w:id="14107" w:author="Anees Shaikh" w:date="2013-10-19T02:16:00Z">
                <w:r w:rsidDel="00E067A3">
                  <w:delText xml:space="preserve">                        &lt;/xs:documentation&gt;</w:delText>
                </w:r>
              </w:del>
            </w:ins>
          </w:p>
          <w:p w14:paraId="2232FC00" w14:textId="5598E067" w:rsidR="00874469" w:rsidDel="00E067A3" w:rsidRDefault="00874469">
            <w:pPr>
              <w:pStyle w:val="Appx"/>
              <w:rPr>
                <w:ins w:id="14108" w:author="aas" w:date="2013-10-14T02:06:00Z"/>
                <w:del w:id="14109" w:author="Anees Shaikh" w:date="2013-10-19T02:16:00Z"/>
              </w:rPr>
              <w:pPrChange w:id="14110" w:author="Anees Shaikh" w:date="2013-10-19T02:16:00Z">
                <w:pPr>
                  <w:pStyle w:val="XML1"/>
                </w:pPr>
              </w:pPrChange>
            </w:pPr>
            <w:ins w:id="14111" w:author="aas" w:date="2013-10-14T02:06:00Z">
              <w:del w:id="14112" w:author="Anees Shaikh" w:date="2013-10-19T02:16:00Z">
                <w:r w:rsidDel="00E067A3">
                  <w:delText xml:space="preserve">                      &lt;/xs:annotation&gt;</w:delText>
                </w:r>
              </w:del>
            </w:ins>
          </w:p>
          <w:p w14:paraId="18FA4985" w14:textId="64E5C547" w:rsidR="00874469" w:rsidDel="00E067A3" w:rsidRDefault="00874469">
            <w:pPr>
              <w:pStyle w:val="Appx"/>
              <w:rPr>
                <w:ins w:id="14113" w:author="aas" w:date="2013-10-14T02:06:00Z"/>
                <w:del w:id="14114" w:author="Anees Shaikh" w:date="2013-10-19T02:16:00Z"/>
              </w:rPr>
              <w:pPrChange w:id="14115" w:author="Anees Shaikh" w:date="2013-10-19T02:16:00Z">
                <w:pPr>
                  <w:pStyle w:val="XML1"/>
                </w:pPr>
              </w:pPrChange>
            </w:pPr>
            <w:ins w:id="14116" w:author="aas" w:date="2013-10-14T02:06:00Z">
              <w:del w:id="14117" w:author="Anees Shaikh" w:date="2013-10-19T02:16:00Z">
                <w:r w:rsidDel="00E067A3">
                  <w:delText xml:space="preserve">                    &lt;/xs:element&gt;</w:delText>
                </w:r>
              </w:del>
            </w:ins>
          </w:p>
          <w:p w14:paraId="54E32BA9" w14:textId="5DCE2A47" w:rsidR="00874469" w:rsidDel="00E067A3" w:rsidRDefault="00874469">
            <w:pPr>
              <w:pStyle w:val="Appx"/>
              <w:rPr>
                <w:ins w:id="14118" w:author="aas" w:date="2013-10-14T02:06:00Z"/>
                <w:del w:id="14119" w:author="Anees Shaikh" w:date="2013-10-19T02:16:00Z"/>
              </w:rPr>
              <w:pPrChange w:id="14120" w:author="Anees Shaikh" w:date="2013-10-19T02:16:00Z">
                <w:pPr>
                  <w:pStyle w:val="XML1"/>
                </w:pPr>
              </w:pPrChange>
            </w:pPr>
            <w:ins w:id="14121" w:author="aas" w:date="2013-10-14T02:06:00Z">
              <w:del w:id="14122"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23" w:author="aas" w:date="2013-10-14T02:06:00Z"/>
                <w:del w:id="14124" w:author="Anees Shaikh" w:date="2013-10-19T02:16:00Z"/>
              </w:rPr>
              <w:pPrChange w:id="14125" w:author="Anees Shaikh" w:date="2013-10-19T02:16:00Z">
                <w:pPr>
                  <w:pStyle w:val="XML1"/>
                </w:pPr>
              </w:pPrChange>
            </w:pPr>
            <w:ins w:id="14126" w:author="aas" w:date="2013-10-14T02:06:00Z">
              <w:del w:id="14127" w:author="Anees Shaikh" w:date="2013-10-19T02:16:00Z">
                <w:r w:rsidDel="00E067A3">
                  <w:delText xml:space="preserve">                      &lt;xs:annotation&gt;</w:delText>
                </w:r>
              </w:del>
            </w:ins>
          </w:p>
          <w:p w14:paraId="1827C428" w14:textId="25C845BA" w:rsidR="00874469" w:rsidDel="00E067A3" w:rsidRDefault="00874469">
            <w:pPr>
              <w:pStyle w:val="Appx"/>
              <w:rPr>
                <w:ins w:id="14128" w:author="aas" w:date="2013-10-14T02:06:00Z"/>
                <w:del w:id="14129" w:author="Anees Shaikh" w:date="2013-10-19T02:16:00Z"/>
              </w:rPr>
              <w:pPrChange w:id="14130" w:author="Anees Shaikh" w:date="2013-10-19T02:16:00Z">
                <w:pPr>
                  <w:pStyle w:val="XML1"/>
                </w:pPr>
              </w:pPrChange>
            </w:pPr>
            <w:ins w:id="14131" w:author="aas" w:date="2013-10-14T02:06:00Z">
              <w:del w:id="14132" w:author="Anees Shaikh" w:date="2013-10-19T02:16:00Z">
                <w:r w:rsidDel="00E067A3">
                  <w:delText xml:space="preserve">                        &lt;xs:documentation&gt;</w:delText>
                </w:r>
              </w:del>
            </w:ins>
          </w:p>
          <w:p w14:paraId="489CF2BF" w14:textId="0087DE1F" w:rsidR="00874469" w:rsidDel="00E067A3" w:rsidRDefault="00874469">
            <w:pPr>
              <w:pStyle w:val="Appx"/>
              <w:rPr>
                <w:ins w:id="14133" w:author="aas" w:date="2013-10-14T02:06:00Z"/>
                <w:del w:id="14134" w:author="Anees Shaikh" w:date="2013-10-19T02:16:00Z"/>
              </w:rPr>
              <w:pPrChange w:id="14135" w:author="Anees Shaikh" w:date="2013-10-19T02:16:00Z">
                <w:pPr>
                  <w:pStyle w:val="XML1"/>
                </w:pPr>
              </w:pPrChange>
            </w:pPr>
            <w:ins w:id="14136" w:author="aas" w:date="2013-10-14T02:06:00Z">
              <w:del w:id="14137"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38" w:author="aas" w:date="2013-10-14T02:06:00Z"/>
                <w:del w:id="14139" w:author="Anees Shaikh" w:date="2013-10-19T02:16:00Z"/>
              </w:rPr>
              <w:pPrChange w:id="14140" w:author="Anees Shaikh" w:date="2013-10-19T02:16:00Z">
                <w:pPr>
                  <w:pStyle w:val="XML1"/>
                </w:pPr>
              </w:pPrChange>
            </w:pPr>
            <w:ins w:id="14141" w:author="aas" w:date="2013-10-14T02:06:00Z">
              <w:del w:id="14142"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43" w:author="aas" w:date="2013-10-14T02:06:00Z"/>
                <w:del w:id="14144" w:author="Anees Shaikh" w:date="2013-10-19T02:16:00Z"/>
              </w:rPr>
              <w:pPrChange w:id="14145" w:author="Anees Shaikh" w:date="2013-10-19T02:16:00Z">
                <w:pPr>
                  <w:pStyle w:val="XML1"/>
                </w:pPr>
              </w:pPrChange>
            </w:pPr>
            <w:ins w:id="14146" w:author="aas" w:date="2013-10-14T02:06:00Z">
              <w:del w:id="14147" w:author="Anees Shaikh" w:date="2013-10-19T02:16:00Z">
                <w:r w:rsidDel="00E067A3">
                  <w:delText xml:space="preserve">                        &lt;/xs:documentation&gt;</w:delText>
                </w:r>
              </w:del>
            </w:ins>
          </w:p>
          <w:p w14:paraId="31428C1C" w14:textId="1CEE8FCB" w:rsidR="00874469" w:rsidDel="00E067A3" w:rsidRDefault="00874469">
            <w:pPr>
              <w:pStyle w:val="Appx"/>
              <w:rPr>
                <w:ins w:id="14148" w:author="aas" w:date="2013-10-14T02:06:00Z"/>
                <w:del w:id="14149" w:author="Anees Shaikh" w:date="2013-10-19T02:16:00Z"/>
              </w:rPr>
              <w:pPrChange w:id="14150" w:author="Anees Shaikh" w:date="2013-10-19T02:16:00Z">
                <w:pPr>
                  <w:pStyle w:val="XML1"/>
                </w:pPr>
              </w:pPrChange>
            </w:pPr>
            <w:ins w:id="14151" w:author="aas" w:date="2013-10-14T02:06:00Z">
              <w:del w:id="14152" w:author="Anees Shaikh" w:date="2013-10-19T02:16:00Z">
                <w:r w:rsidDel="00E067A3">
                  <w:delText xml:space="preserve">                      &lt;/xs:annotation&gt;</w:delText>
                </w:r>
              </w:del>
            </w:ins>
          </w:p>
          <w:p w14:paraId="6105E90F" w14:textId="070F185F" w:rsidR="00874469" w:rsidDel="00E067A3" w:rsidRDefault="00874469">
            <w:pPr>
              <w:pStyle w:val="Appx"/>
              <w:rPr>
                <w:ins w:id="14153" w:author="aas" w:date="2013-10-14T02:06:00Z"/>
                <w:del w:id="14154" w:author="Anees Shaikh" w:date="2013-10-19T02:16:00Z"/>
              </w:rPr>
              <w:pPrChange w:id="14155" w:author="Anees Shaikh" w:date="2013-10-19T02:16:00Z">
                <w:pPr>
                  <w:pStyle w:val="XML1"/>
                </w:pPr>
              </w:pPrChange>
            </w:pPr>
            <w:ins w:id="14156" w:author="aas" w:date="2013-10-14T02:06:00Z">
              <w:del w:id="14157" w:author="Anees Shaikh" w:date="2013-10-19T02:16:00Z">
                <w:r w:rsidDel="00E067A3">
                  <w:delText xml:space="preserve">                      &lt;xs:complexType&gt;</w:delText>
                </w:r>
              </w:del>
            </w:ins>
          </w:p>
          <w:p w14:paraId="3ACACAF4" w14:textId="69269BC6" w:rsidR="00874469" w:rsidDel="00E067A3" w:rsidRDefault="00874469">
            <w:pPr>
              <w:pStyle w:val="Appx"/>
              <w:rPr>
                <w:ins w:id="14158" w:author="aas" w:date="2013-10-14T02:06:00Z"/>
                <w:del w:id="14159" w:author="Anees Shaikh" w:date="2013-10-19T02:16:00Z"/>
              </w:rPr>
              <w:pPrChange w:id="14160" w:author="Anees Shaikh" w:date="2013-10-19T02:16:00Z">
                <w:pPr>
                  <w:pStyle w:val="XML1"/>
                </w:pPr>
              </w:pPrChange>
            </w:pPr>
            <w:ins w:id="14161" w:author="aas" w:date="2013-10-14T02:06:00Z">
              <w:del w:id="14162" w:author="Anees Shaikh" w:date="2013-10-19T02:16:00Z">
                <w:r w:rsidDel="00E067A3">
                  <w:delText xml:space="preserve">                        &lt;xs:sequence&gt;</w:delText>
                </w:r>
              </w:del>
            </w:ins>
          </w:p>
          <w:p w14:paraId="10D8B8B4" w14:textId="0932DBAA" w:rsidR="00874469" w:rsidDel="00E067A3" w:rsidRDefault="00874469">
            <w:pPr>
              <w:pStyle w:val="Appx"/>
              <w:rPr>
                <w:ins w:id="14163" w:author="aas" w:date="2013-10-14T02:06:00Z"/>
                <w:del w:id="14164" w:author="Anees Shaikh" w:date="2013-10-19T02:16:00Z"/>
              </w:rPr>
              <w:pPrChange w:id="14165" w:author="Anees Shaikh" w:date="2013-10-19T02:16:00Z">
                <w:pPr>
                  <w:pStyle w:val="XML1"/>
                </w:pPr>
              </w:pPrChange>
            </w:pPr>
            <w:ins w:id="14166" w:author="aas" w:date="2013-10-14T02:06:00Z">
              <w:del w:id="14167"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168" w:author="aas" w:date="2013-10-14T02:06:00Z"/>
                <w:del w:id="14169" w:author="Anees Shaikh" w:date="2013-10-19T02:16:00Z"/>
              </w:rPr>
              <w:pPrChange w:id="14170" w:author="Anees Shaikh" w:date="2013-10-19T02:16:00Z">
                <w:pPr>
                  <w:pStyle w:val="XML1"/>
                </w:pPr>
              </w:pPrChange>
            </w:pPr>
            <w:ins w:id="14171" w:author="aas" w:date="2013-10-14T02:06:00Z">
              <w:del w:id="14172"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173" w:author="aas" w:date="2013-10-14T02:06:00Z"/>
                <w:del w:id="14174" w:author="Anees Shaikh" w:date="2013-10-19T02:16:00Z"/>
              </w:rPr>
              <w:pPrChange w:id="14175" w:author="Anees Shaikh" w:date="2013-10-19T02:16:00Z">
                <w:pPr>
                  <w:pStyle w:val="XML1"/>
                </w:pPr>
              </w:pPrChange>
            </w:pPr>
            <w:ins w:id="14176" w:author="aas" w:date="2013-10-14T02:06:00Z">
              <w:del w:id="14177" w:author="Anees Shaikh" w:date="2013-10-19T02:16:00Z">
                <w:r w:rsidDel="00E067A3">
                  <w:delText xml:space="preserve">                                  namespace="##other" processContents="lax"/&gt;</w:delText>
                </w:r>
              </w:del>
            </w:ins>
          </w:p>
          <w:p w14:paraId="70D79C78" w14:textId="6B5F8C59" w:rsidR="00874469" w:rsidDel="00E067A3" w:rsidRDefault="00874469">
            <w:pPr>
              <w:pStyle w:val="Appx"/>
              <w:rPr>
                <w:ins w:id="14178" w:author="aas" w:date="2013-10-14T02:06:00Z"/>
                <w:del w:id="14179" w:author="Anees Shaikh" w:date="2013-10-19T02:16:00Z"/>
              </w:rPr>
              <w:pPrChange w:id="14180" w:author="Anees Shaikh" w:date="2013-10-19T02:16:00Z">
                <w:pPr>
                  <w:pStyle w:val="XML1"/>
                </w:pPr>
              </w:pPrChange>
            </w:pPr>
            <w:ins w:id="14181" w:author="aas" w:date="2013-10-14T02:06:00Z">
              <w:del w:id="14182" w:author="Anees Shaikh" w:date="2013-10-19T02:16:00Z">
                <w:r w:rsidDel="00E067A3">
                  <w:delText xml:space="preserve">                        &lt;/xs:sequence&gt;</w:delText>
                </w:r>
              </w:del>
            </w:ins>
          </w:p>
          <w:p w14:paraId="1A9AA2B4" w14:textId="4B9810AB" w:rsidR="00874469" w:rsidDel="00E067A3" w:rsidRDefault="00874469">
            <w:pPr>
              <w:pStyle w:val="Appx"/>
              <w:rPr>
                <w:ins w:id="14183" w:author="aas" w:date="2013-10-14T02:06:00Z"/>
                <w:del w:id="14184" w:author="Anees Shaikh" w:date="2013-10-19T02:16:00Z"/>
              </w:rPr>
              <w:pPrChange w:id="14185" w:author="Anees Shaikh" w:date="2013-10-19T02:16:00Z">
                <w:pPr>
                  <w:pStyle w:val="XML1"/>
                </w:pPr>
              </w:pPrChange>
            </w:pPr>
            <w:ins w:id="14186" w:author="aas" w:date="2013-10-14T02:06:00Z">
              <w:del w:id="14187" w:author="Anees Shaikh" w:date="2013-10-19T02:16:00Z">
                <w:r w:rsidDel="00E067A3">
                  <w:delText xml:space="preserve">                      &lt;/xs:complexType&gt;</w:delText>
                </w:r>
              </w:del>
            </w:ins>
          </w:p>
          <w:p w14:paraId="396097A7" w14:textId="23C43DF9" w:rsidR="00874469" w:rsidDel="00E067A3" w:rsidRDefault="00874469">
            <w:pPr>
              <w:pStyle w:val="Appx"/>
              <w:rPr>
                <w:ins w:id="14188" w:author="aas" w:date="2013-10-14T02:06:00Z"/>
                <w:del w:id="14189" w:author="Anees Shaikh" w:date="2013-10-19T02:16:00Z"/>
              </w:rPr>
              <w:pPrChange w:id="14190" w:author="Anees Shaikh" w:date="2013-10-19T02:16:00Z">
                <w:pPr>
                  <w:pStyle w:val="XML1"/>
                </w:pPr>
              </w:pPrChange>
            </w:pPr>
            <w:ins w:id="14191" w:author="aas" w:date="2013-10-14T02:06:00Z">
              <w:del w:id="14192" w:author="Anees Shaikh" w:date="2013-10-19T02:16:00Z">
                <w:r w:rsidDel="00E067A3">
                  <w:delText xml:space="preserve">                    &lt;/xs:element&gt;</w:delText>
                </w:r>
              </w:del>
            </w:ins>
          </w:p>
          <w:p w14:paraId="49A6A75A" w14:textId="66150E84" w:rsidR="00874469" w:rsidDel="00E067A3" w:rsidRDefault="00874469">
            <w:pPr>
              <w:pStyle w:val="Appx"/>
              <w:rPr>
                <w:ins w:id="14193" w:author="aas" w:date="2013-10-14T02:06:00Z"/>
                <w:del w:id="14194" w:author="Anees Shaikh" w:date="2013-10-19T02:16:00Z"/>
              </w:rPr>
              <w:pPrChange w:id="14195" w:author="Anees Shaikh" w:date="2013-10-19T02:16:00Z">
                <w:pPr>
                  <w:pStyle w:val="XML1"/>
                </w:pPr>
              </w:pPrChange>
            </w:pPr>
            <w:ins w:id="14196" w:author="aas" w:date="2013-10-14T02:06:00Z">
              <w:del w:id="14197"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198" w:author="aas" w:date="2013-10-14T02:06:00Z"/>
                <w:del w:id="14199" w:author="Anees Shaikh" w:date="2013-10-19T02:16:00Z"/>
              </w:rPr>
              <w:pPrChange w:id="14200" w:author="Anees Shaikh" w:date="2013-10-19T02:16:00Z">
                <w:pPr>
                  <w:pStyle w:val="XML1"/>
                </w:pPr>
              </w:pPrChange>
            </w:pPr>
            <w:ins w:id="14201" w:author="aas" w:date="2013-10-14T02:06:00Z">
              <w:del w:id="14202" w:author="Anees Shaikh" w:date="2013-10-19T02:16:00Z">
                <w:r w:rsidDel="00E067A3">
                  <w:delText xml:space="preserve">                      &lt;xs:annotation&gt;</w:delText>
                </w:r>
              </w:del>
            </w:ins>
          </w:p>
          <w:p w14:paraId="522D7B5B" w14:textId="72900F7E" w:rsidR="00874469" w:rsidDel="00E067A3" w:rsidRDefault="00874469">
            <w:pPr>
              <w:pStyle w:val="Appx"/>
              <w:rPr>
                <w:ins w:id="14203" w:author="aas" w:date="2013-10-14T02:06:00Z"/>
                <w:del w:id="14204" w:author="Anees Shaikh" w:date="2013-10-19T02:16:00Z"/>
              </w:rPr>
              <w:pPrChange w:id="14205" w:author="Anees Shaikh" w:date="2013-10-19T02:16:00Z">
                <w:pPr>
                  <w:pStyle w:val="XML1"/>
                </w:pPr>
              </w:pPrChange>
            </w:pPr>
            <w:ins w:id="14206" w:author="aas" w:date="2013-10-14T02:06:00Z">
              <w:del w:id="14207" w:author="Anees Shaikh" w:date="2013-10-19T02:16:00Z">
                <w:r w:rsidDel="00E067A3">
                  <w:delText xml:space="preserve">                        &lt;xs:documentation&gt;</w:delText>
                </w:r>
              </w:del>
            </w:ins>
          </w:p>
          <w:p w14:paraId="35E22E99" w14:textId="1BAF44B8" w:rsidR="00874469" w:rsidDel="00E067A3" w:rsidRDefault="00874469">
            <w:pPr>
              <w:pStyle w:val="Appx"/>
              <w:rPr>
                <w:ins w:id="14208" w:author="aas" w:date="2013-10-14T02:06:00Z"/>
                <w:del w:id="14209" w:author="Anees Shaikh" w:date="2013-10-19T02:16:00Z"/>
              </w:rPr>
              <w:pPrChange w:id="14210" w:author="Anees Shaikh" w:date="2013-10-19T02:16:00Z">
                <w:pPr>
                  <w:pStyle w:val="XML1"/>
                </w:pPr>
              </w:pPrChange>
            </w:pPr>
            <w:ins w:id="14211" w:author="aas" w:date="2013-10-14T02:06:00Z">
              <w:del w:id="14212"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13" w:author="aas" w:date="2013-10-14T02:06:00Z"/>
                <w:del w:id="14214" w:author="Anees Shaikh" w:date="2013-10-19T02:16:00Z"/>
              </w:rPr>
              <w:pPrChange w:id="14215" w:author="Anees Shaikh" w:date="2013-10-19T02:16:00Z">
                <w:pPr>
                  <w:pStyle w:val="XML1"/>
                </w:pPr>
              </w:pPrChange>
            </w:pPr>
            <w:ins w:id="14216" w:author="aas" w:date="2013-10-14T02:06:00Z">
              <w:del w:id="14217" w:author="Anees Shaikh" w:date="2013-10-19T02:16:00Z">
                <w:r w:rsidDel="00E067A3">
                  <w:delText xml:space="preserve">                        &lt;/xs:documentation&gt;</w:delText>
                </w:r>
              </w:del>
            </w:ins>
          </w:p>
          <w:p w14:paraId="5F52B686" w14:textId="5316D4A1" w:rsidR="00874469" w:rsidDel="00E067A3" w:rsidRDefault="00874469">
            <w:pPr>
              <w:pStyle w:val="Appx"/>
              <w:rPr>
                <w:ins w:id="14218" w:author="aas" w:date="2013-10-14T02:06:00Z"/>
                <w:del w:id="14219" w:author="Anees Shaikh" w:date="2013-10-19T02:16:00Z"/>
              </w:rPr>
              <w:pPrChange w:id="14220" w:author="Anees Shaikh" w:date="2013-10-19T02:16:00Z">
                <w:pPr>
                  <w:pStyle w:val="XML1"/>
                </w:pPr>
              </w:pPrChange>
            </w:pPr>
            <w:ins w:id="14221" w:author="aas" w:date="2013-10-14T02:06:00Z">
              <w:del w:id="14222" w:author="Anees Shaikh" w:date="2013-10-19T02:16:00Z">
                <w:r w:rsidDel="00E067A3">
                  <w:delText xml:space="preserve">                      &lt;/xs:annotation&gt;</w:delText>
                </w:r>
              </w:del>
            </w:ins>
          </w:p>
          <w:p w14:paraId="03310E65" w14:textId="2DE80C44" w:rsidR="00874469" w:rsidDel="00E067A3" w:rsidRDefault="00874469">
            <w:pPr>
              <w:pStyle w:val="Appx"/>
              <w:rPr>
                <w:ins w:id="14223" w:author="aas" w:date="2013-10-14T02:06:00Z"/>
                <w:del w:id="14224" w:author="Anees Shaikh" w:date="2013-10-19T02:16:00Z"/>
              </w:rPr>
              <w:pPrChange w:id="14225" w:author="Anees Shaikh" w:date="2013-10-19T02:16:00Z">
                <w:pPr>
                  <w:pStyle w:val="XML1"/>
                </w:pPr>
              </w:pPrChange>
            </w:pPr>
            <w:ins w:id="14226" w:author="aas" w:date="2013-10-14T02:06:00Z">
              <w:del w:id="14227" w:author="Anees Shaikh" w:date="2013-10-19T02:16:00Z">
                <w:r w:rsidDel="00E067A3">
                  <w:delText xml:space="preserve">                      &lt;xs:complexType&gt;</w:delText>
                </w:r>
              </w:del>
            </w:ins>
          </w:p>
          <w:p w14:paraId="0C01F8C2" w14:textId="3A2B5622" w:rsidR="00874469" w:rsidDel="00E067A3" w:rsidRDefault="00874469">
            <w:pPr>
              <w:pStyle w:val="Appx"/>
              <w:rPr>
                <w:ins w:id="14228" w:author="aas" w:date="2013-10-14T02:06:00Z"/>
                <w:del w:id="14229" w:author="Anees Shaikh" w:date="2013-10-19T02:16:00Z"/>
              </w:rPr>
              <w:pPrChange w:id="14230" w:author="Anees Shaikh" w:date="2013-10-19T02:16:00Z">
                <w:pPr>
                  <w:pStyle w:val="XML1"/>
                </w:pPr>
              </w:pPrChange>
            </w:pPr>
            <w:ins w:id="14231" w:author="aas" w:date="2013-10-14T02:06:00Z">
              <w:del w:id="14232" w:author="Anees Shaikh" w:date="2013-10-19T02:16:00Z">
                <w:r w:rsidDel="00E067A3">
                  <w:delText xml:space="preserve">                        &lt;xs:sequence&gt;</w:delText>
                </w:r>
              </w:del>
            </w:ins>
          </w:p>
          <w:p w14:paraId="42B0E992" w14:textId="2B94307E" w:rsidR="00874469" w:rsidDel="00E067A3" w:rsidRDefault="00874469">
            <w:pPr>
              <w:pStyle w:val="Appx"/>
              <w:rPr>
                <w:ins w:id="14233" w:author="aas" w:date="2013-10-14T02:06:00Z"/>
                <w:del w:id="14234" w:author="Anees Shaikh" w:date="2013-10-19T02:16:00Z"/>
              </w:rPr>
              <w:pPrChange w:id="14235" w:author="Anees Shaikh" w:date="2013-10-19T02:16:00Z">
                <w:pPr>
                  <w:pStyle w:val="XML1"/>
                </w:pPr>
              </w:pPrChange>
            </w:pPr>
            <w:ins w:id="14236" w:author="aas" w:date="2013-10-14T02:06:00Z">
              <w:del w:id="14237"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38" w:author="aas" w:date="2013-10-14T02:06:00Z"/>
                <w:del w:id="14239" w:author="Anees Shaikh" w:date="2013-10-19T02:16:00Z"/>
              </w:rPr>
              <w:pPrChange w:id="14240" w:author="Anees Shaikh" w:date="2013-10-19T02:16:00Z">
                <w:pPr>
                  <w:pStyle w:val="XML1"/>
                </w:pPr>
              </w:pPrChange>
            </w:pPr>
            <w:ins w:id="14241" w:author="aas" w:date="2013-10-14T02:06:00Z">
              <w:del w:id="14242"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43" w:author="aas" w:date="2013-10-14T02:06:00Z"/>
                <w:del w:id="14244" w:author="Anees Shaikh" w:date="2013-10-19T02:16:00Z"/>
              </w:rPr>
              <w:pPrChange w:id="14245" w:author="Anees Shaikh" w:date="2013-10-19T02:16:00Z">
                <w:pPr>
                  <w:pStyle w:val="XML1"/>
                </w:pPr>
              </w:pPrChange>
            </w:pPr>
            <w:ins w:id="14246" w:author="aas" w:date="2013-10-14T02:06:00Z">
              <w:del w:id="14247"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48" w:author="aas" w:date="2013-10-14T02:06:00Z"/>
                <w:del w:id="14249" w:author="Anees Shaikh" w:date="2013-10-19T02:16:00Z"/>
              </w:rPr>
              <w:pPrChange w:id="14250" w:author="Anees Shaikh" w:date="2013-10-19T02:16:00Z">
                <w:pPr>
                  <w:pStyle w:val="XML1"/>
                </w:pPr>
              </w:pPrChange>
            </w:pPr>
            <w:ins w:id="14251" w:author="aas" w:date="2013-10-14T02:06:00Z">
              <w:del w:id="14252" w:author="Anees Shaikh" w:date="2013-10-19T02:16:00Z">
                <w:r w:rsidDel="00E067A3">
                  <w:delText xml:space="preserve">                        &lt;/xs:sequence&gt;</w:delText>
                </w:r>
              </w:del>
            </w:ins>
          </w:p>
          <w:p w14:paraId="52A951C2" w14:textId="4B1E03E2" w:rsidR="00874469" w:rsidDel="00E067A3" w:rsidRDefault="00874469">
            <w:pPr>
              <w:pStyle w:val="Appx"/>
              <w:rPr>
                <w:ins w:id="14253" w:author="aas" w:date="2013-10-14T02:06:00Z"/>
                <w:del w:id="14254" w:author="Anees Shaikh" w:date="2013-10-19T02:16:00Z"/>
              </w:rPr>
              <w:pPrChange w:id="14255" w:author="Anees Shaikh" w:date="2013-10-19T02:16:00Z">
                <w:pPr>
                  <w:pStyle w:val="XML1"/>
                </w:pPr>
              </w:pPrChange>
            </w:pPr>
            <w:ins w:id="14256" w:author="aas" w:date="2013-10-14T02:06:00Z">
              <w:del w:id="14257" w:author="Anees Shaikh" w:date="2013-10-19T02:16:00Z">
                <w:r w:rsidDel="00E067A3">
                  <w:delText xml:space="preserve">                      &lt;/xs:complexType&gt;</w:delText>
                </w:r>
              </w:del>
            </w:ins>
          </w:p>
          <w:p w14:paraId="44B26F6B" w14:textId="5987DDDA" w:rsidR="00874469" w:rsidDel="00E067A3" w:rsidRDefault="00874469">
            <w:pPr>
              <w:pStyle w:val="Appx"/>
              <w:rPr>
                <w:ins w:id="14258" w:author="aas" w:date="2013-10-14T02:06:00Z"/>
                <w:del w:id="14259" w:author="Anees Shaikh" w:date="2013-10-19T02:16:00Z"/>
              </w:rPr>
              <w:pPrChange w:id="14260" w:author="Anees Shaikh" w:date="2013-10-19T02:16:00Z">
                <w:pPr>
                  <w:pStyle w:val="XML1"/>
                </w:pPr>
              </w:pPrChange>
            </w:pPr>
            <w:ins w:id="14261" w:author="aas" w:date="2013-10-14T02:06:00Z">
              <w:del w:id="14262" w:author="Anees Shaikh" w:date="2013-10-19T02:16:00Z">
                <w:r w:rsidDel="00E067A3">
                  <w:delText xml:space="preserve">                    &lt;/xs:element&gt;</w:delText>
                </w:r>
              </w:del>
            </w:ins>
          </w:p>
          <w:p w14:paraId="0C6943F3" w14:textId="38C94557" w:rsidR="00874469" w:rsidDel="00E067A3" w:rsidRDefault="00874469">
            <w:pPr>
              <w:pStyle w:val="Appx"/>
              <w:rPr>
                <w:ins w:id="14263" w:author="aas" w:date="2013-10-14T02:06:00Z"/>
                <w:del w:id="14264" w:author="Anees Shaikh" w:date="2013-10-19T02:16:00Z"/>
              </w:rPr>
              <w:pPrChange w:id="14265" w:author="Anees Shaikh" w:date="2013-10-19T02:16:00Z">
                <w:pPr>
                  <w:pStyle w:val="XML1"/>
                </w:pPr>
              </w:pPrChange>
            </w:pPr>
            <w:ins w:id="14266" w:author="aas" w:date="2013-10-14T02:06:00Z">
              <w:del w:id="14267"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268" w:author="aas" w:date="2013-10-14T02:06:00Z"/>
                <w:del w:id="14269" w:author="Anees Shaikh" w:date="2013-10-19T02:16:00Z"/>
              </w:rPr>
              <w:pPrChange w:id="14270" w:author="Anees Shaikh" w:date="2013-10-19T02:16:00Z">
                <w:pPr>
                  <w:pStyle w:val="XML1"/>
                </w:pPr>
              </w:pPrChange>
            </w:pPr>
            <w:ins w:id="14271" w:author="aas" w:date="2013-10-14T02:06:00Z">
              <w:del w:id="14272" w:author="Anees Shaikh" w:date="2013-10-19T02:16:00Z">
                <w:r w:rsidDel="00E067A3">
                  <w:delText xml:space="preserve">                      &lt;xs:annotation&gt;</w:delText>
                </w:r>
              </w:del>
            </w:ins>
          </w:p>
          <w:p w14:paraId="3A23AE00" w14:textId="721EA2E1" w:rsidR="00874469" w:rsidDel="00E067A3" w:rsidRDefault="00874469">
            <w:pPr>
              <w:pStyle w:val="Appx"/>
              <w:rPr>
                <w:ins w:id="14273" w:author="aas" w:date="2013-10-14T02:06:00Z"/>
                <w:del w:id="14274" w:author="Anees Shaikh" w:date="2013-10-19T02:16:00Z"/>
              </w:rPr>
              <w:pPrChange w:id="14275" w:author="Anees Shaikh" w:date="2013-10-19T02:16:00Z">
                <w:pPr>
                  <w:pStyle w:val="XML1"/>
                </w:pPr>
              </w:pPrChange>
            </w:pPr>
            <w:ins w:id="14276" w:author="aas" w:date="2013-10-14T02:06:00Z">
              <w:del w:id="14277" w:author="Anees Shaikh" w:date="2013-10-19T02:16:00Z">
                <w:r w:rsidDel="00E067A3">
                  <w:delText xml:space="preserve">                        &lt;xs:documentation&gt;</w:delText>
                </w:r>
              </w:del>
            </w:ins>
          </w:p>
          <w:p w14:paraId="05D6FEAF" w14:textId="1C5B8881" w:rsidR="00874469" w:rsidDel="00E067A3" w:rsidRDefault="00874469">
            <w:pPr>
              <w:pStyle w:val="Appx"/>
              <w:rPr>
                <w:ins w:id="14278" w:author="aas" w:date="2013-10-14T02:06:00Z"/>
                <w:del w:id="14279" w:author="Anees Shaikh" w:date="2013-10-19T02:16:00Z"/>
              </w:rPr>
              <w:pPrChange w:id="14280" w:author="Anees Shaikh" w:date="2013-10-19T02:16:00Z">
                <w:pPr>
                  <w:pStyle w:val="XML1"/>
                </w:pPr>
              </w:pPrChange>
            </w:pPr>
            <w:ins w:id="14281" w:author="aas" w:date="2013-10-14T02:06:00Z">
              <w:del w:id="14282"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283" w:author="aas" w:date="2013-10-14T02:06:00Z"/>
                <w:del w:id="14284" w:author="Anees Shaikh" w:date="2013-10-19T02:16:00Z"/>
              </w:rPr>
              <w:pPrChange w:id="14285" w:author="Anees Shaikh" w:date="2013-10-19T02:16:00Z">
                <w:pPr>
                  <w:pStyle w:val="XML1"/>
                </w:pPr>
              </w:pPrChange>
            </w:pPr>
            <w:ins w:id="14286" w:author="aas" w:date="2013-10-14T02:06:00Z">
              <w:del w:id="14287" w:author="Anees Shaikh" w:date="2013-10-19T02:16:00Z">
                <w:r w:rsidDel="00E067A3">
                  <w:delText xml:space="preserve">                        &lt;/xs:documentation&gt;</w:delText>
                </w:r>
              </w:del>
            </w:ins>
          </w:p>
          <w:p w14:paraId="11CDFEB9" w14:textId="05A2D1BF" w:rsidR="00874469" w:rsidDel="00E067A3" w:rsidRDefault="00874469">
            <w:pPr>
              <w:pStyle w:val="Appx"/>
              <w:rPr>
                <w:ins w:id="14288" w:author="aas" w:date="2013-10-14T02:06:00Z"/>
                <w:del w:id="14289" w:author="Anees Shaikh" w:date="2013-10-19T02:16:00Z"/>
              </w:rPr>
              <w:pPrChange w:id="14290" w:author="Anees Shaikh" w:date="2013-10-19T02:16:00Z">
                <w:pPr>
                  <w:pStyle w:val="XML1"/>
                </w:pPr>
              </w:pPrChange>
            </w:pPr>
            <w:ins w:id="14291" w:author="aas" w:date="2013-10-14T02:06:00Z">
              <w:del w:id="14292" w:author="Anees Shaikh" w:date="2013-10-19T02:16:00Z">
                <w:r w:rsidDel="00E067A3">
                  <w:delText xml:space="preserve">                      &lt;/xs:annotation&gt;</w:delText>
                </w:r>
              </w:del>
            </w:ins>
          </w:p>
          <w:p w14:paraId="26B1C45E" w14:textId="2D90BB2A" w:rsidR="00874469" w:rsidDel="00E067A3" w:rsidRDefault="00874469">
            <w:pPr>
              <w:pStyle w:val="Appx"/>
              <w:rPr>
                <w:ins w:id="14293" w:author="aas" w:date="2013-10-14T02:06:00Z"/>
                <w:del w:id="14294" w:author="Anees Shaikh" w:date="2013-10-19T02:16:00Z"/>
              </w:rPr>
              <w:pPrChange w:id="14295" w:author="Anees Shaikh" w:date="2013-10-19T02:16:00Z">
                <w:pPr>
                  <w:pStyle w:val="XML1"/>
                </w:pPr>
              </w:pPrChange>
            </w:pPr>
            <w:ins w:id="14296" w:author="aas" w:date="2013-10-14T02:06:00Z">
              <w:del w:id="14297" w:author="Anees Shaikh" w:date="2013-10-19T02:16:00Z">
                <w:r w:rsidDel="00E067A3">
                  <w:delText xml:space="preserve">                      &lt;xs:complexType&gt;</w:delText>
                </w:r>
              </w:del>
            </w:ins>
          </w:p>
          <w:p w14:paraId="0CC716BB" w14:textId="2468F647" w:rsidR="00874469" w:rsidDel="00E067A3" w:rsidRDefault="00874469">
            <w:pPr>
              <w:pStyle w:val="Appx"/>
              <w:rPr>
                <w:ins w:id="14298" w:author="aas" w:date="2013-10-14T02:06:00Z"/>
                <w:del w:id="14299" w:author="Anees Shaikh" w:date="2013-10-19T02:16:00Z"/>
              </w:rPr>
              <w:pPrChange w:id="14300" w:author="Anees Shaikh" w:date="2013-10-19T02:16:00Z">
                <w:pPr>
                  <w:pStyle w:val="XML1"/>
                </w:pPr>
              </w:pPrChange>
            </w:pPr>
            <w:ins w:id="14301" w:author="aas" w:date="2013-10-14T02:06:00Z">
              <w:del w:id="14302" w:author="Anees Shaikh" w:date="2013-10-19T02:16:00Z">
                <w:r w:rsidDel="00E067A3">
                  <w:delText xml:space="preserve">                        &lt;xs:sequence&gt;</w:delText>
                </w:r>
              </w:del>
            </w:ins>
          </w:p>
          <w:p w14:paraId="4CBFA979" w14:textId="69BCC839" w:rsidR="00874469" w:rsidDel="00E067A3" w:rsidRDefault="00874469">
            <w:pPr>
              <w:pStyle w:val="Appx"/>
              <w:rPr>
                <w:ins w:id="14303" w:author="aas" w:date="2013-10-14T02:06:00Z"/>
                <w:del w:id="14304" w:author="Anees Shaikh" w:date="2013-10-19T02:16:00Z"/>
              </w:rPr>
              <w:pPrChange w:id="14305" w:author="Anees Shaikh" w:date="2013-10-19T02:16:00Z">
                <w:pPr>
                  <w:pStyle w:val="XML1"/>
                </w:pPr>
              </w:pPrChange>
            </w:pPr>
            <w:ins w:id="14306" w:author="aas" w:date="2013-10-14T02:06:00Z">
              <w:del w:id="14307"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08" w:author="aas" w:date="2013-10-14T02:06:00Z"/>
                <w:del w:id="14309" w:author="Anees Shaikh" w:date="2013-10-19T02:16:00Z"/>
              </w:rPr>
              <w:pPrChange w:id="14310" w:author="Anees Shaikh" w:date="2013-10-19T02:16:00Z">
                <w:pPr>
                  <w:pStyle w:val="XML1"/>
                </w:pPr>
              </w:pPrChange>
            </w:pPr>
            <w:ins w:id="14311" w:author="aas" w:date="2013-10-14T02:06:00Z">
              <w:del w:id="14312"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13" w:author="aas" w:date="2013-10-14T02:06:00Z"/>
                <w:del w:id="14314" w:author="Anees Shaikh" w:date="2013-10-19T02:16:00Z"/>
              </w:rPr>
              <w:pPrChange w:id="14315" w:author="Anees Shaikh" w:date="2013-10-19T02:16:00Z">
                <w:pPr>
                  <w:pStyle w:val="XML1"/>
                </w:pPr>
              </w:pPrChange>
            </w:pPr>
            <w:ins w:id="14316" w:author="aas" w:date="2013-10-14T02:06:00Z">
              <w:del w:id="14317"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18" w:author="aas" w:date="2013-10-14T02:06:00Z"/>
                <w:del w:id="14319" w:author="Anees Shaikh" w:date="2013-10-19T02:16:00Z"/>
              </w:rPr>
              <w:pPrChange w:id="14320" w:author="Anees Shaikh" w:date="2013-10-19T02:16:00Z">
                <w:pPr>
                  <w:pStyle w:val="XML1"/>
                </w:pPr>
              </w:pPrChange>
            </w:pPr>
            <w:ins w:id="14321" w:author="aas" w:date="2013-10-14T02:06:00Z">
              <w:del w:id="14322" w:author="Anees Shaikh" w:date="2013-10-19T02:16:00Z">
                <w:r w:rsidDel="00E067A3">
                  <w:delText xml:space="preserve">                        &lt;/xs:sequence&gt;</w:delText>
                </w:r>
              </w:del>
            </w:ins>
          </w:p>
          <w:p w14:paraId="146AAFA9" w14:textId="1D249137" w:rsidR="00874469" w:rsidDel="00E067A3" w:rsidRDefault="00874469">
            <w:pPr>
              <w:pStyle w:val="Appx"/>
              <w:rPr>
                <w:ins w:id="14323" w:author="aas" w:date="2013-10-14T02:06:00Z"/>
                <w:del w:id="14324" w:author="Anees Shaikh" w:date="2013-10-19T02:16:00Z"/>
              </w:rPr>
              <w:pPrChange w:id="14325" w:author="Anees Shaikh" w:date="2013-10-19T02:16:00Z">
                <w:pPr>
                  <w:pStyle w:val="XML1"/>
                </w:pPr>
              </w:pPrChange>
            </w:pPr>
            <w:ins w:id="14326" w:author="aas" w:date="2013-10-14T02:06:00Z">
              <w:del w:id="14327" w:author="Anees Shaikh" w:date="2013-10-19T02:16:00Z">
                <w:r w:rsidDel="00E067A3">
                  <w:delText xml:space="preserve">                      &lt;/xs:complexType&gt;</w:delText>
                </w:r>
              </w:del>
            </w:ins>
          </w:p>
          <w:p w14:paraId="5BE1AA81" w14:textId="1EE3B310" w:rsidR="00874469" w:rsidDel="00E067A3" w:rsidRDefault="00874469">
            <w:pPr>
              <w:pStyle w:val="Appx"/>
              <w:rPr>
                <w:ins w:id="14328" w:author="aas" w:date="2013-10-14T02:06:00Z"/>
                <w:del w:id="14329" w:author="Anees Shaikh" w:date="2013-10-19T02:16:00Z"/>
              </w:rPr>
              <w:pPrChange w:id="14330" w:author="Anees Shaikh" w:date="2013-10-19T02:16:00Z">
                <w:pPr>
                  <w:pStyle w:val="XML1"/>
                </w:pPr>
              </w:pPrChange>
            </w:pPr>
            <w:ins w:id="14331" w:author="aas" w:date="2013-10-14T02:06:00Z">
              <w:del w:id="14332" w:author="Anees Shaikh" w:date="2013-10-19T02:16:00Z">
                <w:r w:rsidDel="00E067A3">
                  <w:delText xml:space="preserve">                    &lt;/xs:element&gt;</w:delText>
                </w:r>
              </w:del>
            </w:ins>
          </w:p>
          <w:p w14:paraId="7B56F4F8" w14:textId="20593C9D" w:rsidR="00874469" w:rsidDel="00E067A3" w:rsidRDefault="00874469">
            <w:pPr>
              <w:pStyle w:val="Appx"/>
              <w:rPr>
                <w:ins w:id="14333" w:author="aas" w:date="2013-10-14T02:06:00Z"/>
                <w:del w:id="14334" w:author="Anees Shaikh" w:date="2013-10-19T02:16:00Z"/>
              </w:rPr>
              <w:pPrChange w:id="14335" w:author="Anees Shaikh" w:date="2013-10-19T02:16:00Z">
                <w:pPr>
                  <w:pStyle w:val="XML1"/>
                </w:pPr>
              </w:pPrChange>
            </w:pPr>
            <w:ins w:id="14336" w:author="aas" w:date="2013-10-14T02:06:00Z">
              <w:del w:id="14337"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38" w:author="aas" w:date="2013-10-14T02:06:00Z"/>
                <w:del w:id="14339" w:author="Anees Shaikh" w:date="2013-10-19T02:16:00Z"/>
              </w:rPr>
              <w:pPrChange w:id="14340" w:author="Anees Shaikh" w:date="2013-10-19T02:16:00Z">
                <w:pPr>
                  <w:pStyle w:val="XML1"/>
                </w:pPr>
              </w:pPrChange>
            </w:pPr>
            <w:ins w:id="14341" w:author="aas" w:date="2013-10-14T02:06:00Z">
              <w:del w:id="14342" w:author="Anees Shaikh" w:date="2013-10-19T02:16:00Z">
                <w:r w:rsidDel="00E067A3">
                  <w:delText xml:space="preserve">                      &lt;xs:annotation&gt;</w:delText>
                </w:r>
              </w:del>
            </w:ins>
          </w:p>
          <w:p w14:paraId="04C6020C" w14:textId="65D3E3A5" w:rsidR="00874469" w:rsidDel="00E067A3" w:rsidRDefault="00874469">
            <w:pPr>
              <w:pStyle w:val="Appx"/>
              <w:rPr>
                <w:ins w:id="14343" w:author="aas" w:date="2013-10-14T02:06:00Z"/>
                <w:del w:id="14344" w:author="Anees Shaikh" w:date="2013-10-19T02:16:00Z"/>
              </w:rPr>
              <w:pPrChange w:id="14345" w:author="Anees Shaikh" w:date="2013-10-19T02:16:00Z">
                <w:pPr>
                  <w:pStyle w:val="XML1"/>
                </w:pPr>
              </w:pPrChange>
            </w:pPr>
            <w:ins w:id="14346" w:author="aas" w:date="2013-10-14T02:06:00Z">
              <w:del w:id="14347" w:author="Anees Shaikh" w:date="2013-10-19T02:16:00Z">
                <w:r w:rsidDel="00E067A3">
                  <w:delText xml:space="preserve">                        &lt;xs:documentation&gt;</w:delText>
                </w:r>
              </w:del>
            </w:ins>
          </w:p>
          <w:p w14:paraId="3B494A8B" w14:textId="0CD119B2" w:rsidR="00874469" w:rsidDel="00E067A3" w:rsidRDefault="00874469">
            <w:pPr>
              <w:pStyle w:val="Appx"/>
              <w:rPr>
                <w:ins w:id="14348" w:author="aas" w:date="2013-10-14T02:06:00Z"/>
                <w:del w:id="14349" w:author="Anees Shaikh" w:date="2013-10-19T02:16:00Z"/>
              </w:rPr>
              <w:pPrChange w:id="14350" w:author="Anees Shaikh" w:date="2013-10-19T02:16:00Z">
                <w:pPr>
                  <w:pStyle w:val="XML1"/>
                </w:pPr>
              </w:pPrChange>
            </w:pPr>
            <w:ins w:id="14351" w:author="aas" w:date="2013-10-14T02:06:00Z">
              <w:del w:id="14352"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53" w:author="aas" w:date="2013-10-14T02:06:00Z"/>
                <w:del w:id="14354" w:author="Anees Shaikh" w:date="2013-10-19T02:16:00Z"/>
              </w:rPr>
              <w:pPrChange w:id="14355" w:author="Anees Shaikh" w:date="2013-10-19T02:16:00Z">
                <w:pPr>
                  <w:pStyle w:val="XML1"/>
                </w:pPr>
              </w:pPrChange>
            </w:pPr>
            <w:ins w:id="14356" w:author="aas" w:date="2013-10-14T02:06:00Z">
              <w:del w:id="14357" w:author="Anees Shaikh" w:date="2013-10-19T02:16:00Z">
                <w:r w:rsidDel="00E067A3">
                  <w:delText xml:space="preserve">                        &lt;/xs:documentation&gt;</w:delText>
                </w:r>
              </w:del>
            </w:ins>
          </w:p>
          <w:p w14:paraId="56063184" w14:textId="66DFFC25" w:rsidR="00874469" w:rsidDel="00E067A3" w:rsidRDefault="00874469">
            <w:pPr>
              <w:pStyle w:val="Appx"/>
              <w:rPr>
                <w:ins w:id="14358" w:author="aas" w:date="2013-10-14T02:06:00Z"/>
                <w:del w:id="14359" w:author="Anees Shaikh" w:date="2013-10-19T02:16:00Z"/>
              </w:rPr>
              <w:pPrChange w:id="14360" w:author="Anees Shaikh" w:date="2013-10-19T02:16:00Z">
                <w:pPr>
                  <w:pStyle w:val="XML1"/>
                </w:pPr>
              </w:pPrChange>
            </w:pPr>
            <w:ins w:id="14361" w:author="aas" w:date="2013-10-14T02:06:00Z">
              <w:del w:id="14362" w:author="Anees Shaikh" w:date="2013-10-19T02:16:00Z">
                <w:r w:rsidDel="00E067A3">
                  <w:delText xml:space="preserve">                      &lt;/xs:annotation&gt;</w:delText>
                </w:r>
              </w:del>
            </w:ins>
          </w:p>
          <w:p w14:paraId="46A669FF" w14:textId="565BFE68" w:rsidR="00874469" w:rsidDel="00E067A3" w:rsidRDefault="00874469">
            <w:pPr>
              <w:pStyle w:val="Appx"/>
              <w:rPr>
                <w:ins w:id="14363" w:author="aas" w:date="2013-10-14T02:06:00Z"/>
                <w:del w:id="14364" w:author="Anees Shaikh" w:date="2013-10-19T02:16:00Z"/>
              </w:rPr>
              <w:pPrChange w:id="14365" w:author="Anees Shaikh" w:date="2013-10-19T02:16:00Z">
                <w:pPr>
                  <w:pStyle w:val="XML1"/>
                </w:pPr>
              </w:pPrChange>
            </w:pPr>
            <w:ins w:id="14366" w:author="aas" w:date="2013-10-14T02:06:00Z">
              <w:del w:id="14367" w:author="Anees Shaikh" w:date="2013-10-19T02:16:00Z">
                <w:r w:rsidDel="00E067A3">
                  <w:delText xml:space="preserve">                      &lt;xs:complexType&gt;</w:delText>
                </w:r>
              </w:del>
            </w:ins>
          </w:p>
          <w:p w14:paraId="793D3BB1" w14:textId="223BD28B" w:rsidR="00874469" w:rsidDel="00E067A3" w:rsidRDefault="00874469">
            <w:pPr>
              <w:pStyle w:val="Appx"/>
              <w:rPr>
                <w:ins w:id="14368" w:author="aas" w:date="2013-10-14T02:06:00Z"/>
                <w:del w:id="14369" w:author="Anees Shaikh" w:date="2013-10-19T02:16:00Z"/>
              </w:rPr>
              <w:pPrChange w:id="14370" w:author="Anees Shaikh" w:date="2013-10-19T02:16:00Z">
                <w:pPr>
                  <w:pStyle w:val="XML1"/>
                </w:pPr>
              </w:pPrChange>
            </w:pPr>
            <w:ins w:id="14371" w:author="aas" w:date="2013-10-14T02:06:00Z">
              <w:del w:id="14372" w:author="Anees Shaikh" w:date="2013-10-19T02:16:00Z">
                <w:r w:rsidDel="00E067A3">
                  <w:delText xml:space="preserve">                        &lt;xs:sequence&gt;</w:delText>
                </w:r>
              </w:del>
            </w:ins>
          </w:p>
          <w:p w14:paraId="3D27F042" w14:textId="6C08F483" w:rsidR="00874469" w:rsidDel="00E067A3" w:rsidRDefault="00874469">
            <w:pPr>
              <w:pStyle w:val="Appx"/>
              <w:rPr>
                <w:ins w:id="14373" w:author="aas" w:date="2013-10-14T02:06:00Z"/>
                <w:del w:id="14374" w:author="Anees Shaikh" w:date="2013-10-19T02:16:00Z"/>
              </w:rPr>
              <w:pPrChange w:id="14375" w:author="Anees Shaikh" w:date="2013-10-19T02:16:00Z">
                <w:pPr>
                  <w:pStyle w:val="XML1"/>
                </w:pPr>
              </w:pPrChange>
            </w:pPr>
            <w:ins w:id="14376" w:author="aas" w:date="2013-10-14T02:06:00Z">
              <w:del w:id="14377"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378" w:author="aas" w:date="2013-10-14T02:06:00Z"/>
                <w:del w:id="14379" w:author="Anees Shaikh" w:date="2013-10-19T02:16:00Z"/>
              </w:rPr>
              <w:pPrChange w:id="14380" w:author="Anees Shaikh" w:date="2013-10-19T02:16:00Z">
                <w:pPr>
                  <w:pStyle w:val="XML1"/>
                </w:pPr>
              </w:pPrChange>
            </w:pPr>
            <w:ins w:id="14381" w:author="aas" w:date="2013-10-14T02:06:00Z">
              <w:del w:id="14382"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383" w:author="aas" w:date="2013-10-14T02:06:00Z"/>
                <w:del w:id="14384" w:author="Anees Shaikh" w:date="2013-10-19T02:16:00Z"/>
              </w:rPr>
              <w:pPrChange w:id="14385" w:author="Anees Shaikh" w:date="2013-10-19T02:16:00Z">
                <w:pPr>
                  <w:pStyle w:val="XML1"/>
                </w:pPr>
              </w:pPrChange>
            </w:pPr>
            <w:ins w:id="14386" w:author="aas" w:date="2013-10-14T02:06:00Z">
              <w:del w:id="14387" w:author="Anees Shaikh" w:date="2013-10-19T02:16:00Z">
                <w:r w:rsidDel="00E067A3">
                  <w:delText xml:space="preserve">                                  namespace="##other" processContents="lax"/&gt;</w:delText>
                </w:r>
              </w:del>
            </w:ins>
          </w:p>
          <w:p w14:paraId="2C7D4AD1" w14:textId="518D28FB" w:rsidR="00874469" w:rsidDel="00E067A3" w:rsidRDefault="00874469">
            <w:pPr>
              <w:pStyle w:val="Appx"/>
              <w:rPr>
                <w:ins w:id="14388" w:author="aas" w:date="2013-10-14T02:06:00Z"/>
                <w:del w:id="14389" w:author="Anees Shaikh" w:date="2013-10-19T02:16:00Z"/>
              </w:rPr>
              <w:pPrChange w:id="14390" w:author="Anees Shaikh" w:date="2013-10-19T02:16:00Z">
                <w:pPr>
                  <w:pStyle w:val="XML1"/>
                </w:pPr>
              </w:pPrChange>
            </w:pPr>
            <w:ins w:id="14391" w:author="aas" w:date="2013-10-14T02:06:00Z">
              <w:del w:id="14392" w:author="Anees Shaikh" w:date="2013-10-19T02:16:00Z">
                <w:r w:rsidDel="00E067A3">
                  <w:delText xml:space="preserve">                        &lt;/xs:sequence&gt;</w:delText>
                </w:r>
              </w:del>
            </w:ins>
          </w:p>
          <w:p w14:paraId="5DAC1063" w14:textId="2F6A009A" w:rsidR="00874469" w:rsidDel="00E067A3" w:rsidRDefault="00874469">
            <w:pPr>
              <w:pStyle w:val="Appx"/>
              <w:rPr>
                <w:ins w:id="14393" w:author="aas" w:date="2013-10-14T02:06:00Z"/>
                <w:del w:id="14394" w:author="Anees Shaikh" w:date="2013-10-19T02:16:00Z"/>
              </w:rPr>
              <w:pPrChange w:id="14395" w:author="Anees Shaikh" w:date="2013-10-19T02:16:00Z">
                <w:pPr>
                  <w:pStyle w:val="XML1"/>
                </w:pPr>
              </w:pPrChange>
            </w:pPr>
            <w:ins w:id="14396" w:author="aas" w:date="2013-10-14T02:06:00Z">
              <w:del w:id="14397" w:author="Anees Shaikh" w:date="2013-10-19T02:16:00Z">
                <w:r w:rsidDel="00E067A3">
                  <w:delText xml:space="preserve">                      &lt;/xs:complexType&gt;</w:delText>
                </w:r>
              </w:del>
            </w:ins>
          </w:p>
          <w:p w14:paraId="2CFD855A" w14:textId="10A5CF24" w:rsidR="00874469" w:rsidDel="00E067A3" w:rsidRDefault="00874469">
            <w:pPr>
              <w:pStyle w:val="Appx"/>
              <w:rPr>
                <w:ins w:id="14398" w:author="aas" w:date="2013-10-14T02:06:00Z"/>
                <w:del w:id="14399" w:author="Anees Shaikh" w:date="2013-10-19T02:16:00Z"/>
              </w:rPr>
              <w:pPrChange w:id="14400" w:author="Anees Shaikh" w:date="2013-10-19T02:16:00Z">
                <w:pPr>
                  <w:pStyle w:val="XML1"/>
                </w:pPr>
              </w:pPrChange>
            </w:pPr>
            <w:ins w:id="14401" w:author="aas" w:date="2013-10-14T02:06:00Z">
              <w:del w:id="14402" w:author="Anees Shaikh" w:date="2013-10-19T02:16:00Z">
                <w:r w:rsidDel="00E067A3">
                  <w:delText xml:space="preserve">                    &lt;/xs:element&gt;</w:delText>
                </w:r>
              </w:del>
            </w:ins>
          </w:p>
          <w:p w14:paraId="14F189F1" w14:textId="1021776A" w:rsidR="00874469" w:rsidDel="00E067A3" w:rsidRDefault="00874469">
            <w:pPr>
              <w:pStyle w:val="Appx"/>
              <w:rPr>
                <w:ins w:id="14403" w:author="aas" w:date="2013-10-14T02:06:00Z"/>
                <w:del w:id="14404" w:author="Anees Shaikh" w:date="2013-10-19T02:16:00Z"/>
              </w:rPr>
              <w:pPrChange w:id="14405" w:author="Anees Shaikh" w:date="2013-10-19T02:16:00Z">
                <w:pPr>
                  <w:pStyle w:val="XML1"/>
                </w:pPr>
              </w:pPrChange>
            </w:pPr>
            <w:ins w:id="14406" w:author="aas" w:date="2013-10-14T02:06:00Z">
              <w:del w:id="14407"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08" w:author="aas" w:date="2013-10-14T02:06:00Z"/>
                <w:del w:id="14409" w:author="Anees Shaikh" w:date="2013-10-19T02:16:00Z"/>
              </w:rPr>
              <w:pPrChange w:id="14410" w:author="Anees Shaikh" w:date="2013-10-19T02:16:00Z">
                <w:pPr>
                  <w:pStyle w:val="XML1"/>
                </w:pPr>
              </w:pPrChange>
            </w:pPr>
            <w:ins w:id="14411" w:author="aas" w:date="2013-10-14T02:06:00Z">
              <w:del w:id="14412" w:author="Anees Shaikh" w:date="2013-10-19T02:16:00Z">
                <w:r w:rsidDel="00E067A3">
                  <w:delText xml:space="preserve">                      &lt;xs:annotation&gt;</w:delText>
                </w:r>
              </w:del>
            </w:ins>
          </w:p>
          <w:p w14:paraId="35D2D9A1" w14:textId="591F38E0" w:rsidR="00874469" w:rsidDel="00E067A3" w:rsidRDefault="00874469">
            <w:pPr>
              <w:pStyle w:val="Appx"/>
              <w:rPr>
                <w:ins w:id="14413" w:author="aas" w:date="2013-10-14T02:06:00Z"/>
                <w:del w:id="14414" w:author="Anees Shaikh" w:date="2013-10-19T02:16:00Z"/>
              </w:rPr>
              <w:pPrChange w:id="14415" w:author="Anees Shaikh" w:date="2013-10-19T02:16:00Z">
                <w:pPr>
                  <w:pStyle w:val="XML1"/>
                </w:pPr>
              </w:pPrChange>
            </w:pPr>
            <w:ins w:id="14416" w:author="aas" w:date="2013-10-14T02:06:00Z">
              <w:del w:id="14417" w:author="Anees Shaikh" w:date="2013-10-19T02:16:00Z">
                <w:r w:rsidDel="00E067A3">
                  <w:delText xml:space="preserve">                        &lt;xs:documentation&gt;</w:delText>
                </w:r>
              </w:del>
            </w:ins>
          </w:p>
          <w:p w14:paraId="74F3C92E" w14:textId="1DD5CF81" w:rsidR="00874469" w:rsidDel="00E067A3" w:rsidRDefault="00874469">
            <w:pPr>
              <w:pStyle w:val="Appx"/>
              <w:rPr>
                <w:ins w:id="14418" w:author="aas" w:date="2013-10-14T02:06:00Z"/>
                <w:del w:id="14419" w:author="Anees Shaikh" w:date="2013-10-19T02:16:00Z"/>
              </w:rPr>
              <w:pPrChange w:id="14420" w:author="Anees Shaikh" w:date="2013-10-19T02:16:00Z">
                <w:pPr>
                  <w:pStyle w:val="XML1"/>
                </w:pPr>
              </w:pPrChange>
            </w:pPr>
            <w:ins w:id="14421" w:author="aas" w:date="2013-10-14T02:06:00Z">
              <w:del w:id="14422"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23" w:author="aas" w:date="2013-10-14T02:06:00Z"/>
                <w:del w:id="14424" w:author="Anees Shaikh" w:date="2013-10-19T02:16:00Z"/>
              </w:rPr>
              <w:pPrChange w:id="14425" w:author="Anees Shaikh" w:date="2013-10-19T02:16:00Z">
                <w:pPr>
                  <w:pStyle w:val="XML1"/>
                </w:pPr>
              </w:pPrChange>
            </w:pPr>
            <w:ins w:id="14426" w:author="aas" w:date="2013-10-14T02:06:00Z">
              <w:del w:id="14427" w:author="Anees Shaikh" w:date="2013-10-19T02:16:00Z">
                <w:r w:rsidDel="00E067A3">
                  <w:delText xml:space="preserve">                        &lt;/xs:documentation&gt;</w:delText>
                </w:r>
              </w:del>
            </w:ins>
          </w:p>
          <w:p w14:paraId="2A716ECB" w14:textId="71EF4420" w:rsidR="00874469" w:rsidDel="00E067A3" w:rsidRDefault="00874469">
            <w:pPr>
              <w:pStyle w:val="Appx"/>
              <w:rPr>
                <w:ins w:id="14428" w:author="aas" w:date="2013-10-14T02:06:00Z"/>
                <w:del w:id="14429" w:author="Anees Shaikh" w:date="2013-10-19T02:16:00Z"/>
              </w:rPr>
              <w:pPrChange w:id="14430" w:author="Anees Shaikh" w:date="2013-10-19T02:16:00Z">
                <w:pPr>
                  <w:pStyle w:val="XML1"/>
                </w:pPr>
              </w:pPrChange>
            </w:pPr>
            <w:ins w:id="14431" w:author="aas" w:date="2013-10-14T02:06:00Z">
              <w:del w:id="14432" w:author="Anees Shaikh" w:date="2013-10-19T02:16:00Z">
                <w:r w:rsidDel="00E067A3">
                  <w:delText xml:space="preserve">                      &lt;/xs:annotation&gt;</w:delText>
                </w:r>
              </w:del>
            </w:ins>
          </w:p>
          <w:p w14:paraId="5CB4379D" w14:textId="66CDC81D" w:rsidR="00874469" w:rsidDel="00E067A3" w:rsidRDefault="00874469">
            <w:pPr>
              <w:pStyle w:val="Appx"/>
              <w:rPr>
                <w:ins w:id="14433" w:author="aas" w:date="2013-10-14T02:06:00Z"/>
                <w:del w:id="14434" w:author="Anees Shaikh" w:date="2013-10-19T02:16:00Z"/>
              </w:rPr>
              <w:pPrChange w:id="14435" w:author="Anees Shaikh" w:date="2013-10-19T02:16:00Z">
                <w:pPr>
                  <w:pStyle w:val="XML1"/>
                </w:pPr>
              </w:pPrChange>
            </w:pPr>
            <w:ins w:id="14436" w:author="aas" w:date="2013-10-14T02:06:00Z">
              <w:del w:id="14437" w:author="Anees Shaikh" w:date="2013-10-19T02:16:00Z">
                <w:r w:rsidDel="00E067A3">
                  <w:delText xml:space="preserve">                      &lt;xs:complexType&gt;</w:delText>
                </w:r>
              </w:del>
            </w:ins>
          </w:p>
          <w:p w14:paraId="08C66206" w14:textId="7F82EF94" w:rsidR="00874469" w:rsidDel="00E067A3" w:rsidRDefault="00874469">
            <w:pPr>
              <w:pStyle w:val="Appx"/>
              <w:rPr>
                <w:ins w:id="14438" w:author="aas" w:date="2013-10-14T02:06:00Z"/>
                <w:del w:id="14439" w:author="Anees Shaikh" w:date="2013-10-19T02:16:00Z"/>
              </w:rPr>
              <w:pPrChange w:id="14440" w:author="Anees Shaikh" w:date="2013-10-19T02:16:00Z">
                <w:pPr>
                  <w:pStyle w:val="XML1"/>
                </w:pPr>
              </w:pPrChange>
            </w:pPr>
            <w:ins w:id="14441" w:author="aas" w:date="2013-10-14T02:06:00Z">
              <w:del w:id="14442" w:author="Anees Shaikh" w:date="2013-10-19T02:16:00Z">
                <w:r w:rsidDel="00E067A3">
                  <w:delText xml:space="preserve">                        &lt;xs:sequence&gt;</w:delText>
                </w:r>
              </w:del>
            </w:ins>
          </w:p>
          <w:p w14:paraId="3DAB2771" w14:textId="5D2DF8F3" w:rsidR="00874469" w:rsidDel="00E067A3" w:rsidRDefault="00874469">
            <w:pPr>
              <w:pStyle w:val="Appx"/>
              <w:rPr>
                <w:ins w:id="14443" w:author="aas" w:date="2013-10-14T02:06:00Z"/>
                <w:del w:id="14444" w:author="Anees Shaikh" w:date="2013-10-19T02:16:00Z"/>
              </w:rPr>
              <w:pPrChange w:id="14445" w:author="Anees Shaikh" w:date="2013-10-19T02:16:00Z">
                <w:pPr>
                  <w:pStyle w:val="XML1"/>
                </w:pPr>
              </w:pPrChange>
            </w:pPr>
            <w:ins w:id="14446" w:author="aas" w:date="2013-10-14T02:06:00Z">
              <w:del w:id="14447"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48" w:author="aas" w:date="2013-10-14T02:06:00Z"/>
                <w:del w:id="14449" w:author="Anees Shaikh" w:date="2013-10-19T02:16:00Z"/>
              </w:rPr>
              <w:pPrChange w:id="14450" w:author="Anees Shaikh" w:date="2013-10-19T02:16:00Z">
                <w:pPr>
                  <w:pStyle w:val="XML1"/>
                </w:pPr>
              </w:pPrChange>
            </w:pPr>
            <w:ins w:id="14451" w:author="aas" w:date="2013-10-14T02:06:00Z">
              <w:del w:id="14452"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53" w:author="aas" w:date="2013-10-14T02:06:00Z"/>
                <w:del w:id="14454" w:author="Anees Shaikh" w:date="2013-10-19T02:16:00Z"/>
              </w:rPr>
              <w:pPrChange w:id="14455" w:author="Anees Shaikh" w:date="2013-10-19T02:16:00Z">
                <w:pPr>
                  <w:pStyle w:val="XML1"/>
                </w:pPr>
              </w:pPrChange>
            </w:pPr>
            <w:ins w:id="14456" w:author="aas" w:date="2013-10-14T02:06:00Z">
              <w:del w:id="14457" w:author="Anees Shaikh" w:date="2013-10-19T02:16:00Z">
                <w:r w:rsidDel="00E067A3">
                  <w:delText xml:space="preserve">                                  namespace="##other" processContents="lax"/&gt;</w:delText>
                </w:r>
              </w:del>
            </w:ins>
          </w:p>
          <w:p w14:paraId="24C16CD5" w14:textId="4B0CDCC2" w:rsidR="00874469" w:rsidDel="00E067A3" w:rsidRDefault="00874469">
            <w:pPr>
              <w:pStyle w:val="Appx"/>
              <w:rPr>
                <w:ins w:id="14458" w:author="aas" w:date="2013-10-14T02:06:00Z"/>
                <w:del w:id="14459" w:author="Anees Shaikh" w:date="2013-10-19T02:16:00Z"/>
              </w:rPr>
              <w:pPrChange w:id="14460" w:author="Anees Shaikh" w:date="2013-10-19T02:16:00Z">
                <w:pPr>
                  <w:pStyle w:val="XML1"/>
                </w:pPr>
              </w:pPrChange>
            </w:pPr>
            <w:ins w:id="14461" w:author="aas" w:date="2013-10-14T02:06:00Z">
              <w:del w:id="14462" w:author="Anees Shaikh" w:date="2013-10-19T02:16:00Z">
                <w:r w:rsidDel="00E067A3">
                  <w:delText xml:space="preserve">                        &lt;/xs:sequence&gt;</w:delText>
                </w:r>
              </w:del>
            </w:ins>
          </w:p>
          <w:p w14:paraId="2B78F1B6" w14:textId="477DE37B" w:rsidR="00874469" w:rsidDel="00E067A3" w:rsidRDefault="00874469">
            <w:pPr>
              <w:pStyle w:val="Appx"/>
              <w:rPr>
                <w:ins w:id="14463" w:author="aas" w:date="2013-10-14T02:06:00Z"/>
                <w:del w:id="14464" w:author="Anees Shaikh" w:date="2013-10-19T02:16:00Z"/>
              </w:rPr>
              <w:pPrChange w:id="14465" w:author="Anees Shaikh" w:date="2013-10-19T02:16:00Z">
                <w:pPr>
                  <w:pStyle w:val="XML1"/>
                </w:pPr>
              </w:pPrChange>
            </w:pPr>
            <w:ins w:id="14466" w:author="aas" w:date="2013-10-14T02:06:00Z">
              <w:del w:id="14467" w:author="Anees Shaikh" w:date="2013-10-19T02:16:00Z">
                <w:r w:rsidDel="00E067A3">
                  <w:delText xml:space="preserve">                      &lt;/xs:complexType&gt;</w:delText>
                </w:r>
              </w:del>
            </w:ins>
          </w:p>
          <w:p w14:paraId="59DD8DC9" w14:textId="438CB9D4" w:rsidR="00874469" w:rsidDel="00E067A3" w:rsidRDefault="00874469">
            <w:pPr>
              <w:pStyle w:val="Appx"/>
              <w:rPr>
                <w:ins w:id="14468" w:author="aas" w:date="2013-10-14T02:06:00Z"/>
                <w:del w:id="14469" w:author="Anees Shaikh" w:date="2013-10-19T02:16:00Z"/>
              </w:rPr>
              <w:pPrChange w:id="14470" w:author="Anees Shaikh" w:date="2013-10-19T02:16:00Z">
                <w:pPr>
                  <w:pStyle w:val="XML1"/>
                </w:pPr>
              </w:pPrChange>
            </w:pPr>
            <w:ins w:id="14471" w:author="aas" w:date="2013-10-14T02:06:00Z">
              <w:del w:id="14472" w:author="Anees Shaikh" w:date="2013-10-19T02:16:00Z">
                <w:r w:rsidDel="00E067A3">
                  <w:delText xml:space="preserve">                    &lt;/xs:element&gt;</w:delText>
                </w:r>
              </w:del>
            </w:ins>
          </w:p>
          <w:p w14:paraId="23953A7A" w14:textId="0ECF6B66" w:rsidR="00874469" w:rsidDel="00E067A3" w:rsidRDefault="00874469">
            <w:pPr>
              <w:pStyle w:val="Appx"/>
              <w:rPr>
                <w:ins w:id="14473" w:author="aas" w:date="2013-10-14T02:06:00Z"/>
                <w:del w:id="14474" w:author="Anees Shaikh" w:date="2013-10-19T02:16:00Z"/>
              </w:rPr>
              <w:pPrChange w:id="14475" w:author="Anees Shaikh" w:date="2013-10-19T02:16:00Z">
                <w:pPr>
                  <w:pStyle w:val="XML1"/>
                </w:pPr>
              </w:pPrChange>
            </w:pPr>
            <w:ins w:id="14476" w:author="aas" w:date="2013-10-14T02:06:00Z">
              <w:del w:id="14477"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478" w:author="aas" w:date="2013-10-14T02:06:00Z"/>
                <w:del w:id="14479" w:author="Anees Shaikh" w:date="2013-10-19T02:16:00Z"/>
              </w:rPr>
              <w:pPrChange w:id="14480" w:author="Anees Shaikh" w:date="2013-10-19T02:16:00Z">
                <w:pPr>
                  <w:pStyle w:val="XML1"/>
                </w:pPr>
              </w:pPrChange>
            </w:pPr>
            <w:ins w:id="14481" w:author="aas" w:date="2013-10-14T02:06:00Z">
              <w:del w:id="14482" w:author="Anees Shaikh" w:date="2013-10-19T02:16:00Z">
                <w:r w:rsidDel="00E067A3">
                  <w:delText xml:space="preserve">                      &lt;xs:annotation&gt;</w:delText>
                </w:r>
              </w:del>
            </w:ins>
          </w:p>
          <w:p w14:paraId="748DB008" w14:textId="334BA50E" w:rsidR="00874469" w:rsidDel="00E067A3" w:rsidRDefault="00874469">
            <w:pPr>
              <w:pStyle w:val="Appx"/>
              <w:rPr>
                <w:ins w:id="14483" w:author="aas" w:date="2013-10-14T02:06:00Z"/>
                <w:del w:id="14484" w:author="Anees Shaikh" w:date="2013-10-19T02:16:00Z"/>
              </w:rPr>
              <w:pPrChange w:id="14485" w:author="Anees Shaikh" w:date="2013-10-19T02:16:00Z">
                <w:pPr>
                  <w:pStyle w:val="XML1"/>
                </w:pPr>
              </w:pPrChange>
            </w:pPr>
            <w:ins w:id="14486" w:author="aas" w:date="2013-10-14T02:06:00Z">
              <w:del w:id="14487" w:author="Anees Shaikh" w:date="2013-10-19T02:16:00Z">
                <w:r w:rsidDel="00E067A3">
                  <w:delText xml:space="preserve">                        &lt;xs:documentation&gt;</w:delText>
                </w:r>
              </w:del>
            </w:ins>
          </w:p>
          <w:p w14:paraId="7AA71C36" w14:textId="7807CF2B" w:rsidR="00874469" w:rsidDel="00E067A3" w:rsidRDefault="00874469">
            <w:pPr>
              <w:pStyle w:val="Appx"/>
              <w:rPr>
                <w:ins w:id="14488" w:author="aas" w:date="2013-10-14T02:06:00Z"/>
                <w:del w:id="14489" w:author="Anees Shaikh" w:date="2013-10-19T02:16:00Z"/>
              </w:rPr>
              <w:pPrChange w:id="14490" w:author="Anees Shaikh" w:date="2013-10-19T02:16:00Z">
                <w:pPr>
                  <w:pStyle w:val="XML1"/>
                </w:pPr>
              </w:pPrChange>
            </w:pPr>
            <w:ins w:id="14491" w:author="aas" w:date="2013-10-14T02:06:00Z">
              <w:del w:id="14492"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493" w:author="aas" w:date="2013-10-14T02:06:00Z"/>
                <w:del w:id="14494" w:author="Anees Shaikh" w:date="2013-10-19T02:16:00Z"/>
              </w:rPr>
              <w:pPrChange w:id="14495" w:author="Anees Shaikh" w:date="2013-10-19T02:16:00Z">
                <w:pPr>
                  <w:pStyle w:val="XML1"/>
                </w:pPr>
              </w:pPrChange>
            </w:pPr>
            <w:ins w:id="14496" w:author="aas" w:date="2013-10-14T02:06:00Z">
              <w:del w:id="14497" w:author="Anees Shaikh" w:date="2013-10-19T02:16:00Z">
                <w:r w:rsidDel="00E067A3">
                  <w:delText xml:space="preserve">                                 write actions.</w:delText>
                </w:r>
              </w:del>
            </w:ins>
          </w:p>
          <w:p w14:paraId="24939BDD" w14:textId="3F2CEEEF" w:rsidR="00874469" w:rsidDel="00E067A3" w:rsidRDefault="00874469">
            <w:pPr>
              <w:pStyle w:val="Appx"/>
              <w:rPr>
                <w:ins w:id="14498" w:author="aas" w:date="2013-10-14T02:06:00Z"/>
                <w:del w:id="14499" w:author="Anees Shaikh" w:date="2013-10-19T02:16:00Z"/>
              </w:rPr>
              <w:pPrChange w:id="14500" w:author="Anees Shaikh" w:date="2013-10-19T02:16:00Z">
                <w:pPr>
                  <w:pStyle w:val="XML1"/>
                </w:pPr>
              </w:pPrChange>
            </w:pPr>
            <w:ins w:id="14501" w:author="aas" w:date="2013-10-14T02:06:00Z">
              <w:del w:id="14502" w:author="Anees Shaikh" w:date="2013-10-19T02:16:00Z">
                <w:r w:rsidDel="00E067A3">
                  <w:delText xml:space="preserve">                        &lt;/xs:documentation&gt;</w:delText>
                </w:r>
              </w:del>
            </w:ins>
          </w:p>
          <w:p w14:paraId="4DCF4254" w14:textId="39D71EDE" w:rsidR="00874469" w:rsidDel="00E067A3" w:rsidRDefault="00874469">
            <w:pPr>
              <w:pStyle w:val="Appx"/>
              <w:rPr>
                <w:ins w:id="14503" w:author="aas" w:date="2013-10-14T02:06:00Z"/>
                <w:del w:id="14504" w:author="Anees Shaikh" w:date="2013-10-19T02:16:00Z"/>
              </w:rPr>
              <w:pPrChange w:id="14505" w:author="Anees Shaikh" w:date="2013-10-19T02:16:00Z">
                <w:pPr>
                  <w:pStyle w:val="XML1"/>
                </w:pPr>
              </w:pPrChange>
            </w:pPr>
            <w:ins w:id="14506" w:author="aas" w:date="2013-10-14T02:06:00Z">
              <w:del w:id="14507" w:author="Anees Shaikh" w:date="2013-10-19T02:16:00Z">
                <w:r w:rsidDel="00E067A3">
                  <w:delText xml:space="preserve">                      &lt;/xs:annotation&gt;</w:delText>
                </w:r>
              </w:del>
            </w:ins>
          </w:p>
          <w:p w14:paraId="23307093" w14:textId="0CC7EE89" w:rsidR="00874469" w:rsidDel="00E067A3" w:rsidRDefault="00874469">
            <w:pPr>
              <w:pStyle w:val="Appx"/>
              <w:rPr>
                <w:ins w:id="14508" w:author="aas" w:date="2013-10-14T02:06:00Z"/>
                <w:del w:id="14509" w:author="Anees Shaikh" w:date="2013-10-19T02:16:00Z"/>
              </w:rPr>
              <w:pPrChange w:id="14510" w:author="Anees Shaikh" w:date="2013-10-19T02:16:00Z">
                <w:pPr>
                  <w:pStyle w:val="XML1"/>
                </w:pPr>
              </w:pPrChange>
            </w:pPr>
            <w:ins w:id="14511" w:author="aas" w:date="2013-10-14T02:06:00Z">
              <w:del w:id="14512" w:author="Anees Shaikh" w:date="2013-10-19T02:16:00Z">
                <w:r w:rsidDel="00E067A3">
                  <w:delText xml:space="preserve">                      &lt;xs:complexType&gt;</w:delText>
                </w:r>
              </w:del>
            </w:ins>
          </w:p>
          <w:p w14:paraId="145B8C00" w14:textId="6D16C6F9" w:rsidR="00874469" w:rsidDel="00E067A3" w:rsidRDefault="00874469">
            <w:pPr>
              <w:pStyle w:val="Appx"/>
              <w:rPr>
                <w:ins w:id="14513" w:author="aas" w:date="2013-10-14T02:06:00Z"/>
                <w:del w:id="14514" w:author="Anees Shaikh" w:date="2013-10-19T02:16:00Z"/>
              </w:rPr>
              <w:pPrChange w:id="14515" w:author="Anees Shaikh" w:date="2013-10-19T02:16:00Z">
                <w:pPr>
                  <w:pStyle w:val="XML1"/>
                </w:pPr>
              </w:pPrChange>
            </w:pPr>
            <w:ins w:id="14516" w:author="aas" w:date="2013-10-14T02:06:00Z">
              <w:del w:id="14517" w:author="Anees Shaikh" w:date="2013-10-19T02:16:00Z">
                <w:r w:rsidDel="00E067A3">
                  <w:delText xml:space="preserve">                        &lt;xs:sequence&gt;</w:delText>
                </w:r>
              </w:del>
            </w:ins>
          </w:p>
          <w:p w14:paraId="17169240" w14:textId="1DDC2A0E" w:rsidR="00874469" w:rsidDel="00E067A3" w:rsidRDefault="00874469">
            <w:pPr>
              <w:pStyle w:val="Appx"/>
              <w:rPr>
                <w:ins w:id="14518" w:author="aas" w:date="2013-10-14T02:06:00Z"/>
                <w:del w:id="14519" w:author="Anees Shaikh" w:date="2013-10-19T02:16:00Z"/>
              </w:rPr>
              <w:pPrChange w:id="14520" w:author="Anees Shaikh" w:date="2013-10-19T02:16:00Z">
                <w:pPr>
                  <w:pStyle w:val="XML1"/>
                </w:pPr>
              </w:pPrChange>
            </w:pPr>
            <w:ins w:id="14521" w:author="aas" w:date="2013-10-14T02:06:00Z">
              <w:del w:id="14522"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23" w:author="aas" w:date="2013-10-14T02:06:00Z"/>
                <w:del w:id="14524" w:author="Anees Shaikh" w:date="2013-10-19T02:16:00Z"/>
              </w:rPr>
              <w:pPrChange w:id="14525" w:author="Anees Shaikh" w:date="2013-10-19T02:16:00Z">
                <w:pPr>
                  <w:pStyle w:val="XML1"/>
                </w:pPr>
              </w:pPrChange>
            </w:pPr>
            <w:ins w:id="14526" w:author="aas" w:date="2013-10-14T02:06:00Z">
              <w:del w:id="14527"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28" w:author="aas" w:date="2013-10-14T02:06:00Z"/>
                <w:del w:id="14529" w:author="Anees Shaikh" w:date="2013-10-19T02:16:00Z"/>
              </w:rPr>
              <w:pPrChange w:id="14530" w:author="Anees Shaikh" w:date="2013-10-19T02:16:00Z">
                <w:pPr>
                  <w:pStyle w:val="XML1"/>
                </w:pPr>
              </w:pPrChange>
            </w:pPr>
            <w:ins w:id="14531" w:author="aas" w:date="2013-10-14T02:06:00Z">
              <w:del w:id="14532"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33" w:author="aas" w:date="2013-10-14T02:06:00Z"/>
                <w:del w:id="14534" w:author="Anees Shaikh" w:date="2013-10-19T02:16:00Z"/>
              </w:rPr>
              <w:pPrChange w:id="14535" w:author="Anees Shaikh" w:date="2013-10-19T02:16:00Z">
                <w:pPr>
                  <w:pStyle w:val="XML1"/>
                </w:pPr>
              </w:pPrChange>
            </w:pPr>
            <w:ins w:id="14536" w:author="aas" w:date="2013-10-14T02:06:00Z">
              <w:del w:id="14537" w:author="Anees Shaikh" w:date="2013-10-19T02:16:00Z">
                <w:r w:rsidDel="00E067A3">
                  <w:delText xml:space="preserve">                        &lt;/xs:sequence&gt;</w:delText>
                </w:r>
              </w:del>
            </w:ins>
          </w:p>
          <w:p w14:paraId="1EF8A808" w14:textId="7A4D140F" w:rsidR="00874469" w:rsidDel="00E067A3" w:rsidRDefault="00874469">
            <w:pPr>
              <w:pStyle w:val="Appx"/>
              <w:rPr>
                <w:ins w:id="14538" w:author="aas" w:date="2013-10-14T02:06:00Z"/>
                <w:del w:id="14539" w:author="Anees Shaikh" w:date="2013-10-19T02:16:00Z"/>
              </w:rPr>
              <w:pPrChange w:id="14540" w:author="Anees Shaikh" w:date="2013-10-19T02:16:00Z">
                <w:pPr>
                  <w:pStyle w:val="XML1"/>
                </w:pPr>
              </w:pPrChange>
            </w:pPr>
            <w:ins w:id="14541" w:author="aas" w:date="2013-10-14T02:06:00Z">
              <w:del w:id="14542" w:author="Anees Shaikh" w:date="2013-10-19T02:16:00Z">
                <w:r w:rsidDel="00E067A3">
                  <w:delText xml:space="preserve">                      &lt;/xs:complexType&gt;</w:delText>
                </w:r>
              </w:del>
            </w:ins>
          </w:p>
          <w:p w14:paraId="4452EC5C" w14:textId="7A078D29" w:rsidR="00874469" w:rsidDel="00E067A3" w:rsidRDefault="00874469">
            <w:pPr>
              <w:pStyle w:val="Appx"/>
              <w:rPr>
                <w:ins w:id="14543" w:author="aas" w:date="2013-10-14T02:06:00Z"/>
                <w:del w:id="14544" w:author="Anees Shaikh" w:date="2013-10-19T02:16:00Z"/>
              </w:rPr>
              <w:pPrChange w:id="14545" w:author="Anees Shaikh" w:date="2013-10-19T02:16:00Z">
                <w:pPr>
                  <w:pStyle w:val="XML1"/>
                </w:pPr>
              </w:pPrChange>
            </w:pPr>
            <w:ins w:id="14546" w:author="aas" w:date="2013-10-14T02:06:00Z">
              <w:del w:id="14547" w:author="Anees Shaikh" w:date="2013-10-19T02:16:00Z">
                <w:r w:rsidDel="00E067A3">
                  <w:delText xml:space="preserve">                    &lt;/xs:element&gt;</w:delText>
                </w:r>
              </w:del>
            </w:ins>
          </w:p>
          <w:p w14:paraId="3C425AC4" w14:textId="5ADAE13F" w:rsidR="00874469" w:rsidDel="00E067A3" w:rsidRDefault="00874469">
            <w:pPr>
              <w:pStyle w:val="Appx"/>
              <w:rPr>
                <w:ins w:id="14548" w:author="aas" w:date="2013-10-14T02:06:00Z"/>
                <w:del w:id="14549" w:author="Anees Shaikh" w:date="2013-10-19T02:16:00Z"/>
              </w:rPr>
              <w:pPrChange w:id="14550" w:author="Anees Shaikh" w:date="2013-10-19T02:16:00Z">
                <w:pPr>
                  <w:pStyle w:val="XML1"/>
                </w:pPr>
              </w:pPrChange>
            </w:pPr>
            <w:ins w:id="14551" w:author="aas" w:date="2013-10-14T02:06:00Z">
              <w:del w:id="14552"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53" w:author="aas" w:date="2013-10-14T02:06:00Z"/>
                <w:del w:id="14554" w:author="Anees Shaikh" w:date="2013-10-19T02:16:00Z"/>
              </w:rPr>
              <w:pPrChange w:id="14555" w:author="Anees Shaikh" w:date="2013-10-19T02:16:00Z">
                <w:pPr>
                  <w:pStyle w:val="XML1"/>
                </w:pPr>
              </w:pPrChange>
            </w:pPr>
            <w:ins w:id="14556" w:author="aas" w:date="2013-10-14T02:06:00Z">
              <w:del w:id="14557" w:author="Anees Shaikh" w:date="2013-10-19T02:16:00Z">
                <w:r w:rsidDel="00E067A3">
                  <w:delText xml:space="preserve">                      &lt;xs:annotation&gt;</w:delText>
                </w:r>
              </w:del>
            </w:ins>
          </w:p>
          <w:p w14:paraId="2FC1FE0A" w14:textId="1088417A" w:rsidR="00874469" w:rsidDel="00E067A3" w:rsidRDefault="00874469">
            <w:pPr>
              <w:pStyle w:val="Appx"/>
              <w:rPr>
                <w:ins w:id="14558" w:author="aas" w:date="2013-10-14T02:06:00Z"/>
                <w:del w:id="14559" w:author="Anees Shaikh" w:date="2013-10-19T02:16:00Z"/>
              </w:rPr>
              <w:pPrChange w:id="14560" w:author="Anees Shaikh" w:date="2013-10-19T02:16:00Z">
                <w:pPr>
                  <w:pStyle w:val="XML1"/>
                </w:pPr>
              </w:pPrChange>
            </w:pPr>
            <w:ins w:id="14561" w:author="aas" w:date="2013-10-14T02:06:00Z">
              <w:del w:id="14562" w:author="Anees Shaikh" w:date="2013-10-19T02:16:00Z">
                <w:r w:rsidDel="00E067A3">
                  <w:delText xml:space="preserve">                        &lt;xs:documentation&gt;</w:delText>
                </w:r>
              </w:del>
            </w:ins>
          </w:p>
          <w:p w14:paraId="403BA3BE" w14:textId="56448F47" w:rsidR="00874469" w:rsidDel="00E067A3" w:rsidRDefault="00874469">
            <w:pPr>
              <w:pStyle w:val="Appx"/>
              <w:rPr>
                <w:ins w:id="14563" w:author="aas" w:date="2013-10-14T02:06:00Z"/>
                <w:del w:id="14564" w:author="Anees Shaikh" w:date="2013-10-19T02:16:00Z"/>
              </w:rPr>
              <w:pPrChange w:id="14565" w:author="Anees Shaikh" w:date="2013-10-19T02:16:00Z">
                <w:pPr>
                  <w:pStyle w:val="XML1"/>
                </w:pPr>
              </w:pPrChange>
            </w:pPr>
            <w:ins w:id="14566" w:author="aas" w:date="2013-10-14T02:06:00Z">
              <w:del w:id="14567"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568" w:author="aas" w:date="2013-10-14T02:06:00Z"/>
                <w:del w:id="14569" w:author="Anees Shaikh" w:date="2013-10-19T02:16:00Z"/>
              </w:rPr>
              <w:pPrChange w:id="14570" w:author="Anees Shaikh" w:date="2013-10-19T02:16:00Z">
                <w:pPr>
                  <w:pStyle w:val="XML1"/>
                </w:pPr>
              </w:pPrChange>
            </w:pPr>
            <w:ins w:id="14571" w:author="aas" w:date="2013-10-14T02:06:00Z">
              <w:del w:id="14572" w:author="Anees Shaikh" w:date="2013-10-19T02:16:00Z">
                <w:r w:rsidDel="00E067A3">
                  <w:delText xml:space="preserve">                                apply actions.</w:delText>
                </w:r>
              </w:del>
            </w:ins>
          </w:p>
          <w:p w14:paraId="2F55ABA6" w14:textId="7A2BCDD4" w:rsidR="00874469" w:rsidDel="00E067A3" w:rsidRDefault="00874469">
            <w:pPr>
              <w:pStyle w:val="Appx"/>
              <w:rPr>
                <w:ins w:id="14573" w:author="aas" w:date="2013-10-14T02:06:00Z"/>
                <w:del w:id="14574" w:author="Anees Shaikh" w:date="2013-10-19T02:16:00Z"/>
              </w:rPr>
              <w:pPrChange w:id="14575" w:author="Anees Shaikh" w:date="2013-10-19T02:16:00Z">
                <w:pPr>
                  <w:pStyle w:val="XML1"/>
                </w:pPr>
              </w:pPrChange>
            </w:pPr>
            <w:ins w:id="14576" w:author="aas" w:date="2013-10-14T02:06:00Z">
              <w:del w:id="14577" w:author="Anees Shaikh" w:date="2013-10-19T02:16:00Z">
                <w:r w:rsidDel="00E067A3">
                  <w:delText xml:space="preserve">                        &lt;/xs:documentation&gt;</w:delText>
                </w:r>
              </w:del>
            </w:ins>
          </w:p>
          <w:p w14:paraId="04A6BC86" w14:textId="7D844974" w:rsidR="00874469" w:rsidDel="00E067A3" w:rsidRDefault="00874469">
            <w:pPr>
              <w:pStyle w:val="Appx"/>
              <w:rPr>
                <w:ins w:id="14578" w:author="aas" w:date="2013-10-14T02:06:00Z"/>
                <w:del w:id="14579" w:author="Anees Shaikh" w:date="2013-10-19T02:16:00Z"/>
              </w:rPr>
              <w:pPrChange w:id="14580" w:author="Anees Shaikh" w:date="2013-10-19T02:16:00Z">
                <w:pPr>
                  <w:pStyle w:val="XML1"/>
                </w:pPr>
              </w:pPrChange>
            </w:pPr>
            <w:ins w:id="14581" w:author="aas" w:date="2013-10-14T02:06:00Z">
              <w:del w:id="14582" w:author="Anees Shaikh" w:date="2013-10-19T02:16:00Z">
                <w:r w:rsidDel="00E067A3">
                  <w:delText xml:space="preserve">                      &lt;/xs:annotation&gt;</w:delText>
                </w:r>
              </w:del>
            </w:ins>
          </w:p>
          <w:p w14:paraId="0B9B2385" w14:textId="5702E8B1" w:rsidR="00874469" w:rsidDel="00E067A3" w:rsidRDefault="00874469">
            <w:pPr>
              <w:pStyle w:val="Appx"/>
              <w:rPr>
                <w:ins w:id="14583" w:author="aas" w:date="2013-10-14T02:06:00Z"/>
                <w:del w:id="14584" w:author="Anees Shaikh" w:date="2013-10-19T02:16:00Z"/>
              </w:rPr>
              <w:pPrChange w:id="14585" w:author="Anees Shaikh" w:date="2013-10-19T02:16:00Z">
                <w:pPr>
                  <w:pStyle w:val="XML1"/>
                </w:pPr>
              </w:pPrChange>
            </w:pPr>
            <w:ins w:id="14586" w:author="aas" w:date="2013-10-14T02:06:00Z">
              <w:del w:id="14587" w:author="Anees Shaikh" w:date="2013-10-19T02:16:00Z">
                <w:r w:rsidDel="00E067A3">
                  <w:delText xml:space="preserve">                      &lt;xs:complexType&gt;</w:delText>
                </w:r>
              </w:del>
            </w:ins>
          </w:p>
          <w:p w14:paraId="59AE59B1" w14:textId="25A5AA64" w:rsidR="00874469" w:rsidDel="00E067A3" w:rsidRDefault="00874469">
            <w:pPr>
              <w:pStyle w:val="Appx"/>
              <w:rPr>
                <w:ins w:id="14588" w:author="aas" w:date="2013-10-14T02:06:00Z"/>
                <w:del w:id="14589" w:author="Anees Shaikh" w:date="2013-10-19T02:16:00Z"/>
              </w:rPr>
              <w:pPrChange w:id="14590" w:author="Anees Shaikh" w:date="2013-10-19T02:16:00Z">
                <w:pPr>
                  <w:pStyle w:val="XML1"/>
                </w:pPr>
              </w:pPrChange>
            </w:pPr>
            <w:ins w:id="14591" w:author="aas" w:date="2013-10-14T02:06:00Z">
              <w:del w:id="14592" w:author="Anees Shaikh" w:date="2013-10-19T02:16:00Z">
                <w:r w:rsidDel="00E067A3">
                  <w:delText xml:space="preserve">                        &lt;xs:sequence&gt;</w:delText>
                </w:r>
              </w:del>
            </w:ins>
          </w:p>
          <w:p w14:paraId="10B3B3DF" w14:textId="45248DDC" w:rsidR="00874469" w:rsidDel="00E067A3" w:rsidRDefault="00874469">
            <w:pPr>
              <w:pStyle w:val="Appx"/>
              <w:rPr>
                <w:ins w:id="14593" w:author="aas" w:date="2013-10-14T02:06:00Z"/>
                <w:del w:id="14594" w:author="Anees Shaikh" w:date="2013-10-19T02:16:00Z"/>
              </w:rPr>
              <w:pPrChange w:id="14595" w:author="Anees Shaikh" w:date="2013-10-19T02:16:00Z">
                <w:pPr>
                  <w:pStyle w:val="XML1"/>
                </w:pPr>
              </w:pPrChange>
            </w:pPr>
            <w:ins w:id="14596" w:author="aas" w:date="2013-10-14T02:06:00Z">
              <w:del w:id="14597"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598" w:author="aas" w:date="2013-10-14T02:06:00Z"/>
                <w:del w:id="14599" w:author="Anees Shaikh" w:date="2013-10-19T02:16:00Z"/>
              </w:rPr>
              <w:pPrChange w:id="14600" w:author="Anees Shaikh" w:date="2013-10-19T02:16:00Z">
                <w:pPr>
                  <w:pStyle w:val="XML1"/>
                </w:pPr>
              </w:pPrChange>
            </w:pPr>
            <w:ins w:id="14601" w:author="aas" w:date="2013-10-14T02:06:00Z">
              <w:del w:id="14602"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03" w:author="aas" w:date="2013-10-14T02:06:00Z"/>
                <w:del w:id="14604" w:author="Anees Shaikh" w:date="2013-10-19T02:16:00Z"/>
              </w:rPr>
              <w:pPrChange w:id="14605" w:author="Anees Shaikh" w:date="2013-10-19T02:16:00Z">
                <w:pPr>
                  <w:pStyle w:val="XML1"/>
                </w:pPr>
              </w:pPrChange>
            </w:pPr>
            <w:ins w:id="14606" w:author="aas" w:date="2013-10-14T02:06:00Z">
              <w:del w:id="14607"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08" w:author="aas" w:date="2013-10-14T02:06:00Z"/>
                <w:del w:id="14609" w:author="Anees Shaikh" w:date="2013-10-19T02:16:00Z"/>
              </w:rPr>
              <w:pPrChange w:id="14610" w:author="Anees Shaikh" w:date="2013-10-19T02:16:00Z">
                <w:pPr>
                  <w:pStyle w:val="XML1"/>
                </w:pPr>
              </w:pPrChange>
            </w:pPr>
            <w:ins w:id="14611" w:author="aas" w:date="2013-10-14T02:06:00Z">
              <w:del w:id="14612" w:author="Anees Shaikh" w:date="2013-10-19T02:16:00Z">
                <w:r w:rsidDel="00E067A3">
                  <w:delText xml:space="preserve">                        &lt;/xs:sequence&gt;</w:delText>
                </w:r>
              </w:del>
            </w:ins>
          </w:p>
          <w:p w14:paraId="36BE5FD1" w14:textId="3140580E" w:rsidR="00874469" w:rsidDel="00E067A3" w:rsidRDefault="00874469">
            <w:pPr>
              <w:pStyle w:val="Appx"/>
              <w:rPr>
                <w:ins w:id="14613" w:author="aas" w:date="2013-10-14T02:06:00Z"/>
                <w:del w:id="14614" w:author="Anees Shaikh" w:date="2013-10-19T02:16:00Z"/>
              </w:rPr>
              <w:pPrChange w:id="14615" w:author="Anees Shaikh" w:date="2013-10-19T02:16:00Z">
                <w:pPr>
                  <w:pStyle w:val="XML1"/>
                </w:pPr>
              </w:pPrChange>
            </w:pPr>
            <w:ins w:id="14616" w:author="aas" w:date="2013-10-14T02:06:00Z">
              <w:del w:id="14617" w:author="Anees Shaikh" w:date="2013-10-19T02:16:00Z">
                <w:r w:rsidDel="00E067A3">
                  <w:delText xml:space="preserve">                      &lt;/xs:complexType&gt;</w:delText>
                </w:r>
              </w:del>
            </w:ins>
          </w:p>
          <w:p w14:paraId="406EA5EC" w14:textId="0C7ED101" w:rsidR="00874469" w:rsidDel="00E067A3" w:rsidRDefault="00874469">
            <w:pPr>
              <w:pStyle w:val="Appx"/>
              <w:rPr>
                <w:ins w:id="14618" w:author="aas" w:date="2013-10-14T02:06:00Z"/>
                <w:del w:id="14619" w:author="Anees Shaikh" w:date="2013-10-19T02:16:00Z"/>
              </w:rPr>
              <w:pPrChange w:id="14620" w:author="Anees Shaikh" w:date="2013-10-19T02:16:00Z">
                <w:pPr>
                  <w:pStyle w:val="XML1"/>
                </w:pPr>
              </w:pPrChange>
            </w:pPr>
            <w:ins w:id="14621" w:author="aas" w:date="2013-10-14T02:06:00Z">
              <w:del w:id="14622" w:author="Anees Shaikh" w:date="2013-10-19T02:16:00Z">
                <w:r w:rsidDel="00E067A3">
                  <w:delText xml:space="preserve">                    &lt;/xs:element&gt;</w:delText>
                </w:r>
              </w:del>
            </w:ins>
          </w:p>
          <w:p w14:paraId="6FE03622" w14:textId="7824C483" w:rsidR="00874469" w:rsidDel="00E067A3" w:rsidRDefault="00874469">
            <w:pPr>
              <w:pStyle w:val="Appx"/>
              <w:rPr>
                <w:ins w:id="14623" w:author="aas" w:date="2013-10-14T02:06:00Z"/>
                <w:del w:id="14624" w:author="Anees Shaikh" w:date="2013-10-19T02:16:00Z"/>
              </w:rPr>
              <w:pPrChange w:id="14625" w:author="Anees Shaikh" w:date="2013-10-19T02:16:00Z">
                <w:pPr>
                  <w:pStyle w:val="XML1"/>
                </w:pPr>
              </w:pPrChange>
            </w:pPr>
            <w:ins w:id="14626" w:author="aas" w:date="2013-10-14T02:06:00Z">
              <w:del w:id="14627"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28" w:author="aas" w:date="2013-10-14T02:06:00Z"/>
                <w:del w:id="14629" w:author="Anees Shaikh" w:date="2013-10-19T02:16:00Z"/>
              </w:rPr>
              <w:pPrChange w:id="14630" w:author="Anees Shaikh" w:date="2013-10-19T02:16:00Z">
                <w:pPr>
                  <w:pStyle w:val="XML1"/>
                </w:pPr>
              </w:pPrChange>
            </w:pPr>
            <w:ins w:id="14631" w:author="aas" w:date="2013-10-14T02:06:00Z">
              <w:del w:id="14632" w:author="Anees Shaikh" w:date="2013-10-19T02:16:00Z">
                <w:r w:rsidDel="00E067A3">
                  <w:delText xml:space="preserve">                      &lt;xs:annotation&gt;</w:delText>
                </w:r>
              </w:del>
            </w:ins>
          </w:p>
          <w:p w14:paraId="473ECD94" w14:textId="04639427" w:rsidR="00874469" w:rsidDel="00E067A3" w:rsidRDefault="00874469">
            <w:pPr>
              <w:pStyle w:val="Appx"/>
              <w:rPr>
                <w:ins w:id="14633" w:author="aas" w:date="2013-10-14T02:06:00Z"/>
                <w:del w:id="14634" w:author="Anees Shaikh" w:date="2013-10-19T02:16:00Z"/>
              </w:rPr>
              <w:pPrChange w:id="14635" w:author="Anees Shaikh" w:date="2013-10-19T02:16:00Z">
                <w:pPr>
                  <w:pStyle w:val="XML1"/>
                </w:pPr>
              </w:pPrChange>
            </w:pPr>
            <w:ins w:id="14636" w:author="aas" w:date="2013-10-14T02:06:00Z">
              <w:del w:id="14637" w:author="Anees Shaikh" w:date="2013-10-19T02:16:00Z">
                <w:r w:rsidDel="00E067A3">
                  <w:delText xml:space="preserve">                        &lt;xs:documentation&gt;</w:delText>
                </w:r>
              </w:del>
            </w:ins>
          </w:p>
          <w:p w14:paraId="4F61730B" w14:textId="11877AAE" w:rsidR="00874469" w:rsidDel="00E067A3" w:rsidRDefault="00874469">
            <w:pPr>
              <w:pStyle w:val="Appx"/>
              <w:rPr>
                <w:ins w:id="14638" w:author="aas" w:date="2013-10-14T02:06:00Z"/>
                <w:del w:id="14639" w:author="Anees Shaikh" w:date="2013-10-19T02:16:00Z"/>
              </w:rPr>
              <w:pPrChange w:id="14640" w:author="Anees Shaikh" w:date="2013-10-19T02:16:00Z">
                <w:pPr>
                  <w:pStyle w:val="XML1"/>
                </w:pPr>
              </w:pPrChange>
            </w:pPr>
            <w:ins w:id="14641" w:author="aas" w:date="2013-10-14T02:06:00Z">
              <w:del w:id="14642"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43" w:author="aas" w:date="2013-10-14T02:06:00Z"/>
                <w:del w:id="14644" w:author="Anees Shaikh" w:date="2013-10-19T02:16:00Z"/>
              </w:rPr>
              <w:pPrChange w:id="14645" w:author="Anees Shaikh" w:date="2013-10-19T02:16:00Z">
                <w:pPr>
                  <w:pStyle w:val="XML1"/>
                </w:pPr>
              </w:pPrChange>
            </w:pPr>
            <w:ins w:id="14646" w:author="aas" w:date="2013-10-14T02:06:00Z">
              <w:del w:id="14647" w:author="Anees Shaikh" w:date="2013-10-19T02:16:00Z">
                <w:r w:rsidDel="00E067A3">
                  <w:delText xml:space="preserve">                        &lt;/xs:documentation&gt;</w:delText>
                </w:r>
              </w:del>
            </w:ins>
          </w:p>
          <w:p w14:paraId="2831175D" w14:textId="09CC95B2" w:rsidR="00874469" w:rsidDel="00E067A3" w:rsidRDefault="00874469">
            <w:pPr>
              <w:pStyle w:val="Appx"/>
              <w:rPr>
                <w:ins w:id="14648" w:author="aas" w:date="2013-10-14T02:06:00Z"/>
                <w:del w:id="14649" w:author="Anees Shaikh" w:date="2013-10-19T02:16:00Z"/>
              </w:rPr>
              <w:pPrChange w:id="14650" w:author="Anees Shaikh" w:date="2013-10-19T02:16:00Z">
                <w:pPr>
                  <w:pStyle w:val="XML1"/>
                </w:pPr>
              </w:pPrChange>
            </w:pPr>
            <w:ins w:id="14651" w:author="aas" w:date="2013-10-14T02:06:00Z">
              <w:del w:id="14652" w:author="Anees Shaikh" w:date="2013-10-19T02:16:00Z">
                <w:r w:rsidDel="00E067A3">
                  <w:delText xml:space="preserve">                      &lt;/xs:annotation&gt;</w:delText>
                </w:r>
              </w:del>
            </w:ins>
          </w:p>
          <w:p w14:paraId="7E5A21EC" w14:textId="0897923A" w:rsidR="00874469" w:rsidDel="00E067A3" w:rsidRDefault="00874469">
            <w:pPr>
              <w:pStyle w:val="Appx"/>
              <w:rPr>
                <w:ins w:id="14653" w:author="aas" w:date="2013-10-14T02:06:00Z"/>
                <w:del w:id="14654" w:author="Anees Shaikh" w:date="2013-10-19T02:16:00Z"/>
              </w:rPr>
              <w:pPrChange w:id="14655" w:author="Anees Shaikh" w:date="2013-10-19T02:16:00Z">
                <w:pPr>
                  <w:pStyle w:val="XML1"/>
                </w:pPr>
              </w:pPrChange>
            </w:pPr>
            <w:ins w:id="14656" w:author="aas" w:date="2013-10-14T02:06:00Z">
              <w:del w:id="14657" w:author="Anees Shaikh" w:date="2013-10-19T02:16:00Z">
                <w:r w:rsidDel="00E067A3">
                  <w:delText xml:space="preserve">                      &lt;xs:complexType&gt;</w:delText>
                </w:r>
              </w:del>
            </w:ins>
          </w:p>
          <w:p w14:paraId="62D46473" w14:textId="39D17644" w:rsidR="00874469" w:rsidDel="00E067A3" w:rsidRDefault="00874469">
            <w:pPr>
              <w:pStyle w:val="Appx"/>
              <w:rPr>
                <w:ins w:id="14658" w:author="aas" w:date="2013-10-14T02:06:00Z"/>
                <w:del w:id="14659" w:author="Anees Shaikh" w:date="2013-10-19T02:16:00Z"/>
              </w:rPr>
              <w:pPrChange w:id="14660" w:author="Anees Shaikh" w:date="2013-10-19T02:16:00Z">
                <w:pPr>
                  <w:pStyle w:val="XML1"/>
                </w:pPr>
              </w:pPrChange>
            </w:pPr>
            <w:ins w:id="14661" w:author="aas" w:date="2013-10-14T02:06:00Z">
              <w:del w:id="14662" w:author="Anees Shaikh" w:date="2013-10-19T02:16:00Z">
                <w:r w:rsidDel="00E067A3">
                  <w:delText xml:space="preserve">                        &lt;xs:sequence&gt;</w:delText>
                </w:r>
              </w:del>
            </w:ins>
          </w:p>
          <w:p w14:paraId="091E8A97" w14:textId="6EAA4F88" w:rsidR="00874469" w:rsidDel="00E067A3" w:rsidRDefault="00874469">
            <w:pPr>
              <w:pStyle w:val="Appx"/>
              <w:rPr>
                <w:ins w:id="14663" w:author="aas" w:date="2013-10-14T02:06:00Z"/>
                <w:del w:id="14664" w:author="Anees Shaikh" w:date="2013-10-19T02:16:00Z"/>
              </w:rPr>
              <w:pPrChange w:id="14665" w:author="Anees Shaikh" w:date="2013-10-19T02:16:00Z">
                <w:pPr>
                  <w:pStyle w:val="XML1"/>
                </w:pPr>
              </w:pPrChange>
            </w:pPr>
            <w:ins w:id="14666" w:author="aas" w:date="2013-10-14T02:06:00Z">
              <w:del w:id="14667"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668" w:author="aas" w:date="2013-10-14T02:06:00Z"/>
                <w:del w:id="14669" w:author="Anees Shaikh" w:date="2013-10-19T02:16:00Z"/>
              </w:rPr>
              <w:pPrChange w:id="14670" w:author="Anees Shaikh" w:date="2013-10-19T02:16:00Z">
                <w:pPr>
                  <w:pStyle w:val="XML1"/>
                </w:pPr>
              </w:pPrChange>
            </w:pPr>
            <w:ins w:id="14671" w:author="aas" w:date="2013-10-14T02:06:00Z">
              <w:del w:id="14672"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673" w:author="aas" w:date="2013-10-14T02:06:00Z"/>
                <w:del w:id="14674" w:author="Anees Shaikh" w:date="2013-10-19T02:16:00Z"/>
              </w:rPr>
              <w:pPrChange w:id="14675" w:author="Anees Shaikh" w:date="2013-10-19T02:16:00Z">
                <w:pPr>
                  <w:pStyle w:val="XML1"/>
                </w:pPr>
              </w:pPrChange>
            </w:pPr>
            <w:ins w:id="14676" w:author="aas" w:date="2013-10-14T02:06:00Z">
              <w:del w:id="14677" w:author="Anees Shaikh" w:date="2013-10-19T02:16:00Z">
                <w:r w:rsidDel="00E067A3">
                  <w:delText xml:space="preserve">                                  namespace="##other" processContents="lax"/&gt;</w:delText>
                </w:r>
              </w:del>
            </w:ins>
          </w:p>
          <w:p w14:paraId="66AC94FA" w14:textId="01BDE7DA" w:rsidR="00874469" w:rsidDel="00E067A3" w:rsidRDefault="00874469">
            <w:pPr>
              <w:pStyle w:val="Appx"/>
              <w:rPr>
                <w:ins w:id="14678" w:author="aas" w:date="2013-10-14T02:06:00Z"/>
                <w:del w:id="14679" w:author="Anees Shaikh" w:date="2013-10-19T02:16:00Z"/>
              </w:rPr>
              <w:pPrChange w:id="14680" w:author="Anees Shaikh" w:date="2013-10-19T02:16:00Z">
                <w:pPr>
                  <w:pStyle w:val="XML1"/>
                </w:pPr>
              </w:pPrChange>
            </w:pPr>
            <w:ins w:id="14681" w:author="aas" w:date="2013-10-14T02:06:00Z">
              <w:del w:id="14682" w:author="Anees Shaikh" w:date="2013-10-19T02:16:00Z">
                <w:r w:rsidDel="00E067A3">
                  <w:delText xml:space="preserve">                        &lt;/xs:sequence&gt;</w:delText>
                </w:r>
              </w:del>
            </w:ins>
          </w:p>
          <w:p w14:paraId="05DC24EC" w14:textId="21DC15EB" w:rsidR="00874469" w:rsidDel="00E067A3" w:rsidRDefault="00874469">
            <w:pPr>
              <w:pStyle w:val="Appx"/>
              <w:rPr>
                <w:ins w:id="14683" w:author="aas" w:date="2013-10-14T02:06:00Z"/>
                <w:del w:id="14684" w:author="Anees Shaikh" w:date="2013-10-19T02:16:00Z"/>
              </w:rPr>
              <w:pPrChange w:id="14685" w:author="Anees Shaikh" w:date="2013-10-19T02:16:00Z">
                <w:pPr>
                  <w:pStyle w:val="XML1"/>
                </w:pPr>
              </w:pPrChange>
            </w:pPr>
            <w:ins w:id="14686" w:author="aas" w:date="2013-10-14T02:06:00Z">
              <w:del w:id="14687" w:author="Anees Shaikh" w:date="2013-10-19T02:16:00Z">
                <w:r w:rsidDel="00E067A3">
                  <w:delText xml:space="preserve">                      &lt;/xs:complexType&gt;</w:delText>
                </w:r>
              </w:del>
            </w:ins>
          </w:p>
          <w:p w14:paraId="69812D00" w14:textId="1341A1E1" w:rsidR="00874469" w:rsidDel="00E067A3" w:rsidRDefault="00874469">
            <w:pPr>
              <w:pStyle w:val="Appx"/>
              <w:rPr>
                <w:ins w:id="14688" w:author="aas" w:date="2013-10-14T02:06:00Z"/>
                <w:del w:id="14689" w:author="Anees Shaikh" w:date="2013-10-19T02:16:00Z"/>
              </w:rPr>
              <w:pPrChange w:id="14690" w:author="Anees Shaikh" w:date="2013-10-19T02:16:00Z">
                <w:pPr>
                  <w:pStyle w:val="XML1"/>
                </w:pPr>
              </w:pPrChange>
            </w:pPr>
            <w:ins w:id="14691" w:author="aas" w:date="2013-10-14T02:06:00Z">
              <w:del w:id="14692" w:author="Anees Shaikh" w:date="2013-10-19T02:16:00Z">
                <w:r w:rsidDel="00E067A3">
                  <w:delText xml:space="preserve">                    &lt;/xs:element&gt;</w:delText>
                </w:r>
              </w:del>
            </w:ins>
          </w:p>
          <w:p w14:paraId="1BA84CD7" w14:textId="57EBEF7B" w:rsidR="00874469" w:rsidDel="00E067A3" w:rsidRDefault="00874469">
            <w:pPr>
              <w:pStyle w:val="Appx"/>
              <w:rPr>
                <w:ins w:id="14693" w:author="aas" w:date="2013-10-14T02:06:00Z"/>
                <w:del w:id="14694" w:author="Anees Shaikh" w:date="2013-10-19T02:16:00Z"/>
              </w:rPr>
              <w:pPrChange w:id="14695" w:author="Anees Shaikh" w:date="2013-10-19T02:16:00Z">
                <w:pPr>
                  <w:pStyle w:val="XML1"/>
                </w:pPr>
              </w:pPrChange>
            </w:pPr>
            <w:ins w:id="14696" w:author="aas" w:date="2013-10-14T02:06:00Z">
              <w:del w:id="14697"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698" w:author="aas" w:date="2013-10-14T02:06:00Z"/>
                <w:del w:id="14699" w:author="Anees Shaikh" w:date="2013-10-19T02:16:00Z"/>
              </w:rPr>
              <w:pPrChange w:id="14700" w:author="Anees Shaikh" w:date="2013-10-19T02:16:00Z">
                <w:pPr>
                  <w:pStyle w:val="XML1"/>
                </w:pPr>
              </w:pPrChange>
            </w:pPr>
            <w:ins w:id="14701" w:author="aas" w:date="2013-10-14T02:06:00Z">
              <w:del w:id="14702" w:author="Anees Shaikh" w:date="2013-10-19T02:16:00Z">
                <w:r w:rsidDel="00E067A3">
                  <w:delText xml:space="preserve">                      &lt;xs:annotation&gt;</w:delText>
                </w:r>
              </w:del>
            </w:ins>
          </w:p>
          <w:p w14:paraId="5547BABE" w14:textId="25359A74" w:rsidR="00874469" w:rsidDel="00E067A3" w:rsidRDefault="00874469">
            <w:pPr>
              <w:pStyle w:val="Appx"/>
              <w:rPr>
                <w:ins w:id="14703" w:author="aas" w:date="2013-10-14T02:06:00Z"/>
                <w:del w:id="14704" w:author="Anees Shaikh" w:date="2013-10-19T02:16:00Z"/>
              </w:rPr>
              <w:pPrChange w:id="14705" w:author="Anees Shaikh" w:date="2013-10-19T02:16:00Z">
                <w:pPr>
                  <w:pStyle w:val="XML1"/>
                </w:pPr>
              </w:pPrChange>
            </w:pPr>
            <w:ins w:id="14706" w:author="aas" w:date="2013-10-14T02:06:00Z">
              <w:del w:id="14707" w:author="Anees Shaikh" w:date="2013-10-19T02:16:00Z">
                <w:r w:rsidDel="00E067A3">
                  <w:delText xml:space="preserve">                        &lt;xs:documentation&gt;</w:delText>
                </w:r>
              </w:del>
            </w:ins>
          </w:p>
          <w:p w14:paraId="3BD3E829" w14:textId="1FAC9F65" w:rsidR="00874469" w:rsidDel="00E067A3" w:rsidRDefault="00874469">
            <w:pPr>
              <w:pStyle w:val="Appx"/>
              <w:rPr>
                <w:ins w:id="14708" w:author="aas" w:date="2013-10-14T02:06:00Z"/>
                <w:del w:id="14709" w:author="Anees Shaikh" w:date="2013-10-19T02:16:00Z"/>
              </w:rPr>
              <w:pPrChange w:id="14710" w:author="Anees Shaikh" w:date="2013-10-19T02:16:00Z">
                <w:pPr>
                  <w:pStyle w:val="XML1"/>
                </w:pPr>
              </w:pPrChange>
            </w:pPr>
            <w:ins w:id="14711" w:author="aas" w:date="2013-10-14T02:06:00Z">
              <w:del w:id="14712"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13" w:author="aas" w:date="2013-10-14T02:06:00Z"/>
                <w:del w:id="14714" w:author="Anees Shaikh" w:date="2013-10-19T02:16:00Z"/>
              </w:rPr>
              <w:pPrChange w:id="14715" w:author="Anees Shaikh" w:date="2013-10-19T02:16:00Z">
                <w:pPr>
                  <w:pStyle w:val="XML1"/>
                </w:pPr>
              </w:pPrChange>
            </w:pPr>
            <w:ins w:id="14716" w:author="aas" w:date="2013-10-14T02:06:00Z">
              <w:del w:id="14717"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18" w:author="aas" w:date="2013-10-14T02:06:00Z"/>
                <w:del w:id="14719" w:author="Anees Shaikh" w:date="2013-10-19T02:16:00Z"/>
              </w:rPr>
              <w:pPrChange w:id="14720" w:author="Anees Shaikh" w:date="2013-10-19T02:16:00Z">
                <w:pPr>
                  <w:pStyle w:val="XML1"/>
                </w:pPr>
              </w:pPrChange>
            </w:pPr>
            <w:ins w:id="14721" w:author="aas" w:date="2013-10-14T02:06:00Z">
              <w:del w:id="14722" w:author="Anees Shaikh" w:date="2013-10-19T02:16:00Z">
                <w:r w:rsidDel="00E067A3">
                  <w:delText xml:space="preserve">                                hexadecimal digits([0-9a-fA-F]) format.</w:delText>
                </w:r>
              </w:del>
            </w:ins>
          </w:p>
          <w:p w14:paraId="1B6224D7" w14:textId="64A84967" w:rsidR="00874469" w:rsidDel="00E067A3" w:rsidRDefault="00874469">
            <w:pPr>
              <w:pStyle w:val="Appx"/>
              <w:rPr>
                <w:ins w:id="14723" w:author="aas" w:date="2013-10-14T02:06:00Z"/>
                <w:del w:id="14724" w:author="Anees Shaikh" w:date="2013-10-19T02:16:00Z"/>
              </w:rPr>
              <w:pPrChange w:id="14725" w:author="Anees Shaikh" w:date="2013-10-19T02:16:00Z">
                <w:pPr>
                  <w:pStyle w:val="XML1"/>
                </w:pPr>
              </w:pPrChange>
            </w:pPr>
            <w:ins w:id="14726" w:author="aas" w:date="2013-10-14T02:06:00Z">
              <w:del w:id="14727" w:author="Anees Shaikh" w:date="2013-10-19T02:16:00Z">
                <w:r w:rsidDel="00E067A3">
                  <w:delText xml:space="preserve">                        &lt;/xs:documentation&gt;</w:delText>
                </w:r>
              </w:del>
            </w:ins>
          </w:p>
          <w:p w14:paraId="1F2C165D" w14:textId="2714D9A6" w:rsidR="00874469" w:rsidDel="00E067A3" w:rsidRDefault="00874469">
            <w:pPr>
              <w:pStyle w:val="Appx"/>
              <w:rPr>
                <w:ins w:id="14728" w:author="aas" w:date="2013-10-14T02:06:00Z"/>
                <w:del w:id="14729" w:author="Anees Shaikh" w:date="2013-10-19T02:16:00Z"/>
              </w:rPr>
              <w:pPrChange w:id="14730" w:author="Anees Shaikh" w:date="2013-10-19T02:16:00Z">
                <w:pPr>
                  <w:pStyle w:val="XML1"/>
                </w:pPr>
              </w:pPrChange>
            </w:pPr>
            <w:ins w:id="14731" w:author="aas" w:date="2013-10-14T02:06:00Z">
              <w:del w:id="14732" w:author="Anees Shaikh" w:date="2013-10-19T02:16:00Z">
                <w:r w:rsidDel="00E067A3">
                  <w:delText xml:space="preserve">                      &lt;/xs:annotation&gt;</w:delText>
                </w:r>
              </w:del>
            </w:ins>
          </w:p>
          <w:p w14:paraId="7962A17C" w14:textId="65EE77FD" w:rsidR="00874469" w:rsidDel="00E067A3" w:rsidRDefault="00874469">
            <w:pPr>
              <w:pStyle w:val="Appx"/>
              <w:rPr>
                <w:ins w:id="14733" w:author="aas" w:date="2013-10-14T02:06:00Z"/>
                <w:del w:id="14734" w:author="Anees Shaikh" w:date="2013-10-19T02:16:00Z"/>
              </w:rPr>
              <w:pPrChange w:id="14735" w:author="Anees Shaikh" w:date="2013-10-19T02:16:00Z">
                <w:pPr>
                  <w:pStyle w:val="XML1"/>
                </w:pPr>
              </w:pPrChange>
            </w:pPr>
            <w:ins w:id="14736" w:author="aas" w:date="2013-10-14T02:06:00Z">
              <w:del w:id="14737" w:author="Anees Shaikh" w:date="2013-10-19T02:16:00Z">
                <w:r w:rsidDel="00E067A3">
                  <w:delText xml:space="preserve">                    &lt;/xs:element&gt;</w:delText>
                </w:r>
              </w:del>
            </w:ins>
          </w:p>
          <w:p w14:paraId="57D9F89F" w14:textId="087E1814" w:rsidR="00874469" w:rsidDel="00E067A3" w:rsidRDefault="00874469">
            <w:pPr>
              <w:pStyle w:val="Appx"/>
              <w:rPr>
                <w:ins w:id="14738" w:author="aas" w:date="2013-10-14T02:06:00Z"/>
                <w:del w:id="14739" w:author="Anees Shaikh" w:date="2013-10-19T02:16:00Z"/>
              </w:rPr>
              <w:pPrChange w:id="14740" w:author="Anees Shaikh" w:date="2013-10-19T02:16:00Z">
                <w:pPr>
                  <w:pStyle w:val="XML1"/>
                </w:pPr>
              </w:pPrChange>
            </w:pPr>
            <w:ins w:id="14741" w:author="aas" w:date="2013-10-14T02:06:00Z">
              <w:del w:id="14742"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43" w:author="aas" w:date="2013-10-14T02:06:00Z"/>
                <w:del w:id="14744" w:author="Anees Shaikh" w:date="2013-10-19T02:16:00Z"/>
              </w:rPr>
              <w:pPrChange w:id="14745" w:author="Anees Shaikh" w:date="2013-10-19T02:16:00Z">
                <w:pPr>
                  <w:pStyle w:val="XML1"/>
                </w:pPr>
              </w:pPrChange>
            </w:pPr>
            <w:ins w:id="14746" w:author="aas" w:date="2013-10-14T02:06:00Z">
              <w:del w:id="14747" w:author="Anees Shaikh" w:date="2013-10-19T02:16:00Z">
                <w:r w:rsidDel="00E067A3">
                  <w:delText xml:space="preserve">                      &lt;xs:annotation&gt;</w:delText>
                </w:r>
              </w:del>
            </w:ins>
          </w:p>
          <w:p w14:paraId="5B378A63" w14:textId="42AB19E3" w:rsidR="00874469" w:rsidDel="00E067A3" w:rsidRDefault="00874469">
            <w:pPr>
              <w:pStyle w:val="Appx"/>
              <w:rPr>
                <w:ins w:id="14748" w:author="aas" w:date="2013-10-14T02:06:00Z"/>
                <w:del w:id="14749" w:author="Anees Shaikh" w:date="2013-10-19T02:16:00Z"/>
              </w:rPr>
              <w:pPrChange w:id="14750" w:author="Anees Shaikh" w:date="2013-10-19T02:16:00Z">
                <w:pPr>
                  <w:pStyle w:val="XML1"/>
                </w:pPr>
              </w:pPrChange>
            </w:pPr>
            <w:ins w:id="14751" w:author="aas" w:date="2013-10-14T02:06:00Z">
              <w:del w:id="14752" w:author="Anees Shaikh" w:date="2013-10-19T02:16:00Z">
                <w:r w:rsidDel="00E067A3">
                  <w:delText xml:space="preserve">                        &lt;xs:documentation&gt;</w:delText>
                </w:r>
              </w:del>
            </w:ins>
          </w:p>
          <w:p w14:paraId="7CC4DB64" w14:textId="390CE452" w:rsidR="00874469" w:rsidDel="00E067A3" w:rsidRDefault="00874469">
            <w:pPr>
              <w:pStyle w:val="Appx"/>
              <w:rPr>
                <w:ins w:id="14753" w:author="aas" w:date="2013-10-14T02:06:00Z"/>
                <w:del w:id="14754" w:author="Anees Shaikh" w:date="2013-10-19T02:16:00Z"/>
              </w:rPr>
              <w:pPrChange w:id="14755" w:author="Anees Shaikh" w:date="2013-10-19T02:16:00Z">
                <w:pPr>
                  <w:pStyle w:val="XML1"/>
                </w:pPr>
              </w:pPrChange>
            </w:pPr>
            <w:ins w:id="14756" w:author="aas" w:date="2013-10-14T02:06:00Z">
              <w:del w:id="14757"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758" w:author="aas" w:date="2013-10-14T02:06:00Z"/>
                <w:del w:id="14759" w:author="Anees Shaikh" w:date="2013-10-19T02:16:00Z"/>
              </w:rPr>
              <w:pPrChange w:id="14760" w:author="Anees Shaikh" w:date="2013-10-19T02:16:00Z">
                <w:pPr>
                  <w:pStyle w:val="XML1"/>
                </w:pPr>
              </w:pPrChange>
            </w:pPr>
            <w:ins w:id="14761" w:author="aas" w:date="2013-10-14T02:06:00Z">
              <w:del w:id="14762"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763" w:author="aas" w:date="2013-10-14T02:06:00Z"/>
                <w:del w:id="14764" w:author="Anees Shaikh" w:date="2013-10-19T02:16:00Z"/>
              </w:rPr>
              <w:pPrChange w:id="14765" w:author="Anees Shaikh" w:date="2013-10-19T02:16:00Z">
                <w:pPr>
                  <w:pStyle w:val="XML1"/>
                </w:pPr>
              </w:pPrChange>
            </w:pPr>
            <w:ins w:id="14766" w:author="aas" w:date="2013-10-14T02:06:00Z">
              <w:del w:id="14767"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768" w:author="aas" w:date="2013-10-14T02:06:00Z"/>
                <w:del w:id="14769" w:author="Anees Shaikh" w:date="2013-10-19T02:16:00Z"/>
              </w:rPr>
              <w:pPrChange w:id="14770" w:author="Anees Shaikh" w:date="2013-10-19T02:16:00Z">
                <w:pPr>
                  <w:pStyle w:val="XML1"/>
                </w:pPr>
              </w:pPrChange>
            </w:pPr>
            <w:ins w:id="14771" w:author="aas" w:date="2013-10-14T02:06:00Z">
              <w:del w:id="14772" w:author="Anees Shaikh" w:date="2013-10-19T02:16:00Z">
                <w:r w:rsidDel="00E067A3">
                  <w:delText xml:space="preserve">                                 format.</w:delText>
                </w:r>
              </w:del>
            </w:ins>
          </w:p>
          <w:p w14:paraId="4B25FCE4" w14:textId="4E2636ED" w:rsidR="00874469" w:rsidDel="00E067A3" w:rsidRDefault="00874469">
            <w:pPr>
              <w:pStyle w:val="Appx"/>
              <w:rPr>
                <w:ins w:id="14773" w:author="aas" w:date="2013-10-14T02:06:00Z"/>
                <w:del w:id="14774" w:author="Anees Shaikh" w:date="2013-10-19T02:16:00Z"/>
              </w:rPr>
              <w:pPrChange w:id="14775" w:author="Anees Shaikh" w:date="2013-10-19T02:16:00Z">
                <w:pPr>
                  <w:pStyle w:val="XML1"/>
                </w:pPr>
              </w:pPrChange>
            </w:pPr>
            <w:ins w:id="14776" w:author="aas" w:date="2013-10-14T02:06:00Z">
              <w:del w:id="14777" w:author="Anees Shaikh" w:date="2013-10-19T02:16:00Z">
                <w:r w:rsidDel="00E067A3">
                  <w:delText xml:space="preserve">                        &lt;/xs:documentation&gt;</w:delText>
                </w:r>
              </w:del>
            </w:ins>
          </w:p>
          <w:p w14:paraId="0B638D26" w14:textId="2B160BF9" w:rsidR="00874469" w:rsidDel="00E067A3" w:rsidRDefault="00874469">
            <w:pPr>
              <w:pStyle w:val="Appx"/>
              <w:rPr>
                <w:ins w:id="14778" w:author="aas" w:date="2013-10-14T02:06:00Z"/>
                <w:del w:id="14779" w:author="Anees Shaikh" w:date="2013-10-19T02:16:00Z"/>
              </w:rPr>
              <w:pPrChange w:id="14780" w:author="Anees Shaikh" w:date="2013-10-19T02:16:00Z">
                <w:pPr>
                  <w:pStyle w:val="XML1"/>
                </w:pPr>
              </w:pPrChange>
            </w:pPr>
            <w:ins w:id="14781" w:author="aas" w:date="2013-10-14T02:06:00Z">
              <w:del w:id="14782" w:author="Anees Shaikh" w:date="2013-10-19T02:16:00Z">
                <w:r w:rsidDel="00E067A3">
                  <w:delText xml:space="preserve">                      &lt;/xs:annotation&gt;</w:delText>
                </w:r>
              </w:del>
            </w:ins>
          </w:p>
          <w:p w14:paraId="052AA7E0" w14:textId="07D61C30" w:rsidR="00874469" w:rsidDel="00E067A3" w:rsidRDefault="00874469">
            <w:pPr>
              <w:pStyle w:val="Appx"/>
              <w:rPr>
                <w:ins w:id="14783" w:author="aas" w:date="2013-10-14T02:06:00Z"/>
                <w:del w:id="14784" w:author="Anees Shaikh" w:date="2013-10-19T02:16:00Z"/>
              </w:rPr>
              <w:pPrChange w:id="14785" w:author="Anees Shaikh" w:date="2013-10-19T02:16:00Z">
                <w:pPr>
                  <w:pStyle w:val="XML1"/>
                </w:pPr>
              </w:pPrChange>
            </w:pPr>
            <w:ins w:id="14786" w:author="aas" w:date="2013-10-14T02:06:00Z">
              <w:del w:id="14787" w:author="Anees Shaikh" w:date="2013-10-19T02:16:00Z">
                <w:r w:rsidDel="00E067A3">
                  <w:delText xml:space="preserve">                    &lt;/xs:element&gt;</w:delText>
                </w:r>
              </w:del>
            </w:ins>
          </w:p>
          <w:p w14:paraId="5076F146" w14:textId="0309B2AF" w:rsidR="00874469" w:rsidDel="00E067A3" w:rsidRDefault="00874469">
            <w:pPr>
              <w:pStyle w:val="Appx"/>
              <w:rPr>
                <w:ins w:id="14788" w:author="aas" w:date="2013-10-14T02:06:00Z"/>
                <w:del w:id="14789" w:author="Anees Shaikh" w:date="2013-10-19T02:16:00Z"/>
              </w:rPr>
              <w:pPrChange w:id="14790" w:author="Anees Shaikh" w:date="2013-10-19T02:16:00Z">
                <w:pPr>
                  <w:pStyle w:val="XML1"/>
                </w:pPr>
              </w:pPrChange>
            </w:pPr>
            <w:ins w:id="14791" w:author="aas" w:date="2013-10-14T02:06:00Z">
              <w:del w:id="14792"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793" w:author="aas" w:date="2013-10-14T02:06:00Z"/>
                <w:del w:id="14794" w:author="Anees Shaikh" w:date="2013-10-19T02:16:00Z"/>
              </w:rPr>
              <w:pPrChange w:id="14795" w:author="Anees Shaikh" w:date="2013-10-19T02:16:00Z">
                <w:pPr>
                  <w:pStyle w:val="XML1"/>
                </w:pPr>
              </w:pPrChange>
            </w:pPr>
            <w:ins w:id="14796" w:author="aas" w:date="2013-10-14T02:06:00Z">
              <w:del w:id="14797" w:author="Anees Shaikh" w:date="2013-10-19T02:16:00Z">
                <w:r w:rsidDel="00E067A3">
                  <w:delText xml:space="preserve">                            namespace="##other" processContents="lax"/&gt;</w:delText>
                </w:r>
              </w:del>
            </w:ins>
          </w:p>
          <w:p w14:paraId="372AACF6" w14:textId="1856602D" w:rsidR="00874469" w:rsidDel="00E067A3" w:rsidRDefault="00874469">
            <w:pPr>
              <w:pStyle w:val="Appx"/>
              <w:rPr>
                <w:ins w:id="14798" w:author="aas" w:date="2013-10-14T02:06:00Z"/>
                <w:del w:id="14799" w:author="Anees Shaikh" w:date="2013-10-19T02:16:00Z"/>
              </w:rPr>
              <w:pPrChange w:id="14800" w:author="Anees Shaikh" w:date="2013-10-19T02:16:00Z">
                <w:pPr>
                  <w:pStyle w:val="XML1"/>
                </w:pPr>
              </w:pPrChange>
            </w:pPr>
            <w:ins w:id="14801" w:author="aas" w:date="2013-10-14T02:06:00Z">
              <w:del w:id="14802" w:author="Anees Shaikh" w:date="2013-10-19T02:16:00Z">
                <w:r w:rsidDel="00E067A3">
                  <w:delText xml:space="preserve">                  &lt;/xs:sequence&gt;</w:delText>
                </w:r>
              </w:del>
            </w:ins>
          </w:p>
          <w:p w14:paraId="7B3A2EB5" w14:textId="44B45ABD" w:rsidR="00874469" w:rsidDel="00E067A3" w:rsidRDefault="00874469">
            <w:pPr>
              <w:pStyle w:val="Appx"/>
              <w:rPr>
                <w:ins w:id="14803" w:author="aas" w:date="2013-10-14T02:06:00Z"/>
                <w:del w:id="14804" w:author="Anees Shaikh" w:date="2013-10-19T02:16:00Z"/>
              </w:rPr>
              <w:pPrChange w:id="14805" w:author="Anees Shaikh" w:date="2013-10-19T02:16:00Z">
                <w:pPr>
                  <w:pStyle w:val="XML1"/>
                </w:pPr>
              </w:pPrChange>
            </w:pPr>
            <w:ins w:id="14806" w:author="aas" w:date="2013-10-14T02:06:00Z">
              <w:del w:id="14807" w:author="Anees Shaikh" w:date="2013-10-19T02:16:00Z">
                <w:r w:rsidDel="00E067A3">
                  <w:delText xml:space="preserve">                &lt;/xs:complexType&gt;</w:delText>
                </w:r>
              </w:del>
            </w:ins>
          </w:p>
          <w:p w14:paraId="021ED1B0" w14:textId="5609EDEF" w:rsidR="00874469" w:rsidDel="00E067A3" w:rsidRDefault="00874469">
            <w:pPr>
              <w:pStyle w:val="Appx"/>
              <w:rPr>
                <w:ins w:id="14808" w:author="aas" w:date="2013-10-14T02:06:00Z"/>
                <w:del w:id="14809" w:author="Anees Shaikh" w:date="2013-10-19T02:16:00Z"/>
              </w:rPr>
              <w:pPrChange w:id="14810" w:author="Anees Shaikh" w:date="2013-10-19T02:16:00Z">
                <w:pPr>
                  <w:pStyle w:val="XML1"/>
                </w:pPr>
              </w:pPrChange>
            </w:pPr>
            <w:ins w:id="14811" w:author="aas" w:date="2013-10-14T02:06:00Z">
              <w:del w:id="14812" w:author="Anees Shaikh" w:date="2013-10-19T02:16:00Z">
                <w:r w:rsidDel="00E067A3">
                  <w:delText xml:space="preserve">              &lt;/xs:element&gt;</w:delText>
                </w:r>
              </w:del>
            </w:ins>
          </w:p>
          <w:p w14:paraId="735F1132" w14:textId="55F9CB88" w:rsidR="00874469" w:rsidDel="00E067A3" w:rsidRDefault="00874469">
            <w:pPr>
              <w:pStyle w:val="Appx"/>
              <w:rPr>
                <w:ins w:id="14813" w:author="aas" w:date="2013-10-14T02:06:00Z"/>
                <w:del w:id="14814" w:author="Anees Shaikh" w:date="2013-10-19T02:16:00Z"/>
              </w:rPr>
              <w:pPrChange w:id="14815" w:author="Anees Shaikh" w:date="2013-10-19T02:16:00Z">
                <w:pPr>
                  <w:pStyle w:val="XML1"/>
                </w:pPr>
              </w:pPrChange>
            </w:pPr>
            <w:ins w:id="14816" w:author="aas" w:date="2013-10-14T02:06:00Z">
              <w:del w:id="14817"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18" w:author="aas" w:date="2013-10-14T02:06:00Z"/>
                <w:del w:id="14819" w:author="Anees Shaikh" w:date="2013-10-19T02:16:00Z"/>
              </w:rPr>
              <w:pPrChange w:id="14820" w:author="Anees Shaikh" w:date="2013-10-19T02:16:00Z">
                <w:pPr>
                  <w:pStyle w:val="XML1"/>
                </w:pPr>
              </w:pPrChange>
            </w:pPr>
            <w:ins w:id="14821" w:author="aas" w:date="2013-10-14T02:06:00Z">
              <w:del w:id="14822"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23" w:author="aas" w:date="2013-10-14T02:06:00Z"/>
                <w:del w:id="14824" w:author="Anees Shaikh" w:date="2013-10-19T02:16:00Z"/>
              </w:rPr>
              <w:pPrChange w:id="14825" w:author="Anees Shaikh" w:date="2013-10-19T02:16:00Z">
                <w:pPr>
                  <w:pStyle w:val="XML1"/>
                </w:pPr>
              </w:pPrChange>
            </w:pPr>
            <w:ins w:id="14826" w:author="aas" w:date="2013-10-14T02:06:00Z">
              <w:del w:id="14827" w:author="Anees Shaikh" w:date="2013-10-19T02:16:00Z">
                <w:r w:rsidDel="00E067A3">
                  <w:delText xml:space="preserve">            &lt;/xs:sequence&gt;</w:delText>
                </w:r>
              </w:del>
            </w:ins>
          </w:p>
          <w:p w14:paraId="04F49343" w14:textId="413487F9" w:rsidR="00874469" w:rsidDel="00E067A3" w:rsidRDefault="00874469">
            <w:pPr>
              <w:pStyle w:val="Appx"/>
              <w:rPr>
                <w:ins w:id="14828" w:author="aas" w:date="2013-10-14T02:06:00Z"/>
                <w:del w:id="14829" w:author="Anees Shaikh" w:date="2013-10-19T02:16:00Z"/>
              </w:rPr>
              <w:pPrChange w:id="14830" w:author="Anees Shaikh" w:date="2013-10-19T02:16:00Z">
                <w:pPr>
                  <w:pStyle w:val="XML1"/>
                </w:pPr>
              </w:pPrChange>
            </w:pPr>
            <w:ins w:id="14831" w:author="aas" w:date="2013-10-14T02:06:00Z">
              <w:del w:id="14832" w:author="Anees Shaikh" w:date="2013-10-19T02:16:00Z">
                <w:r w:rsidDel="00E067A3">
                  <w:delText xml:space="preserve">          &lt;/xs:complexType&gt;</w:delText>
                </w:r>
              </w:del>
            </w:ins>
          </w:p>
          <w:p w14:paraId="35C22438" w14:textId="17513659" w:rsidR="00874469" w:rsidDel="00E067A3" w:rsidRDefault="00874469">
            <w:pPr>
              <w:pStyle w:val="Appx"/>
              <w:rPr>
                <w:ins w:id="14833" w:author="aas" w:date="2013-10-14T02:06:00Z"/>
                <w:del w:id="14834" w:author="Anees Shaikh" w:date="2013-10-19T02:16:00Z"/>
              </w:rPr>
              <w:pPrChange w:id="14835" w:author="Anees Shaikh" w:date="2013-10-19T02:16:00Z">
                <w:pPr>
                  <w:pStyle w:val="XML1"/>
                </w:pPr>
              </w:pPrChange>
            </w:pPr>
            <w:ins w:id="14836" w:author="aas" w:date="2013-10-14T02:06:00Z">
              <w:del w:id="14837"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38" w:author="aas" w:date="2013-10-14T02:06:00Z"/>
                <w:del w:id="14839" w:author="Anees Shaikh" w:date="2013-10-19T02:16:00Z"/>
              </w:rPr>
              <w:pPrChange w:id="14840" w:author="Anees Shaikh" w:date="2013-10-19T02:16:00Z">
                <w:pPr>
                  <w:pStyle w:val="XML1"/>
                </w:pPr>
              </w:pPrChange>
            </w:pPr>
            <w:ins w:id="14841" w:author="aas" w:date="2013-10-14T02:06:00Z">
              <w:del w:id="14842" w:author="Anees Shaikh" w:date="2013-10-19T02:16:00Z">
                <w:r w:rsidDel="00E067A3">
                  <w:delText xml:space="preserve">            &lt;xs:selector xpath="of-config:port"/&gt;</w:delText>
                </w:r>
              </w:del>
            </w:ins>
          </w:p>
          <w:p w14:paraId="7B2D72D8" w14:textId="607E4C03" w:rsidR="00874469" w:rsidDel="00E067A3" w:rsidRDefault="00874469">
            <w:pPr>
              <w:pStyle w:val="Appx"/>
              <w:rPr>
                <w:ins w:id="14843" w:author="aas" w:date="2013-10-14T02:06:00Z"/>
                <w:del w:id="14844" w:author="Anees Shaikh" w:date="2013-10-19T02:16:00Z"/>
              </w:rPr>
              <w:pPrChange w:id="14845" w:author="Anees Shaikh" w:date="2013-10-19T02:16:00Z">
                <w:pPr>
                  <w:pStyle w:val="XML1"/>
                </w:pPr>
              </w:pPrChange>
            </w:pPr>
            <w:ins w:id="14846" w:author="aas" w:date="2013-10-14T02:06:00Z">
              <w:del w:id="14847"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48" w:author="aas" w:date="2013-10-14T02:06:00Z"/>
                <w:del w:id="14849" w:author="Anees Shaikh" w:date="2013-10-19T02:16:00Z"/>
              </w:rPr>
              <w:pPrChange w:id="14850" w:author="Anees Shaikh" w:date="2013-10-19T02:16:00Z">
                <w:pPr>
                  <w:pStyle w:val="XML1"/>
                </w:pPr>
              </w:pPrChange>
            </w:pPr>
            <w:ins w:id="14851" w:author="aas" w:date="2013-10-14T02:06:00Z">
              <w:del w:id="14852" w:author="Anees Shaikh" w:date="2013-10-19T02:16:00Z">
                <w:r w:rsidDel="00E067A3">
                  <w:delText xml:space="preserve">          &lt;/xs:key&gt;</w:delText>
                </w:r>
              </w:del>
            </w:ins>
          </w:p>
          <w:p w14:paraId="06409953" w14:textId="11EDC50F" w:rsidR="00874469" w:rsidDel="00E067A3" w:rsidRDefault="00874469">
            <w:pPr>
              <w:pStyle w:val="Appx"/>
              <w:rPr>
                <w:ins w:id="14853" w:author="aas" w:date="2013-10-14T02:06:00Z"/>
                <w:del w:id="14854" w:author="Anees Shaikh" w:date="2013-10-19T02:16:00Z"/>
              </w:rPr>
              <w:pPrChange w:id="14855" w:author="Anees Shaikh" w:date="2013-10-19T02:16:00Z">
                <w:pPr>
                  <w:pStyle w:val="XML1"/>
                </w:pPr>
              </w:pPrChange>
            </w:pPr>
            <w:ins w:id="14856" w:author="aas" w:date="2013-10-14T02:06:00Z">
              <w:del w:id="14857"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858" w:author="aas" w:date="2013-10-14T02:06:00Z"/>
                <w:del w:id="14859" w:author="Anees Shaikh" w:date="2013-10-19T02:16:00Z"/>
              </w:rPr>
              <w:pPrChange w:id="14860" w:author="Anees Shaikh" w:date="2013-10-19T02:16:00Z">
                <w:pPr>
                  <w:pStyle w:val="XML1"/>
                </w:pPr>
              </w:pPrChange>
            </w:pPr>
            <w:ins w:id="14861" w:author="aas" w:date="2013-10-14T02:06:00Z">
              <w:del w:id="14862" w:author="Anees Shaikh" w:date="2013-10-19T02:16:00Z">
                <w:r w:rsidDel="00E067A3">
                  <w:delText xml:space="preserve">            &lt;xs:selector xpath="of-config:queue"/&gt;</w:delText>
                </w:r>
              </w:del>
            </w:ins>
          </w:p>
          <w:p w14:paraId="6F342983" w14:textId="3FE77590" w:rsidR="00874469" w:rsidDel="00E067A3" w:rsidRDefault="00874469">
            <w:pPr>
              <w:pStyle w:val="Appx"/>
              <w:rPr>
                <w:ins w:id="14863" w:author="aas" w:date="2013-10-14T02:06:00Z"/>
                <w:del w:id="14864" w:author="Anees Shaikh" w:date="2013-10-19T02:16:00Z"/>
              </w:rPr>
              <w:pPrChange w:id="14865" w:author="Anees Shaikh" w:date="2013-10-19T02:16:00Z">
                <w:pPr>
                  <w:pStyle w:val="XML1"/>
                </w:pPr>
              </w:pPrChange>
            </w:pPr>
            <w:ins w:id="14866" w:author="aas" w:date="2013-10-14T02:06:00Z">
              <w:del w:id="14867" w:author="Anees Shaikh" w:date="2013-10-19T02:16:00Z">
                <w:r w:rsidDel="00E067A3">
                  <w:delText xml:space="preserve">            &lt;xs:field xpath="of-config:resource-id"/&gt;</w:delText>
                </w:r>
              </w:del>
            </w:ins>
          </w:p>
          <w:p w14:paraId="3F2971D0" w14:textId="2D95FA64" w:rsidR="00874469" w:rsidDel="00E067A3" w:rsidRDefault="00874469">
            <w:pPr>
              <w:pStyle w:val="Appx"/>
              <w:rPr>
                <w:ins w:id="14868" w:author="aas" w:date="2013-10-14T02:06:00Z"/>
                <w:del w:id="14869" w:author="Anees Shaikh" w:date="2013-10-19T02:16:00Z"/>
              </w:rPr>
              <w:pPrChange w:id="14870" w:author="Anees Shaikh" w:date="2013-10-19T02:16:00Z">
                <w:pPr>
                  <w:pStyle w:val="XML1"/>
                </w:pPr>
              </w:pPrChange>
            </w:pPr>
            <w:ins w:id="14871" w:author="aas" w:date="2013-10-14T02:06:00Z">
              <w:del w:id="14872" w:author="Anees Shaikh" w:date="2013-10-19T02:16:00Z">
                <w:r w:rsidDel="00E067A3">
                  <w:delText xml:space="preserve">          &lt;/xs:key&gt;</w:delText>
                </w:r>
              </w:del>
            </w:ins>
          </w:p>
          <w:p w14:paraId="34000FB5" w14:textId="20782919" w:rsidR="00874469" w:rsidDel="00E067A3" w:rsidRDefault="00874469">
            <w:pPr>
              <w:pStyle w:val="Appx"/>
              <w:rPr>
                <w:ins w:id="14873" w:author="aas" w:date="2013-10-14T02:06:00Z"/>
                <w:del w:id="14874" w:author="Anees Shaikh" w:date="2013-10-19T02:16:00Z"/>
              </w:rPr>
              <w:pPrChange w:id="14875" w:author="Anees Shaikh" w:date="2013-10-19T02:16:00Z">
                <w:pPr>
                  <w:pStyle w:val="XML1"/>
                </w:pPr>
              </w:pPrChange>
            </w:pPr>
            <w:ins w:id="14876" w:author="aas" w:date="2013-10-14T02:06:00Z">
              <w:del w:id="14877"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878" w:author="aas" w:date="2013-10-14T02:06:00Z"/>
                <w:del w:id="14879" w:author="Anees Shaikh" w:date="2013-10-19T02:16:00Z"/>
              </w:rPr>
              <w:pPrChange w:id="14880" w:author="Anees Shaikh" w:date="2013-10-19T02:16:00Z">
                <w:pPr>
                  <w:pStyle w:val="XML1"/>
                </w:pPr>
              </w:pPrChange>
            </w:pPr>
            <w:ins w:id="14881" w:author="aas" w:date="2013-10-14T02:06:00Z">
              <w:del w:id="14882"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883" w:author="aas" w:date="2013-10-14T02:06:00Z"/>
                <w:del w:id="14884" w:author="Anees Shaikh" w:date="2013-10-19T02:16:00Z"/>
              </w:rPr>
              <w:pPrChange w:id="14885" w:author="Anees Shaikh" w:date="2013-10-19T02:16:00Z">
                <w:pPr>
                  <w:pStyle w:val="XML1"/>
                </w:pPr>
              </w:pPrChange>
            </w:pPr>
            <w:ins w:id="14886" w:author="aas" w:date="2013-10-14T02:06:00Z">
              <w:del w:id="14887" w:author="Anees Shaikh" w:date="2013-10-19T02:16:00Z">
                <w:r w:rsidDel="00E067A3">
                  <w:delText xml:space="preserve">            &lt;xs:field xpath="of-config:resource-id"/&gt;</w:delText>
                </w:r>
              </w:del>
            </w:ins>
          </w:p>
          <w:p w14:paraId="70B7C850" w14:textId="7A7E9DF7" w:rsidR="00874469" w:rsidDel="00E067A3" w:rsidRDefault="00874469">
            <w:pPr>
              <w:pStyle w:val="Appx"/>
              <w:rPr>
                <w:ins w:id="14888" w:author="aas" w:date="2013-10-14T02:06:00Z"/>
                <w:del w:id="14889" w:author="Anees Shaikh" w:date="2013-10-19T02:16:00Z"/>
              </w:rPr>
              <w:pPrChange w:id="14890" w:author="Anees Shaikh" w:date="2013-10-19T02:16:00Z">
                <w:pPr>
                  <w:pStyle w:val="XML1"/>
                </w:pPr>
              </w:pPrChange>
            </w:pPr>
            <w:ins w:id="14891" w:author="aas" w:date="2013-10-14T02:06:00Z">
              <w:del w:id="14892" w:author="Anees Shaikh" w:date="2013-10-19T02:16:00Z">
                <w:r w:rsidDel="00E067A3">
                  <w:delText xml:space="preserve">          &lt;/xs:key&gt;</w:delText>
                </w:r>
              </w:del>
            </w:ins>
          </w:p>
          <w:p w14:paraId="558C880B" w14:textId="667EFA6C" w:rsidR="00874469" w:rsidDel="00E067A3" w:rsidRDefault="00874469">
            <w:pPr>
              <w:pStyle w:val="Appx"/>
              <w:rPr>
                <w:ins w:id="14893" w:author="aas" w:date="2013-10-14T02:06:00Z"/>
                <w:del w:id="14894" w:author="Anees Shaikh" w:date="2013-10-19T02:16:00Z"/>
              </w:rPr>
              <w:pPrChange w:id="14895" w:author="Anees Shaikh" w:date="2013-10-19T02:16:00Z">
                <w:pPr>
                  <w:pStyle w:val="XML1"/>
                </w:pPr>
              </w:pPrChange>
            </w:pPr>
            <w:ins w:id="14896" w:author="aas" w:date="2013-10-14T02:06:00Z">
              <w:del w:id="14897"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898" w:author="aas" w:date="2013-10-14T02:06:00Z"/>
                <w:del w:id="14899" w:author="Anees Shaikh" w:date="2013-10-19T02:16:00Z"/>
              </w:rPr>
              <w:pPrChange w:id="14900" w:author="Anees Shaikh" w:date="2013-10-19T02:16:00Z">
                <w:pPr>
                  <w:pStyle w:val="XML1"/>
                </w:pPr>
              </w:pPrChange>
            </w:pPr>
            <w:ins w:id="14901" w:author="aas" w:date="2013-10-14T02:06:00Z">
              <w:del w:id="14902"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03" w:author="aas" w:date="2013-10-14T02:06:00Z"/>
                <w:del w:id="14904" w:author="Anees Shaikh" w:date="2013-10-19T02:16:00Z"/>
              </w:rPr>
              <w:pPrChange w:id="14905" w:author="Anees Shaikh" w:date="2013-10-19T02:16:00Z">
                <w:pPr>
                  <w:pStyle w:val="XML1"/>
                </w:pPr>
              </w:pPrChange>
            </w:pPr>
            <w:ins w:id="14906" w:author="aas" w:date="2013-10-14T02:06:00Z">
              <w:del w:id="14907"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08" w:author="aas" w:date="2013-10-14T02:06:00Z"/>
                <w:del w:id="14909" w:author="Anees Shaikh" w:date="2013-10-19T02:16:00Z"/>
              </w:rPr>
              <w:pPrChange w:id="14910" w:author="Anees Shaikh" w:date="2013-10-19T02:16:00Z">
                <w:pPr>
                  <w:pStyle w:val="XML1"/>
                </w:pPr>
              </w:pPrChange>
            </w:pPr>
            <w:ins w:id="14911" w:author="aas" w:date="2013-10-14T02:06:00Z">
              <w:del w:id="14912" w:author="Anees Shaikh" w:date="2013-10-19T02:16:00Z">
                <w:r w:rsidDel="00E067A3">
                  <w:delText xml:space="preserve">          &lt;/xs:key&gt;</w:delText>
                </w:r>
              </w:del>
            </w:ins>
          </w:p>
          <w:p w14:paraId="2369CD96" w14:textId="2D41E461" w:rsidR="00874469" w:rsidDel="00E067A3" w:rsidRDefault="00874469">
            <w:pPr>
              <w:pStyle w:val="Appx"/>
              <w:rPr>
                <w:ins w:id="14913" w:author="aas" w:date="2013-10-14T02:06:00Z"/>
                <w:del w:id="14914" w:author="Anees Shaikh" w:date="2013-10-19T02:16:00Z"/>
              </w:rPr>
              <w:pPrChange w:id="14915" w:author="Anees Shaikh" w:date="2013-10-19T02:16:00Z">
                <w:pPr>
                  <w:pStyle w:val="XML1"/>
                </w:pPr>
              </w:pPrChange>
            </w:pPr>
            <w:ins w:id="14916" w:author="aas" w:date="2013-10-14T02:06:00Z">
              <w:del w:id="14917"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18" w:author="aas" w:date="2013-10-14T02:06:00Z"/>
                <w:del w:id="14919" w:author="Anees Shaikh" w:date="2013-10-19T02:16:00Z"/>
              </w:rPr>
              <w:pPrChange w:id="14920" w:author="Anees Shaikh" w:date="2013-10-19T02:16:00Z">
                <w:pPr>
                  <w:pStyle w:val="XML1"/>
                </w:pPr>
              </w:pPrChange>
            </w:pPr>
            <w:ins w:id="14921" w:author="aas" w:date="2013-10-14T02:06:00Z">
              <w:del w:id="14922"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23" w:author="aas" w:date="2013-10-14T02:06:00Z"/>
                <w:del w:id="14924" w:author="Anees Shaikh" w:date="2013-10-19T02:16:00Z"/>
              </w:rPr>
              <w:pPrChange w:id="14925" w:author="Anees Shaikh" w:date="2013-10-19T02:16:00Z">
                <w:pPr>
                  <w:pStyle w:val="XML1"/>
                </w:pPr>
              </w:pPrChange>
            </w:pPr>
            <w:ins w:id="14926" w:author="aas" w:date="2013-10-14T02:06:00Z">
              <w:del w:id="14927"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28" w:author="aas" w:date="2013-10-14T02:06:00Z"/>
                <w:del w:id="14929" w:author="Anees Shaikh" w:date="2013-10-19T02:16:00Z"/>
              </w:rPr>
              <w:pPrChange w:id="14930" w:author="Anees Shaikh" w:date="2013-10-19T02:16:00Z">
                <w:pPr>
                  <w:pStyle w:val="XML1"/>
                </w:pPr>
              </w:pPrChange>
            </w:pPr>
            <w:ins w:id="14931" w:author="aas" w:date="2013-10-14T02:06:00Z">
              <w:del w:id="14932" w:author="Anees Shaikh" w:date="2013-10-19T02:16:00Z">
                <w:r w:rsidDel="00E067A3">
                  <w:delText xml:space="preserve">          &lt;/xs:key&gt;</w:delText>
                </w:r>
              </w:del>
            </w:ins>
          </w:p>
          <w:p w14:paraId="4BBE8354" w14:textId="34639559" w:rsidR="00874469" w:rsidDel="00E067A3" w:rsidRDefault="00874469">
            <w:pPr>
              <w:pStyle w:val="Appx"/>
              <w:rPr>
                <w:ins w:id="14933" w:author="aas" w:date="2013-10-14T02:06:00Z"/>
                <w:del w:id="14934" w:author="Anees Shaikh" w:date="2013-10-19T02:16:00Z"/>
              </w:rPr>
              <w:pPrChange w:id="14935" w:author="Anees Shaikh" w:date="2013-10-19T02:16:00Z">
                <w:pPr>
                  <w:pStyle w:val="XML1"/>
                </w:pPr>
              </w:pPrChange>
            </w:pPr>
            <w:ins w:id="14936" w:author="aas" w:date="2013-10-14T02:06:00Z">
              <w:del w:id="14937" w:author="Anees Shaikh" w:date="2013-10-19T02:16:00Z">
                <w:r w:rsidDel="00E067A3">
                  <w:delText xml:space="preserve">        &lt;/xs:element&gt;</w:delText>
                </w:r>
              </w:del>
            </w:ins>
          </w:p>
          <w:p w14:paraId="66C10E3F" w14:textId="6B654987" w:rsidR="00874469" w:rsidDel="00E067A3" w:rsidRDefault="00874469">
            <w:pPr>
              <w:pStyle w:val="Appx"/>
              <w:rPr>
                <w:ins w:id="14938" w:author="aas" w:date="2013-10-14T02:06:00Z"/>
                <w:del w:id="14939" w:author="Anees Shaikh" w:date="2013-10-19T02:16:00Z"/>
              </w:rPr>
              <w:pPrChange w:id="14940" w:author="Anees Shaikh" w:date="2013-10-19T02:16:00Z">
                <w:pPr>
                  <w:pStyle w:val="XML1"/>
                </w:pPr>
              </w:pPrChange>
            </w:pPr>
            <w:ins w:id="14941" w:author="aas" w:date="2013-10-14T02:06:00Z">
              <w:del w:id="14942"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43" w:author="aas" w:date="2013-10-14T02:06:00Z"/>
                <w:del w:id="14944" w:author="Anees Shaikh" w:date="2013-10-19T02:16:00Z"/>
              </w:rPr>
              <w:pPrChange w:id="14945" w:author="Anees Shaikh" w:date="2013-10-19T02:16:00Z">
                <w:pPr>
                  <w:pStyle w:val="XML1"/>
                </w:pPr>
              </w:pPrChange>
            </w:pPr>
            <w:ins w:id="14946" w:author="aas" w:date="2013-10-14T02:06:00Z">
              <w:del w:id="14947" w:author="Anees Shaikh" w:date="2013-10-19T02:16:00Z">
                <w:r w:rsidDel="00E067A3">
                  <w:delText xml:space="preserve">          &lt;xs:annotation&gt;</w:delText>
                </w:r>
              </w:del>
            </w:ins>
          </w:p>
          <w:p w14:paraId="6B049043" w14:textId="71149392" w:rsidR="00874469" w:rsidDel="00E067A3" w:rsidRDefault="00874469">
            <w:pPr>
              <w:pStyle w:val="Appx"/>
              <w:rPr>
                <w:ins w:id="14948" w:author="aas" w:date="2013-10-14T02:06:00Z"/>
                <w:del w:id="14949" w:author="Anees Shaikh" w:date="2013-10-19T02:16:00Z"/>
              </w:rPr>
              <w:pPrChange w:id="14950" w:author="Anees Shaikh" w:date="2013-10-19T02:16:00Z">
                <w:pPr>
                  <w:pStyle w:val="XML1"/>
                </w:pPr>
              </w:pPrChange>
            </w:pPr>
            <w:ins w:id="14951" w:author="aas" w:date="2013-10-14T02:06:00Z">
              <w:del w:id="14952" w:author="Anees Shaikh" w:date="2013-10-19T02:16:00Z">
                <w:r w:rsidDel="00E067A3">
                  <w:delText xml:space="preserve">            &lt;xs:documentation&gt;</w:delText>
                </w:r>
              </w:del>
            </w:ins>
          </w:p>
          <w:p w14:paraId="291F4B09" w14:textId="491E7822" w:rsidR="00874469" w:rsidDel="00E067A3" w:rsidRDefault="00874469">
            <w:pPr>
              <w:pStyle w:val="Appx"/>
              <w:rPr>
                <w:ins w:id="14953" w:author="aas" w:date="2013-10-14T02:06:00Z"/>
                <w:del w:id="14954" w:author="Anees Shaikh" w:date="2013-10-19T02:16:00Z"/>
              </w:rPr>
              <w:pPrChange w:id="14955" w:author="Anees Shaikh" w:date="2013-10-19T02:16:00Z">
                <w:pPr>
                  <w:pStyle w:val="XML1"/>
                </w:pPr>
              </w:pPrChange>
            </w:pPr>
            <w:ins w:id="14956" w:author="aas" w:date="2013-10-14T02:06:00Z">
              <w:del w:id="14957"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4958" w:author="aas" w:date="2013-10-14T02:06:00Z"/>
                <w:del w:id="14959" w:author="Anees Shaikh" w:date="2013-10-19T02:16:00Z"/>
              </w:rPr>
              <w:pPrChange w:id="14960" w:author="Anees Shaikh" w:date="2013-10-19T02:16:00Z">
                <w:pPr>
                  <w:pStyle w:val="XML1"/>
                </w:pPr>
              </w:pPrChange>
            </w:pPr>
            <w:ins w:id="14961" w:author="aas" w:date="2013-10-14T02:06:00Z">
              <w:del w:id="14962" w:author="Anees Shaikh" w:date="2013-10-19T02:16:00Z">
                <w:r w:rsidDel="00E067A3">
                  <w:delText xml:space="preserve">                     at the OpenFlow Capable Switch.</w:delText>
                </w:r>
              </w:del>
            </w:ins>
          </w:p>
          <w:p w14:paraId="5F10A3A4" w14:textId="08CFF993" w:rsidR="00874469" w:rsidDel="00E067A3" w:rsidRDefault="00874469">
            <w:pPr>
              <w:pStyle w:val="Appx"/>
              <w:rPr>
                <w:ins w:id="14963" w:author="aas" w:date="2013-10-14T02:06:00Z"/>
                <w:del w:id="14964" w:author="Anees Shaikh" w:date="2013-10-19T02:16:00Z"/>
              </w:rPr>
              <w:pPrChange w:id="14965" w:author="Anees Shaikh" w:date="2013-10-19T02:16:00Z">
                <w:pPr>
                  <w:pStyle w:val="XML1"/>
                </w:pPr>
              </w:pPrChange>
            </w:pPr>
            <w:ins w:id="14966" w:author="aas" w:date="2013-10-14T02:06:00Z">
              <w:del w:id="14967" w:author="Anees Shaikh" w:date="2013-10-19T02:16:00Z">
                <w:r w:rsidDel="00E067A3">
                  <w:delText xml:space="preserve">            &lt;/xs:documentation&gt;</w:delText>
                </w:r>
              </w:del>
            </w:ins>
          </w:p>
          <w:p w14:paraId="1C62BE58" w14:textId="2DA62444" w:rsidR="00874469" w:rsidDel="00E067A3" w:rsidRDefault="00874469">
            <w:pPr>
              <w:pStyle w:val="Appx"/>
              <w:rPr>
                <w:ins w:id="14968" w:author="aas" w:date="2013-10-14T02:06:00Z"/>
                <w:del w:id="14969" w:author="Anees Shaikh" w:date="2013-10-19T02:16:00Z"/>
              </w:rPr>
              <w:pPrChange w:id="14970" w:author="Anees Shaikh" w:date="2013-10-19T02:16:00Z">
                <w:pPr>
                  <w:pStyle w:val="XML1"/>
                </w:pPr>
              </w:pPrChange>
            </w:pPr>
            <w:ins w:id="14971" w:author="aas" w:date="2013-10-14T02:06:00Z">
              <w:del w:id="14972" w:author="Anees Shaikh" w:date="2013-10-19T02:16:00Z">
                <w:r w:rsidDel="00E067A3">
                  <w:delText xml:space="preserve">          &lt;/xs:annotation&gt;</w:delText>
                </w:r>
              </w:del>
            </w:ins>
          </w:p>
          <w:p w14:paraId="132D01CD" w14:textId="59CA1074" w:rsidR="00874469" w:rsidDel="00E067A3" w:rsidRDefault="00874469">
            <w:pPr>
              <w:pStyle w:val="Appx"/>
              <w:rPr>
                <w:ins w:id="14973" w:author="aas" w:date="2013-10-14T02:06:00Z"/>
                <w:del w:id="14974" w:author="Anees Shaikh" w:date="2013-10-19T02:16:00Z"/>
              </w:rPr>
              <w:pPrChange w:id="14975" w:author="Anees Shaikh" w:date="2013-10-19T02:16:00Z">
                <w:pPr>
                  <w:pStyle w:val="XML1"/>
                </w:pPr>
              </w:pPrChange>
            </w:pPr>
            <w:ins w:id="14976" w:author="aas" w:date="2013-10-14T02:06:00Z">
              <w:del w:id="14977" w:author="Anees Shaikh" w:date="2013-10-19T02:16:00Z">
                <w:r w:rsidDel="00E067A3">
                  <w:delText xml:space="preserve">          &lt;xs:complexType&gt;</w:delText>
                </w:r>
              </w:del>
            </w:ins>
          </w:p>
          <w:p w14:paraId="40AAC20E" w14:textId="37E6247B" w:rsidR="00874469" w:rsidDel="00E067A3" w:rsidRDefault="00874469">
            <w:pPr>
              <w:pStyle w:val="Appx"/>
              <w:rPr>
                <w:ins w:id="14978" w:author="aas" w:date="2013-10-14T02:06:00Z"/>
                <w:del w:id="14979" w:author="Anees Shaikh" w:date="2013-10-19T02:16:00Z"/>
              </w:rPr>
              <w:pPrChange w:id="14980" w:author="Anees Shaikh" w:date="2013-10-19T02:16:00Z">
                <w:pPr>
                  <w:pStyle w:val="XML1"/>
                </w:pPr>
              </w:pPrChange>
            </w:pPr>
            <w:ins w:id="14981" w:author="aas" w:date="2013-10-14T02:06:00Z">
              <w:del w:id="14982" w:author="Anees Shaikh" w:date="2013-10-19T02:16:00Z">
                <w:r w:rsidDel="00E067A3">
                  <w:delText xml:space="preserve">            &lt;xs:sequence&gt;</w:delText>
                </w:r>
              </w:del>
            </w:ins>
          </w:p>
          <w:p w14:paraId="71E36FD8" w14:textId="43828632" w:rsidR="00874469" w:rsidDel="00E067A3" w:rsidRDefault="00874469">
            <w:pPr>
              <w:pStyle w:val="Appx"/>
              <w:rPr>
                <w:ins w:id="14983" w:author="aas" w:date="2013-10-14T02:06:00Z"/>
                <w:del w:id="14984" w:author="Anees Shaikh" w:date="2013-10-19T02:16:00Z"/>
              </w:rPr>
              <w:pPrChange w:id="14985" w:author="Anees Shaikh" w:date="2013-10-19T02:16:00Z">
                <w:pPr>
                  <w:pStyle w:val="XML1"/>
                </w:pPr>
              </w:pPrChange>
            </w:pPr>
            <w:ins w:id="14986" w:author="aas" w:date="2013-10-14T02:06:00Z">
              <w:del w:id="14987"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4988" w:author="aas" w:date="2013-10-14T02:06:00Z"/>
                <w:del w:id="14989" w:author="Anees Shaikh" w:date="2013-10-19T02:16:00Z"/>
              </w:rPr>
              <w:pPrChange w:id="14990" w:author="Anees Shaikh" w:date="2013-10-19T02:16:00Z">
                <w:pPr>
                  <w:pStyle w:val="XML1"/>
                </w:pPr>
              </w:pPrChange>
            </w:pPr>
            <w:ins w:id="14991" w:author="aas" w:date="2013-10-14T02:06:00Z">
              <w:del w:id="14992" w:author="Anees Shaikh" w:date="2013-10-19T02:16:00Z">
                <w:r w:rsidDel="00E067A3">
                  <w:delText xml:space="preserve">                &lt;xs:annotation&gt;</w:delText>
                </w:r>
              </w:del>
            </w:ins>
          </w:p>
          <w:p w14:paraId="5B5D2DC4" w14:textId="4E492D47" w:rsidR="00874469" w:rsidDel="00E067A3" w:rsidRDefault="00874469">
            <w:pPr>
              <w:pStyle w:val="Appx"/>
              <w:rPr>
                <w:ins w:id="14993" w:author="aas" w:date="2013-10-14T02:06:00Z"/>
                <w:del w:id="14994" w:author="Anees Shaikh" w:date="2013-10-19T02:16:00Z"/>
              </w:rPr>
              <w:pPrChange w:id="14995" w:author="Anees Shaikh" w:date="2013-10-19T02:16:00Z">
                <w:pPr>
                  <w:pStyle w:val="XML1"/>
                </w:pPr>
              </w:pPrChange>
            </w:pPr>
            <w:ins w:id="14996" w:author="aas" w:date="2013-10-14T02:06:00Z">
              <w:del w:id="14997" w:author="Anees Shaikh" w:date="2013-10-19T02:16:00Z">
                <w:r w:rsidDel="00E067A3">
                  <w:delText xml:space="preserve">                  &lt;xs:documentation&gt;</w:delText>
                </w:r>
              </w:del>
            </w:ins>
          </w:p>
          <w:p w14:paraId="20B19C03" w14:textId="685AD6C8" w:rsidR="00874469" w:rsidDel="00E067A3" w:rsidRDefault="00874469">
            <w:pPr>
              <w:pStyle w:val="Appx"/>
              <w:rPr>
                <w:ins w:id="14998" w:author="aas" w:date="2013-10-14T02:06:00Z"/>
                <w:del w:id="14999" w:author="Anees Shaikh" w:date="2013-10-19T02:16:00Z"/>
              </w:rPr>
              <w:pPrChange w:id="15000" w:author="Anees Shaikh" w:date="2013-10-19T02:16:00Z">
                <w:pPr>
                  <w:pStyle w:val="XML1"/>
                </w:pPr>
              </w:pPrChange>
            </w:pPr>
            <w:ins w:id="15001" w:author="aas" w:date="2013-10-14T02:06:00Z">
              <w:del w:id="15002"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03" w:author="aas" w:date="2013-10-14T02:06:00Z"/>
                <w:del w:id="15004" w:author="Anees Shaikh" w:date="2013-10-19T02:16:00Z"/>
              </w:rPr>
              <w:pPrChange w:id="15005" w:author="Anees Shaikh" w:date="2013-10-19T02:16:00Z">
                <w:pPr>
                  <w:pStyle w:val="XML1"/>
                </w:pPr>
              </w:pPrChange>
            </w:pPr>
            <w:ins w:id="15006" w:author="aas" w:date="2013-10-14T02:06:00Z">
              <w:del w:id="15007" w:author="Anees Shaikh" w:date="2013-10-19T02:16:00Z">
                <w:r w:rsidDel="00E067A3">
                  <w:delText xml:space="preserve">                           Switch.</w:delText>
                </w:r>
              </w:del>
            </w:ins>
          </w:p>
          <w:p w14:paraId="11DC59F9" w14:textId="00BF4C11" w:rsidR="00874469" w:rsidDel="00E067A3" w:rsidRDefault="00874469">
            <w:pPr>
              <w:pStyle w:val="Appx"/>
              <w:rPr>
                <w:ins w:id="15008" w:author="aas" w:date="2013-10-14T02:06:00Z"/>
                <w:del w:id="15009" w:author="Anees Shaikh" w:date="2013-10-19T02:16:00Z"/>
              </w:rPr>
              <w:pPrChange w:id="15010" w:author="Anees Shaikh" w:date="2013-10-19T02:16:00Z">
                <w:pPr>
                  <w:pStyle w:val="XML1"/>
                </w:pPr>
              </w:pPrChange>
            </w:pPr>
            <w:ins w:id="15011" w:author="aas" w:date="2013-10-14T02:06:00Z">
              <w:del w:id="15012" w:author="Anees Shaikh" w:date="2013-10-19T02:16:00Z">
                <w:r w:rsidDel="00E067A3">
                  <w:delText xml:space="preserve">                  &lt;/xs:documentation&gt;</w:delText>
                </w:r>
              </w:del>
            </w:ins>
          </w:p>
          <w:p w14:paraId="4D7458C8" w14:textId="39F654B8" w:rsidR="00874469" w:rsidDel="00E067A3" w:rsidRDefault="00874469">
            <w:pPr>
              <w:pStyle w:val="Appx"/>
              <w:rPr>
                <w:ins w:id="15013" w:author="aas" w:date="2013-10-14T02:06:00Z"/>
                <w:del w:id="15014" w:author="Anees Shaikh" w:date="2013-10-19T02:16:00Z"/>
              </w:rPr>
              <w:pPrChange w:id="15015" w:author="Anees Shaikh" w:date="2013-10-19T02:16:00Z">
                <w:pPr>
                  <w:pStyle w:val="XML1"/>
                </w:pPr>
              </w:pPrChange>
            </w:pPr>
            <w:ins w:id="15016" w:author="aas" w:date="2013-10-14T02:06:00Z">
              <w:del w:id="15017" w:author="Anees Shaikh" w:date="2013-10-19T02:16:00Z">
                <w:r w:rsidDel="00E067A3">
                  <w:delText xml:space="preserve">                &lt;/xs:annotation&gt;</w:delText>
                </w:r>
              </w:del>
            </w:ins>
          </w:p>
          <w:p w14:paraId="037EDAC2" w14:textId="3A1CE9B7" w:rsidR="00874469" w:rsidDel="00E067A3" w:rsidRDefault="00874469">
            <w:pPr>
              <w:pStyle w:val="Appx"/>
              <w:rPr>
                <w:ins w:id="15018" w:author="aas" w:date="2013-10-14T02:06:00Z"/>
                <w:del w:id="15019" w:author="Anees Shaikh" w:date="2013-10-19T02:16:00Z"/>
              </w:rPr>
              <w:pPrChange w:id="15020" w:author="Anees Shaikh" w:date="2013-10-19T02:16:00Z">
                <w:pPr>
                  <w:pStyle w:val="XML1"/>
                </w:pPr>
              </w:pPrChange>
            </w:pPr>
            <w:ins w:id="15021" w:author="aas" w:date="2013-10-14T02:06:00Z">
              <w:del w:id="15022" w:author="Anees Shaikh" w:date="2013-10-19T02:16:00Z">
                <w:r w:rsidDel="00E067A3">
                  <w:delText xml:space="preserve">                &lt;xs:complexType&gt;</w:delText>
                </w:r>
              </w:del>
            </w:ins>
          </w:p>
          <w:p w14:paraId="349AFFBF" w14:textId="023EE747" w:rsidR="00874469" w:rsidDel="00E067A3" w:rsidRDefault="00874469">
            <w:pPr>
              <w:pStyle w:val="Appx"/>
              <w:rPr>
                <w:ins w:id="15023" w:author="aas" w:date="2013-10-14T02:06:00Z"/>
                <w:del w:id="15024" w:author="Anees Shaikh" w:date="2013-10-19T02:16:00Z"/>
              </w:rPr>
              <w:pPrChange w:id="15025" w:author="Anees Shaikh" w:date="2013-10-19T02:16:00Z">
                <w:pPr>
                  <w:pStyle w:val="XML1"/>
                </w:pPr>
              </w:pPrChange>
            </w:pPr>
            <w:ins w:id="15026" w:author="aas" w:date="2013-10-14T02:06:00Z">
              <w:del w:id="15027" w:author="Anees Shaikh" w:date="2013-10-19T02:16:00Z">
                <w:r w:rsidDel="00E067A3">
                  <w:delText xml:space="preserve">                  &lt;xs:sequence&gt;</w:delText>
                </w:r>
              </w:del>
            </w:ins>
          </w:p>
          <w:p w14:paraId="39520FDD" w14:textId="423B4172" w:rsidR="00874469" w:rsidDel="00E067A3" w:rsidRDefault="00874469">
            <w:pPr>
              <w:pStyle w:val="Appx"/>
              <w:rPr>
                <w:ins w:id="15028" w:author="aas" w:date="2013-10-14T02:06:00Z"/>
                <w:del w:id="15029" w:author="Anees Shaikh" w:date="2013-10-19T02:16:00Z"/>
              </w:rPr>
              <w:pPrChange w:id="15030" w:author="Anees Shaikh" w:date="2013-10-19T02:16:00Z">
                <w:pPr>
                  <w:pStyle w:val="XML1"/>
                </w:pPr>
              </w:pPrChange>
            </w:pPr>
            <w:ins w:id="15031" w:author="aas" w:date="2013-10-14T02:06:00Z">
              <w:del w:id="15032"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33" w:author="aas" w:date="2013-10-14T02:06:00Z"/>
                <w:del w:id="15034" w:author="Anees Shaikh" w:date="2013-10-19T02:16:00Z"/>
              </w:rPr>
              <w:pPrChange w:id="15035" w:author="Anees Shaikh" w:date="2013-10-19T02:16:00Z">
                <w:pPr>
                  <w:pStyle w:val="XML1"/>
                </w:pPr>
              </w:pPrChange>
            </w:pPr>
            <w:ins w:id="15036" w:author="aas" w:date="2013-10-14T02:06:00Z">
              <w:del w:id="15037" w:author="Anees Shaikh" w:date="2013-10-19T02:16:00Z">
                <w:r w:rsidDel="00E067A3">
                  <w:delText xml:space="preserve">                      &lt;xs:annotation&gt;</w:delText>
                </w:r>
              </w:del>
            </w:ins>
          </w:p>
          <w:p w14:paraId="14074875" w14:textId="23BD1042" w:rsidR="00874469" w:rsidDel="00E067A3" w:rsidRDefault="00874469">
            <w:pPr>
              <w:pStyle w:val="Appx"/>
              <w:rPr>
                <w:ins w:id="15038" w:author="aas" w:date="2013-10-14T02:06:00Z"/>
                <w:del w:id="15039" w:author="Anees Shaikh" w:date="2013-10-19T02:16:00Z"/>
              </w:rPr>
              <w:pPrChange w:id="15040" w:author="Anees Shaikh" w:date="2013-10-19T02:16:00Z">
                <w:pPr>
                  <w:pStyle w:val="XML1"/>
                </w:pPr>
              </w:pPrChange>
            </w:pPr>
            <w:ins w:id="15041" w:author="aas" w:date="2013-10-14T02:06:00Z">
              <w:del w:id="15042" w:author="Anees Shaikh" w:date="2013-10-19T02:16:00Z">
                <w:r w:rsidDel="00E067A3">
                  <w:delText xml:space="preserve">                        &lt;xs:documentation&gt;</w:delText>
                </w:r>
              </w:del>
            </w:ins>
          </w:p>
          <w:p w14:paraId="76736746" w14:textId="6309C746" w:rsidR="00874469" w:rsidDel="00E067A3" w:rsidRDefault="00874469">
            <w:pPr>
              <w:pStyle w:val="Appx"/>
              <w:rPr>
                <w:ins w:id="15043" w:author="aas" w:date="2013-10-14T02:06:00Z"/>
                <w:del w:id="15044" w:author="Anees Shaikh" w:date="2013-10-19T02:16:00Z"/>
              </w:rPr>
              <w:pPrChange w:id="15045" w:author="Anees Shaikh" w:date="2013-10-19T02:16:00Z">
                <w:pPr>
                  <w:pStyle w:val="XML1"/>
                </w:pPr>
              </w:pPrChange>
            </w:pPr>
            <w:ins w:id="15046" w:author="aas" w:date="2013-10-14T02:06:00Z">
              <w:del w:id="15047"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48" w:author="aas" w:date="2013-10-14T02:06:00Z"/>
                <w:del w:id="15049" w:author="Anees Shaikh" w:date="2013-10-19T02:16:00Z"/>
              </w:rPr>
              <w:pPrChange w:id="15050" w:author="Anees Shaikh" w:date="2013-10-19T02:16:00Z">
                <w:pPr>
                  <w:pStyle w:val="XML1"/>
                </w:pPr>
              </w:pPrChange>
            </w:pPr>
            <w:ins w:id="15051" w:author="aas" w:date="2013-10-14T02:06:00Z">
              <w:del w:id="15052"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53" w:author="aas" w:date="2013-10-14T02:06:00Z"/>
                <w:del w:id="15054" w:author="Anees Shaikh" w:date="2013-10-19T02:16:00Z"/>
              </w:rPr>
              <w:pPrChange w:id="15055" w:author="Anees Shaikh" w:date="2013-10-19T02:16:00Z">
                <w:pPr>
                  <w:pStyle w:val="XML1"/>
                </w:pPr>
              </w:pPrChange>
            </w:pPr>
            <w:ins w:id="15056" w:author="aas" w:date="2013-10-14T02:06:00Z">
              <w:del w:id="15057"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058" w:author="aas" w:date="2013-10-14T02:06:00Z"/>
                <w:del w:id="15059" w:author="Anees Shaikh" w:date="2013-10-19T02:16:00Z"/>
              </w:rPr>
              <w:pPrChange w:id="15060" w:author="Anees Shaikh" w:date="2013-10-19T02:16:00Z">
                <w:pPr>
                  <w:pStyle w:val="XML1"/>
                </w:pPr>
              </w:pPrChange>
            </w:pPr>
            <w:ins w:id="15061" w:author="aas" w:date="2013-10-14T02:06:00Z">
              <w:del w:id="15062"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063" w:author="aas" w:date="2013-10-14T02:06:00Z"/>
                <w:del w:id="15064" w:author="Anees Shaikh" w:date="2013-10-19T02:16:00Z"/>
              </w:rPr>
              <w:pPrChange w:id="15065" w:author="Anees Shaikh" w:date="2013-10-19T02:16:00Z">
                <w:pPr>
                  <w:pStyle w:val="XML1"/>
                </w:pPr>
              </w:pPrChange>
            </w:pPr>
            <w:ins w:id="15066" w:author="aas" w:date="2013-10-14T02:06:00Z">
              <w:del w:id="15067" w:author="Anees Shaikh" w:date="2013-10-19T02:16:00Z">
                <w:r w:rsidDel="00E067A3">
                  <w:delText xml:space="preserve">                        &lt;/xs:documentation&gt;</w:delText>
                </w:r>
              </w:del>
            </w:ins>
          </w:p>
          <w:p w14:paraId="6B67B867" w14:textId="461365ED" w:rsidR="00874469" w:rsidDel="00E067A3" w:rsidRDefault="00874469">
            <w:pPr>
              <w:pStyle w:val="Appx"/>
              <w:rPr>
                <w:ins w:id="15068" w:author="aas" w:date="2013-10-14T02:06:00Z"/>
                <w:del w:id="15069" w:author="Anees Shaikh" w:date="2013-10-19T02:16:00Z"/>
              </w:rPr>
              <w:pPrChange w:id="15070" w:author="Anees Shaikh" w:date="2013-10-19T02:16:00Z">
                <w:pPr>
                  <w:pStyle w:val="XML1"/>
                </w:pPr>
              </w:pPrChange>
            </w:pPr>
            <w:ins w:id="15071" w:author="aas" w:date="2013-10-14T02:06:00Z">
              <w:del w:id="15072" w:author="Anees Shaikh" w:date="2013-10-19T02:16:00Z">
                <w:r w:rsidDel="00E067A3">
                  <w:delText xml:space="preserve">                      &lt;/xs:annotation&gt;</w:delText>
                </w:r>
              </w:del>
            </w:ins>
          </w:p>
          <w:p w14:paraId="051A4514" w14:textId="713A1394" w:rsidR="00874469" w:rsidDel="00E067A3" w:rsidRDefault="00874469">
            <w:pPr>
              <w:pStyle w:val="Appx"/>
              <w:rPr>
                <w:ins w:id="15073" w:author="aas" w:date="2013-10-14T02:06:00Z"/>
                <w:del w:id="15074" w:author="Anees Shaikh" w:date="2013-10-19T02:16:00Z"/>
              </w:rPr>
              <w:pPrChange w:id="15075" w:author="Anees Shaikh" w:date="2013-10-19T02:16:00Z">
                <w:pPr>
                  <w:pStyle w:val="XML1"/>
                </w:pPr>
              </w:pPrChange>
            </w:pPr>
            <w:ins w:id="15076" w:author="aas" w:date="2013-10-14T02:06:00Z">
              <w:del w:id="15077" w:author="Anees Shaikh" w:date="2013-10-19T02:16:00Z">
                <w:r w:rsidDel="00E067A3">
                  <w:delText xml:space="preserve">                    &lt;/xs:element&gt;</w:delText>
                </w:r>
              </w:del>
            </w:ins>
          </w:p>
          <w:p w14:paraId="5BD8B4E7" w14:textId="5C0E16D7" w:rsidR="00874469" w:rsidDel="00E067A3" w:rsidRDefault="00874469">
            <w:pPr>
              <w:pStyle w:val="Appx"/>
              <w:rPr>
                <w:ins w:id="15078" w:author="aas" w:date="2013-10-14T02:06:00Z"/>
                <w:del w:id="15079" w:author="Anees Shaikh" w:date="2013-10-19T02:16:00Z"/>
              </w:rPr>
              <w:pPrChange w:id="15080" w:author="Anees Shaikh" w:date="2013-10-19T02:16:00Z">
                <w:pPr>
                  <w:pStyle w:val="XML1"/>
                </w:pPr>
              </w:pPrChange>
            </w:pPr>
            <w:ins w:id="15081" w:author="aas" w:date="2013-10-14T02:06:00Z">
              <w:del w:id="15082"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083" w:author="aas" w:date="2013-10-14T02:06:00Z"/>
                <w:del w:id="15084" w:author="Anees Shaikh" w:date="2013-10-19T02:16:00Z"/>
              </w:rPr>
              <w:pPrChange w:id="15085" w:author="Anees Shaikh" w:date="2013-10-19T02:16:00Z">
                <w:pPr>
                  <w:pStyle w:val="XML1"/>
                </w:pPr>
              </w:pPrChange>
            </w:pPr>
            <w:ins w:id="15086" w:author="aas" w:date="2013-10-14T02:06:00Z">
              <w:del w:id="15087" w:author="Anees Shaikh" w:date="2013-10-19T02:16:00Z">
                <w:r w:rsidDel="00E067A3">
                  <w:delText xml:space="preserve">                      &lt;xs:annotation&gt;</w:delText>
                </w:r>
              </w:del>
            </w:ins>
          </w:p>
          <w:p w14:paraId="71D59CB3" w14:textId="5DB13983" w:rsidR="00874469" w:rsidDel="00E067A3" w:rsidRDefault="00874469">
            <w:pPr>
              <w:pStyle w:val="Appx"/>
              <w:rPr>
                <w:ins w:id="15088" w:author="aas" w:date="2013-10-14T02:06:00Z"/>
                <w:del w:id="15089" w:author="Anees Shaikh" w:date="2013-10-19T02:16:00Z"/>
              </w:rPr>
              <w:pPrChange w:id="15090" w:author="Anees Shaikh" w:date="2013-10-19T02:16:00Z">
                <w:pPr>
                  <w:pStyle w:val="XML1"/>
                </w:pPr>
              </w:pPrChange>
            </w:pPr>
            <w:ins w:id="15091" w:author="aas" w:date="2013-10-14T02:06:00Z">
              <w:del w:id="15092" w:author="Anees Shaikh" w:date="2013-10-19T02:16:00Z">
                <w:r w:rsidDel="00E067A3">
                  <w:delText xml:space="preserve">                        &lt;xs:documentation&gt;</w:delText>
                </w:r>
              </w:del>
            </w:ins>
          </w:p>
          <w:p w14:paraId="2AE9762A" w14:textId="72F83D64" w:rsidR="00874469" w:rsidDel="00E067A3" w:rsidRDefault="00874469">
            <w:pPr>
              <w:pStyle w:val="Appx"/>
              <w:rPr>
                <w:ins w:id="15093" w:author="aas" w:date="2013-10-14T02:06:00Z"/>
                <w:del w:id="15094" w:author="Anees Shaikh" w:date="2013-10-19T02:16:00Z"/>
              </w:rPr>
              <w:pPrChange w:id="15095" w:author="Anees Shaikh" w:date="2013-10-19T02:16:00Z">
                <w:pPr>
                  <w:pStyle w:val="XML1"/>
                </w:pPr>
              </w:pPrChange>
            </w:pPr>
            <w:ins w:id="15096" w:author="aas" w:date="2013-10-14T02:06:00Z">
              <w:del w:id="15097"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098" w:author="aas" w:date="2013-10-14T02:06:00Z"/>
                <w:del w:id="15099" w:author="Anees Shaikh" w:date="2013-10-19T02:16:00Z"/>
              </w:rPr>
              <w:pPrChange w:id="15100" w:author="Anees Shaikh" w:date="2013-10-19T02:16:00Z">
                <w:pPr>
                  <w:pStyle w:val="XML1"/>
                </w:pPr>
              </w:pPrChange>
            </w:pPr>
            <w:ins w:id="15101" w:author="aas" w:date="2013-10-14T02:06:00Z">
              <w:del w:id="15102"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03" w:author="aas" w:date="2013-10-14T02:06:00Z"/>
                <w:del w:id="15104" w:author="Anees Shaikh" w:date="2013-10-19T02:16:00Z"/>
              </w:rPr>
              <w:pPrChange w:id="15105" w:author="Anees Shaikh" w:date="2013-10-19T02:16:00Z">
                <w:pPr>
                  <w:pStyle w:val="XML1"/>
                </w:pPr>
              </w:pPrChange>
            </w:pPr>
            <w:ins w:id="15106" w:author="aas" w:date="2013-10-14T02:06:00Z">
              <w:del w:id="15107" w:author="Anees Shaikh" w:date="2013-10-19T02:16:00Z">
                <w:r w:rsidDel="00E067A3">
                  <w:delText xml:space="preserve">                        &lt;/xs:documentation&gt;</w:delText>
                </w:r>
              </w:del>
            </w:ins>
          </w:p>
          <w:p w14:paraId="073EBB01" w14:textId="56280F3A" w:rsidR="00874469" w:rsidDel="00E067A3" w:rsidRDefault="00874469">
            <w:pPr>
              <w:pStyle w:val="Appx"/>
              <w:rPr>
                <w:ins w:id="15108" w:author="aas" w:date="2013-10-14T02:06:00Z"/>
                <w:del w:id="15109" w:author="Anees Shaikh" w:date="2013-10-19T02:16:00Z"/>
              </w:rPr>
              <w:pPrChange w:id="15110" w:author="Anees Shaikh" w:date="2013-10-19T02:16:00Z">
                <w:pPr>
                  <w:pStyle w:val="XML1"/>
                </w:pPr>
              </w:pPrChange>
            </w:pPr>
            <w:ins w:id="15111" w:author="aas" w:date="2013-10-14T02:06:00Z">
              <w:del w:id="15112" w:author="Anees Shaikh" w:date="2013-10-19T02:16:00Z">
                <w:r w:rsidDel="00E067A3">
                  <w:delText xml:space="preserve">                      &lt;/xs:annotation&gt;</w:delText>
                </w:r>
              </w:del>
            </w:ins>
          </w:p>
          <w:p w14:paraId="0C98BFA0" w14:textId="59DD19DB" w:rsidR="00874469" w:rsidDel="00E067A3" w:rsidRDefault="00874469">
            <w:pPr>
              <w:pStyle w:val="Appx"/>
              <w:rPr>
                <w:ins w:id="15113" w:author="aas" w:date="2013-10-14T02:06:00Z"/>
                <w:del w:id="15114" w:author="Anees Shaikh" w:date="2013-10-19T02:16:00Z"/>
              </w:rPr>
              <w:pPrChange w:id="15115" w:author="Anees Shaikh" w:date="2013-10-19T02:16:00Z">
                <w:pPr>
                  <w:pStyle w:val="XML1"/>
                </w:pPr>
              </w:pPrChange>
            </w:pPr>
            <w:ins w:id="15116" w:author="aas" w:date="2013-10-14T02:06:00Z">
              <w:del w:id="15117" w:author="Anees Shaikh" w:date="2013-10-19T02:16:00Z">
                <w:r w:rsidDel="00E067A3">
                  <w:delText xml:space="preserve">                      &lt;xs:complexType&gt;</w:delText>
                </w:r>
              </w:del>
            </w:ins>
          </w:p>
          <w:p w14:paraId="5AFC21AF" w14:textId="1235D515" w:rsidR="00874469" w:rsidDel="00E067A3" w:rsidRDefault="00874469">
            <w:pPr>
              <w:pStyle w:val="Appx"/>
              <w:rPr>
                <w:ins w:id="15118" w:author="aas" w:date="2013-10-14T02:06:00Z"/>
                <w:del w:id="15119" w:author="Anees Shaikh" w:date="2013-10-19T02:16:00Z"/>
              </w:rPr>
              <w:pPrChange w:id="15120" w:author="Anees Shaikh" w:date="2013-10-19T02:16:00Z">
                <w:pPr>
                  <w:pStyle w:val="XML1"/>
                </w:pPr>
              </w:pPrChange>
            </w:pPr>
            <w:ins w:id="15121" w:author="aas" w:date="2013-10-14T02:06:00Z">
              <w:del w:id="15122" w:author="Anees Shaikh" w:date="2013-10-19T02:16:00Z">
                <w:r w:rsidDel="00E067A3">
                  <w:delText xml:space="preserve">                        &lt;xs:sequence&gt;</w:delText>
                </w:r>
              </w:del>
            </w:ins>
          </w:p>
          <w:p w14:paraId="15A51822" w14:textId="363C3709" w:rsidR="00874469" w:rsidDel="00E067A3" w:rsidRDefault="00874469">
            <w:pPr>
              <w:pStyle w:val="Appx"/>
              <w:rPr>
                <w:ins w:id="15123" w:author="aas" w:date="2013-10-14T02:06:00Z"/>
                <w:del w:id="15124" w:author="Anees Shaikh" w:date="2013-10-19T02:16:00Z"/>
              </w:rPr>
              <w:pPrChange w:id="15125" w:author="Anees Shaikh" w:date="2013-10-19T02:16:00Z">
                <w:pPr>
                  <w:pStyle w:val="XML1"/>
                </w:pPr>
              </w:pPrChange>
            </w:pPr>
            <w:ins w:id="15126" w:author="aas" w:date="2013-10-14T02:06:00Z">
              <w:del w:id="15127"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28" w:author="aas" w:date="2013-10-14T02:06:00Z"/>
                <w:del w:id="15129" w:author="Anees Shaikh" w:date="2013-10-19T02:16:00Z"/>
              </w:rPr>
              <w:pPrChange w:id="15130" w:author="Anees Shaikh" w:date="2013-10-19T02:16:00Z">
                <w:pPr>
                  <w:pStyle w:val="XML1"/>
                </w:pPr>
              </w:pPrChange>
            </w:pPr>
            <w:ins w:id="15131" w:author="aas" w:date="2013-10-14T02:06:00Z">
              <w:del w:id="15132" w:author="Anees Shaikh" w:date="2013-10-19T02:16:00Z">
                <w:r w:rsidDel="00E067A3">
                  <w:delText xml:space="preserve">                            &lt;xs:annotation&gt;</w:delText>
                </w:r>
              </w:del>
            </w:ins>
          </w:p>
          <w:p w14:paraId="60F74CD6" w14:textId="13C79DD1" w:rsidR="00874469" w:rsidDel="00E067A3" w:rsidRDefault="00874469">
            <w:pPr>
              <w:pStyle w:val="Appx"/>
              <w:rPr>
                <w:ins w:id="15133" w:author="aas" w:date="2013-10-14T02:06:00Z"/>
                <w:del w:id="15134" w:author="Anees Shaikh" w:date="2013-10-19T02:16:00Z"/>
              </w:rPr>
              <w:pPrChange w:id="15135" w:author="Anees Shaikh" w:date="2013-10-19T02:16:00Z">
                <w:pPr>
                  <w:pStyle w:val="XML1"/>
                </w:pPr>
              </w:pPrChange>
            </w:pPr>
            <w:ins w:id="15136" w:author="aas" w:date="2013-10-14T02:06:00Z">
              <w:del w:id="15137" w:author="Anees Shaikh" w:date="2013-10-19T02:16:00Z">
                <w:r w:rsidDel="00E067A3">
                  <w:delText xml:space="preserve">                              &lt;xs:documentation&gt;</w:delText>
                </w:r>
              </w:del>
            </w:ins>
          </w:p>
          <w:p w14:paraId="0A4BA28F" w14:textId="6BFE1D9C" w:rsidR="00874469" w:rsidDel="00E067A3" w:rsidRDefault="00874469">
            <w:pPr>
              <w:pStyle w:val="Appx"/>
              <w:rPr>
                <w:ins w:id="15138" w:author="aas" w:date="2013-10-14T02:06:00Z"/>
                <w:del w:id="15139" w:author="Anees Shaikh" w:date="2013-10-19T02:16:00Z"/>
              </w:rPr>
              <w:pPrChange w:id="15140" w:author="Anees Shaikh" w:date="2013-10-19T02:16:00Z">
                <w:pPr>
                  <w:pStyle w:val="XML1"/>
                </w:pPr>
              </w:pPrChange>
            </w:pPr>
            <w:ins w:id="15141" w:author="aas" w:date="2013-10-14T02:06:00Z">
              <w:del w:id="15142"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43" w:author="aas" w:date="2013-10-14T02:06:00Z"/>
                <w:del w:id="15144" w:author="Anees Shaikh" w:date="2013-10-19T02:16:00Z"/>
              </w:rPr>
              <w:pPrChange w:id="15145" w:author="Anees Shaikh" w:date="2013-10-19T02:16:00Z">
                <w:pPr>
                  <w:pStyle w:val="XML1"/>
                </w:pPr>
              </w:pPrChange>
            </w:pPr>
            <w:ins w:id="15146" w:author="aas" w:date="2013-10-14T02:06:00Z">
              <w:del w:id="15147"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48" w:author="aas" w:date="2013-10-14T02:06:00Z"/>
                <w:del w:id="15149" w:author="Anees Shaikh" w:date="2013-10-19T02:16:00Z"/>
              </w:rPr>
              <w:pPrChange w:id="15150" w:author="Anees Shaikh" w:date="2013-10-19T02:16:00Z">
                <w:pPr>
                  <w:pStyle w:val="XML1"/>
                </w:pPr>
              </w:pPrChange>
            </w:pPr>
            <w:ins w:id="15151" w:author="aas" w:date="2013-10-14T02:06:00Z">
              <w:del w:id="15152" w:author="Anees Shaikh" w:date="2013-10-19T02:16:00Z">
                <w:r w:rsidDel="00E067A3">
                  <w:delText xml:space="preserve">                                       packet-in messages.</w:delText>
                </w:r>
              </w:del>
            </w:ins>
          </w:p>
          <w:p w14:paraId="6AB31281" w14:textId="5ABAB395" w:rsidR="00874469" w:rsidDel="00E067A3" w:rsidRDefault="00874469">
            <w:pPr>
              <w:pStyle w:val="Appx"/>
              <w:rPr>
                <w:ins w:id="15153" w:author="aas" w:date="2013-10-14T02:06:00Z"/>
                <w:del w:id="15154" w:author="Anees Shaikh" w:date="2013-10-19T02:16:00Z"/>
              </w:rPr>
              <w:pPrChange w:id="15155" w:author="Anees Shaikh" w:date="2013-10-19T02:16:00Z">
                <w:pPr>
                  <w:pStyle w:val="XML1"/>
                </w:pPr>
              </w:pPrChange>
            </w:pPr>
            <w:ins w:id="15156" w:author="aas" w:date="2013-10-14T02:06:00Z">
              <w:del w:id="15157" w:author="Anees Shaikh" w:date="2013-10-19T02:16:00Z">
                <w:r w:rsidDel="00E067A3">
                  <w:delText xml:space="preserve">                              &lt;/xs:documentation&gt;</w:delText>
                </w:r>
              </w:del>
            </w:ins>
          </w:p>
          <w:p w14:paraId="72D9CF2E" w14:textId="47884C92" w:rsidR="00874469" w:rsidDel="00E067A3" w:rsidRDefault="00874469">
            <w:pPr>
              <w:pStyle w:val="Appx"/>
              <w:rPr>
                <w:ins w:id="15158" w:author="aas" w:date="2013-10-14T02:06:00Z"/>
                <w:del w:id="15159" w:author="Anees Shaikh" w:date="2013-10-19T02:16:00Z"/>
              </w:rPr>
              <w:pPrChange w:id="15160" w:author="Anees Shaikh" w:date="2013-10-19T02:16:00Z">
                <w:pPr>
                  <w:pStyle w:val="XML1"/>
                </w:pPr>
              </w:pPrChange>
            </w:pPr>
            <w:ins w:id="15161" w:author="aas" w:date="2013-10-14T02:06:00Z">
              <w:del w:id="15162" w:author="Anees Shaikh" w:date="2013-10-19T02:16:00Z">
                <w:r w:rsidDel="00E067A3">
                  <w:delText xml:space="preserve">                            &lt;/xs:annotation&gt;</w:delText>
                </w:r>
              </w:del>
            </w:ins>
          </w:p>
          <w:p w14:paraId="28EDFC44" w14:textId="52EE5707" w:rsidR="00874469" w:rsidDel="00E067A3" w:rsidRDefault="00874469">
            <w:pPr>
              <w:pStyle w:val="Appx"/>
              <w:rPr>
                <w:ins w:id="15163" w:author="aas" w:date="2013-10-14T02:06:00Z"/>
                <w:del w:id="15164" w:author="Anees Shaikh" w:date="2013-10-19T02:16:00Z"/>
              </w:rPr>
              <w:pPrChange w:id="15165" w:author="Anees Shaikh" w:date="2013-10-19T02:16:00Z">
                <w:pPr>
                  <w:pStyle w:val="XML1"/>
                </w:pPr>
              </w:pPrChange>
            </w:pPr>
            <w:ins w:id="15166" w:author="aas" w:date="2013-10-14T02:06:00Z">
              <w:del w:id="15167" w:author="Anees Shaikh" w:date="2013-10-19T02:16:00Z">
                <w:r w:rsidDel="00E067A3">
                  <w:delText xml:space="preserve">                          &lt;/xs:element&gt;</w:delText>
                </w:r>
              </w:del>
            </w:ins>
          </w:p>
          <w:p w14:paraId="4CF38D8D" w14:textId="1C8D8727" w:rsidR="00874469" w:rsidDel="00E067A3" w:rsidRDefault="00874469">
            <w:pPr>
              <w:pStyle w:val="Appx"/>
              <w:rPr>
                <w:ins w:id="15168" w:author="aas" w:date="2013-10-14T02:06:00Z"/>
                <w:del w:id="15169" w:author="Anees Shaikh" w:date="2013-10-19T02:16:00Z"/>
              </w:rPr>
              <w:pPrChange w:id="15170" w:author="Anees Shaikh" w:date="2013-10-19T02:16:00Z">
                <w:pPr>
                  <w:pStyle w:val="XML1"/>
                </w:pPr>
              </w:pPrChange>
            </w:pPr>
            <w:ins w:id="15171" w:author="aas" w:date="2013-10-14T02:06:00Z">
              <w:del w:id="15172"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173" w:author="aas" w:date="2013-10-14T02:06:00Z"/>
                <w:del w:id="15174" w:author="Anees Shaikh" w:date="2013-10-19T02:16:00Z"/>
              </w:rPr>
              <w:pPrChange w:id="15175" w:author="Anees Shaikh" w:date="2013-10-19T02:16:00Z">
                <w:pPr>
                  <w:pStyle w:val="XML1"/>
                </w:pPr>
              </w:pPrChange>
            </w:pPr>
            <w:ins w:id="15176" w:author="aas" w:date="2013-10-14T02:06:00Z">
              <w:del w:id="15177" w:author="Anees Shaikh" w:date="2013-10-19T02:16:00Z">
                <w:r w:rsidDel="00E067A3">
                  <w:delText xml:space="preserve">                            &lt;xs:annotation&gt;</w:delText>
                </w:r>
              </w:del>
            </w:ins>
          </w:p>
          <w:p w14:paraId="6EEDBC21" w14:textId="2BBF7247" w:rsidR="00874469" w:rsidDel="00E067A3" w:rsidRDefault="00874469">
            <w:pPr>
              <w:pStyle w:val="Appx"/>
              <w:rPr>
                <w:ins w:id="15178" w:author="aas" w:date="2013-10-14T02:06:00Z"/>
                <w:del w:id="15179" w:author="Anees Shaikh" w:date="2013-10-19T02:16:00Z"/>
              </w:rPr>
              <w:pPrChange w:id="15180" w:author="Anees Shaikh" w:date="2013-10-19T02:16:00Z">
                <w:pPr>
                  <w:pStyle w:val="XML1"/>
                </w:pPr>
              </w:pPrChange>
            </w:pPr>
            <w:ins w:id="15181" w:author="aas" w:date="2013-10-14T02:06:00Z">
              <w:del w:id="15182" w:author="Anees Shaikh" w:date="2013-10-19T02:16:00Z">
                <w:r w:rsidDel="00E067A3">
                  <w:delText xml:space="preserve">                              &lt;xs:documentation&gt;</w:delText>
                </w:r>
              </w:del>
            </w:ins>
          </w:p>
          <w:p w14:paraId="31572BFC" w14:textId="6A8FE4DB" w:rsidR="00874469" w:rsidDel="00E067A3" w:rsidRDefault="00874469">
            <w:pPr>
              <w:pStyle w:val="Appx"/>
              <w:rPr>
                <w:ins w:id="15183" w:author="aas" w:date="2013-10-14T02:06:00Z"/>
                <w:del w:id="15184" w:author="Anees Shaikh" w:date="2013-10-19T02:16:00Z"/>
              </w:rPr>
              <w:pPrChange w:id="15185" w:author="Anees Shaikh" w:date="2013-10-19T02:16:00Z">
                <w:pPr>
                  <w:pStyle w:val="XML1"/>
                </w:pPr>
              </w:pPrChange>
            </w:pPr>
            <w:ins w:id="15186" w:author="aas" w:date="2013-10-14T02:06:00Z">
              <w:del w:id="15187"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188" w:author="aas" w:date="2013-10-14T02:06:00Z"/>
                <w:del w:id="15189" w:author="Anees Shaikh" w:date="2013-10-19T02:16:00Z"/>
              </w:rPr>
              <w:pPrChange w:id="15190" w:author="Anees Shaikh" w:date="2013-10-19T02:16:00Z">
                <w:pPr>
                  <w:pStyle w:val="XML1"/>
                </w:pPr>
              </w:pPrChange>
            </w:pPr>
            <w:ins w:id="15191" w:author="aas" w:date="2013-10-14T02:06:00Z">
              <w:del w:id="15192" w:author="Anees Shaikh" w:date="2013-10-19T02:16:00Z">
                <w:r w:rsidDel="00E067A3">
                  <w:delText xml:space="preserve">                              &lt;/xs:documentation&gt;</w:delText>
                </w:r>
              </w:del>
            </w:ins>
          </w:p>
          <w:p w14:paraId="2AF70AEB" w14:textId="6071BA43" w:rsidR="00874469" w:rsidDel="00E067A3" w:rsidRDefault="00874469">
            <w:pPr>
              <w:pStyle w:val="Appx"/>
              <w:rPr>
                <w:ins w:id="15193" w:author="aas" w:date="2013-10-14T02:06:00Z"/>
                <w:del w:id="15194" w:author="Anees Shaikh" w:date="2013-10-19T02:16:00Z"/>
              </w:rPr>
              <w:pPrChange w:id="15195" w:author="Anees Shaikh" w:date="2013-10-19T02:16:00Z">
                <w:pPr>
                  <w:pStyle w:val="XML1"/>
                </w:pPr>
              </w:pPrChange>
            </w:pPr>
            <w:ins w:id="15196" w:author="aas" w:date="2013-10-14T02:06:00Z">
              <w:del w:id="15197" w:author="Anees Shaikh" w:date="2013-10-19T02:16:00Z">
                <w:r w:rsidDel="00E067A3">
                  <w:delText xml:space="preserve">                            &lt;/xs:annotation&gt;</w:delText>
                </w:r>
              </w:del>
            </w:ins>
          </w:p>
          <w:p w14:paraId="626A996F" w14:textId="0603774F" w:rsidR="00874469" w:rsidDel="00E067A3" w:rsidRDefault="00874469">
            <w:pPr>
              <w:pStyle w:val="Appx"/>
              <w:rPr>
                <w:ins w:id="15198" w:author="aas" w:date="2013-10-14T02:06:00Z"/>
                <w:del w:id="15199" w:author="Anees Shaikh" w:date="2013-10-19T02:16:00Z"/>
              </w:rPr>
              <w:pPrChange w:id="15200" w:author="Anees Shaikh" w:date="2013-10-19T02:16:00Z">
                <w:pPr>
                  <w:pStyle w:val="XML1"/>
                </w:pPr>
              </w:pPrChange>
            </w:pPr>
            <w:ins w:id="15201" w:author="aas" w:date="2013-10-14T02:06:00Z">
              <w:del w:id="15202" w:author="Anees Shaikh" w:date="2013-10-19T02:16:00Z">
                <w:r w:rsidDel="00E067A3">
                  <w:delText xml:space="preserve">                          &lt;/xs:element&gt;</w:delText>
                </w:r>
              </w:del>
            </w:ins>
          </w:p>
          <w:p w14:paraId="2E8D1CC7" w14:textId="4E04B271" w:rsidR="00874469" w:rsidDel="00E067A3" w:rsidRDefault="00874469">
            <w:pPr>
              <w:pStyle w:val="Appx"/>
              <w:rPr>
                <w:ins w:id="15203" w:author="aas" w:date="2013-10-14T02:06:00Z"/>
                <w:del w:id="15204" w:author="Anees Shaikh" w:date="2013-10-19T02:16:00Z"/>
              </w:rPr>
              <w:pPrChange w:id="15205" w:author="Anees Shaikh" w:date="2013-10-19T02:16:00Z">
                <w:pPr>
                  <w:pStyle w:val="XML1"/>
                </w:pPr>
              </w:pPrChange>
            </w:pPr>
            <w:ins w:id="15206" w:author="aas" w:date="2013-10-14T02:06:00Z">
              <w:del w:id="15207"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08" w:author="aas" w:date="2013-10-14T02:06:00Z"/>
                <w:del w:id="15209" w:author="Anees Shaikh" w:date="2013-10-19T02:16:00Z"/>
              </w:rPr>
              <w:pPrChange w:id="15210" w:author="Anees Shaikh" w:date="2013-10-19T02:16:00Z">
                <w:pPr>
                  <w:pStyle w:val="XML1"/>
                </w:pPr>
              </w:pPrChange>
            </w:pPr>
            <w:ins w:id="15211" w:author="aas" w:date="2013-10-14T02:06:00Z">
              <w:del w:id="15212" w:author="Anees Shaikh" w:date="2013-10-19T02:16:00Z">
                <w:r w:rsidDel="00E067A3">
                  <w:delText xml:space="preserve">                            &lt;xs:annotation&gt;</w:delText>
                </w:r>
              </w:del>
            </w:ins>
          </w:p>
          <w:p w14:paraId="6D3B25E7" w14:textId="69F52D8A" w:rsidR="00874469" w:rsidDel="00E067A3" w:rsidRDefault="00874469">
            <w:pPr>
              <w:pStyle w:val="Appx"/>
              <w:rPr>
                <w:ins w:id="15213" w:author="aas" w:date="2013-10-14T02:06:00Z"/>
                <w:del w:id="15214" w:author="Anees Shaikh" w:date="2013-10-19T02:16:00Z"/>
              </w:rPr>
              <w:pPrChange w:id="15215" w:author="Anees Shaikh" w:date="2013-10-19T02:16:00Z">
                <w:pPr>
                  <w:pStyle w:val="XML1"/>
                </w:pPr>
              </w:pPrChange>
            </w:pPr>
            <w:ins w:id="15216" w:author="aas" w:date="2013-10-14T02:06:00Z">
              <w:del w:id="15217" w:author="Anees Shaikh" w:date="2013-10-19T02:16:00Z">
                <w:r w:rsidDel="00E067A3">
                  <w:delText xml:space="preserve">                              &lt;xs:documentation&gt;</w:delText>
                </w:r>
              </w:del>
            </w:ins>
          </w:p>
          <w:p w14:paraId="1129F0DA" w14:textId="389C1130" w:rsidR="00874469" w:rsidDel="00E067A3" w:rsidRDefault="00874469">
            <w:pPr>
              <w:pStyle w:val="Appx"/>
              <w:rPr>
                <w:ins w:id="15218" w:author="aas" w:date="2013-10-14T02:06:00Z"/>
                <w:del w:id="15219" w:author="Anees Shaikh" w:date="2013-10-19T02:16:00Z"/>
              </w:rPr>
              <w:pPrChange w:id="15220" w:author="Anees Shaikh" w:date="2013-10-19T02:16:00Z">
                <w:pPr>
                  <w:pStyle w:val="XML1"/>
                </w:pPr>
              </w:pPrChange>
            </w:pPr>
            <w:ins w:id="15221" w:author="aas" w:date="2013-10-14T02:06:00Z">
              <w:del w:id="15222"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23" w:author="aas" w:date="2013-10-14T02:06:00Z"/>
                <w:del w:id="15224" w:author="Anees Shaikh" w:date="2013-10-19T02:16:00Z"/>
              </w:rPr>
              <w:pPrChange w:id="15225" w:author="Anees Shaikh" w:date="2013-10-19T02:16:00Z">
                <w:pPr>
                  <w:pStyle w:val="XML1"/>
                </w:pPr>
              </w:pPrChange>
            </w:pPr>
            <w:ins w:id="15226" w:author="aas" w:date="2013-10-14T02:06:00Z">
              <w:del w:id="15227" w:author="Anees Shaikh" w:date="2013-10-19T02:16:00Z">
                <w:r w:rsidDel="00E067A3">
                  <w:delText xml:space="preserve">                              &lt;/xs:documentation&gt;</w:delText>
                </w:r>
              </w:del>
            </w:ins>
          </w:p>
          <w:p w14:paraId="39091342" w14:textId="449F12E6" w:rsidR="00874469" w:rsidDel="00E067A3" w:rsidRDefault="00874469">
            <w:pPr>
              <w:pStyle w:val="Appx"/>
              <w:rPr>
                <w:ins w:id="15228" w:author="aas" w:date="2013-10-14T02:06:00Z"/>
                <w:del w:id="15229" w:author="Anees Shaikh" w:date="2013-10-19T02:16:00Z"/>
              </w:rPr>
              <w:pPrChange w:id="15230" w:author="Anees Shaikh" w:date="2013-10-19T02:16:00Z">
                <w:pPr>
                  <w:pStyle w:val="XML1"/>
                </w:pPr>
              </w:pPrChange>
            </w:pPr>
            <w:ins w:id="15231" w:author="aas" w:date="2013-10-14T02:06:00Z">
              <w:del w:id="15232" w:author="Anees Shaikh" w:date="2013-10-19T02:16:00Z">
                <w:r w:rsidDel="00E067A3">
                  <w:delText xml:space="preserve">                            &lt;/xs:annotation&gt;</w:delText>
                </w:r>
              </w:del>
            </w:ins>
          </w:p>
          <w:p w14:paraId="2C34972E" w14:textId="25A4C837" w:rsidR="00874469" w:rsidDel="00E067A3" w:rsidRDefault="00874469">
            <w:pPr>
              <w:pStyle w:val="Appx"/>
              <w:rPr>
                <w:ins w:id="15233" w:author="aas" w:date="2013-10-14T02:06:00Z"/>
                <w:del w:id="15234" w:author="Anees Shaikh" w:date="2013-10-19T02:16:00Z"/>
              </w:rPr>
              <w:pPrChange w:id="15235" w:author="Anees Shaikh" w:date="2013-10-19T02:16:00Z">
                <w:pPr>
                  <w:pStyle w:val="XML1"/>
                </w:pPr>
              </w:pPrChange>
            </w:pPr>
            <w:ins w:id="15236" w:author="aas" w:date="2013-10-14T02:06:00Z">
              <w:del w:id="15237" w:author="Anees Shaikh" w:date="2013-10-19T02:16:00Z">
                <w:r w:rsidDel="00E067A3">
                  <w:delText xml:space="preserve">                          &lt;/xs:element&gt;</w:delText>
                </w:r>
              </w:del>
            </w:ins>
          </w:p>
          <w:p w14:paraId="78988F22" w14:textId="7D2F7C29" w:rsidR="00874469" w:rsidDel="00E067A3" w:rsidRDefault="00874469">
            <w:pPr>
              <w:pStyle w:val="Appx"/>
              <w:rPr>
                <w:ins w:id="15238" w:author="aas" w:date="2013-10-14T02:06:00Z"/>
                <w:del w:id="15239" w:author="Anees Shaikh" w:date="2013-10-19T02:16:00Z"/>
              </w:rPr>
              <w:pPrChange w:id="15240" w:author="Anees Shaikh" w:date="2013-10-19T02:16:00Z">
                <w:pPr>
                  <w:pStyle w:val="XML1"/>
                </w:pPr>
              </w:pPrChange>
            </w:pPr>
            <w:ins w:id="15241" w:author="aas" w:date="2013-10-14T02:06:00Z">
              <w:del w:id="15242"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43" w:author="aas" w:date="2013-10-14T02:06:00Z"/>
                <w:del w:id="15244" w:author="Anees Shaikh" w:date="2013-10-19T02:16:00Z"/>
              </w:rPr>
              <w:pPrChange w:id="15245" w:author="Anees Shaikh" w:date="2013-10-19T02:16:00Z">
                <w:pPr>
                  <w:pStyle w:val="XML1"/>
                </w:pPr>
              </w:pPrChange>
            </w:pPr>
            <w:ins w:id="15246" w:author="aas" w:date="2013-10-14T02:06:00Z">
              <w:del w:id="15247" w:author="Anees Shaikh" w:date="2013-10-19T02:16:00Z">
                <w:r w:rsidDel="00E067A3">
                  <w:delText xml:space="preserve">                            &lt;xs:annotation&gt;</w:delText>
                </w:r>
              </w:del>
            </w:ins>
          </w:p>
          <w:p w14:paraId="1FF9B6DB" w14:textId="2679B0B2" w:rsidR="00874469" w:rsidDel="00E067A3" w:rsidRDefault="00874469">
            <w:pPr>
              <w:pStyle w:val="Appx"/>
              <w:rPr>
                <w:ins w:id="15248" w:author="aas" w:date="2013-10-14T02:06:00Z"/>
                <w:del w:id="15249" w:author="Anees Shaikh" w:date="2013-10-19T02:16:00Z"/>
              </w:rPr>
              <w:pPrChange w:id="15250" w:author="Anees Shaikh" w:date="2013-10-19T02:16:00Z">
                <w:pPr>
                  <w:pStyle w:val="XML1"/>
                </w:pPr>
              </w:pPrChange>
            </w:pPr>
            <w:ins w:id="15251" w:author="aas" w:date="2013-10-14T02:06:00Z">
              <w:del w:id="15252" w:author="Anees Shaikh" w:date="2013-10-19T02:16:00Z">
                <w:r w:rsidDel="00E067A3">
                  <w:delText xml:space="preserve">                              &lt;xs:documentation&gt;</w:delText>
                </w:r>
              </w:del>
            </w:ins>
          </w:p>
          <w:p w14:paraId="49E8B70A" w14:textId="257C5576" w:rsidR="00874469" w:rsidDel="00E067A3" w:rsidRDefault="00874469">
            <w:pPr>
              <w:pStyle w:val="Appx"/>
              <w:rPr>
                <w:ins w:id="15253" w:author="aas" w:date="2013-10-14T02:06:00Z"/>
                <w:del w:id="15254" w:author="Anees Shaikh" w:date="2013-10-19T02:16:00Z"/>
              </w:rPr>
              <w:pPrChange w:id="15255" w:author="Anees Shaikh" w:date="2013-10-19T02:16:00Z">
                <w:pPr>
                  <w:pStyle w:val="XML1"/>
                </w:pPr>
              </w:pPrChange>
            </w:pPr>
            <w:ins w:id="15256" w:author="aas" w:date="2013-10-14T02:06:00Z">
              <w:del w:id="15257"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258" w:author="aas" w:date="2013-10-14T02:06:00Z"/>
                <w:del w:id="15259" w:author="Anees Shaikh" w:date="2013-10-19T02:16:00Z"/>
              </w:rPr>
              <w:pPrChange w:id="15260" w:author="Anees Shaikh" w:date="2013-10-19T02:16:00Z">
                <w:pPr>
                  <w:pStyle w:val="XML1"/>
                </w:pPr>
              </w:pPrChange>
            </w:pPr>
            <w:ins w:id="15261" w:author="aas" w:date="2013-10-14T02:06:00Z">
              <w:del w:id="15262" w:author="Anees Shaikh" w:date="2013-10-19T02:16:00Z">
                <w:r w:rsidDel="00E067A3">
                  <w:delText xml:space="preserve">                              &lt;/xs:documentation&gt;</w:delText>
                </w:r>
              </w:del>
            </w:ins>
          </w:p>
          <w:p w14:paraId="7201A4BF" w14:textId="580D2AB3" w:rsidR="00874469" w:rsidDel="00E067A3" w:rsidRDefault="00874469">
            <w:pPr>
              <w:pStyle w:val="Appx"/>
              <w:rPr>
                <w:ins w:id="15263" w:author="aas" w:date="2013-10-14T02:06:00Z"/>
                <w:del w:id="15264" w:author="Anees Shaikh" w:date="2013-10-19T02:16:00Z"/>
              </w:rPr>
              <w:pPrChange w:id="15265" w:author="Anees Shaikh" w:date="2013-10-19T02:16:00Z">
                <w:pPr>
                  <w:pStyle w:val="XML1"/>
                </w:pPr>
              </w:pPrChange>
            </w:pPr>
            <w:ins w:id="15266" w:author="aas" w:date="2013-10-14T02:06:00Z">
              <w:del w:id="15267" w:author="Anees Shaikh" w:date="2013-10-19T02:16:00Z">
                <w:r w:rsidDel="00E067A3">
                  <w:delText xml:space="preserve">                            &lt;/xs:annotation&gt;</w:delText>
                </w:r>
              </w:del>
            </w:ins>
          </w:p>
          <w:p w14:paraId="441A18EA" w14:textId="0C2BF34A" w:rsidR="00874469" w:rsidDel="00E067A3" w:rsidRDefault="00874469">
            <w:pPr>
              <w:pStyle w:val="Appx"/>
              <w:rPr>
                <w:ins w:id="15268" w:author="aas" w:date="2013-10-14T02:06:00Z"/>
                <w:del w:id="15269" w:author="Anees Shaikh" w:date="2013-10-19T02:16:00Z"/>
              </w:rPr>
              <w:pPrChange w:id="15270" w:author="Anees Shaikh" w:date="2013-10-19T02:16:00Z">
                <w:pPr>
                  <w:pStyle w:val="XML1"/>
                </w:pPr>
              </w:pPrChange>
            </w:pPr>
            <w:ins w:id="15271" w:author="aas" w:date="2013-10-14T02:06:00Z">
              <w:del w:id="15272" w:author="Anees Shaikh" w:date="2013-10-19T02:16:00Z">
                <w:r w:rsidDel="00E067A3">
                  <w:delText xml:space="preserve">                          &lt;/xs:element&gt;</w:delText>
                </w:r>
              </w:del>
            </w:ins>
          </w:p>
          <w:p w14:paraId="383AA7A5" w14:textId="0D2124B2" w:rsidR="00874469" w:rsidDel="00E067A3" w:rsidRDefault="00874469">
            <w:pPr>
              <w:pStyle w:val="Appx"/>
              <w:rPr>
                <w:ins w:id="15273" w:author="aas" w:date="2013-10-14T02:06:00Z"/>
                <w:del w:id="15274" w:author="Anees Shaikh" w:date="2013-10-19T02:16:00Z"/>
              </w:rPr>
              <w:pPrChange w:id="15275" w:author="Anees Shaikh" w:date="2013-10-19T02:16:00Z">
                <w:pPr>
                  <w:pStyle w:val="XML1"/>
                </w:pPr>
              </w:pPrChange>
            </w:pPr>
            <w:ins w:id="15276" w:author="aas" w:date="2013-10-14T02:06:00Z">
              <w:del w:id="15277"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278" w:author="aas" w:date="2013-10-14T02:06:00Z"/>
                <w:del w:id="15279" w:author="Anees Shaikh" w:date="2013-10-19T02:16:00Z"/>
              </w:rPr>
              <w:pPrChange w:id="15280" w:author="Anees Shaikh" w:date="2013-10-19T02:16:00Z">
                <w:pPr>
                  <w:pStyle w:val="XML1"/>
                </w:pPr>
              </w:pPrChange>
            </w:pPr>
            <w:ins w:id="15281" w:author="aas" w:date="2013-10-14T02:06:00Z">
              <w:del w:id="15282" w:author="Anees Shaikh" w:date="2013-10-19T02:16:00Z">
                <w:r w:rsidDel="00E067A3">
                  <w:delText xml:space="preserve">                            &lt;xs:annotation&gt;</w:delText>
                </w:r>
              </w:del>
            </w:ins>
          </w:p>
          <w:p w14:paraId="149A1742" w14:textId="5F1F46B6" w:rsidR="00874469" w:rsidDel="00E067A3" w:rsidRDefault="00874469">
            <w:pPr>
              <w:pStyle w:val="Appx"/>
              <w:rPr>
                <w:ins w:id="15283" w:author="aas" w:date="2013-10-14T02:06:00Z"/>
                <w:del w:id="15284" w:author="Anees Shaikh" w:date="2013-10-19T02:16:00Z"/>
              </w:rPr>
              <w:pPrChange w:id="15285" w:author="Anees Shaikh" w:date="2013-10-19T02:16:00Z">
                <w:pPr>
                  <w:pStyle w:val="XML1"/>
                </w:pPr>
              </w:pPrChange>
            </w:pPr>
            <w:ins w:id="15286" w:author="aas" w:date="2013-10-14T02:06:00Z">
              <w:del w:id="15287" w:author="Anees Shaikh" w:date="2013-10-19T02:16:00Z">
                <w:r w:rsidDel="00E067A3">
                  <w:delText xml:space="preserve">                              &lt;xs:documentation&gt;</w:delText>
                </w:r>
              </w:del>
            </w:ins>
          </w:p>
          <w:p w14:paraId="767AFED0" w14:textId="4DE88C28" w:rsidR="00874469" w:rsidDel="00E067A3" w:rsidRDefault="00874469">
            <w:pPr>
              <w:pStyle w:val="Appx"/>
              <w:rPr>
                <w:ins w:id="15288" w:author="aas" w:date="2013-10-14T02:06:00Z"/>
                <w:del w:id="15289" w:author="Anees Shaikh" w:date="2013-10-19T02:16:00Z"/>
              </w:rPr>
              <w:pPrChange w:id="15290" w:author="Anees Shaikh" w:date="2013-10-19T02:16:00Z">
                <w:pPr>
                  <w:pStyle w:val="XML1"/>
                </w:pPr>
              </w:pPrChange>
            </w:pPr>
            <w:ins w:id="15291" w:author="aas" w:date="2013-10-14T02:06:00Z">
              <w:del w:id="15292"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293" w:author="aas" w:date="2013-10-14T02:06:00Z"/>
                <w:del w:id="15294" w:author="Anees Shaikh" w:date="2013-10-19T02:16:00Z"/>
              </w:rPr>
              <w:pPrChange w:id="15295" w:author="Anees Shaikh" w:date="2013-10-19T02:16:00Z">
                <w:pPr>
                  <w:pStyle w:val="XML1"/>
                </w:pPr>
              </w:pPrChange>
            </w:pPr>
            <w:ins w:id="15296" w:author="aas" w:date="2013-10-14T02:06:00Z">
              <w:del w:id="15297" w:author="Anees Shaikh" w:date="2013-10-19T02:16:00Z">
                <w:r w:rsidDel="00E067A3">
                  <w:delText xml:space="preserve">                              &lt;/xs:documentation&gt;</w:delText>
                </w:r>
              </w:del>
            </w:ins>
          </w:p>
          <w:p w14:paraId="5D4ACDFC" w14:textId="0E6AF5DD" w:rsidR="00874469" w:rsidDel="00E067A3" w:rsidRDefault="00874469">
            <w:pPr>
              <w:pStyle w:val="Appx"/>
              <w:rPr>
                <w:ins w:id="15298" w:author="aas" w:date="2013-10-14T02:06:00Z"/>
                <w:del w:id="15299" w:author="Anees Shaikh" w:date="2013-10-19T02:16:00Z"/>
              </w:rPr>
              <w:pPrChange w:id="15300" w:author="Anees Shaikh" w:date="2013-10-19T02:16:00Z">
                <w:pPr>
                  <w:pStyle w:val="XML1"/>
                </w:pPr>
              </w:pPrChange>
            </w:pPr>
            <w:ins w:id="15301" w:author="aas" w:date="2013-10-14T02:06:00Z">
              <w:del w:id="15302" w:author="Anees Shaikh" w:date="2013-10-19T02:16:00Z">
                <w:r w:rsidDel="00E067A3">
                  <w:delText xml:space="preserve">                            &lt;/xs:annotation&gt;</w:delText>
                </w:r>
              </w:del>
            </w:ins>
          </w:p>
          <w:p w14:paraId="19CD2932" w14:textId="5E5C75BB" w:rsidR="00874469" w:rsidDel="00E067A3" w:rsidRDefault="00874469">
            <w:pPr>
              <w:pStyle w:val="Appx"/>
              <w:rPr>
                <w:ins w:id="15303" w:author="aas" w:date="2013-10-14T02:06:00Z"/>
                <w:del w:id="15304" w:author="Anees Shaikh" w:date="2013-10-19T02:16:00Z"/>
              </w:rPr>
              <w:pPrChange w:id="15305" w:author="Anees Shaikh" w:date="2013-10-19T02:16:00Z">
                <w:pPr>
                  <w:pStyle w:val="XML1"/>
                </w:pPr>
              </w:pPrChange>
            </w:pPr>
            <w:ins w:id="15306" w:author="aas" w:date="2013-10-14T02:06:00Z">
              <w:del w:id="15307" w:author="Anees Shaikh" w:date="2013-10-19T02:16:00Z">
                <w:r w:rsidDel="00E067A3">
                  <w:delText xml:space="preserve">                          &lt;/xs:element&gt;</w:delText>
                </w:r>
              </w:del>
            </w:ins>
          </w:p>
          <w:p w14:paraId="6EB2252C" w14:textId="1C1D70F6" w:rsidR="00874469" w:rsidDel="00E067A3" w:rsidRDefault="00874469">
            <w:pPr>
              <w:pStyle w:val="Appx"/>
              <w:rPr>
                <w:ins w:id="15308" w:author="aas" w:date="2013-10-14T02:06:00Z"/>
                <w:del w:id="15309" w:author="Anees Shaikh" w:date="2013-10-19T02:16:00Z"/>
              </w:rPr>
              <w:pPrChange w:id="15310" w:author="Anees Shaikh" w:date="2013-10-19T02:16:00Z">
                <w:pPr>
                  <w:pStyle w:val="XML1"/>
                </w:pPr>
              </w:pPrChange>
            </w:pPr>
            <w:ins w:id="15311" w:author="aas" w:date="2013-10-14T02:06:00Z">
              <w:del w:id="15312"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13" w:author="aas" w:date="2013-10-14T02:06:00Z"/>
                <w:del w:id="15314" w:author="Anees Shaikh" w:date="2013-10-19T02:16:00Z"/>
              </w:rPr>
              <w:pPrChange w:id="15315" w:author="Anees Shaikh" w:date="2013-10-19T02:16:00Z">
                <w:pPr>
                  <w:pStyle w:val="XML1"/>
                </w:pPr>
              </w:pPrChange>
            </w:pPr>
            <w:ins w:id="15316" w:author="aas" w:date="2013-10-14T02:06:00Z">
              <w:del w:id="15317" w:author="Anees Shaikh" w:date="2013-10-19T02:16:00Z">
                <w:r w:rsidDel="00E067A3">
                  <w:delText xml:space="preserve">                            &lt;xs:annotation&gt;</w:delText>
                </w:r>
              </w:del>
            </w:ins>
          </w:p>
          <w:p w14:paraId="6417A66D" w14:textId="367B0EB8" w:rsidR="00874469" w:rsidDel="00E067A3" w:rsidRDefault="00874469">
            <w:pPr>
              <w:pStyle w:val="Appx"/>
              <w:rPr>
                <w:ins w:id="15318" w:author="aas" w:date="2013-10-14T02:06:00Z"/>
                <w:del w:id="15319" w:author="Anees Shaikh" w:date="2013-10-19T02:16:00Z"/>
              </w:rPr>
              <w:pPrChange w:id="15320" w:author="Anees Shaikh" w:date="2013-10-19T02:16:00Z">
                <w:pPr>
                  <w:pStyle w:val="XML1"/>
                </w:pPr>
              </w:pPrChange>
            </w:pPr>
            <w:ins w:id="15321" w:author="aas" w:date="2013-10-14T02:06:00Z">
              <w:del w:id="15322" w:author="Anees Shaikh" w:date="2013-10-19T02:16:00Z">
                <w:r w:rsidDel="00E067A3">
                  <w:delText xml:space="preserve">                              &lt;xs:documentation&gt;</w:delText>
                </w:r>
              </w:del>
            </w:ins>
          </w:p>
          <w:p w14:paraId="7A589423" w14:textId="09B5B20E" w:rsidR="00874469" w:rsidDel="00E067A3" w:rsidRDefault="00874469">
            <w:pPr>
              <w:pStyle w:val="Appx"/>
              <w:rPr>
                <w:ins w:id="15323" w:author="aas" w:date="2013-10-14T02:06:00Z"/>
                <w:del w:id="15324" w:author="Anees Shaikh" w:date="2013-10-19T02:16:00Z"/>
              </w:rPr>
              <w:pPrChange w:id="15325" w:author="Anees Shaikh" w:date="2013-10-19T02:16:00Z">
                <w:pPr>
                  <w:pStyle w:val="XML1"/>
                </w:pPr>
              </w:pPrChange>
            </w:pPr>
            <w:ins w:id="15326" w:author="aas" w:date="2013-10-14T02:06:00Z">
              <w:del w:id="15327"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28" w:author="aas" w:date="2013-10-14T02:06:00Z"/>
                <w:del w:id="15329" w:author="Anees Shaikh" w:date="2013-10-19T02:16:00Z"/>
              </w:rPr>
              <w:pPrChange w:id="15330" w:author="Anees Shaikh" w:date="2013-10-19T02:16:00Z">
                <w:pPr>
                  <w:pStyle w:val="XML1"/>
                </w:pPr>
              </w:pPrChange>
            </w:pPr>
            <w:ins w:id="15331" w:author="aas" w:date="2013-10-14T02:06:00Z">
              <w:del w:id="15332" w:author="Anees Shaikh" w:date="2013-10-19T02:16:00Z">
                <w:r w:rsidDel="00E067A3">
                  <w:delText xml:space="preserve">                              &lt;/xs:documentation&gt;</w:delText>
                </w:r>
              </w:del>
            </w:ins>
          </w:p>
          <w:p w14:paraId="05D20EC3" w14:textId="31B27CF2" w:rsidR="00874469" w:rsidDel="00E067A3" w:rsidRDefault="00874469">
            <w:pPr>
              <w:pStyle w:val="Appx"/>
              <w:rPr>
                <w:ins w:id="15333" w:author="aas" w:date="2013-10-14T02:06:00Z"/>
                <w:del w:id="15334" w:author="Anees Shaikh" w:date="2013-10-19T02:16:00Z"/>
              </w:rPr>
              <w:pPrChange w:id="15335" w:author="Anees Shaikh" w:date="2013-10-19T02:16:00Z">
                <w:pPr>
                  <w:pStyle w:val="XML1"/>
                </w:pPr>
              </w:pPrChange>
            </w:pPr>
            <w:ins w:id="15336" w:author="aas" w:date="2013-10-14T02:06:00Z">
              <w:del w:id="15337" w:author="Anees Shaikh" w:date="2013-10-19T02:16:00Z">
                <w:r w:rsidDel="00E067A3">
                  <w:delText xml:space="preserve">                            &lt;/xs:annotation&gt;</w:delText>
                </w:r>
              </w:del>
            </w:ins>
          </w:p>
          <w:p w14:paraId="668CFC18" w14:textId="27701F0A" w:rsidR="00874469" w:rsidDel="00E067A3" w:rsidRDefault="00874469">
            <w:pPr>
              <w:pStyle w:val="Appx"/>
              <w:rPr>
                <w:ins w:id="15338" w:author="aas" w:date="2013-10-14T02:06:00Z"/>
                <w:del w:id="15339" w:author="Anees Shaikh" w:date="2013-10-19T02:16:00Z"/>
              </w:rPr>
              <w:pPrChange w:id="15340" w:author="Anees Shaikh" w:date="2013-10-19T02:16:00Z">
                <w:pPr>
                  <w:pStyle w:val="XML1"/>
                </w:pPr>
              </w:pPrChange>
            </w:pPr>
            <w:ins w:id="15341" w:author="aas" w:date="2013-10-14T02:06:00Z">
              <w:del w:id="15342" w:author="Anees Shaikh" w:date="2013-10-19T02:16:00Z">
                <w:r w:rsidDel="00E067A3">
                  <w:delText xml:space="preserve">                          &lt;/xs:element&gt;</w:delText>
                </w:r>
              </w:del>
            </w:ins>
          </w:p>
          <w:p w14:paraId="49B019D5" w14:textId="6E62AC0B" w:rsidR="00874469" w:rsidDel="00E067A3" w:rsidRDefault="00874469">
            <w:pPr>
              <w:pStyle w:val="Appx"/>
              <w:rPr>
                <w:ins w:id="15343" w:author="aas" w:date="2013-10-14T02:06:00Z"/>
                <w:del w:id="15344" w:author="Anees Shaikh" w:date="2013-10-19T02:16:00Z"/>
              </w:rPr>
              <w:pPrChange w:id="15345" w:author="Anees Shaikh" w:date="2013-10-19T02:16:00Z">
                <w:pPr>
                  <w:pStyle w:val="XML1"/>
                </w:pPr>
              </w:pPrChange>
            </w:pPr>
            <w:ins w:id="15346" w:author="aas" w:date="2013-10-14T02:06:00Z">
              <w:del w:id="15347"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48" w:author="aas" w:date="2013-10-14T02:06:00Z"/>
                <w:del w:id="15349" w:author="Anees Shaikh" w:date="2013-10-19T02:16:00Z"/>
              </w:rPr>
              <w:pPrChange w:id="15350" w:author="Anees Shaikh" w:date="2013-10-19T02:16:00Z">
                <w:pPr>
                  <w:pStyle w:val="XML1"/>
                </w:pPr>
              </w:pPrChange>
            </w:pPr>
            <w:ins w:id="15351" w:author="aas" w:date="2013-10-14T02:06:00Z">
              <w:del w:id="15352" w:author="Anees Shaikh" w:date="2013-10-19T02:16:00Z">
                <w:r w:rsidDel="00E067A3">
                  <w:delText xml:space="preserve">                            &lt;xs:annotation&gt;</w:delText>
                </w:r>
              </w:del>
            </w:ins>
          </w:p>
          <w:p w14:paraId="23C28E5B" w14:textId="707ABE92" w:rsidR="00874469" w:rsidDel="00E067A3" w:rsidRDefault="00874469">
            <w:pPr>
              <w:pStyle w:val="Appx"/>
              <w:rPr>
                <w:ins w:id="15353" w:author="aas" w:date="2013-10-14T02:06:00Z"/>
                <w:del w:id="15354" w:author="Anees Shaikh" w:date="2013-10-19T02:16:00Z"/>
              </w:rPr>
              <w:pPrChange w:id="15355" w:author="Anees Shaikh" w:date="2013-10-19T02:16:00Z">
                <w:pPr>
                  <w:pStyle w:val="XML1"/>
                </w:pPr>
              </w:pPrChange>
            </w:pPr>
            <w:ins w:id="15356" w:author="aas" w:date="2013-10-14T02:06:00Z">
              <w:del w:id="15357" w:author="Anees Shaikh" w:date="2013-10-19T02:16:00Z">
                <w:r w:rsidDel="00E067A3">
                  <w:delText xml:space="preserve">                              &lt;xs:documentation&gt;</w:delText>
                </w:r>
              </w:del>
            </w:ins>
          </w:p>
          <w:p w14:paraId="79DBF632" w14:textId="2FEDD8EE" w:rsidR="00874469" w:rsidDel="00E067A3" w:rsidRDefault="00874469">
            <w:pPr>
              <w:pStyle w:val="Appx"/>
              <w:rPr>
                <w:ins w:id="15358" w:author="aas" w:date="2013-10-14T02:06:00Z"/>
                <w:del w:id="15359" w:author="Anees Shaikh" w:date="2013-10-19T02:16:00Z"/>
              </w:rPr>
              <w:pPrChange w:id="15360" w:author="Anees Shaikh" w:date="2013-10-19T02:16:00Z">
                <w:pPr>
                  <w:pStyle w:val="XML1"/>
                </w:pPr>
              </w:pPrChange>
            </w:pPr>
            <w:ins w:id="15361" w:author="aas" w:date="2013-10-14T02:06:00Z">
              <w:del w:id="15362"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363" w:author="aas" w:date="2013-10-14T02:06:00Z"/>
                <w:del w:id="15364" w:author="Anees Shaikh" w:date="2013-10-19T02:16:00Z"/>
              </w:rPr>
              <w:pPrChange w:id="15365" w:author="Anees Shaikh" w:date="2013-10-19T02:16:00Z">
                <w:pPr>
                  <w:pStyle w:val="XML1"/>
                </w:pPr>
              </w:pPrChange>
            </w:pPr>
            <w:ins w:id="15366" w:author="aas" w:date="2013-10-14T02:06:00Z">
              <w:del w:id="15367" w:author="Anees Shaikh" w:date="2013-10-19T02:16:00Z">
                <w:r w:rsidDel="00E067A3">
                  <w:delText xml:space="preserve">                              &lt;/xs:documentation&gt;</w:delText>
                </w:r>
              </w:del>
            </w:ins>
          </w:p>
          <w:p w14:paraId="19D4C56A" w14:textId="2CA55916" w:rsidR="00874469" w:rsidDel="00E067A3" w:rsidRDefault="00874469">
            <w:pPr>
              <w:pStyle w:val="Appx"/>
              <w:rPr>
                <w:ins w:id="15368" w:author="aas" w:date="2013-10-14T02:06:00Z"/>
                <w:del w:id="15369" w:author="Anees Shaikh" w:date="2013-10-19T02:16:00Z"/>
              </w:rPr>
              <w:pPrChange w:id="15370" w:author="Anees Shaikh" w:date="2013-10-19T02:16:00Z">
                <w:pPr>
                  <w:pStyle w:val="XML1"/>
                </w:pPr>
              </w:pPrChange>
            </w:pPr>
            <w:ins w:id="15371" w:author="aas" w:date="2013-10-14T02:06:00Z">
              <w:del w:id="15372" w:author="Anees Shaikh" w:date="2013-10-19T02:16:00Z">
                <w:r w:rsidDel="00E067A3">
                  <w:delText xml:space="preserve">                            &lt;/xs:annotation&gt;</w:delText>
                </w:r>
              </w:del>
            </w:ins>
          </w:p>
          <w:p w14:paraId="12A62C4E" w14:textId="5E575AD6" w:rsidR="00874469" w:rsidDel="00E067A3" w:rsidRDefault="00874469">
            <w:pPr>
              <w:pStyle w:val="Appx"/>
              <w:rPr>
                <w:ins w:id="15373" w:author="aas" w:date="2013-10-14T02:06:00Z"/>
                <w:del w:id="15374" w:author="Anees Shaikh" w:date="2013-10-19T02:16:00Z"/>
              </w:rPr>
              <w:pPrChange w:id="15375" w:author="Anees Shaikh" w:date="2013-10-19T02:16:00Z">
                <w:pPr>
                  <w:pStyle w:val="XML1"/>
                </w:pPr>
              </w:pPrChange>
            </w:pPr>
            <w:ins w:id="15376" w:author="aas" w:date="2013-10-14T02:06:00Z">
              <w:del w:id="15377" w:author="Anees Shaikh" w:date="2013-10-19T02:16:00Z">
                <w:r w:rsidDel="00E067A3">
                  <w:delText xml:space="preserve">                          &lt;/xs:element&gt;</w:delText>
                </w:r>
              </w:del>
            </w:ins>
          </w:p>
          <w:p w14:paraId="0BFE7A0A" w14:textId="5844A646" w:rsidR="00874469" w:rsidDel="00E067A3" w:rsidRDefault="00874469">
            <w:pPr>
              <w:pStyle w:val="Appx"/>
              <w:rPr>
                <w:ins w:id="15378" w:author="aas" w:date="2013-10-14T02:06:00Z"/>
                <w:del w:id="15379" w:author="Anees Shaikh" w:date="2013-10-19T02:16:00Z"/>
              </w:rPr>
              <w:pPrChange w:id="15380" w:author="Anees Shaikh" w:date="2013-10-19T02:16:00Z">
                <w:pPr>
                  <w:pStyle w:val="XML1"/>
                </w:pPr>
              </w:pPrChange>
            </w:pPr>
            <w:ins w:id="15381" w:author="aas" w:date="2013-10-14T02:06:00Z">
              <w:del w:id="15382"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383" w:author="aas" w:date="2013-10-14T02:06:00Z"/>
                <w:del w:id="15384" w:author="Anees Shaikh" w:date="2013-10-19T02:16:00Z"/>
              </w:rPr>
              <w:pPrChange w:id="15385" w:author="Anees Shaikh" w:date="2013-10-19T02:16:00Z">
                <w:pPr>
                  <w:pStyle w:val="XML1"/>
                </w:pPr>
              </w:pPrChange>
            </w:pPr>
            <w:ins w:id="15386" w:author="aas" w:date="2013-10-14T02:06:00Z">
              <w:del w:id="15387" w:author="Anees Shaikh" w:date="2013-10-19T02:16:00Z">
                <w:r w:rsidDel="00E067A3">
                  <w:delText xml:space="preserve">                            &lt;xs:annotation&gt;</w:delText>
                </w:r>
              </w:del>
            </w:ins>
          </w:p>
          <w:p w14:paraId="5DBF1CEB" w14:textId="07040F09" w:rsidR="00874469" w:rsidDel="00E067A3" w:rsidRDefault="00874469">
            <w:pPr>
              <w:pStyle w:val="Appx"/>
              <w:rPr>
                <w:ins w:id="15388" w:author="aas" w:date="2013-10-14T02:06:00Z"/>
                <w:del w:id="15389" w:author="Anees Shaikh" w:date="2013-10-19T02:16:00Z"/>
              </w:rPr>
              <w:pPrChange w:id="15390" w:author="Anees Shaikh" w:date="2013-10-19T02:16:00Z">
                <w:pPr>
                  <w:pStyle w:val="XML1"/>
                </w:pPr>
              </w:pPrChange>
            </w:pPr>
            <w:ins w:id="15391" w:author="aas" w:date="2013-10-14T02:06:00Z">
              <w:del w:id="15392" w:author="Anees Shaikh" w:date="2013-10-19T02:16:00Z">
                <w:r w:rsidDel="00E067A3">
                  <w:delText xml:space="preserve">                              &lt;xs:documentation&gt;</w:delText>
                </w:r>
              </w:del>
            </w:ins>
          </w:p>
          <w:p w14:paraId="07C541A2" w14:textId="41C17F25" w:rsidR="00874469" w:rsidDel="00E067A3" w:rsidRDefault="00874469">
            <w:pPr>
              <w:pStyle w:val="Appx"/>
              <w:rPr>
                <w:ins w:id="15393" w:author="aas" w:date="2013-10-14T02:06:00Z"/>
                <w:del w:id="15394" w:author="Anees Shaikh" w:date="2013-10-19T02:16:00Z"/>
              </w:rPr>
              <w:pPrChange w:id="15395" w:author="Anees Shaikh" w:date="2013-10-19T02:16:00Z">
                <w:pPr>
                  <w:pStyle w:val="XML1"/>
                </w:pPr>
              </w:pPrChange>
            </w:pPr>
            <w:ins w:id="15396" w:author="aas" w:date="2013-10-14T02:06:00Z">
              <w:del w:id="15397"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398" w:author="aas" w:date="2013-10-14T02:06:00Z"/>
                <w:del w:id="15399" w:author="Anees Shaikh" w:date="2013-10-19T02:16:00Z"/>
              </w:rPr>
              <w:pPrChange w:id="15400" w:author="Anees Shaikh" w:date="2013-10-19T02:16:00Z">
                <w:pPr>
                  <w:pStyle w:val="XML1"/>
                </w:pPr>
              </w:pPrChange>
            </w:pPr>
            <w:ins w:id="15401" w:author="aas" w:date="2013-10-14T02:06:00Z">
              <w:del w:id="15402" w:author="Anees Shaikh" w:date="2013-10-19T02:16:00Z">
                <w:r w:rsidDel="00E067A3">
                  <w:delText xml:space="preserve">                              &lt;/xs:documentation&gt;</w:delText>
                </w:r>
              </w:del>
            </w:ins>
          </w:p>
          <w:p w14:paraId="3166E1D3" w14:textId="6A5F8DB6" w:rsidR="00874469" w:rsidDel="00E067A3" w:rsidRDefault="00874469">
            <w:pPr>
              <w:pStyle w:val="Appx"/>
              <w:rPr>
                <w:ins w:id="15403" w:author="aas" w:date="2013-10-14T02:06:00Z"/>
                <w:del w:id="15404" w:author="Anees Shaikh" w:date="2013-10-19T02:16:00Z"/>
              </w:rPr>
              <w:pPrChange w:id="15405" w:author="Anees Shaikh" w:date="2013-10-19T02:16:00Z">
                <w:pPr>
                  <w:pStyle w:val="XML1"/>
                </w:pPr>
              </w:pPrChange>
            </w:pPr>
            <w:ins w:id="15406" w:author="aas" w:date="2013-10-14T02:06:00Z">
              <w:del w:id="15407" w:author="Anees Shaikh" w:date="2013-10-19T02:16:00Z">
                <w:r w:rsidDel="00E067A3">
                  <w:delText xml:space="preserve">                            &lt;/xs:annotation&gt;</w:delText>
                </w:r>
              </w:del>
            </w:ins>
          </w:p>
          <w:p w14:paraId="52F2199E" w14:textId="6ECC70B5" w:rsidR="00874469" w:rsidDel="00E067A3" w:rsidRDefault="00874469">
            <w:pPr>
              <w:pStyle w:val="Appx"/>
              <w:rPr>
                <w:ins w:id="15408" w:author="aas" w:date="2013-10-14T02:06:00Z"/>
                <w:del w:id="15409" w:author="Anees Shaikh" w:date="2013-10-19T02:16:00Z"/>
              </w:rPr>
              <w:pPrChange w:id="15410" w:author="Anees Shaikh" w:date="2013-10-19T02:16:00Z">
                <w:pPr>
                  <w:pStyle w:val="XML1"/>
                </w:pPr>
              </w:pPrChange>
            </w:pPr>
            <w:ins w:id="15411" w:author="aas" w:date="2013-10-14T02:06:00Z">
              <w:del w:id="15412" w:author="Anees Shaikh" w:date="2013-10-19T02:16:00Z">
                <w:r w:rsidDel="00E067A3">
                  <w:delText xml:space="preserve">                          &lt;/xs:element&gt;</w:delText>
                </w:r>
              </w:del>
            </w:ins>
          </w:p>
          <w:p w14:paraId="2CCDA48E" w14:textId="66EF65A6" w:rsidR="00874469" w:rsidDel="00E067A3" w:rsidRDefault="00874469">
            <w:pPr>
              <w:pStyle w:val="Appx"/>
              <w:rPr>
                <w:ins w:id="15413" w:author="aas" w:date="2013-10-14T02:06:00Z"/>
                <w:del w:id="15414" w:author="Anees Shaikh" w:date="2013-10-19T02:16:00Z"/>
              </w:rPr>
              <w:pPrChange w:id="15415" w:author="Anees Shaikh" w:date="2013-10-19T02:16:00Z">
                <w:pPr>
                  <w:pStyle w:val="XML1"/>
                </w:pPr>
              </w:pPrChange>
            </w:pPr>
            <w:ins w:id="15416" w:author="aas" w:date="2013-10-14T02:06:00Z">
              <w:del w:id="15417"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18" w:author="aas" w:date="2013-10-14T02:06:00Z"/>
                <w:del w:id="15419" w:author="Anees Shaikh" w:date="2013-10-19T02:16:00Z"/>
              </w:rPr>
              <w:pPrChange w:id="15420" w:author="Anees Shaikh" w:date="2013-10-19T02:16:00Z">
                <w:pPr>
                  <w:pStyle w:val="XML1"/>
                </w:pPr>
              </w:pPrChange>
            </w:pPr>
            <w:ins w:id="15421" w:author="aas" w:date="2013-10-14T02:06:00Z">
              <w:del w:id="15422" w:author="Anees Shaikh" w:date="2013-10-19T02:16:00Z">
                <w:r w:rsidDel="00E067A3">
                  <w:delText xml:space="preserve">                            &lt;xs:annotation&gt;</w:delText>
                </w:r>
              </w:del>
            </w:ins>
          </w:p>
          <w:p w14:paraId="62A82BA1" w14:textId="01849B95" w:rsidR="00874469" w:rsidDel="00E067A3" w:rsidRDefault="00874469">
            <w:pPr>
              <w:pStyle w:val="Appx"/>
              <w:rPr>
                <w:ins w:id="15423" w:author="aas" w:date="2013-10-14T02:06:00Z"/>
                <w:del w:id="15424" w:author="Anees Shaikh" w:date="2013-10-19T02:16:00Z"/>
              </w:rPr>
              <w:pPrChange w:id="15425" w:author="Anees Shaikh" w:date="2013-10-19T02:16:00Z">
                <w:pPr>
                  <w:pStyle w:val="XML1"/>
                </w:pPr>
              </w:pPrChange>
            </w:pPr>
            <w:ins w:id="15426" w:author="aas" w:date="2013-10-14T02:06:00Z">
              <w:del w:id="15427" w:author="Anees Shaikh" w:date="2013-10-19T02:16:00Z">
                <w:r w:rsidDel="00E067A3">
                  <w:delText xml:space="preserve">                              &lt;xs:documentation&gt;</w:delText>
                </w:r>
              </w:del>
            </w:ins>
          </w:p>
          <w:p w14:paraId="689EB74C" w14:textId="68AA9081" w:rsidR="00874469" w:rsidDel="00E067A3" w:rsidRDefault="00874469">
            <w:pPr>
              <w:pStyle w:val="Appx"/>
              <w:rPr>
                <w:ins w:id="15428" w:author="aas" w:date="2013-10-14T02:06:00Z"/>
                <w:del w:id="15429" w:author="Anees Shaikh" w:date="2013-10-19T02:16:00Z"/>
              </w:rPr>
              <w:pPrChange w:id="15430" w:author="Anees Shaikh" w:date="2013-10-19T02:16:00Z">
                <w:pPr>
                  <w:pStyle w:val="XML1"/>
                </w:pPr>
              </w:pPrChange>
            </w:pPr>
            <w:ins w:id="15431" w:author="aas" w:date="2013-10-14T02:06:00Z">
              <w:del w:id="15432"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33" w:author="aas" w:date="2013-10-14T02:06:00Z"/>
                <w:del w:id="15434" w:author="Anees Shaikh" w:date="2013-10-19T02:16:00Z"/>
              </w:rPr>
              <w:pPrChange w:id="15435" w:author="Anees Shaikh" w:date="2013-10-19T02:16:00Z">
                <w:pPr>
                  <w:pStyle w:val="XML1"/>
                </w:pPr>
              </w:pPrChange>
            </w:pPr>
            <w:ins w:id="15436" w:author="aas" w:date="2013-10-14T02:06:00Z">
              <w:del w:id="15437" w:author="Anees Shaikh" w:date="2013-10-19T02:16:00Z">
                <w:r w:rsidDel="00E067A3">
                  <w:delText xml:space="preserve">                              &lt;/xs:documentation&gt;</w:delText>
                </w:r>
              </w:del>
            </w:ins>
          </w:p>
          <w:p w14:paraId="693F6817" w14:textId="479F88C9" w:rsidR="00874469" w:rsidDel="00E067A3" w:rsidRDefault="00874469">
            <w:pPr>
              <w:pStyle w:val="Appx"/>
              <w:rPr>
                <w:ins w:id="15438" w:author="aas" w:date="2013-10-14T02:06:00Z"/>
                <w:del w:id="15439" w:author="Anees Shaikh" w:date="2013-10-19T02:16:00Z"/>
              </w:rPr>
              <w:pPrChange w:id="15440" w:author="Anees Shaikh" w:date="2013-10-19T02:16:00Z">
                <w:pPr>
                  <w:pStyle w:val="XML1"/>
                </w:pPr>
              </w:pPrChange>
            </w:pPr>
            <w:ins w:id="15441" w:author="aas" w:date="2013-10-14T02:06:00Z">
              <w:del w:id="15442" w:author="Anees Shaikh" w:date="2013-10-19T02:16:00Z">
                <w:r w:rsidDel="00E067A3">
                  <w:delText xml:space="preserve">                            &lt;/xs:annotation&gt;</w:delText>
                </w:r>
              </w:del>
            </w:ins>
          </w:p>
          <w:p w14:paraId="40892B59" w14:textId="4E4F655B" w:rsidR="00874469" w:rsidDel="00E067A3" w:rsidRDefault="00874469">
            <w:pPr>
              <w:pStyle w:val="Appx"/>
              <w:rPr>
                <w:ins w:id="15443" w:author="aas" w:date="2013-10-14T02:06:00Z"/>
                <w:del w:id="15444" w:author="Anees Shaikh" w:date="2013-10-19T02:16:00Z"/>
              </w:rPr>
              <w:pPrChange w:id="15445" w:author="Anees Shaikh" w:date="2013-10-19T02:16:00Z">
                <w:pPr>
                  <w:pStyle w:val="XML1"/>
                </w:pPr>
              </w:pPrChange>
            </w:pPr>
            <w:ins w:id="15446" w:author="aas" w:date="2013-10-14T02:06:00Z">
              <w:del w:id="15447" w:author="Anees Shaikh" w:date="2013-10-19T02:16:00Z">
                <w:r w:rsidDel="00E067A3">
                  <w:delText xml:space="preserve">                          &lt;/xs:element&gt;</w:delText>
                </w:r>
              </w:del>
            </w:ins>
          </w:p>
          <w:p w14:paraId="6950CBDF" w14:textId="56F021D5" w:rsidR="00874469" w:rsidDel="00E067A3" w:rsidRDefault="00874469">
            <w:pPr>
              <w:pStyle w:val="Appx"/>
              <w:rPr>
                <w:ins w:id="15448" w:author="aas" w:date="2013-10-14T02:06:00Z"/>
                <w:del w:id="15449" w:author="Anees Shaikh" w:date="2013-10-19T02:16:00Z"/>
              </w:rPr>
              <w:pPrChange w:id="15450" w:author="Anees Shaikh" w:date="2013-10-19T02:16:00Z">
                <w:pPr>
                  <w:pStyle w:val="XML1"/>
                </w:pPr>
              </w:pPrChange>
            </w:pPr>
            <w:ins w:id="15451" w:author="aas" w:date="2013-10-14T02:06:00Z">
              <w:del w:id="15452"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53" w:author="aas" w:date="2013-10-14T02:06:00Z"/>
                <w:del w:id="15454" w:author="Anees Shaikh" w:date="2013-10-19T02:16:00Z"/>
              </w:rPr>
              <w:pPrChange w:id="15455" w:author="Anees Shaikh" w:date="2013-10-19T02:16:00Z">
                <w:pPr>
                  <w:pStyle w:val="XML1"/>
                </w:pPr>
              </w:pPrChange>
            </w:pPr>
            <w:ins w:id="15456" w:author="aas" w:date="2013-10-14T02:06:00Z">
              <w:del w:id="15457" w:author="Anees Shaikh" w:date="2013-10-19T02:16:00Z">
                <w:r w:rsidDel="00E067A3">
                  <w:delText xml:space="preserve">                            &lt;xs:annotation&gt;</w:delText>
                </w:r>
              </w:del>
            </w:ins>
          </w:p>
          <w:p w14:paraId="28F47F3C" w14:textId="364D6073" w:rsidR="00874469" w:rsidDel="00E067A3" w:rsidRDefault="00874469">
            <w:pPr>
              <w:pStyle w:val="Appx"/>
              <w:rPr>
                <w:ins w:id="15458" w:author="aas" w:date="2013-10-14T02:06:00Z"/>
                <w:del w:id="15459" w:author="Anees Shaikh" w:date="2013-10-19T02:16:00Z"/>
              </w:rPr>
              <w:pPrChange w:id="15460" w:author="Anees Shaikh" w:date="2013-10-19T02:16:00Z">
                <w:pPr>
                  <w:pStyle w:val="XML1"/>
                </w:pPr>
              </w:pPrChange>
            </w:pPr>
            <w:ins w:id="15461" w:author="aas" w:date="2013-10-14T02:06:00Z">
              <w:del w:id="15462" w:author="Anees Shaikh" w:date="2013-10-19T02:16:00Z">
                <w:r w:rsidDel="00E067A3">
                  <w:delText xml:space="preserve">                              &lt;xs:documentation&gt;</w:delText>
                </w:r>
              </w:del>
            </w:ins>
          </w:p>
          <w:p w14:paraId="46C1DE8A" w14:textId="5179DF10" w:rsidR="00874469" w:rsidDel="00E067A3" w:rsidRDefault="00874469">
            <w:pPr>
              <w:pStyle w:val="Appx"/>
              <w:rPr>
                <w:ins w:id="15463" w:author="aas" w:date="2013-10-14T02:06:00Z"/>
                <w:del w:id="15464" w:author="Anees Shaikh" w:date="2013-10-19T02:16:00Z"/>
              </w:rPr>
              <w:pPrChange w:id="15465" w:author="Anees Shaikh" w:date="2013-10-19T02:16:00Z">
                <w:pPr>
                  <w:pStyle w:val="XML1"/>
                </w:pPr>
              </w:pPrChange>
            </w:pPr>
            <w:ins w:id="15466" w:author="aas" w:date="2013-10-14T02:06:00Z">
              <w:del w:id="15467"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468" w:author="aas" w:date="2013-10-14T02:06:00Z"/>
                <w:del w:id="15469" w:author="Anees Shaikh" w:date="2013-10-19T02:16:00Z"/>
              </w:rPr>
              <w:pPrChange w:id="15470" w:author="Anees Shaikh" w:date="2013-10-19T02:16:00Z">
                <w:pPr>
                  <w:pStyle w:val="XML1"/>
                </w:pPr>
              </w:pPrChange>
            </w:pPr>
            <w:ins w:id="15471" w:author="aas" w:date="2013-10-14T02:06:00Z">
              <w:del w:id="15472"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473" w:author="aas" w:date="2013-10-14T02:06:00Z"/>
                <w:del w:id="15474" w:author="Anees Shaikh" w:date="2013-10-19T02:16:00Z"/>
              </w:rPr>
              <w:pPrChange w:id="15475" w:author="Anees Shaikh" w:date="2013-10-19T02:16:00Z">
                <w:pPr>
                  <w:pStyle w:val="XML1"/>
                </w:pPr>
              </w:pPrChange>
            </w:pPr>
            <w:ins w:id="15476" w:author="aas" w:date="2013-10-14T02:06:00Z">
              <w:del w:id="15477" w:author="Anees Shaikh" w:date="2013-10-19T02:16:00Z">
                <w:r w:rsidDel="00E067A3">
                  <w:delText xml:space="preserve">                                       to prevent packet loops.</w:delText>
                </w:r>
              </w:del>
            </w:ins>
          </w:p>
          <w:p w14:paraId="2755FCC0" w14:textId="3E5B2C9F" w:rsidR="00874469" w:rsidDel="00E067A3" w:rsidRDefault="00874469">
            <w:pPr>
              <w:pStyle w:val="Appx"/>
              <w:rPr>
                <w:ins w:id="15478" w:author="aas" w:date="2013-10-14T02:06:00Z"/>
                <w:del w:id="15479" w:author="Anees Shaikh" w:date="2013-10-19T02:16:00Z"/>
              </w:rPr>
              <w:pPrChange w:id="15480" w:author="Anees Shaikh" w:date="2013-10-19T02:16:00Z">
                <w:pPr>
                  <w:pStyle w:val="XML1"/>
                </w:pPr>
              </w:pPrChange>
            </w:pPr>
            <w:ins w:id="15481" w:author="aas" w:date="2013-10-14T02:06:00Z">
              <w:del w:id="15482" w:author="Anees Shaikh" w:date="2013-10-19T02:16:00Z">
                <w:r w:rsidDel="00E067A3">
                  <w:delText xml:space="preserve">                              &lt;/xs:documentation&gt;</w:delText>
                </w:r>
              </w:del>
            </w:ins>
          </w:p>
          <w:p w14:paraId="28CE0767" w14:textId="4ACBB570" w:rsidR="00874469" w:rsidDel="00E067A3" w:rsidRDefault="00874469">
            <w:pPr>
              <w:pStyle w:val="Appx"/>
              <w:rPr>
                <w:ins w:id="15483" w:author="aas" w:date="2013-10-14T02:06:00Z"/>
                <w:del w:id="15484" w:author="Anees Shaikh" w:date="2013-10-19T02:16:00Z"/>
              </w:rPr>
              <w:pPrChange w:id="15485" w:author="Anees Shaikh" w:date="2013-10-19T02:16:00Z">
                <w:pPr>
                  <w:pStyle w:val="XML1"/>
                </w:pPr>
              </w:pPrChange>
            </w:pPr>
            <w:ins w:id="15486" w:author="aas" w:date="2013-10-14T02:06:00Z">
              <w:del w:id="15487" w:author="Anees Shaikh" w:date="2013-10-19T02:16:00Z">
                <w:r w:rsidDel="00E067A3">
                  <w:delText xml:space="preserve">                            &lt;/xs:annotation&gt;</w:delText>
                </w:r>
              </w:del>
            </w:ins>
          </w:p>
          <w:p w14:paraId="02FEAFFF" w14:textId="03FC7630" w:rsidR="00874469" w:rsidDel="00E067A3" w:rsidRDefault="00874469">
            <w:pPr>
              <w:pStyle w:val="Appx"/>
              <w:rPr>
                <w:ins w:id="15488" w:author="aas" w:date="2013-10-14T02:06:00Z"/>
                <w:del w:id="15489" w:author="Anees Shaikh" w:date="2013-10-19T02:16:00Z"/>
              </w:rPr>
              <w:pPrChange w:id="15490" w:author="Anees Shaikh" w:date="2013-10-19T02:16:00Z">
                <w:pPr>
                  <w:pStyle w:val="XML1"/>
                </w:pPr>
              </w:pPrChange>
            </w:pPr>
            <w:ins w:id="15491" w:author="aas" w:date="2013-10-14T02:06:00Z">
              <w:del w:id="15492" w:author="Anees Shaikh" w:date="2013-10-19T02:16:00Z">
                <w:r w:rsidDel="00E067A3">
                  <w:delText xml:space="preserve">                          &lt;/xs:element&gt;</w:delText>
                </w:r>
              </w:del>
            </w:ins>
          </w:p>
          <w:p w14:paraId="7FB2783D" w14:textId="73AF5BA4" w:rsidR="00874469" w:rsidDel="00E067A3" w:rsidRDefault="00874469">
            <w:pPr>
              <w:pStyle w:val="Appx"/>
              <w:rPr>
                <w:ins w:id="15493" w:author="aas" w:date="2013-10-14T02:06:00Z"/>
                <w:del w:id="15494" w:author="Anees Shaikh" w:date="2013-10-19T02:16:00Z"/>
              </w:rPr>
              <w:pPrChange w:id="15495" w:author="Anees Shaikh" w:date="2013-10-19T02:16:00Z">
                <w:pPr>
                  <w:pStyle w:val="XML1"/>
                </w:pPr>
              </w:pPrChange>
            </w:pPr>
            <w:ins w:id="15496" w:author="aas" w:date="2013-10-14T02:06:00Z">
              <w:del w:id="15497"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498" w:author="aas" w:date="2013-10-14T02:06:00Z"/>
                <w:del w:id="15499" w:author="Anees Shaikh" w:date="2013-10-19T02:16:00Z"/>
              </w:rPr>
              <w:pPrChange w:id="15500" w:author="Anees Shaikh" w:date="2013-10-19T02:16:00Z">
                <w:pPr>
                  <w:pStyle w:val="XML1"/>
                </w:pPr>
              </w:pPrChange>
            </w:pPr>
            <w:ins w:id="15501" w:author="aas" w:date="2013-10-14T02:06:00Z">
              <w:del w:id="15502" w:author="Anees Shaikh" w:date="2013-10-19T02:16:00Z">
                <w:r w:rsidDel="00E067A3">
                  <w:delText xml:space="preserve">                            &lt;xs:annotation&gt;</w:delText>
                </w:r>
              </w:del>
            </w:ins>
          </w:p>
          <w:p w14:paraId="491965C1" w14:textId="3C3E5BDE" w:rsidR="00874469" w:rsidDel="00E067A3" w:rsidRDefault="00874469">
            <w:pPr>
              <w:pStyle w:val="Appx"/>
              <w:rPr>
                <w:ins w:id="15503" w:author="aas" w:date="2013-10-14T02:06:00Z"/>
                <w:del w:id="15504" w:author="Anees Shaikh" w:date="2013-10-19T02:16:00Z"/>
              </w:rPr>
              <w:pPrChange w:id="15505" w:author="Anees Shaikh" w:date="2013-10-19T02:16:00Z">
                <w:pPr>
                  <w:pStyle w:val="XML1"/>
                </w:pPr>
              </w:pPrChange>
            </w:pPr>
            <w:ins w:id="15506" w:author="aas" w:date="2013-10-14T02:06:00Z">
              <w:del w:id="15507" w:author="Anees Shaikh" w:date="2013-10-19T02:16:00Z">
                <w:r w:rsidDel="00E067A3">
                  <w:delText xml:space="preserve">                              &lt;xs:documentation&gt;</w:delText>
                </w:r>
              </w:del>
            </w:ins>
          </w:p>
          <w:p w14:paraId="6E61705B" w14:textId="3F57308F" w:rsidR="00874469" w:rsidDel="00E067A3" w:rsidRDefault="00874469">
            <w:pPr>
              <w:pStyle w:val="Appx"/>
              <w:rPr>
                <w:ins w:id="15508" w:author="aas" w:date="2013-10-14T02:06:00Z"/>
                <w:del w:id="15509" w:author="Anees Shaikh" w:date="2013-10-19T02:16:00Z"/>
              </w:rPr>
              <w:pPrChange w:id="15510" w:author="Anees Shaikh" w:date="2013-10-19T02:16:00Z">
                <w:pPr>
                  <w:pStyle w:val="XML1"/>
                </w:pPr>
              </w:pPrChange>
            </w:pPr>
            <w:ins w:id="15511" w:author="aas" w:date="2013-10-14T02:06:00Z">
              <w:del w:id="15512"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13" w:author="aas" w:date="2013-10-14T02:06:00Z"/>
                <w:del w:id="15514" w:author="Anees Shaikh" w:date="2013-10-19T02:16:00Z"/>
              </w:rPr>
              <w:pPrChange w:id="15515" w:author="Anees Shaikh" w:date="2013-10-19T02:16:00Z">
                <w:pPr>
                  <w:pStyle w:val="XML1"/>
                </w:pPr>
              </w:pPrChange>
            </w:pPr>
            <w:ins w:id="15516" w:author="aas" w:date="2013-10-14T02:06:00Z">
              <w:del w:id="15517"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18" w:author="aas" w:date="2013-10-14T02:06:00Z"/>
                <w:del w:id="15519" w:author="Anees Shaikh" w:date="2013-10-19T02:16:00Z"/>
              </w:rPr>
              <w:pPrChange w:id="15520" w:author="Anees Shaikh" w:date="2013-10-19T02:16:00Z">
                <w:pPr>
                  <w:pStyle w:val="XML1"/>
                </w:pPr>
              </w:pPrChange>
            </w:pPr>
            <w:ins w:id="15521" w:author="aas" w:date="2013-10-14T02:06:00Z">
              <w:del w:id="15522" w:author="Anees Shaikh" w:date="2013-10-19T02:16:00Z">
                <w:r w:rsidDel="00E067A3">
                  <w:delText xml:space="preserve">                                       'normal' switch processing.</w:delText>
                </w:r>
              </w:del>
            </w:ins>
          </w:p>
          <w:p w14:paraId="7BE95C43" w14:textId="1FB03AF4" w:rsidR="00874469" w:rsidDel="00E067A3" w:rsidRDefault="00874469">
            <w:pPr>
              <w:pStyle w:val="Appx"/>
              <w:rPr>
                <w:ins w:id="15523" w:author="aas" w:date="2013-10-14T02:06:00Z"/>
                <w:del w:id="15524" w:author="Anees Shaikh" w:date="2013-10-19T02:16:00Z"/>
              </w:rPr>
              <w:pPrChange w:id="15525" w:author="Anees Shaikh" w:date="2013-10-19T02:16:00Z">
                <w:pPr>
                  <w:pStyle w:val="XML1"/>
                </w:pPr>
              </w:pPrChange>
            </w:pPr>
            <w:ins w:id="15526" w:author="aas" w:date="2013-10-14T02:06:00Z">
              <w:del w:id="15527" w:author="Anees Shaikh" w:date="2013-10-19T02:16:00Z">
                <w:r w:rsidDel="00E067A3">
                  <w:delText xml:space="preserve">                              &lt;/xs:documentation&gt;</w:delText>
                </w:r>
              </w:del>
            </w:ins>
          </w:p>
          <w:p w14:paraId="42856336" w14:textId="46D274C3" w:rsidR="00874469" w:rsidDel="00E067A3" w:rsidRDefault="00874469">
            <w:pPr>
              <w:pStyle w:val="Appx"/>
              <w:rPr>
                <w:ins w:id="15528" w:author="aas" w:date="2013-10-14T02:06:00Z"/>
                <w:del w:id="15529" w:author="Anees Shaikh" w:date="2013-10-19T02:16:00Z"/>
              </w:rPr>
              <w:pPrChange w:id="15530" w:author="Anees Shaikh" w:date="2013-10-19T02:16:00Z">
                <w:pPr>
                  <w:pStyle w:val="XML1"/>
                </w:pPr>
              </w:pPrChange>
            </w:pPr>
            <w:ins w:id="15531" w:author="aas" w:date="2013-10-14T02:06:00Z">
              <w:del w:id="15532" w:author="Anees Shaikh" w:date="2013-10-19T02:16:00Z">
                <w:r w:rsidDel="00E067A3">
                  <w:delText xml:space="preserve">                            &lt;/xs:annotation&gt;</w:delText>
                </w:r>
              </w:del>
            </w:ins>
          </w:p>
          <w:p w14:paraId="123BE59D" w14:textId="12D639AE" w:rsidR="00874469" w:rsidDel="00E067A3" w:rsidRDefault="00874469">
            <w:pPr>
              <w:pStyle w:val="Appx"/>
              <w:rPr>
                <w:ins w:id="15533" w:author="aas" w:date="2013-10-14T02:06:00Z"/>
                <w:del w:id="15534" w:author="Anees Shaikh" w:date="2013-10-19T02:16:00Z"/>
              </w:rPr>
              <w:pPrChange w:id="15535" w:author="Anees Shaikh" w:date="2013-10-19T02:16:00Z">
                <w:pPr>
                  <w:pStyle w:val="XML1"/>
                </w:pPr>
              </w:pPrChange>
            </w:pPr>
            <w:ins w:id="15536" w:author="aas" w:date="2013-10-14T02:06:00Z">
              <w:del w:id="15537" w:author="Anees Shaikh" w:date="2013-10-19T02:16:00Z">
                <w:r w:rsidDel="00E067A3">
                  <w:delText xml:space="preserve">                            &lt;xs:complexType&gt;</w:delText>
                </w:r>
              </w:del>
            </w:ins>
          </w:p>
          <w:p w14:paraId="1EE46718" w14:textId="3F6F7DB6" w:rsidR="00874469" w:rsidDel="00E067A3" w:rsidRDefault="00874469">
            <w:pPr>
              <w:pStyle w:val="Appx"/>
              <w:rPr>
                <w:ins w:id="15538" w:author="aas" w:date="2013-10-14T02:06:00Z"/>
                <w:del w:id="15539" w:author="Anees Shaikh" w:date="2013-10-19T02:16:00Z"/>
              </w:rPr>
              <w:pPrChange w:id="15540" w:author="Anees Shaikh" w:date="2013-10-19T02:16:00Z">
                <w:pPr>
                  <w:pStyle w:val="XML1"/>
                </w:pPr>
              </w:pPrChange>
            </w:pPr>
            <w:ins w:id="15541" w:author="aas" w:date="2013-10-14T02:06:00Z">
              <w:del w:id="15542" w:author="Anees Shaikh" w:date="2013-10-19T02:16:00Z">
                <w:r w:rsidDel="00E067A3">
                  <w:delText xml:space="preserve">                              &lt;xs:sequence&gt;</w:delText>
                </w:r>
              </w:del>
            </w:ins>
          </w:p>
          <w:p w14:paraId="3B53B9E4" w14:textId="33367D1E" w:rsidR="00874469" w:rsidDel="00E067A3" w:rsidRDefault="00874469">
            <w:pPr>
              <w:pStyle w:val="Appx"/>
              <w:rPr>
                <w:ins w:id="15543" w:author="aas" w:date="2013-10-14T02:06:00Z"/>
                <w:del w:id="15544" w:author="Anees Shaikh" w:date="2013-10-19T02:16:00Z"/>
              </w:rPr>
              <w:pPrChange w:id="15545" w:author="Anees Shaikh" w:date="2013-10-19T02:16:00Z">
                <w:pPr>
                  <w:pStyle w:val="XML1"/>
                </w:pPr>
              </w:pPrChange>
            </w:pPr>
            <w:ins w:id="15546" w:author="aas" w:date="2013-10-14T02:06:00Z">
              <w:del w:id="15547"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48" w:author="aas" w:date="2013-10-14T02:06:00Z"/>
                <w:del w:id="15549" w:author="Anees Shaikh" w:date="2013-10-19T02:16:00Z"/>
              </w:rPr>
              <w:pPrChange w:id="15550" w:author="Anees Shaikh" w:date="2013-10-19T02:16:00Z">
                <w:pPr>
                  <w:pStyle w:val="XML1"/>
                </w:pPr>
              </w:pPrChange>
            </w:pPr>
            <w:ins w:id="15551" w:author="aas" w:date="2013-10-14T02:06:00Z">
              <w:del w:id="15552" w:author="Anees Shaikh" w:date="2013-10-19T02:16:00Z">
                <w:r w:rsidDel="00E067A3">
                  <w:delText xml:space="preserve">                                  &lt;xs:simpleType&gt;</w:delText>
                </w:r>
              </w:del>
            </w:ins>
          </w:p>
          <w:p w14:paraId="63043132" w14:textId="4612D059" w:rsidR="00874469" w:rsidDel="00E067A3" w:rsidRDefault="00874469">
            <w:pPr>
              <w:pStyle w:val="Appx"/>
              <w:rPr>
                <w:ins w:id="15553" w:author="aas" w:date="2013-10-14T02:06:00Z"/>
                <w:del w:id="15554" w:author="Anees Shaikh" w:date="2013-10-19T02:16:00Z"/>
              </w:rPr>
              <w:pPrChange w:id="15555" w:author="Anees Shaikh" w:date="2013-10-19T02:16:00Z">
                <w:pPr>
                  <w:pStyle w:val="XML1"/>
                </w:pPr>
              </w:pPrChange>
            </w:pPr>
            <w:ins w:id="15556" w:author="aas" w:date="2013-10-14T02:06:00Z">
              <w:del w:id="15557" w:author="Anees Shaikh" w:date="2013-10-19T02:16:00Z">
                <w:r w:rsidDel="00E067A3">
                  <w:delText xml:space="preserve">                                    &lt;xs:restriction base="xs:string"&gt;</w:delText>
                </w:r>
              </w:del>
            </w:ins>
          </w:p>
          <w:p w14:paraId="32E026E1" w14:textId="5ACFC56A" w:rsidR="00874469" w:rsidDel="00E067A3" w:rsidRDefault="00874469">
            <w:pPr>
              <w:pStyle w:val="Appx"/>
              <w:rPr>
                <w:ins w:id="15558" w:author="aas" w:date="2013-10-14T02:06:00Z"/>
                <w:del w:id="15559" w:author="Anees Shaikh" w:date="2013-10-19T02:16:00Z"/>
              </w:rPr>
              <w:pPrChange w:id="15560" w:author="Anees Shaikh" w:date="2013-10-19T02:16:00Z">
                <w:pPr>
                  <w:pStyle w:val="XML1"/>
                </w:pPr>
              </w:pPrChange>
            </w:pPr>
            <w:ins w:id="15561" w:author="aas" w:date="2013-10-14T02:06:00Z">
              <w:del w:id="15562" w:author="Anees Shaikh" w:date="2013-10-19T02:16:00Z">
                <w:r w:rsidDel="00E067A3">
                  <w:delText xml:space="preserve">                                      &lt;xs:enumeration value="all"/&gt;</w:delText>
                </w:r>
              </w:del>
            </w:ins>
          </w:p>
          <w:p w14:paraId="5C4045CD" w14:textId="6FD5609A" w:rsidR="00874469" w:rsidDel="00E067A3" w:rsidRDefault="00874469">
            <w:pPr>
              <w:pStyle w:val="Appx"/>
              <w:rPr>
                <w:ins w:id="15563" w:author="aas" w:date="2013-10-14T02:06:00Z"/>
                <w:del w:id="15564" w:author="Anees Shaikh" w:date="2013-10-19T02:16:00Z"/>
              </w:rPr>
              <w:pPrChange w:id="15565" w:author="Anees Shaikh" w:date="2013-10-19T02:16:00Z">
                <w:pPr>
                  <w:pStyle w:val="XML1"/>
                </w:pPr>
              </w:pPrChange>
            </w:pPr>
            <w:ins w:id="15566" w:author="aas" w:date="2013-10-14T02:06:00Z">
              <w:del w:id="15567" w:author="Anees Shaikh" w:date="2013-10-19T02:16:00Z">
                <w:r w:rsidDel="00E067A3">
                  <w:delText xml:space="preserve">                                      &lt;xs:enumeration value="controller"/&gt;</w:delText>
                </w:r>
              </w:del>
            </w:ins>
          </w:p>
          <w:p w14:paraId="28C2AEED" w14:textId="45804ABA" w:rsidR="00874469" w:rsidDel="00E067A3" w:rsidRDefault="00874469">
            <w:pPr>
              <w:pStyle w:val="Appx"/>
              <w:rPr>
                <w:ins w:id="15568" w:author="aas" w:date="2013-10-14T02:06:00Z"/>
                <w:del w:id="15569" w:author="Anees Shaikh" w:date="2013-10-19T02:16:00Z"/>
              </w:rPr>
              <w:pPrChange w:id="15570" w:author="Anees Shaikh" w:date="2013-10-19T02:16:00Z">
                <w:pPr>
                  <w:pStyle w:val="XML1"/>
                </w:pPr>
              </w:pPrChange>
            </w:pPr>
            <w:ins w:id="15571" w:author="aas" w:date="2013-10-14T02:06:00Z">
              <w:del w:id="15572" w:author="Anees Shaikh" w:date="2013-10-19T02:16:00Z">
                <w:r w:rsidDel="00E067A3">
                  <w:delText xml:space="preserve">                                      &lt;xs:enumeration value="table"/&gt;</w:delText>
                </w:r>
              </w:del>
            </w:ins>
          </w:p>
          <w:p w14:paraId="4FBD91B0" w14:textId="65BFAA51" w:rsidR="00874469" w:rsidDel="00E067A3" w:rsidRDefault="00874469">
            <w:pPr>
              <w:pStyle w:val="Appx"/>
              <w:rPr>
                <w:ins w:id="15573" w:author="aas" w:date="2013-10-14T02:06:00Z"/>
                <w:del w:id="15574" w:author="Anees Shaikh" w:date="2013-10-19T02:16:00Z"/>
              </w:rPr>
              <w:pPrChange w:id="15575" w:author="Anees Shaikh" w:date="2013-10-19T02:16:00Z">
                <w:pPr>
                  <w:pStyle w:val="XML1"/>
                </w:pPr>
              </w:pPrChange>
            </w:pPr>
            <w:ins w:id="15576" w:author="aas" w:date="2013-10-14T02:06:00Z">
              <w:del w:id="15577" w:author="Anees Shaikh" w:date="2013-10-19T02:16:00Z">
                <w:r w:rsidDel="00E067A3">
                  <w:delText xml:space="preserve">                                      &lt;xs:enumeration value="inport"/&gt;</w:delText>
                </w:r>
              </w:del>
            </w:ins>
          </w:p>
          <w:p w14:paraId="368AF3BD" w14:textId="04F5E316" w:rsidR="00874469" w:rsidDel="00E067A3" w:rsidRDefault="00874469">
            <w:pPr>
              <w:pStyle w:val="Appx"/>
              <w:rPr>
                <w:ins w:id="15578" w:author="aas" w:date="2013-10-14T02:06:00Z"/>
                <w:del w:id="15579" w:author="Anees Shaikh" w:date="2013-10-19T02:16:00Z"/>
              </w:rPr>
              <w:pPrChange w:id="15580" w:author="Anees Shaikh" w:date="2013-10-19T02:16:00Z">
                <w:pPr>
                  <w:pStyle w:val="XML1"/>
                </w:pPr>
              </w:pPrChange>
            </w:pPr>
            <w:ins w:id="15581" w:author="aas" w:date="2013-10-14T02:06:00Z">
              <w:del w:id="15582" w:author="Anees Shaikh" w:date="2013-10-19T02:16:00Z">
                <w:r w:rsidDel="00E067A3">
                  <w:delText xml:space="preserve">                                      &lt;xs:enumeration value="any"/&gt;</w:delText>
                </w:r>
              </w:del>
            </w:ins>
          </w:p>
          <w:p w14:paraId="0BB57B98" w14:textId="6815678E" w:rsidR="00874469" w:rsidDel="00E067A3" w:rsidRDefault="00874469">
            <w:pPr>
              <w:pStyle w:val="Appx"/>
              <w:rPr>
                <w:ins w:id="15583" w:author="aas" w:date="2013-10-14T02:06:00Z"/>
                <w:del w:id="15584" w:author="Anees Shaikh" w:date="2013-10-19T02:16:00Z"/>
              </w:rPr>
              <w:pPrChange w:id="15585" w:author="Anees Shaikh" w:date="2013-10-19T02:16:00Z">
                <w:pPr>
                  <w:pStyle w:val="XML1"/>
                </w:pPr>
              </w:pPrChange>
            </w:pPr>
            <w:ins w:id="15586" w:author="aas" w:date="2013-10-14T02:06:00Z">
              <w:del w:id="15587" w:author="Anees Shaikh" w:date="2013-10-19T02:16:00Z">
                <w:r w:rsidDel="00E067A3">
                  <w:delText xml:space="preserve">                                      &lt;xs:enumeration value="normal"/&gt;</w:delText>
                </w:r>
              </w:del>
            </w:ins>
          </w:p>
          <w:p w14:paraId="4C533934" w14:textId="69F0D8D9" w:rsidR="00874469" w:rsidDel="00E067A3" w:rsidRDefault="00874469">
            <w:pPr>
              <w:pStyle w:val="Appx"/>
              <w:rPr>
                <w:ins w:id="15588" w:author="aas" w:date="2013-10-14T02:06:00Z"/>
                <w:del w:id="15589" w:author="Anees Shaikh" w:date="2013-10-19T02:16:00Z"/>
              </w:rPr>
              <w:pPrChange w:id="15590" w:author="Anees Shaikh" w:date="2013-10-19T02:16:00Z">
                <w:pPr>
                  <w:pStyle w:val="XML1"/>
                </w:pPr>
              </w:pPrChange>
            </w:pPr>
            <w:ins w:id="15591" w:author="aas" w:date="2013-10-14T02:06:00Z">
              <w:del w:id="15592" w:author="Anees Shaikh" w:date="2013-10-19T02:16:00Z">
                <w:r w:rsidDel="00E067A3">
                  <w:delText xml:space="preserve">                                      &lt;xs:enumeration value="flood"/&gt;</w:delText>
                </w:r>
              </w:del>
            </w:ins>
          </w:p>
          <w:p w14:paraId="2FC66891" w14:textId="57BBF398" w:rsidR="00874469" w:rsidDel="00E067A3" w:rsidRDefault="00874469">
            <w:pPr>
              <w:pStyle w:val="Appx"/>
              <w:rPr>
                <w:ins w:id="15593" w:author="aas" w:date="2013-10-14T02:06:00Z"/>
                <w:del w:id="15594" w:author="Anees Shaikh" w:date="2013-10-19T02:16:00Z"/>
              </w:rPr>
              <w:pPrChange w:id="15595" w:author="Anees Shaikh" w:date="2013-10-19T02:16:00Z">
                <w:pPr>
                  <w:pStyle w:val="XML1"/>
                </w:pPr>
              </w:pPrChange>
            </w:pPr>
            <w:ins w:id="15596" w:author="aas" w:date="2013-10-14T02:06:00Z">
              <w:del w:id="15597" w:author="Anees Shaikh" w:date="2013-10-19T02:16:00Z">
                <w:r w:rsidDel="00E067A3">
                  <w:delText xml:space="preserve">                                    &lt;/xs:restriction&gt;</w:delText>
                </w:r>
              </w:del>
            </w:ins>
          </w:p>
          <w:p w14:paraId="69A652FF" w14:textId="607CE43C" w:rsidR="00874469" w:rsidDel="00E067A3" w:rsidRDefault="00874469">
            <w:pPr>
              <w:pStyle w:val="Appx"/>
              <w:rPr>
                <w:ins w:id="15598" w:author="aas" w:date="2013-10-14T02:06:00Z"/>
                <w:del w:id="15599" w:author="Anees Shaikh" w:date="2013-10-19T02:16:00Z"/>
              </w:rPr>
              <w:pPrChange w:id="15600" w:author="Anees Shaikh" w:date="2013-10-19T02:16:00Z">
                <w:pPr>
                  <w:pStyle w:val="XML1"/>
                </w:pPr>
              </w:pPrChange>
            </w:pPr>
            <w:ins w:id="15601" w:author="aas" w:date="2013-10-14T02:06:00Z">
              <w:del w:id="15602" w:author="Anees Shaikh" w:date="2013-10-19T02:16:00Z">
                <w:r w:rsidDel="00E067A3">
                  <w:delText xml:space="preserve">                                  &lt;/xs:simpleType&gt;</w:delText>
                </w:r>
              </w:del>
            </w:ins>
          </w:p>
          <w:p w14:paraId="2CCAF60D" w14:textId="324CBFB8" w:rsidR="00874469" w:rsidDel="00E067A3" w:rsidRDefault="00874469">
            <w:pPr>
              <w:pStyle w:val="Appx"/>
              <w:rPr>
                <w:ins w:id="15603" w:author="aas" w:date="2013-10-14T02:06:00Z"/>
                <w:del w:id="15604" w:author="Anees Shaikh" w:date="2013-10-19T02:16:00Z"/>
              </w:rPr>
              <w:pPrChange w:id="15605" w:author="Anees Shaikh" w:date="2013-10-19T02:16:00Z">
                <w:pPr>
                  <w:pStyle w:val="XML1"/>
                </w:pPr>
              </w:pPrChange>
            </w:pPr>
            <w:ins w:id="15606" w:author="aas" w:date="2013-10-14T02:06:00Z">
              <w:del w:id="15607" w:author="Anees Shaikh" w:date="2013-10-19T02:16:00Z">
                <w:r w:rsidDel="00E067A3">
                  <w:delText xml:space="preserve">                                &lt;/xs:element&gt;</w:delText>
                </w:r>
              </w:del>
            </w:ins>
          </w:p>
          <w:p w14:paraId="014E1C68" w14:textId="4563BB3A" w:rsidR="00874469" w:rsidDel="00E067A3" w:rsidRDefault="00874469">
            <w:pPr>
              <w:pStyle w:val="Appx"/>
              <w:rPr>
                <w:ins w:id="15608" w:author="aas" w:date="2013-10-14T02:06:00Z"/>
                <w:del w:id="15609" w:author="Anees Shaikh" w:date="2013-10-19T02:16:00Z"/>
              </w:rPr>
              <w:pPrChange w:id="15610" w:author="Anees Shaikh" w:date="2013-10-19T02:16:00Z">
                <w:pPr>
                  <w:pStyle w:val="XML1"/>
                </w:pPr>
              </w:pPrChange>
            </w:pPr>
            <w:ins w:id="15611" w:author="aas" w:date="2013-10-14T02:06:00Z">
              <w:del w:id="15612"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13" w:author="aas" w:date="2013-10-14T02:06:00Z"/>
                <w:del w:id="15614" w:author="Anees Shaikh" w:date="2013-10-19T02:16:00Z"/>
              </w:rPr>
              <w:pPrChange w:id="15615" w:author="Anees Shaikh" w:date="2013-10-19T02:16:00Z">
                <w:pPr>
                  <w:pStyle w:val="XML1"/>
                </w:pPr>
              </w:pPrChange>
            </w:pPr>
            <w:ins w:id="15616" w:author="aas" w:date="2013-10-14T02:06:00Z">
              <w:del w:id="15617"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18" w:author="aas" w:date="2013-10-14T02:06:00Z"/>
                <w:del w:id="15619" w:author="Anees Shaikh" w:date="2013-10-19T02:16:00Z"/>
              </w:rPr>
              <w:pPrChange w:id="15620" w:author="Anees Shaikh" w:date="2013-10-19T02:16:00Z">
                <w:pPr>
                  <w:pStyle w:val="XML1"/>
                </w:pPr>
              </w:pPrChange>
            </w:pPr>
            <w:ins w:id="15621" w:author="aas" w:date="2013-10-14T02:06:00Z">
              <w:del w:id="15622" w:author="Anees Shaikh" w:date="2013-10-19T02:16:00Z">
                <w:r w:rsidDel="00E067A3">
                  <w:delText xml:space="preserve">                              &lt;/xs:sequence&gt;</w:delText>
                </w:r>
              </w:del>
            </w:ins>
          </w:p>
          <w:p w14:paraId="534D6597" w14:textId="133A99D6" w:rsidR="00874469" w:rsidDel="00E067A3" w:rsidRDefault="00874469">
            <w:pPr>
              <w:pStyle w:val="Appx"/>
              <w:rPr>
                <w:ins w:id="15623" w:author="aas" w:date="2013-10-14T02:06:00Z"/>
                <w:del w:id="15624" w:author="Anees Shaikh" w:date="2013-10-19T02:16:00Z"/>
              </w:rPr>
              <w:pPrChange w:id="15625" w:author="Anees Shaikh" w:date="2013-10-19T02:16:00Z">
                <w:pPr>
                  <w:pStyle w:val="XML1"/>
                </w:pPr>
              </w:pPrChange>
            </w:pPr>
            <w:ins w:id="15626" w:author="aas" w:date="2013-10-14T02:06:00Z">
              <w:del w:id="15627" w:author="Anees Shaikh" w:date="2013-10-19T02:16:00Z">
                <w:r w:rsidDel="00E067A3">
                  <w:delText xml:space="preserve">                            &lt;/xs:complexType&gt;</w:delText>
                </w:r>
              </w:del>
            </w:ins>
          </w:p>
          <w:p w14:paraId="5B3F39B4" w14:textId="4A2C648F" w:rsidR="00874469" w:rsidDel="00E067A3" w:rsidRDefault="00874469">
            <w:pPr>
              <w:pStyle w:val="Appx"/>
              <w:rPr>
                <w:ins w:id="15628" w:author="aas" w:date="2013-10-14T02:06:00Z"/>
                <w:del w:id="15629" w:author="Anees Shaikh" w:date="2013-10-19T02:16:00Z"/>
              </w:rPr>
              <w:pPrChange w:id="15630" w:author="Anees Shaikh" w:date="2013-10-19T02:16:00Z">
                <w:pPr>
                  <w:pStyle w:val="XML1"/>
                </w:pPr>
              </w:pPrChange>
            </w:pPr>
            <w:ins w:id="15631" w:author="aas" w:date="2013-10-14T02:06:00Z">
              <w:del w:id="15632" w:author="Anees Shaikh" w:date="2013-10-19T02:16:00Z">
                <w:r w:rsidDel="00E067A3">
                  <w:delText xml:space="preserve">                          &lt;/xs:element&gt;</w:delText>
                </w:r>
              </w:del>
            </w:ins>
          </w:p>
          <w:p w14:paraId="2395A527" w14:textId="2AFFCFC1" w:rsidR="00874469" w:rsidDel="00E067A3" w:rsidRDefault="00874469">
            <w:pPr>
              <w:pStyle w:val="Appx"/>
              <w:rPr>
                <w:ins w:id="15633" w:author="aas" w:date="2013-10-14T02:06:00Z"/>
                <w:del w:id="15634" w:author="Anees Shaikh" w:date="2013-10-19T02:16:00Z"/>
              </w:rPr>
              <w:pPrChange w:id="15635" w:author="Anees Shaikh" w:date="2013-10-19T02:16:00Z">
                <w:pPr>
                  <w:pStyle w:val="XML1"/>
                </w:pPr>
              </w:pPrChange>
            </w:pPr>
            <w:ins w:id="15636" w:author="aas" w:date="2013-10-14T02:06:00Z">
              <w:del w:id="15637"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38" w:author="aas" w:date="2013-10-14T02:06:00Z"/>
                <w:del w:id="15639" w:author="Anees Shaikh" w:date="2013-10-19T02:16:00Z"/>
              </w:rPr>
              <w:pPrChange w:id="15640" w:author="Anees Shaikh" w:date="2013-10-19T02:16:00Z">
                <w:pPr>
                  <w:pStyle w:val="XML1"/>
                </w:pPr>
              </w:pPrChange>
            </w:pPr>
            <w:ins w:id="15641" w:author="aas" w:date="2013-10-14T02:06:00Z">
              <w:del w:id="15642" w:author="Anees Shaikh" w:date="2013-10-19T02:16:00Z">
                <w:r w:rsidDel="00E067A3">
                  <w:delText xml:space="preserve">                            &lt;xs:annotation&gt;</w:delText>
                </w:r>
              </w:del>
            </w:ins>
          </w:p>
          <w:p w14:paraId="3D00BBFF" w14:textId="3C8A9757" w:rsidR="00874469" w:rsidDel="00E067A3" w:rsidRDefault="00874469">
            <w:pPr>
              <w:pStyle w:val="Appx"/>
              <w:rPr>
                <w:ins w:id="15643" w:author="aas" w:date="2013-10-14T02:06:00Z"/>
                <w:del w:id="15644" w:author="Anees Shaikh" w:date="2013-10-19T02:16:00Z"/>
              </w:rPr>
              <w:pPrChange w:id="15645" w:author="Anees Shaikh" w:date="2013-10-19T02:16:00Z">
                <w:pPr>
                  <w:pStyle w:val="XML1"/>
                </w:pPr>
              </w:pPrChange>
            </w:pPr>
            <w:ins w:id="15646" w:author="aas" w:date="2013-10-14T02:06:00Z">
              <w:del w:id="15647" w:author="Anees Shaikh" w:date="2013-10-19T02:16:00Z">
                <w:r w:rsidDel="00E067A3">
                  <w:delText xml:space="preserve">                              &lt;xs:documentation&gt;</w:delText>
                </w:r>
              </w:del>
            </w:ins>
          </w:p>
          <w:p w14:paraId="6038EB05" w14:textId="2BDCABF0" w:rsidR="00874469" w:rsidDel="00E067A3" w:rsidRDefault="00874469">
            <w:pPr>
              <w:pStyle w:val="Appx"/>
              <w:rPr>
                <w:ins w:id="15648" w:author="aas" w:date="2013-10-14T02:06:00Z"/>
                <w:del w:id="15649" w:author="Anees Shaikh" w:date="2013-10-19T02:16:00Z"/>
              </w:rPr>
              <w:pPrChange w:id="15650" w:author="Anees Shaikh" w:date="2013-10-19T02:16:00Z">
                <w:pPr>
                  <w:pStyle w:val="XML1"/>
                </w:pPr>
              </w:pPrChange>
            </w:pPr>
            <w:ins w:id="15651" w:author="aas" w:date="2013-10-14T02:06:00Z">
              <w:del w:id="15652"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53" w:author="aas" w:date="2013-10-14T02:06:00Z"/>
                <w:del w:id="15654" w:author="Anees Shaikh" w:date="2013-10-19T02:16:00Z"/>
              </w:rPr>
              <w:pPrChange w:id="15655" w:author="Anees Shaikh" w:date="2013-10-19T02:16:00Z">
                <w:pPr>
                  <w:pStyle w:val="XML1"/>
                </w:pPr>
              </w:pPrChange>
            </w:pPr>
            <w:ins w:id="15656" w:author="aas" w:date="2013-10-14T02:06:00Z">
              <w:del w:id="15657" w:author="Anees Shaikh" w:date="2013-10-19T02:16:00Z">
                <w:r w:rsidDel="00E067A3">
                  <w:delText xml:space="preserve">                              &lt;/xs:documentation&gt;</w:delText>
                </w:r>
              </w:del>
            </w:ins>
          </w:p>
          <w:p w14:paraId="5C214983" w14:textId="479AA1BE" w:rsidR="00874469" w:rsidDel="00E067A3" w:rsidRDefault="00874469">
            <w:pPr>
              <w:pStyle w:val="Appx"/>
              <w:rPr>
                <w:ins w:id="15658" w:author="aas" w:date="2013-10-14T02:06:00Z"/>
                <w:del w:id="15659" w:author="Anees Shaikh" w:date="2013-10-19T02:16:00Z"/>
              </w:rPr>
              <w:pPrChange w:id="15660" w:author="Anees Shaikh" w:date="2013-10-19T02:16:00Z">
                <w:pPr>
                  <w:pStyle w:val="XML1"/>
                </w:pPr>
              </w:pPrChange>
            </w:pPr>
            <w:ins w:id="15661" w:author="aas" w:date="2013-10-14T02:06:00Z">
              <w:del w:id="15662" w:author="Anees Shaikh" w:date="2013-10-19T02:16:00Z">
                <w:r w:rsidDel="00E067A3">
                  <w:delText xml:space="preserve">                            &lt;/xs:annotation&gt;</w:delText>
                </w:r>
              </w:del>
            </w:ins>
          </w:p>
          <w:p w14:paraId="040E01A2" w14:textId="123BDBA1" w:rsidR="00874469" w:rsidDel="00E067A3" w:rsidRDefault="00874469">
            <w:pPr>
              <w:pStyle w:val="Appx"/>
              <w:rPr>
                <w:ins w:id="15663" w:author="aas" w:date="2013-10-14T02:06:00Z"/>
                <w:del w:id="15664" w:author="Anees Shaikh" w:date="2013-10-19T02:16:00Z"/>
              </w:rPr>
              <w:pPrChange w:id="15665" w:author="Anees Shaikh" w:date="2013-10-19T02:16:00Z">
                <w:pPr>
                  <w:pStyle w:val="XML1"/>
                </w:pPr>
              </w:pPrChange>
            </w:pPr>
            <w:ins w:id="15666" w:author="aas" w:date="2013-10-14T02:06:00Z">
              <w:del w:id="15667" w:author="Anees Shaikh" w:date="2013-10-19T02:16:00Z">
                <w:r w:rsidDel="00E067A3">
                  <w:delText xml:space="preserve">                            &lt;xs:complexType&gt;</w:delText>
                </w:r>
              </w:del>
            </w:ins>
          </w:p>
          <w:p w14:paraId="28616291" w14:textId="1D656EA8" w:rsidR="00874469" w:rsidDel="00E067A3" w:rsidRDefault="00874469">
            <w:pPr>
              <w:pStyle w:val="Appx"/>
              <w:rPr>
                <w:ins w:id="15668" w:author="aas" w:date="2013-10-14T02:06:00Z"/>
                <w:del w:id="15669" w:author="Anees Shaikh" w:date="2013-10-19T02:16:00Z"/>
              </w:rPr>
              <w:pPrChange w:id="15670" w:author="Anees Shaikh" w:date="2013-10-19T02:16:00Z">
                <w:pPr>
                  <w:pStyle w:val="XML1"/>
                </w:pPr>
              </w:pPrChange>
            </w:pPr>
            <w:ins w:id="15671" w:author="aas" w:date="2013-10-14T02:06:00Z">
              <w:del w:id="15672" w:author="Anees Shaikh" w:date="2013-10-19T02:16:00Z">
                <w:r w:rsidDel="00E067A3">
                  <w:delText xml:space="preserve">                              &lt;xs:sequence&gt;</w:delText>
                </w:r>
              </w:del>
            </w:ins>
          </w:p>
          <w:p w14:paraId="3B0F2FCA" w14:textId="5752DB3A" w:rsidR="00874469" w:rsidDel="00E067A3" w:rsidRDefault="00874469">
            <w:pPr>
              <w:pStyle w:val="Appx"/>
              <w:rPr>
                <w:ins w:id="15673" w:author="aas" w:date="2013-10-14T02:06:00Z"/>
                <w:del w:id="15674" w:author="Anees Shaikh" w:date="2013-10-19T02:16:00Z"/>
              </w:rPr>
              <w:pPrChange w:id="15675" w:author="Anees Shaikh" w:date="2013-10-19T02:16:00Z">
                <w:pPr>
                  <w:pStyle w:val="XML1"/>
                </w:pPr>
              </w:pPrChange>
            </w:pPr>
            <w:ins w:id="15676" w:author="aas" w:date="2013-10-14T02:06:00Z">
              <w:del w:id="15677"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678" w:author="aas" w:date="2013-10-14T02:06:00Z"/>
                <w:del w:id="15679" w:author="Anees Shaikh" w:date="2013-10-19T02:16:00Z"/>
              </w:rPr>
              <w:pPrChange w:id="15680" w:author="Anees Shaikh" w:date="2013-10-19T02:16:00Z">
                <w:pPr>
                  <w:pStyle w:val="XML1"/>
                </w:pPr>
              </w:pPrChange>
            </w:pPr>
            <w:ins w:id="15681" w:author="aas" w:date="2013-10-14T02:06:00Z">
              <w:del w:id="15682" w:author="Anees Shaikh" w:date="2013-10-19T02:16:00Z">
                <w:r w:rsidDel="00E067A3">
                  <w:delText xml:space="preserve">                                  &lt;xs:simpleType&gt;</w:delText>
                </w:r>
              </w:del>
            </w:ins>
          </w:p>
          <w:p w14:paraId="05408EA9" w14:textId="774EB8E9" w:rsidR="00874469" w:rsidDel="00E067A3" w:rsidRDefault="00874469">
            <w:pPr>
              <w:pStyle w:val="Appx"/>
              <w:rPr>
                <w:ins w:id="15683" w:author="aas" w:date="2013-10-14T02:06:00Z"/>
                <w:del w:id="15684" w:author="Anees Shaikh" w:date="2013-10-19T02:16:00Z"/>
              </w:rPr>
              <w:pPrChange w:id="15685" w:author="Anees Shaikh" w:date="2013-10-19T02:16:00Z">
                <w:pPr>
                  <w:pStyle w:val="XML1"/>
                </w:pPr>
              </w:pPrChange>
            </w:pPr>
            <w:ins w:id="15686" w:author="aas" w:date="2013-10-14T02:06:00Z">
              <w:del w:id="15687" w:author="Anees Shaikh" w:date="2013-10-19T02:16:00Z">
                <w:r w:rsidDel="00E067A3">
                  <w:delText xml:space="preserve">                                    &lt;xs:restriction base="xs:string"&gt;</w:delText>
                </w:r>
              </w:del>
            </w:ins>
          </w:p>
          <w:p w14:paraId="18AD97A1" w14:textId="2218BD14" w:rsidR="00874469" w:rsidDel="00E067A3" w:rsidRDefault="00874469">
            <w:pPr>
              <w:pStyle w:val="Appx"/>
              <w:rPr>
                <w:ins w:id="15688" w:author="aas" w:date="2013-10-14T02:06:00Z"/>
                <w:del w:id="15689" w:author="Anees Shaikh" w:date="2013-10-19T02:16:00Z"/>
              </w:rPr>
              <w:pPrChange w:id="15690" w:author="Anees Shaikh" w:date="2013-10-19T02:16:00Z">
                <w:pPr>
                  <w:pStyle w:val="XML1"/>
                </w:pPr>
              </w:pPrChange>
            </w:pPr>
            <w:ins w:id="15691" w:author="aas" w:date="2013-10-14T02:06:00Z">
              <w:del w:id="15692" w:author="Anees Shaikh" w:date="2013-10-19T02:16:00Z">
                <w:r w:rsidDel="00E067A3">
                  <w:delText xml:space="preserve">                                      &lt;xs:enumeration value="all"/&gt;</w:delText>
                </w:r>
              </w:del>
            </w:ins>
          </w:p>
          <w:p w14:paraId="569EB1BC" w14:textId="2A1A7A9D" w:rsidR="00874469" w:rsidDel="00E067A3" w:rsidRDefault="00874469">
            <w:pPr>
              <w:pStyle w:val="Appx"/>
              <w:rPr>
                <w:ins w:id="15693" w:author="aas" w:date="2013-10-14T02:06:00Z"/>
                <w:del w:id="15694" w:author="Anees Shaikh" w:date="2013-10-19T02:16:00Z"/>
              </w:rPr>
              <w:pPrChange w:id="15695" w:author="Anees Shaikh" w:date="2013-10-19T02:16:00Z">
                <w:pPr>
                  <w:pStyle w:val="XML1"/>
                </w:pPr>
              </w:pPrChange>
            </w:pPr>
            <w:ins w:id="15696" w:author="aas" w:date="2013-10-14T02:06:00Z">
              <w:del w:id="15697" w:author="Anees Shaikh" w:date="2013-10-19T02:16:00Z">
                <w:r w:rsidDel="00E067A3">
                  <w:delText xml:space="preserve">                                      &lt;xs:enumeration value="select"/&gt;</w:delText>
                </w:r>
              </w:del>
            </w:ins>
          </w:p>
          <w:p w14:paraId="2115669F" w14:textId="7C564601" w:rsidR="00874469" w:rsidDel="00E067A3" w:rsidRDefault="00874469">
            <w:pPr>
              <w:pStyle w:val="Appx"/>
              <w:rPr>
                <w:ins w:id="15698" w:author="aas" w:date="2013-10-14T02:06:00Z"/>
                <w:del w:id="15699" w:author="Anees Shaikh" w:date="2013-10-19T02:16:00Z"/>
              </w:rPr>
              <w:pPrChange w:id="15700" w:author="Anees Shaikh" w:date="2013-10-19T02:16:00Z">
                <w:pPr>
                  <w:pStyle w:val="XML1"/>
                </w:pPr>
              </w:pPrChange>
            </w:pPr>
            <w:ins w:id="15701" w:author="aas" w:date="2013-10-14T02:06:00Z">
              <w:del w:id="15702" w:author="Anees Shaikh" w:date="2013-10-19T02:16:00Z">
                <w:r w:rsidDel="00E067A3">
                  <w:delText xml:space="preserve">                                      &lt;xs:enumeration value="indirect"/&gt;</w:delText>
                </w:r>
              </w:del>
            </w:ins>
          </w:p>
          <w:p w14:paraId="4D0E95C3" w14:textId="14C889DB" w:rsidR="00874469" w:rsidDel="00E067A3" w:rsidRDefault="00874469">
            <w:pPr>
              <w:pStyle w:val="Appx"/>
              <w:rPr>
                <w:ins w:id="15703" w:author="aas" w:date="2013-10-14T02:06:00Z"/>
                <w:del w:id="15704" w:author="Anees Shaikh" w:date="2013-10-19T02:16:00Z"/>
              </w:rPr>
              <w:pPrChange w:id="15705" w:author="Anees Shaikh" w:date="2013-10-19T02:16:00Z">
                <w:pPr>
                  <w:pStyle w:val="XML1"/>
                </w:pPr>
              </w:pPrChange>
            </w:pPr>
            <w:ins w:id="15706" w:author="aas" w:date="2013-10-14T02:06:00Z">
              <w:del w:id="15707"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08" w:author="aas" w:date="2013-10-14T02:06:00Z"/>
                <w:del w:id="15709" w:author="Anees Shaikh" w:date="2013-10-19T02:16:00Z"/>
              </w:rPr>
              <w:pPrChange w:id="15710" w:author="Anees Shaikh" w:date="2013-10-19T02:16:00Z">
                <w:pPr>
                  <w:pStyle w:val="XML1"/>
                </w:pPr>
              </w:pPrChange>
            </w:pPr>
            <w:ins w:id="15711" w:author="aas" w:date="2013-10-14T02:06:00Z">
              <w:del w:id="15712" w:author="Anees Shaikh" w:date="2013-10-19T02:16:00Z">
                <w:r w:rsidDel="00E067A3">
                  <w:delText xml:space="preserve">                                    &lt;/xs:restriction&gt;</w:delText>
                </w:r>
              </w:del>
            </w:ins>
          </w:p>
          <w:p w14:paraId="27E5A801" w14:textId="50DA195B" w:rsidR="00874469" w:rsidDel="00E067A3" w:rsidRDefault="00874469">
            <w:pPr>
              <w:pStyle w:val="Appx"/>
              <w:rPr>
                <w:ins w:id="15713" w:author="aas" w:date="2013-10-14T02:06:00Z"/>
                <w:del w:id="15714" w:author="Anees Shaikh" w:date="2013-10-19T02:16:00Z"/>
              </w:rPr>
              <w:pPrChange w:id="15715" w:author="Anees Shaikh" w:date="2013-10-19T02:16:00Z">
                <w:pPr>
                  <w:pStyle w:val="XML1"/>
                </w:pPr>
              </w:pPrChange>
            </w:pPr>
            <w:ins w:id="15716" w:author="aas" w:date="2013-10-14T02:06:00Z">
              <w:del w:id="15717" w:author="Anees Shaikh" w:date="2013-10-19T02:16:00Z">
                <w:r w:rsidDel="00E067A3">
                  <w:delText xml:space="preserve">                                  &lt;/xs:simpleType&gt;</w:delText>
                </w:r>
              </w:del>
            </w:ins>
          </w:p>
          <w:p w14:paraId="306AFF36" w14:textId="0AA9620E" w:rsidR="00874469" w:rsidDel="00E067A3" w:rsidRDefault="00874469">
            <w:pPr>
              <w:pStyle w:val="Appx"/>
              <w:rPr>
                <w:ins w:id="15718" w:author="aas" w:date="2013-10-14T02:06:00Z"/>
                <w:del w:id="15719" w:author="Anees Shaikh" w:date="2013-10-19T02:16:00Z"/>
              </w:rPr>
              <w:pPrChange w:id="15720" w:author="Anees Shaikh" w:date="2013-10-19T02:16:00Z">
                <w:pPr>
                  <w:pStyle w:val="XML1"/>
                </w:pPr>
              </w:pPrChange>
            </w:pPr>
            <w:ins w:id="15721" w:author="aas" w:date="2013-10-14T02:06:00Z">
              <w:del w:id="15722" w:author="Anees Shaikh" w:date="2013-10-19T02:16:00Z">
                <w:r w:rsidDel="00E067A3">
                  <w:delText xml:space="preserve">                                &lt;/xs:element&gt;</w:delText>
                </w:r>
              </w:del>
            </w:ins>
          </w:p>
          <w:p w14:paraId="13CD9416" w14:textId="1F236F68" w:rsidR="00874469" w:rsidDel="00E067A3" w:rsidRDefault="00874469">
            <w:pPr>
              <w:pStyle w:val="Appx"/>
              <w:rPr>
                <w:ins w:id="15723" w:author="aas" w:date="2013-10-14T02:06:00Z"/>
                <w:del w:id="15724" w:author="Anees Shaikh" w:date="2013-10-19T02:16:00Z"/>
              </w:rPr>
              <w:pPrChange w:id="15725" w:author="Anees Shaikh" w:date="2013-10-19T02:16:00Z">
                <w:pPr>
                  <w:pStyle w:val="XML1"/>
                </w:pPr>
              </w:pPrChange>
            </w:pPr>
            <w:ins w:id="15726" w:author="aas" w:date="2013-10-14T02:06:00Z">
              <w:del w:id="15727"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28" w:author="aas" w:date="2013-10-14T02:06:00Z"/>
                <w:del w:id="15729" w:author="Anees Shaikh" w:date="2013-10-19T02:16:00Z"/>
              </w:rPr>
              <w:pPrChange w:id="15730" w:author="Anees Shaikh" w:date="2013-10-19T02:16:00Z">
                <w:pPr>
                  <w:pStyle w:val="XML1"/>
                </w:pPr>
              </w:pPrChange>
            </w:pPr>
            <w:ins w:id="15731" w:author="aas" w:date="2013-10-14T02:06:00Z">
              <w:del w:id="15732"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33" w:author="aas" w:date="2013-10-14T02:06:00Z"/>
                <w:del w:id="15734" w:author="Anees Shaikh" w:date="2013-10-19T02:16:00Z"/>
              </w:rPr>
              <w:pPrChange w:id="15735" w:author="Anees Shaikh" w:date="2013-10-19T02:16:00Z">
                <w:pPr>
                  <w:pStyle w:val="XML1"/>
                </w:pPr>
              </w:pPrChange>
            </w:pPr>
            <w:ins w:id="15736" w:author="aas" w:date="2013-10-14T02:06:00Z">
              <w:del w:id="15737" w:author="Anees Shaikh" w:date="2013-10-19T02:16:00Z">
                <w:r w:rsidDel="00E067A3">
                  <w:delText xml:space="preserve">                              &lt;/xs:sequence&gt;</w:delText>
                </w:r>
              </w:del>
            </w:ins>
          </w:p>
          <w:p w14:paraId="1D1DF8E0" w14:textId="72A23FCD" w:rsidR="00874469" w:rsidDel="00E067A3" w:rsidRDefault="00874469">
            <w:pPr>
              <w:pStyle w:val="Appx"/>
              <w:rPr>
                <w:ins w:id="15738" w:author="aas" w:date="2013-10-14T02:06:00Z"/>
                <w:del w:id="15739" w:author="Anees Shaikh" w:date="2013-10-19T02:16:00Z"/>
              </w:rPr>
              <w:pPrChange w:id="15740" w:author="Anees Shaikh" w:date="2013-10-19T02:16:00Z">
                <w:pPr>
                  <w:pStyle w:val="XML1"/>
                </w:pPr>
              </w:pPrChange>
            </w:pPr>
            <w:ins w:id="15741" w:author="aas" w:date="2013-10-14T02:06:00Z">
              <w:del w:id="15742" w:author="Anees Shaikh" w:date="2013-10-19T02:16:00Z">
                <w:r w:rsidDel="00E067A3">
                  <w:delText xml:space="preserve">                            &lt;/xs:complexType&gt;</w:delText>
                </w:r>
              </w:del>
            </w:ins>
          </w:p>
          <w:p w14:paraId="21E16060" w14:textId="55767F47" w:rsidR="00874469" w:rsidDel="00E067A3" w:rsidRDefault="00874469">
            <w:pPr>
              <w:pStyle w:val="Appx"/>
              <w:rPr>
                <w:ins w:id="15743" w:author="aas" w:date="2013-10-14T02:06:00Z"/>
                <w:del w:id="15744" w:author="Anees Shaikh" w:date="2013-10-19T02:16:00Z"/>
              </w:rPr>
              <w:pPrChange w:id="15745" w:author="Anees Shaikh" w:date="2013-10-19T02:16:00Z">
                <w:pPr>
                  <w:pStyle w:val="XML1"/>
                </w:pPr>
              </w:pPrChange>
            </w:pPr>
            <w:ins w:id="15746" w:author="aas" w:date="2013-10-14T02:06:00Z">
              <w:del w:id="15747" w:author="Anees Shaikh" w:date="2013-10-19T02:16:00Z">
                <w:r w:rsidDel="00E067A3">
                  <w:delText xml:space="preserve">                          &lt;/xs:element&gt;</w:delText>
                </w:r>
              </w:del>
            </w:ins>
          </w:p>
          <w:p w14:paraId="5E3B02CA" w14:textId="3DFD9E89" w:rsidR="00874469" w:rsidDel="00E067A3" w:rsidRDefault="00874469">
            <w:pPr>
              <w:pStyle w:val="Appx"/>
              <w:rPr>
                <w:ins w:id="15748" w:author="aas" w:date="2013-10-14T02:06:00Z"/>
                <w:del w:id="15749" w:author="Anees Shaikh" w:date="2013-10-19T02:16:00Z"/>
              </w:rPr>
              <w:pPrChange w:id="15750" w:author="Anees Shaikh" w:date="2013-10-19T02:16:00Z">
                <w:pPr>
                  <w:pStyle w:val="XML1"/>
                </w:pPr>
              </w:pPrChange>
            </w:pPr>
            <w:ins w:id="15751" w:author="aas" w:date="2013-10-14T02:06:00Z">
              <w:del w:id="15752"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53" w:author="aas" w:date="2013-10-14T02:06:00Z"/>
                <w:del w:id="15754" w:author="Anees Shaikh" w:date="2013-10-19T02:16:00Z"/>
              </w:rPr>
              <w:pPrChange w:id="15755" w:author="Anees Shaikh" w:date="2013-10-19T02:16:00Z">
                <w:pPr>
                  <w:pStyle w:val="XML1"/>
                </w:pPr>
              </w:pPrChange>
            </w:pPr>
            <w:ins w:id="15756" w:author="aas" w:date="2013-10-14T02:06:00Z">
              <w:del w:id="15757" w:author="Anees Shaikh" w:date="2013-10-19T02:16:00Z">
                <w:r w:rsidDel="00E067A3">
                  <w:delText xml:space="preserve">                            &lt;xs:annotation&gt;</w:delText>
                </w:r>
              </w:del>
            </w:ins>
          </w:p>
          <w:p w14:paraId="6ACF1563" w14:textId="34B9B122" w:rsidR="00874469" w:rsidDel="00E067A3" w:rsidRDefault="00874469">
            <w:pPr>
              <w:pStyle w:val="Appx"/>
              <w:rPr>
                <w:ins w:id="15758" w:author="aas" w:date="2013-10-14T02:06:00Z"/>
                <w:del w:id="15759" w:author="Anees Shaikh" w:date="2013-10-19T02:16:00Z"/>
              </w:rPr>
              <w:pPrChange w:id="15760" w:author="Anees Shaikh" w:date="2013-10-19T02:16:00Z">
                <w:pPr>
                  <w:pStyle w:val="XML1"/>
                </w:pPr>
              </w:pPrChange>
            </w:pPr>
            <w:ins w:id="15761" w:author="aas" w:date="2013-10-14T02:06:00Z">
              <w:del w:id="15762" w:author="Anees Shaikh" w:date="2013-10-19T02:16:00Z">
                <w:r w:rsidDel="00E067A3">
                  <w:delText xml:space="preserve">                              &lt;xs:documentation&gt;</w:delText>
                </w:r>
              </w:del>
            </w:ins>
          </w:p>
          <w:p w14:paraId="25745D05" w14:textId="23AE12A0" w:rsidR="00874469" w:rsidDel="00E067A3" w:rsidRDefault="00874469">
            <w:pPr>
              <w:pStyle w:val="Appx"/>
              <w:rPr>
                <w:ins w:id="15763" w:author="aas" w:date="2013-10-14T02:06:00Z"/>
                <w:del w:id="15764" w:author="Anees Shaikh" w:date="2013-10-19T02:16:00Z"/>
              </w:rPr>
              <w:pPrChange w:id="15765" w:author="Anees Shaikh" w:date="2013-10-19T02:16:00Z">
                <w:pPr>
                  <w:pStyle w:val="XML1"/>
                </w:pPr>
              </w:pPrChange>
            </w:pPr>
            <w:ins w:id="15766" w:author="aas" w:date="2013-10-14T02:06:00Z">
              <w:del w:id="15767"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768" w:author="aas" w:date="2013-10-14T02:06:00Z"/>
                <w:del w:id="15769" w:author="Anees Shaikh" w:date="2013-10-19T02:16:00Z"/>
              </w:rPr>
              <w:pPrChange w:id="15770" w:author="Anees Shaikh" w:date="2013-10-19T02:16:00Z">
                <w:pPr>
                  <w:pStyle w:val="XML1"/>
                </w:pPr>
              </w:pPrChange>
            </w:pPr>
            <w:ins w:id="15771" w:author="aas" w:date="2013-10-14T02:06:00Z">
              <w:del w:id="15772" w:author="Anees Shaikh" w:date="2013-10-19T02:16:00Z">
                <w:r w:rsidDel="00E067A3">
                  <w:delText xml:space="preserve">                              &lt;/xs:documentation&gt;</w:delText>
                </w:r>
              </w:del>
            </w:ins>
          </w:p>
          <w:p w14:paraId="245D408A" w14:textId="620053BD" w:rsidR="00874469" w:rsidDel="00E067A3" w:rsidRDefault="00874469">
            <w:pPr>
              <w:pStyle w:val="Appx"/>
              <w:rPr>
                <w:ins w:id="15773" w:author="aas" w:date="2013-10-14T02:06:00Z"/>
                <w:del w:id="15774" w:author="Anees Shaikh" w:date="2013-10-19T02:16:00Z"/>
              </w:rPr>
              <w:pPrChange w:id="15775" w:author="Anees Shaikh" w:date="2013-10-19T02:16:00Z">
                <w:pPr>
                  <w:pStyle w:val="XML1"/>
                </w:pPr>
              </w:pPrChange>
            </w:pPr>
            <w:ins w:id="15776" w:author="aas" w:date="2013-10-14T02:06:00Z">
              <w:del w:id="15777" w:author="Anees Shaikh" w:date="2013-10-19T02:16:00Z">
                <w:r w:rsidDel="00E067A3">
                  <w:delText xml:space="preserve">                            &lt;/xs:annotation&gt;</w:delText>
                </w:r>
              </w:del>
            </w:ins>
          </w:p>
          <w:p w14:paraId="2881A49C" w14:textId="41996ED9" w:rsidR="00874469" w:rsidDel="00E067A3" w:rsidRDefault="00874469">
            <w:pPr>
              <w:pStyle w:val="Appx"/>
              <w:rPr>
                <w:ins w:id="15778" w:author="aas" w:date="2013-10-14T02:06:00Z"/>
                <w:del w:id="15779" w:author="Anees Shaikh" w:date="2013-10-19T02:16:00Z"/>
              </w:rPr>
              <w:pPrChange w:id="15780" w:author="Anees Shaikh" w:date="2013-10-19T02:16:00Z">
                <w:pPr>
                  <w:pStyle w:val="XML1"/>
                </w:pPr>
              </w:pPrChange>
            </w:pPr>
            <w:ins w:id="15781" w:author="aas" w:date="2013-10-14T02:06:00Z">
              <w:del w:id="15782" w:author="Anees Shaikh" w:date="2013-10-19T02:16:00Z">
                <w:r w:rsidDel="00E067A3">
                  <w:delText xml:space="preserve">                            &lt;xs:complexType&gt;</w:delText>
                </w:r>
              </w:del>
            </w:ins>
          </w:p>
          <w:p w14:paraId="1094AA2D" w14:textId="363E57F8" w:rsidR="00874469" w:rsidDel="00E067A3" w:rsidRDefault="00874469">
            <w:pPr>
              <w:pStyle w:val="Appx"/>
              <w:rPr>
                <w:ins w:id="15783" w:author="aas" w:date="2013-10-14T02:06:00Z"/>
                <w:del w:id="15784" w:author="Anees Shaikh" w:date="2013-10-19T02:16:00Z"/>
              </w:rPr>
              <w:pPrChange w:id="15785" w:author="Anees Shaikh" w:date="2013-10-19T02:16:00Z">
                <w:pPr>
                  <w:pStyle w:val="XML1"/>
                </w:pPr>
              </w:pPrChange>
            </w:pPr>
            <w:ins w:id="15786" w:author="aas" w:date="2013-10-14T02:06:00Z">
              <w:del w:id="15787" w:author="Anees Shaikh" w:date="2013-10-19T02:16:00Z">
                <w:r w:rsidDel="00E067A3">
                  <w:delText xml:space="preserve">                              &lt;xs:sequence&gt;</w:delText>
                </w:r>
              </w:del>
            </w:ins>
          </w:p>
          <w:p w14:paraId="325127FC" w14:textId="10C19678" w:rsidR="00874469" w:rsidDel="00E067A3" w:rsidRDefault="00874469">
            <w:pPr>
              <w:pStyle w:val="Appx"/>
              <w:rPr>
                <w:ins w:id="15788" w:author="aas" w:date="2013-10-14T02:06:00Z"/>
                <w:del w:id="15789" w:author="Anees Shaikh" w:date="2013-10-19T02:16:00Z"/>
              </w:rPr>
              <w:pPrChange w:id="15790" w:author="Anees Shaikh" w:date="2013-10-19T02:16:00Z">
                <w:pPr>
                  <w:pStyle w:val="XML1"/>
                </w:pPr>
              </w:pPrChange>
            </w:pPr>
            <w:ins w:id="15791" w:author="aas" w:date="2013-10-14T02:06:00Z">
              <w:del w:id="15792"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793" w:author="aas" w:date="2013-10-14T02:06:00Z"/>
                <w:del w:id="15794" w:author="Anees Shaikh" w:date="2013-10-19T02:16:00Z"/>
              </w:rPr>
              <w:pPrChange w:id="15795" w:author="Anees Shaikh" w:date="2013-10-19T02:16:00Z">
                <w:pPr>
                  <w:pStyle w:val="XML1"/>
                </w:pPr>
              </w:pPrChange>
            </w:pPr>
            <w:ins w:id="15796" w:author="aas" w:date="2013-10-14T02:06:00Z">
              <w:del w:id="15797" w:author="Anees Shaikh" w:date="2013-10-19T02:16:00Z">
                <w:r w:rsidDel="00E067A3">
                  <w:delText xml:space="preserve">                                  &lt;xs:simpleType&gt;</w:delText>
                </w:r>
              </w:del>
            </w:ins>
          </w:p>
          <w:p w14:paraId="04D0A9D2" w14:textId="026D0BE3" w:rsidR="00874469" w:rsidDel="00E067A3" w:rsidRDefault="00874469">
            <w:pPr>
              <w:pStyle w:val="Appx"/>
              <w:rPr>
                <w:ins w:id="15798" w:author="aas" w:date="2013-10-14T02:06:00Z"/>
                <w:del w:id="15799" w:author="Anees Shaikh" w:date="2013-10-19T02:16:00Z"/>
              </w:rPr>
              <w:pPrChange w:id="15800" w:author="Anees Shaikh" w:date="2013-10-19T02:16:00Z">
                <w:pPr>
                  <w:pStyle w:val="XML1"/>
                </w:pPr>
              </w:pPrChange>
            </w:pPr>
            <w:ins w:id="15801" w:author="aas" w:date="2013-10-14T02:06:00Z">
              <w:del w:id="15802" w:author="Anees Shaikh" w:date="2013-10-19T02:16:00Z">
                <w:r w:rsidDel="00E067A3">
                  <w:delText xml:space="preserve">                                    &lt;xs:restriction base="xs:string"&gt;</w:delText>
                </w:r>
              </w:del>
            </w:ins>
          </w:p>
          <w:p w14:paraId="540F96C2" w14:textId="05BA2821" w:rsidR="00874469" w:rsidDel="00E067A3" w:rsidRDefault="00874469">
            <w:pPr>
              <w:pStyle w:val="Appx"/>
              <w:rPr>
                <w:ins w:id="15803" w:author="aas" w:date="2013-10-14T02:06:00Z"/>
                <w:del w:id="15804" w:author="Anees Shaikh" w:date="2013-10-19T02:16:00Z"/>
              </w:rPr>
              <w:pPrChange w:id="15805" w:author="Anees Shaikh" w:date="2013-10-19T02:16:00Z">
                <w:pPr>
                  <w:pStyle w:val="XML1"/>
                </w:pPr>
              </w:pPrChange>
            </w:pPr>
            <w:ins w:id="15806" w:author="aas" w:date="2013-10-14T02:06:00Z">
              <w:del w:id="15807"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08" w:author="aas" w:date="2013-10-14T02:06:00Z"/>
                <w:del w:id="15809" w:author="Anees Shaikh" w:date="2013-10-19T02:16:00Z"/>
              </w:rPr>
              <w:pPrChange w:id="15810" w:author="Anees Shaikh" w:date="2013-10-19T02:16:00Z">
                <w:pPr>
                  <w:pStyle w:val="XML1"/>
                </w:pPr>
              </w:pPrChange>
            </w:pPr>
            <w:ins w:id="15811" w:author="aas" w:date="2013-10-14T02:06:00Z">
              <w:del w:id="15812"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13" w:author="aas" w:date="2013-10-14T02:06:00Z"/>
                <w:del w:id="15814" w:author="Anees Shaikh" w:date="2013-10-19T02:16:00Z"/>
              </w:rPr>
              <w:pPrChange w:id="15815" w:author="Anees Shaikh" w:date="2013-10-19T02:16:00Z">
                <w:pPr>
                  <w:pStyle w:val="XML1"/>
                </w:pPr>
              </w:pPrChange>
            </w:pPr>
            <w:ins w:id="15816" w:author="aas" w:date="2013-10-14T02:06:00Z">
              <w:del w:id="15817" w:author="Anees Shaikh" w:date="2013-10-19T02:16:00Z">
                <w:r w:rsidDel="00E067A3">
                  <w:delText xml:space="preserve">                                      &lt;xs:enumeration value="chaining"/&gt;</w:delText>
                </w:r>
              </w:del>
            </w:ins>
          </w:p>
          <w:p w14:paraId="2CF93FBA" w14:textId="3B831FD4" w:rsidR="00874469" w:rsidDel="00E067A3" w:rsidRDefault="00874469">
            <w:pPr>
              <w:pStyle w:val="Appx"/>
              <w:rPr>
                <w:ins w:id="15818" w:author="aas" w:date="2013-10-14T02:06:00Z"/>
                <w:del w:id="15819" w:author="Anees Shaikh" w:date="2013-10-19T02:16:00Z"/>
              </w:rPr>
              <w:pPrChange w:id="15820" w:author="Anees Shaikh" w:date="2013-10-19T02:16:00Z">
                <w:pPr>
                  <w:pStyle w:val="XML1"/>
                </w:pPr>
              </w:pPrChange>
            </w:pPr>
            <w:ins w:id="15821" w:author="aas" w:date="2013-10-14T02:06:00Z">
              <w:del w:id="15822"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23" w:author="aas" w:date="2013-10-14T02:06:00Z"/>
                <w:del w:id="15824" w:author="Anees Shaikh" w:date="2013-10-19T02:16:00Z"/>
              </w:rPr>
              <w:pPrChange w:id="15825" w:author="Anees Shaikh" w:date="2013-10-19T02:16:00Z">
                <w:pPr>
                  <w:pStyle w:val="XML1"/>
                </w:pPr>
              </w:pPrChange>
            </w:pPr>
            <w:ins w:id="15826" w:author="aas" w:date="2013-10-14T02:06:00Z">
              <w:del w:id="15827" w:author="Anees Shaikh" w:date="2013-10-19T02:16:00Z">
                <w:r w:rsidDel="00E067A3">
                  <w:delText xml:space="preserve">                                    &lt;/xs:restriction&gt;</w:delText>
                </w:r>
              </w:del>
            </w:ins>
          </w:p>
          <w:p w14:paraId="55883CDD" w14:textId="41CA4A73" w:rsidR="00874469" w:rsidDel="00E067A3" w:rsidRDefault="00874469">
            <w:pPr>
              <w:pStyle w:val="Appx"/>
              <w:rPr>
                <w:ins w:id="15828" w:author="aas" w:date="2013-10-14T02:06:00Z"/>
                <w:del w:id="15829" w:author="Anees Shaikh" w:date="2013-10-19T02:16:00Z"/>
              </w:rPr>
              <w:pPrChange w:id="15830" w:author="Anees Shaikh" w:date="2013-10-19T02:16:00Z">
                <w:pPr>
                  <w:pStyle w:val="XML1"/>
                </w:pPr>
              </w:pPrChange>
            </w:pPr>
            <w:ins w:id="15831" w:author="aas" w:date="2013-10-14T02:06:00Z">
              <w:del w:id="15832" w:author="Anees Shaikh" w:date="2013-10-19T02:16:00Z">
                <w:r w:rsidDel="00E067A3">
                  <w:delText xml:space="preserve">                                  &lt;/xs:simpleType&gt;</w:delText>
                </w:r>
              </w:del>
            </w:ins>
          </w:p>
          <w:p w14:paraId="6693C805" w14:textId="0896E377" w:rsidR="00874469" w:rsidDel="00E067A3" w:rsidRDefault="00874469">
            <w:pPr>
              <w:pStyle w:val="Appx"/>
              <w:rPr>
                <w:ins w:id="15833" w:author="aas" w:date="2013-10-14T02:06:00Z"/>
                <w:del w:id="15834" w:author="Anees Shaikh" w:date="2013-10-19T02:16:00Z"/>
              </w:rPr>
              <w:pPrChange w:id="15835" w:author="Anees Shaikh" w:date="2013-10-19T02:16:00Z">
                <w:pPr>
                  <w:pStyle w:val="XML1"/>
                </w:pPr>
              </w:pPrChange>
            </w:pPr>
            <w:ins w:id="15836" w:author="aas" w:date="2013-10-14T02:06:00Z">
              <w:del w:id="15837" w:author="Anees Shaikh" w:date="2013-10-19T02:16:00Z">
                <w:r w:rsidDel="00E067A3">
                  <w:delText xml:space="preserve">                                &lt;/xs:element&gt;</w:delText>
                </w:r>
              </w:del>
            </w:ins>
          </w:p>
          <w:p w14:paraId="4E6D4A92" w14:textId="1FA0FCDC" w:rsidR="00874469" w:rsidDel="00E067A3" w:rsidRDefault="00874469">
            <w:pPr>
              <w:pStyle w:val="Appx"/>
              <w:rPr>
                <w:ins w:id="15838" w:author="aas" w:date="2013-10-14T02:06:00Z"/>
                <w:del w:id="15839" w:author="Anees Shaikh" w:date="2013-10-19T02:16:00Z"/>
              </w:rPr>
              <w:pPrChange w:id="15840" w:author="Anees Shaikh" w:date="2013-10-19T02:16:00Z">
                <w:pPr>
                  <w:pStyle w:val="XML1"/>
                </w:pPr>
              </w:pPrChange>
            </w:pPr>
            <w:ins w:id="15841" w:author="aas" w:date="2013-10-14T02:06:00Z">
              <w:del w:id="15842"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43" w:author="aas" w:date="2013-10-14T02:06:00Z"/>
                <w:del w:id="15844" w:author="Anees Shaikh" w:date="2013-10-19T02:16:00Z"/>
              </w:rPr>
              <w:pPrChange w:id="15845" w:author="Anees Shaikh" w:date="2013-10-19T02:16:00Z">
                <w:pPr>
                  <w:pStyle w:val="XML1"/>
                </w:pPr>
              </w:pPrChange>
            </w:pPr>
            <w:ins w:id="15846" w:author="aas" w:date="2013-10-14T02:06:00Z">
              <w:del w:id="15847"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48" w:author="aas" w:date="2013-10-14T02:06:00Z"/>
                <w:del w:id="15849" w:author="Anees Shaikh" w:date="2013-10-19T02:16:00Z"/>
              </w:rPr>
              <w:pPrChange w:id="15850" w:author="Anees Shaikh" w:date="2013-10-19T02:16:00Z">
                <w:pPr>
                  <w:pStyle w:val="XML1"/>
                </w:pPr>
              </w:pPrChange>
            </w:pPr>
            <w:ins w:id="15851" w:author="aas" w:date="2013-10-14T02:06:00Z">
              <w:del w:id="15852" w:author="Anees Shaikh" w:date="2013-10-19T02:16:00Z">
                <w:r w:rsidDel="00E067A3">
                  <w:delText xml:space="preserve">                              &lt;/xs:sequence&gt;</w:delText>
                </w:r>
              </w:del>
            </w:ins>
          </w:p>
          <w:p w14:paraId="3F8C0C03" w14:textId="06E9CC65" w:rsidR="00874469" w:rsidDel="00E067A3" w:rsidRDefault="00874469">
            <w:pPr>
              <w:pStyle w:val="Appx"/>
              <w:rPr>
                <w:ins w:id="15853" w:author="aas" w:date="2013-10-14T02:06:00Z"/>
                <w:del w:id="15854" w:author="Anees Shaikh" w:date="2013-10-19T02:16:00Z"/>
              </w:rPr>
              <w:pPrChange w:id="15855" w:author="Anees Shaikh" w:date="2013-10-19T02:16:00Z">
                <w:pPr>
                  <w:pStyle w:val="XML1"/>
                </w:pPr>
              </w:pPrChange>
            </w:pPr>
            <w:ins w:id="15856" w:author="aas" w:date="2013-10-14T02:06:00Z">
              <w:del w:id="15857" w:author="Anees Shaikh" w:date="2013-10-19T02:16:00Z">
                <w:r w:rsidDel="00E067A3">
                  <w:delText xml:space="preserve">                            &lt;/xs:complexType&gt;</w:delText>
                </w:r>
              </w:del>
            </w:ins>
          </w:p>
          <w:p w14:paraId="7AB59DC3" w14:textId="5252F6F6" w:rsidR="00874469" w:rsidDel="00E067A3" w:rsidRDefault="00874469">
            <w:pPr>
              <w:pStyle w:val="Appx"/>
              <w:rPr>
                <w:ins w:id="15858" w:author="aas" w:date="2013-10-14T02:06:00Z"/>
                <w:del w:id="15859" w:author="Anees Shaikh" w:date="2013-10-19T02:16:00Z"/>
              </w:rPr>
              <w:pPrChange w:id="15860" w:author="Anees Shaikh" w:date="2013-10-19T02:16:00Z">
                <w:pPr>
                  <w:pStyle w:val="XML1"/>
                </w:pPr>
              </w:pPrChange>
            </w:pPr>
            <w:ins w:id="15861" w:author="aas" w:date="2013-10-14T02:06:00Z">
              <w:del w:id="15862" w:author="Anees Shaikh" w:date="2013-10-19T02:16:00Z">
                <w:r w:rsidDel="00E067A3">
                  <w:delText xml:space="preserve">                          &lt;/xs:element&gt;</w:delText>
                </w:r>
              </w:del>
            </w:ins>
          </w:p>
          <w:p w14:paraId="24723768" w14:textId="4C6DE8A3" w:rsidR="00874469" w:rsidDel="00E067A3" w:rsidRDefault="00874469">
            <w:pPr>
              <w:pStyle w:val="Appx"/>
              <w:rPr>
                <w:ins w:id="15863" w:author="aas" w:date="2013-10-14T02:06:00Z"/>
                <w:del w:id="15864" w:author="Anees Shaikh" w:date="2013-10-19T02:16:00Z"/>
              </w:rPr>
              <w:pPrChange w:id="15865" w:author="Anees Shaikh" w:date="2013-10-19T02:16:00Z">
                <w:pPr>
                  <w:pStyle w:val="XML1"/>
                </w:pPr>
              </w:pPrChange>
            </w:pPr>
            <w:ins w:id="15866" w:author="aas" w:date="2013-10-14T02:06:00Z">
              <w:del w:id="15867"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868" w:author="aas" w:date="2013-10-14T02:06:00Z"/>
                <w:del w:id="15869" w:author="Anees Shaikh" w:date="2013-10-19T02:16:00Z"/>
              </w:rPr>
              <w:pPrChange w:id="15870" w:author="Anees Shaikh" w:date="2013-10-19T02:16:00Z">
                <w:pPr>
                  <w:pStyle w:val="XML1"/>
                </w:pPr>
              </w:pPrChange>
            </w:pPr>
            <w:ins w:id="15871" w:author="aas" w:date="2013-10-14T02:06:00Z">
              <w:del w:id="15872" w:author="Anees Shaikh" w:date="2013-10-19T02:16:00Z">
                <w:r w:rsidDel="00E067A3">
                  <w:delText xml:space="preserve">                            &lt;xs:annotation&gt;</w:delText>
                </w:r>
              </w:del>
            </w:ins>
          </w:p>
          <w:p w14:paraId="2075A9E9" w14:textId="4091286B" w:rsidR="00874469" w:rsidDel="00E067A3" w:rsidRDefault="00874469">
            <w:pPr>
              <w:pStyle w:val="Appx"/>
              <w:rPr>
                <w:ins w:id="15873" w:author="aas" w:date="2013-10-14T02:06:00Z"/>
                <w:del w:id="15874" w:author="Anees Shaikh" w:date="2013-10-19T02:16:00Z"/>
              </w:rPr>
              <w:pPrChange w:id="15875" w:author="Anees Shaikh" w:date="2013-10-19T02:16:00Z">
                <w:pPr>
                  <w:pStyle w:val="XML1"/>
                </w:pPr>
              </w:pPrChange>
            </w:pPr>
            <w:ins w:id="15876" w:author="aas" w:date="2013-10-14T02:06:00Z">
              <w:del w:id="15877" w:author="Anees Shaikh" w:date="2013-10-19T02:16:00Z">
                <w:r w:rsidDel="00E067A3">
                  <w:delText xml:space="preserve">                              &lt;xs:documentation&gt;</w:delText>
                </w:r>
              </w:del>
            </w:ins>
          </w:p>
          <w:p w14:paraId="5D040AE9" w14:textId="1BC874D4" w:rsidR="00874469" w:rsidDel="00E067A3" w:rsidRDefault="00874469">
            <w:pPr>
              <w:pStyle w:val="Appx"/>
              <w:rPr>
                <w:ins w:id="15878" w:author="aas" w:date="2013-10-14T02:06:00Z"/>
                <w:del w:id="15879" w:author="Anees Shaikh" w:date="2013-10-19T02:16:00Z"/>
              </w:rPr>
              <w:pPrChange w:id="15880" w:author="Anees Shaikh" w:date="2013-10-19T02:16:00Z">
                <w:pPr>
                  <w:pStyle w:val="XML1"/>
                </w:pPr>
              </w:pPrChange>
            </w:pPr>
            <w:ins w:id="15881" w:author="aas" w:date="2013-10-14T02:06:00Z">
              <w:del w:id="15882"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883" w:author="aas" w:date="2013-10-14T02:06:00Z"/>
                <w:del w:id="15884" w:author="Anees Shaikh" w:date="2013-10-19T02:16:00Z"/>
              </w:rPr>
              <w:pPrChange w:id="15885" w:author="Anees Shaikh" w:date="2013-10-19T02:16:00Z">
                <w:pPr>
                  <w:pStyle w:val="XML1"/>
                </w:pPr>
              </w:pPrChange>
            </w:pPr>
            <w:ins w:id="15886" w:author="aas" w:date="2013-10-14T02:06:00Z">
              <w:del w:id="15887" w:author="Anees Shaikh" w:date="2013-10-19T02:16:00Z">
                <w:r w:rsidDel="00E067A3">
                  <w:delText xml:space="preserve">                              &lt;/xs:documentation&gt;</w:delText>
                </w:r>
              </w:del>
            </w:ins>
          </w:p>
          <w:p w14:paraId="1004E7D9" w14:textId="2DB5CC88" w:rsidR="00874469" w:rsidDel="00E067A3" w:rsidRDefault="00874469">
            <w:pPr>
              <w:pStyle w:val="Appx"/>
              <w:rPr>
                <w:ins w:id="15888" w:author="aas" w:date="2013-10-14T02:06:00Z"/>
                <w:del w:id="15889" w:author="Anees Shaikh" w:date="2013-10-19T02:16:00Z"/>
              </w:rPr>
              <w:pPrChange w:id="15890" w:author="Anees Shaikh" w:date="2013-10-19T02:16:00Z">
                <w:pPr>
                  <w:pStyle w:val="XML1"/>
                </w:pPr>
              </w:pPrChange>
            </w:pPr>
            <w:ins w:id="15891" w:author="aas" w:date="2013-10-14T02:06:00Z">
              <w:del w:id="15892" w:author="Anees Shaikh" w:date="2013-10-19T02:16:00Z">
                <w:r w:rsidDel="00E067A3">
                  <w:delText xml:space="preserve">                            &lt;/xs:annotation&gt;</w:delText>
                </w:r>
              </w:del>
            </w:ins>
          </w:p>
          <w:p w14:paraId="273F185F" w14:textId="32743A2D" w:rsidR="00874469" w:rsidDel="00E067A3" w:rsidRDefault="00874469">
            <w:pPr>
              <w:pStyle w:val="Appx"/>
              <w:rPr>
                <w:ins w:id="15893" w:author="aas" w:date="2013-10-14T02:06:00Z"/>
                <w:del w:id="15894" w:author="Anees Shaikh" w:date="2013-10-19T02:16:00Z"/>
              </w:rPr>
              <w:pPrChange w:id="15895" w:author="Anees Shaikh" w:date="2013-10-19T02:16:00Z">
                <w:pPr>
                  <w:pStyle w:val="XML1"/>
                </w:pPr>
              </w:pPrChange>
            </w:pPr>
            <w:ins w:id="15896" w:author="aas" w:date="2013-10-14T02:06:00Z">
              <w:del w:id="15897" w:author="Anees Shaikh" w:date="2013-10-19T02:16:00Z">
                <w:r w:rsidDel="00E067A3">
                  <w:delText xml:space="preserve">                            &lt;xs:complexType&gt;</w:delText>
                </w:r>
              </w:del>
            </w:ins>
          </w:p>
          <w:p w14:paraId="3A96B241" w14:textId="2FE88FBD" w:rsidR="00874469" w:rsidDel="00E067A3" w:rsidRDefault="00874469">
            <w:pPr>
              <w:pStyle w:val="Appx"/>
              <w:rPr>
                <w:ins w:id="15898" w:author="aas" w:date="2013-10-14T02:06:00Z"/>
                <w:del w:id="15899" w:author="Anees Shaikh" w:date="2013-10-19T02:16:00Z"/>
              </w:rPr>
              <w:pPrChange w:id="15900" w:author="Anees Shaikh" w:date="2013-10-19T02:16:00Z">
                <w:pPr>
                  <w:pStyle w:val="XML1"/>
                </w:pPr>
              </w:pPrChange>
            </w:pPr>
            <w:ins w:id="15901" w:author="aas" w:date="2013-10-14T02:06:00Z">
              <w:del w:id="15902" w:author="Anees Shaikh" w:date="2013-10-19T02:16:00Z">
                <w:r w:rsidDel="00E067A3">
                  <w:delText xml:space="preserve">                              &lt;xs:sequence&gt;</w:delText>
                </w:r>
              </w:del>
            </w:ins>
          </w:p>
          <w:p w14:paraId="424134DD" w14:textId="07DF12C4" w:rsidR="00874469" w:rsidDel="00E067A3" w:rsidRDefault="00874469">
            <w:pPr>
              <w:pStyle w:val="Appx"/>
              <w:rPr>
                <w:ins w:id="15903" w:author="aas" w:date="2013-10-14T02:06:00Z"/>
                <w:del w:id="15904" w:author="Anees Shaikh" w:date="2013-10-19T02:16:00Z"/>
              </w:rPr>
              <w:pPrChange w:id="15905" w:author="Anees Shaikh" w:date="2013-10-19T02:16:00Z">
                <w:pPr>
                  <w:pStyle w:val="XML1"/>
                </w:pPr>
              </w:pPrChange>
            </w:pPr>
            <w:ins w:id="15906" w:author="aas" w:date="2013-10-14T02:06:00Z">
              <w:del w:id="15907"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08" w:author="aas" w:date="2013-10-14T02:06:00Z"/>
                <w:del w:id="15909" w:author="Anees Shaikh" w:date="2013-10-19T02:16:00Z"/>
              </w:rPr>
              <w:pPrChange w:id="15910" w:author="Anees Shaikh" w:date="2013-10-19T02:16:00Z">
                <w:pPr>
                  <w:pStyle w:val="XML1"/>
                </w:pPr>
              </w:pPrChange>
            </w:pPr>
            <w:ins w:id="15911" w:author="aas" w:date="2013-10-14T02:06:00Z">
              <w:del w:id="15912"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13" w:author="aas" w:date="2013-10-14T02:06:00Z"/>
                <w:del w:id="15914" w:author="Anees Shaikh" w:date="2013-10-19T02:16:00Z"/>
              </w:rPr>
              <w:pPrChange w:id="15915" w:author="Anees Shaikh" w:date="2013-10-19T02:16:00Z">
                <w:pPr>
                  <w:pStyle w:val="XML1"/>
                </w:pPr>
              </w:pPrChange>
            </w:pPr>
            <w:ins w:id="15916" w:author="aas" w:date="2013-10-14T02:06:00Z">
              <w:del w:id="15917"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18" w:author="aas" w:date="2013-10-14T02:06:00Z"/>
                <w:del w:id="15919" w:author="Anees Shaikh" w:date="2013-10-19T02:16:00Z"/>
              </w:rPr>
              <w:pPrChange w:id="15920" w:author="Anees Shaikh" w:date="2013-10-19T02:16:00Z">
                <w:pPr>
                  <w:pStyle w:val="XML1"/>
                </w:pPr>
              </w:pPrChange>
            </w:pPr>
            <w:ins w:id="15921" w:author="aas" w:date="2013-10-14T02:06:00Z">
              <w:del w:id="15922" w:author="Anees Shaikh" w:date="2013-10-19T02:16:00Z">
                <w:r w:rsidDel="00E067A3">
                  <w:delText xml:space="preserve">                              &lt;/xs:sequence&gt;</w:delText>
                </w:r>
              </w:del>
            </w:ins>
          </w:p>
          <w:p w14:paraId="67E31468" w14:textId="5725B069" w:rsidR="00874469" w:rsidDel="00E067A3" w:rsidRDefault="00874469">
            <w:pPr>
              <w:pStyle w:val="Appx"/>
              <w:rPr>
                <w:ins w:id="15923" w:author="aas" w:date="2013-10-14T02:06:00Z"/>
                <w:del w:id="15924" w:author="Anees Shaikh" w:date="2013-10-19T02:16:00Z"/>
              </w:rPr>
              <w:pPrChange w:id="15925" w:author="Anees Shaikh" w:date="2013-10-19T02:16:00Z">
                <w:pPr>
                  <w:pStyle w:val="XML1"/>
                </w:pPr>
              </w:pPrChange>
            </w:pPr>
            <w:ins w:id="15926" w:author="aas" w:date="2013-10-14T02:06:00Z">
              <w:del w:id="15927" w:author="Anees Shaikh" w:date="2013-10-19T02:16:00Z">
                <w:r w:rsidDel="00E067A3">
                  <w:delText xml:space="preserve">                            &lt;/xs:complexType&gt;</w:delText>
                </w:r>
              </w:del>
            </w:ins>
          </w:p>
          <w:p w14:paraId="0D92D51E" w14:textId="418D6DFA" w:rsidR="00874469" w:rsidDel="00E067A3" w:rsidRDefault="00874469">
            <w:pPr>
              <w:pStyle w:val="Appx"/>
              <w:rPr>
                <w:ins w:id="15928" w:author="aas" w:date="2013-10-14T02:06:00Z"/>
                <w:del w:id="15929" w:author="Anees Shaikh" w:date="2013-10-19T02:16:00Z"/>
              </w:rPr>
              <w:pPrChange w:id="15930" w:author="Anees Shaikh" w:date="2013-10-19T02:16:00Z">
                <w:pPr>
                  <w:pStyle w:val="XML1"/>
                </w:pPr>
              </w:pPrChange>
            </w:pPr>
            <w:ins w:id="15931" w:author="aas" w:date="2013-10-14T02:06:00Z">
              <w:del w:id="15932" w:author="Anees Shaikh" w:date="2013-10-19T02:16:00Z">
                <w:r w:rsidDel="00E067A3">
                  <w:delText xml:space="preserve">                          &lt;/xs:element&gt;</w:delText>
                </w:r>
              </w:del>
            </w:ins>
          </w:p>
          <w:p w14:paraId="550692A0" w14:textId="69C0FA4B" w:rsidR="00874469" w:rsidDel="00E067A3" w:rsidRDefault="00874469">
            <w:pPr>
              <w:pStyle w:val="Appx"/>
              <w:rPr>
                <w:ins w:id="15933" w:author="aas" w:date="2013-10-14T02:06:00Z"/>
                <w:del w:id="15934" w:author="Anees Shaikh" w:date="2013-10-19T02:16:00Z"/>
              </w:rPr>
              <w:pPrChange w:id="15935" w:author="Anees Shaikh" w:date="2013-10-19T02:16:00Z">
                <w:pPr>
                  <w:pStyle w:val="XML1"/>
                </w:pPr>
              </w:pPrChange>
            </w:pPr>
            <w:ins w:id="15936" w:author="aas" w:date="2013-10-14T02:06:00Z">
              <w:del w:id="15937"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38" w:author="aas" w:date="2013-10-14T02:06:00Z"/>
                <w:del w:id="15939" w:author="Anees Shaikh" w:date="2013-10-19T02:16:00Z"/>
              </w:rPr>
              <w:pPrChange w:id="15940" w:author="Anees Shaikh" w:date="2013-10-19T02:16:00Z">
                <w:pPr>
                  <w:pStyle w:val="XML1"/>
                </w:pPr>
              </w:pPrChange>
            </w:pPr>
            <w:ins w:id="15941" w:author="aas" w:date="2013-10-14T02:06:00Z">
              <w:del w:id="15942" w:author="Anees Shaikh" w:date="2013-10-19T02:16:00Z">
                <w:r w:rsidDel="00E067A3">
                  <w:delText xml:space="preserve">                            &lt;xs:annotation&gt;</w:delText>
                </w:r>
              </w:del>
            </w:ins>
          </w:p>
          <w:p w14:paraId="78AC0057" w14:textId="0DF49B4C" w:rsidR="00874469" w:rsidDel="00E067A3" w:rsidRDefault="00874469">
            <w:pPr>
              <w:pStyle w:val="Appx"/>
              <w:rPr>
                <w:ins w:id="15943" w:author="aas" w:date="2013-10-14T02:06:00Z"/>
                <w:del w:id="15944" w:author="Anees Shaikh" w:date="2013-10-19T02:16:00Z"/>
              </w:rPr>
              <w:pPrChange w:id="15945" w:author="Anees Shaikh" w:date="2013-10-19T02:16:00Z">
                <w:pPr>
                  <w:pStyle w:val="XML1"/>
                </w:pPr>
              </w:pPrChange>
            </w:pPr>
            <w:ins w:id="15946" w:author="aas" w:date="2013-10-14T02:06:00Z">
              <w:del w:id="15947" w:author="Anees Shaikh" w:date="2013-10-19T02:16:00Z">
                <w:r w:rsidDel="00E067A3">
                  <w:delText xml:space="preserve">                              &lt;xs:documentation&gt;</w:delText>
                </w:r>
              </w:del>
            </w:ins>
          </w:p>
          <w:p w14:paraId="7995FA85" w14:textId="35F0D497" w:rsidR="00874469" w:rsidDel="00E067A3" w:rsidRDefault="00874469">
            <w:pPr>
              <w:pStyle w:val="Appx"/>
              <w:rPr>
                <w:ins w:id="15948" w:author="aas" w:date="2013-10-14T02:06:00Z"/>
                <w:del w:id="15949" w:author="Anees Shaikh" w:date="2013-10-19T02:16:00Z"/>
              </w:rPr>
              <w:pPrChange w:id="15950" w:author="Anees Shaikh" w:date="2013-10-19T02:16:00Z">
                <w:pPr>
                  <w:pStyle w:val="XML1"/>
                </w:pPr>
              </w:pPrChange>
            </w:pPr>
            <w:ins w:id="15951" w:author="aas" w:date="2013-10-14T02:06:00Z">
              <w:del w:id="15952"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53" w:author="aas" w:date="2013-10-14T02:06:00Z"/>
                <w:del w:id="15954" w:author="Anees Shaikh" w:date="2013-10-19T02:16:00Z"/>
              </w:rPr>
              <w:pPrChange w:id="15955" w:author="Anees Shaikh" w:date="2013-10-19T02:16:00Z">
                <w:pPr>
                  <w:pStyle w:val="XML1"/>
                </w:pPr>
              </w:pPrChange>
            </w:pPr>
            <w:ins w:id="15956" w:author="aas" w:date="2013-10-14T02:06:00Z">
              <w:del w:id="15957" w:author="Anees Shaikh" w:date="2013-10-19T02:16:00Z">
                <w:r w:rsidDel="00E067A3">
                  <w:delText xml:space="preserve">                              &lt;/xs:documentation&gt;</w:delText>
                </w:r>
              </w:del>
            </w:ins>
          </w:p>
          <w:p w14:paraId="0E3791A8" w14:textId="0A51ABEA" w:rsidR="00874469" w:rsidDel="00E067A3" w:rsidRDefault="00874469">
            <w:pPr>
              <w:pStyle w:val="Appx"/>
              <w:rPr>
                <w:ins w:id="15958" w:author="aas" w:date="2013-10-14T02:06:00Z"/>
                <w:del w:id="15959" w:author="Anees Shaikh" w:date="2013-10-19T02:16:00Z"/>
              </w:rPr>
              <w:pPrChange w:id="15960" w:author="Anees Shaikh" w:date="2013-10-19T02:16:00Z">
                <w:pPr>
                  <w:pStyle w:val="XML1"/>
                </w:pPr>
              </w:pPrChange>
            </w:pPr>
            <w:ins w:id="15961" w:author="aas" w:date="2013-10-14T02:06:00Z">
              <w:del w:id="15962" w:author="Anees Shaikh" w:date="2013-10-19T02:16:00Z">
                <w:r w:rsidDel="00E067A3">
                  <w:delText xml:space="preserve">                            &lt;/xs:annotation&gt;</w:delText>
                </w:r>
              </w:del>
            </w:ins>
          </w:p>
          <w:p w14:paraId="04DB850B" w14:textId="7A3CDE16" w:rsidR="00874469" w:rsidDel="00E067A3" w:rsidRDefault="00874469">
            <w:pPr>
              <w:pStyle w:val="Appx"/>
              <w:rPr>
                <w:ins w:id="15963" w:author="aas" w:date="2013-10-14T02:06:00Z"/>
                <w:del w:id="15964" w:author="Anees Shaikh" w:date="2013-10-19T02:16:00Z"/>
              </w:rPr>
              <w:pPrChange w:id="15965" w:author="Anees Shaikh" w:date="2013-10-19T02:16:00Z">
                <w:pPr>
                  <w:pStyle w:val="XML1"/>
                </w:pPr>
              </w:pPrChange>
            </w:pPr>
            <w:ins w:id="15966" w:author="aas" w:date="2013-10-14T02:06:00Z">
              <w:del w:id="15967" w:author="Anees Shaikh" w:date="2013-10-19T02:16:00Z">
                <w:r w:rsidDel="00E067A3">
                  <w:delText xml:space="preserve">                            &lt;xs:complexType&gt;</w:delText>
                </w:r>
              </w:del>
            </w:ins>
          </w:p>
          <w:p w14:paraId="748BB482" w14:textId="0C20E709" w:rsidR="00874469" w:rsidDel="00E067A3" w:rsidRDefault="00874469">
            <w:pPr>
              <w:pStyle w:val="Appx"/>
              <w:rPr>
                <w:ins w:id="15968" w:author="aas" w:date="2013-10-14T02:06:00Z"/>
                <w:del w:id="15969" w:author="Anees Shaikh" w:date="2013-10-19T02:16:00Z"/>
              </w:rPr>
              <w:pPrChange w:id="15970" w:author="Anees Shaikh" w:date="2013-10-19T02:16:00Z">
                <w:pPr>
                  <w:pStyle w:val="XML1"/>
                </w:pPr>
              </w:pPrChange>
            </w:pPr>
            <w:ins w:id="15971" w:author="aas" w:date="2013-10-14T02:06:00Z">
              <w:del w:id="15972" w:author="Anees Shaikh" w:date="2013-10-19T02:16:00Z">
                <w:r w:rsidDel="00E067A3">
                  <w:delText xml:space="preserve">                              &lt;xs:sequence&gt;</w:delText>
                </w:r>
              </w:del>
            </w:ins>
          </w:p>
          <w:p w14:paraId="2E98E44D" w14:textId="2CD9BE2A" w:rsidR="00874469" w:rsidDel="00E067A3" w:rsidRDefault="00874469">
            <w:pPr>
              <w:pStyle w:val="Appx"/>
              <w:rPr>
                <w:ins w:id="15973" w:author="aas" w:date="2013-10-14T02:06:00Z"/>
                <w:del w:id="15974" w:author="Anees Shaikh" w:date="2013-10-19T02:16:00Z"/>
              </w:rPr>
              <w:pPrChange w:id="15975" w:author="Anees Shaikh" w:date="2013-10-19T02:16:00Z">
                <w:pPr>
                  <w:pStyle w:val="XML1"/>
                </w:pPr>
              </w:pPrChange>
            </w:pPr>
            <w:ins w:id="15976" w:author="aas" w:date="2013-10-14T02:06:00Z">
              <w:del w:id="15977"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5978" w:author="aas" w:date="2013-10-14T02:06:00Z"/>
                <w:del w:id="15979" w:author="Anees Shaikh" w:date="2013-10-19T02:16:00Z"/>
              </w:rPr>
              <w:pPrChange w:id="15980" w:author="Anees Shaikh" w:date="2013-10-19T02:16:00Z">
                <w:pPr>
                  <w:pStyle w:val="XML1"/>
                </w:pPr>
              </w:pPrChange>
            </w:pPr>
            <w:ins w:id="15981" w:author="aas" w:date="2013-10-14T02:06:00Z">
              <w:del w:id="15982"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5983" w:author="aas" w:date="2013-10-14T02:06:00Z"/>
                <w:del w:id="15984" w:author="Anees Shaikh" w:date="2013-10-19T02:16:00Z"/>
              </w:rPr>
              <w:pPrChange w:id="15985" w:author="Anees Shaikh" w:date="2013-10-19T02:16:00Z">
                <w:pPr>
                  <w:pStyle w:val="XML1"/>
                </w:pPr>
              </w:pPrChange>
            </w:pPr>
            <w:ins w:id="15986" w:author="aas" w:date="2013-10-14T02:06:00Z">
              <w:del w:id="15987" w:author="Anees Shaikh" w:date="2013-10-19T02:16:00Z">
                <w:r w:rsidDel="00E067A3">
                  <w:delText xml:space="preserve">                                        namespace="##other" processContents="lax"/&gt;</w:delText>
                </w:r>
              </w:del>
            </w:ins>
          </w:p>
          <w:p w14:paraId="53C1E5ED" w14:textId="3985FDEE" w:rsidR="00874469" w:rsidDel="00E067A3" w:rsidRDefault="00874469">
            <w:pPr>
              <w:pStyle w:val="Appx"/>
              <w:rPr>
                <w:ins w:id="15988" w:author="aas" w:date="2013-10-14T02:06:00Z"/>
                <w:del w:id="15989" w:author="Anees Shaikh" w:date="2013-10-19T02:16:00Z"/>
              </w:rPr>
              <w:pPrChange w:id="15990" w:author="Anees Shaikh" w:date="2013-10-19T02:16:00Z">
                <w:pPr>
                  <w:pStyle w:val="XML1"/>
                </w:pPr>
              </w:pPrChange>
            </w:pPr>
            <w:ins w:id="15991" w:author="aas" w:date="2013-10-14T02:06:00Z">
              <w:del w:id="15992" w:author="Anees Shaikh" w:date="2013-10-19T02:16:00Z">
                <w:r w:rsidDel="00E067A3">
                  <w:delText xml:space="preserve">                              &lt;/xs:sequence&gt;</w:delText>
                </w:r>
              </w:del>
            </w:ins>
          </w:p>
          <w:p w14:paraId="509EA87D" w14:textId="646B6B44" w:rsidR="00874469" w:rsidDel="00E067A3" w:rsidRDefault="00874469">
            <w:pPr>
              <w:pStyle w:val="Appx"/>
              <w:rPr>
                <w:ins w:id="15993" w:author="aas" w:date="2013-10-14T02:06:00Z"/>
                <w:del w:id="15994" w:author="Anees Shaikh" w:date="2013-10-19T02:16:00Z"/>
              </w:rPr>
              <w:pPrChange w:id="15995" w:author="Anees Shaikh" w:date="2013-10-19T02:16:00Z">
                <w:pPr>
                  <w:pStyle w:val="XML1"/>
                </w:pPr>
              </w:pPrChange>
            </w:pPr>
            <w:ins w:id="15996" w:author="aas" w:date="2013-10-14T02:06:00Z">
              <w:del w:id="15997" w:author="Anees Shaikh" w:date="2013-10-19T02:16:00Z">
                <w:r w:rsidDel="00E067A3">
                  <w:delText xml:space="preserve">                            &lt;/xs:complexType&gt;</w:delText>
                </w:r>
              </w:del>
            </w:ins>
          </w:p>
          <w:p w14:paraId="71B292C2" w14:textId="07FEFC21" w:rsidR="00874469" w:rsidDel="00E067A3" w:rsidRDefault="00874469">
            <w:pPr>
              <w:pStyle w:val="Appx"/>
              <w:rPr>
                <w:ins w:id="15998" w:author="aas" w:date="2013-10-14T02:06:00Z"/>
                <w:del w:id="15999" w:author="Anees Shaikh" w:date="2013-10-19T02:16:00Z"/>
              </w:rPr>
              <w:pPrChange w:id="16000" w:author="Anees Shaikh" w:date="2013-10-19T02:16:00Z">
                <w:pPr>
                  <w:pStyle w:val="XML1"/>
                </w:pPr>
              </w:pPrChange>
            </w:pPr>
            <w:ins w:id="16001" w:author="aas" w:date="2013-10-14T02:06:00Z">
              <w:del w:id="16002" w:author="Anees Shaikh" w:date="2013-10-19T02:16:00Z">
                <w:r w:rsidDel="00E067A3">
                  <w:delText xml:space="preserve">                          &lt;/xs:element&gt;</w:delText>
                </w:r>
              </w:del>
            </w:ins>
          </w:p>
          <w:p w14:paraId="6AB50406" w14:textId="5C1B2B18" w:rsidR="00874469" w:rsidDel="00E067A3" w:rsidRDefault="00874469">
            <w:pPr>
              <w:pStyle w:val="Appx"/>
              <w:rPr>
                <w:ins w:id="16003" w:author="aas" w:date="2013-10-14T02:06:00Z"/>
                <w:del w:id="16004" w:author="Anees Shaikh" w:date="2013-10-19T02:16:00Z"/>
              </w:rPr>
              <w:pPrChange w:id="16005" w:author="Anees Shaikh" w:date="2013-10-19T02:16:00Z">
                <w:pPr>
                  <w:pStyle w:val="XML1"/>
                </w:pPr>
              </w:pPrChange>
            </w:pPr>
            <w:ins w:id="16006" w:author="aas" w:date="2013-10-14T02:06:00Z">
              <w:del w:id="16007"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08" w:author="aas" w:date="2013-10-14T02:06:00Z"/>
                <w:del w:id="16009" w:author="Anees Shaikh" w:date="2013-10-19T02:16:00Z"/>
              </w:rPr>
              <w:pPrChange w:id="16010" w:author="Anees Shaikh" w:date="2013-10-19T02:16:00Z">
                <w:pPr>
                  <w:pStyle w:val="XML1"/>
                </w:pPr>
              </w:pPrChange>
            </w:pPr>
            <w:ins w:id="16011" w:author="aas" w:date="2013-10-14T02:06:00Z">
              <w:del w:id="16012"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13" w:author="aas" w:date="2013-10-14T02:06:00Z"/>
                <w:del w:id="16014" w:author="Anees Shaikh" w:date="2013-10-19T02:16:00Z"/>
              </w:rPr>
              <w:pPrChange w:id="16015" w:author="Anees Shaikh" w:date="2013-10-19T02:16:00Z">
                <w:pPr>
                  <w:pStyle w:val="XML1"/>
                </w:pPr>
              </w:pPrChange>
            </w:pPr>
            <w:ins w:id="16016" w:author="aas" w:date="2013-10-14T02:06:00Z">
              <w:del w:id="16017" w:author="Anees Shaikh" w:date="2013-10-19T02:16:00Z">
                <w:r w:rsidDel="00E067A3">
                  <w:delText xml:space="preserve">                        &lt;/xs:sequence&gt;</w:delText>
                </w:r>
              </w:del>
            </w:ins>
          </w:p>
          <w:p w14:paraId="55027C12" w14:textId="22670F7D" w:rsidR="00874469" w:rsidDel="00E067A3" w:rsidRDefault="00874469">
            <w:pPr>
              <w:pStyle w:val="Appx"/>
              <w:rPr>
                <w:ins w:id="16018" w:author="aas" w:date="2013-10-14T02:06:00Z"/>
                <w:del w:id="16019" w:author="Anees Shaikh" w:date="2013-10-19T02:16:00Z"/>
              </w:rPr>
              <w:pPrChange w:id="16020" w:author="Anees Shaikh" w:date="2013-10-19T02:16:00Z">
                <w:pPr>
                  <w:pStyle w:val="XML1"/>
                </w:pPr>
              </w:pPrChange>
            </w:pPr>
            <w:ins w:id="16021" w:author="aas" w:date="2013-10-14T02:06:00Z">
              <w:del w:id="16022" w:author="Anees Shaikh" w:date="2013-10-19T02:16:00Z">
                <w:r w:rsidDel="00E067A3">
                  <w:delText xml:space="preserve">                      &lt;/xs:complexType&gt;</w:delText>
                </w:r>
              </w:del>
            </w:ins>
          </w:p>
          <w:p w14:paraId="5B5E92C2" w14:textId="66C9ED20" w:rsidR="00874469" w:rsidDel="00E067A3" w:rsidRDefault="00874469">
            <w:pPr>
              <w:pStyle w:val="Appx"/>
              <w:rPr>
                <w:ins w:id="16023" w:author="aas" w:date="2013-10-14T02:06:00Z"/>
                <w:del w:id="16024" w:author="Anees Shaikh" w:date="2013-10-19T02:16:00Z"/>
              </w:rPr>
              <w:pPrChange w:id="16025" w:author="Anees Shaikh" w:date="2013-10-19T02:16:00Z">
                <w:pPr>
                  <w:pStyle w:val="XML1"/>
                </w:pPr>
              </w:pPrChange>
            </w:pPr>
            <w:ins w:id="16026" w:author="aas" w:date="2013-10-14T02:06:00Z">
              <w:del w:id="16027" w:author="Anees Shaikh" w:date="2013-10-19T02:16:00Z">
                <w:r w:rsidDel="00E067A3">
                  <w:delText xml:space="preserve">                    &lt;/xs:element&gt;</w:delText>
                </w:r>
              </w:del>
            </w:ins>
          </w:p>
          <w:p w14:paraId="5630FC9C" w14:textId="6B9ABFBC" w:rsidR="00874469" w:rsidDel="00E067A3" w:rsidRDefault="00874469">
            <w:pPr>
              <w:pStyle w:val="Appx"/>
              <w:rPr>
                <w:ins w:id="16028" w:author="aas" w:date="2013-10-14T02:06:00Z"/>
                <w:del w:id="16029" w:author="Anees Shaikh" w:date="2013-10-19T02:16:00Z"/>
              </w:rPr>
              <w:pPrChange w:id="16030" w:author="Anees Shaikh" w:date="2013-10-19T02:16:00Z">
                <w:pPr>
                  <w:pStyle w:val="XML1"/>
                </w:pPr>
              </w:pPrChange>
            </w:pPr>
            <w:ins w:id="16031" w:author="aas" w:date="2013-10-14T02:06:00Z">
              <w:del w:id="16032"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33" w:author="aas" w:date="2013-10-14T02:06:00Z"/>
                <w:del w:id="16034" w:author="Anees Shaikh" w:date="2013-10-19T02:16:00Z"/>
              </w:rPr>
              <w:pPrChange w:id="16035" w:author="Anees Shaikh" w:date="2013-10-19T02:16:00Z">
                <w:pPr>
                  <w:pStyle w:val="XML1"/>
                </w:pPr>
              </w:pPrChange>
            </w:pPr>
            <w:ins w:id="16036" w:author="aas" w:date="2013-10-14T02:06:00Z">
              <w:del w:id="16037" w:author="Anees Shaikh" w:date="2013-10-19T02:16:00Z">
                <w:r w:rsidDel="00E067A3">
                  <w:delText xml:space="preserve">                      &lt;xs:annotation&gt;</w:delText>
                </w:r>
              </w:del>
            </w:ins>
          </w:p>
          <w:p w14:paraId="32A97E4A" w14:textId="1D291F3F" w:rsidR="00874469" w:rsidDel="00E067A3" w:rsidRDefault="00874469">
            <w:pPr>
              <w:pStyle w:val="Appx"/>
              <w:rPr>
                <w:ins w:id="16038" w:author="aas" w:date="2013-10-14T02:06:00Z"/>
                <w:del w:id="16039" w:author="Anees Shaikh" w:date="2013-10-19T02:16:00Z"/>
              </w:rPr>
              <w:pPrChange w:id="16040" w:author="Anees Shaikh" w:date="2013-10-19T02:16:00Z">
                <w:pPr>
                  <w:pStyle w:val="XML1"/>
                </w:pPr>
              </w:pPrChange>
            </w:pPr>
            <w:ins w:id="16041" w:author="aas" w:date="2013-10-14T02:06:00Z">
              <w:del w:id="16042" w:author="Anees Shaikh" w:date="2013-10-19T02:16:00Z">
                <w:r w:rsidDel="00E067A3">
                  <w:delText xml:space="preserve">                        &lt;xs:documentation&gt;</w:delText>
                </w:r>
              </w:del>
            </w:ins>
          </w:p>
          <w:p w14:paraId="2B5EA437" w14:textId="4DA06603" w:rsidR="00874469" w:rsidDel="00E067A3" w:rsidRDefault="00874469">
            <w:pPr>
              <w:pStyle w:val="Appx"/>
              <w:rPr>
                <w:ins w:id="16043" w:author="aas" w:date="2013-10-14T02:06:00Z"/>
                <w:del w:id="16044" w:author="Anees Shaikh" w:date="2013-10-19T02:16:00Z"/>
              </w:rPr>
              <w:pPrChange w:id="16045" w:author="Anees Shaikh" w:date="2013-10-19T02:16:00Z">
                <w:pPr>
                  <w:pStyle w:val="XML1"/>
                </w:pPr>
              </w:pPrChange>
            </w:pPr>
            <w:ins w:id="16046" w:author="aas" w:date="2013-10-14T02:06:00Z">
              <w:del w:id="16047"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48" w:author="aas" w:date="2013-10-14T02:06:00Z"/>
                <w:del w:id="16049" w:author="Anees Shaikh" w:date="2013-10-19T02:16:00Z"/>
              </w:rPr>
              <w:pPrChange w:id="16050" w:author="Anees Shaikh" w:date="2013-10-19T02:16:00Z">
                <w:pPr>
                  <w:pStyle w:val="XML1"/>
                </w:pPr>
              </w:pPrChange>
            </w:pPr>
            <w:ins w:id="16051" w:author="aas" w:date="2013-10-14T02:06:00Z">
              <w:del w:id="16052"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53" w:author="aas" w:date="2013-10-14T02:06:00Z"/>
                <w:del w:id="16054" w:author="Anees Shaikh" w:date="2013-10-19T02:16:00Z"/>
              </w:rPr>
              <w:pPrChange w:id="16055" w:author="Anees Shaikh" w:date="2013-10-19T02:16:00Z">
                <w:pPr>
                  <w:pStyle w:val="XML1"/>
                </w:pPr>
              </w:pPrChange>
            </w:pPr>
            <w:ins w:id="16056" w:author="aas" w:date="2013-10-14T02:06:00Z">
              <w:del w:id="16057"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058" w:author="aas" w:date="2013-10-14T02:06:00Z"/>
                <w:del w:id="16059" w:author="Anees Shaikh" w:date="2013-10-19T02:16:00Z"/>
              </w:rPr>
              <w:pPrChange w:id="16060" w:author="Anees Shaikh" w:date="2013-10-19T02:16:00Z">
                <w:pPr>
                  <w:pStyle w:val="XML1"/>
                </w:pPr>
              </w:pPrChange>
            </w:pPr>
            <w:ins w:id="16061" w:author="aas" w:date="2013-10-14T02:06:00Z">
              <w:del w:id="16062"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063" w:author="aas" w:date="2013-10-14T02:06:00Z"/>
                <w:del w:id="16064" w:author="Anees Shaikh" w:date="2013-10-19T02:16:00Z"/>
              </w:rPr>
              <w:pPrChange w:id="16065" w:author="Anees Shaikh" w:date="2013-10-19T02:16:00Z">
                <w:pPr>
                  <w:pStyle w:val="XML1"/>
                </w:pPr>
              </w:pPrChange>
            </w:pPr>
            <w:ins w:id="16066" w:author="aas" w:date="2013-10-14T02:06:00Z">
              <w:del w:id="16067"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068" w:author="aas" w:date="2013-10-14T02:06:00Z"/>
                <w:del w:id="16069" w:author="Anees Shaikh" w:date="2013-10-19T02:16:00Z"/>
              </w:rPr>
              <w:pPrChange w:id="16070" w:author="Anees Shaikh" w:date="2013-10-19T02:16:00Z">
                <w:pPr>
                  <w:pStyle w:val="XML1"/>
                </w:pPr>
              </w:pPrChange>
            </w:pPr>
            <w:ins w:id="16071" w:author="aas" w:date="2013-10-14T02:06:00Z">
              <w:del w:id="16072"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073" w:author="aas" w:date="2013-10-14T02:06:00Z"/>
                <w:del w:id="16074" w:author="Anees Shaikh" w:date="2013-10-19T02:16:00Z"/>
              </w:rPr>
              <w:pPrChange w:id="16075" w:author="Anees Shaikh" w:date="2013-10-19T02:16:00Z">
                <w:pPr>
                  <w:pStyle w:val="XML1"/>
                </w:pPr>
              </w:pPrChange>
            </w:pPr>
            <w:ins w:id="16076" w:author="aas" w:date="2013-10-14T02:06:00Z">
              <w:del w:id="16077"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078" w:author="aas" w:date="2013-10-14T02:06:00Z"/>
                <w:del w:id="16079" w:author="Anees Shaikh" w:date="2013-10-19T02:16:00Z"/>
              </w:rPr>
              <w:pPrChange w:id="16080" w:author="Anees Shaikh" w:date="2013-10-19T02:16:00Z">
                <w:pPr>
                  <w:pStyle w:val="XML1"/>
                </w:pPr>
              </w:pPrChange>
            </w:pPr>
            <w:ins w:id="16081" w:author="aas" w:date="2013-10-14T02:06:00Z">
              <w:del w:id="16082"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083" w:author="aas" w:date="2013-10-14T02:06:00Z"/>
                <w:del w:id="16084" w:author="Anees Shaikh" w:date="2013-10-19T02:16:00Z"/>
              </w:rPr>
              <w:pPrChange w:id="16085" w:author="Anees Shaikh" w:date="2013-10-19T02:16:00Z">
                <w:pPr>
                  <w:pStyle w:val="XML1"/>
                </w:pPr>
              </w:pPrChange>
            </w:pPr>
            <w:ins w:id="16086" w:author="aas" w:date="2013-10-14T02:06:00Z">
              <w:del w:id="16087" w:author="Anees Shaikh" w:date="2013-10-19T02:16:00Z">
                <w:r w:rsidDel="00E067A3">
                  <w:delText xml:space="preserve">                                 ignored.</w:delText>
                </w:r>
              </w:del>
            </w:ins>
          </w:p>
          <w:p w14:paraId="147EFB75" w14:textId="252C3BE6" w:rsidR="00874469" w:rsidDel="00E067A3" w:rsidRDefault="00874469">
            <w:pPr>
              <w:pStyle w:val="Appx"/>
              <w:rPr>
                <w:ins w:id="16088" w:author="aas" w:date="2013-10-14T02:06:00Z"/>
                <w:del w:id="16089" w:author="Anees Shaikh" w:date="2013-10-19T02:16:00Z"/>
              </w:rPr>
              <w:pPrChange w:id="16090" w:author="Anees Shaikh" w:date="2013-10-19T02:16:00Z">
                <w:pPr>
                  <w:pStyle w:val="XML1"/>
                </w:pPr>
              </w:pPrChange>
            </w:pPr>
            <w:ins w:id="16091" w:author="aas" w:date="2013-10-14T02:06:00Z">
              <w:del w:id="16092" w:author="Anees Shaikh" w:date="2013-10-19T02:16:00Z">
                <w:r w:rsidDel="00E067A3">
                  <w:delText xml:space="preserve">                        &lt;/xs:documentation&gt;</w:delText>
                </w:r>
              </w:del>
            </w:ins>
          </w:p>
          <w:p w14:paraId="66816116" w14:textId="2D02A0C7" w:rsidR="00874469" w:rsidDel="00E067A3" w:rsidRDefault="00874469">
            <w:pPr>
              <w:pStyle w:val="Appx"/>
              <w:rPr>
                <w:ins w:id="16093" w:author="aas" w:date="2013-10-14T02:06:00Z"/>
                <w:del w:id="16094" w:author="Anees Shaikh" w:date="2013-10-19T02:16:00Z"/>
              </w:rPr>
              <w:pPrChange w:id="16095" w:author="Anees Shaikh" w:date="2013-10-19T02:16:00Z">
                <w:pPr>
                  <w:pStyle w:val="XML1"/>
                </w:pPr>
              </w:pPrChange>
            </w:pPr>
            <w:ins w:id="16096" w:author="aas" w:date="2013-10-14T02:06:00Z">
              <w:del w:id="16097" w:author="Anees Shaikh" w:date="2013-10-19T02:16:00Z">
                <w:r w:rsidDel="00E067A3">
                  <w:delText xml:space="preserve">                      &lt;/xs:annotation&gt;</w:delText>
                </w:r>
              </w:del>
            </w:ins>
          </w:p>
          <w:p w14:paraId="0C7681EE" w14:textId="58DEAAF0" w:rsidR="00874469" w:rsidDel="00E067A3" w:rsidRDefault="00874469">
            <w:pPr>
              <w:pStyle w:val="Appx"/>
              <w:rPr>
                <w:ins w:id="16098" w:author="aas" w:date="2013-10-14T02:06:00Z"/>
                <w:del w:id="16099" w:author="Anees Shaikh" w:date="2013-10-19T02:16:00Z"/>
              </w:rPr>
              <w:pPrChange w:id="16100" w:author="Anees Shaikh" w:date="2013-10-19T02:16:00Z">
                <w:pPr>
                  <w:pStyle w:val="XML1"/>
                </w:pPr>
              </w:pPrChange>
            </w:pPr>
            <w:ins w:id="16101" w:author="aas" w:date="2013-10-14T02:06:00Z">
              <w:del w:id="16102" w:author="Anees Shaikh" w:date="2013-10-19T02:16:00Z">
                <w:r w:rsidDel="00E067A3">
                  <w:delText xml:space="preserve">                    &lt;/xs:element&gt;</w:delText>
                </w:r>
              </w:del>
            </w:ins>
          </w:p>
          <w:p w14:paraId="39634162" w14:textId="71509F50" w:rsidR="00874469" w:rsidDel="00E067A3" w:rsidRDefault="00874469">
            <w:pPr>
              <w:pStyle w:val="Appx"/>
              <w:rPr>
                <w:ins w:id="16103" w:author="aas" w:date="2013-10-14T02:06:00Z"/>
                <w:del w:id="16104" w:author="Anees Shaikh" w:date="2013-10-19T02:16:00Z"/>
              </w:rPr>
              <w:pPrChange w:id="16105" w:author="Anees Shaikh" w:date="2013-10-19T02:16:00Z">
                <w:pPr>
                  <w:pStyle w:val="XML1"/>
                </w:pPr>
              </w:pPrChange>
            </w:pPr>
            <w:ins w:id="16106" w:author="aas" w:date="2013-10-14T02:06:00Z">
              <w:del w:id="16107"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08" w:author="aas" w:date="2013-10-14T02:06:00Z"/>
                <w:del w:id="16109" w:author="Anees Shaikh" w:date="2013-10-19T02:16:00Z"/>
              </w:rPr>
              <w:pPrChange w:id="16110" w:author="Anees Shaikh" w:date="2013-10-19T02:16:00Z">
                <w:pPr>
                  <w:pStyle w:val="XML1"/>
                </w:pPr>
              </w:pPrChange>
            </w:pPr>
            <w:ins w:id="16111" w:author="aas" w:date="2013-10-14T02:06:00Z">
              <w:del w:id="16112" w:author="Anees Shaikh" w:date="2013-10-19T02:16:00Z">
                <w:r w:rsidDel="00E067A3">
                  <w:delText xml:space="preserve">                      &lt;xs:annotation&gt;</w:delText>
                </w:r>
              </w:del>
            </w:ins>
          </w:p>
          <w:p w14:paraId="5BF895E8" w14:textId="1F4BB3BC" w:rsidR="00874469" w:rsidDel="00E067A3" w:rsidRDefault="00874469">
            <w:pPr>
              <w:pStyle w:val="Appx"/>
              <w:rPr>
                <w:ins w:id="16113" w:author="aas" w:date="2013-10-14T02:06:00Z"/>
                <w:del w:id="16114" w:author="Anees Shaikh" w:date="2013-10-19T02:16:00Z"/>
              </w:rPr>
              <w:pPrChange w:id="16115" w:author="Anees Shaikh" w:date="2013-10-19T02:16:00Z">
                <w:pPr>
                  <w:pStyle w:val="XML1"/>
                </w:pPr>
              </w:pPrChange>
            </w:pPr>
            <w:ins w:id="16116" w:author="aas" w:date="2013-10-14T02:06:00Z">
              <w:del w:id="16117" w:author="Anees Shaikh" w:date="2013-10-19T02:16:00Z">
                <w:r w:rsidDel="00E067A3">
                  <w:delText xml:space="preserve">                        &lt;xs:documentation&gt;</w:delText>
                </w:r>
              </w:del>
            </w:ins>
          </w:p>
          <w:p w14:paraId="6A9BD3B9" w14:textId="363AF4B6" w:rsidR="00874469" w:rsidDel="00E067A3" w:rsidRDefault="00874469">
            <w:pPr>
              <w:pStyle w:val="Appx"/>
              <w:rPr>
                <w:ins w:id="16118" w:author="aas" w:date="2013-10-14T02:06:00Z"/>
                <w:del w:id="16119" w:author="Anees Shaikh" w:date="2013-10-19T02:16:00Z"/>
              </w:rPr>
              <w:pPrChange w:id="16120" w:author="Anees Shaikh" w:date="2013-10-19T02:16:00Z">
                <w:pPr>
                  <w:pStyle w:val="XML1"/>
                </w:pPr>
              </w:pPrChange>
            </w:pPr>
            <w:ins w:id="16121" w:author="aas" w:date="2013-10-14T02:06:00Z">
              <w:del w:id="16122"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23" w:author="aas" w:date="2013-10-14T02:06:00Z"/>
                <w:del w:id="16124" w:author="Anees Shaikh" w:date="2013-10-19T02:16:00Z"/>
              </w:rPr>
              <w:pPrChange w:id="16125" w:author="Anees Shaikh" w:date="2013-10-19T02:16:00Z">
                <w:pPr>
                  <w:pStyle w:val="XML1"/>
                </w:pPr>
              </w:pPrChange>
            </w:pPr>
            <w:ins w:id="16126" w:author="aas" w:date="2013-10-14T02:06:00Z">
              <w:del w:id="16127"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28" w:author="aas" w:date="2013-10-14T02:06:00Z"/>
                <w:del w:id="16129" w:author="Anees Shaikh" w:date="2013-10-19T02:16:00Z"/>
              </w:rPr>
              <w:pPrChange w:id="16130" w:author="Anees Shaikh" w:date="2013-10-19T02:16:00Z">
                <w:pPr>
                  <w:pStyle w:val="XML1"/>
                </w:pPr>
              </w:pPrChange>
            </w:pPr>
            <w:ins w:id="16131" w:author="aas" w:date="2013-10-14T02:06:00Z">
              <w:del w:id="16132"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33" w:author="aas" w:date="2013-10-14T02:06:00Z"/>
                <w:del w:id="16134" w:author="Anees Shaikh" w:date="2013-10-19T02:16:00Z"/>
              </w:rPr>
              <w:pPrChange w:id="16135" w:author="Anees Shaikh" w:date="2013-10-19T02:16:00Z">
                <w:pPr>
                  <w:pStyle w:val="XML1"/>
                </w:pPr>
              </w:pPrChange>
            </w:pPr>
            <w:ins w:id="16136" w:author="aas" w:date="2013-10-14T02:06:00Z">
              <w:del w:id="16137"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38" w:author="aas" w:date="2013-10-14T02:06:00Z"/>
                <w:del w:id="16139" w:author="Anees Shaikh" w:date="2013-10-19T02:16:00Z"/>
              </w:rPr>
              <w:pPrChange w:id="16140" w:author="Anees Shaikh" w:date="2013-10-19T02:16:00Z">
                <w:pPr>
                  <w:pStyle w:val="XML1"/>
                </w:pPr>
              </w:pPrChange>
            </w:pPr>
            <w:ins w:id="16141" w:author="aas" w:date="2013-10-14T02:06:00Z">
              <w:del w:id="16142"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43" w:author="aas" w:date="2013-10-14T02:06:00Z"/>
                <w:del w:id="16144" w:author="Anees Shaikh" w:date="2013-10-19T02:16:00Z"/>
              </w:rPr>
              <w:pPrChange w:id="16145" w:author="Anees Shaikh" w:date="2013-10-19T02:16:00Z">
                <w:pPr>
                  <w:pStyle w:val="XML1"/>
                </w:pPr>
              </w:pPrChange>
            </w:pPr>
            <w:ins w:id="16146" w:author="aas" w:date="2013-10-14T02:06:00Z">
              <w:del w:id="16147"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48" w:author="aas" w:date="2013-10-14T02:06:00Z"/>
                <w:del w:id="16149" w:author="Anees Shaikh" w:date="2013-10-19T02:16:00Z"/>
              </w:rPr>
              <w:pPrChange w:id="16150" w:author="Anees Shaikh" w:date="2013-10-19T02:16:00Z">
                <w:pPr>
                  <w:pStyle w:val="XML1"/>
                </w:pPr>
              </w:pPrChange>
            </w:pPr>
            <w:ins w:id="16151" w:author="aas" w:date="2013-10-14T02:06:00Z">
              <w:del w:id="16152" w:author="Anees Shaikh" w:date="2013-10-19T02:16:00Z">
                <w:r w:rsidDel="00E067A3">
                  <w:delText xml:space="preserve">                        &lt;/xs:documentation&gt;</w:delText>
                </w:r>
              </w:del>
            </w:ins>
          </w:p>
          <w:p w14:paraId="51082DCD" w14:textId="44A0E386" w:rsidR="00874469" w:rsidDel="00E067A3" w:rsidRDefault="00874469">
            <w:pPr>
              <w:pStyle w:val="Appx"/>
              <w:rPr>
                <w:ins w:id="16153" w:author="aas" w:date="2013-10-14T02:06:00Z"/>
                <w:del w:id="16154" w:author="Anees Shaikh" w:date="2013-10-19T02:16:00Z"/>
              </w:rPr>
              <w:pPrChange w:id="16155" w:author="Anees Shaikh" w:date="2013-10-19T02:16:00Z">
                <w:pPr>
                  <w:pStyle w:val="XML1"/>
                </w:pPr>
              </w:pPrChange>
            </w:pPr>
            <w:ins w:id="16156" w:author="aas" w:date="2013-10-14T02:06:00Z">
              <w:del w:id="16157" w:author="Anees Shaikh" w:date="2013-10-19T02:16:00Z">
                <w:r w:rsidDel="00E067A3">
                  <w:delText xml:space="preserve">                      &lt;/xs:annotation&gt;</w:delText>
                </w:r>
              </w:del>
            </w:ins>
          </w:p>
          <w:p w14:paraId="41D1F953" w14:textId="6B4562F8" w:rsidR="00874469" w:rsidDel="00E067A3" w:rsidRDefault="00874469">
            <w:pPr>
              <w:pStyle w:val="Appx"/>
              <w:rPr>
                <w:ins w:id="16158" w:author="aas" w:date="2013-10-14T02:06:00Z"/>
                <w:del w:id="16159" w:author="Anees Shaikh" w:date="2013-10-19T02:16:00Z"/>
              </w:rPr>
              <w:pPrChange w:id="16160" w:author="Anees Shaikh" w:date="2013-10-19T02:16:00Z">
                <w:pPr>
                  <w:pStyle w:val="XML1"/>
                </w:pPr>
              </w:pPrChange>
            </w:pPr>
            <w:ins w:id="16161" w:author="aas" w:date="2013-10-14T02:06:00Z">
              <w:del w:id="16162" w:author="Anees Shaikh" w:date="2013-10-19T02:16:00Z">
                <w:r w:rsidDel="00E067A3">
                  <w:delText xml:space="preserve">                    &lt;/xs:element&gt;</w:delText>
                </w:r>
              </w:del>
            </w:ins>
          </w:p>
          <w:p w14:paraId="2F56B58D" w14:textId="5FF2B562" w:rsidR="00874469" w:rsidDel="00E067A3" w:rsidRDefault="00874469">
            <w:pPr>
              <w:pStyle w:val="Appx"/>
              <w:rPr>
                <w:ins w:id="16163" w:author="aas" w:date="2013-10-14T02:06:00Z"/>
                <w:del w:id="16164" w:author="Anees Shaikh" w:date="2013-10-19T02:16:00Z"/>
              </w:rPr>
              <w:pPrChange w:id="16165" w:author="Anees Shaikh" w:date="2013-10-19T02:16:00Z">
                <w:pPr>
                  <w:pStyle w:val="XML1"/>
                </w:pPr>
              </w:pPrChange>
            </w:pPr>
            <w:ins w:id="16166" w:author="aas" w:date="2013-10-14T02:06:00Z">
              <w:del w:id="16167"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168" w:author="aas" w:date="2013-10-14T02:06:00Z"/>
                <w:del w:id="16169" w:author="Anees Shaikh" w:date="2013-10-19T02:16:00Z"/>
              </w:rPr>
              <w:pPrChange w:id="16170" w:author="Anees Shaikh" w:date="2013-10-19T02:16:00Z">
                <w:pPr>
                  <w:pStyle w:val="XML1"/>
                </w:pPr>
              </w:pPrChange>
            </w:pPr>
            <w:ins w:id="16171" w:author="aas" w:date="2013-10-14T02:06:00Z">
              <w:del w:id="16172" w:author="Anees Shaikh" w:date="2013-10-19T02:16:00Z">
                <w:r w:rsidDel="00E067A3">
                  <w:delText xml:space="preserve">                      &lt;xs:annotation&gt;</w:delText>
                </w:r>
              </w:del>
            </w:ins>
          </w:p>
          <w:p w14:paraId="3ACBEA15" w14:textId="299818E3" w:rsidR="00874469" w:rsidDel="00E067A3" w:rsidRDefault="00874469">
            <w:pPr>
              <w:pStyle w:val="Appx"/>
              <w:rPr>
                <w:ins w:id="16173" w:author="aas" w:date="2013-10-14T02:06:00Z"/>
                <w:del w:id="16174" w:author="Anees Shaikh" w:date="2013-10-19T02:16:00Z"/>
              </w:rPr>
              <w:pPrChange w:id="16175" w:author="Anees Shaikh" w:date="2013-10-19T02:16:00Z">
                <w:pPr>
                  <w:pStyle w:val="XML1"/>
                </w:pPr>
              </w:pPrChange>
            </w:pPr>
            <w:ins w:id="16176" w:author="aas" w:date="2013-10-14T02:06:00Z">
              <w:del w:id="16177" w:author="Anees Shaikh" w:date="2013-10-19T02:16:00Z">
                <w:r w:rsidDel="00E067A3">
                  <w:delText xml:space="preserve">                        &lt;xs:documentation&gt;</w:delText>
                </w:r>
              </w:del>
            </w:ins>
          </w:p>
          <w:p w14:paraId="3BDFED03" w14:textId="4AFF7A0E" w:rsidR="00874469" w:rsidDel="00E067A3" w:rsidRDefault="00874469">
            <w:pPr>
              <w:pStyle w:val="Appx"/>
              <w:rPr>
                <w:ins w:id="16178" w:author="aas" w:date="2013-10-14T02:06:00Z"/>
                <w:del w:id="16179" w:author="Anees Shaikh" w:date="2013-10-19T02:16:00Z"/>
              </w:rPr>
              <w:pPrChange w:id="16180" w:author="Anees Shaikh" w:date="2013-10-19T02:16:00Z">
                <w:pPr>
                  <w:pStyle w:val="XML1"/>
                </w:pPr>
              </w:pPrChange>
            </w:pPr>
            <w:ins w:id="16181" w:author="aas" w:date="2013-10-14T02:06:00Z">
              <w:del w:id="16182"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183" w:author="aas" w:date="2013-10-14T02:06:00Z"/>
                <w:del w:id="16184" w:author="Anees Shaikh" w:date="2013-10-19T02:16:00Z"/>
              </w:rPr>
              <w:pPrChange w:id="16185" w:author="Anees Shaikh" w:date="2013-10-19T02:16:00Z">
                <w:pPr>
                  <w:pStyle w:val="XML1"/>
                </w:pPr>
              </w:pPrChange>
            </w:pPr>
            <w:ins w:id="16186" w:author="aas" w:date="2013-10-14T02:06:00Z">
              <w:del w:id="16187"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188" w:author="aas" w:date="2013-10-14T02:06:00Z"/>
                <w:del w:id="16189" w:author="Anees Shaikh" w:date="2013-10-19T02:16:00Z"/>
              </w:rPr>
              <w:pPrChange w:id="16190" w:author="Anees Shaikh" w:date="2013-10-19T02:16:00Z">
                <w:pPr>
                  <w:pStyle w:val="XML1"/>
                </w:pPr>
              </w:pPrChange>
            </w:pPr>
            <w:ins w:id="16191" w:author="aas" w:date="2013-10-14T02:06:00Z">
              <w:del w:id="16192" w:author="Anees Shaikh" w:date="2013-10-19T02:16:00Z">
                <w:r w:rsidDel="00E067A3">
                  <w:delText xml:space="preserve">                                 Controller.  </w:delText>
                </w:r>
              </w:del>
            </w:ins>
          </w:p>
          <w:p w14:paraId="54397B96" w14:textId="2E5A3C44" w:rsidR="00874469" w:rsidDel="00E067A3" w:rsidRDefault="00874469">
            <w:pPr>
              <w:pStyle w:val="Appx"/>
              <w:rPr>
                <w:ins w:id="16193" w:author="aas" w:date="2013-10-14T02:06:00Z"/>
                <w:del w:id="16194" w:author="Anees Shaikh" w:date="2013-10-19T02:16:00Z"/>
              </w:rPr>
              <w:pPrChange w:id="16195" w:author="Anees Shaikh" w:date="2013-10-19T02:16:00Z">
                <w:pPr>
                  <w:pStyle w:val="XML1"/>
                </w:pPr>
              </w:pPrChange>
            </w:pPr>
            <w:ins w:id="16196" w:author="aas" w:date="2013-10-14T02:06:00Z">
              <w:del w:id="16197" w:author="Anees Shaikh" w:date="2013-10-19T02:16:00Z">
                <w:r w:rsidDel="00E067A3">
                  <w:delText xml:space="preserve">                              </w:delText>
                </w:r>
              </w:del>
            </w:ins>
          </w:p>
          <w:p w14:paraId="3C471DEE" w14:textId="56C6DB7D" w:rsidR="00874469" w:rsidDel="00E067A3" w:rsidRDefault="00874469">
            <w:pPr>
              <w:pStyle w:val="Appx"/>
              <w:rPr>
                <w:ins w:id="16198" w:author="aas" w:date="2013-10-14T02:06:00Z"/>
                <w:del w:id="16199" w:author="Anees Shaikh" w:date="2013-10-19T02:16:00Z"/>
              </w:rPr>
              <w:pPrChange w:id="16200" w:author="Anees Shaikh" w:date="2013-10-19T02:16:00Z">
                <w:pPr>
                  <w:pStyle w:val="XML1"/>
                </w:pPr>
              </w:pPrChange>
            </w:pPr>
            <w:ins w:id="16201" w:author="aas" w:date="2013-10-14T02:06:00Z">
              <w:del w:id="16202"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03" w:author="aas" w:date="2013-10-14T02:06:00Z"/>
                <w:del w:id="16204" w:author="Anees Shaikh" w:date="2013-10-19T02:16:00Z"/>
              </w:rPr>
              <w:pPrChange w:id="16205" w:author="Anees Shaikh" w:date="2013-10-19T02:16:00Z">
                <w:pPr>
                  <w:pStyle w:val="XML1"/>
                </w:pPr>
              </w:pPrChange>
            </w:pPr>
            <w:ins w:id="16206" w:author="aas" w:date="2013-10-14T02:06:00Z">
              <w:del w:id="16207"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08" w:author="aas" w:date="2013-10-14T02:06:00Z"/>
                <w:del w:id="16209" w:author="Anees Shaikh" w:date="2013-10-19T02:16:00Z"/>
              </w:rPr>
              <w:pPrChange w:id="16210" w:author="Anees Shaikh" w:date="2013-10-19T02:16:00Z">
                <w:pPr>
                  <w:pStyle w:val="XML1"/>
                </w:pPr>
              </w:pPrChange>
            </w:pPr>
            <w:ins w:id="16211" w:author="aas" w:date="2013-10-14T02:06:00Z">
              <w:del w:id="16212" w:author="Anees Shaikh" w:date="2013-10-19T02:16:00Z">
                <w:r w:rsidDel="00E067A3">
                  <w:delText xml:space="preserve">                              </w:delText>
                </w:r>
              </w:del>
            </w:ins>
          </w:p>
          <w:p w14:paraId="4C0CEC3E" w14:textId="4D52E9AE" w:rsidR="00874469" w:rsidDel="00E067A3" w:rsidRDefault="00874469">
            <w:pPr>
              <w:pStyle w:val="Appx"/>
              <w:rPr>
                <w:ins w:id="16213" w:author="aas" w:date="2013-10-14T02:06:00Z"/>
                <w:del w:id="16214" w:author="Anees Shaikh" w:date="2013-10-19T02:16:00Z"/>
              </w:rPr>
              <w:pPrChange w:id="16215" w:author="Anees Shaikh" w:date="2013-10-19T02:16:00Z">
                <w:pPr>
                  <w:pStyle w:val="XML1"/>
                </w:pPr>
              </w:pPrChange>
            </w:pPr>
            <w:ins w:id="16216" w:author="aas" w:date="2013-10-14T02:06:00Z">
              <w:del w:id="16217"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18" w:author="aas" w:date="2013-10-14T02:06:00Z"/>
                <w:del w:id="16219" w:author="Anees Shaikh" w:date="2013-10-19T02:16:00Z"/>
              </w:rPr>
              <w:pPrChange w:id="16220" w:author="Anees Shaikh" w:date="2013-10-19T02:16:00Z">
                <w:pPr>
                  <w:pStyle w:val="XML1"/>
                </w:pPr>
              </w:pPrChange>
            </w:pPr>
            <w:ins w:id="16221" w:author="aas" w:date="2013-10-14T02:06:00Z">
              <w:del w:id="16222"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23" w:author="aas" w:date="2013-10-14T02:06:00Z"/>
                <w:del w:id="16224" w:author="Anees Shaikh" w:date="2013-10-19T02:16:00Z"/>
              </w:rPr>
              <w:pPrChange w:id="16225" w:author="Anees Shaikh" w:date="2013-10-19T02:16:00Z">
                <w:pPr>
                  <w:pStyle w:val="XML1"/>
                </w:pPr>
              </w:pPrChange>
            </w:pPr>
            <w:ins w:id="16226" w:author="aas" w:date="2013-10-14T02:06:00Z">
              <w:del w:id="16227"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28" w:author="aas" w:date="2013-10-14T02:06:00Z"/>
                <w:del w:id="16229" w:author="Anees Shaikh" w:date="2013-10-19T02:16:00Z"/>
              </w:rPr>
              <w:pPrChange w:id="16230" w:author="Anees Shaikh" w:date="2013-10-19T02:16:00Z">
                <w:pPr>
                  <w:pStyle w:val="XML1"/>
                </w:pPr>
              </w:pPrChange>
            </w:pPr>
            <w:ins w:id="16231" w:author="aas" w:date="2013-10-14T02:06:00Z">
              <w:del w:id="16232"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33" w:author="aas" w:date="2013-10-14T02:06:00Z"/>
                <w:del w:id="16234" w:author="Anees Shaikh" w:date="2013-10-19T02:16:00Z"/>
              </w:rPr>
              <w:pPrChange w:id="16235" w:author="Anees Shaikh" w:date="2013-10-19T02:16:00Z">
                <w:pPr>
                  <w:pStyle w:val="XML1"/>
                </w:pPr>
              </w:pPrChange>
            </w:pPr>
            <w:ins w:id="16236" w:author="aas" w:date="2013-10-14T02:06:00Z">
              <w:del w:id="16237"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38" w:author="aas" w:date="2013-10-14T02:06:00Z"/>
                <w:del w:id="16239" w:author="Anees Shaikh" w:date="2013-10-19T02:16:00Z"/>
              </w:rPr>
              <w:pPrChange w:id="16240" w:author="Anees Shaikh" w:date="2013-10-19T02:16:00Z">
                <w:pPr>
                  <w:pStyle w:val="XML1"/>
                </w:pPr>
              </w:pPrChange>
            </w:pPr>
            <w:ins w:id="16241" w:author="aas" w:date="2013-10-14T02:06:00Z">
              <w:del w:id="16242" w:author="Anees Shaikh" w:date="2013-10-19T02:16:00Z">
                <w:r w:rsidDel="00E067A3">
                  <w:delText xml:space="preserve">                                 Switch.  </w:delText>
                </w:r>
              </w:del>
            </w:ins>
          </w:p>
          <w:p w14:paraId="11F8F9F4" w14:textId="15E84EF5" w:rsidR="00874469" w:rsidDel="00E067A3" w:rsidRDefault="00874469">
            <w:pPr>
              <w:pStyle w:val="Appx"/>
              <w:rPr>
                <w:ins w:id="16243" w:author="aas" w:date="2013-10-14T02:06:00Z"/>
                <w:del w:id="16244" w:author="Anees Shaikh" w:date="2013-10-19T02:16:00Z"/>
              </w:rPr>
              <w:pPrChange w:id="16245" w:author="Anees Shaikh" w:date="2013-10-19T02:16:00Z">
                <w:pPr>
                  <w:pStyle w:val="XML1"/>
                </w:pPr>
              </w:pPrChange>
            </w:pPr>
            <w:ins w:id="16246" w:author="aas" w:date="2013-10-14T02:06:00Z">
              <w:del w:id="16247" w:author="Anees Shaikh" w:date="2013-10-19T02:16:00Z">
                <w:r w:rsidDel="00E067A3">
                  <w:delText xml:space="preserve">                              </w:delText>
                </w:r>
              </w:del>
            </w:ins>
          </w:p>
          <w:p w14:paraId="1799C4F5" w14:textId="0C29D8D6" w:rsidR="00874469" w:rsidDel="00E067A3" w:rsidRDefault="00874469">
            <w:pPr>
              <w:pStyle w:val="Appx"/>
              <w:rPr>
                <w:ins w:id="16248" w:author="aas" w:date="2013-10-14T02:06:00Z"/>
                <w:del w:id="16249" w:author="Anees Shaikh" w:date="2013-10-19T02:16:00Z"/>
              </w:rPr>
              <w:pPrChange w:id="16250" w:author="Anees Shaikh" w:date="2013-10-19T02:16:00Z">
                <w:pPr>
                  <w:pStyle w:val="XML1"/>
                </w:pPr>
              </w:pPrChange>
            </w:pPr>
            <w:ins w:id="16251" w:author="aas" w:date="2013-10-14T02:06:00Z">
              <w:del w:id="16252"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53" w:author="aas" w:date="2013-10-14T02:06:00Z"/>
                <w:del w:id="16254" w:author="Anees Shaikh" w:date="2013-10-19T02:16:00Z"/>
              </w:rPr>
              <w:pPrChange w:id="16255" w:author="Anees Shaikh" w:date="2013-10-19T02:16:00Z">
                <w:pPr>
                  <w:pStyle w:val="XML1"/>
                </w:pPr>
              </w:pPrChange>
            </w:pPr>
            <w:ins w:id="16256" w:author="aas" w:date="2013-10-14T02:06:00Z">
              <w:del w:id="16257"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258" w:author="aas" w:date="2013-10-14T02:06:00Z"/>
                <w:del w:id="16259" w:author="Anees Shaikh" w:date="2013-10-19T02:16:00Z"/>
              </w:rPr>
              <w:pPrChange w:id="16260" w:author="Anees Shaikh" w:date="2013-10-19T02:16:00Z">
                <w:pPr>
                  <w:pStyle w:val="XML1"/>
                </w:pPr>
              </w:pPrChange>
            </w:pPr>
            <w:ins w:id="16261" w:author="aas" w:date="2013-10-14T02:06:00Z">
              <w:del w:id="16262"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263" w:author="aas" w:date="2013-10-14T02:06:00Z"/>
                <w:del w:id="16264" w:author="Anees Shaikh" w:date="2013-10-19T02:16:00Z"/>
              </w:rPr>
              <w:pPrChange w:id="16265" w:author="Anees Shaikh" w:date="2013-10-19T02:16:00Z">
                <w:pPr>
                  <w:pStyle w:val="XML1"/>
                </w:pPr>
              </w:pPrChange>
            </w:pPr>
            <w:ins w:id="16266" w:author="aas" w:date="2013-10-14T02:06:00Z">
              <w:del w:id="16267"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268" w:author="aas" w:date="2013-10-14T02:06:00Z"/>
                <w:del w:id="16269" w:author="Anees Shaikh" w:date="2013-10-19T02:16:00Z"/>
              </w:rPr>
              <w:pPrChange w:id="16270" w:author="Anees Shaikh" w:date="2013-10-19T02:16:00Z">
                <w:pPr>
                  <w:pStyle w:val="XML1"/>
                </w:pPr>
              </w:pPrChange>
            </w:pPr>
            <w:ins w:id="16271" w:author="aas" w:date="2013-10-14T02:06:00Z">
              <w:del w:id="16272"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273" w:author="aas" w:date="2013-10-14T02:06:00Z"/>
                <w:del w:id="16274" w:author="Anees Shaikh" w:date="2013-10-19T02:16:00Z"/>
              </w:rPr>
              <w:pPrChange w:id="16275" w:author="Anees Shaikh" w:date="2013-10-19T02:16:00Z">
                <w:pPr>
                  <w:pStyle w:val="XML1"/>
                </w:pPr>
              </w:pPrChange>
            </w:pPr>
            <w:ins w:id="16276" w:author="aas" w:date="2013-10-14T02:06:00Z">
              <w:del w:id="16277"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278" w:author="aas" w:date="2013-10-14T02:06:00Z"/>
                <w:del w:id="16279" w:author="Anees Shaikh" w:date="2013-10-19T02:16:00Z"/>
              </w:rPr>
              <w:pPrChange w:id="16280" w:author="Anees Shaikh" w:date="2013-10-19T02:16:00Z">
                <w:pPr>
                  <w:pStyle w:val="XML1"/>
                </w:pPr>
              </w:pPrChange>
            </w:pPr>
            <w:ins w:id="16281" w:author="aas" w:date="2013-10-14T02:06:00Z">
              <w:del w:id="16282" w:author="Anees Shaikh" w:date="2013-10-19T02:16:00Z">
                <w:r w:rsidDel="00E067A3">
                  <w:delText xml:space="preserve">                              </w:delText>
                </w:r>
              </w:del>
            </w:ins>
          </w:p>
          <w:p w14:paraId="5BBEA4C9" w14:textId="735DEF3D" w:rsidR="00874469" w:rsidDel="00E067A3" w:rsidRDefault="00874469">
            <w:pPr>
              <w:pStyle w:val="Appx"/>
              <w:rPr>
                <w:ins w:id="16283" w:author="aas" w:date="2013-10-14T02:06:00Z"/>
                <w:del w:id="16284" w:author="Anees Shaikh" w:date="2013-10-19T02:16:00Z"/>
              </w:rPr>
              <w:pPrChange w:id="16285" w:author="Anees Shaikh" w:date="2013-10-19T02:16:00Z">
                <w:pPr>
                  <w:pStyle w:val="XML1"/>
                </w:pPr>
              </w:pPrChange>
            </w:pPr>
            <w:ins w:id="16286" w:author="aas" w:date="2013-10-14T02:06:00Z">
              <w:del w:id="16287"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288" w:author="aas" w:date="2013-10-14T02:06:00Z"/>
                <w:del w:id="16289" w:author="Anees Shaikh" w:date="2013-10-19T02:16:00Z"/>
              </w:rPr>
              <w:pPrChange w:id="16290" w:author="Anees Shaikh" w:date="2013-10-19T02:16:00Z">
                <w:pPr>
                  <w:pStyle w:val="XML1"/>
                </w:pPr>
              </w:pPrChange>
            </w:pPr>
            <w:ins w:id="16291" w:author="aas" w:date="2013-10-14T02:06:00Z">
              <w:del w:id="16292"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293" w:author="aas" w:date="2013-10-14T02:06:00Z"/>
                <w:del w:id="16294" w:author="Anees Shaikh" w:date="2013-10-19T02:16:00Z"/>
              </w:rPr>
              <w:pPrChange w:id="16295" w:author="Anees Shaikh" w:date="2013-10-19T02:16:00Z">
                <w:pPr>
                  <w:pStyle w:val="XML1"/>
                </w:pPr>
              </w:pPrChange>
            </w:pPr>
            <w:ins w:id="16296" w:author="aas" w:date="2013-10-14T02:06:00Z">
              <w:del w:id="16297"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298" w:author="aas" w:date="2013-10-14T02:06:00Z"/>
                <w:del w:id="16299" w:author="Anees Shaikh" w:date="2013-10-19T02:16:00Z"/>
              </w:rPr>
              <w:pPrChange w:id="16300" w:author="Anees Shaikh" w:date="2013-10-19T02:16:00Z">
                <w:pPr>
                  <w:pStyle w:val="XML1"/>
                </w:pPr>
              </w:pPrChange>
            </w:pPr>
            <w:ins w:id="16301" w:author="aas" w:date="2013-10-14T02:06:00Z">
              <w:del w:id="16302"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03" w:author="aas" w:date="2013-10-14T02:06:00Z"/>
                <w:del w:id="16304" w:author="Anees Shaikh" w:date="2013-10-19T02:16:00Z"/>
              </w:rPr>
              <w:pPrChange w:id="16305" w:author="Anees Shaikh" w:date="2013-10-19T02:16:00Z">
                <w:pPr>
                  <w:pStyle w:val="XML1"/>
                </w:pPr>
              </w:pPrChange>
            </w:pPr>
            <w:ins w:id="16306" w:author="aas" w:date="2013-10-14T02:06:00Z">
              <w:del w:id="16307"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08" w:author="aas" w:date="2013-10-14T02:06:00Z"/>
                <w:del w:id="16309" w:author="Anees Shaikh" w:date="2013-10-19T02:16:00Z"/>
              </w:rPr>
              <w:pPrChange w:id="16310" w:author="Anees Shaikh" w:date="2013-10-19T02:16:00Z">
                <w:pPr>
                  <w:pStyle w:val="XML1"/>
                </w:pPr>
              </w:pPrChange>
            </w:pPr>
            <w:ins w:id="16311" w:author="aas" w:date="2013-10-14T02:06:00Z">
              <w:del w:id="16312" w:author="Anees Shaikh" w:date="2013-10-19T02:16:00Z">
                <w:r w:rsidDel="00E067A3">
                  <w:delText xml:space="preserve">                                 are possible in this case.</w:delText>
                </w:r>
              </w:del>
            </w:ins>
          </w:p>
          <w:p w14:paraId="58E3EF5F" w14:textId="513C228B" w:rsidR="00874469" w:rsidDel="00E067A3" w:rsidRDefault="00874469">
            <w:pPr>
              <w:pStyle w:val="Appx"/>
              <w:rPr>
                <w:ins w:id="16313" w:author="aas" w:date="2013-10-14T02:06:00Z"/>
                <w:del w:id="16314" w:author="Anees Shaikh" w:date="2013-10-19T02:16:00Z"/>
              </w:rPr>
              <w:pPrChange w:id="16315" w:author="Anees Shaikh" w:date="2013-10-19T02:16:00Z">
                <w:pPr>
                  <w:pStyle w:val="XML1"/>
                </w:pPr>
              </w:pPrChange>
            </w:pPr>
            <w:ins w:id="16316" w:author="aas" w:date="2013-10-14T02:06:00Z">
              <w:del w:id="16317" w:author="Anees Shaikh" w:date="2013-10-19T02:16:00Z">
                <w:r w:rsidDel="00E067A3">
                  <w:delText xml:space="preserve">                        &lt;/xs:documentation&gt;</w:delText>
                </w:r>
              </w:del>
            </w:ins>
          </w:p>
          <w:p w14:paraId="3B62E382" w14:textId="0B0614DA" w:rsidR="00874469" w:rsidDel="00E067A3" w:rsidRDefault="00874469">
            <w:pPr>
              <w:pStyle w:val="Appx"/>
              <w:rPr>
                <w:ins w:id="16318" w:author="aas" w:date="2013-10-14T02:06:00Z"/>
                <w:del w:id="16319" w:author="Anees Shaikh" w:date="2013-10-19T02:16:00Z"/>
              </w:rPr>
              <w:pPrChange w:id="16320" w:author="Anees Shaikh" w:date="2013-10-19T02:16:00Z">
                <w:pPr>
                  <w:pStyle w:val="XML1"/>
                </w:pPr>
              </w:pPrChange>
            </w:pPr>
            <w:ins w:id="16321" w:author="aas" w:date="2013-10-14T02:06:00Z">
              <w:del w:id="16322" w:author="Anees Shaikh" w:date="2013-10-19T02:16:00Z">
                <w:r w:rsidDel="00E067A3">
                  <w:delText xml:space="preserve">                      &lt;/xs:annotation&gt;</w:delText>
                </w:r>
              </w:del>
            </w:ins>
          </w:p>
          <w:p w14:paraId="5BBEBD74" w14:textId="035AA752" w:rsidR="00874469" w:rsidDel="00E067A3" w:rsidRDefault="00874469">
            <w:pPr>
              <w:pStyle w:val="Appx"/>
              <w:rPr>
                <w:ins w:id="16323" w:author="aas" w:date="2013-10-14T02:06:00Z"/>
                <w:del w:id="16324" w:author="Anees Shaikh" w:date="2013-10-19T02:16:00Z"/>
              </w:rPr>
              <w:pPrChange w:id="16325" w:author="Anees Shaikh" w:date="2013-10-19T02:16:00Z">
                <w:pPr>
                  <w:pStyle w:val="XML1"/>
                </w:pPr>
              </w:pPrChange>
            </w:pPr>
            <w:ins w:id="16326" w:author="aas" w:date="2013-10-14T02:06:00Z">
              <w:del w:id="16327" w:author="Anees Shaikh" w:date="2013-10-19T02:16:00Z">
                <w:r w:rsidDel="00E067A3">
                  <w:delText xml:space="preserve">                    &lt;/xs:element&gt;</w:delText>
                </w:r>
              </w:del>
            </w:ins>
          </w:p>
          <w:p w14:paraId="3F76F311" w14:textId="5178E724" w:rsidR="00874469" w:rsidDel="00E067A3" w:rsidRDefault="00874469">
            <w:pPr>
              <w:pStyle w:val="Appx"/>
              <w:rPr>
                <w:ins w:id="16328" w:author="aas" w:date="2013-10-14T02:06:00Z"/>
                <w:del w:id="16329" w:author="Anees Shaikh" w:date="2013-10-19T02:16:00Z"/>
              </w:rPr>
              <w:pPrChange w:id="16330" w:author="Anees Shaikh" w:date="2013-10-19T02:16:00Z">
                <w:pPr>
                  <w:pStyle w:val="XML1"/>
                </w:pPr>
              </w:pPrChange>
            </w:pPr>
            <w:ins w:id="16331" w:author="aas" w:date="2013-10-14T02:06:00Z">
              <w:del w:id="16332"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33" w:author="aas" w:date="2013-10-14T02:06:00Z"/>
                <w:del w:id="16334" w:author="Anees Shaikh" w:date="2013-10-19T02:16:00Z"/>
              </w:rPr>
              <w:pPrChange w:id="16335" w:author="Anees Shaikh" w:date="2013-10-19T02:16:00Z">
                <w:pPr>
                  <w:pStyle w:val="XML1"/>
                </w:pPr>
              </w:pPrChange>
            </w:pPr>
            <w:ins w:id="16336" w:author="aas" w:date="2013-10-14T02:06:00Z">
              <w:del w:id="16337" w:author="Anees Shaikh" w:date="2013-10-19T02:16:00Z">
                <w:r w:rsidDel="00E067A3">
                  <w:delText xml:space="preserve">                      &lt;xs:annotation&gt;</w:delText>
                </w:r>
              </w:del>
            </w:ins>
          </w:p>
          <w:p w14:paraId="2B366865" w14:textId="3B3A79FF" w:rsidR="00874469" w:rsidDel="00E067A3" w:rsidRDefault="00874469">
            <w:pPr>
              <w:pStyle w:val="Appx"/>
              <w:rPr>
                <w:ins w:id="16338" w:author="aas" w:date="2013-10-14T02:06:00Z"/>
                <w:del w:id="16339" w:author="Anees Shaikh" w:date="2013-10-19T02:16:00Z"/>
              </w:rPr>
              <w:pPrChange w:id="16340" w:author="Anees Shaikh" w:date="2013-10-19T02:16:00Z">
                <w:pPr>
                  <w:pStyle w:val="XML1"/>
                </w:pPr>
              </w:pPrChange>
            </w:pPr>
            <w:ins w:id="16341" w:author="aas" w:date="2013-10-14T02:06:00Z">
              <w:del w:id="16342" w:author="Anees Shaikh" w:date="2013-10-19T02:16:00Z">
                <w:r w:rsidDel="00E067A3">
                  <w:delText xml:space="preserve">                        &lt;xs:documentation&gt;</w:delText>
                </w:r>
              </w:del>
            </w:ins>
          </w:p>
          <w:p w14:paraId="614FB29F" w14:textId="4D671270" w:rsidR="00874469" w:rsidDel="00E067A3" w:rsidRDefault="00874469">
            <w:pPr>
              <w:pStyle w:val="Appx"/>
              <w:rPr>
                <w:ins w:id="16343" w:author="aas" w:date="2013-10-14T02:06:00Z"/>
                <w:del w:id="16344" w:author="Anees Shaikh" w:date="2013-10-19T02:16:00Z"/>
              </w:rPr>
              <w:pPrChange w:id="16345" w:author="Anees Shaikh" w:date="2013-10-19T02:16:00Z">
                <w:pPr>
                  <w:pStyle w:val="XML1"/>
                </w:pPr>
              </w:pPrChange>
            </w:pPr>
            <w:ins w:id="16346" w:author="aas" w:date="2013-10-14T02:06:00Z">
              <w:del w:id="16347"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48" w:author="aas" w:date="2013-10-14T02:06:00Z"/>
                <w:del w:id="16349" w:author="Anees Shaikh" w:date="2013-10-19T02:16:00Z"/>
              </w:rPr>
              <w:pPrChange w:id="16350" w:author="Anees Shaikh" w:date="2013-10-19T02:16:00Z">
                <w:pPr>
                  <w:pStyle w:val="XML1"/>
                </w:pPr>
              </w:pPrChange>
            </w:pPr>
            <w:ins w:id="16351" w:author="aas" w:date="2013-10-14T02:06:00Z">
              <w:del w:id="16352"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53" w:author="aas" w:date="2013-10-14T02:06:00Z"/>
                <w:del w:id="16354" w:author="Anees Shaikh" w:date="2013-10-19T02:16:00Z"/>
              </w:rPr>
              <w:pPrChange w:id="16355" w:author="Anees Shaikh" w:date="2013-10-19T02:16:00Z">
                <w:pPr>
                  <w:pStyle w:val="XML1"/>
                </w:pPr>
              </w:pPrChange>
            </w:pPr>
            <w:ins w:id="16356" w:author="aas" w:date="2013-10-14T02:06:00Z">
              <w:del w:id="16357"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358" w:author="aas" w:date="2013-10-14T02:06:00Z"/>
                <w:del w:id="16359" w:author="Anees Shaikh" w:date="2013-10-19T02:16:00Z"/>
              </w:rPr>
              <w:pPrChange w:id="16360" w:author="Anees Shaikh" w:date="2013-10-19T02:16:00Z">
                <w:pPr>
                  <w:pStyle w:val="XML1"/>
                </w:pPr>
              </w:pPrChange>
            </w:pPr>
            <w:ins w:id="16361" w:author="aas" w:date="2013-10-14T02:06:00Z">
              <w:del w:id="16362"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363" w:author="aas" w:date="2013-10-14T02:06:00Z"/>
                <w:del w:id="16364" w:author="Anees Shaikh" w:date="2013-10-19T02:16:00Z"/>
              </w:rPr>
              <w:pPrChange w:id="16365" w:author="Anees Shaikh" w:date="2013-10-19T02:16:00Z">
                <w:pPr>
                  <w:pStyle w:val="XML1"/>
                </w:pPr>
              </w:pPrChange>
            </w:pPr>
            <w:ins w:id="16366" w:author="aas" w:date="2013-10-14T02:06:00Z">
              <w:del w:id="16367"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368" w:author="aas" w:date="2013-10-14T02:06:00Z"/>
                <w:del w:id="16369" w:author="Anees Shaikh" w:date="2013-10-19T02:16:00Z"/>
              </w:rPr>
              <w:pPrChange w:id="16370" w:author="Anees Shaikh" w:date="2013-10-19T02:16:00Z">
                <w:pPr>
                  <w:pStyle w:val="XML1"/>
                </w:pPr>
              </w:pPrChange>
            </w:pPr>
            <w:ins w:id="16371" w:author="aas" w:date="2013-10-14T02:06:00Z">
              <w:del w:id="16372"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373" w:author="aas" w:date="2013-10-14T02:06:00Z"/>
                <w:del w:id="16374" w:author="Anees Shaikh" w:date="2013-10-19T02:16:00Z"/>
              </w:rPr>
              <w:pPrChange w:id="16375" w:author="Anees Shaikh" w:date="2013-10-19T02:16:00Z">
                <w:pPr>
                  <w:pStyle w:val="XML1"/>
                </w:pPr>
              </w:pPrChange>
            </w:pPr>
            <w:ins w:id="16376" w:author="aas" w:date="2013-10-14T02:06:00Z">
              <w:del w:id="16377"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378" w:author="aas" w:date="2013-10-14T02:06:00Z"/>
                <w:del w:id="16379" w:author="Anees Shaikh" w:date="2013-10-19T02:16:00Z"/>
              </w:rPr>
              <w:pPrChange w:id="16380" w:author="Anees Shaikh" w:date="2013-10-19T02:16:00Z">
                <w:pPr>
                  <w:pStyle w:val="XML1"/>
                </w:pPr>
              </w:pPrChange>
            </w:pPr>
            <w:ins w:id="16381" w:author="aas" w:date="2013-10-14T02:06:00Z">
              <w:del w:id="16382" w:author="Anees Shaikh" w:date="2013-10-19T02:16:00Z">
                <w:r w:rsidDel="00E067A3">
                  <w:delText xml:space="preserve">                        &lt;/xs:documentation&gt;</w:delText>
                </w:r>
              </w:del>
            </w:ins>
          </w:p>
          <w:p w14:paraId="02366BCC" w14:textId="10FE3FE0" w:rsidR="00874469" w:rsidDel="00E067A3" w:rsidRDefault="00874469">
            <w:pPr>
              <w:pStyle w:val="Appx"/>
              <w:rPr>
                <w:ins w:id="16383" w:author="aas" w:date="2013-10-14T02:06:00Z"/>
                <w:del w:id="16384" w:author="Anees Shaikh" w:date="2013-10-19T02:16:00Z"/>
              </w:rPr>
              <w:pPrChange w:id="16385" w:author="Anees Shaikh" w:date="2013-10-19T02:16:00Z">
                <w:pPr>
                  <w:pStyle w:val="XML1"/>
                </w:pPr>
              </w:pPrChange>
            </w:pPr>
            <w:ins w:id="16386" w:author="aas" w:date="2013-10-14T02:06:00Z">
              <w:del w:id="16387" w:author="Anees Shaikh" w:date="2013-10-19T02:16:00Z">
                <w:r w:rsidDel="00E067A3">
                  <w:delText xml:space="preserve">                      &lt;/xs:annotation&gt;</w:delText>
                </w:r>
              </w:del>
            </w:ins>
          </w:p>
          <w:p w14:paraId="7CD2282E" w14:textId="04E52622" w:rsidR="00874469" w:rsidDel="00E067A3" w:rsidRDefault="00874469">
            <w:pPr>
              <w:pStyle w:val="Appx"/>
              <w:rPr>
                <w:ins w:id="16388" w:author="aas" w:date="2013-10-14T02:06:00Z"/>
                <w:del w:id="16389" w:author="Anees Shaikh" w:date="2013-10-19T02:16:00Z"/>
              </w:rPr>
              <w:pPrChange w:id="16390" w:author="Anees Shaikh" w:date="2013-10-19T02:16:00Z">
                <w:pPr>
                  <w:pStyle w:val="XML1"/>
                </w:pPr>
              </w:pPrChange>
            </w:pPr>
            <w:ins w:id="16391" w:author="aas" w:date="2013-10-14T02:06:00Z">
              <w:del w:id="16392" w:author="Anees Shaikh" w:date="2013-10-19T02:16:00Z">
                <w:r w:rsidDel="00E067A3">
                  <w:delText xml:space="preserve">                      &lt;xs:simpleType&gt;</w:delText>
                </w:r>
              </w:del>
            </w:ins>
          </w:p>
          <w:p w14:paraId="255C59F6" w14:textId="65F48AD7" w:rsidR="00874469" w:rsidDel="00E067A3" w:rsidRDefault="00874469">
            <w:pPr>
              <w:pStyle w:val="Appx"/>
              <w:rPr>
                <w:ins w:id="16393" w:author="aas" w:date="2013-10-14T02:06:00Z"/>
                <w:del w:id="16394" w:author="Anees Shaikh" w:date="2013-10-19T02:16:00Z"/>
              </w:rPr>
              <w:pPrChange w:id="16395" w:author="Anees Shaikh" w:date="2013-10-19T02:16:00Z">
                <w:pPr>
                  <w:pStyle w:val="XML1"/>
                </w:pPr>
              </w:pPrChange>
            </w:pPr>
            <w:ins w:id="16396" w:author="aas" w:date="2013-10-14T02:06:00Z">
              <w:del w:id="16397" w:author="Anees Shaikh" w:date="2013-10-19T02:16:00Z">
                <w:r w:rsidDel="00E067A3">
                  <w:delText xml:space="preserve">                        &lt;xs:restriction base="xs:string"&gt;</w:delText>
                </w:r>
              </w:del>
            </w:ins>
          </w:p>
          <w:p w14:paraId="62F3F67A" w14:textId="717F458D" w:rsidR="00874469" w:rsidDel="00E067A3" w:rsidRDefault="00874469">
            <w:pPr>
              <w:pStyle w:val="Appx"/>
              <w:rPr>
                <w:ins w:id="16398" w:author="aas" w:date="2013-10-14T02:06:00Z"/>
                <w:del w:id="16399" w:author="Anees Shaikh" w:date="2013-10-19T02:16:00Z"/>
              </w:rPr>
              <w:pPrChange w:id="16400" w:author="Anees Shaikh" w:date="2013-10-19T02:16:00Z">
                <w:pPr>
                  <w:pStyle w:val="XML1"/>
                </w:pPr>
              </w:pPrChange>
            </w:pPr>
            <w:ins w:id="16401" w:author="aas" w:date="2013-10-14T02:06:00Z">
              <w:del w:id="16402"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03" w:author="aas" w:date="2013-10-14T02:06:00Z"/>
                <w:del w:id="16404" w:author="Anees Shaikh" w:date="2013-10-19T02:16:00Z"/>
              </w:rPr>
              <w:pPrChange w:id="16405" w:author="Anees Shaikh" w:date="2013-10-19T02:16:00Z">
                <w:pPr>
                  <w:pStyle w:val="XML1"/>
                </w:pPr>
              </w:pPrChange>
            </w:pPr>
            <w:ins w:id="16406" w:author="aas" w:date="2013-10-14T02:06:00Z">
              <w:del w:id="16407"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08" w:author="aas" w:date="2013-10-14T02:06:00Z"/>
                <w:del w:id="16409" w:author="Anees Shaikh" w:date="2013-10-19T02:16:00Z"/>
              </w:rPr>
              <w:pPrChange w:id="16410" w:author="Anees Shaikh" w:date="2013-10-19T02:16:00Z">
                <w:pPr>
                  <w:pStyle w:val="XML1"/>
                </w:pPr>
              </w:pPrChange>
            </w:pPr>
            <w:ins w:id="16411" w:author="aas" w:date="2013-10-14T02:06:00Z">
              <w:del w:id="16412" w:author="Anees Shaikh" w:date="2013-10-19T02:16:00Z">
                <w:r w:rsidDel="00E067A3">
                  <w:delText xml:space="preserve">                        &lt;/xs:restriction&gt;</w:delText>
                </w:r>
              </w:del>
            </w:ins>
          </w:p>
          <w:p w14:paraId="3DB705D5" w14:textId="224032E0" w:rsidR="00874469" w:rsidDel="00E067A3" w:rsidRDefault="00874469">
            <w:pPr>
              <w:pStyle w:val="Appx"/>
              <w:rPr>
                <w:ins w:id="16413" w:author="aas" w:date="2013-10-14T02:06:00Z"/>
                <w:del w:id="16414" w:author="Anees Shaikh" w:date="2013-10-19T02:16:00Z"/>
              </w:rPr>
              <w:pPrChange w:id="16415" w:author="Anees Shaikh" w:date="2013-10-19T02:16:00Z">
                <w:pPr>
                  <w:pStyle w:val="XML1"/>
                </w:pPr>
              </w:pPrChange>
            </w:pPr>
            <w:ins w:id="16416" w:author="aas" w:date="2013-10-14T02:06:00Z">
              <w:del w:id="16417" w:author="Anees Shaikh" w:date="2013-10-19T02:16:00Z">
                <w:r w:rsidDel="00E067A3">
                  <w:delText xml:space="preserve">                      &lt;/xs:simpleType&gt;</w:delText>
                </w:r>
              </w:del>
            </w:ins>
          </w:p>
          <w:p w14:paraId="3167A01C" w14:textId="13EC7F43" w:rsidR="00874469" w:rsidDel="00E067A3" w:rsidRDefault="00874469">
            <w:pPr>
              <w:pStyle w:val="Appx"/>
              <w:rPr>
                <w:ins w:id="16418" w:author="aas" w:date="2013-10-14T02:06:00Z"/>
                <w:del w:id="16419" w:author="Anees Shaikh" w:date="2013-10-19T02:16:00Z"/>
              </w:rPr>
              <w:pPrChange w:id="16420" w:author="Anees Shaikh" w:date="2013-10-19T02:16:00Z">
                <w:pPr>
                  <w:pStyle w:val="XML1"/>
                </w:pPr>
              </w:pPrChange>
            </w:pPr>
            <w:ins w:id="16421" w:author="aas" w:date="2013-10-14T02:06:00Z">
              <w:del w:id="16422" w:author="Anees Shaikh" w:date="2013-10-19T02:16:00Z">
                <w:r w:rsidDel="00E067A3">
                  <w:delText xml:space="preserve">                    &lt;/xs:element&gt;</w:delText>
                </w:r>
              </w:del>
            </w:ins>
          </w:p>
          <w:p w14:paraId="6F7622F1" w14:textId="72DAF68B" w:rsidR="00874469" w:rsidDel="00E067A3" w:rsidRDefault="00874469">
            <w:pPr>
              <w:pStyle w:val="Appx"/>
              <w:rPr>
                <w:ins w:id="16423" w:author="aas" w:date="2013-10-14T02:06:00Z"/>
                <w:del w:id="16424" w:author="Anees Shaikh" w:date="2013-10-19T02:16:00Z"/>
              </w:rPr>
              <w:pPrChange w:id="16425" w:author="Anees Shaikh" w:date="2013-10-19T02:16:00Z">
                <w:pPr>
                  <w:pStyle w:val="XML1"/>
                </w:pPr>
              </w:pPrChange>
            </w:pPr>
            <w:ins w:id="16426" w:author="aas" w:date="2013-10-14T02:06:00Z">
              <w:del w:id="16427"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28" w:author="aas" w:date="2013-10-14T02:06:00Z"/>
                <w:del w:id="16429" w:author="Anees Shaikh" w:date="2013-10-19T02:16:00Z"/>
              </w:rPr>
              <w:pPrChange w:id="16430" w:author="Anees Shaikh" w:date="2013-10-19T02:16:00Z">
                <w:pPr>
                  <w:pStyle w:val="XML1"/>
                </w:pPr>
              </w:pPrChange>
            </w:pPr>
            <w:ins w:id="16431" w:author="aas" w:date="2013-10-14T02:06:00Z">
              <w:del w:id="16432" w:author="Anees Shaikh" w:date="2013-10-19T02:16:00Z">
                <w:r w:rsidDel="00E067A3">
                  <w:delText xml:space="preserve">                      &lt;xs:annotation&gt;</w:delText>
                </w:r>
              </w:del>
            </w:ins>
          </w:p>
          <w:p w14:paraId="5E104588" w14:textId="585C5243" w:rsidR="00874469" w:rsidDel="00E067A3" w:rsidRDefault="00874469">
            <w:pPr>
              <w:pStyle w:val="Appx"/>
              <w:rPr>
                <w:ins w:id="16433" w:author="aas" w:date="2013-10-14T02:06:00Z"/>
                <w:del w:id="16434" w:author="Anees Shaikh" w:date="2013-10-19T02:16:00Z"/>
              </w:rPr>
              <w:pPrChange w:id="16435" w:author="Anees Shaikh" w:date="2013-10-19T02:16:00Z">
                <w:pPr>
                  <w:pStyle w:val="XML1"/>
                </w:pPr>
              </w:pPrChange>
            </w:pPr>
            <w:ins w:id="16436" w:author="aas" w:date="2013-10-14T02:06:00Z">
              <w:del w:id="16437" w:author="Anees Shaikh" w:date="2013-10-19T02:16:00Z">
                <w:r w:rsidDel="00E067A3">
                  <w:delText xml:space="preserve">                        &lt;xs:documentation&gt;</w:delText>
                </w:r>
              </w:del>
            </w:ins>
          </w:p>
          <w:p w14:paraId="314866FF" w14:textId="124DE957" w:rsidR="00874469" w:rsidDel="00E067A3" w:rsidRDefault="00874469">
            <w:pPr>
              <w:pStyle w:val="Appx"/>
              <w:rPr>
                <w:ins w:id="16438" w:author="aas" w:date="2013-10-14T02:06:00Z"/>
                <w:del w:id="16439" w:author="Anees Shaikh" w:date="2013-10-19T02:16:00Z"/>
              </w:rPr>
              <w:pPrChange w:id="16440" w:author="Anees Shaikh" w:date="2013-10-19T02:16:00Z">
                <w:pPr>
                  <w:pStyle w:val="XML1"/>
                </w:pPr>
              </w:pPrChange>
            </w:pPr>
            <w:ins w:id="16441" w:author="aas" w:date="2013-10-14T02:06:00Z">
              <w:del w:id="16442"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43" w:author="aas" w:date="2013-10-14T02:06:00Z"/>
                <w:del w:id="16444" w:author="Anees Shaikh" w:date="2013-10-19T02:16:00Z"/>
              </w:rPr>
              <w:pPrChange w:id="16445" w:author="Anees Shaikh" w:date="2013-10-19T02:16:00Z">
                <w:pPr>
                  <w:pStyle w:val="XML1"/>
                </w:pPr>
              </w:pPrChange>
            </w:pPr>
            <w:ins w:id="16446" w:author="aas" w:date="2013-10-14T02:06:00Z">
              <w:del w:id="16447" w:author="Anees Shaikh" w:date="2013-10-19T02:16:00Z">
                <w:r w:rsidDel="00E067A3">
                  <w:delText xml:space="preserve">                        &lt;/xs:documentation&gt;</w:delText>
                </w:r>
              </w:del>
            </w:ins>
          </w:p>
          <w:p w14:paraId="4E15984E" w14:textId="7FF37972" w:rsidR="00874469" w:rsidDel="00E067A3" w:rsidRDefault="00874469">
            <w:pPr>
              <w:pStyle w:val="Appx"/>
              <w:rPr>
                <w:ins w:id="16448" w:author="aas" w:date="2013-10-14T02:06:00Z"/>
                <w:del w:id="16449" w:author="Anees Shaikh" w:date="2013-10-19T02:16:00Z"/>
              </w:rPr>
              <w:pPrChange w:id="16450" w:author="Anees Shaikh" w:date="2013-10-19T02:16:00Z">
                <w:pPr>
                  <w:pStyle w:val="XML1"/>
                </w:pPr>
              </w:pPrChange>
            </w:pPr>
            <w:ins w:id="16451" w:author="aas" w:date="2013-10-14T02:06:00Z">
              <w:del w:id="16452" w:author="Anees Shaikh" w:date="2013-10-19T02:16:00Z">
                <w:r w:rsidDel="00E067A3">
                  <w:delText xml:space="preserve">                      &lt;/xs:annotation&gt;</w:delText>
                </w:r>
              </w:del>
            </w:ins>
          </w:p>
          <w:p w14:paraId="2D80C938" w14:textId="3A870140" w:rsidR="00874469" w:rsidDel="00E067A3" w:rsidRDefault="00874469">
            <w:pPr>
              <w:pStyle w:val="Appx"/>
              <w:rPr>
                <w:ins w:id="16453" w:author="aas" w:date="2013-10-14T02:06:00Z"/>
                <w:del w:id="16454" w:author="Anees Shaikh" w:date="2013-10-19T02:16:00Z"/>
              </w:rPr>
              <w:pPrChange w:id="16455" w:author="Anees Shaikh" w:date="2013-10-19T02:16:00Z">
                <w:pPr>
                  <w:pStyle w:val="XML1"/>
                </w:pPr>
              </w:pPrChange>
            </w:pPr>
            <w:ins w:id="16456" w:author="aas" w:date="2013-10-14T02:06:00Z">
              <w:del w:id="16457" w:author="Anees Shaikh" w:date="2013-10-19T02:16:00Z">
                <w:r w:rsidDel="00E067A3">
                  <w:delText xml:space="preserve">                      &lt;xs:complexType&gt;</w:delText>
                </w:r>
              </w:del>
            </w:ins>
          </w:p>
          <w:p w14:paraId="40B43DDD" w14:textId="6847D162" w:rsidR="00874469" w:rsidDel="00E067A3" w:rsidRDefault="00874469">
            <w:pPr>
              <w:pStyle w:val="Appx"/>
              <w:rPr>
                <w:ins w:id="16458" w:author="aas" w:date="2013-10-14T02:06:00Z"/>
                <w:del w:id="16459" w:author="Anees Shaikh" w:date="2013-10-19T02:16:00Z"/>
              </w:rPr>
              <w:pPrChange w:id="16460" w:author="Anees Shaikh" w:date="2013-10-19T02:16:00Z">
                <w:pPr>
                  <w:pStyle w:val="XML1"/>
                </w:pPr>
              </w:pPrChange>
            </w:pPr>
            <w:ins w:id="16461" w:author="aas" w:date="2013-10-14T02:06:00Z">
              <w:del w:id="16462" w:author="Anees Shaikh" w:date="2013-10-19T02:16:00Z">
                <w:r w:rsidDel="00E067A3">
                  <w:delText xml:space="preserve">                        &lt;xs:sequence&gt;</w:delText>
                </w:r>
              </w:del>
            </w:ins>
          </w:p>
          <w:p w14:paraId="5DB61CED" w14:textId="639F8B1F" w:rsidR="00874469" w:rsidDel="00E067A3" w:rsidRDefault="00874469">
            <w:pPr>
              <w:pStyle w:val="Appx"/>
              <w:rPr>
                <w:ins w:id="16463" w:author="aas" w:date="2013-10-14T02:06:00Z"/>
                <w:del w:id="16464" w:author="Anees Shaikh" w:date="2013-10-19T02:16:00Z"/>
              </w:rPr>
              <w:pPrChange w:id="16465" w:author="Anees Shaikh" w:date="2013-10-19T02:16:00Z">
                <w:pPr>
                  <w:pStyle w:val="XML1"/>
                </w:pPr>
              </w:pPrChange>
            </w:pPr>
            <w:ins w:id="16466" w:author="aas" w:date="2013-10-14T02:06:00Z">
              <w:del w:id="16467"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468" w:author="aas" w:date="2013-10-14T02:06:00Z"/>
                <w:del w:id="16469" w:author="Anees Shaikh" w:date="2013-10-19T02:16:00Z"/>
              </w:rPr>
              <w:pPrChange w:id="16470" w:author="Anees Shaikh" w:date="2013-10-19T02:16:00Z">
                <w:pPr>
                  <w:pStyle w:val="XML1"/>
                </w:pPr>
              </w:pPrChange>
            </w:pPr>
            <w:ins w:id="16471" w:author="aas" w:date="2013-10-14T02:06:00Z">
              <w:del w:id="16472" w:author="Anees Shaikh" w:date="2013-10-19T02:16:00Z">
                <w:r w:rsidDel="00E067A3">
                  <w:delText xml:space="preserve">                            &lt;xs:annotation&gt;</w:delText>
                </w:r>
              </w:del>
            </w:ins>
          </w:p>
          <w:p w14:paraId="17C20520" w14:textId="40E3D4B6" w:rsidR="00874469" w:rsidDel="00E067A3" w:rsidRDefault="00874469">
            <w:pPr>
              <w:pStyle w:val="Appx"/>
              <w:rPr>
                <w:ins w:id="16473" w:author="aas" w:date="2013-10-14T02:06:00Z"/>
                <w:del w:id="16474" w:author="Anees Shaikh" w:date="2013-10-19T02:16:00Z"/>
              </w:rPr>
              <w:pPrChange w:id="16475" w:author="Anees Shaikh" w:date="2013-10-19T02:16:00Z">
                <w:pPr>
                  <w:pStyle w:val="XML1"/>
                </w:pPr>
              </w:pPrChange>
            </w:pPr>
            <w:ins w:id="16476" w:author="aas" w:date="2013-10-14T02:06:00Z">
              <w:del w:id="16477" w:author="Anees Shaikh" w:date="2013-10-19T02:16:00Z">
                <w:r w:rsidDel="00E067A3">
                  <w:delText xml:space="preserve">                              &lt;xs:documentation&gt;</w:delText>
                </w:r>
              </w:del>
            </w:ins>
          </w:p>
          <w:p w14:paraId="094B55E0" w14:textId="7F642441" w:rsidR="00874469" w:rsidDel="00E067A3" w:rsidRDefault="00874469">
            <w:pPr>
              <w:pStyle w:val="Appx"/>
              <w:rPr>
                <w:ins w:id="16478" w:author="aas" w:date="2013-10-14T02:06:00Z"/>
                <w:del w:id="16479" w:author="Anees Shaikh" w:date="2013-10-19T02:16:00Z"/>
              </w:rPr>
              <w:pPrChange w:id="16480" w:author="Anees Shaikh" w:date="2013-10-19T02:16:00Z">
                <w:pPr>
                  <w:pStyle w:val="XML1"/>
                </w:pPr>
              </w:pPrChange>
            </w:pPr>
            <w:ins w:id="16481" w:author="aas" w:date="2013-10-14T02:06:00Z">
              <w:del w:id="16482"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483" w:author="aas" w:date="2013-10-14T02:06:00Z"/>
                <w:del w:id="16484" w:author="Anees Shaikh" w:date="2013-10-19T02:16:00Z"/>
              </w:rPr>
              <w:pPrChange w:id="16485" w:author="Anees Shaikh" w:date="2013-10-19T02:16:00Z">
                <w:pPr>
                  <w:pStyle w:val="XML1"/>
                </w:pPr>
              </w:pPrChange>
            </w:pPr>
            <w:ins w:id="16486" w:author="aas" w:date="2013-10-14T02:06:00Z">
              <w:del w:id="16487"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488" w:author="aas" w:date="2013-10-14T02:06:00Z"/>
                <w:del w:id="16489" w:author="Anees Shaikh" w:date="2013-10-19T02:16:00Z"/>
              </w:rPr>
              <w:pPrChange w:id="16490" w:author="Anees Shaikh" w:date="2013-10-19T02:16:00Z">
                <w:pPr>
                  <w:pStyle w:val="XML1"/>
                </w:pPr>
              </w:pPrChange>
            </w:pPr>
            <w:ins w:id="16491" w:author="aas" w:date="2013-10-14T02:06:00Z">
              <w:del w:id="16492"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493" w:author="aas" w:date="2013-10-14T02:06:00Z"/>
                <w:del w:id="16494" w:author="Anees Shaikh" w:date="2013-10-19T02:16:00Z"/>
              </w:rPr>
              <w:pPrChange w:id="16495" w:author="Anees Shaikh" w:date="2013-10-19T02:16:00Z">
                <w:pPr>
                  <w:pStyle w:val="XML1"/>
                </w:pPr>
              </w:pPrChange>
            </w:pPr>
            <w:ins w:id="16496" w:author="aas" w:date="2013-10-14T02:06:00Z">
              <w:del w:id="16497" w:author="Anees Shaikh" w:date="2013-10-19T02:16:00Z">
                <w:r w:rsidDel="00E067A3">
                  <w:delText xml:space="preserve">                                       contained in this list.</w:delText>
                </w:r>
              </w:del>
            </w:ins>
          </w:p>
          <w:p w14:paraId="02ABF157" w14:textId="5DAF4A87" w:rsidR="00874469" w:rsidDel="00E067A3" w:rsidRDefault="00874469">
            <w:pPr>
              <w:pStyle w:val="Appx"/>
              <w:rPr>
                <w:ins w:id="16498" w:author="aas" w:date="2013-10-14T02:06:00Z"/>
                <w:del w:id="16499" w:author="Anees Shaikh" w:date="2013-10-19T02:16:00Z"/>
              </w:rPr>
              <w:pPrChange w:id="16500" w:author="Anees Shaikh" w:date="2013-10-19T02:16:00Z">
                <w:pPr>
                  <w:pStyle w:val="XML1"/>
                </w:pPr>
              </w:pPrChange>
            </w:pPr>
            <w:ins w:id="16501" w:author="aas" w:date="2013-10-14T02:06:00Z">
              <w:del w:id="16502" w:author="Anees Shaikh" w:date="2013-10-19T02:16:00Z">
                <w:r w:rsidDel="00E067A3">
                  <w:delText xml:space="preserve">                              &lt;/xs:documentation&gt;</w:delText>
                </w:r>
              </w:del>
            </w:ins>
          </w:p>
          <w:p w14:paraId="195654E0" w14:textId="28CAF503" w:rsidR="00874469" w:rsidDel="00E067A3" w:rsidRDefault="00874469">
            <w:pPr>
              <w:pStyle w:val="Appx"/>
              <w:rPr>
                <w:ins w:id="16503" w:author="aas" w:date="2013-10-14T02:06:00Z"/>
                <w:del w:id="16504" w:author="Anees Shaikh" w:date="2013-10-19T02:16:00Z"/>
              </w:rPr>
              <w:pPrChange w:id="16505" w:author="Anees Shaikh" w:date="2013-10-19T02:16:00Z">
                <w:pPr>
                  <w:pStyle w:val="XML1"/>
                </w:pPr>
              </w:pPrChange>
            </w:pPr>
            <w:ins w:id="16506" w:author="aas" w:date="2013-10-14T02:06:00Z">
              <w:del w:id="16507" w:author="Anees Shaikh" w:date="2013-10-19T02:16:00Z">
                <w:r w:rsidDel="00E067A3">
                  <w:delText xml:space="preserve">                            &lt;/xs:annotation&gt;</w:delText>
                </w:r>
              </w:del>
            </w:ins>
          </w:p>
          <w:p w14:paraId="2002C6AF" w14:textId="0D263103" w:rsidR="00874469" w:rsidDel="00E067A3" w:rsidRDefault="00874469">
            <w:pPr>
              <w:pStyle w:val="Appx"/>
              <w:rPr>
                <w:ins w:id="16508" w:author="aas" w:date="2013-10-14T02:06:00Z"/>
                <w:del w:id="16509" w:author="Anees Shaikh" w:date="2013-10-19T02:16:00Z"/>
              </w:rPr>
              <w:pPrChange w:id="16510" w:author="Anees Shaikh" w:date="2013-10-19T02:16:00Z">
                <w:pPr>
                  <w:pStyle w:val="XML1"/>
                </w:pPr>
              </w:pPrChange>
            </w:pPr>
            <w:ins w:id="16511" w:author="aas" w:date="2013-10-14T02:06:00Z">
              <w:del w:id="16512" w:author="Anees Shaikh" w:date="2013-10-19T02:16:00Z">
                <w:r w:rsidDel="00E067A3">
                  <w:delText xml:space="preserve">                            &lt;xs:complexType&gt;</w:delText>
                </w:r>
              </w:del>
            </w:ins>
          </w:p>
          <w:p w14:paraId="258CDF9F" w14:textId="0D32E70E" w:rsidR="00874469" w:rsidDel="00E067A3" w:rsidRDefault="00874469">
            <w:pPr>
              <w:pStyle w:val="Appx"/>
              <w:rPr>
                <w:ins w:id="16513" w:author="aas" w:date="2013-10-14T02:06:00Z"/>
                <w:del w:id="16514" w:author="Anees Shaikh" w:date="2013-10-19T02:16:00Z"/>
              </w:rPr>
              <w:pPrChange w:id="16515" w:author="Anees Shaikh" w:date="2013-10-19T02:16:00Z">
                <w:pPr>
                  <w:pStyle w:val="XML1"/>
                </w:pPr>
              </w:pPrChange>
            </w:pPr>
            <w:ins w:id="16516" w:author="aas" w:date="2013-10-14T02:06:00Z">
              <w:del w:id="16517" w:author="Anees Shaikh" w:date="2013-10-19T02:16:00Z">
                <w:r w:rsidDel="00E067A3">
                  <w:delText xml:space="preserve">                              &lt;xs:sequence&gt;</w:delText>
                </w:r>
              </w:del>
            </w:ins>
          </w:p>
          <w:p w14:paraId="286BAB82" w14:textId="74D6C8F1" w:rsidR="00874469" w:rsidDel="00E067A3" w:rsidRDefault="00874469">
            <w:pPr>
              <w:pStyle w:val="Appx"/>
              <w:rPr>
                <w:ins w:id="16518" w:author="aas" w:date="2013-10-14T02:06:00Z"/>
                <w:del w:id="16519" w:author="Anees Shaikh" w:date="2013-10-19T02:16:00Z"/>
              </w:rPr>
              <w:pPrChange w:id="16520" w:author="Anees Shaikh" w:date="2013-10-19T02:16:00Z">
                <w:pPr>
                  <w:pStyle w:val="XML1"/>
                </w:pPr>
              </w:pPrChange>
            </w:pPr>
            <w:ins w:id="16521" w:author="aas" w:date="2013-10-14T02:06:00Z">
              <w:del w:id="16522"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23" w:author="aas" w:date="2013-10-14T02:06:00Z"/>
                <w:del w:id="16524" w:author="Anees Shaikh" w:date="2013-10-19T02:16:00Z"/>
              </w:rPr>
              <w:pPrChange w:id="16525" w:author="Anees Shaikh" w:date="2013-10-19T02:16:00Z">
                <w:pPr>
                  <w:pStyle w:val="XML1"/>
                </w:pPr>
              </w:pPrChange>
            </w:pPr>
            <w:ins w:id="16526" w:author="aas" w:date="2013-10-14T02:06:00Z">
              <w:del w:id="16527" w:author="Anees Shaikh" w:date="2013-10-19T02:16:00Z">
                <w:r w:rsidDel="00E067A3">
                  <w:delText xml:space="preserve">                                  &lt;xs:annotation&gt;</w:delText>
                </w:r>
              </w:del>
            </w:ins>
          </w:p>
          <w:p w14:paraId="0DF5C73A" w14:textId="66A5C045" w:rsidR="00874469" w:rsidDel="00E067A3" w:rsidRDefault="00874469">
            <w:pPr>
              <w:pStyle w:val="Appx"/>
              <w:rPr>
                <w:ins w:id="16528" w:author="aas" w:date="2013-10-14T02:06:00Z"/>
                <w:del w:id="16529" w:author="Anees Shaikh" w:date="2013-10-19T02:16:00Z"/>
              </w:rPr>
              <w:pPrChange w:id="16530" w:author="Anees Shaikh" w:date="2013-10-19T02:16:00Z">
                <w:pPr>
                  <w:pStyle w:val="XML1"/>
                </w:pPr>
              </w:pPrChange>
            </w:pPr>
            <w:ins w:id="16531" w:author="aas" w:date="2013-10-14T02:06:00Z">
              <w:del w:id="16532" w:author="Anees Shaikh" w:date="2013-10-19T02:16:00Z">
                <w:r w:rsidDel="00E067A3">
                  <w:delText xml:space="preserve">                                    &lt;xs:documentation&gt;</w:delText>
                </w:r>
              </w:del>
            </w:ins>
          </w:p>
          <w:p w14:paraId="28E8B0D2" w14:textId="7FCDFC84" w:rsidR="00874469" w:rsidDel="00E067A3" w:rsidRDefault="00874469">
            <w:pPr>
              <w:pStyle w:val="Appx"/>
              <w:rPr>
                <w:ins w:id="16533" w:author="aas" w:date="2013-10-14T02:06:00Z"/>
                <w:del w:id="16534" w:author="Anees Shaikh" w:date="2013-10-19T02:16:00Z"/>
              </w:rPr>
              <w:pPrChange w:id="16535" w:author="Anees Shaikh" w:date="2013-10-19T02:16:00Z">
                <w:pPr>
                  <w:pStyle w:val="XML1"/>
                </w:pPr>
              </w:pPrChange>
            </w:pPr>
            <w:ins w:id="16536" w:author="aas" w:date="2013-10-14T02:06:00Z">
              <w:del w:id="16537"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38" w:author="aas" w:date="2013-10-14T02:06:00Z"/>
                <w:del w:id="16539" w:author="Anees Shaikh" w:date="2013-10-19T02:16:00Z"/>
              </w:rPr>
              <w:pPrChange w:id="16540" w:author="Anees Shaikh" w:date="2013-10-19T02:16:00Z">
                <w:pPr>
                  <w:pStyle w:val="XML1"/>
                </w:pPr>
              </w:pPrChange>
            </w:pPr>
            <w:ins w:id="16541" w:author="aas" w:date="2013-10-14T02:06:00Z">
              <w:del w:id="16542"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43" w:author="aas" w:date="2013-10-14T02:06:00Z"/>
                <w:del w:id="16544" w:author="Anees Shaikh" w:date="2013-10-19T02:16:00Z"/>
              </w:rPr>
              <w:pPrChange w:id="16545" w:author="Anees Shaikh" w:date="2013-10-19T02:16:00Z">
                <w:pPr>
                  <w:pStyle w:val="XML1"/>
                </w:pPr>
              </w:pPrChange>
            </w:pPr>
            <w:ins w:id="16546" w:author="aas" w:date="2013-10-14T02:06:00Z">
              <w:del w:id="16547"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48" w:author="aas" w:date="2013-10-14T02:06:00Z"/>
                <w:del w:id="16549" w:author="Anees Shaikh" w:date="2013-10-19T02:16:00Z"/>
              </w:rPr>
              <w:pPrChange w:id="16550" w:author="Anees Shaikh" w:date="2013-10-19T02:16:00Z">
                <w:pPr>
                  <w:pStyle w:val="XML1"/>
                </w:pPr>
              </w:pPrChange>
            </w:pPr>
            <w:ins w:id="16551" w:author="aas" w:date="2013-10-14T02:06:00Z">
              <w:del w:id="16552" w:author="Anees Shaikh" w:date="2013-10-19T02:16:00Z">
                <w:r w:rsidDel="00E067A3">
                  <w:delText xml:space="preserve">                                             Capable Switch.</w:delText>
                </w:r>
              </w:del>
            </w:ins>
          </w:p>
          <w:p w14:paraId="6D1B5845" w14:textId="0F653E37" w:rsidR="00874469" w:rsidDel="00E067A3" w:rsidRDefault="00874469">
            <w:pPr>
              <w:pStyle w:val="Appx"/>
              <w:rPr>
                <w:ins w:id="16553" w:author="aas" w:date="2013-10-14T02:06:00Z"/>
                <w:del w:id="16554" w:author="Anees Shaikh" w:date="2013-10-19T02:16:00Z"/>
              </w:rPr>
              <w:pPrChange w:id="16555" w:author="Anees Shaikh" w:date="2013-10-19T02:16:00Z">
                <w:pPr>
                  <w:pStyle w:val="XML1"/>
                </w:pPr>
              </w:pPrChange>
            </w:pPr>
            <w:ins w:id="16556" w:author="aas" w:date="2013-10-14T02:06:00Z">
              <w:del w:id="16557" w:author="Anees Shaikh" w:date="2013-10-19T02:16:00Z">
                <w:r w:rsidDel="00E067A3">
                  <w:delText xml:space="preserve">                                    &lt;/xs:documentation&gt;</w:delText>
                </w:r>
              </w:del>
            </w:ins>
          </w:p>
          <w:p w14:paraId="4D163352" w14:textId="3A107E80" w:rsidR="00874469" w:rsidDel="00E067A3" w:rsidRDefault="00874469">
            <w:pPr>
              <w:pStyle w:val="Appx"/>
              <w:rPr>
                <w:ins w:id="16558" w:author="aas" w:date="2013-10-14T02:06:00Z"/>
                <w:del w:id="16559" w:author="Anees Shaikh" w:date="2013-10-19T02:16:00Z"/>
              </w:rPr>
              <w:pPrChange w:id="16560" w:author="Anees Shaikh" w:date="2013-10-19T02:16:00Z">
                <w:pPr>
                  <w:pStyle w:val="XML1"/>
                </w:pPr>
              </w:pPrChange>
            </w:pPr>
            <w:ins w:id="16561" w:author="aas" w:date="2013-10-14T02:06:00Z">
              <w:del w:id="16562" w:author="Anees Shaikh" w:date="2013-10-19T02:16:00Z">
                <w:r w:rsidDel="00E067A3">
                  <w:delText xml:space="preserve">                                  &lt;/xs:annotation&gt;</w:delText>
                </w:r>
              </w:del>
            </w:ins>
          </w:p>
          <w:p w14:paraId="67BBAC20" w14:textId="25D1C905" w:rsidR="00874469" w:rsidDel="00E067A3" w:rsidRDefault="00874469">
            <w:pPr>
              <w:pStyle w:val="Appx"/>
              <w:rPr>
                <w:ins w:id="16563" w:author="aas" w:date="2013-10-14T02:06:00Z"/>
                <w:del w:id="16564" w:author="Anees Shaikh" w:date="2013-10-19T02:16:00Z"/>
              </w:rPr>
              <w:pPrChange w:id="16565" w:author="Anees Shaikh" w:date="2013-10-19T02:16:00Z">
                <w:pPr>
                  <w:pStyle w:val="XML1"/>
                </w:pPr>
              </w:pPrChange>
            </w:pPr>
            <w:ins w:id="16566" w:author="aas" w:date="2013-10-14T02:06:00Z">
              <w:del w:id="16567" w:author="Anees Shaikh" w:date="2013-10-19T02:16:00Z">
                <w:r w:rsidDel="00E067A3">
                  <w:delText xml:space="preserve">                                &lt;/xs:element&gt;</w:delText>
                </w:r>
              </w:del>
            </w:ins>
          </w:p>
          <w:p w14:paraId="25C73193" w14:textId="7C199A75" w:rsidR="00874469" w:rsidDel="00E067A3" w:rsidRDefault="00874469">
            <w:pPr>
              <w:pStyle w:val="Appx"/>
              <w:rPr>
                <w:ins w:id="16568" w:author="aas" w:date="2013-10-14T02:06:00Z"/>
                <w:del w:id="16569" w:author="Anees Shaikh" w:date="2013-10-19T02:16:00Z"/>
              </w:rPr>
              <w:pPrChange w:id="16570" w:author="Anees Shaikh" w:date="2013-10-19T02:16:00Z">
                <w:pPr>
                  <w:pStyle w:val="XML1"/>
                </w:pPr>
              </w:pPrChange>
            </w:pPr>
            <w:ins w:id="16571" w:author="aas" w:date="2013-10-14T02:06:00Z">
              <w:del w:id="16572" w:author="Anees Shaikh" w:date="2013-10-19T02:16:00Z">
                <w:r w:rsidDel="00E067A3">
                  <w:delText xml:space="preserve">                                &lt;xs:element name="role" minOccurs="0"&gt;</w:delText>
                </w:r>
              </w:del>
            </w:ins>
          </w:p>
          <w:p w14:paraId="65C5A818" w14:textId="7D476BF1" w:rsidR="00874469" w:rsidDel="00E067A3" w:rsidRDefault="00874469">
            <w:pPr>
              <w:pStyle w:val="Appx"/>
              <w:rPr>
                <w:ins w:id="16573" w:author="aas" w:date="2013-10-14T02:06:00Z"/>
                <w:del w:id="16574" w:author="Anees Shaikh" w:date="2013-10-19T02:16:00Z"/>
              </w:rPr>
              <w:pPrChange w:id="16575" w:author="Anees Shaikh" w:date="2013-10-19T02:16:00Z">
                <w:pPr>
                  <w:pStyle w:val="XML1"/>
                </w:pPr>
              </w:pPrChange>
            </w:pPr>
            <w:ins w:id="16576" w:author="aas" w:date="2013-10-14T02:06:00Z">
              <w:del w:id="16577" w:author="Anees Shaikh" w:date="2013-10-19T02:16:00Z">
                <w:r w:rsidDel="00E067A3">
                  <w:delText xml:space="preserve">                                  &lt;xs:annotation&gt;</w:delText>
                </w:r>
              </w:del>
            </w:ins>
          </w:p>
          <w:p w14:paraId="6ACE9CCC" w14:textId="326CC958" w:rsidR="00874469" w:rsidDel="00E067A3" w:rsidRDefault="00874469">
            <w:pPr>
              <w:pStyle w:val="Appx"/>
              <w:rPr>
                <w:ins w:id="16578" w:author="aas" w:date="2013-10-14T02:06:00Z"/>
                <w:del w:id="16579" w:author="Anees Shaikh" w:date="2013-10-19T02:16:00Z"/>
              </w:rPr>
              <w:pPrChange w:id="16580" w:author="Anees Shaikh" w:date="2013-10-19T02:16:00Z">
                <w:pPr>
                  <w:pStyle w:val="XML1"/>
                </w:pPr>
              </w:pPrChange>
            </w:pPr>
            <w:ins w:id="16581" w:author="aas" w:date="2013-10-14T02:06:00Z">
              <w:del w:id="16582" w:author="Anees Shaikh" w:date="2013-10-19T02:16:00Z">
                <w:r w:rsidDel="00E067A3">
                  <w:delText xml:space="preserve">                                    &lt;xs:documentation&gt;</w:delText>
                </w:r>
              </w:del>
            </w:ins>
          </w:p>
          <w:p w14:paraId="13623686" w14:textId="127504D8" w:rsidR="00874469" w:rsidDel="00E067A3" w:rsidRDefault="00874469">
            <w:pPr>
              <w:pStyle w:val="Appx"/>
              <w:rPr>
                <w:ins w:id="16583" w:author="aas" w:date="2013-10-14T02:06:00Z"/>
                <w:del w:id="16584" w:author="Anees Shaikh" w:date="2013-10-19T02:16:00Z"/>
              </w:rPr>
              <w:pPrChange w:id="16585" w:author="Anees Shaikh" w:date="2013-10-19T02:16:00Z">
                <w:pPr>
                  <w:pStyle w:val="XML1"/>
                </w:pPr>
              </w:pPrChange>
            </w:pPr>
            <w:ins w:id="16586" w:author="aas" w:date="2013-10-14T02:06:00Z">
              <w:del w:id="16587"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588" w:author="aas" w:date="2013-10-14T02:06:00Z"/>
                <w:del w:id="16589" w:author="Anees Shaikh" w:date="2013-10-19T02:16:00Z"/>
              </w:rPr>
              <w:pPrChange w:id="16590" w:author="Anees Shaikh" w:date="2013-10-19T02:16:00Z">
                <w:pPr>
                  <w:pStyle w:val="XML1"/>
                </w:pPr>
              </w:pPrChange>
            </w:pPr>
            <w:ins w:id="16591" w:author="aas" w:date="2013-10-14T02:06:00Z">
              <w:del w:id="16592"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593" w:author="aas" w:date="2013-10-14T02:06:00Z"/>
                <w:del w:id="16594" w:author="Anees Shaikh" w:date="2013-10-19T02:16:00Z"/>
              </w:rPr>
              <w:pPrChange w:id="16595" w:author="Anees Shaikh" w:date="2013-10-19T02:16:00Z">
                <w:pPr>
                  <w:pStyle w:val="XML1"/>
                </w:pPr>
              </w:pPrChange>
            </w:pPr>
            <w:ins w:id="16596" w:author="aas" w:date="2013-10-14T02:06:00Z">
              <w:del w:id="16597"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598" w:author="aas" w:date="2013-10-14T02:06:00Z"/>
                <w:del w:id="16599" w:author="Anees Shaikh" w:date="2013-10-19T02:16:00Z"/>
              </w:rPr>
              <w:pPrChange w:id="16600" w:author="Anees Shaikh" w:date="2013-10-19T02:16:00Z">
                <w:pPr>
                  <w:pStyle w:val="XML1"/>
                </w:pPr>
              </w:pPrChange>
            </w:pPr>
            <w:ins w:id="16601" w:author="aas" w:date="2013-10-14T02:06:00Z">
              <w:del w:id="16602"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03" w:author="aas" w:date="2013-10-14T02:06:00Z"/>
                <w:del w:id="16604" w:author="Anees Shaikh" w:date="2013-10-19T02:16:00Z"/>
              </w:rPr>
              <w:pPrChange w:id="16605" w:author="Anees Shaikh" w:date="2013-10-19T02:16:00Z">
                <w:pPr>
                  <w:pStyle w:val="XML1"/>
                </w:pPr>
              </w:pPrChange>
            </w:pPr>
            <w:ins w:id="16606" w:author="aas" w:date="2013-10-14T02:06:00Z">
              <w:del w:id="16607"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08" w:author="aas" w:date="2013-10-14T02:06:00Z"/>
                <w:del w:id="16609" w:author="Anees Shaikh" w:date="2013-10-19T02:16:00Z"/>
              </w:rPr>
              <w:pPrChange w:id="16610" w:author="Anees Shaikh" w:date="2013-10-19T02:16:00Z">
                <w:pPr>
                  <w:pStyle w:val="XML1"/>
                </w:pPr>
              </w:pPrChange>
            </w:pPr>
            <w:ins w:id="16611" w:author="aas" w:date="2013-10-14T02:06:00Z">
              <w:del w:id="16612"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13" w:author="aas" w:date="2013-10-14T02:06:00Z"/>
                <w:del w:id="16614" w:author="Anees Shaikh" w:date="2013-10-19T02:16:00Z"/>
              </w:rPr>
              <w:pPrChange w:id="16615" w:author="Anees Shaikh" w:date="2013-10-19T02:16:00Z">
                <w:pPr>
                  <w:pStyle w:val="XML1"/>
                </w:pPr>
              </w:pPrChange>
            </w:pPr>
            <w:ins w:id="16616" w:author="aas" w:date="2013-10-14T02:06:00Z">
              <w:del w:id="16617"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18" w:author="aas" w:date="2013-10-14T02:06:00Z"/>
                <w:del w:id="16619" w:author="Anees Shaikh" w:date="2013-10-19T02:16:00Z"/>
              </w:rPr>
              <w:pPrChange w:id="16620" w:author="Anees Shaikh" w:date="2013-10-19T02:16:00Z">
                <w:pPr>
                  <w:pStyle w:val="XML1"/>
                </w:pPr>
              </w:pPrChange>
            </w:pPr>
            <w:ins w:id="16621" w:author="aas" w:date="2013-10-14T02:06:00Z">
              <w:del w:id="16622"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23" w:author="aas" w:date="2013-10-14T02:06:00Z"/>
                <w:del w:id="16624" w:author="Anees Shaikh" w:date="2013-10-19T02:16:00Z"/>
              </w:rPr>
              <w:pPrChange w:id="16625" w:author="Anees Shaikh" w:date="2013-10-19T02:16:00Z">
                <w:pPr>
                  <w:pStyle w:val="XML1"/>
                </w:pPr>
              </w:pPrChange>
            </w:pPr>
            <w:ins w:id="16626" w:author="aas" w:date="2013-10-14T02:06:00Z">
              <w:del w:id="16627"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28" w:author="aas" w:date="2013-10-14T02:06:00Z"/>
                <w:del w:id="16629" w:author="Anees Shaikh" w:date="2013-10-19T02:16:00Z"/>
              </w:rPr>
              <w:pPrChange w:id="16630" w:author="Anees Shaikh" w:date="2013-10-19T02:16:00Z">
                <w:pPr>
                  <w:pStyle w:val="XML1"/>
                </w:pPr>
              </w:pPrChange>
            </w:pPr>
            <w:ins w:id="16631" w:author="aas" w:date="2013-10-14T02:06:00Z">
              <w:del w:id="16632" w:author="Anees Shaikh" w:date="2013-10-19T02:16:00Z">
                <w:r w:rsidDel="00E067A3">
                  <w:delText xml:space="preserve">                                    &lt;/xs:documentation&gt;</w:delText>
                </w:r>
              </w:del>
            </w:ins>
          </w:p>
          <w:p w14:paraId="77946D7C" w14:textId="38E6D5EB" w:rsidR="00874469" w:rsidDel="00E067A3" w:rsidRDefault="00874469">
            <w:pPr>
              <w:pStyle w:val="Appx"/>
              <w:rPr>
                <w:ins w:id="16633" w:author="aas" w:date="2013-10-14T02:06:00Z"/>
                <w:del w:id="16634" w:author="Anees Shaikh" w:date="2013-10-19T02:16:00Z"/>
              </w:rPr>
              <w:pPrChange w:id="16635" w:author="Anees Shaikh" w:date="2013-10-19T02:16:00Z">
                <w:pPr>
                  <w:pStyle w:val="XML1"/>
                </w:pPr>
              </w:pPrChange>
            </w:pPr>
            <w:ins w:id="16636" w:author="aas" w:date="2013-10-14T02:06:00Z">
              <w:del w:id="16637" w:author="Anees Shaikh" w:date="2013-10-19T02:16:00Z">
                <w:r w:rsidDel="00E067A3">
                  <w:delText xml:space="preserve">                                  &lt;/xs:annotation&gt;</w:delText>
                </w:r>
              </w:del>
            </w:ins>
          </w:p>
          <w:p w14:paraId="143914ED" w14:textId="0AA96BB2" w:rsidR="00874469" w:rsidDel="00E067A3" w:rsidRDefault="00874469">
            <w:pPr>
              <w:pStyle w:val="Appx"/>
              <w:rPr>
                <w:ins w:id="16638" w:author="aas" w:date="2013-10-14T02:06:00Z"/>
                <w:del w:id="16639" w:author="Anees Shaikh" w:date="2013-10-19T02:16:00Z"/>
              </w:rPr>
              <w:pPrChange w:id="16640" w:author="Anees Shaikh" w:date="2013-10-19T02:16:00Z">
                <w:pPr>
                  <w:pStyle w:val="XML1"/>
                </w:pPr>
              </w:pPrChange>
            </w:pPr>
            <w:ins w:id="16641" w:author="aas" w:date="2013-10-14T02:06:00Z">
              <w:del w:id="16642" w:author="Anees Shaikh" w:date="2013-10-19T02:16:00Z">
                <w:r w:rsidDel="00E067A3">
                  <w:delText xml:space="preserve">                                  &lt;xs:simpleType&gt;</w:delText>
                </w:r>
              </w:del>
            </w:ins>
          </w:p>
          <w:p w14:paraId="6CE48AB5" w14:textId="20953E8B" w:rsidR="00874469" w:rsidDel="00E067A3" w:rsidRDefault="00874469">
            <w:pPr>
              <w:pStyle w:val="Appx"/>
              <w:rPr>
                <w:ins w:id="16643" w:author="aas" w:date="2013-10-14T02:06:00Z"/>
                <w:del w:id="16644" w:author="Anees Shaikh" w:date="2013-10-19T02:16:00Z"/>
              </w:rPr>
              <w:pPrChange w:id="16645" w:author="Anees Shaikh" w:date="2013-10-19T02:16:00Z">
                <w:pPr>
                  <w:pStyle w:val="XML1"/>
                </w:pPr>
              </w:pPrChange>
            </w:pPr>
            <w:ins w:id="16646" w:author="aas" w:date="2013-10-14T02:06:00Z">
              <w:del w:id="16647" w:author="Anees Shaikh" w:date="2013-10-19T02:16:00Z">
                <w:r w:rsidDel="00E067A3">
                  <w:delText xml:space="preserve">                                    &lt;xs:restriction base="xs:string"&gt;</w:delText>
                </w:r>
              </w:del>
            </w:ins>
          </w:p>
          <w:p w14:paraId="16AA2DF4" w14:textId="188D1ACA" w:rsidR="00874469" w:rsidDel="00E067A3" w:rsidRDefault="00874469">
            <w:pPr>
              <w:pStyle w:val="Appx"/>
              <w:rPr>
                <w:ins w:id="16648" w:author="aas" w:date="2013-10-14T02:06:00Z"/>
                <w:del w:id="16649" w:author="Anees Shaikh" w:date="2013-10-19T02:16:00Z"/>
              </w:rPr>
              <w:pPrChange w:id="16650" w:author="Anees Shaikh" w:date="2013-10-19T02:16:00Z">
                <w:pPr>
                  <w:pStyle w:val="XML1"/>
                </w:pPr>
              </w:pPrChange>
            </w:pPr>
            <w:ins w:id="16651" w:author="aas" w:date="2013-10-14T02:06:00Z">
              <w:del w:id="16652" w:author="Anees Shaikh" w:date="2013-10-19T02:16:00Z">
                <w:r w:rsidDel="00E067A3">
                  <w:delText xml:space="preserve">                                      &lt;xs:enumeration value="master"/&gt;</w:delText>
                </w:r>
              </w:del>
            </w:ins>
          </w:p>
          <w:p w14:paraId="19B1A835" w14:textId="32B515AF" w:rsidR="00874469" w:rsidDel="00E067A3" w:rsidRDefault="00874469">
            <w:pPr>
              <w:pStyle w:val="Appx"/>
              <w:rPr>
                <w:ins w:id="16653" w:author="aas" w:date="2013-10-14T02:06:00Z"/>
                <w:del w:id="16654" w:author="Anees Shaikh" w:date="2013-10-19T02:16:00Z"/>
              </w:rPr>
              <w:pPrChange w:id="16655" w:author="Anees Shaikh" w:date="2013-10-19T02:16:00Z">
                <w:pPr>
                  <w:pStyle w:val="XML1"/>
                </w:pPr>
              </w:pPrChange>
            </w:pPr>
            <w:ins w:id="16656" w:author="aas" w:date="2013-10-14T02:06:00Z">
              <w:del w:id="16657" w:author="Anees Shaikh" w:date="2013-10-19T02:16:00Z">
                <w:r w:rsidDel="00E067A3">
                  <w:delText xml:space="preserve">                                      &lt;xs:enumeration value="slave"/&gt;</w:delText>
                </w:r>
              </w:del>
            </w:ins>
          </w:p>
          <w:p w14:paraId="4F8EC66E" w14:textId="680D9C22" w:rsidR="00874469" w:rsidDel="00E067A3" w:rsidRDefault="00874469">
            <w:pPr>
              <w:pStyle w:val="Appx"/>
              <w:rPr>
                <w:ins w:id="16658" w:author="aas" w:date="2013-10-14T02:06:00Z"/>
                <w:del w:id="16659" w:author="Anees Shaikh" w:date="2013-10-19T02:16:00Z"/>
              </w:rPr>
              <w:pPrChange w:id="16660" w:author="Anees Shaikh" w:date="2013-10-19T02:16:00Z">
                <w:pPr>
                  <w:pStyle w:val="XML1"/>
                </w:pPr>
              </w:pPrChange>
            </w:pPr>
            <w:ins w:id="16661" w:author="aas" w:date="2013-10-14T02:06:00Z">
              <w:del w:id="16662" w:author="Anees Shaikh" w:date="2013-10-19T02:16:00Z">
                <w:r w:rsidDel="00E067A3">
                  <w:delText xml:space="preserve">                                      &lt;xs:enumeration value="equal"/&gt;</w:delText>
                </w:r>
              </w:del>
            </w:ins>
          </w:p>
          <w:p w14:paraId="335F473F" w14:textId="6D2BC214" w:rsidR="00874469" w:rsidDel="00E067A3" w:rsidRDefault="00874469">
            <w:pPr>
              <w:pStyle w:val="Appx"/>
              <w:rPr>
                <w:ins w:id="16663" w:author="aas" w:date="2013-10-14T02:06:00Z"/>
                <w:del w:id="16664" w:author="Anees Shaikh" w:date="2013-10-19T02:16:00Z"/>
              </w:rPr>
              <w:pPrChange w:id="16665" w:author="Anees Shaikh" w:date="2013-10-19T02:16:00Z">
                <w:pPr>
                  <w:pStyle w:val="XML1"/>
                </w:pPr>
              </w:pPrChange>
            </w:pPr>
            <w:ins w:id="16666" w:author="aas" w:date="2013-10-14T02:06:00Z">
              <w:del w:id="16667" w:author="Anees Shaikh" w:date="2013-10-19T02:16:00Z">
                <w:r w:rsidDel="00E067A3">
                  <w:delText xml:space="preserve">                                    &lt;/xs:restriction&gt;</w:delText>
                </w:r>
              </w:del>
            </w:ins>
          </w:p>
          <w:p w14:paraId="693D1B31" w14:textId="42C17187" w:rsidR="00874469" w:rsidDel="00E067A3" w:rsidRDefault="00874469">
            <w:pPr>
              <w:pStyle w:val="Appx"/>
              <w:rPr>
                <w:ins w:id="16668" w:author="aas" w:date="2013-10-14T02:06:00Z"/>
                <w:del w:id="16669" w:author="Anees Shaikh" w:date="2013-10-19T02:16:00Z"/>
              </w:rPr>
              <w:pPrChange w:id="16670" w:author="Anees Shaikh" w:date="2013-10-19T02:16:00Z">
                <w:pPr>
                  <w:pStyle w:val="XML1"/>
                </w:pPr>
              </w:pPrChange>
            </w:pPr>
            <w:ins w:id="16671" w:author="aas" w:date="2013-10-14T02:06:00Z">
              <w:del w:id="16672" w:author="Anees Shaikh" w:date="2013-10-19T02:16:00Z">
                <w:r w:rsidDel="00E067A3">
                  <w:delText xml:space="preserve">                                  &lt;/xs:simpleType&gt;</w:delText>
                </w:r>
              </w:del>
            </w:ins>
          </w:p>
          <w:p w14:paraId="684928CD" w14:textId="65CD8B8D" w:rsidR="00874469" w:rsidDel="00E067A3" w:rsidRDefault="00874469">
            <w:pPr>
              <w:pStyle w:val="Appx"/>
              <w:rPr>
                <w:ins w:id="16673" w:author="aas" w:date="2013-10-14T02:06:00Z"/>
                <w:del w:id="16674" w:author="Anees Shaikh" w:date="2013-10-19T02:16:00Z"/>
              </w:rPr>
              <w:pPrChange w:id="16675" w:author="Anees Shaikh" w:date="2013-10-19T02:16:00Z">
                <w:pPr>
                  <w:pStyle w:val="XML1"/>
                </w:pPr>
              </w:pPrChange>
            </w:pPr>
            <w:ins w:id="16676" w:author="aas" w:date="2013-10-14T02:06:00Z">
              <w:del w:id="16677" w:author="Anees Shaikh" w:date="2013-10-19T02:16:00Z">
                <w:r w:rsidDel="00E067A3">
                  <w:delText xml:space="preserve">                                &lt;/xs:element&gt;</w:delText>
                </w:r>
              </w:del>
            </w:ins>
          </w:p>
          <w:p w14:paraId="59AF1FEE" w14:textId="196F8F58" w:rsidR="00874469" w:rsidDel="00E067A3" w:rsidRDefault="00874469">
            <w:pPr>
              <w:pStyle w:val="Appx"/>
              <w:rPr>
                <w:ins w:id="16678" w:author="aas" w:date="2013-10-14T02:06:00Z"/>
                <w:del w:id="16679" w:author="Anees Shaikh" w:date="2013-10-19T02:16:00Z"/>
              </w:rPr>
              <w:pPrChange w:id="16680" w:author="Anees Shaikh" w:date="2013-10-19T02:16:00Z">
                <w:pPr>
                  <w:pStyle w:val="XML1"/>
                </w:pPr>
              </w:pPrChange>
            </w:pPr>
            <w:ins w:id="16681" w:author="aas" w:date="2013-10-14T02:06:00Z">
              <w:del w:id="16682"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683" w:author="aas" w:date="2013-10-14T02:06:00Z"/>
                <w:del w:id="16684" w:author="Anees Shaikh" w:date="2013-10-19T02:16:00Z"/>
              </w:rPr>
              <w:pPrChange w:id="16685" w:author="Anees Shaikh" w:date="2013-10-19T02:16:00Z">
                <w:pPr>
                  <w:pStyle w:val="XML1"/>
                </w:pPr>
              </w:pPrChange>
            </w:pPr>
            <w:ins w:id="16686" w:author="aas" w:date="2013-10-14T02:06:00Z">
              <w:del w:id="16687" w:author="Anees Shaikh" w:date="2013-10-19T02:16:00Z">
                <w:r w:rsidDel="00E067A3">
                  <w:delText xml:space="preserve">                                  &lt;xs:annotation&gt;</w:delText>
                </w:r>
              </w:del>
            </w:ins>
          </w:p>
          <w:p w14:paraId="070E4B7D" w14:textId="5386AC62" w:rsidR="00874469" w:rsidDel="00E067A3" w:rsidRDefault="00874469">
            <w:pPr>
              <w:pStyle w:val="Appx"/>
              <w:rPr>
                <w:ins w:id="16688" w:author="aas" w:date="2013-10-14T02:06:00Z"/>
                <w:del w:id="16689" w:author="Anees Shaikh" w:date="2013-10-19T02:16:00Z"/>
              </w:rPr>
              <w:pPrChange w:id="16690" w:author="Anees Shaikh" w:date="2013-10-19T02:16:00Z">
                <w:pPr>
                  <w:pStyle w:val="XML1"/>
                </w:pPr>
              </w:pPrChange>
            </w:pPr>
            <w:ins w:id="16691" w:author="aas" w:date="2013-10-14T02:06:00Z">
              <w:del w:id="16692" w:author="Anees Shaikh" w:date="2013-10-19T02:16:00Z">
                <w:r w:rsidDel="00E067A3">
                  <w:delText xml:space="preserve">                                    &lt;xs:documentation&gt;</w:delText>
                </w:r>
              </w:del>
            </w:ins>
          </w:p>
          <w:p w14:paraId="4A72BE5F" w14:textId="62E2528E" w:rsidR="00874469" w:rsidDel="00E067A3" w:rsidRDefault="00874469">
            <w:pPr>
              <w:pStyle w:val="Appx"/>
              <w:rPr>
                <w:ins w:id="16693" w:author="aas" w:date="2013-10-14T02:06:00Z"/>
                <w:del w:id="16694" w:author="Anees Shaikh" w:date="2013-10-19T02:16:00Z"/>
              </w:rPr>
              <w:pPrChange w:id="16695" w:author="Anees Shaikh" w:date="2013-10-19T02:16:00Z">
                <w:pPr>
                  <w:pStyle w:val="XML1"/>
                </w:pPr>
              </w:pPrChange>
            </w:pPr>
            <w:ins w:id="16696" w:author="aas" w:date="2013-10-14T02:06:00Z">
              <w:del w:id="16697"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698" w:author="aas" w:date="2013-10-14T02:06:00Z"/>
                <w:del w:id="16699" w:author="Anees Shaikh" w:date="2013-10-19T02:16:00Z"/>
              </w:rPr>
              <w:pPrChange w:id="16700" w:author="Anees Shaikh" w:date="2013-10-19T02:16:00Z">
                <w:pPr>
                  <w:pStyle w:val="XML1"/>
                </w:pPr>
              </w:pPrChange>
            </w:pPr>
            <w:ins w:id="16701" w:author="aas" w:date="2013-10-14T02:06:00Z">
              <w:del w:id="16702"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03" w:author="aas" w:date="2013-10-14T02:06:00Z"/>
                <w:del w:id="16704" w:author="Anees Shaikh" w:date="2013-10-19T02:16:00Z"/>
              </w:rPr>
              <w:pPrChange w:id="16705" w:author="Anees Shaikh" w:date="2013-10-19T02:16:00Z">
                <w:pPr>
                  <w:pStyle w:val="XML1"/>
                </w:pPr>
              </w:pPrChange>
            </w:pPr>
            <w:ins w:id="16706" w:author="aas" w:date="2013-10-14T02:06:00Z">
              <w:del w:id="16707" w:author="Anees Shaikh" w:date="2013-10-19T02:16:00Z">
                <w:r w:rsidDel="00E067A3">
                  <w:delText xml:space="preserve">                                             Controller.</w:delText>
                </w:r>
              </w:del>
            </w:ins>
          </w:p>
          <w:p w14:paraId="2DF1E5A5" w14:textId="660F4759" w:rsidR="00874469" w:rsidDel="00E067A3" w:rsidRDefault="00874469">
            <w:pPr>
              <w:pStyle w:val="Appx"/>
              <w:rPr>
                <w:ins w:id="16708" w:author="aas" w:date="2013-10-14T02:06:00Z"/>
                <w:del w:id="16709" w:author="Anees Shaikh" w:date="2013-10-19T02:16:00Z"/>
              </w:rPr>
              <w:pPrChange w:id="16710" w:author="Anees Shaikh" w:date="2013-10-19T02:16:00Z">
                <w:pPr>
                  <w:pStyle w:val="XML1"/>
                </w:pPr>
              </w:pPrChange>
            </w:pPr>
            <w:ins w:id="16711" w:author="aas" w:date="2013-10-14T02:06:00Z">
              <w:del w:id="16712" w:author="Anees Shaikh" w:date="2013-10-19T02:16:00Z">
                <w:r w:rsidDel="00E067A3">
                  <w:delText xml:space="preserve">                                    &lt;/xs:documentation&gt;</w:delText>
                </w:r>
              </w:del>
            </w:ins>
          </w:p>
          <w:p w14:paraId="3403AF34" w14:textId="7330FCBE" w:rsidR="00874469" w:rsidDel="00E067A3" w:rsidRDefault="00874469">
            <w:pPr>
              <w:pStyle w:val="Appx"/>
              <w:rPr>
                <w:ins w:id="16713" w:author="aas" w:date="2013-10-14T02:06:00Z"/>
                <w:del w:id="16714" w:author="Anees Shaikh" w:date="2013-10-19T02:16:00Z"/>
              </w:rPr>
              <w:pPrChange w:id="16715" w:author="Anees Shaikh" w:date="2013-10-19T02:16:00Z">
                <w:pPr>
                  <w:pStyle w:val="XML1"/>
                </w:pPr>
              </w:pPrChange>
            </w:pPr>
            <w:ins w:id="16716" w:author="aas" w:date="2013-10-14T02:06:00Z">
              <w:del w:id="16717" w:author="Anees Shaikh" w:date="2013-10-19T02:16:00Z">
                <w:r w:rsidDel="00E067A3">
                  <w:delText xml:space="preserve">                                  &lt;/xs:annotation&gt;</w:delText>
                </w:r>
              </w:del>
            </w:ins>
          </w:p>
          <w:p w14:paraId="0C652394" w14:textId="395CF5F1" w:rsidR="00874469" w:rsidDel="00E067A3" w:rsidRDefault="00874469">
            <w:pPr>
              <w:pStyle w:val="Appx"/>
              <w:rPr>
                <w:ins w:id="16718" w:author="aas" w:date="2013-10-14T02:06:00Z"/>
                <w:del w:id="16719" w:author="Anees Shaikh" w:date="2013-10-19T02:16:00Z"/>
              </w:rPr>
              <w:pPrChange w:id="16720" w:author="Anees Shaikh" w:date="2013-10-19T02:16:00Z">
                <w:pPr>
                  <w:pStyle w:val="XML1"/>
                </w:pPr>
              </w:pPrChange>
            </w:pPr>
            <w:ins w:id="16721" w:author="aas" w:date="2013-10-14T02:06:00Z">
              <w:del w:id="16722" w:author="Anees Shaikh" w:date="2013-10-19T02:16:00Z">
                <w:r w:rsidDel="00E067A3">
                  <w:delText xml:space="preserve">                                &lt;/xs:element&gt;</w:delText>
                </w:r>
              </w:del>
            </w:ins>
          </w:p>
          <w:p w14:paraId="1F129565" w14:textId="3E53EE33" w:rsidR="00874469" w:rsidDel="00E067A3" w:rsidRDefault="00874469">
            <w:pPr>
              <w:pStyle w:val="Appx"/>
              <w:rPr>
                <w:ins w:id="16723" w:author="aas" w:date="2013-10-14T02:06:00Z"/>
                <w:del w:id="16724" w:author="Anees Shaikh" w:date="2013-10-19T02:16:00Z"/>
              </w:rPr>
              <w:pPrChange w:id="16725" w:author="Anees Shaikh" w:date="2013-10-19T02:16:00Z">
                <w:pPr>
                  <w:pStyle w:val="XML1"/>
                </w:pPr>
              </w:pPrChange>
            </w:pPr>
            <w:ins w:id="16726" w:author="aas" w:date="2013-10-14T02:06:00Z">
              <w:del w:id="16727"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28" w:author="aas" w:date="2013-10-14T02:06:00Z"/>
                <w:del w:id="16729" w:author="Anees Shaikh" w:date="2013-10-19T02:16:00Z"/>
              </w:rPr>
              <w:pPrChange w:id="16730" w:author="Anees Shaikh" w:date="2013-10-19T02:16:00Z">
                <w:pPr>
                  <w:pStyle w:val="XML1"/>
                </w:pPr>
              </w:pPrChange>
            </w:pPr>
            <w:ins w:id="16731" w:author="aas" w:date="2013-10-14T02:06:00Z">
              <w:del w:id="16732" w:author="Anees Shaikh" w:date="2013-10-19T02:16:00Z">
                <w:r w:rsidDel="00E067A3">
                  <w:delText xml:space="preserve">                                  &lt;xs:annotation&gt;</w:delText>
                </w:r>
              </w:del>
            </w:ins>
          </w:p>
          <w:p w14:paraId="63A223B5" w14:textId="51C099FA" w:rsidR="00874469" w:rsidDel="00E067A3" w:rsidRDefault="00874469">
            <w:pPr>
              <w:pStyle w:val="Appx"/>
              <w:rPr>
                <w:ins w:id="16733" w:author="aas" w:date="2013-10-14T02:06:00Z"/>
                <w:del w:id="16734" w:author="Anees Shaikh" w:date="2013-10-19T02:16:00Z"/>
              </w:rPr>
              <w:pPrChange w:id="16735" w:author="Anees Shaikh" w:date="2013-10-19T02:16:00Z">
                <w:pPr>
                  <w:pStyle w:val="XML1"/>
                </w:pPr>
              </w:pPrChange>
            </w:pPr>
            <w:ins w:id="16736" w:author="aas" w:date="2013-10-14T02:06:00Z">
              <w:del w:id="16737" w:author="Anees Shaikh" w:date="2013-10-19T02:16:00Z">
                <w:r w:rsidDel="00E067A3">
                  <w:delText xml:space="preserve">                                    &lt;xs:documentation&gt;</w:delText>
                </w:r>
              </w:del>
            </w:ins>
          </w:p>
          <w:p w14:paraId="5E40BD1B" w14:textId="64DFEA27" w:rsidR="00874469" w:rsidDel="00E067A3" w:rsidRDefault="00874469">
            <w:pPr>
              <w:pStyle w:val="Appx"/>
              <w:rPr>
                <w:ins w:id="16738" w:author="aas" w:date="2013-10-14T02:06:00Z"/>
                <w:del w:id="16739" w:author="Anees Shaikh" w:date="2013-10-19T02:16:00Z"/>
              </w:rPr>
              <w:pPrChange w:id="16740" w:author="Anees Shaikh" w:date="2013-10-19T02:16:00Z">
                <w:pPr>
                  <w:pStyle w:val="XML1"/>
                </w:pPr>
              </w:pPrChange>
            </w:pPr>
            <w:ins w:id="16741" w:author="aas" w:date="2013-10-14T02:06:00Z">
              <w:del w:id="16742"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43" w:author="aas" w:date="2013-10-14T02:06:00Z"/>
                <w:del w:id="16744" w:author="Anees Shaikh" w:date="2013-10-19T02:16:00Z"/>
              </w:rPr>
              <w:pPrChange w:id="16745" w:author="Anees Shaikh" w:date="2013-10-19T02:16:00Z">
                <w:pPr>
                  <w:pStyle w:val="XML1"/>
                </w:pPr>
              </w:pPrChange>
            </w:pPr>
            <w:ins w:id="16746" w:author="aas" w:date="2013-10-14T02:06:00Z">
              <w:del w:id="16747"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48" w:author="aas" w:date="2013-10-14T02:06:00Z"/>
                <w:del w:id="16749" w:author="Anees Shaikh" w:date="2013-10-19T02:16:00Z"/>
              </w:rPr>
              <w:pPrChange w:id="16750" w:author="Anees Shaikh" w:date="2013-10-19T02:16:00Z">
                <w:pPr>
                  <w:pStyle w:val="XML1"/>
                </w:pPr>
              </w:pPrChange>
            </w:pPr>
            <w:ins w:id="16751" w:author="aas" w:date="2013-10-14T02:06:00Z">
              <w:del w:id="16752"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53" w:author="aas" w:date="2013-10-14T02:06:00Z"/>
                <w:del w:id="16754" w:author="Anees Shaikh" w:date="2013-10-19T02:16:00Z"/>
              </w:rPr>
              <w:pPrChange w:id="16755" w:author="Anees Shaikh" w:date="2013-10-19T02:16:00Z">
                <w:pPr>
                  <w:pStyle w:val="XML1"/>
                </w:pPr>
              </w:pPrChange>
            </w:pPr>
            <w:ins w:id="16756" w:author="aas" w:date="2013-10-14T02:06:00Z">
              <w:del w:id="16757" w:author="Anees Shaikh" w:date="2013-10-19T02:16:00Z">
                <w:r w:rsidDel="00E067A3">
                  <w:delText xml:space="preserve">                                             6633.</w:delText>
                </w:r>
              </w:del>
            </w:ins>
          </w:p>
          <w:p w14:paraId="0C1E216B" w14:textId="1567C6BE" w:rsidR="00874469" w:rsidDel="00E067A3" w:rsidRDefault="00874469">
            <w:pPr>
              <w:pStyle w:val="Appx"/>
              <w:rPr>
                <w:ins w:id="16758" w:author="aas" w:date="2013-10-14T02:06:00Z"/>
                <w:del w:id="16759" w:author="Anees Shaikh" w:date="2013-10-19T02:16:00Z"/>
              </w:rPr>
              <w:pPrChange w:id="16760" w:author="Anees Shaikh" w:date="2013-10-19T02:16:00Z">
                <w:pPr>
                  <w:pStyle w:val="XML1"/>
                </w:pPr>
              </w:pPrChange>
            </w:pPr>
            <w:ins w:id="16761" w:author="aas" w:date="2013-10-14T02:06:00Z">
              <w:del w:id="16762" w:author="Anees Shaikh" w:date="2013-10-19T02:16:00Z">
                <w:r w:rsidDel="00E067A3">
                  <w:delText xml:space="preserve">                                    &lt;/xs:documentation&gt;</w:delText>
                </w:r>
              </w:del>
            </w:ins>
          </w:p>
          <w:p w14:paraId="7AF4B719" w14:textId="3BFD69E5" w:rsidR="00874469" w:rsidDel="00E067A3" w:rsidRDefault="00874469">
            <w:pPr>
              <w:pStyle w:val="Appx"/>
              <w:rPr>
                <w:ins w:id="16763" w:author="aas" w:date="2013-10-14T02:06:00Z"/>
                <w:del w:id="16764" w:author="Anees Shaikh" w:date="2013-10-19T02:16:00Z"/>
              </w:rPr>
              <w:pPrChange w:id="16765" w:author="Anees Shaikh" w:date="2013-10-19T02:16:00Z">
                <w:pPr>
                  <w:pStyle w:val="XML1"/>
                </w:pPr>
              </w:pPrChange>
            </w:pPr>
            <w:ins w:id="16766" w:author="aas" w:date="2013-10-14T02:06:00Z">
              <w:del w:id="16767" w:author="Anees Shaikh" w:date="2013-10-19T02:16:00Z">
                <w:r w:rsidDel="00E067A3">
                  <w:delText xml:space="preserve">                                  &lt;/xs:annotation&gt;</w:delText>
                </w:r>
              </w:del>
            </w:ins>
          </w:p>
          <w:p w14:paraId="192120E3" w14:textId="03D45461" w:rsidR="00874469" w:rsidDel="00E067A3" w:rsidRDefault="00874469">
            <w:pPr>
              <w:pStyle w:val="Appx"/>
              <w:rPr>
                <w:ins w:id="16768" w:author="aas" w:date="2013-10-14T02:06:00Z"/>
                <w:del w:id="16769" w:author="Anees Shaikh" w:date="2013-10-19T02:16:00Z"/>
              </w:rPr>
              <w:pPrChange w:id="16770" w:author="Anees Shaikh" w:date="2013-10-19T02:16:00Z">
                <w:pPr>
                  <w:pStyle w:val="XML1"/>
                </w:pPr>
              </w:pPrChange>
            </w:pPr>
            <w:ins w:id="16771" w:author="aas" w:date="2013-10-14T02:06:00Z">
              <w:del w:id="16772" w:author="Anees Shaikh" w:date="2013-10-19T02:16:00Z">
                <w:r w:rsidDel="00E067A3">
                  <w:delText xml:space="preserve">                                &lt;/xs:element&gt;</w:delText>
                </w:r>
              </w:del>
            </w:ins>
          </w:p>
          <w:p w14:paraId="26F76009" w14:textId="03B5CD15" w:rsidR="00874469" w:rsidDel="00E067A3" w:rsidRDefault="00874469">
            <w:pPr>
              <w:pStyle w:val="Appx"/>
              <w:rPr>
                <w:ins w:id="16773" w:author="aas" w:date="2013-10-14T02:06:00Z"/>
                <w:del w:id="16774" w:author="Anees Shaikh" w:date="2013-10-19T02:16:00Z"/>
              </w:rPr>
              <w:pPrChange w:id="16775" w:author="Anees Shaikh" w:date="2013-10-19T02:16:00Z">
                <w:pPr>
                  <w:pStyle w:val="XML1"/>
                </w:pPr>
              </w:pPrChange>
            </w:pPr>
            <w:ins w:id="16776" w:author="aas" w:date="2013-10-14T02:06:00Z">
              <w:del w:id="16777"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778" w:author="aas" w:date="2013-10-14T02:06:00Z"/>
                <w:del w:id="16779" w:author="Anees Shaikh" w:date="2013-10-19T02:16:00Z"/>
              </w:rPr>
              <w:pPrChange w:id="16780" w:author="Anees Shaikh" w:date="2013-10-19T02:16:00Z">
                <w:pPr>
                  <w:pStyle w:val="XML1"/>
                </w:pPr>
              </w:pPrChange>
            </w:pPr>
            <w:ins w:id="16781" w:author="aas" w:date="2013-10-14T02:06:00Z">
              <w:del w:id="16782" w:author="Anees Shaikh" w:date="2013-10-19T02:16:00Z">
                <w:r w:rsidDel="00E067A3">
                  <w:delText xml:space="preserve">                                  &lt;xs:annotation&gt;</w:delText>
                </w:r>
              </w:del>
            </w:ins>
          </w:p>
          <w:p w14:paraId="61793249" w14:textId="724DA8C7" w:rsidR="00874469" w:rsidDel="00E067A3" w:rsidRDefault="00874469">
            <w:pPr>
              <w:pStyle w:val="Appx"/>
              <w:rPr>
                <w:ins w:id="16783" w:author="aas" w:date="2013-10-14T02:06:00Z"/>
                <w:del w:id="16784" w:author="Anees Shaikh" w:date="2013-10-19T02:16:00Z"/>
              </w:rPr>
              <w:pPrChange w:id="16785" w:author="Anees Shaikh" w:date="2013-10-19T02:16:00Z">
                <w:pPr>
                  <w:pStyle w:val="XML1"/>
                </w:pPr>
              </w:pPrChange>
            </w:pPr>
            <w:ins w:id="16786" w:author="aas" w:date="2013-10-14T02:06:00Z">
              <w:del w:id="16787" w:author="Anees Shaikh" w:date="2013-10-19T02:16:00Z">
                <w:r w:rsidDel="00E067A3">
                  <w:delText xml:space="preserve">                                    &lt;xs:documentation&gt;</w:delText>
                </w:r>
              </w:del>
            </w:ins>
          </w:p>
          <w:p w14:paraId="018B1149" w14:textId="2850D4BA" w:rsidR="00874469" w:rsidDel="00E067A3" w:rsidRDefault="00874469">
            <w:pPr>
              <w:pStyle w:val="Appx"/>
              <w:rPr>
                <w:ins w:id="16788" w:author="aas" w:date="2013-10-14T02:06:00Z"/>
                <w:del w:id="16789" w:author="Anees Shaikh" w:date="2013-10-19T02:16:00Z"/>
              </w:rPr>
              <w:pPrChange w:id="16790" w:author="Anees Shaikh" w:date="2013-10-19T02:16:00Z">
                <w:pPr>
                  <w:pStyle w:val="XML1"/>
                </w:pPr>
              </w:pPrChange>
            </w:pPr>
            <w:ins w:id="16791" w:author="aas" w:date="2013-10-14T02:06:00Z">
              <w:del w:id="16792"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793" w:author="aas" w:date="2013-10-14T02:06:00Z"/>
                <w:del w:id="16794" w:author="Anees Shaikh" w:date="2013-10-19T02:16:00Z"/>
              </w:rPr>
              <w:pPrChange w:id="16795" w:author="Anees Shaikh" w:date="2013-10-19T02:16:00Z">
                <w:pPr>
                  <w:pStyle w:val="XML1"/>
                </w:pPr>
              </w:pPrChange>
            </w:pPr>
            <w:ins w:id="16796" w:author="aas" w:date="2013-10-14T02:06:00Z">
              <w:del w:id="16797"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798" w:author="aas" w:date="2013-10-14T02:06:00Z"/>
                <w:del w:id="16799" w:author="Anees Shaikh" w:date="2013-10-19T02:16:00Z"/>
              </w:rPr>
              <w:pPrChange w:id="16800" w:author="Anees Shaikh" w:date="2013-10-19T02:16:00Z">
                <w:pPr>
                  <w:pStyle w:val="XML1"/>
                </w:pPr>
              </w:pPrChange>
            </w:pPr>
            <w:ins w:id="16801" w:author="aas" w:date="2013-10-14T02:06:00Z">
              <w:del w:id="16802"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03" w:author="aas" w:date="2013-10-14T02:06:00Z"/>
                <w:del w:id="16804" w:author="Anees Shaikh" w:date="2013-10-19T02:16:00Z"/>
              </w:rPr>
              <w:pPrChange w:id="16805" w:author="Anees Shaikh" w:date="2013-10-19T02:16:00Z">
                <w:pPr>
                  <w:pStyle w:val="XML1"/>
                </w:pPr>
              </w:pPrChange>
            </w:pPr>
            <w:ins w:id="16806" w:author="aas" w:date="2013-10-14T02:06:00Z">
              <w:del w:id="16807"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08" w:author="aas" w:date="2013-10-14T02:06:00Z"/>
                <w:del w:id="16809" w:author="Anees Shaikh" w:date="2013-10-19T02:16:00Z"/>
              </w:rPr>
              <w:pPrChange w:id="16810" w:author="Anees Shaikh" w:date="2013-10-19T02:16:00Z">
                <w:pPr>
                  <w:pStyle w:val="XML1"/>
                </w:pPr>
              </w:pPrChange>
            </w:pPr>
            <w:ins w:id="16811" w:author="aas" w:date="2013-10-14T02:06:00Z">
              <w:del w:id="16812" w:author="Anees Shaikh" w:date="2013-10-19T02:16:00Z">
                <w:r w:rsidDel="00E067A3">
                  <w:delText xml:space="preserve">                                            </w:delText>
                </w:r>
              </w:del>
            </w:ins>
          </w:p>
          <w:p w14:paraId="5B41E955" w14:textId="5362C47D" w:rsidR="00874469" w:rsidDel="00E067A3" w:rsidRDefault="00874469">
            <w:pPr>
              <w:pStyle w:val="Appx"/>
              <w:rPr>
                <w:ins w:id="16813" w:author="aas" w:date="2013-10-14T02:06:00Z"/>
                <w:del w:id="16814" w:author="Anees Shaikh" w:date="2013-10-19T02:16:00Z"/>
              </w:rPr>
              <w:pPrChange w:id="16815" w:author="Anees Shaikh" w:date="2013-10-19T02:16:00Z">
                <w:pPr>
                  <w:pStyle w:val="XML1"/>
                </w:pPr>
              </w:pPrChange>
            </w:pPr>
            <w:ins w:id="16816" w:author="aas" w:date="2013-10-14T02:06:00Z">
              <w:del w:id="16817"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18" w:author="aas" w:date="2013-10-14T02:06:00Z"/>
                <w:del w:id="16819" w:author="Anees Shaikh" w:date="2013-10-19T02:16:00Z"/>
              </w:rPr>
              <w:pPrChange w:id="16820" w:author="Anees Shaikh" w:date="2013-10-19T02:16:00Z">
                <w:pPr>
                  <w:pStyle w:val="XML1"/>
                </w:pPr>
              </w:pPrChange>
            </w:pPr>
            <w:ins w:id="16821" w:author="aas" w:date="2013-10-14T02:06:00Z">
              <w:del w:id="16822"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23" w:author="aas" w:date="2013-10-14T02:06:00Z"/>
                <w:del w:id="16824" w:author="Anees Shaikh" w:date="2013-10-19T02:16:00Z"/>
              </w:rPr>
              <w:pPrChange w:id="16825" w:author="Anees Shaikh" w:date="2013-10-19T02:16:00Z">
                <w:pPr>
                  <w:pStyle w:val="XML1"/>
                </w:pPr>
              </w:pPrChange>
            </w:pPr>
            <w:ins w:id="16826" w:author="aas" w:date="2013-10-14T02:06:00Z">
              <w:del w:id="16827"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28" w:author="aas" w:date="2013-10-14T02:06:00Z"/>
                <w:del w:id="16829" w:author="Anees Shaikh" w:date="2013-10-19T02:16:00Z"/>
              </w:rPr>
              <w:pPrChange w:id="16830" w:author="Anees Shaikh" w:date="2013-10-19T02:16:00Z">
                <w:pPr>
                  <w:pStyle w:val="XML1"/>
                </w:pPr>
              </w:pPrChange>
            </w:pPr>
            <w:ins w:id="16831" w:author="aas" w:date="2013-10-14T02:06:00Z">
              <w:del w:id="16832"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33" w:author="aas" w:date="2013-10-14T02:06:00Z"/>
                <w:del w:id="16834" w:author="Anees Shaikh" w:date="2013-10-19T02:16:00Z"/>
              </w:rPr>
              <w:pPrChange w:id="16835" w:author="Anees Shaikh" w:date="2013-10-19T02:16:00Z">
                <w:pPr>
                  <w:pStyle w:val="XML1"/>
                </w:pPr>
              </w:pPrChange>
            </w:pPr>
            <w:ins w:id="16836" w:author="aas" w:date="2013-10-14T02:06:00Z">
              <w:del w:id="16837" w:author="Anees Shaikh" w:date="2013-10-19T02:16:00Z">
                <w:r w:rsidDel="00E067A3">
                  <w:delText xml:space="preserve">                                            the &amp;lt;bad-element&amp;gt; element.</w:delText>
                </w:r>
              </w:del>
            </w:ins>
          </w:p>
          <w:p w14:paraId="36FF662D" w14:textId="38F59C7E" w:rsidR="00874469" w:rsidDel="00E067A3" w:rsidRDefault="00874469">
            <w:pPr>
              <w:pStyle w:val="Appx"/>
              <w:rPr>
                <w:ins w:id="16838" w:author="aas" w:date="2013-10-14T02:06:00Z"/>
                <w:del w:id="16839" w:author="Anees Shaikh" w:date="2013-10-19T02:16:00Z"/>
              </w:rPr>
              <w:pPrChange w:id="16840" w:author="Anees Shaikh" w:date="2013-10-19T02:16:00Z">
                <w:pPr>
                  <w:pStyle w:val="XML1"/>
                </w:pPr>
              </w:pPrChange>
            </w:pPr>
            <w:ins w:id="16841" w:author="aas" w:date="2013-10-14T02:06:00Z">
              <w:del w:id="16842" w:author="Anees Shaikh" w:date="2013-10-19T02:16:00Z">
                <w:r w:rsidDel="00E067A3">
                  <w:delText xml:space="preserve">                                    &lt;/xs:documentation&gt;</w:delText>
                </w:r>
              </w:del>
            </w:ins>
          </w:p>
          <w:p w14:paraId="7EFFAC2D" w14:textId="41816CEF" w:rsidR="00874469" w:rsidDel="00E067A3" w:rsidRDefault="00874469">
            <w:pPr>
              <w:pStyle w:val="Appx"/>
              <w:rPr>
                <w:ins w:id="16843" w:author="aas" w:date="2013-10-14T02:06:00Z"/>
                <w:del w:id="16844" w:author="Anees Shaikh" w:date="2013-10-19T02:16:00Z"/>
              </w:rPr>
              <w:pPrChange w:id="16845" w:author="Anees Shaikh" w:date="2013-10-19T02:16:00Z">
                <w:pPr>
                  <w:pStyle w:val="XML1"/>
                </w:pPr>
              </w:pPrChange>
            </w:pPr>
            <w:ins w:id="16846" w:author="aas" w:date="2013-10-14T02:06:00Z">
              <w:del w:id="16847" w:author="Anees Shaikh" w:date="2013-10-19T02:16:00Z">
                <w:r w:rsidDel="00E067A3">
                  <w:delText xml:space="preserve">                                  &lt;/xs:annotation&gt;</w:delText>
                </w:r>
              </w:del>
            </w:ins>
          </w:p>
          <w:p w14:paraId="317D46C4" w14:textId="1D3CF188" w:rsidR="00874469" w:rsidDel="00E067A3" w:rsidRDefault="00874469">
            <w:pPr>
              <w:pStyle w:val="Appx"/>
              <w:rPr>
                <w:ins w:id="16848" w:author="aas" w:date="2013-10-14T02:06:00Z"/>
                <w:del w:id="16849" w:author="Anees Shaikh" w:date="2013-10-19T02:16:00Z"/>
              </w:rPr>
              <w:pPrChange w:id="16850" w:author="Anees Shaikh" w:date="2013-10-19T02:16:00Z">
                <w:pPr>
                  <w:pStyle w:val="XML1"/>
                </w:pPr>
              </w:pPrChange>
            </w:pPr>
            <w:ins w:id="16851" w:author="aas" w:date="2013-10-14T02:06:00Z">
              <w:del w:id="16852" w:author="Anees Shaikh" w:date="2013-10-19T02:16:00Z">
                <w:r w:rsidDel="00E067A3">
                  <w:delText xml:space="preserve">                                &lt;/xs:element&gt;</w:delText>
                </w:r>
              </w:del>
            </w:ins>
          </w:p>
          <w:p w14:paraId="2E108FF7" w14:textId="460AA6AD" w:rsidR="00874469" w:rsidDel="00E067A3" w:rsidRDefault="00874469">
            <w:pPr>
              <w:pStyle w:val="Appx"/>
              <w:rPr>
                <w:ins w:id="16853" w:author="aas" w:date="2013-10-14T02:06:00Z"/>
                <w:del w:id="16854" w:author="Anees Shaikh" w:date="2013-10-19T02:16:00Z"/>
              </w:rPr>
              <w:pPrChange w:id="16855" w:author="Anees Shaikh" w:date="2013-10-19T02:16:00Z">
                <w:pPr>
                  <w:pStyle w:val="XML1"/>
                </w:pPr>
              </w:pPrChange>
            </w:pPr>
            <w:ins w:id="16856" w:author="aas" w:date="2013-10-14T02:06:00Z">
              <w:del w:id="16857"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858" w:author="aas" w:date="2013-10-14T02:06:00Z"/>
                <w:del w:id="16859" w:author="Anees Shaikh" w:date="2013-10-19T02:16:00Z"/>
              </w:rPr>
              <w:pPrChange w:id="16860" w:author="Anees Shaikh" w:date="2013-10-19T02:16:00Z">
                <w:pPr>
                  <w:pStyle w:val="XML1"/>
                </w:pPr>
              </w:pPrChange>
            </w:pPr>
            <w:ins w:id="16861" w:author="aas" w:date="2013-10-14T02:06:00Z">
              <w:del w:id="16862" w:author="Anees Shaikh" w:date="2013-10-19T02:16:00Z">
                <w:r w:rsidDel="00E067A3">
                  <w:delText xml:space="preserve">                                  &lt;xs:annotation&gt;</w:delText>
                </w:r>
              </w:del>
            </w:ins>
          </w:p>
          <w:p w14:paraId="77B86D2F" w14:textId="5B3501FD" w:rsidR="00874469" w:rsidDel="00E067A3" w:rsidRDefault="00874469">
            <w:pPr>
              <w:pStyle w:val="Appx"/>
              <w:rPr>
                <w:ins w:id="16863" w:author="aas" w:date="2013-10-14T02:06:00Z"/>
                <w:del w:id="16864" w:author="Anees Shaikh" w:date="2013-10-19T02:16:00Z"/>
              </w:rPr>
              <w:pPrChange w:id="16865" w:author="Anees Shaikh" w:date="2013-10-19T02:16:00Z">
                <w:pPr>
                  <w:pStyle w:val="XML1"/>
                </w:pPr>
              </w:pPrChange>
            </w:pPr>
            <w:ins w:id="16866" w:author="aas" w:date="2013-10-14T02:06:00Z">
              <w:del w:id="16867" w:author="Anees Shaikh" w:date="2013-10-19T02:16:00Z">
                <w:r w:rsidDel="00E067A3">
                  <w:delText xml:space="preserve">                                    &lt;xs:documentation&gt;</w:delText>
                </w:r>
              </w:del>
            </w:ins>
          </w:p>
          <w:p w14:paraId="7941985C" w14:textId="1B9A3DD3" w:rsidR="00874469" w:rsidDel="00E067A3" w:rsidRDefault="00874469">
            <w:pPr>
              <w:pStyle w:val="Appx"/>
              <w:rPr>
                <w:ins w:id="16868" w:author="aas" w:date="2013-10-14T02:06:00Z"/>
                <w:del w:id="16869" w:author="Anees Shaikh" w:date="2013-10-19T02:16:00Z"/>
              </w:rPr>
              <w:pPrChange w:id="16870" w:author="Anees Shaikh" w:date="2013-10-19T02:16:00Z">
                <w:pPr>
                  <w:pStyle w:val="XML1"/>
                </w:pPr>
              </w:pPrChange>
            </w:pPr>
            <w:ins w:id="16871" w:author="aas" w:date="2013-10-14T02:06:00Z">
              <w:del w:id="16872"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873" w:author="aas" w:date="2013-10-14T02:06:00Z"/>
                <w:del w:id="16874" w:author="Anees Shaikh" w:date="2013-10-19T02:16:00Z"/>
              </w:rPr>
              <w:pPrChange w:id="16875" w:author="Anees Shaikh" w:date="2013-10-19T02:16:00Z">
                <w:pPr>
                  <w:pStyle w:val="XML1"/>
                </w:pPr>
              </w:pPrChange>
            </w:pPr>
            <w:ins w:id="16876" w:author="aas" w:date="2013-10-14T02:06:00Z">
              <w:del w:id="16877"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878" w:author="aas" w:date="2013-10-14T02:06:00Z"/>
                <w:del w:id="16879" w:author="Anees Shaikh" w:date="2013-10-19T02:16:00Z"/>
              </w:rPr>
              <w:pPrChange w:id="16880" w:author="Anees Shaikh" w:date="2013-10-19T02:16:00Z">
                <w:pPr>
                  <w:pStyle w:val="XML1"/>
                </w:pPr>
              </w:pPrChange>
            </w:pPr>
            <w:ins w:id="16881" w:author="aas" w:date="2013-10-14T02:06:00Z">
              <w:del w:id="16882"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883" w:author="aas" w:date="2013-10-14T02:06:00Z"/>
                <w:del w:id="16884" w:author="Anees Shaikh" w:date="2013-10-19T02:16:00Z"/>
              </w:rPr>
              <w:pPrChange w:id="16885" w:author="Anees Shaikh" w:date="2013-10-19T02:16:00Z">
                <w:pPr>
                  <w:pStyle w:val="XML1"/>
                </w:pPr>
              </w:pPrChange>
            </w:pPr>
            <w:ins w:id="16886" w:author="aas" w:date="2013-10-14T02:06:00Z">
              <w:del w:id="16887"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888" w:author="aas" w:date="2013-10-14T02:06:00Z"/>
                <w:del w:id="16889" w:author="Anees Shaikh" w:date="2013-10-19T02:16:00Z"/>
              </w:rPr>
              <w:pPrChange w:id="16890" w:author="Anees Shaikh" w:date="2013-10-19T02:16:00Z">
                <w:pPr>
                  <w:pStyle w:val="XML1"/>
                </w:pPr>
              </w:pPrChange>
            </w:pPr>
            <w:ins w:id="16891" w:author="aas" w:date="2013-10-14T02:06:00Z">
              <w:del w:id="16892" w:author="Anees Shaikh" w:date="2013-10-19T02:16:00Z">
                <w:r w:rsidDel="00E067A3">
                  <w:delText xml:space="preserve">                                             OpenFlow Logical Switch.</w:delText>
                </w:r>
              </w:del>
            </w:ins>
          </w:p>
          <w:p w14:paraId="0ED5B08F" w14:textId="11723353" w:rsidR="00874469" w:rsidDel="00E067A3" w:rsidRDefault="00874469">
            <w:pPr>
              <w:pStyle w:val="Appx"/>
              <w:rPr>
                <w:ins w:id="16893" w:author="aas" w:date="2013-10-14T02:06:00Z"/>
                <w:del w:id="16894" w:author="Anees Shaikh" w:date="2013-10-19T02:16:00Z"/>
              </w:rPr>
              <w:pPrChange w:id="16895" w:author="Anees Shaikh" w:date="2013-10-19T02:16:00Z">
                <w:pPr>
                  <w:pStyle w:val="XML1"/>
                </w:pPr>
              </w:pPrChange>
            </w:pPr>
            <w:ins w:id="16896" w:author="aas" w:date="2013-10-14T02:06:00Z">
              <w:del w:id="16897" w:author="Anees Shaikh" w:date="2013-10-19T02:16:00Z">
                <w:r w:rsidDel="00E067A3">
                  <w:delText xml:space="preserve">                                          </w:delText>
                </w:r>
              </w:del>
            </w:ins>
          </w:p>
          <w:p w14:paraId="36E315C6" w14:textId="6527A6BB" w:rsidR="00874469" w:rsidDel="00E067A3" w:rsidRDefault="00874469">
            <w:pPr>
              <w:pStyle w:val="Appx"/>
              <w:rPr>
                <w:ins w:id="16898" w:author="aas" w:date="2013-10-14T02:06:00Z"/>
                <w:del w:id="16899" w:author="Anees Shaikh" w:date="2013-10-19T02:16:00Z"/>
              </w:rPr>
              <w:pPrChange w:id="16900" w:author="Anees Shaikh" w:date="2013-10-19T02:16:00Z">
                <w:pPr>
                  <w:pStyle w:val="XML1"/>
                </w:pPr>
              </w:pPrChange>
            </w:pPr>
            <w:ins w:id="16901" w:author="aas" w:date="2013-10-14T02:06:00Z">
              <w:del w:id="16902"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03" w:author="aas" w:date="2013-10-14T02:06:00Z"/>
                <w:del w:id="16904" w:author="Anees Shaikh" w:date="2013-10-19T02:16:00Z"/>
              </w:rPr>
              <w:pPrChange w:id="16905" w:author="Anees Shaikh" w:date="2013-10-19T02:16:00Z">
                <w:pPr>
                  <w:pStyle w:val="XML1"/>
                </w:pPr>
              </w:pPrChange>
            </w:pPr>
            <w:ins w:id="16906" w:author="aas" w:date="2013-10-14T02:06:00Z">
              <w:del w:id="16907"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08" w:author="aas" w:date="2013-10-14T02:06:00Z"/>
                <w:del w:id="16909" w:author="Anees Shaikh" w:date="2013-10-19T02:16:00Z"/>
              </w:rPr>
              <w:pPrChange w:id="16910" w:author="Anees Shaikh" w:date="2013-10-19T02:16:00Z">
                <w:pPr>
                  <w:pStyle w:val="XML1"/>
                </w:pPr>
              </w:pPrChange>
            </w:pPr>
            <w:ins w:id="16911" w:author="aas" w:date="2013-10-14T02:06:00Z">
              <w:del w:id="16912"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13" w:author="aas" w:date="2013-10-14T02:06:00Z"/>
                <w:del w:id="16914" w:author="Anees Shaikh" w:date="2013-10-19T02:16:00Z"/>
              </w:rPr>
              <w:pPrChange w:id="16915" w:author="Anees Shaikh" w:date="2013-10-19T02:16:00Z">
                <w:pPr>
                  <w:pStyle w:val="XML1"/>
                </w:pPr>
              </w:pPrChange>
            </w:pPr>
            <w:ins w:id="16916" w:author="aas" w:date="2013-10-14T02:06:00Z">
              <w:del w:id="16917"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18" w:author="aas" w:date="2013-10-14T02:06:00Z"/>
                <w:del w:id="16919" w:author="Anees Shaikh" w:date="2013-10-19T02:16:00Z"/>
              </w:rPr>
              <w:pPrChange w:id="16920" w:author="Anees Shaikh" w:date="2013-10-19T02:16:00Z">
                <w:pPr>
                  <w:pStyle w:val="XML1"/>
                </w:pPr>
              </w:pPrChange>
            </w:pPr>
            <w:ins w:id="16921" w:author="aas" w:date="2013-10-14T02:06:00Z">
              <w:del w:id="16922"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23" w:author="aas" w:date="2013-10-14T02:06:00Z"/>
                <w:del w:id="16924" w:author="Anees Shaikh" w:date="2013-10-19T02:16:00Z"/>
              </w:rPr>
              <w:pPrChange w:id="16925" w:author="Anees Shaikh" w:date="2013-10-19T02:16:00Z">
                <w:pPr>
                  <w:pStyle w:val="XML1"/>
                </w:pPr>
              </w:pPrChange>
            </w:pPr>
            <w:ins w:id="16926" w:author="aas" w:date="2013-10-14T02:06:00Z">
              <w:del w:id="16927" w:author="Anees Shaikh" w:date="2013-10-19T02:16:00Z">
                <w:r w:rsidDel="00E067A3">
                  <w:delText xml:space="preserve">                                    &lt;/xs:documentation&gt;</w:delText>
                </w:r>
              </w:del>
            </w:ins>
          </w:p>
          <w:p w14:paraId="527CD4D9" w14:textId="620F3E30" w:rsidR="00874469" w:rsidDel="00E067A3" w:rsidRDefault="00874469">
            <w:pPr>
              <w:pStyle w:val="Appx"/>
              <w:rPr>
                <w:ins w:id="16928" w:author="aas" w:date="2013-10-14T02:06:00Z"/>
                <w:del w:id="16929" w:author="Anees Shaikh" w:date="2013-10-19T02:16:00Z"/>
              </w:rPr>
              <w:pPrChange w:id="16930" w:author="Anees Shaikh" w:date="2013-10-19T02:16:00Z">
                <w:pPr>
                  <w:pStyle w:val="XML1"/>
                </w:pPr>
              </w:pPrChange>
            </w:pPr>
            <w:ins w:id="16931" w:author="aas" w:date="2013-10-14T02:06:00Z">
              <w:del w:id="16932" w:author="Anees Shaikh" w:date="2013-10-19T02:16:00Z">
                <w:r w:rsidDel="00E067A3">
                  <w:delText xml:space="preserve">                                  &lt;/xs:annotation&gt;</w:delText>
                </w:r>
              </w:del>
            </w:ins>
          </w:p>
          <w:p w14:paraId="19FE6BE4" w14:textId="7109058D" w:rsidR="00874469" w:rsidDel="00E067A3" w:rsidRDefault="00874469">
            <w:pPr>
              <w:pStyle w:val="Appx"/>
              <w:rPr>
                <w:ins w:id="16933" w:author="aas" w:date="2013-10-14T02:06:00Z"/>
                <w:del w:id="16934" w:author="Anees Shaikh" w:date="2013-10-19T02:16:00Z"/>
              </w:rPr>
              <w:pPrChange w:id="16935" w:author="Anees Shaikh" w:date="2013-10-19T02:16:00Z">
                <w:pPr>
                  <w:pStyle w:val="XML1"/>
                </w:pPr>
              </w:pPrChange>
            </w:pPr>
            <w:ins w:id="16936" w:author="aas" w:date="2013-10-14T02:06:00Z">
              <w:del w:id="16937" w:author="Anees Shaikh" w:date="2013-10-19T02:16:00Z">
                <w:r w:rsidDel="00E067A3">
                  <w:delText xml:space="preserve">                                &lt;/xs:element&gt;</w:delText>
                </w:r>
              </w:del>
            </w:ins>
          </w:p>
          <w:p w14:paraId="507DC240" w14:textId="0226DB34" w:rsidR="00874469" w:rsidDel="00E067A3" w:rsidRDefault="00874469">
            <w:pPr>
              <w:pStyle w:val="Appx"/>
              <w:rPr>
                <w:ins w:id="16938" w:author="aas" w:date="2013-10-14T02:06:00Z"/>
                <w:del w:id="16939" w:author="Anees Shaikh" w:date="2013-10-19T02:16:00Z"/>
              </w:rPr>
              <w:pPrChange w:id="16940" w:author="Anees Shaikh" w:date="2013-10-19T02:16:00Z">
                <w:pPr>
                  <w:pStyle w:val="XML1"/>
                </w:pPr>
              </w:pPrChange>
            </w:pPr>
            <w:ins w:id="16941" w:author="aas" w:date="2013-10-14T02:06:00Z">
              <w:del w:id="16942"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43" w:author="aas" w:date="2013-10-14T02:06:00Z"/>
                <w:del w:id="16944" w:author="Anees Shaikh" w:date="2013-10-19T02:16:00Z"/>
              </w:rPr>
              <w:pPrChange w:id="16945" w:author="Anees Shaikh" w:date="2013-10-19T02:16:00Z">
                <w:pPr>
                  <w:pStyle w:val="XML1"/>
                </w:pPr>
              </w:pPrChange>
            </w:pPr>
            <w:ins w:id="16946" w:author="aas" w:date="2013-10-14T02:06:00Z">
              <w:del w:id="16947" w:author="Anees Shaikh" w:date="2013-10-19T02:16:00Z">
                <w:r w:rsidDel="00E067A3">
                  <w:delText xml:space="preserve">                                  &lt;xs:annotation&gt;</w:delText>
                </w:r>
              </w:del>
            </w:ins>
          </w:p>
          <w:p w14:paraId="0EAA11E7" w14:textId="3E750339" w:rsidR="00874469" w:rsidDel="00E067A3" w:rsidRDefault="00874469">
            <w:pPr>
              <w:pStyle w:val="Appx"/>
              <w:rPr>
                <w:ins w:id="16948" w:author="aas" w:date="2013-10-14T02:06:00Z"/>
                <w:del w:id="16949" w:author="Anees Shaikh" w:date="2013-10-19T02:16:00Z"/>
              </w:rPr>
              <w:pPrChange w:id="16950" w:author="Anees Shaikh" w:date="2013-10-19T02:16:00Z">
                <w:pPr>
                  <w:pStyle w:val="XML1"/>
                </w:pPr>
              </w:pPrChange>
            </w:pPr>
            <w:ins w:id="16951" w:author="aas" w:date="2013-10-14T02:06:00Z">
              <w:del w:id="16952" w:author="Anees Shaikh" w:date="2013-10-19T02:16:00Z">
                <w:r w:rsidDel="00E067A3">
                  <w:delText xml:space="preserve">                                    &lt;xs:documentation&gt;</w:delText>
                </w:r>
              </w:del>
            </w:ins>
          </w:p>
          <w:p w14:paraId="2D7D8B82" w14:textId="49C410CC" w:rsidR="00874469" w:rsidDel="00E067A3" w:rsidRDefault="00874469">
            <w:pPr>
              <w:pStyle w:val="Appx"/>
              <w:rPr>
                <w:ins w:id="16953" w:author="aas" w:date="2013-10-14T02:06:00Z"/>
                <w:del w:id="16954" w:author="Anees Shaikh" w:date="2013-10-19T02:16:00Z"/>
              </w:rPr>
              <w:pPrChange w:id="16955" w:author="Anees Shaikh" w:date="2013-10-19T02:16:00Z">
                <w:pPr>
                  <w:pStyle w:val="XML1"/>
                </w:pPr>
              </w:pPrChange>
            </w:pPr>
            <w:ins w:id="16956" w:author="aas" w:date="2013-10-14T02:06:00Z">
              <w:del w:id="16957"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6958" w:author="aas" w:date="2013-10-14T02:06:00Z"/>
                <w:del w:id="16959" w:author="Anees Shaikh" w:date="2013-10-19T02:16:00Z"/>
              </w:rPr>
              <w:pPrChange w:id="16960" w:author="Anees Shaikh" w:date="2013-10-19T02:16:00Z">
                <w:pPr>
                  <w:pStyle w:val="XML1"/>
                </w:pPr>
              </w:pPrChange>
            </w:pPr>
            <w:ins w:id="16961" w:author="aas" w:date="2013-10-14T02:06:00Z">
              <w:del w:id="16962" w:author="Anees Shaikh" w:date="2013-10-19T02:16:00Z">
                <w:r w:rsidDel="00E067A3">
                  <w:delText xml:space="preserve">                                             this OpenFlow Controller.</w:delText>
                </w:r>
              </w:del>
            </w:ins>
          </w:p>
          <w:p w14:paraId="5C2ABE0A" w14:textId="0704062B" w:rsidR="00874469" w:rsidDel="00E067A3" w:rsidRDefault="00874469">
            <w:pPr>
              <w:pStyle w:val="Appx"/>
              <w:rPr>
                <w:ins w:id="16963" w:author="aas" w:date="2013-10-14T02:06:00Z"/>
                <w:del w:id="16964" w:author="Anees Shaikh" w:date="2013-10-19T02:16:00Z"/>
              </w:rPr>
              <w:pPrChange w:id="16965" w:author="Anees Shaikh" w:date="2013-10-19T02:16:00Z">
                <w:pPr>
                  <w:pStyle w:val="XML1"/>
                </w:pPr>
              </w:pPrChange>
            </w:pPr>
            <w:ins w:id="16966" w:author="aas" w:date="2013-10-14T02:06:00Z">
              <w:del w:id="16967" w:author="Anees Shaikh" w:date="2013-10-19T02:16:00Z">
                <w:r w:rsidDel="00E067A3">
                  <w:delText xml:space="preserve">                                    &lt;/xs:documentation&gt;</w:delText>
                </w:r>
              </w:del>
            </w:ins>
          </w:p>
          <w:p w14:paraId="6EC96F0E" w14:textId="406D53A0" w:rsidR="00874469" w:rsidDel="00E067A3" w:rsidRDefault="00874469">
            <w:pPr>
              <w:pStyle w:val="Appx"/>
              <w:rPr>
                <w:ins w:id="16968" w:author="aas" w:date="2013-10-14T02:06:00Z"/>
                <w:del w:id="16969" w:author="Anees Shaikh" w:date="2013-10-19T02:16:00Z"/>
              </w:rPr>
              <w:pPrChange w:id="16970" w:author="Anees Shaikh" w:date="2013-10-19T02:16:00Z">
                <w:pPr>
                  <w:pStyle w:val="XML1"/>
                </w:pPr>
              </w:pPrChange>
            </w:pPr>
            <w:ins w:id="16971" w:author="aas" w:date="2013-10-14T02:06:00Z">
              <w:del w:id="16972" w:author="Anees Shaikh" w:date="2013-10-19T02:16:00Z">
                <w:r w:rsidDel="00E067A3">
                  <w:delText xml:space="preserve">                                  &lt;/xs:annotation&gt;</w:delText>
                </w:r>
              </w:del>
            </w:ins>
          </w:p>
          <w:p w14:paraId="40B65BBB" w14:textId="260A4206" w:rsidR="00874469" w:rsidDel="00E067A3" w:rsidRDefault="00874469">
            <w:pPr>
              <w:pStyle w:val="Appx"/>
              <w:rPr>
                <w:ins w:id="16973" w:author="aas" w:date="2013-10-14T02:06:00Z"/>
                <w:del w:id="16974" w:author="Anees Shaikh" w:date="2013-10-19T02:16:00Z"/>
              </w:rPr>
              <w:pPrChange w:id="16975" w:author="Anees Shaikh" w:date="2013-10-19T02:16:00Z">
                <w:pPr>
                  <w:pStyle w:val="XML1"/>
                </w:pPr>
              </w:pPrChange>
            </w:pPr>
            <w:ins w:id="16976" w:author="aas" w:date="2013-10-14T02:06:00Z">
              <w:del w:id="16977" w:author="Anees Shaikh" w:date="2013-10-19T02:16:00Z">
                <w:r w:rsidDel="00E067A3">
                  <w:delText xml:space="preserve">                                  &lt;xs:simpleType&gt;</w:delText>
                </w:r>
              </w:del>
            </w:ins>
          </w:p>
          <w:p w14:paraId="2EE9E149" w14:textId="7293AFC0" w:rsidR="00874469" w:rsidDel="00E067A3" w:rsidRDefault="00874469">
            <w:pPr>
              <w:pStyle w:val="Appx"/>
              <w:rPr>
                <w:ins w:id="16978" w:author="aas" w:date="2013-10-14T02:06:00Z"/>
                <w:del w:id="16979" w:author="Anees Shaikh" w:date="2013-10-19T02:16:00Z"/>
              </w:rPr>
              <w:pPrChange w:id="16980" w:author="Anees Shaikh" w:date="2013-10-19T02:16:00Z">
                <w:pPr>
                  <w:pStyle w:val="XML1"/>
                </w:pPr>
              </w:pPrChange>
            </w:pPr>
            <w:ins w:id="16981" w:author="aas" w:date="2013-10-14T02:06:00Z">
              <w:del w:id="16982" w:author="Anees Shaikh" w:date="2013-10-19T02:16:00Z">
                <w:r w:rsidDel="00E067A3">
                  <w:delText xml:space="preserve">                                    &lt;xs:restriction base="xs:string"&gt;</w:delText>
                </w:r>
              </w:del>
            </w:ins>
          </w:p>
          <w:p w14:paraId="5D748AE1" w14:textId="26CA5535" w:rsidR="00874469" w:rsidDel="00E067A3" w:rsidRDefault="00874469">
            <w:pPr>
              <w:pStyle w:val="Appx"/>
              <w:rPr>
                <w:ins w:id="16983" w:author="aas" w:date="2013-10-14T02:06:00Z"/>
                <w:del w:id="16984" w:author="Anees Shaikh" w:date="2013-10-19T02:16:00Z"/>
              </w:rPr>
              <w:pPrChange w:id="16985" w:author="Anees Shaikh" w:date="2013-10-19T02:16:00Z">
                <w:pPr>
                  <w:pStyle w:val="XML1"/>
                </w:pPr>
              </w:pPrChange>
            </w:pPr>
            <w:ins w:id="16986" w:author="aas" w:date="2013-10-14T02:06:00Z">
              <w:del w:id="16987" w:author="Anees Shaikh" w:date="2013-10-19T02:16:00Z">
                <w:r w:rsidDel="00E067A3">
                  <w:delText xml:space="preserve">                                      &lt;xs:enumeration value="tcp"/&gt;</w:delText>
                </w:r>
              </w:del>
            </w:ins>
          </w:p>
          <w:p w14:paraId="5B00C004" w14:textId="3B33A0DB" w:rsidR="00874469" w:rsidDel="00E067A3" w:rsidRDefault="00874469">
            <w:pPr>
              <w:pStyle w:val="Appx"/>
              <w:rPr>
                <w:ins w:id="16988" w:author="aas" w:date="2013-10-14T02:06:00Z"/>
                <w:del w:id="16989" w:author="Anees Shaikh" w:date="2013-10-19T02:16:00Z"/>
              </w:rPr>
              <w:pPrChange w:id="16990" w:author="Anees Shaikh" w:date="2013-10-19T02:16:00Z">
                <w:pPr>
                  <w:pStyle w:val="XML1"/>
                </w:pPr>
              </w:pPrChange>
            </w:pPr>
            <w:ins w:id="16991" w:author="aas" w:date="2013-10-14T02:06:00Z">
              <w:del w:id="16992" w:author="Anees Shaikh" w:date="2013-10-19T02:16:00Z">
                <w:r w:rsidDel="00E067A3">
                  <w:delText xml:space="preserve">                                      &lt;xs:enumeration value="tls"/&gt;</w:delText>
                </w:r>
              </w:del>
            </w:ins>
          </w:p>
          <w:p w14:paraId="46D330F8" w14:textId="381A581E" w:rsidR="00874469" w:rsidDel="00E067A3" w:rsidRDefault="00874469">
            <w:pPr>
              <w:pStyle w:val="Appx"/>
              <w:rPr>
                <w:ins w:id="16993" w:author="aas" w:date="2013-10-14T02:06:00Z"/>
                <w:del w:id="16994" w:author="Anees Shaikh" w:date="2013-10-19T02:16:00Z"/>
              </w:rPr>
              <w:pPrChange w:id="16995" w:author="Anees Shaikh" w:date="2013-10-19T02:16:00Z">
                <w:pPr>
                  <w:pStyle w:val="XML1"/>
                </w:pPr>
              </w:pPrChange>
            </w:pPr>
            <w:ins w:id="16996" w:author="aas" w:date="2013-10-14T02:06:00Z">
              <w:del w:id="16997" w:author="Anees Shaikh" w:date="2013-10-19T02:16:00Z">
                <w:r w:rsidDel="00E067A3">
                  <w:delText xml:space="preserve">                                    &lt;/xs:restriction&gt;</w:delText>
                </w:r>
              </w:del>
            </w:ins>
          </w:p>
          <w:p w14:paraId="2F0A79EE" w14:textId="65B359A7" w:rsidR="00874469" w:rsidDel="00E067A3" w:rsidRDefault="00874469">
            <w:pPr>
              <w:pStyle w:val="Appx"/>
              <w:rPr>
                <w:ins w:id="16998" w:author="aas" w:date="2013-10-14T02:06:00Z"/>
                <w:del w:id="16999" w:author="Anees Shaikh" w:date="2013-10-19T02:16:00Z"/>
              </w:rPr>
              <w:pPrChange w:id="17000" w:author="Anees Shaikh" w:date="2013-10-19T02:16:00Z">
                <w:pPr>
                  <w:pStyle w:val="XML1"/>
                </w:pPr>
              </w:pPrChange>
            </w:pPr>
            <w:ins w:id="17001" w:author="aas" w:date="2013-10-14T02:06:00Z">
              <w:del w:id="17002" w:author="Anees Shaikh" w:date="2013-10-19T02:16:00Z">
                <w:r w:rsidDel="00E067A3">
                  <w:delText xml:space="preserve">                                  &lt;/xs:simpleType&gt;</w:delText>
                </w:r>
              </w:del>
            </w:ins>
          </w:p>
          <w:p w14:paraId="3FF45F26" w14:textId="2C8344F2" w:rsidR="00874469" w:rsidDel="00E067A3" w:rsidRDefault="00874469">
            <w:pPr>
              <w:pStyle w:val="Appx"/>
              <w:rPr>
                <w:ins w:id="17003" w:author="aas" w:date="2013-10-14T02:06:00Z"/>
                <w:del w:id="17004" w:author="Anees Shaikh" w:date="2013-10-19T02:16:00Z"/>
              </w:rPr>
              <w:pPrChange w:id="17005" w:author="Anees Shaikh" w:date="2013-10-19T02:16:00Z">
                <w:pPr>
                  <w:pStyle w:val="XML1"/>
                </w:pPr>
              </w:pPrChange>
            </w:pPr>
            <w:ins w:id="17006" w:author="aas" w:date="2013-10-14T02:06:00Z">
              <w:del w:id="17007" w:author="Anees Shaikh" w:date="2013-10-19T02:16:00Z">
                <w:r w:rsidDel="00E067A3">
                  <w:delText xml:space="preserve">                                &lt;/xs:element&gt;</w:delText>
                </w:r>
              </w:del>
            </w:ins>
          </w:p>
          <w:p w14:paraId="1CF31DC8" w14:textId="42F8B342" w:rsidR="00874469" w:rsidDel="00E067A3" w:rsidRDefault="00874469">
            <w:pPr>
              <w:pStyle w:val="Appx"/>
              <w:rPr>
                <w:ins w:id="17008" w:author="aas" w:date="2013-10-14T02:06:00Z"/>
                <w:del w:id="17009" w:author="Anees Shaikh" w:date="2013-10-19T02:16:00Z"/>
              </w:rPr>
              <w:pPrChange w:id="17010" w:author="Anees Shaikh" w:date="2013-10-19T02:16:00Z">
                <w:pPr>
                  <w:pStyle w:val="XML1"/>
                </w:pPr>
              </w:pPrChange>
            </w:pPr>
            <w:ins w:id="17011" w:author="aas" w:date="2013-10-14T02:06:00Z">
              <w:del w:id="17012" w:author="Anees Shaikh" w:date="2013-10-19T02:16:00Z">
                <w:r w:rsidDel="00E067A3">
                  <w:delText xml:space="preserve">                                &lt;xs:element name="state" minOccurs="0"&gt;</w:delText>
                </w:r>
              </w:del>
            </w:ins>
          </w:p>
          <w:p w14:paraId="35CA477E" w14:textId="5A01BF6B" w:rsidR="00874469" w:rsidDel="00E067A3" w:rsidRDefault="00874469">
            <w:pPr>
              <w:pStyle w:val="Appx"/>
              <w:rPr>
                <w:ins w:id="17013" w:author="aas" w:date="2013-10-14T02:06:00Z"/>
                <w:del w:id="17014" w:author="Anees Shaikh" w:date="2013-10-19T02:16:00Z"/>
              </w:rPr>
              <w:pPrChange w:id="17015" w:author="Anees Shaikh" w:date="2013-10-19T02:16:00Z">
                <w:pPr>
                  <w:pStyle w:val="XML1"/>
                </w:pPr>
              </w:pPrChange>
            </w:pPr>
            <w:ins w:id="17016" w:author="aas" w:date="2013-10-14T02:06:00Z">
              <w:del w:id="17017" w:author="Anees Shaikh" w:date="2013-10-19T02:16:00Z">
                <w:r w:rsidDel="00E067A3">
                  <w:delText xml:space="preserve">                                  &lt;xs:annotation&gt;</w:delText>
                </w:r>
              </w:del>
            </w:ins>
          </w:p>
          <w:p w14:paraId="2C256B57" w14:textId="38A799D8" w:rsidR="00874469" w:rsidDel="00E067A3" w:rsidRDefault="00874469">
            <w:pPr>
              <w:pStyle w:val="Appx"/>
              <w:rPr>
                <w:ins w:id="17018" w:author="aas" w:date="2013-10-14T02:06:00Z"/>
                <w:del w:id="17019" w:author="Anees Shaikh" w:date="2013-10-19T02:16:00Z"/>
              </w:rPr>
              <w:pPrChange w:id="17020" w:author="Anees Shaikh" w:date="2013-10-19T02:16:00Z">
                <w:pPr>
                  <w:pStyle w:val="XML1"/>
                </w:pPr>
              </w:pPrChange>
            </w:pPr>
            <w:ins w:id="17021" w:author="aas" w:date="2013-10-14T02:06:00Z">
              <w:del w:id="17022" w:author="Anees Shaikh" w:date="2013-10-19T02:16:00Z">
                <w:r w:rsidDel="00E067A3">
                  <w:delText xml:space="preserve">                                    &lt;xs:documentation&gt;</w:delText>
                </w:r>
              </w:del>
            </w:ins>
          </w:p>
          <w:p w14:paraId="3293B5C8" w14:textId="10C5CD16" w:rsidR="00874469" w:rsidDel="00E067A3" w:rsidRDefault="00874469">
            <w:pPr>
              <w:pStyle w:val="Appx"/>
              <w:rPr>
                <w:ins w:id="17023" w:author="aas" w:date="2013-10-14T02:06:00Z"/>
                <w:del w:id="17024" w:author="Anees Shaikh" w:date="2013-10-19T02:16:00Z"/>
              </w:rPr>
              <w:pPrChange w:id="17025" w:author="Anees Shaikh" w:date="2013-10-19T02:16:00Z">
                <w:pPr>
                  <w:pStyle w:val="XML1"/>
                </w:pPr>
              </w:pPrChange>
            </w:pPr>
            <w:ins w:id="17026" w:author="aas" w:date="2013-10-14T02:06:00Z">
              <w:del w:id="17027"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28" w:author="aas" w:date="2013-10-14T02:06:00Z"/>
                <w:del w:id="17029" w:author="Anees Shaikh" w:date="2013-10-19T02:16:00Z"/>
              </w:rPr>
              <w:pPrChange w:id="17030" w:author="Anees Shaikh" w:date="2013-10-19T02:16:00Z">
                <w:pPr>
                  <w:pStyle w:val="XML1"/>
                </w:pPr>
              </w:pPrChange>
            </w:pPr>
            <w:ins w:id="17031" w:author="aas" w:date="2013-10-14T02:06:00Z">
              <w:del w:id="17032"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33" w:author="aas" w:date="2013-10-14T02:06:00Z"/>
                <w:del w:id="17034" w:author="Anees Shaikh" w:date="2013-10-19T02:16:00Z"/>
              </w:rPr>
              <w:pPrChange w:id="17035" w:author="Anees Shaikh" w:date="2013-10-19T02:16:00Z">
                <w:pPr>
                  <w:pStyle w:val="XML1"/>
                </w:pPr>
              </w:pPrChange>
            </w:pPr>
            <w:ins w:id="17036" w:author="aas" w:date="2013-10-14T02:06:00Z">
              <w:del w:id="17037"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38" w:author="aas" w:date="2013-10-14T02:06:00Z"/>
                <w:del w:id="17039" w:author="Anees Shaikh" w:date="2013-10-19T02:16:00Z"/>
              </w:rPr>
              <w:pPrChange w:id="17040" w:author="Anees Shaikh" w:date="2013-10-19T02:16:00Z">
                <w:pPr>
                  <w:pStyle w:val="XML1"/>
                </w:pPr>
              </w:pPrChange>
            </w:pPr>
            <w:ins w:id="17041" w:author="aas" w:date="2013-10-14T02:06:00Z">
              <w:del w:id="17042" w:author="Anees Shaikh" w:date="2013-10-19T02:16:00Z">
                <w:r w:rsidDel="00E067A3">
                  <w:delText xml:space="preserve">                                    &lt;/xs:documentation&gt;</w:delText>
                </w:r>
              </w:del>
            </w:ins>
          </w:p>
          <w:p w14:paraId="3543BE69" w14:textId="68C3224A" w:rsidR="00874469" w:rsidDel="00E067A3" w:rsidRDefault="00874469">
            <w:pPr>
              <w:pStyle w:val="Appx"/>
              <w:rPr>
                <w:ins w:id="17043" w:author="aas" w:date="2013-10-14T02:06:00Z"/>
                <w:del w:id="17044" w:author="Anees Shaikh" w:date="2013-10-19T02:16:00Z"/>
              </w:rPr>
              <w:pPrChange w:id="17045" w:author="Anees Shaikh" w:date="2013-10-19T02:16:00Z">
                <w:pPr>
                  <w:pStyle w:val="XML1"/>
                </w:pPr>
              </w:pPrChange>
            </w:pPr>
            <w:ins w:id="17046" w:author="aas" w:date="2013-10-14T02:06:00Z">
              <w:del w:id="17047" w:author="Anees Shaikh" w:date="2013-10-19T02:16:00Z">
                <w:r w:rsidDel="00E067A3">
                  <w:delText xml:space="preserve">                                  &lt;/xs:annotation&gt;</w:delText>
                </w:r>
              </w:del>
            </w:ins>
          </w:p>
          <w:p w14:paraId="02EC855C" w14:textId="21076E64" w:rsidR="00874469" w:rsidDel="00E067A3" w:rsidRDefault="00874469">
            <w:pPr>
              <w:pStyle w:val="Appx"/>
              <w:rPr>
                <w:ins w:id="17048" w:author="aas" w:date="2013-10-14T02:06:00Z"/>
                <w:del w:id="17049" w:author="Anees Shaikh" w:date="2013-10-19T02:16:00Z"/>
              </w:rPr>
              <w:pPrChange w:id="17050" w:author="Anees Shaikh" w:date="2013-10-19T02:16:00Z">
                <w:pPr>
                  <w:pStyle w:val="XML1"/>
                </w:pPr>
              </w:pPrChange>
            </w:pPr>
            <w:ins w:id="17051" w:author="aas" w:date="2013-10-14T02:06:00Z">
              <w:del w:id="17052" w:author="Anees Shaikh" w:date="2013-10-19T02:16:00Z">
                <w:r w:rsidDel="00E067A3">
                  <w:delText xml:space="preserve">                                  &lt;xs:complexType&gt;</w:delText>
                </w:r>
              </w:del>
            </w:ins>
          </w:p>
          <w:p w14:paraId="46C4CB46" w14:textId="0EACB116" w:rsidR="00874469" w:rsidDel="00E067A3" w:rsidRDefault="00874469">
            <w:pPr>
              <w:pStyle w:val="Appx"/>
              <w:rPr>
                <w:ins w:id="17053" w:author="aas" w:date="2013-10-14T02:06:00Z"/>
                <w:del w:id="17054" w:author="Anees Shaikh" w:date="2013-10-19T02:16:00Z"/>
              </w:rPr>
              <w:pPrChange w:id="17055" w:author="Anees Shaikh" w:date="2013-10-19T02:16:00Z">
                <w:pPr>
                  <w:pStyle w:val="XML1"/>
                </w:pPr>
              </w:pPrChange>
            </w:pPr>
            <w:ins w:id="17056" w:author="aas" w:date="2013-10-14T02:06:00Z">
              <w:del w:id="17057" w:author="Anees Shaikh" w:date="2013-10-19T02:16:00Z">
                <w:r w:rsidDel="00E067A3">
                  <w:delText xml:space="preserve">                                    &lt;xs:sequence&gt;</w:delText>
                </w:r>
              </w:del>
            </w:ins>
          </w:p>
          <w:p w14:paraId="06B726C2" w14:textId="121259BC" w:rsidR="00874469" w:rsidDel="00E067A3" w:rsidRDefault="00874469">
            <w:pPr>
              <w:pStyle w:val="Appx"/>
              <w:rPr>
                <w:ins w:id="17058" w:author="aas" w:date="2013-10-14T02:06:00Z"/>
                <w:del w:id="17059" w:author="Anees Shaikh" w:date="2013-10-19T02:16:00Z"/>
              </w:rPr>
              <w:pPrChange w:id="17060" w:author="Anees Shaikh" w:date="2013-10-19T02:16:00Z">
                <w:pPr>
                  <w:pStyle w:val="XML1"/>
                </w:pPr>
              </w:pPrChange>
            </w:pPr>
            <w:ins w:id="17061" w:author="aas" w:date="2013-10-14T02:06:00Z">
              <w:del w:id="17062"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063" w:author="aas" w:date="2013-10-14T02:06:00Z"/>
                <w:del w:id="17064" w:author="Anees Shaikh" w:date="2013-10-19T02:16:00Z"/>
              </w:rPr>
              <w:pPrChange w:id="17065" w:author="Anees Shaikh" w:date="2013-10-19T02:16:00Z">
                <w:pPr>
                  <w:pStyle w:val="XML1"/>
                </w:pPr>
              </w:pPrChange>
            </w:pPr>
            <w:ins w:id="17066" w:author="aas" w:date="2013-10-14T02:06:00Z">
              <w:del w:id="17067" w:author="Anees Shaikh" w:date="2013-10-19T02:16:00Z">
                <w:r w:rsidDel="00E067A3">
                  <w:delText xml:space="preserve">                                        &lt;xs:annotation&gt;</w:delText>
                </w:r>
              </w:del>
            </w:ins>
          </w:p>
          <w:p w14:paraId="0576724C" w14:textId="6AF1EDD5" w:rsidR="00874469" w:rsidDel="00E067A3" w:rsidRDefault="00874469">
            <w:pPr>
              <w:pStyle w:val="Appx"/>
              <w:rPr>
                <w:ins w:id="17068" w:author="aas" w:date="2013-10-14T02:06:00Z"/>
                <w:del w:id="17069" w:author="Anees Shaikh" w:date="2013-10-19T02:16:00Z"/>
              </w:rPr>
              <w:pPrChange w:id="17070" w:author="Anees Shaikh" w:date="2013-10-19T02:16:00Z">
                <w:pPr>
                  <w:pStyle w:val="XML1"/>
                </w:pPr>
              </w:pPrChange>
            </w:pPr>
            <w:ins w:id="17071" w:author="aas" w:date="2013-10-14T02:06:00Z">
              <w:del w:id="17072" w:author="Anees Shaikh" w:date="2013-10-19T02:16:00Z">
                <w:r w:rsidDel="00E067A3">
                  <w:delText xml:space="preserve">                                          &lt;xs:documentation&gt;</w:delText>
                </w:r>
              </w:del>
            </w:ins>
          </w:p>
          <w:p w14:paraId="2C0B7BFE" w14:textId="5E3DECFA" w:rsidR="00874469" w:rsidDel="00E067A3" w:rsidRDefault="00874469">
            <w:pPr>
              <w:pStyle w:val="Appx"/>
              <w:rPr>
                <w:ins w:id="17073" w:author="aas" w:date="2013-10-14T02:06:00Z"/>
                <w:del w:id="17074" w:author="Anees Shaikh" w:date="2013-10-19T02:16:00Z"/>
              </w:rPr>
              <w:pPrChange w:id="17075" w:author="Anees Shaikh" w:date="2013-10-19T02:16:00Z">
                <w:pPr>
                  <w:pStyle w:val="XML1"/>
                </w:pPr>
              </w:pPrChange>
            </w:pPr>
            <w:ins w:id="17076" w:author="aas" w:date="2013-10-14T02:06:00Z">
              <w:del w:id="17077"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078" w:author="aas" w:date="2013-10-14T02:06:00Z"/>
                <w:del w:id="17079" w:author="Anees Shaikh" w:date="2013-10-19T02:16:00Z"/>
              </w:rPr>
              <w:pPrChange w:id="17080" w:author="Anees Shaikh" w:date="2013-10-19T02:16:00Z">
                <w:pPr>
                  <w:pStyle w:val="XML1"/>
                </w:pPr>
              </w:pPrChange>
            </w:pPr>
            <w:ins w:id="17081" w:author="aas" w:date="2013-10-14T02:06:00Z">
              <w:del w:id="17082" w:author="Anees Shaikh" w:date="2013-10-19T02:16:00Z">
                <w:r w:rsidDel="00E067A3">
                  <w:delText xml:space="preserve">                                                   Switch to this controller.</w:delText>
                </w:r>
              </w:del>
            </w:ins>
          </w:p>
          <w:p w14:paraId="5BE00495" w14:textId="54E00AA3" w:rsidR="00874469" w:rsidDel="00E067A3" w:rsidRDefault="00874469">
            <w:pPr>
              <w:pStyle w:val="Appx"/>
              <w:rPr>
                <w:ins w:id="17083" w:author="aas" w:date="2013-10-14T02:06:00Z"/>
                <w:del w:id="17084" w:author="Anees Shaikh" w:date="2013-10-19T02:16:00Z"/>
              </w:rPr>
              <w:pPrChange w:id="17085" w:author="Anees Shaikh" w:date="2013-10-19T02:16:00Z">
                <w:pPr>
                  <w:pStyle w:val="XML1"/>
                </w:pPr>
              </w:pPrChange>
            </w:pPr>
            <w:ins w:id="17086" w:author="aas" w:date="2013-10-14T02:06:00Z">
              <w:del w:id="17087" w:author="Anees Shaikh" w:date="2013-10-19T02:16:00Z">
                <w:r w:rsidDel="00E067A3">
                  <w:delText xml:space="preserve">                                          &lt;/xs:documentation&gt;</w:delText>
                </w:r>
              </w:del>
            </w:ins>
          </w:p>
          <w:p w14:paraId="3C1CA33E" w14:textId="3204FE1C" w:rsidR="00874469" w:rsidDel="00E067A3" w:rsidRDefault="00874469">
            <w:pPr>
              <w:pStyle w:val="Appx"/>
              <w:rPr>
                <w:ins w:id="17088" w:author="aas" w:date="2013-10-14T02:06:00Z"/>
                <w:del w:id="17089" w:author="Anees Shaikh" w:date="2013-10-19T02:16:00Z"/>
              </w:rPr>
              <w:pPrChange w:id="17090" w:author="Anees Shaikh" w:date="2013-10-19T02:16:00Z">
                <w:pPr>
                  <w:pStyle w:val="XML1"/>
                </w:pPr>
              </w:pPrChange>
            </w:pPr>
            <w:ins w:id="17091" w:author="aas" w:date="2013-10-14T02:06:00Z">
              <w:del w:id="17092" w:author="Anees Shaikh" w:date="2013-10-19T02:16:00Z">
                <w:r w:rsidDel="00E067A3">
                  <w:delText xml:space="preserve">                                        &lt;/xs:annotation&gt;</w:delText>
                </w:r>
              </w:del>
            </w:ins>
          </w:p>
          <w:p w14:paraId="31AF5691" w14:textId="04954B6C" w:rsidR="00874469" w:rsidDel="00E067A3" w:rsidRDefault="00874469">
            <w:pPr>
              <w:pStyle w:val="Appx"/>
              <w:rPr>
                <w:ins w:id="17093" w:author="aas" w:date="2013-10-14T02:06:00Z"/>
                <w:del w:id="17094" w:author="Anees Shaikh" w:date="2013-10-19T02:16:00Z"/>
              </w:rPr>
              <w:pPrChange w:id="17095" w:author="Anees Shaikh" w:date="2013-10-19T02:16:00Z">
                <w:pPr>
                  <w:pStyle w:val="XML1"/>
                </w:pPr>
              </w:pPrChange>
            </w:pPr>
            <w:ins w:id="17096" w:author="aas" w:date="2013-10-14T02:06:00Z">
              <w:del w:id="17097" w:author="Anees Shaikh" w:date="2013-10-19T02:16:00Z">
                <w:r w:rsidDel="00E067A3">
                  <w:delText xml:space="preserve">                                      &lt;/xs:element&gt;</w:delText>
                </w:r>
              </w:del>
            </w:ins>
          </w:p>
          <w:p w14:paraId="2E98D8BC" w14:textId="6E7B1A24" w:rsidR="00874469" w:rsidDel="00E067A3" w:rsidRDefault="00874469">
            <w:pPr>
              <w:pStyle w:val="Appx"/>
              <w:rPr>
                <w:ins w:id="17098" w:author="aas" w:date="2013-10-14T02:06:00Z"/>
                <w:del w:id="17099" w:author="Anees Shaikh" w:date="2013-10-19T02:16:00Z"/>
              </w:rPr>
              <w:pPrChange w:id="17100" w:author="Anees Shaikh" w:date="2013-10-19T02:16:00Z">
                <w:pPr>
                  <w:pStyle w:val="XML1"/>
                </w:pPr>
              </w:pPrChange>
            </w:pPr>
            <w:ins w:id="17101" w:author="aas" w:date="2013-10-14T02:06:00Z">
              <w:del w:id="17102"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03" w:author="aas" w:date="2013-10-14T02:06:00Z"/>
                <w:del w:id="17104" w:author="Anees Shaikh" w:date="2013-10-19T02:16:00Z"/>
              </w:rPr>
              <w:pPrChange w:id="17105" w:author="Anees Shaikh" w:date="2013-10-19T02:16:00Z">
                <w:pPr>
                  <w:pStyle w:val="XML1"/>
                </w:pPr>
              </w:pPrChange>
            </w:pPr>
            <w:ins w:id="17106" w:author="aas" w:date="2013-10-14T02:06:00Z">
              <w:del w:id="17107" w:author="Anees Shaikh" w:date="2013-10-19T02:16:00Z">
                <w:r w:rsidDel="00E067A3">
                  <w:delText xml:space="preserve">                                        &lt;xs:annotation&gt;</w:delText>
                </w:r>
              </w:del>
            </w:ins>
          </w:p>
          <w:p w14:paraId="248D9F71" w14:textId="34D44F8C" w:rsidR="00874469" w:rsidDel="00E067A3" w:rsidRDefault="00874469">
            <w:pPr>
              <w:pStyle w:val="Appx"/>
              <w:rPr>
                <w:ins w:id="17108" w:author="aas" w:date="2013-10-14T02:06:00Z"/>
                <w:del w:id="17109" w:author="Anees Shaikh" w:date="2013-10-19T02:16:00Z"/>
              </w:rPr>
              <w:pPrChange w:id="17110" w:author="Anees Shaikh" w:date="2013-10-19T02:16:00Z">
                <w:pPr>
                  <w:pStyle w:val="XML1"/>
                </w:pPr>
              </w:pPrChange>
            </w:pPr>
            <w:ins w:id="17111" w:author="aas" w:date="2013-10-14T02:06:00Z">
              <w:del w:id="17112" w:author="Anees Shaikh" w:date="2013-10-19T02:16:00Z">
                <w:r w:rsidDel="00E067A3">
                  <w:delText xml:space="preserve">                                          &lt;xs:documentation&gt;</w:delText>
                </w:r>
              </w:del>
            </w:ins>
          </w:p>
          <w:p w14:paraId="682A7901" w14:textId="4FFC7FE8" w:rsidR="00874469" w:rsidDel="00E067A3" w:rsidRDefault="00874469">
            <w:pPr>
              <w:pStyle w:val="Appx"/>
              <w:rPr>
                <w:ins w:id="17113" w:author="aas" w:date="2013-10-14T02:06:00Z"/>
                <w:del w:id="17114" w:author="Anees Shaikh" w:date="2013-10-19T02:16:00Z"/>
              </w:rPr>
              <w:pPrChange w:id="17115" w:author="Anees Shaikh" w:date="2013-10-19T02:16:00Z">
                <w:pPr>
                  <w:pStyle w:val="XML1"/>
                </w:pPr>
              </w:pPrChange>
            </w:pPr>
            <w:ins w:id="17116" w:author="aas" w:date="2013-10-14T02:06:00Z">
              <w:del w:id="17117"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18" w:author="aas" w:date="2013-10-14T02:06:00Z"/>
                <w:del w:id="17119" w:author="Anees Shaikh" w:date="2013-10-19T02:16:00Z"/>
              </w:rPr>
              <w:pPrChange w:id="17120" w:author="Anees Shaikh" w:date="2013-10-19T02:16:00Z">
                <w:pPr>
                  <w:pStyle w:val="XML1"/>
                </w:pPr>
              </w:pPrChange>
            </w:pPr>
            <w:ins w:id="17121" w:author="aas" w:date="2013-10-14T02:06:00Z">
              <w:del w:id="17122"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23" w:author="aas" w:date="2013-10-14T02:06:00Z"/>
                <w:del w:id="17124" w:author="Anees Shaikh" w:date="2013-10-19T02:16:00Z"/>
              </w:rPr>
              <w:pPrChange w:id="17125" w:author="Anees Shaikh" w:date="2013-10-19T02:16:00Z">
                <w:pPr>
                  <w:pStyle w:val="XML1"/>
                </w:pPr>
              </w:pPrChange>
            </w:pPr>
            <w:ins w:id="17126" w:author="aas" w:date="2013-10-14T02:06:00Z">
              <w:del w:id="17127"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28" w:author="aas" w:date="2013-10-14T02:06:00Z"/>
                <w:del w:id="17129" w:author="Anees Shaikh" w:date="2013-10-19T02:16:00Z"/>
              </w:rPr>
              <w:pPrChange w:id="17130" w:author="Anees Shaikh" w:date="2013-10-19T02:16:00Z">
                <w:pPr>
                  <w:pStyle w:val="XML1"/>
                </w:pPr>
              </w:pPrChange>
            </w:pPr>
            <w:ins w:id="17131" w:author="aas" w:date="2013-10-14T02:06:00Z">
              <w:del w:id="17132"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33" w:author="aas" w:date="2013-10-14T02:06:00Z"/>
                <w:del w:id="17134" w:author="Anees Shaikh" w:date="2013-10-19T02:16:00Z"/>
              </w:rPr>
              <w:pPrChange w:id="17135" w:author="Anees Shaikh" w:date="2013-10-19T02:16:00Z">
                <w:pPr>
                  <w:pStyle w:val="XML1"/>
                </w:pPr>
              </w:pPrChange>
            </w:pPr>
            <w:ins w:id="17136" w:author="aas" w:date="2013-10-14T02:06:00Z">
              <w:del w:id="17137"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38" w:author="aas" w:date="2013-10-14T02:06:00Z"/>
                <w:del w:id="17139" w:author="Anees Shaikh" w:date="2013-10-19T02:16:00Z"/>
              </w:rPr>
              <w:pPrChange w:id="17140" w:author="Anees Shaikh" w:date="2013-10-19T02:16:00Z">
                <w:pPr>
                  <w:pStyle w:val="XML1"/>
                </w:pPr>
              </w:pPrChange>
            </w:pPr>
            <w:ins w:id="17141" w:author="aas" w:date="2013-10-14T02:06:00Z">
              <w:del w:id="17142"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43" w:author="aas" w:date="2013-10-14T02:06:00Z"/>
                <w:del w:id="17144" w:author="Anees Shaikh" w:date="2013-10-19T02:16:00Z"/>
              </w:rPr>
              <w:pPrChange w:id="17145" w:author="Anees Shaikh" w:date="2013-10-19T02:16:00Z">
                <w:pPr>
                  <w:pStyle w:val="XML1"/>
                </w:pPr>
              </w:pPrChange>
            </w:pPr>
            <w:ins w:id="17146" w:author="aas" w:date="2013-10-14T02:06:00Z">
              <w:del w:id="17147"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48" w:author="aas" w:date="2013-10-14T02:06:00Z"/>
                <w:del w:id="17149" w:author="Anees Shaikh" w:date="2013-10-19T02:16:00Z"/>
              </w:rPr>
              <w:pPrChange w:id="17150" w:author="Anees Shaikh" w:date="2013-10-19T02:16:00Z">
                <w:pPr>
                  <w:pStyle w:val="XML1"/>
                </w:pPr>
              </w:pPrChange>
            </w:pPr>
            <w:ins w:id="17151" w:author="aas" w:date="2013-10-14T02:06:00Z">
              <w:del w:id="17152"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53" w:author="aas" w:date="2013-10-14T02:06:00Z"/>
                <w:del w:id="17154" w:author="Anees Shaikh" w:date="2013-10-19T02:16:00Z"/>
              </w:rPr>
              <w:pPrChange w:id="17155" w:author="Anees Shaikh" w:date="2013-10-19T02:16:00Z">
                <w:pPr>
                  <w:pStyle w:val="XML1"/>
                </w:pPr>
              </w:pPrChange>
            </w:pPr>
            <w:ins w:id="17156" w:author="aas" w:date="2013-10-14T02:06:00Z">
              <w:del w:id="17157"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158" w:author="aas" w:date="2013-10-14T02:06:00Z"/>
                <w:del w:id="17159" w:author="Anees Shaikh" w:date="2013-10-19T02:16:00Z"/>
              </w:rPr>
              <w:pPrChange w:id="17160" w:author="Anees Shaikh" w:date="2013-10-19T02:16:00Z">
                <w:pPr>
                  <w:pStyle w:val="XML1"/>
                </w:pPr>
              </w:pPrChange>
            </w:pPr>
            <w:ins w:id="17161" w:author="aas" w:date="2013-10-14T02:06:00Z">
              <w:del w:id="17162"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163" w:author="aas" w:date="2013-10-14T02:06:00Z"/>
                <w:del w:id="17164" w:author="Anees Shaikh" w:date="2013-10-19T02:16:00Z"/>
              </w:rPr>
              <w:pPrChange w:id="17165" w:author="Anees Shaikh" w:date="2013-10-19T02:16:00Z">
                <w:pPr>
                  <w:pStyle w:val="XML1"/>
                </w:pPr>
              </w:pPrChange>
            </w:pPr>
            <w:ins w:id="17166" w:author="aas" w:date="2013-10-14T02:06:00Z">
              <w:del w:id="17167"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168" w:author="aas" w:date="2013-10-14T02:06:00Z"/>
                <w:del w:id="17169" w:author="Anees Shaikh" w:date="2013-10-19T02:16:00Z"/>
              </w:rPr>
              <w:pPrChange w:id="17170" w:author="Anees Shaikh" w:date="2013-10-19T02:16:00Z">
                <w:pPr>
                  <w:pStyle w:val="XML1"/>
                </w:pPr>
              </w:pPrChange>
            </w:pPr>
            <w:ins w:id="17171" w:author="aas" w:date="2013-10-14T02:06:00Z">
              <w:del w:id="17172" w:author="Anees Shaikh" w:date="2013-10-19T02:16:00Z">
                <w:r w:rsidDel="00E067A3">
                  <w:delText xml:space="preserve">                                                   '0'.</w:delText>
                </w:r>
              </w:del>
            </w:ins>
          </w:p>
          <w:p w14:paraId="1E077B88" w14:textId="4060ABD8" w:rsidR="00874469" w:rsidDel="00E067A3" w:rsidRDefault="00874469">
            <w:pPr>
              <w:pStyle w:val="Appx"/>
              <w:rPr>
                <w:ins w:id="17173" w:author="aas" w:date="2013-10-14T02:06:00Z"/>
                <w:del w:id="17174" w:author="Anees Shaikh" w:date="2013-10-19T02:16:00Z"/>
              </w:rPr>
              <w:pPrChange w:id="17175" w:author="Anees Shaikh" w:date="2013-10-19T02:16:00Z">
                <w:pPr>
                  <w:pStyle w:val="XML1"/>
                </w:pPr>
              </w:pPrChange>
            </w:pPr>
            <w:ins w:id="17176" w:author="aas" w:date="2013-10-14T02:06:00Z">
              <w:del w:id="17177" w:author="Anees Shaikh" w:date="2013-10-19T02:16:00Z">
                <w:r w:rsidDel="00E067A3">
                  <w:delText xml:space="preserve">                                          &lt;/xs:documentation&gt;</w:delText>
                </w:r>
              </w:del>
            </w:ins>
          </w:p>
          <w:p w14:paraId="201AD019" w14:textId="57AD5CDA" w:rsidR="00874469" w:rsidDel="00E067A3" w:rsidRDefault="00874469">
            <w:pPr>
              <w:pStyle w:val="Appx"/>
              <w:rPr>
                <w:ins w:id="17178" w:author="aas" w:date="2013-10-14T02:06:00Z"/>
                <w:del w:id="17179" w:author="Anees Shaikh" w:date="2013-10-19T02:16:00Z"/>
              </w:rPr>
              <w:pPrChange w:id="17180" w:author="Anees Shaikh" w:date="2013-10-19T02:16:00Z">
                <w:pPr>
                  <w:pStyle w:val="XML1"/>
                </w:pPr>
              </w:pPrChange>
            </w:pPr>
            <w:ins w:id="17181" w:author="aas" w:date="2013-10-14T02:06:00Z">
              <w:del w:id="17182" w:author="Anees Shaikh" w:date="2013-10-19T02:16:00Z">
                <w:r w:rsidDel="00E067A3">
                  <w:delText xml:space="preserve">                                        &lt;/xs:annotation&gt;</w:delText>
                </w:r>
              </w:del>
            </w:ins>
          </w:p>
          <w:p w14:paraId="3FAE11B2" w14:textId="35AF08D0" w:rsidR="00874469" w:rsidDel="00E067A3" w:rsidRDefault="00874469">
            <w:pPr>
              <w:pStyle w:val="Appx"/>
              <w:rPr>
                <w:ins w:id="17183" w:author="aas" w:date="2013-10-14T02:06:00Z"/>
                <w:del w:id="17184" w:author="Anees Shaikh" w:date="2013-10-19T02:16:00Z"/>
              </w:rPr>
              <w:pPrChange w:id="17185" w:author="Anees Shaikh" w:date="2013-10-19T02:16:00Z">
                <w:pPr>
                  <w:pStyle w:val="XML1"/>
                </w:pPr>
              </w:pPrChange>
            </w:pPr>
            <w:ins w:id="17186" w:author="aas" w:date="2013-10-14T02:06:00Z">
              <w:del w:id="17187" w:author="Anees Shaikh" w:date="2013-10-19T02:16:00Z">
                <w:r w:rsidDel="00E067A3">
                  <w:delText xml:space="preserve">                                      &lt;/xs:element&gt;</w:delText>
                </w:r>
              </w:del>
            </w:ins>
          </w:p>
          <w:p w14:paraId="13E99F80" w14:textId="16F1D727" w:rsidR="00874469" w:rsidDel="00E067A3" w:rsidRDefault="00874469">
            <w:pPr>
              <w:pStyle w:val="Appx"/>
              <w:rPr>
                <w:ins w:id="17188" w:author="aas" w:date="2013-10-14T02:06:00Z"/>
                <w:del w:id="17189" w:author="Anees Shaikh" w:date="2013-10-19T02:16:00Z"/>
              </w:rPr>
              <w:pPrChange w:id="17190" w:author="Anees Shaikh" w:date="2013-10-19T02:16:00Z">
                <w:pPr>
                  <w:pStyle w:val="XML1"/>
                </w:pPr>
              </w:pPrChange>
            </w:pPr>
            <w:ins w:id="17191" w:author="aas" w:date="2013-10-14T02:06:00Z">
              <w:del w:id="17192"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193" w:author="aas" w:date="2013-10-14T02:06:00Z"/>
                <w:del w:id="17194" w:author="Anees Shaikh" w:date="2013-10-19T02:16:00Z"/>
              </w:rPr>
              <w:pPrChange w:id="17195" w:author="Anees Shaikh" w:date="2013-10-19T02:16:00Z">
                <w:pPr>
                  <w:pStyle w:val="XML1"/>
                </w:pPr>
              </w:pPrChange>
            </w:pPr>
            <w:ins w:id="17196" w:author="aas" w:date="2013-10-14T02:06:00Z">
              <w:del w:id="17197" w:author="Anees Shaikh" w:date="2013-10-19T02:16:00Z">
                <w:r w:rsidDel="00E067A3">
                  <w:delText xml:space="preserve">                                        &lt;xs:annotation&gt;</w:delText>
                </w:r>
              </w:del>
            </w:ins>
          </w:p>
          <w:p w14:paraId="70A74959" w14:textId="76BB4A63" w:rsidR="00874469" w:rsidDel="00E067A3" w:rsidRDefault="00874469">
            <w:pPr>
              <w:pStyle w:val="Appx"/>
              <w:rPr>
                <w:ins w:id="17198" w:author="aas" w:date="2013-10-14T02:06:00Z"/>
                <w:del w:id="17199" w:author="Anees Shaikh" w:date="2013-10-19T02:16:00Z"/>
              </w:rPr>
              <w:pPrChange w:id="17200" w:author="Anees Shaikh" w:date="2013-10-19T02:16:00Z">
                <w:pPr>
                  <w:pStyle w:val="XML1"/>
                </w:pPr>
              </w:pPrChange>
            </w:pPr>
            <w:ins w:id="17201" w:author="aas" w:date="2013-10-14T02:06:00Z">
              <w:del w:id="17202" w:author="Anees Shaikh" w:date="2013-10-19T02:16:00Z">
                <w:r w:rsidDel="00E067A3">
                  <w:delText xml:space="preserve">                                          &lt;xs:documentation&gt;</w:delText>
                </w:r>
              </w:del>
            </w:ins>
          </w:p>
          <w:p w14:paraId="5CB5DEFB" w14:textId="0A21B433" w:rsidR="00874469" w:rsidDel="00E067A3" w:rsidRDefault="00874469">
            <w:pPr>
              <w:pStyle w:val="Appx"/>
              <w:rPr>
                <w:ins w:id="17203" w:author="aas" w:date="2013-10-14T02:06:00Z"/>
                <w:del w:id="17204" w:author="Anees Shaikh" w:date="2013-10-19T02:16:00Z"/>
              </w:rPr>
              <w:pPrChange w:id="17205" w:author="Anees Shaikh" w:date="2013-10-19T02:16:00Z">
                <w:pPr>
                  <w:pStyle w:val="XML1"/>
                </w:pPr>
              </w:pPrChange>
            </w:pPr>
            <w:ins w:id="17206" w:author="aas" w:date="2013-10-14T02:06:00Z">
              <w:del w:id="17207"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08" w:author="aas" w:date="2013-10-14T02:06:00Z"/>
                <w:del w:id="17209" w:author="Anees Shaikh" w:date="2013-10-19T02:16:00Z"/>
              </w:rPr>
              <w:pPrChange w:id="17210" w:author="Anees Shaikh" w:date="2013-10-19T02:16:00Z">
                <w:pPr>
                  <w:pStyle w:val="XML1"/>
                </w:pPr>
              </w:pPrChange>
            </w:pPr>
            <w:ins w:id="17211" w:author="aas" w:date="2013-10-14T02:06:00Z">
              <w:del w:id="17212"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13" w:author="aas" w:date="2013-10-14T02:06:00Z"/>
                <w:del w:id="17214" w:author="Anees Shaikh" w:date="2013-10-19T02:16:00Z"/>
              </w:rPr>
              <w:pPrChange w:id="17215" w:author="Anees Shaikh" w:date="2013-10-19T02:16:00Z">
                <w:pPr>
                  <w:pStyle w:val="XML1"/>
                </w:pPr>
              </w:pPrChange>
            </w:pPr>
            <w:ins w:id="17216" w:author="aas" w:date="2013-10-14T02:06:00Z">
              <w:del w:id="17217" w:author="Anees Shaikh" w:date="2013-10-19T02:16:00Z">
                <w:r w:rsidDel="00E067A3">
                  <w:delText xml:space="preserve">                                                   contain all</w:delText>
                </w:r>
              </w:del>
            </w:ins>
          </w:p>
          <w:p w14:paraId="1D25607F" w14:textId="412100A7" w:rsidR="00874469" w:rsidDel="00E067A3" w:rsidRDefault="00874469">
            <w:pPr>
              <w:pStyle w:val="Appx"/>
              <w:rPr>
                <w:ins w:id="17218" w:author="aas" w:date="2013-10-14T02:06:00Z"/>
                <w:del w:id="17219" w:author="Anees Shaikh" w:date="2013-10-19T02:16:00Z"/>
              </w:rPr>
              <w:pPrChange w:id="17220" w:author="Anees Shaikh" w:date="2013-10-19T02:16:00Z">
                <w:pPr>
                  <w:pStyle w:val="XML1"/>
                </w:pPr>
              </w:pPrChange>
            </w:pPr>
            <w:ins w:id="17221" w:author="aas" w:date="2013-10-14T02:06:00Z">
              <w:del w:id="17222" w:author="Anees Shaikh" w:date="2013-10-19T02:16:00Z">
                <w:r w:rsidDel="00E067A3">
                  <w:delText xml:space="preserve">                                          &lt;/xs:documentation&gt;</w:delText>
                </w:r>
              </w:del>
            </w:ins>
          </w:p>
          <w:p w14:paraId="3DF3ABB9" w14:textId="2A22DD83" w:rsidR="00874469" w:rsidDel="00E067A3" w:rsidRDefault="00874469">
            <w:pPr>
              <w:pStyle w:val="Appx"/>
              <w:rPr>
                <w:ins w:id="17223" w:author="aas" w:date="2013-10-14T02:06:00Z"/>
                <w:del w:id="17224" w:author="Anees Shaikh" w:date="2013-10-19T02:16:00Z"/>
              </w:rPr>
              <w:pPrChange w:id="17225" w:author="Anees Shaikh" w:date="2013-10-19T02:16:00Z">
                <w:pPr>
                  <w:pStyle w:val="XML1"/>
                </w:pPr>
              </w:pPrChange>
            </w:pPr>
            <w:ins w:id="17226" w:author="aas" w:date="2013-10-14T02:06:00Z">
              <w:del w:id="17227" w:author="Anees Shaikh" w:date="2013-10-19T02:16:00Z">
                <w:r w:rsidDel="00E067A3">
                  <w:delText xml:space="preserve">                                        &lt;/xs:annotation&gt;</w:delText>
                </w:r>
              </w:del>
            </w:ins>
          </w:p>
          <w:p w14:paraId="480FABE7" w14:textId="1698B213" w:rsidR="00874469" w:rsidDel="00E067A3" w:rsidRDefault="00874469">
            <w:pPr>
              <w:pStyle w:val="Appx"/>
              <w:rPr>
                <w:ins w:id="17228" w:author="aas" w:date="2013-10-14T02:06:00Z"/>
                <w:del w:id="17229" w:author="Anees Shaikh" w:date="2013-10-19T02:16:00Z"/>
              </w:rPr>
              <w:pPrChange w:id="17230" w:author="Anees Shaikh" w:date="2013-10-19T02:16:00Z">
                <w:pPr>
                  <w:pStyle w:val="XML1"/>
                </w:pPr>
              </w:pPrChange>
            </w:pPr>
            <w:ins w:id="17231" w:author="aas" w:date="2013-10-14T02:06:00Z">
              <w:del w:id="17232" w:author="Anees Shaikh" w:date="2013-10-19T02:16:00Z">
                <w:r w:rsidDel="00E067A3">
                  <w:delText xml:space="preserve">                                      &lt;/xs:element&gt;</w:delText>
                </w:r>
              </w:del>
            </w:ins>
          </w:p>
          <w:p w14:paraId="1C4292A3" w14:textId="077AA608" w:rsidR="00874469" w:rsidDel="00E067A3" w:rsidRDefault="00874469">
            <w:pPr>
              <w:pStyle w:val="Appx"/>
              <w:rPr>
                <w:ins w:id="17233" w:author="aas" w:date="2013-10-14T02:06:00Z"/>
                <w:del w:id="17234" w:author="Anees Shaikh" w:date="2013-10-19T02:16:00Z"/>
              </w:rPr>
              <w:pPrChange w:id="17235" w:author="Anees Shaikh" w:date="2013-10-19T02:16:00Z">
                <w:pPr>
                  <w:pStyle w:val="XML1"/>
                </w:pPr>
              </w:pPrChange>
            </w:pPr>
            <w:ins w:id="17236" w:author="aas" w:date="2013-10-14T02:06:00Z">
              <w:del w:id="17237"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38" w:author="aas" w:date="2013-10-14T02:06:00Z"/>
                <w:del w:id="17239" w:author="Anees Shaikh" w:date="2013-10-19T02:16:00Z"/>
              </w:rPr>
              <w:pPrChange w:id="17240" w:author="Anees Shaikh" w:date="2013-10-19T02:16:00Z">
                <w:pPr>
                  <w:pStyle w:val="XML1"/>
                </w:pPr>
              </w:pPrChange>
            </w:pPr>
            <w:ins w:id="17241" w:author="aas" w:date="2013-10-14T02:06:00Z">
              <w:del w:id="17242" w:author="Anees Shaikh" w:date="2013-10-19T02:16:00Z">
                <w:r w:rsidDel="00E067A3">
                  <w:delText xml:space="preserve">                                        &lt;xs:annotation&gt;</w:delText>
                </w:r>
              </w:del>
            </w:ins>
          </w:p>
          <w:p w14:paraId="43076535" w14:textId="46E6D119" w:rsidR="00874469" w:rsidDel="00E067A3" w:rsidRDefault="00874469">
            <w:pPr>
              <w:pStyle w:val="Appx"/>
              <w:rPr>
                <w:ins w:id="17243" w:author="aas" w:date="2013-10-14T02:06:00Z"/>
                <w:del w:id="17244" w:author="Anees Shaikh" w:date="2013-10-19T02:16:00Z"/>
              </w:rPr>
              <w:pPrChange w:id="17245" w:author="Anees Shaikh" w:date="2013-10-19T02:16:00Z">
                <w:pPr>
                  <w:pStyle w:val="XML1"/>
                </w:pPr>
              </w:pPrChange>
            </w:pPr>
            <w:ins w:id="17246" w:author="aas" w:date="2013-10-14T02:06:00Z">
              <w:del w:id="17247" w:author="Anees Shaikh" w:date="2013-10-19T02:16:00Z">
                <w:r w:rsidDel="00E067A3">
                  <w:delText xml:space="preserve">                                          &lt;xs:documentation&gt;</w:delText>
                </w:r>
              </w:del>
            </w:ins>
          </w:p>
          <w:p w14:paraId="0DC2823E" w14:textId="6AA1B125" w:rsidR="00874469" w:rsidDel="00E067A3" w:rsidRDefault="00874469">
            <w:pPr>
              <w:pStyle w:val="Appx"/>
              <w:rPr>
                <w:ins w:id="17248" w:author="aas" w:date="2013-10-14T02:06:00Z"/>
                <w:del w:id="17249" w:author="Anees Shaikh" w:date="2013-10-19T02:16:00Z"/>
              </w:rPr>
              <w:pPrChange w:id="17250" w:author="Anees Shaikh" w:date="2013-10-19T02:16:00Z">
                <w:pPr>
                  <w:pStyle w:val="XML1"/>
                </w:pPr>
              </w:pPrChange>
            </w:pPr>
            <w:ins w:id="17251" w:author="aas" w:date="2013-10-14T02:06:00Z">
              <w:del w:id="17252"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53" w:author="aas" w:date="2013-10-14T02:06:00Z"/>
                <w:del w:id="17254" w:author="Anees Shaikh" w:date="2013-10-19T02:16:00Z"/>
              </w:rPr>
              <w:pPrChange w:id="17255" w:author="Anees Shaikh" w:date="2013-10-19T02:16:00Z">
                <w:pPr>
                  <w:pStyle w:val="XML1"/>
                </w:pPr>
              </w:pPrChange>
            </w:pPr>
            <w:ins w:id="17256" w:author="aas" w:date="2013-10-14T02:06:00Z">
              <w:del w:id="17257"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258" w:author="aas" w:date="2013-10-14T02:06:00Z"/>
                <w:del w:id="17259" w:author="Anees Shaikh" w:date="2013-10-19T02:16:00Z"/>
              </w:rPr>
              <w:pPrChange w:id="17260" w:author="Anees Shaikh" w:date="2013-10-19T02:16:00Z">
                <w:pPr>
                  <w:pStyle w:val="XML1"/>
                </w:pPr>
              </w:pPrChange>
            </w:pPr>
            <w:ins w:id="17261" w:author="aas" w:date="2013-10-14T02:06:00Z">
              <w:del w:id="17262"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263" w:author="aas" w:date="2013-10-14T02:06:00Z"/>
                <w:del w:id="17264" w:author="Anees Shaikh" w:date="2013-10-19T02:16:00Z"/>
              </w:rPr>
              <w:pPrChange w:id="17265" w:author="Anees Shaikh" w:date="2013-10-19T02:16:00Z">
                <w:pPr>
                  <w:pStyle w:val="XML1"/>
                </w:pPr>
              </w:pPrChange>
            </w:pPr>
            <w:ins w:id="17266" w:author="aas" w:date="2013-10-14T02:06:00Z">
              <w:del w:id="17267"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268" w:author="aas" w:date="2013-10-14T02:06:00Z"/>
                <w:del w:id="17269" w:author="Anees Shaikh" w:date="2013-10-19T02:16:00Z"/>
              </w:rPr>
              <w:pPrChange w:id="17270" w:author="Anees Shaikh" w:date="2013-10-19T02:16:00Z">
                <w:pPr>
                  <w:pStyle w:val="XML1"/>
                </w:pPr>
              </w:pPrChange>
            </w:pPr>
            <w:ins w:id="17271" w:author="aas" w:date="2013-10-14T02:06:00Z">
              <w:del w:id="17272" w:author="Anees Shaikh" w:date="2013-10-19T02:16:00Z">
                <w:r w:rsidDel="00E067A3">
                  <w:delText xml:space="preserve">                                          &lt;/xs:documentation&gt;</w:delText>
                </w:r>
              </w:del>
            </w:ins>
          </w:p>
          <w:p w14:paraId="7CE24F71" w14:textId="0D38B2B2" w:rsidR="00874469" w:rsidDel="00E067A3" w:rsidRDefault="00874469">
            <w:pPr>
              <w:pStyle w:val="Appx"/>
              <w:rPr>
                <w:ins w:id="17273" w:author="aas" w:date="2013-10-14T02:06:00Z"/>
                <w:del w:id="17274" w:author="Anees Shaikh" w:date="2013-10-19T02:16:00Z"/>
              </w:rPr>
              <w:pPrChange w:id="17275" w:author="Anees Shaikh" w:date="2013-10-19T02:16:00Z">
                <w:pPr>
                  <w:pStyle w:val="XML1"/>
                </w:pPr>
              </w:pPrChange>
            </w:pPr>
            <w:ins w:id="17276" w:author="aas" w:date="2013-10-14T02:06:00Z">
              <w:del w:id="17277" w:author="Anees Shaikh" w:date="2013-10-19T02:16:00Z">
                <w:r w:rsidDel="00E067A3">
                  <w:delText xml:space="preserve">                                        &lt;/xs:annotation&gt;</w:delText>
                </w:r>
              </w:del>
            </w:ins>
          </w:p>
          <w:p w14:paraId="110E9A74" w14:textId="5B881902" w:rsidR="00874469" w:rsidDel="00E067A3" w:rsidRDefault="00874469">
            <w:pPr>
              <w:pStyle w:val="Appx"/>
              <w:rPr>
                <w:ins w:id="17278" w:author="aas" w:date="2013-10-14T02:06:00Z"/>
                <w:del w:id="17279" w:author="Anees Shaikh" w:date="2013-10-19T02:16:00Z"/>
              </w:rPr>
              <w:pPrChange w:id="17280" w:author="Anees Shaikh" w:date="2013-10-19T02:16:00Z">
                <w:pPr>
                  <w:pStyle w:val="XML1"/>
                </w:pPr>
              </w:pPrChange>
            </w:pPr>
            <w:ins w:id="17281" w:author="aas" w:date="2013-10-14T02:06:00Z">
              <w:del w:id="17282" w:author="Anees Shaikh" w:date="2013-10-19T02:16:00Z">
                <w:r w:rsidDel="00E067A3">
                  <w:delText xml:space="preserve">                                      &lt;/xs:element&gt;</w:delText>
                </w:r>
              </w:del>
            </w:ins>
          </w:p>
          <w:p w14:paraId="78481ACB" w14:textId="0F34435D" w:rsidR="00874469" w:rsidDel="00E067A3" w:rsidRDefault="00874469">
            <w:pPr>
              <w:pStyle w:val="Appx"/>
              <w:rPr>
                <w:ins w:id="17283" w:author="aas" w:date="2013-10-14T02:06:00Z"/>
                <w:del w:id="17284" w:author="Anees Shaikh" w:date="2013-10-19T02:16:00Z"/>
              </w:rPr>
              <w:pPrChange w:id="17285" w:author="Anees Shaikh" w:date="2013-10-19T02:16:00Z">
                <w:pPr>
                  <w:pStyle w:val="XML1"/>
                </w:pPr>
              </w:pPrChange>
            </w:pPr>
            <w:ins w:id="17286" w:author="aas" w:date="2013-10-14T02:06:00Z">
              <w:del w:id="17287"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288" w:author="aas" w:date="2013-10-14T02:06:00Z"/>
                <w:del w:id="17289" w:author="Anees Shaikh" w:date="2013-10-19T02:16:00Z"/>
              </w:rPr>
              <w:pPrChange w:id="17290" w:author="Anees Shaikh" w:date="2013-10-19T02:16:00Z">
                <w:pPr>
                  <w:pStyle w:val="XML1"/>
                </w:pPr>
              </w:pPrChange>
            </w:pPr>
            <w:ins w:id="17291" w:author="aas" w:date="2013-10-14T02:06:00Z">
              <w:del w:id="17292" w:author="Anees Shaikh" w:date="2013-10-19T02:16:00Z">
                <w:r w:rsidDel="00E067A3">
                  <w:delText xml:space="preserve">                                        &lt;xs:annotation&gt;</w:delText>
                </w:r>
              </w:del>
            </w:ins>
          </w:p>
          <w:p w14:paraId="7F4E1216" w14:textId="2C3F4285" w:rsidR="00874469" w:rsidDel="00E067A3" w:rsidRDefault="00874469">
            <w:pPr>
              <w:pStyle w:val="Appx"/>
              <w:rPr>
                <w:ins w:id="17293" w:author="aas" w:date="2013-10-14T02:06:00Z"/>
                <w:del w:id="17294" w:author="Anees Shaikh" w:date="2013-10-19T02:16:00Z"/>
              </w:rPr>
              <w:pPrChange w:id="17295" w:author="Anees Shaikh" w:date="2013-10-19T02:16:00Z">
                <w:pPr>
                  <w:pStyle w:val="XML1"/>
                </w:pPr>
              </w:pPrChange>
            </w:pPr>
            <w:ins w:id="17296" w:author="aas" w:date="2013-10-14T02:06:00Z">
              <w:del w:id="17297" w:author="Anees Shaikh" w:date="2013-10-19T02:16:00Z">
                <w:r w:rsidDel="00E067A3">
                  <w:delText xml:space="preserve">                                          &lt;xs:documentation&gt;</w:delText>
                </w:r>
              </w:del>
            </w:ins>
          </w:p>
          <w:p w14:paraId="7118C556" w14:textId="11E7C575" w:rsidR="00874469" w:rsidDel="00E067A3" w:rsidRDefault="00874469">
            <w:pPr>
              <w:pStyle w:val="Appx"/>
              <w:rPr>
                <w:ins w:id="17298" w:author="aas" w:date="2013-10-14T02:06:00Z"/>
                <w:del w:id="17299" w:author="Anees Shaikh" w:date="2013-10-19T02:16:00Z"/>
              </w:rPr>
              <w:pPrChange w:id="17300" w:author="Anees Shaikh" w:date="2013-10-19T02:16:00Z">
                <w:pPr>
                  <w:pStyle w:val="XML1"/>
                </w:pPr>
              </w:pPrChange>
            </w:pPr>
            <w:ins w:id="17301" w:author="aas" w:date="2013-10-14T02:06:00Z">
              <w:del w:id="17302"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03" w:author="aas" w:date="2013-10-14T02:06:00Z"/>
                <w:del w:id="17304" w:author="Anees Shaikh" w:date="2013-10-19T02:16:00Z"/>
              </w:rPr>
              <w:pPrChange w:id="17305" w:author="Anees Shaikh" w:date="2013-10-19T02:16:00Z">
                <w:pPr>
                  <w:pStyle w:val="XML1"/>
                </w:pPr>
              </w:pPrChange>
            </w:pPr>
            <w:ins w:id="17306" w:author="aas" w:date="2013-10-14T02:06:00Z">
              <w:del w:id="17307"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08" w:author="aas" w:date="2013-10-14T02:06:00Z"/>
                <w:del w:id="17309" w:author="Anees Shaikh" w:date="2013-10-19T02:16:00Z"/>
              </w:rPr>
              <w:pPrChange w:id="17310" w:author="Anees Shaikh" w:date="2013-10-19T02:16:00Z">
                <w:pPr>
                  <w:pStyle w:val="XML1"/>
                </w:pPr>
              </w:pPrChange>
            </w:pPr>
            <w:ins w:id="17311" w:author="aas" w:date="2013-10-14T02:06:00Z">
              <w:del w:id="17312"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13" w:author="aas" w:date="2013-10-14T02:06:00Z"/>
                <w:del w:id="17314" w:author="Anees Shaikh" w:date="2013-10-19T02:16:00Z"/>
              </w:rPr>
              <w:pPrChange w:id="17315" w:author="Anees Shaikh" w:date="2013-10-19T02:16:00Z">
                <w:pPr>
                  <w:pStyle w:val="XML1"/>
                </w:pPr>
              </w:pPrChange>
            </w:pPr>
            <w:ins w:id="17316" w:author="aas" w:date="2013-10-14T02:06:00Z">
              <w:del w:id="17317"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18" w:author="aas" w:date="2013-10-14T02:06:00Z"/>
                <w:del w:id="17319" w:author="Anees Shaikh" w:date="2013-10-19T02:16:00Z"/>
              </w:rPr>
              <w:pPrChange w:id="17320" w:author="Anees Shaikh" w:date="2013-10-19T02:16:00Z">
                <w:pPr>
                  <w:pStyle w:val="XML1"/>
                </w:pPr>
              </w:pPrChange>
            </w:pPr>
            <w:ins w:id="17321" w:author="aas" w:date="2013-10-14T02:06:00Z">
              <w:del w:id="17322"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23" w:author="aas" w:date="2013-10-14T02:06:00Z"/>
                <w:del w:id="17324" w:author="Anees Shaikh" w:date="2013-10-19T02:16:00Z"/>
              </w:rPr>
              <w:pPrChange w:id="17325" w:author="Anees Shaikh" w:date="2013-10-19T02:16:00Z">
                <w:pPr>
                  <w:pStyle w:val="XML1"/>
                </w:pPr>
              </w:pPrChange>
            </w:pPr>
            <w:ins w:id="17326" w:author="aas" w:date="2013-10-14T02:06:00Z">
              <w:del w:id="17327"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28" w:author="aas" w:date="2013-10-14T02:06:00Z"/>
                <w:del w:id="17329" w:author="Anees Shaikh" w:date="2013-10-19T02:16:00Z"/>
              </w:rPr>
              <w:pPrChange w:id="17330" w:author="Anees Shaikh" w:date="2013-10-19T02:16:00Z">
                <w:pPr>
                  <w:pStyle w:val="XML1"/>
                </w:pPr>
              </w:pPrChange>
            </w:pPr>
            <w:ins w:id="17331" w:author="aas" w:date="2013-10-14T02:06:00Z">
              <w:del w:id="17332"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33" w:author="aas" w:date="2013-10-14T02:06:00Z"/>
                <w:del w:id="17334" w:author="Anees Shaikh" w:date="2013-10-19T02:16:00Z"/>
              </w:rPr>
              <w:pPrChange w:id="17335" w:author="Anees Shaikh" w:date="2013-10-19T02:16:00Z">
                <w:pPr>
                  <w:pStyle w:val="XML1"/>
                </w:pPr>
              </w:pPrChange>
            </w:pPr>
            <w:ins w:id="17336" w:author="aas" w:date="2013-10-14T02:06:00Z">
              <w:del w:id="17337"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38" w:author="aas" w:date="2013-10-14T02:06:00Z"/>
                <w:del w:id="17339" w:author="Anees Shaikh" w:date="2013-10-19T02:16:00Z"/>
              </w:rPr>
              <w:pPrChange w:id="17340" w:author="Anees Shaikh" w:date="2013-10-19T02:16:00Z">
                <w:pPr>
                  <w:pStyle w:val="XML1"/>
                </w:pPr>
              </w:pPrChange>
            </w:pPr>
            <w:ins w:id="17341" w:author="aas" w:date="2013-10-14T02:06:00Z">
              <w:del w:id="17342"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43" w:author="aas" w:date="2013-10-14T02:06:00Z"/>
                <w:del w:id="17344" w:author="Anees Shaikh" w:date="2013-10-19T02:16:00Z"/>
              </w:rPr>
              <w:pPrChange w:id="17345" w:author="Anees Shaikh" w:date="2013-10-19T02:16:00Z">
                <w:pPr>
                  <w:pStyle w:val="XML1"/>
                </w:pPr>
              </w:pPrChange>
            </w:pPr>
            <w:ins w:id="17346" w:author="aas" w:date="2013-10-14T02:06:00Z">
              <w:del w:id="17347" w:author="Anees Shaikh" w:date="2013-10-19T02:16:00Z">
                <w:r w:rsidDel="00E067A3">
                  <w:delText xml:space="preserve">                                                   OpenFlow Logical Switch.</w:delText>
                </w:r>
              </w:del>
            </w:ins>
          </w:p>
          <w:p w14:paraId="66DC0211" w14:textId="7E888803" w:rsidR="00874469" w:rsidDel="00E067A3" w:rsidRDefault="00874469">
            <w:pPr>
              <w:pStyle w:val="Appx"/>
              <w:rPr>
                <w:ins w:id="17348" w:author="aas" w:date="2013-10-14T02:06:00Z"/>
                <w:del w:id="17349" w:author="Anees Shaikh" w:date="2013-10-19T02:16:00Z"/>
              </w:rPr>
              <w:pPrChange w:id="17350" w:author="Anees Shaikh" w:date="2013-10-19T02:16:00Z">
                <w:pPr>
                  <w:pStyle w:val="XML1"/>
                </w:pPr>
              </w:pPrChange>
            </w:pPr>
            <w:ins w:id="17351" w:author="aas" w:date="2013-10-14T02:06:00Z">
              <w:del w:id="17352" w:author="Anees Shaikh" w:date="2013-10-19T02:16:00Z">
                <w:r w:rsidDel="00E067A3">
                  <w:delText xml:space="preserve">                                          &lt;/xs:documentation&gt;</w:delText>
                </w:r>
              </w:del>
            </w:ins>
          </w:p>
          <w:p w14:paraId="21482543" w14:textId="56D6DFDD" w:rsidR="00874469" w:rsidDel="00E067A3" w:rsidRDefault="00874469">
            <w:pPr>
              <w:pStyle w:val="Appx"/>
              <w:rPr>
                <w:ins w:id="17353" w:author="aas" w:date="2013-10-14T02:06:00Z"/>
                <w:del w:id="17354" w:author="Anees Shaikh" w:date="2013-10-19T02:16:00Z"/>
              </w:rPr>
              <w:pPrChange w:id="17355" w:author="Anees Shaikh" w:date="2013-10-19T02:16:00Z">
                <w:pPr>
                  <w:pStyle w:val="XML1"/>
                </w:pPr>
              </w:pPrChange>
            </w:pPr>
            <w:ins w:id="17356" w:author="aas" w:date="2013-10-14T02:06:00Z">
              <w:del w:id="17357" w:author="Anees Shaikh" w:date="2013-10-19T02:16:00Z">
                <w:r w:rsidDel="00E067A3">
                  <w:delText xml:space="preserve">                                        &lt;/xs:annotation&gt;</w:delText>
                </w:r>
              </w:del>
            </w:ins>
          </w:p>
          <w:p w14:paraId="67CA4212" w14:textId="0C570192" w:rsidR="00874469" w:rsidDel="00E067A3" w:rsidRDefault="00874469">
            <w:pPr>
              <w:pStyle w:val="Appx"/>
              <w:rPr>
                <w:ins w:id="17358" w:author="aas" w:date="2013-10-14T02:06:00Z"/>
                <w:del w:id="17359" w:author="Anees Shaikh" w:date="2013-10-19T02:16:00Z"/>
              </w:rPr>
              <w:pPrChange w:id="17360" w:author="Anees Shaikh" w:date="2013-10-19T02:16:00Z">
                <w:pPr>
                  <w:pStyle w:val="XML1"/>
                </w:pPr>
              </w:pPrChange>
            </w:pPr>
            <w:ins w:id="17361" w:author="aas" w:date="2013-10-14T02:06:00Z">
              <w:del w:id="17362" w:author="Anees Shaikh" w:date="2013-10-19T02:16:00Z">
                <w:r w:rsidDel="00E067A3">
                  <w:delText xml:space="preserve">                                      &lt;/xs:element&gt;</w:delText>
                </w:r>
              </w:del>
            </w:ins>
          </w:p>
          <w:p w14:paraId="5555985C" w14:textId="460DEB99" w:rsidR="00874469" w:rsidDel="00E067A3" w:rsidRDefault="00874469">
            <w:pPr>
              <w:pStyle w:val="Appx"/>
              <w:rPr>
                <w:ins w:id="17363" w:author="aas" w:date="2013-10-14T02:06:00Z"/>
                <w:del w:id="17364" w:author="Anees Shaikh" w:date="2013-10-19T02:16:00Z"/>
              </w:rPr>
              <w:pPrChange w:id="17365" w:author="Anees Shaikh" w:date="2013-10-19T02:16:00Z">
                <w:pPr>
                  <w:pStyle w:val="XML1"/>
                </w:pPr>
              </w:pPrChange>
            </w:pPr>
            <w:ins w:id="17366" w:author="aas" w:date="2013-10-14T02:06:00Z">
              <w:del w:id="17367"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368" w:author="aas" w:date="2013-10-14T02:06:00Z"/>
                <w:del w:id="17369" w:author="Anees Shaikh" w:date="2013-10-19T02:16:00Z"/>
              </w:rPr>
              <w:pPrChange w:id="17370" w:author="Anees Shaikh" w:date="2013-10-19T02:16:00Z">
                <w:pPr>
                  <w:pStyle w:val="XML1"/>
                </w:pPr>
              </w:pPrChange>
            </w:pPr>
            <w:ins w:id="17371" w:author="aas" w:date="2013-10-14T02:06:00Z">
              <w:del w:id="17372" w:author="Anees Shaikh" w:date="2013-10-19T02:16:00Z">
                <w:r w:rsidDel="00E067A3">
                  <w:delText xml:space="preserve">                                              namespace="##other" processContents="lax"/&gt;</w:delText>
                </w:r>
              </w:del>
            </w:ins>
          </w:p>
          <w:p w14:paraId="0392F1CC" w14:textId="60699905" w:rsidR="00874469" w:rsidDel="00E067A3" w:rsidRDefault="00874469">
            <w:pPr>
              <w:pStyle w:val="Appx"/>
              <w:rPr>
                <w:ins w:id="17373" w:author="aas" w:date="2013-10-14T02:06:00Z"/>
                <w:del w:id="17374" w:author="Anees Shaikh" w:date="2013-10-19T02:16:00Z"/>
              </w:rPr>
              <w:pPrChange w:id="17375" w:author="Anees Shaikh" w:date="2013-10-19T02:16:00Z">
                <w:pPr>
                  <w:pStyle w:val="XML1"/>
                </w:pPr>
              </w:pPrChange>
            </w:pPr>
            <w:ins w:id="17376" w:author="aas" w:date="2013-10-14T02:06:00Z">
              <w:del w:id="17377" w:author="Anees Shaikh" w:date="2013-10-19T02:16:00Z">
                <w:r w:rsidDel="00E067A3">
                  <w:delText xml:space="preserve">                                    &lt;/xs:sequence&gt;</w:delText>
                </w:r>
              </w:del>
            </w:ins>
          </w:p>
          <w:p w14:paraId="3752D429" w14:textId="4E2037CC" w:rsidR="00874469" w:rsidDel="00E067A3" w:rsidRDefault="00874469">
            <w:pPr>
              <w:pStyle w:val="Appx"/>
              <w:rPr>
                <w:ins w:id="17378" w:author="aas" w:date="2013-10-14T02:06:00Z"/>
                <w:del w:id="17379" w:author="Anees Shaikh" w:date="2013-10-19T02:16:00Z"/>
              </w:rPr>
              <w:pPrChange w:id="17380" w:author="Anees Shaikh" w:date="2013-10-19T02:16:00Z">
                <w:pPr>
                  <w:pStyle w:val="XML1"/>
                </w:pPr>
              </w:pPrChange>
            </w:pPr>
            <w:ins w:id="17381" w:author="aas" w:date="2013-10-14T02:06:00Z">
              <w:del w:id="17382" w:author="Anees Shaikh" w:date="2013-10-19T02:16:00Z">
                <w:r w:rsidDel="00E067A3">
                  <w:delText xml:space="preserve">                                  &lt;/xs:complexType&gt;</w:delText>
                </w:r>
              </w:del>
            </w:ins>
          </w:p>
          <w:p w14:paraId="7FA1F372" w14:textId="1471AD72" w:rsidR="00874469" w:rsidDel="00E067A3" w:rsidRDefault="00874469">
            <w:pPr>
              <w:pStyle w:val="Appx"/>
              <w:rPr>
                <w:ins w:id="17383" w:author="aas" w:date="2013-10-14T02:06:00Z"/>
                <w:del w:id="17384" w:author="Anees Shaikh" w:date="2013-10-19T02:16:00Z"/>
              </w:rPr>
              <w:pPrChange w:id="17385" w:author="Anees Shaikh" w:date="2013-10-19T02:16:00Z">
                <w:pPr>
                  <w:pStyle w:val="XML1"/>
                </w:pPr>
              </w:pPrChange>
            </w:pPr>
            <w:ins w:id="17386" w:author="aas" w:date="2013-10-14T02:06:00Z">
              <w:del w:id="17387" w:author="Anees Shaikh" w:date="2013-10-19T02:16:00Z">
                <w:r w:rsidDel="00E067A3">
                  <w:delText xml:space="preserve">                                &lt;/xs:element&gt;</w:delText>
                </w:r>
              </w:del>
            </w:ins>
          </w:p>
          <w:p w14:paraId="0305525B" w14:textId="68179D9E" w:rsidR="00874469" w:rsidDel="00E067A3" w:rsidRDefault="00874469">
            <w:pPr>
              <w:pStyle w:val="Appx"/>
              <w:rPr>
                <w:ins w:id="17388" w:author="aas" w:date="2013-10-14T02:06:00Z"/>
                <w:del w:id="17389" w:author="Anees Shaikh" w:date="2013-10-19T02:16:00Z"/>
              </w:rPr>
              <w:pPrChange w:id="17390" w:author="Anees Shaikh" w:date="2013-10-19T02:16:00Z">
                <w:pPr>
                  <w:pStyle w:val="XML1"/>
                </w:pPr>
              </w:pPrChange>
            </w:pPr>
            <w:ins w:id="17391" w:author="aas" w:date="2013-10-14T02:06:00Z">
              <w:del w:id="17392"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393" w:author="aas" w:date="2013-10-14T02:06:00Z"/>
                <w:del w:id="17394" w:author="Anees Shaikh" w:date="2013-10-19T02:16:00Z"/>
              </w:rPr>
              <w:pPrChange w:id="17395" w:author="Anees Shaikh" w:date="2013-10-19T02:16:00Z">
                <w:pPr>
                  <w:pStyle w:val="XML1"/>
                </w:pPr>
              </w:pPrChange>
            </w:pPr>
            <w:ins w:id="17396" w:author="aas" w:date="2013-10-14T02:06:00Z">
              <w:del w:id="17397" w:author="Anees Shaikh" w:date="2013-10-19T02:16:00Z">
                <w:r w:rsidDel="00E067A3">
                  <w:delText xml:space="preserve">                                        namespace="##other" processContents="lax"/&gt;</w:delText>
                </w:r>
              </w:del>
            </w:ins>
          </w:p>
          <w:p w14:paraId="56A3FFA6" w14:textId="3256691F" w:rsidR="00874469" w:rsidDel="00E067A3" w:rsidRDefault="00874469">
            <w:pPr>
              <w:pStyle w:val="Appx"/>
              <w:rPr>
                <w:ins w:id="17398" w:author="aas" w:date="2013-10-14T02:06:00Z"/>
                <w:del w:id="17399" w:author="Anees Shaikh" w:date="2013-10-19T02:16:00Z"/>
              </w:rPr>
              <w:pPrChange w:id="17400" w:author="Anees Shaikh" w:date="2013-10-19T02:16:00Z">
                <w:pPr>
                  <w:pStyle w:val="XML1"/>
                </w:pPr>
              </w:pPrChange>
            </w:pPr>
            <w:ins w:id="17401" w:author="aas" w:date="2013-10-14T02:06:00Z">
              <w:del w:id="17402" w:author="Anees Shaikh" w:date="2013-10-19T02:16:00Z">
                <w:r w:rsidDel="00E067A3">
                  <w:delText xml:space="preserve">                              &lt;/xs:sequence&gt;</w:delText>
                </w:r>
              </w:del>
            </w:ins>
          </w:p>
          <w:p w14:paraId="6C9379C4" w14:textId="327241CF" w:rsidR="00874469" w:rsidDel="00E067A3" w:rsidRDefault="00874469">
            <w:pPr>
              <w:pStyle w:val="Appx"/>
              <w:rPr>
                <w:ins w:id="17403" w:author="aas" w:date="2013-10-14T02:06:00Z"/>
                <w:del w:id="17404" w:author="Anees Shaikh" w:date="2013-10-19T02:16:00Z"/>
              </w:rPr>
              <w:pPrChange w:id="17405" w:author="Anees Shaikh" w:date="2013-10-19T02:16:00Z">
                <w:pPr>
                  <w:pStyle w:val="XML1"/>
                </w:pPr>
              </w:pPrChange>
            </w:pPr>
            <w:ins w:id="17406" w:author="aas" w:date="2013-10-14T02:06:00Z">
              <w:del w:id="17407" w:author="Anees Shaikh" w:date="2013-10-19T02:16:00Z">
                <w:r w:rsidDel="00E067A3">
                  <w:delText xml:space="preserve">                            &lt;/xs:complexType&gt;</w:delText>
                </w:r>
              </w:del>
            </w:ins>
          </w:p>
          <w:p w14:paraId="70B334B5" w14:textId="64535F6A" w:rsidR="00874469" w:rsidDel="00E067A3" w:rsidRDefault="00874469">
            <w:pPr>
              <w:pStyle w:val="Appx"/>
              <w:rPr>
                <w:ins w:id="17408" w:author="aas" w:date="2013-10-14T02:06:00Z"/>
                <w:del w:id="17409" w:author="Anees Shaikh" w:date="2013-10-19T02:16:00Z"/>
              </w:rPr>
              <w:pPrChange w:id="17410" w:author="Anees Shaikh" w:date="2013-10-19T02:16:00Z">
                <w:pPr>
                  <w:pStyle w:val="XML1"/>
                </w:pPr>
              </w:pPrChange>
            </w:pPr>
            <w:ins w:id="17411" w:author="aas" w:date="2013-10-14T02:06:00Z">
              <w:del w:id="17412" w:author="Anees Shaikh" w:date="2013-10-19T02:16:00Z">
                <w:r w:rsidDel="00E067A3">
                  <w:delText xml:space="preserve">                          &lt;/xs:element&gt;</w:delText>
                </w:r>
              </w:del>
            </w:ins>
          </w:p>
          <w:p w14:paraId="25FA0229" w14:textId="6D804EB4" w:rsidR="00874469" w:rsidDel="00E067A3" w:rsidRDefault="00874469">
            <w:pPr>
              <w:pStyle w:val="Appx"/>
              <w:rPr>
                <w:ins w:id="17413" w:author="aas" w:date="2013-10-14T02:06:00Z"/>
                <w:del w:id="17414" w:author="Anees Shaikh" w:date="2013-10-19T02:16:00Z"/>
              </w:rPr>
              <w:pPrChange w:id="17415" w:author="Anees Shaikh" w:date="2013-10-19T02:16:00Z">
                <w:pPr>
                  <w:pStyle w:val="XML1"/>
                </w:pPr>
              </w:pPrChange>
            </w:pPr>
            <w:ins w:id="17416" w:author="aas" w:date="2013-10-14T02:06:00Z">
              <w:del w:id="17417"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18" w:author="aas" w:date="2013-10-14T02:06:00Z"/>
                <w:del w:id="17419" w:author="Anees Shaikh" w:date="2013-10-19T02:16:00Z"/>
              </w:rPr>
              <w:pPrChange w:id="17420" w:author="Anees Shaikh" w:date="2013-10-19T02:16:00Z">
                <w:pPr>
                  <w:pStyle w:val="XML1"/>
                </w:pPr>
              </w:pPrChange>
            </w:pPr>
            <w:ins w:id="17421" w:author="aas" w:date="2013-10-14T02:06:00Z">
              <w:del w:id="17422"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23" w:author="aas" w:date="2013-10-14T02:06:00Z"/>
                <w:del w:id="17424" w:author="Anees Shaikh" w:date="2013-10-19T02:16:00Z"/>
              </w:rPr>
              <w:pPrChange w:id="17425" w:author="Anees Shaikh" w:date="2013-10-19T02:16:00Z">
                <w:pPr>
                  <w:pStyle w:val="XML1"/>
                </w:pPr>
              </w:pPrChange>
            </w:pPr>
            <w:ins w:id="17426" w:author="aas" w:date="2013-10-14T02:06:00Z">
              <w:del w:id="17427" w:author="Anees Shaikh" w:date="2013-10-19T02:16:00Z">
                <w:r w:rsidDel="00E067A3">
                  <w:delText xml:space="preserve">                        &lt;/xs:sequence&gt;</w:delText>
                </w:r>
              </w:del>
            </w:ins>
          </w:p>
          <w:p w14:paraId="45349C69" w14:textId="4C3A95C3" w:rsidR="00874469" w:rsidDel="00E067A3" w:rsidRDefault="00874469">
            <w:pPr>
              <w:pStyle w:val="Appx"/>
              <w:rPr>
                <w:ins w:id="17428" w:author="aas" w:date="2013-10-14T02:06:00Z"/>
                <w:del w:id="17429" w:author="Anees Shaikh" w:date="2013-10-19T02:16:00Z"/>
              </w:rPr>
              <w:pPrChange w:id="17430" w:author="Anees Shaikh" w:date="2013-10-19T02:16:00Z">
                <w:pPr>
                  <w:pStyle w:val="XML1"/>
                </w:pPr>
              </w:pPrChange>
            </w:pPr>
            <w:ins w:id="17431" w:author="aas" w:date="2013-10-14T02:06:00Z">
              <w:del w:id="17432" w:author="Anees Shaikh" w:date="2013-10-19T02:16:00Z">
                <w:r w:rsidDel="00E067A3">
                  <w:delText xml:space="preserve">                      &lt;/xs:complexType&gt;</w:delText>
                </w:r>
              </w:del>
            </w:ins>
          </w:p>
          <w:p w14:paraId="0E615312" w14:textId="7E90444F" w:rsidR="00874469" w:rsidDel="00E067A3" w:rsidRDefault="00874469">
            <w:pPr>
              <w:pStyle w:val="Appx"/>
              <w:rPr>
                <w:ins w:id="17433" w:author="aas" w:date="2013-10-14T02:06:00Z"/>
                <w:del w:id="17434" w:author="Anees Shaikh" w:date="2013-10-19T02:16:00Z"/>
              </w:rPr>
              <w:pPrChange w:id="17435" w:author="Anees Shaikh" w:date="2013-10-19T02:16:00Z">
                <w:pPr>
                  <w:pStyle w:val="XML1"/>
                </w:pPr>
              </w:pPrChange>
            </w:pPr>
            <w:ins w:id="17436" w:author="aas" w:date="2013-10-14T02:06:00Z">
              <w:del w:id="17437"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38" w:author="aas" w:date="2013-10-14T02:06:00Z"/>
                <w:del w:id="17439" w:author="Anees Shaikh" w:date="2013-10-19T02:16:00Z"/>
              </w:rPr>
              <w:pPrChange w:id="17440" w:author="Anees Shaikh" w:date="2013-10-19T02:16:00Z">
                <w:pPr>
                  <w:pStyle w:val="XML1"/>
                </w:pPr>
              </w:pPrChange>
            </w:pPr>
            <w:ins w:id="17441" w:author="aas" w:date="2013-10-14T02:06:00Z">
              <w:del w:id="17442"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43" w:author="aas" w:date="2013-10-14T02:06:00Z"/>
                <w:del w:id="17444" w:author="Anees Shaikh" w:date="2013-10-19T02:16:00Z"/>
              </w:rPr>
              <w:pPrChange w:id="17445" w:author="Anees Shaikh" w:date="2013-10-19T02:16:00Z">
                <w:pPr>
                  <w:pStyle w:val="XML1"/>
                </w:pPr>
              </w:pPrChange>
            </w:pPr>
            <w:ins w:id="17446" w:author="aas" w:date="2013-10-14T02:06:00Z">
              <w:del w:id="17447" w:author="Anees Shaikh" w:date="2013-10-19T02:16:00Z">
                <w:r w:rsidDel="00E067A3">
                  <w:delText xml:space="preserve">                        &lt;xs:field xpath="of-config:id"/&gt;</w:delText>
                </w:r>
              </w:del>
            </w:ins>
          </w:p>
          <w:p w14:paraId="3C4BD3C1" w14:textId="5517258A" w:rsidR="00874469" w:rsidDel="00E067A3" w:rsidRDefault="00874469">
            <w:pPr>
              <w:pStyle w:val="Appx"/>
              <w:rPr>
                <w:ins w:id="17448" w:author="aas" w:date="2013-10-14T02:06:00Z"/>
                <w:del w:id="17449" w:author="Anees Shaikh" w:date="2013-10-19T02:16:00Z"/>
              </w:rPr>
              <w:pPrChange w:id="17450" w:author="Anees Shaikh" w:date="2013-10-19T02:16:00Z">
                <w:pPr>
                  <w:pStyle w:val="XML1"/>
                </w:pPr>
              </w:pPrChange>
            </w:pPr>
            <w:ins w:id="17451" w:author="aas" w:date="2013-10-14T02:06:00Z">
              <w:del w:id="17452" w:author="Anees Shaikh" w:date="2013-10-19T02:16:00Z">
                <w:r w:rsidDel="00E067A3">
                  <w:delText xml:space="preserve">                      &lt;/xs:key&gt;</w:delText>
                </w:r>
              </w:del>
            </w:ins>
          </w:p>
          <w:p w14:paraId="44076190" w14:textId="74080435" w:rsidR="00874469" w:rsidDel="00E067A3" w:rsidRDefault="00874469">
            <w:pPr>
              <w:pStyle w:val="Appx"/>
              <w:rPr>
                <w:ins w:id="17453" w:author="aas" w:date="2013-10-14T02:06:00Z"/>
                <w:del w:id="17454" w:author="Anees Shaikh" w:date="2013-10-19T02:16:00Z"/>
              </w:rPr>
              <w:pPrChange w:id="17455" w:author="Anees Shaikh" w:date="2013-10-19T02:16:00Z">
                <w:pPr>
                  <w:pStyle w:val="XML1"/>
                </w:pPr>
              </w:pPrChange>
            </w:pPr>
            <w:ins w:id="17456" w:author="aas" w:date="2013-10-14T02:06:00Z">
              <w:del w:id="17457" w:author="Anees Shaikh" w:date="2013-10-19T02:16:00Z">
                <w:r w:rsidDel="00E067A3">
                  <w:delText xml:space="preserve">                    &lt;/xs:element&gt;</w:delText>
                </w:r>
              </w:del>
            </w:ins>
          </w:p>
          <w:p w14:paraId="6A36B1F8" w14:textId="729666BA" w:rsidR="00874469" w:rsidDel="00E067A3" w:rsidRDefault="00874469">
            <w:pPr>
              <w:pStyle w:val="Appx"/>
              <w:rPr>
                <w:ins w:id="17458" w:author="aas" w:date="2013-10-14T02:06:00Z"/>
                <w:del w:id="17459" w:author="Anees Shaikh" w:date="2013-10-19T02:16:00Z"/>
              </w:rPr>
              <w:pPrChange w:id="17460" w:author="Anees Shaikh" w:date="2013-10-19T02:16:00Z">
                <w:pPr>
                  <w:pStyle w:val="XML1"/>
                </w:pPr>
              </w:pPrChange>
            </w:pPr>
            <w:ins w:id="17461" w:author="aas" w:date="2013-10-14T02:06:00Z">
              <w:del w:id="17462"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463" w:author="aas" w:date="2013-10-14T02:06:00Z"/>
                <w:del w:id="17464" w:author="Anees Shaikh" w:date="2013-10-19T02:16:00Z"/>
              </w:rPr>
              <w:pPrChange w:id="17465" w:author="Anees Shaikh" w:date="2013-10-19T02:16:00Z">
                <w:pPr>
                  <w:pStyle w:val="XML1"/>
                </w:pPr>
              </w:pPrChange>
            </w:pPr>
            <w:ins w:id="17466" w:author="aas" w:date="2013-10-14T02:06:00Z">
              <w:del w:id="17467" w:author="Anees Shaikh" w:date="2013-10-19T02:16:00Z">
                <w:r w:rsidDel="00E067A3">
                  <w:delText xml:space="preserve">                      &lt;xs:annotation&gt;</w:delText>
                </w:r>
              </w:del>
            </w:ins>
          </w:p>
          <w:p w14:paraId="3F3D5D8C" w14:textId="24C99EF5" w:rsidR="00874469" w:rsidDel="00E067A3" w:rsidRDefault="00874469">
            <w:pPr>
              <w:pStyle w:val="Appx"/>
              <w:rPr>
                <w:ins w:id="17468" w:author="aas" w:date="2013-10-14T02:06:00Z"/>
                <w:del w:id="17469" w:author="Anees Shaikh" w:date="2013-10-19T02:16:00Z"/>
              </w:rPr>
              <w:pPrChange w:id="17470" w:author="Anees Shaikh" w:date="2013-10-19T02:16:00Z">
                <w:pPr>
                  <w:pStyle w:val="XML1"/>
                </w:pPr>
              </w:pPrChange>
            </w:pPr>
            <w:ins w:id="17471" w:author="aas" w:date="2013-10-14T02:06:00Z">
              <w:del w:id="17472" w:author="Anees Shaikh" w:date="2013-10-19T02:16:00Z">
                <w:r w:rsidDel="00E067A3">
                  <w:delText xml:space="preserve">                        &lt;xs:documentation&gt;</w:delText>
                </w:r>
              </w:del>
            </w:ins>
          </w:p>
          <w:p w14:paraId="303A8DD1" w14:textId="7003ED61" w:rsidR="00874469" w:rsidDel="00E067A3" w:rsidRDefault="00874469">
            <w:pPr>
              <w:pStyle w:val="Appx"/>
              <w:rPr>
                <w:ins w:id="17473" w:author="aas" w:date="2013-10-14T02:06:00Z"/>
                <w:del w:id="17474" w:author="Anees Shaikh" w:date="2013-10-19T02:16:00Z"/>
              </w:rPr>
              <w:pPrChange w:id="17475" w:author="Anees Shaikh" w:date="2013-10-19T02:16:00Z">
                <w:pPr>
                  <w:pStyle w:val="XML1"/>
                </w:pPr>
              </w:pPrChange>
            </w:pPr>
            <w:ins w:id="17476" w:author="aas" w:date="2013-10-14T02:06:00Z">
              <w:del w:id="17477"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478" w:author="aas" w:date="2013-10-14T02:06:00Z"/>
                <w:del w:id="17479" w:author="Anees Shaikh" w:date="2013-10-19T02:16:00Z"/>
              </w:rPr>
              <w:pPrChange w:id="17480" w:author="Anees Shaikh" w:date="2013-10-19T02:16:00Z">
                <w:pPr>
                  <w:pStyle w:val="XML1"/>
                </w:pPr>
              </w:pPrChange>
            </w:pPr>
            <w:ins w:id="17481" w:author="aas" w:date="2013-10-14T02:06:00Z">
              <w:del w:id="17482"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483" w:author="aas" w:date="2013-10-14T02:06:00Z"/>
                <w:del w:id="17484" w:author="Anees Shaikh" w:date="2013-10-19T02:16:00Z"/>
              </w:rPr>
              <w:pPrChange w:id="17485" w:author="Anees Shaikh" w:date="2013-10-19T02:16:00Z">
                <w:pPr>
                  <w:pStyle w:val="XML1"/>
                </w:pPr>
              </w:pPrChange>
            </w:pPr>
            <w:ins w:id="17486" w:author="aas" w:date="2013-10-14T02:06:00Z">
              <w:del w:id="17487"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488" w:author="aas" w:date="2013-10-14T02:06:00Z"/>
                <w:del w:id="17489" w:author="Anees Shaikh" w:date="2013-10-19T02:16:00Z"/>
              </w:rPr>
              <w:pPrChange w:id="17490" w:author="Anees Shaikh" w:date="2013-10-19T02:16:00Z">
                <w:pPr>
                  <w:pStyle w:val="XML1"/>
                </w:pPr>
              </w:pPrChange>
            </w:pPr>
            <w:ins w:id="17491" w:author="aas" w:date="2013-10-14T02:06:00Z">
              <w:del w:id="17492"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493" w:author="aas" w:date="2013-10-14T02:06:00Z"/>
                <w:del w:id="17494" w:author="Anees Shaikh" w:date="2013-10-19T02:16:00Z"/>
              </w:rPr>
              <w:pPrChange w:id="17495" w:author="Anees Shaikh" w:date="2013-10-19T02:16:00Z">
                <w:pPr>
                  <w:pStyle w:val="XML1"/>
                </w:pPr>
              </w:pPrChange>
            </w:pPr>
            <w:ins w:id="17496" w:author="aas" w:date="2013-10-14T02:06:00Z">
              <w:del w:id="17497"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498" w:author="aas" w:date="2013-10-14T02:06:00Z"/>
                <w:del w:id="17499" w:author="Anees Shaikh" w:date="2013-10-19T02:16:00Z"/>
              </w:rPr>
              <w:pPrChange w:id="17500" w:author="Anees Shaikh" w:date="2013-10-19T02:16:00Z">
                <w:pPr>
                  <w:pStyle w:val="XML1"/>
                </w:pPr>
              </w:pPrChange>
            </w:pPr>
            <w:ins w:id="17501" w:author="aas" w:date="2013-10-14T02:06:00Z">
              <w:del w:id="17502"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03" w:author="aas" w:date="2013-10-14T02:06:00Z"/>
                <w:del w:id="17504" w:author="Anees Shaikh" w:date="2013-10-19T02:16:00Z"/>
              </w:rPr>
              <w:pPrChange w:id="17505" w:author="Anees Shaikh" w:date="2013-10-19T02:16:00Z">
                <w:pPr>
                  <w:pStyle w:val="XML1"/>
                </w:pPr>
              </w:pPrChange>
            </w:pPr>
            <w:ins w:id="17506" w:author="aas" w:date="2013-10-14T02:06:00Z">
              <w:del w:id="17507"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08" w:author="aas" w:date="2013-10-14T02:06:00Z"/>
                <w:del w:id="17509" w:author="Anees Shaikh" w:date="2013-10-19T02:16:00Z"/>
              </w:rPr>
              <w:pPrChange w:id="17510" w:author="Anees Shaikh" w:date="2013-10-19T02:16:00Z">
                <w:pPr>
                  <w:pStyle w:val="XML1"/>
                </w:pPr>
              </w:pPrChange>
            </w:pPr>
            <w:ins w:id="17511" w:author="aas" w:date="2013-10-14T02:06:00Z">
              <w:del w:id="17512" w:author="Anees Shaikh" w:date="2013-10-19T02:16:00Z">
                <w:r w:rsidDel="00E067A3">
                  <w:delText xml:space="preserve">                              </w:delText>
                </w:r>
              </w:del>
            </w:ins>
          </w:p>
          <w:p w14:paraId="67D080A3" w14:textId="3447746D" w:rsidR="00874469" w:rsidDel="00E067A3" w:rsidRDefault="00874469">
            <w:pPr>
              <w:pStyle w:val="Appx"/>
              <w:rPr>
                <w:ins w:id="17513" w:author="aas" w:date="2013-10-14T02:06:00Z"/>
                <w:del w:id="17514" w:author="Anees Shaikh" w:date="2013-10-19T02:16:00Z"/>
              </w:rPr>
              <w:pPrChange w:id="17515" w:author="Anees Shaikh" w:date="2013-10-19T02:16:00Z">
                <w:pPr>
                  <w:pStyle w:val="XML1"/>
                </w:pPr>
              </w:pPrChange>
            </w:pPr>
            <w:ins w:id="17516" w:author="aas" w:date="2013-10-14T02:06:00Z">
              <w:del w:id="17517"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18" w:author="aas" w:date="2013-10-14T02:06:00Z"/>
                <w:del w:id="17519" w:author="Anees Shaikh" w:date="2013-10-19T02:16:00Z"/>
              </w:rPr>
              <w:pPrChange w:id="17520" w:author="Anees Shaikh" w:date="2013-10-19T02:16:00Z">
                <w:pPr>
                  <w:pStyle w:val="XML1"/>
                </w:pPr>
              </w:pPrChange>
            </w:pPr>
            <w:ins w:id="17521" w:author="aas" w:date="2013-10-14T02:06:00Z">
              <w:del w:id="17522"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23" w:author="aas" w:date="2013-10-14T02:06:00Z"/>
                <w:del w:id="17524" w:author="Anees Shaikh" w:date="2013-10-19T02:16:00Z"/>
              </w:rPr>
              <w:pPrChange w:id="17525" w:author="Anees Shaikh" w:date="2013-10-19T02:16:00Z">
                <w:pPr>
                  <w:pStyle w:val="XML1"/>
                </w:pPr>
              </w:pPrChange>
            </w:pPr>
            <w:ins w:id="17526" w:author="aas" w:date="2013-10-14T02:06:00Z">
              <w:del w:id="17527"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28" w:author="aas" w:date="2013-10-14T02:06:00Z"/>
                <w:del w:id="17529" w:author="Anees Shaikh" w:date="2013-10-19T02:16:00Z"/>
              </w:rPr>
              <w:pPrChange w:id="17530" w:author="Anees Shaikh" w:date="2013-10-19T02:16:00Z">
                <w:pPr>
                  <w:pStyle w:val="XML1"/>
                </w:pPr>
              </w:pPrChange>
            </w:pPr>
            <w:ins w:id="17531" w:author="aas" w:date="2013-10-14T02:06:00Z">
              <w:del w:id="17532"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33" w:author="aas" w:date="2013-10-14T02:06:00Z"/>
                <w:del w:id="17534" w:author="Anees Shaikh" w:date="2013-10-19T02:16:00Z"/>
              </w:rPr>
              <w:pPrChange w:id="17535" w:author="Anees Shaikh" w:date="2013-10-19T02:16:00Z">
                <w:pPr>
                  <w:pStyle w:val="XML1"/>
                </w:pPr>
              </w:pPrChange>
            </w:pPr>
            <w:ins w:id="17536" w:author="aas" w:date="2013-10-14T02:06:00Z">
              <w:del w:id="17537" w:author="Anees Shaikh" w:date="2013-10-19T02:16:00Z">
                <w:r w:rsidDel="00E067A3">
                  <w:delText xml:space="preserve">                                 separate descriptions per type.</w:delText>
                </w:r>
              </w:del>
            </w:ins>
          </w:p>
          <w:p w14:paraId="5C3FEF8C" w14:textId="3ED82208" w:rsidR="00874469" w:rsidDel="00E067A3" w:rsidRDefault="00874469">
            <w:pPr>
              <w:pStyle w:val="Appx"/>
              <w:rPr>
                <w:ins w:id="17538" w:author="aas" w:date="2013-10-14T02:06:00Z"/>
                <w:del w:id="17539" w:author="Anees Shaikh" w:date="2013-10-19T02:16:00Z"/>
              </w:rPr>
              <w:pPrChange w:id="17540" w:author="Anees Shaikh" w:date="2013-10-19T02:16:00Z">
                <w:pPr>
                  <w:pStyle w:val="XML1"/>
                </w:pPr>
              </w:pPrChange>
            </w:pPr>
            <w:ins w:id="17541" w:author="aas" w:date="2013-10-14T02:06:00Z">
              <w:del w:id="17542" w:author="Anees Shaikh" w:date="2013-10-19T02:16:00Z">
                <w:r w:rsidDel="00E067A3">
                  <w:delText xml:space="preserve">                        &lt;/xs:documentation&gt;</w:delText>
                </w:r>
              </w:del>
            </w:ins>
          </w:p>
          <w:p w14:paraId="1BD5B1BE" w14:textId="049E664D" w:rsidR="00874469" w:rsidDel="00E067A3" w:rsidRDefault="00874469">
            <w:pPr>
              <w:pStyle w:val="Appx"/>
              <w:rPr>
                <w:ins w:id="17543" w:author="aas" w:date="2013-10-14T02:06:00Z"/>
                <w:del w:id="17544" w:author="Anees Shaikh" w:date="2013-10-19T02:16:00Z"/>
              </w:rPr>
              <w:pPrChange w:id="17545" w:author="Anees Shaikh" w:date="2013-10-19T02:16:00Z">
                <w:pPr>
                  <w:pStyle w:val="XML1"/>
                </w:pPr>
              </w:pPrChange>
            </w:pPr>
            <w:ins w:id="17546" w:author="aas" w:date="2013-10-14T02:06:00Z">
              <w:del w:id="17547" w:author="Anees Shaikh" w:date="2013-10-19T02:16:00Z">
                <w:r w:rsidDel="00E067A3">
                  <w:delText xml:space="preserve">                      &lt;/xs:annotation&gt;</w:delText>
                </w:r>
              </w:del>
            </w:ins>
          </w:p>
          <w:p w14:paraId="70107E5E" w14:textId="4BC73FD6" w:rsidR="00874469" w:rsidDel="00E067A3" w:rsidRDefault="00874469">
            <w:pPr>
              <w:pStyle w:val="Appx"/>
              <w:rPr>
                <w:ins w:id="17548" w:author="aas" w:date="2013-10-14T02:06:00Z"/>
                <w:del w:id="17549" w:author="Anees Shaikh" w:date="2013-10-19T02:16:00Z"/>
              </w:rPr>
              <w:pPrChange w:id="17550" w:author="Anees Shaikh" w:date="2013-10-19T02:16:00Z">
                <w:pPr>
                  <w:pStyle w:val="XML1"/>
                </w:pPr>
              </w:pPrChange>
            </w:pPr>
            <w:ins w:id="17551" w:author="aas" w:date="2013-10-14T02:06:00Z">
              <w:del w:id="17552" w:author="Anees Shaikh" w:date="2013-10-19T02:16:00Z">
                <w:r w:rsidDel="00E067A3">
                  <w:delText xml:space="preserve">                      &lt;xs:complexType&gt;</w:delText>
                </w:r>
              </w:del>
            </w:ins>
          </w:p>
          <w:p w14:paraId="43CCCCC4" w14:textId="35E8C07F" w:rsidR="00874469" w:rsidDel="00E067A3" w:rsidRDefault="00874469">
            <w:pPr>
              <w:pStyle w:val="Appx"/>
              <w:rPr>
                <w:ins w:id="17553" w:author="aas" w:date="2013-10-14T02:06:00Z"/>
                <w:del w:id="17554" w:author="Anees Shaikh" w:date="2013-10-19T02:16:00Z"/>
              </w:rPr>
              <w:pPrChange w:id="17555" w:author="Anees Shaikh" w:date="2013-10-19T02:16:00Z">
                <w:pPr>
                  <w:pStyle w:val="XML1"/>
                </w:pPr>
              </w:pPrChange>
            </w:pPr>
            <w:ins w:id="17556" w:author="aas" w:date="2013-10-14T02:06:00Z">
              <w:del w:id="17557" w:author="Anees Shaikh" w:date="2013-10-19T02:16:00Z">
                <w:r w:rsidDel="00E067A3">
                  <w:delText xml:space="preserve">                        &lt;xs:sequence&gt;</w:delText>
                </w:r>
              </w:del>
            </w:ins>
          </w:p>
          <w:p w14:paraId="22D85558" w14:textId="1897FD6C" w:rsidR="00874469" w:rsidDel="00E067A3" w:rsidRDefault="00874469">
            <w:pPr>
              <w:pStyle w:val="Appx"/>
              <w:rPr>
                <w:ins w:id="17558" w:author="aas" w:date="2013-10-14T02:06:00Z"/>
                <w:del w:id="17559" w:author="Anees Shaikh" w:date="2013-10-19T02:16:00Z"/>
              </w:rPr>
              <w:pPrChange w:id="17560" w:author="Anees Shaikh" w:date="2013-10-19T02:16:00Z">
                <w:pPr>
                  <w:pStyle w:val="XML1"/>
                </w:pPr>
              </w:pPrChange>
            </w:pPr>
            <w:ins w:id="17561" w:author="aas" w:date="2013-10-14T02:06:00Z">
              <w:del w:id="17562"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563" w:author="aas" w:date="2013-10-14T02:06:00Z"/>
                <w:del w:id="17564" w:author="Anees Shaikh" w:date="2013-10-19T02:16:00Z"/>
              </w:rPr>
              <w:pPrChange w:id="17565" w:author="Anees Shaikh" w:date="2013-10-19T02:16:00Z">
                <w:pPr>
                  <w:pStyle w:val="XML1"/>
                </w:pPr>
              </w:pPrChange>
            </w:pPr>
            <w:ins w:id="17566" w:author="aas" w:date="2013-10-14T02:06:00Z">
              <w:del w:id="17567" w:author="Anees Shaikh" w:date="2013-10-19T02:16:00Z">
                <w:r w:rsidDel="00E067A3">
                  <w:delText xml:space="preserve">                            &lt;xs:annotation&gt;</w:delText>
                </w:r>
              </w:del>
            </w:ins>
          </w:p>
          <w:p w14:paraId="4BC71913" w14:textId="0584BFFA" w:rsidR="00874469" w:rsidDel="00E067A3" w:rsidRDefault="00874469">
            <w:pPr>
              <w:pStyle w:val="Appx"/>
              <w:rPr>
                <w:ins w:id="17568" w:author="aas" w:date="2013-10-14T02:06:00Z"/>
                <w:del w:id="17569" w:author="Anees Shaikh" w:date="2013-10-19T02:16:00Z"/>
              </w:rPr>
              <w:pPrChange w:id="17570" w:author="Anees Shaikh" w:date="2013-10-19T02:16:00Z">
                <w:pPr>
                  <w:pStyle w:val="XML1"/>
                </w:pPr>
              </w:pPrChange>
            </w:pPr>
            <w:ins w:id="17571" w:author="aas" w:date="2013-10-14T02:06:00Z">
              <w:del w:id="17572" w:author="Anees Shaikh" w:date="2013-10-19T02:16:00Z">
                <w:r w:rsidDel="00E067A3">
                  <w:delText xml:space="preserve">                              &lt;xs:documentation&gt;</w:delText>
                </w:r>
              </w:del>
            </w:ins>
          </w:p>
          <w:p w14:paraId="3019BDA1" w14:textId="50C57E89" w:rsidR="00874469" w:rsidDel="00E067A3" w:rsidRDefault="00874469">
            <w:pPr>
              <w:pStyle w:val="Appx"/>
              <w:rPr>
                <w:ins w:id="17573" w:author="aas" w:date="2013-10-14T02:06:00Z"/>
                <w:del w:id="17574" w:author="Anees Shaikh" w:date="2013-10-19T02:16:00Z"/>
              </w:rPr>
              <w:pPrChange w:id="17575" w:author="Anees Shaikh" w:date="2013-10-19T02:16:00Z">
                <w:pPr>
                  <w:pStyle w:val="XML1"/>
                </w:pPr>
              </w:pPrChange>
            </w:pPr>
            <w:ins w:id="17576" w:author="aas" w:date="2013-10-14T02:06:00Z">
              <w:del w:id="17577"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578" w:author="aas" w:date="2013-10-14T02:06:00Z"/>
                <w:del w:id="17579" w:author="Anees Shaikh" w:date="2013-10-19T02:16:00Z"/>
              </w:rPr>
              <w:pPrChange w:id="17580" w:author="Anees Shaikh" w:date="2013-10-19T02:16:00Z">
                <w:pPr>
                  <w:pStyle w:val="XML1"/>
                </w:pPr>
              </w:pPrChange>
            </w:pPr>
            <w:ins w:id="17581" w:author="aas" w:date="2013-10-14T02:06:00Z">
              <w:del w:id="17582"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583" w:author="aas" w:date="2013-10-14T02:06:00Z"/>
                <w:del w:id="17584" w:author="Anees Shaikh" w:date="2013-10-19T02:16:00Z"/>
              </w:rPr>
              <w:pPrChange w:id="17585" w:author="Anees Shaikh" w:date="2013-10-19T02:16:00Z">
                <w:pPr>
                  <w:pStyle w:val="XML1"/>
                </w:pPr>
              </w:pPrChange>
            </w:pPr>
          </w:p>
          <w:p w14:paraId="371646F0" w14:textId="6330820D" w:rsidR="00874469" w:rsidDel="00E067A3" w:rsidRDefault="00874469">
            <w:pPr>
              <w:pStyle w:val="Appx"/>
              <w:rPr>
                <w:ins w:id="17586" w:author="aas" w:date="2013-10-14T02:06:00Z"/>
                <w:del w:id="17587" w:author="Anees Shaikh" w:date="2013-10-19T02:16:00Z"/>
              </w:rPr>
              <w:pPrChange w:id="17588" w:author="Anees Shaikh" w:date="2013-10-19T02:16:00Z">
                <w:pPr>
                  <w:pStyle w:val="XML1"/>
                </w:pPr>
              </w:pPrChange>
            </w:pPr>
            <w:ins w:id="17589" w:author="aas" w:date="2013-10-14T02:06:00Z">
              <w:del w:id="17590"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591" w:author="aas" w:date="2013-10-14T02:06:00Z"/>
                <w:del w:id="17592" w:author="Anees Shaikh" w:date="2013-10-19T02:16:00Z"/>
              </w:rPr>
              <w:pPrChange w:id="17593" w:author="Anees Shaikh" w:date="2013-10-19T02:16:00Z">
                <w:pPr>
                  <w:pStyle w:val="XML1"/>
                </w:pPr>
              </w:pPrChange>
            </w:pPr>
            <w:ins w:id="17594" w:author="aas" w:date="2013-10-14T02:06:00Z">
              <w:del w:id="17595"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596" w:author="aas" w:date="2013-10-14T02:06:00Z"/>
                <w:del w:id="17597" w:author="Anees Shaikh" w:date="2013-10-19T02:16:00Z"/>
              </w:rPr>
              <w:pPrChange w:id="17598" w:author="Anees Shaikh" w:date="2013-10-19T02:16:00Z">
                <w:pPr>
                  <w:pStyle w:val="XML1"/>
                </w:pPr>
              </w:pPrChange>
            </w:pPr>
            <w:ins w:id="17599" w:author="aas" w:date="2013-10-14T02:06:00Z">
              <w:del w:id="17600" w:author="Anees Shaikh" w:date="2013-10-19T02:16:00Z">
                <w:r w:rsidDel="00E067A3">
                  <w:delText xml:space="preserve">                              &lt;/xs:documentation&gt;</w:delText>
                </w:r>
              </w:del>
            </w:ins>
          </w:p>
          <w:p w14:paraId="16669507" w14:textId="7D6FEB0C" w:rsidR="00874469" w:rsidDel="00E067A3" w:rsidRDefault="00874469">
            <w:pPr>
              <w:pStyle w:val="Appx"/>
              <w:rPr>
                <w:ins w:id="17601" w:author="aas" w:date="2013-10-14T02:06:00Z"/>
                <w:del w:id="17602" w:author="Anees Shaikh" w:date="2013-10-19T02:16:00Z"/>
              </w:rPr>
              <w:pPrChange w:id="17603" w:author="Anees Shaikh" w:date="2013-10-19T02:16:00Z">
                <w:pPr>
                  <w:pStyle w:val="XML1"/>
                </w:pPr>
              </w:pPrChange>
            </w:pPr>
            <w:ins w:id="17604" w:author="aas" w:date="2013-10-14T02:06:00Z">
              <w:del w:id="17605" w:author="Anees Shaikh" w:date="2013-10-19T02:16:00Z">
                <w:r w:rsidDel="00E067A3">
                  <w:delText xml:space="preserve">                            &lt;/xs:annotation&gt;</w:delText>
                </w:r>
              </w:del>
            </w:ins>
          </w:p>
          <w:p w14:paraId="786FE13E" w14:textId="49991947" w:rsidR="00874469" w:rsidDel="00E067A3" w:rsidRDefault="00874469">
            <w:pPr>
              <w:pStyle w:val="Appx"/>
              <w:rPr>
                <w:ins w:id="17606" w:author="aas" w:date="2013-10-14T02:06:00Z"/>
                <w:del w:id="17607" w:author="Anees Shaikh" w:date="2013-10-19T02:16:00Z"/>
              </w:rPr>
              <w:pPrChange w:id="17608" w:author="Anees Shaikh" w:date="2013-10-19T02:16:00Z">
                <w:pPr>
                  <w:pStyle w:val="XML1"/>
                </w:pPr>
              </w:pPrChange>
            </w:pPr>
            <w:ins w:id="17609" w:author="aas" w:date="2013-10-14T02:06:00Z">
              <w:del w:id="17610" w:author="Anees Shaikh" w:date="2013-10-19T02:16:00Z">
                <w:r w:rsidDel="00E067A3">
                  <w:delText xml:space="preserve">                            &lt;xs:simpleType&gt;</w:delText>
                </w:r>
              </w:del>
            </w:ins>
          </w:p>
          <w:p w14:paraId="7720EE19" w14:textId="116BA49E" w:rsidR="00874469" w:rsidDel="00E067A3" w:rsidRDefault="00874469">
            <w:pPr>
              <w:pStyle w:val="Appx"/>
              <w:rPr>
                <w:ins w:id="17611" w:author="aas" w:date="2013-10-14T02:06:00Z"/>
                <w:del w:id="17612" w:author="Anees Shaikh" w:date="2013-10-19T02:16:00Z"/>
              </w:rPr>
              <w:pPrChange w:id="17613" w:author="Anees Shaikh" w:date="2013-10-19T02:16:00Z">
                <w:pPr>
                  <w:pStyle w:val="XML1"/>
                </w:pPr>
              </w:pPrChange>
            </w:pPr>
            <w:ins w:id="17614" w:author="aas" w:date="2013-10-14T02:06:00Z">
              <w:del w:id="17615" w:author="Anees Shaikh" w:date="2013-10-19T02:16:00Z">
                <w:r w:rsidDel="00E067A3">
                  <w:delText xml:space="preserve">                              &lt;xs:restriction base="inet:uri"&gt;</w:delText>
                </w:r>
              </w:del>
            </w:ins>
          </w:p>
          <w:p w14:paraId="455B288C" w14:textId="6997037C" w:rsidR="00874469" w:rsidDel="00E067A3" w:rsidRDefault="00874469">
            <w:pPr>
              <w:pStyle w:val="Appx"/>
              <w:rPr>
                <w:ins w:id="17616" w:author="aas" w:date="2013-10-14T02:06:00Z"/>
                <w:del w:id="17617" w:author="Anees Shaikh" w:date="2013-10-19T02:16:00Z"/>
              </w:rPr>
              <w:pPrChange w:id="17618" w:author="Anees Shaikh" w:date="2013-10-19T02:16:00Z">
                <w:pPr>
                  <w:pStyle w:val="XML1"/>
                </w:pPr>
              </w:pPrChange>
            </w:pPr>
            <w:ins w:id="17619" w:author="aas" w:date="2013-10-14T02:06:00Z">
              <w:del w:id="17620" w:author="Anees Shaikh" w:date="2013-10-19T02:16:00Z">
                <w:r w:rsidDel="00E067A3">
                  <w:delText xml:space="preserve">                              &lt;/xs:restriction&gt;</w:delText>
                </w:r>
              </w:del>
            </w:ins>
          </w:p>
          <w:p w14:paraId="552F5940" w14:textId="616D8DD4" w:rsidR="00874469" w:rsidDel="00E067A3" w:rsidRDefault="00874469">
            <w:pPr>
              <w:pStyle w:val="Appx"/>
              <w:rPr>
                <w:ins w:id="17621" w:author="aas" w:date="2013-10-14T02:06:00Z"/>
                <w:del w:id="17622" w:author="Anees Shaikh" w:date="2013-10-19T02:16:00Z"/>
              </w:rPr>
              <w:pPrChange w:id="17623" w:author="Anees Shaikh" w:date="2013-10-19T02:16:00Z">
                <w:pPr>
                  <w:pStyle w:val="XML1"/>
                </w:pPr>
              </w:pPrChange>
            </w:pPr>
            <w:ins w:id="17624" w:author="aas" w:date="2013-10-14T02:06:00Z">
              <w:del w:id="17625" w:author="Anees Shaikh" w:date="2013-10-19T02:16:00Z">
                <w:r w:rsidDel="00E067A3">
                  <w:delText xml:space="preserve">                            &lt;/xs:simpleType&gt;</w:delText>
                </w:r>
              </w:del>
            </w:ins>
          </w:p>
          <w:p w14:paraId="147FD6A7" w14:textId="2D301B84" w:rsidR="00874469" w:rsidDel="00E067A3" w:rsidRDefault="00874469">
            <w:pPr>
              <w:pStyle w:val="Appx"/>
              <w:rPr>
                <w:ins w:id="17626" w:author="aas" w:date="2013-10-14T02:06:00Z"/>
                <w:del w:id="17627" w:author="Anees Shaikh" w:date="2013-10-19T02:16:00Z"/>
              </w:rPr>
              <w:pPrChange w:id="17628" w:author="Anees Shaikh" w:date="2013-10-19T02:16:00Z">
                <w:pPr>
                  <w:pStyle w:val="XML1"/>
                </w:pPr>
              </w:pPrChange>
            </w:pPr>
            <w:ins w:id="17629" w:author="aas" w:date="2013-10-14T02:06:00Z">
              <w:del w:id="17630" w:author="Anees Shaikh" w:date="2013-10-19T02:16:00Z">
                <w:r w:rsidDel="00E067A3">
                  <w:delText xml:space="preserve">                          &lt;/xs:element&gt;</w:delText>
                </w:r>
              </w:del>
            </w:ins>
          </w:p>
          <w:p w14:paraId="075A7573" w14:textId="299C6687" w:rsidR="00874469" w:rsidDel="00E067A3" w:rsidRDefault="00874469">
            <w:pPr>
              <w:pStyle w:val="Appx"/>
              <w:rPr>
                <w:ins w:id="17631" w:author="aas" w:date="2013-10-14T02:06:00Z"/>
                <w:del w:id="17632" w:author="Anees Shaikh" w:date="2013-10-19T02:16:00Z"/>
              </w:rPr>
              <w:pPrChange w:id="17633" w:author="Anees Shaikh" w:date="2013-10-19T02:16:00Z">
                <w:pPr>
                  <w:pStyle w:val="XML1"/>
                </w:pPr>
              </w:pPrChange>
            </w:pPr>
            <w:ins w:id="17634" w:author="aas" w:date="2013-10-14T02:06:00Z">
              <w:del w:id="17635"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36" w:author="aas" w:date="2013-10-14T02:06:00Z"/>
                <w:del w:id="17637" w:author="Anees Shaikh" w:date="2013-10-19T02:16:00Z"/>
              </w:rPr>
              <w:pPrChange w:id="17638" w:author="Anees Shaikh" w:date="2013-10-19T02:16:00Z">
                <w:pPr>
                  <w:pStyle w:val="XML1"/>
                </w:pPr>
              </w:pPrChange>
            </w:pPr>
            <w:ins w:id="17639" w:author="aas" w:date="2013-10-14T02:06:00Z">
              <w:del w:id="17640" w:author="Anees Shaikh" w:date="2013-10-19T02:16:00Z">
                <w:r w:rsidDel="00E067A3">
                  <w:delText xml:space="preserve">                            &lt;xs:annotation&gt;</w:delText>
                </w:r>
              </w:del>
            </w:ins>
          </w:p>
          <w:p w14:paraId="41444EDC" w14:textId="1BB5503E" w:rsidR="00874469" w:rsidDel="00E067A3" w:rsidRDefault="00874469">
            <w:pPr>
              <w:pStyle w:val="Appx"/>
              <w:rPr>
                <w:ins w:id="17641" w:author="aas" w:date="2013-10-14T02:06:00Z"/>
                <w:del w:id="17642" w:author="Anees Shaikh" w:date="2013-10-19T02:16:00Z"/>
              </w:rPr>
              <w:pPrChange w:id="17643" w:author="Anees Shaikh" w:date="2013-10-19T02:16:00Z">
                <w:pPr>
                  <w:pStyle w:val="XML1"/>
                </w:pPr>
              </w:pPrChange>
            </w:pPr>
            <w:ins w:id="17644" w:author="aas" w:date="2013-10-14T02:06:00Z">
              <w:del w:id="17645" w:author="Anees Shaikh" w:date="2013-10-19T02:16:00Z">
                <w:r w:rsidDel="00E067A3">
                  <w:delText xml:space="preserve">                              &lt;xs:documentation&gt;</w:delText>
                </w:r>
              </w:del>
            </w:ins>
          </w:p>
          <w:p w14:paraId="74923505" w14:textId="053ACFE1" w:rsidR="00874469" w:rsidDel="00E067A3" w:rsidRDefault="00874469">
            <w:pPr>
              <w:pStyle w:val="Appx"/>
              <w:rPr>
                <w:ins w:id="17646" w:author="aas" w:date="2013-10-14T02:06:00Z"/>
                <w:del w:id="17647" w:author="Anees Shaikh" w:date="2013-10-19T02:16:00Z"/>
              </w:rPr>
              <w:pPrChange w:id="17648" w:author="Anees Shaikh" w:date="2013-10-19T02:16:00Z">
                <w:pPr>
                  <w:pStyle w:val="XML1"/>
                </w:pPr>
              </w:pPrChange>
            </w:pPr>
            <w:ins w:id="17649" w:author="aas" w:date="2013-10-14T02:06:00Z">
              <w:del w:id="17650"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51" w:author="aas" w:date="2013-10-14T02:06:00Z"/>
                <w:del w:id="17652" w:author="Anees Shaikh" w:date="2013-10-19T02:16:00Z"/>
              </w:rPr>
              <w:pPrChange w:id="17653" w:author="Anees Shaikh" w:date="2013-10-19T02:16:00Z">
                <w:pPr>
                  <w:pStyle w:val="XML1"/>
                </w:pPr>
              </w:pPrChange>
            </w:pPr>
            <w:ins w:id="17654" w:author="aas" w:date="2013-10-14T02:06:00Z">
              <w:del w:id="17655"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656" w:author="aas" w:date="2013-10-14T02:06:00Z"/>
                <w:del w:id="17657" w:author="Anees Shaikh" w:date="2013-10-19T02:16:00Z"/>
              </w:rPr>
              <w:pPrChange w:id="17658" w:author="Anees Shaikh" w:date="2013-10-19T02:16:00Z">
                <w:pPr>
                  <w:pStyle w:val="XML1"/>
                </w:pPr>
              </w:pPrChange>
            </w:pPr>
          </w:p>
          <w:p w14:paraId="7D97AE2A" w14:textId="47B08898" w:rsidR="00874469" w:rsidDel="00E067A3" w:rsidRDefault="00874469">
            <w:pPr>
              <w:pStyle w:val="Appx"/>
              <w:rPr>
                <w:ins w:id="17659" w:author="aas" w:date="2013-10-14T02:06:00Z"/>
                <w:del w:id="17660" w:author="Anees Shaikh" w:date="2013-10-19T02:16:00Z"/>
              </w:rPr>
              <w:pPrChange w:id="17661" w:author="Anees Shaikh" w:date="2013-10-19T02:16:00Z">
                <w:pPr>
                  <w:pStyle w:val="XML1"/>
                </w:pPr>
              </w:pPrChange>
            </w:pPr>
            <w:ins w:id="17662" w:author="aas" w:date="2013-10-14T02:06:00Z">
              <w:del w:id="17663"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664" w:author="aas" w:date="2013-10-14T02:06:00Z"/>
                <w:del w:id="17665" w:author="Anees Shaikh" w:date="2013-10-19T02:16:00Z"/>
              </w:rPr>
              <w:pPrChange w:id="17666" w:author="Anees Shaikh" w:date="2013-10-19T02:16:00Z">
                <w:pPr>
                  <w:pStyle w:val="XML1"/>
                </w:pPr>
              </w:pPrChange>
            </w:pPr>
            <w:ins w:id="17667" w:author="aas" w:date="2013-10-14T02:06:00Z">
              <w:del w:id="17668"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669" w:author="aas" w:date="2013-10-14T02:06:00Z"/>
                <w:del w:id="17670" w:author="Anees Shaikh" w:date="2013-10-19T02:16:00Z"/>
              </w:rPr>
              <w:pPrChange w:id="17671" w:author="Anees Shaikh" w:date="2013-10-19T02:16:00Z">
                <w:pPr>
                  <w:pStyle w:val="XML1"/>
                </w:pPr>
              </w:pPrChange>
            </w:pPr>
            <w:ins w:id="17672" w:author="aas" w:date="2013-10-14T02:06:00Z">
              <w:del w:id="17673" w:author="Anees Shaikh" w:date="2013-10-19T02:16:00Z">
                <w:r w:rsidDel="00E067A3">
                  <w:delText xml:space="preserve">                              &lt;/xs:documentation&gt;</w:delText>
                </w:r>
              </w:del>
            </w:ins>
          </w:p>
          <w:p w14:paraId="573FC0A6" w14:textId="74FCBD39" w:rsidR="00874469" w:rsidDel="00E067A3" w:rsidRDefault="00874469">
            <w:pPr>
              <w:pStyle w:val="Appx"/>
              <w:rPr>
                <w:ins w:id="17674" w:author="aas" w:date="2013-10-14T02:06:00Z"/>
                <w:del w:id="17675" w:author="Anees Shaikh" w:date="2013-10-19T02:16:00Z"/>
              </w:rPr>
              <w:pPrChange w:id="17676" w:author="Anees Shaikh" w:date="2013-10-19T02:16:00Z">
                <w:pPr>
                  <w:pStyle w:val="XML1"/>
                </w:pPr>
              </w:pPrChange>
            </w:pPr>
            <w:ins w:id="17677" w:author="aas" w:date="2013-10-14T02:06:00Z">
              <w:del w:id="17678" w:author="Anees Shaikh" w:date="2013-10-19T02:16:00Z">
                <w:r w:rsidDel="00E067A3">
                  <w:delText xml:space="preserve">                            &lt;/xs:annotation&gt;</w:delText>
                </w:r>
              </w:del>
            </w:ins>
          </w:p>
          <w:p w14:paraId="43CE79FE" w14:textId="1EF42227" w:rsidR="00874469" w:rsidDel="00E067A3" w:rsidRDefault="00874469">
            <w:pPr>
              <w:pStyle w:val="Appx"/>
              <w:rPr>
                <w:ins w:id="17679" w:author="aas" w:date="2013-10-14T02:06:00Z"/>
                <w:del w:id="17680" w:author="Anees Shaikh" w:date="2013-10-19T02:16:00Z"/>
              </w:rPr>
              <w:pPrChange w:id="17681" w:author="Anees Shaikh" w:date="2013-10-19T02:16:00Z">
                <w:pPr>
                  <w:pStyle w:val="XML1"/>
                </w:pPr>
              </w:pPrChange>
            </w:pPr>
            <w:ins w:id="17682" w:author="aas" w:date="2013-10-14T02:06:00Z">
              <w:del w:id="17683" w:author="Anees Shaikh" w:date="2013-10-19T02:16:00Z">
                <w:r w:rsidDel="00E067A3">
                  <w:delText xml:space="preserve">                            &lt;xs:simpleType&gt;</w:delText>
                </w:r>
              </w:del>
            </w:ins>
          </w:p>
          <w:p w14:paraId="632AEF5F" w14:textId="1E910B79" w:rsidR="00874469" w:rsidDel="00E067A3" w:rsidRDefault="00874469">
            <w:pPr>
              <w:pStyle w:val="Appx"/>
              <w:rPr>
                <w:ins w:id="17684" w:author="aas" w:date="2013-10-14T02:06:00Z"/>
                <w:del w:id="17685" w:author="Anees Shaikh" w:date="2013-10-19T02:16:00Z"/>
              </w:rPr>
              <w:pPrChange w:id="17686" w:author="Anees Shaikh" w:date="2013-10-19T02:16:00Z">
                <w:pPr>
                  <w:pStyle w:val="XML1"/>
                </w:pPr>
              </w:pPrChange>
            </w:pPr>
            <w:ins w:id="17687" w:author="aas" w:date="2013-10-14T02:06:00Z">
              <w:del w:id="17688" w:author="Anees Shaikh" w:date="2013-10-19T02:16:00Z">
                <w:r w:rsidDel="00E067A3">
                  <w:delText xml:space="preserve">                              &lt;xs:restriction base="inet:uri"&gt;</w:delText>
                </w:r>
              </w:del>
            </w:ins>
          </w:p>
          <w:p w14:paraId="012DF126" w14:textId="3D71DAE1" w:rsidR="00874469" w:rsidDel="00E067A3" w:rsidRDefault="00874469">
            <w:pPr>
              <w:pStyle w:val="Appx"/>
              <w:rPr>
                <w:ins w:id="17689" w:author="aas" w:date="2013-10-14T02:06:00Z"/>
                <w:del w:id="17690" w:author="Anees Shaikh" w:date="2013-10-19T02:16:00Z"/>
              </w:rPr>
              <w:pPrChange w:id="17691" w:author="Anees Shaikh" w:date="2013-10-19T02:16:00Z">
                <w:pPr>
                  <w:pStyle w:val="XML1"/>
                </w:pPr>
              </w:pPrChange>
            </w:pPr>
            <w:ins w:id="17692" w:author="aas" w:date="2013-10-14T02:06:00Z">
              <w:del w:id="17693" w:author="Anees Shaikh" w:date="2013-10-19T02:16:00Z">
                <w:r w:rsidDel="00E067A3">
                  <w:delText xml:space="preserve">                              &lt;/xs:restriction&gt;</w:delText>
                </w:r>
              </w:del>
            </w:ins>
          </w:p>
          <w:p w14:paraId="5A88E5EA" w14:textId="53E6ACE0" w:rsidR="00874469" w:rsidDel="00E067A3" w:rsidRDefault="00874469">
            <w:pPr>
              <w:pStyle w:val="Appx"/>
              <w:rPr>
                <w:ins w:id="17694" w:author="aas" w:date="2013-10-14T02:06:00Z"/>
                <w:del w:id="17695" w:author="Anees Shaikh" w:date="2013-10-19T02:16:00Z"/>
              </w:rPr>
              <w:pPrChange w:id="17696" w:author="Anees Shaikh" w:date="2013-10-19T02:16:00Z">
                <w:pPr>
                  <w:pStyle w:val="XML1"/>
                </w:pPr>
              </w:pPrChange>
            </w:pPr>
            <w:ins w:id="17697" w:author="aas" w:date="2013-10-14T02:06:00Z">
              <w:del w:id="17698" w:author="Anees Shaikh" w:date="2013-10-19T02:16:00Z">
                <w:r w:rsidDel="00E067A3">
                  <w:delText xml:space="preserve">                            &lt;/xs:simpleType&gt;</w:delText>
                </w:r>
              </w:del>
            </w:ins>
          </w:p>
          <w:p w14:paraId="50E93B2B" w14:textId="5382DD9F" w:rsidR="00874469" w:rsidDel="00E067A3" w:rsidRDefault="00874469">
            <w:pPr>
              <w:pStyle w:val="Appx"/>
              <w:rPr>
                <w:ins w:id="17699" w:author="aas" w:date="2013-10-14T02:06:00Z"/>
                <w:del w:id="17700" w:author="Anees Shaikh" w:date="2013-10-19T02:16:00Z"/>
              </w:rPr>
              <w:pPrChange w:id="17701" w:author="Anees Shaikh" w:date="2013-10-19T02:16:00Z">
                <w:pPr>
                  <w:pStyle w:val="XML1"/>
                </w:pPr>
              </w:pPrChange>
            </w:pPr>
            <w:ins w:id="17702" w:author="aas" w:date="2013-10-14T02:06:00Z">
              <w:del w:id="17703" w:author="Anees Shaikh" w:date="2013-10-19T02:16:00Z">
                <w:r w:rsidDel="00E067A3">
                  <w:delText xml:space="preserve">                          &lt;/xs:element&gt;</w:delText>
                </w:r>
              </w:del>
            </w:ins>
          </w:p>
          <w:p w14:paraId="1E8FBAE9" w14:textId="5E7D0B34" w:rsidR="00874469" w:rsidDel="00E067A3" w:rsidRDefault="00874469">
            <w:pPr>
              <w:pStyle w:val="Appx"/>
              <w:rPr>
                <w:ins w:id="17704" w:author="aas" w:date="2013-10-14T02:06:00Z"/>
                <w:del w:id="17705" w:author="Anees Shaikh" w:date="2013-10-19T02:16:00Z"/>
              </w:rPr>
              <w:pPrChange w:id="17706" w:author="Anees Shaikh" w:date="2013-10-19T02:16:00Z">
                <w:pPr>
                  <w:pStyle w:val="XML1"/>
                </w:pPr>
              </w:pPrChange>
            </w:pPr>
            <w:ins w:id="17707" w:author="aas" w:date="2013-10-14T02:06:00Z">
              <w:del w:id="17708"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09" w:author="aas" w:date="2013-10-14T02:06:00Z"/>
                <w:del w:id="17710" w:author="Anees Shaikh" w:date="2013-10-19T02:16:00Z"/>
              </w:rPr>
              <w:pPrChange w:id="17711" w:author="Anees Shaikh" w:date="2013-10-19T02:16:00Z">
                <w:pPr>
                  <w:pStyle w:val="XML1"/>
                </w:pPr>
              </w:pPrChange>
            </w:pPr>
            <w:ins w:id="17712" w:author="aas" w:date="2013-10-14T02:06:00Z">
              <w:del w:id="17713" w:author="Anees Shaikh" w:date="2013-10-19T02:16:00Z">
                <w:r w:rsidDel="00E067A3">
                  <w:delText xml:space="preserve">                            &lt;xs:annotation&gt;</w:delText>
                </w:r>
              </w:del>
            </w:ins>
          </w:p>
          <w:p w14:paraId="73078CDD" w14:textId="532E845E" w:rsidR="00874469" w:rsidDel="00E067A3" w:rsidRDefault="00874469">
            <w:pPr>
              <w:pStyle w:val="Appx"/>
              <w:rPr>
                <w:ins w:id="17714" w:author="aas" w:date="2013-10-14T02:06:00Z"/>
                <w:del w:id="17715" w:author="Anees Shaikh" w:date="2013-10-19T02:16:00Z"/>
              </w:rPr>
              <w:pPrChange w:id="17716" w:author="Anees Shaikh" w:date="2013-10-19T02:16:00Z">
                <w:pPr>
                  <w:pStyle w:val="XML1"/>
                </w:pPr>
              </w:pPrChange>
            </w:pPr>
            <w:ins w:id="17717" w:author="aas" w:date="2013-10-14T02:06:00Z">
              <w:del w:id="17718" w:author="Anees Shaikh" w:date="2013-10-19T02:16:00Z">
                <w:r w:rsidDel="00E067A3">
                  <w:delText xml:space="preserve">                              &lt;xs:documentation&gt;</w:delText>
                </w:r>
              </w:del>
            </w:ins>
          </w:p>
          <w:p w14:paraId="03B3F120" w14:textId="3A98F2E6" w:rsidR="00874469" w:rsidDel="00E067A3" w:rsidRDefault="00874469">
            <w:pPr>
              <w:pStyle w:val="Appx"/>
              <w:rPr>
                <w:ins w:id="17719" w:author="aas" w:date="2013-10-14T02:06:00Z"/>
                <w:del w:id="17720" w:author="Anees Shaikh" w:date="2013-10-19T02:16:00Z"/>
              </w:rPr>
              <w:pPrChange w:id="17721" w:author="Anees Shaikh" w:date="2013-10-19T02:16:00Z">
                <w:pPr>
                  <w:pStyle w:val="XML1"/>
                </w:pPr>
              </w:pPrChange>
            </w:pPr>
            <w:ins w:id="17722" w:author="aas" w:date="2013-10-14T02:06:00Z">
              <w:del w:id="17723"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24" w:author="aas" w:date="2013-10-14T02:06:00Z"/>
                <w:del w:id="17725" w:author="Anees Shaikh" w:date="2013-10-19T02:16:00Z"/>
              </w:rPr>
              <w:pPrChange w:id="17726" w:author="Anees Shaikh" w:date="2013-10-19T02:16:00Z">
                <w:pPr>
                  <w:pStyle w:val="XML1"/>
                </w:pPr>
              </w:pPrChange>
            </w:pPr>
            <w:ins w:id="17727" w:author="aas" w:date="2013-10-14T02:06:00Z">
              <w:del w:id="17728"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29" w:author="aas" w:date="2013-10-14T02:06:00Z"/>
                <w:del w:id="17730" w:author="Anees Shaikh" w:date="2013-10-19T02:16:00Z"/>
              </w:rPr>
              <w:pPrChange w:id="17731" w:author="Anees Shaikh" w:date="2013-10-19T02:16:00Z">
                <w:pPr>
                  <w:pStyle w:val="XML1"/>
                </w:pPr>
              </w:pPrChange>
            </w:pPr>
            <w:ins w:id="17732" w:author="aas" w:date="2013-10-14T02:06:00Z">
              <w:del w:id="17733"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34" w:author="aas" w:date="2013-10-14T02:06:00Z"/>
                <w:del w:id="17735" w:author="Anees Shaikh" w:date="2013-10-19T02:16:00Z"/>
              </w:rPr>
              <w:pPrChange w:id="17736" w:author="Anees Shaikh" w:date="2013-10-19T02:16:00Z">
                <w:pPr>
                  <w:pStyle w:val="XML1"/>
                </w:pPr>
              </w:pPrChange>
            </w:pPr>
            <w:ins w:id="17737" w:author="aas" w:date="2013-10-14T02:06:00Z">
              <w:del w:id="17738"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39" w:author="aas" w:date="2013-10-14T02:06:00Z"/>
                <w:del w:id="17740" w:author="Anees Shaikh" w:date="2013-10-19T02:16:00Z"/>
              </w:rPr>
              <w:pPrChange w:id="17741" w:author="Anees Shaikh" w:date="2013-10-19T02:16:00Z">
                <w:pPr>
                  <w:pStyle w:val="XML1"/>
                </w:pPr>
              </w:pPrChange>
            </w:pPr>
            <w:ins w:id="17742" w:author="aas" w:date="2013-10-14T02:06:00Z">
              <w:del w:id="17743" w:author="Anees Shaikh" w:date="2013-10-19T02:16:00Z">
                <w:r w:rsidDel="00E067A3">
                  <w:delText xml:space="preserve">                                    </w:delText>
                </w:r>
              </w:del>
            </w:ins>
          </w:p>
          <w:p w14:paraId="2837AA29" w14:textId="47D7A494" w:rsidR="00874469" w:rsidDel="00E067A3" w:rsidRDefault="00874469">
            <w:pPr>
              <w:pStyle w:val="Appx"/>
              <w:rPr>
                <w:ins w:id="17744" w:author="aas" w:date="2013-10-14T02:06:00Z"/>
                <w:del w:id="17745" w:author="Anees Shaikh" w:date="2013-10-19T02:16:00Z"/>
              </w:rPr>
              <w:pPrChange w:id="17746" w:author="Anees Shaikh" w:date="2013-10-19T02:16:00Z">
                <w:pPr>
                  <w:pStyle w:val="XML1"/>
                </w:pPr>
              </w:pPrChange>
            </w:pPr>
            <w:ins w:id="17747" w:author="aas" w:date="2013-10-14T02:06:00Z">
              <w:del w:id="17748"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49" w:author="aas" w:date="2013-10-14T02:06:00Z"/>
                <w:del w:id="17750" w:author="Anees Shaikh" w:date="2013-10-19T02:16:00Z"/>
              </w:rPr>
              <w:pPrChange w:id="17751" w:author="Anees Shaikh" w:date="2013-10-19T02:16:00Z">
                <w:pPr>
                  <w:pStyle w:val="XML1"/>
                </w:pPr>
              </w:pPrChange>
            </w:pPr>
            <w:ins w:id="17752" w:author="aas" w:date="2013-10-14T02:06:00Z">
              <w:del w:id="17753"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54" w:author="aas" w:date="2013-10-14T02:06:00Z"/>
                <w:del w:id="17755" w:author="Anees Shaikh" w:date="2013-10-19T02:16:00Z"/>
              </w:rPr>
              <w:pPrChange w:id="17756" w:author="Anees Shaikh" w:date="2013-10-19T02:16:00Z">
                <w:pPr>
                  <w:pStyle w:val="XML1"/>
                </w:pPr>
              </w:pPrChange>
            </w:pPr>
            <w:ins w:id="17757" w:author="aas" w:date="2013-10-14T02:06:00Z">
              <w:del w:id="17758"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759" w:author="aas" w:date="2013-10-14T02:06:00Z"/>
                <w:del w:id="17760" w:author="Anees Shaikh" w:date="2013-10-19T02:16:00Z"/>
              </w:rPr>
              <w:pPrChange w:id="17761" w:author="Anees Shaikh" w:date="2013-10-19T02:16:00Z">
                <w:pPr>
                  <w:pStyle w:val="XML1"/>
                </w:pPr>
              </w:pPrChange>
            </w:pPr>
            <w:ins w:id="17762" w:author="aas" w:date="2013-10-14T02:06:00Z">
              <w:del w:id="17763"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764" w:author="aas" w:date="2013-10-14T02:06:00Z"/>
                <w:del w:id="17765" w:author="Anees Shaikh" w:date="2013-10-19T02:16:00Z"/>
              </w:rPr>
              <w:pPrChange w:id="17766" w:author="Anees Shaikh" w:date="2013-10-19T02:16:00Z">
                <w:pPr>
                  <w:pStyle w:val="XML1"/>
                </w:pPr>
              </w:pPrChange>
            </w:pPr>
            <w:ins w:id="17767" w:author="aas" w:date="2013-10-14T02:06:00Z">
              <w:del w:id="17768"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769" w:author="aas" w:date="2013-10-14T02:06:00Z"/>
                <w:del w:id="17770" w:author="Anees Shaikh" w:date="2013-10-19T02:16:00Z"/>
              </w:rPr>
              <w:pPrChange w:id="17771" w:author="Anees Shaikh" w:date="2013-10-19T02:16:00Z">
                <w:pPr>
                  <w:pStyle w:val="XML1"/>
                </w:pPr>
              </w:pPrChange>
            </w:pPr>
            <w:ins w:id="17772" w:author="aas" w:date="2013-10-14T02:06:00Z">
              <w:del w:id="17773"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774" w:author="aas" w:date="2013-10-14T02:06:00Z"/>
                <w:del w:id="17775" w:author="Anees Shaikh" w:date="2013-10-19T02:16:00Z"/>
              </w:rPr>
              <w:pPrChange w:id="17776" w:author="Anees Shaikh" w:date="2013-10-19T02:16:00Z">
                <w:pPr>
                  <w:pStyle w:val="XML1"/>
                </w:pPr>
              </w:pPrChange>
            </w:pPr>
            <w:ins w:id="17777" w:author="aas" w:date="2013-10-14T02:06:00Z">
              <w:del w:id="17778" w:author="Anees Shaikh" w:date="2013-10-19T02:16:00Z">
                <w:r w:rsidDel="00E067A3">
                  <w:delText xml:space="preserve">                                    </w:delText>
                </w:r>
              </w:del>
            </w:ins>
          </w:p>
          <w:p w14:paraId="593B924F" w14:textId="345E2E21" w:rsidR="00874469" w:rsidDel="00E067A3" w:rsidRDefault="00874469">
            <w:pPr>
              <w:pStyle w:val="Appx"/>
              <w:rPr>
                <w:ins w:id="17779" w:author="aas" w:date="2013-10-14T02:06:00Z"/>
                <w:del w:id="17780" w:author="Anees Shaikh" w:date="2013-10-19T02:16:00Z"/>
              </w:rPr>
              <w:pPrChange w:id="17781" w:author="Anees Shaikh" w:date="2013-10-19T02:16:00Z">
                <w:pPr>
                  <w:pStyle w:val="XML1"/>
                </w:pPr>
              </w:pPrChange>
            </w:pPr>
            <w:ins w:id="17782" w:author="aas" w:date="2013-10-14T02:06:00Z">
              <w:del w:id="17783"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784" w:author="aas" w:date="2013-10-14T02:06:00Z"/>
                <w:del w:id="17785" w:author="Anees Shaikh" w:date="2013-10-19T02:16:00Z"/>
              </w:rPr>
              <w:pPrChange w:id="17786" w:author="Anees Shaikh" w:date="2013-10-19T02:16:00Z">
                <w:pPr>
                  <w:pStyle w:val="XML1"/>
                </w:pPr>
              </w:pPrChange>
            </w:pPr>
            <w:ins w:id="17787" w:author="aas" w:date="2013-10-14T02:06:00Z">
              <w:del w:id="17788" w:author="Anees Shaikh" w:date="2013-10-19T02:16:00Z">
                <w:r w:rsidDel="00E067A3">
                  <w:delText xml:space="preserve">                              &lt;/xs:documentation&gt;</w:delText>
                </w:r>
              </w:del>
            </w:ins>
          </w:p>
          <w:p w14:paraId="14DD5C6A" w14:textId="0B2C4505" w:rsidR="00874469" w:rsidDel="00E067A3" w:rsidRDefault="00874469">
            <w:pPr>
              <w:pStyle w:val="Appx"/>
              <w:rPr>
                <w:ins w:id="17789" w:author="aas" w:date="2013-10-14T02:06:00Z"/>
                <w:del w:id="17790" w:author="Anees Shaikh" w:date="2013-10-19T02:16:00Z"/>
              </w:rPr>
              <w:pPrChange w:id="17791" w:author="Anees Shaikh" w:date="2013-10-19T02:16:00Z">
                <w:pPr>
                  <w:pStyle w:val="XML1"/>
                </w:pPr>
              </w:pPrChange>
            </w:pPr>
            <w:ins w:id="17792" w:author="aas" w:date="2013-10-14T02:06:00Z">
              <w:del w:id="17793" w:author="Anees Shaikh" w:date="2013-10-19T02:16:00Z">
                <w:r w:rsidDel="00E067A3">
                  <w:delText xml:space="preserve">                            &lt;/xs:annotation&gt;</w:delText>
                </w:r>
              </w:del>
            </w:ins>
          </w:p>
          <w:p w14:paraId="0B2EFA32" w14:textId="5FF36992" w:rsidR="00874469" w:rsidDel="00E067A3" w:rsidRDefault="00874469">
            <w:pPr>
              <w:pStyle w:val="Appx"/>
              <w:rPr>
                <w:ins w:id="17794" w:author="aas" w:date="2013-10-14T02:06:00Z"/>
                <w:del w:id="17795" w:author="Anees Shaikh" w:date="2013-10-19T02:16:00Z"/>
              </w:rPr>
              <w:pPrChange w:id="17796" w:author="Anees Shaikh" w:date="2013-10-19T02:16:00Z">
                <w:pPr>
                  <w:pStyle w:val="XML1"/>
                </w:pPr>
              </w:pPrChange>
            </w:pPr>
            <w:ins w:id="17797" w:author="aas" w:date="2013-10-14T02:06:00Z">
              <w:del w:id="17798" w:author="Anees Shaikh" w:date="2013-10-19T02:16:00Z">
                <w:r w:rsidDel="00E067A3">
                  <w:delText xml:space="preserve">                            &lt;xs:simpleType&gt;</w:delText>
                </w:r>
              </w:del>
            </w:ins>
          </w:p>
          <w:p w14:paraId="2440FFAC" w14:textId="1825DD55" w:rsidR="00874469" w:rsidDel="00E067A3" w:rsidRDefault="00874469">
            <w:pPr>
              <w:pStyle w:val="Appx"/>
              <w:rPr>
                <w:ins w:id="17799" w:author="aas" w:date="2013-10-14T02:06:00Z"/>
                <w:del w:id="17800" w:author="Anees Shaikh" w:date="2013-10-19T02:16:00Z"/>
              </w:rPr>
              <w:pPrChange w:id="17801" w:author="Anees Shaikh" w:date="2013-10-19T02:16:00Z">
                <w:pPr>
                  <w:pStyle w:val="XML1"/>
                </w:pPr>
              </w:pPrChange>
            </w:pPr>
            <w:ins w:id="17802" w:author="aas" w:date="2013-10-14T02:06:00Z">
              <w:del w:id="17803" w:author="Anees Shaikh" w:date="2013-10-19T02:16:00Z">
                <w:r w:rsidDel="00E067A3">
                  <w:delText xml:space="preserve">                              &lt;xs:restriction base="inet:uri"&gt;</w:delText>
                </w:r>
              </w:del>
            </w:ins>
          </w:p>
          <w:p w14:paraId="6C9D231A" w14:textId="7FA8D0CE" w:rsidR="00874469" w:rsidDel="00E067A3" w:rsidRDefault="00874469">
            <w:pPr>
              <w:pStyle w:val="Appx"/>
              <w:rPr>
                <w:ins w:id="17804" w:author="aas" w:date="2013-10-14T02:06:00Z"/>
                <w:del w:id="17805" w:author="Anees Shaikh" w:date="2013-10-19T02:16:00Z"/>
              </w:rPr>
              <w:pPrChange w:id="17806" w:author="Anees Shaikh" w:date="2013-10-19T02:16:00Z">
                <w:pPr>
                  <w:pStyle w:val="XML1"/>
                </w:pPr>
              </w:pPrChange>
            </w:pPr>
            <w:ins w:id="17807" w:author="aas" w:date="2013-10-14T02:06:00Z">
              <w:del w:id="17808" w:author="Anees Shaikh" w:date="2013-10-19T02:16:00Z">
                <w:r w:rsidDel="00E067A3">
                  <w:delText xml:space="preserve">                              &lt;/xs:restriction&gt;</w:delText>
                </w:r>
              </w:del>
            </w:ins>
          </w:p>
          <w:p w14:paraId="6358906F" w14:textId="0A5F6141" w:rsidR="00874469" w:rsidDel="00E067A3" w:rsidRDefault="00874469">
            <w:pPr>
              <w:pStyle w:val="Appx"/>
              <w:rPr>
                <w:ins w:id="17809" w:author="aas" w:date="2013-10-14T02:06:00Z"/>
                <w:del w:id="17810" w:author="Anees Shaikh" w:date="2013-10-19T02:16:00Z"/>
              </w:rPr>
              <w:pPrChange w:id="17811" w:author="Anees Shaikh" w:date="2013-10-19T02:16:00Z">
                <w:pPr>
                  <w:pStyle w:val="XML1"/>
                </w:pPr>
              </w:pPrChange>
            </w:pPr>
            <w:ins w:id="17812" w:author="aas" w:date="2013-10-14T02:06:00Z">
              <w:del w:id="17813" w:author="Anees Shaikh" w:date="2013-10-19T02:16:00Z">
                <w:r w:rsidDel="00E067A3">
                  <w:delText xml:space="preserve">                            &lt;/xs:simpleType&gt;</w:delText>
                </w:r>
              </w:del>
            </w:ins>
          </w:p>
          <w:p w14:paraId="57A9D30E" w14:textId="0822BC2E" w:rsidR="00874469" w:rsidDel="00E067A3" w:rsidRDefault="00874469">
            <w:pPr>
              <w:pStyle w:val="Appx"/>
              <w:rPr>
                <w:ins w:id="17814" w:author="aas" w:date="2013-10-14T02:06:00Z"/>
                <w:del w:id="17815" w:author="Anees Shaikh" w:date="2013-10-19T02:16:00Z"/>
              </w:rPr>
              <w:pPrChange w:id="17816" w:author="Anees Shaikh" w:date="2013-10-19T02:16:00Z">
                <w:pPr>
                  <w:pStyle w:val="XML1"/>
                </w:pPr>
              </w:pPrChange>
            </w:pPr>
            <w:ins w:id="17817" w:author="aas" w:date="2013-10-14T02:06:00Z">
              <w:del w:id="17818" w:author="Anees Shaikh" w:date="2013-10-19T02:16:00Z">
                <w:r w:rsidDel="00E067A3">
                  <w:delText xml:space="preserve">                          &lt;/xs:element&gt;</w:delText>
                </w:r>
              </w:del>
            </w:ins>
          </w:p>
          <w:p w14:paraId="2912AD09" w14:textId="2574FB61" w:rsidR="00874469" w:rsidDel="00E067A3" w:rsidRDefault="00874469">
            <w:pPr>
              <w:pStyle w:val="Appx"/>
              <w:rPr>
                <w:ins w:id="17819" w:author="aas" w:date="2013-10-14T02:06:00Z"/>
                <w:del w:id="17820" w:author="Anees Shaikh" w:date="2013-10-19T02:16:00Z"/>
              </w:rPr>
              <w:pPrChange w:id="17821" w:author="Anees Shaikh" w:date="2013-10-19T02:16:00Z">
                <w:pPr>
                  <w:pStyle w:val="XML1"/>
                </w:pPr>
              </w:pPrChange>
            </w:pPr>
            <w:ins w:id="17822" w:author="aas" w:date="2013-10-14T02:06:00Z">
              <w:del w:id="17823"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24" w:author="aas" w:date="2013-10-14T02:06:00Z"/>
                <w:del w:id="17825" w:author="Anees Shaikh" w:date="2013-10-19T02:16:00Z"/>
              </w:rPr>
              <w:pPrChange w:id="17826" w:author="Anees Shaikh" w:date="2013-10-19T02:16:00Z">
                <w:pPr>
                  <w:pStyle w:val="XML1"/>
                </w:pPr>
              </w:pPrChange>
            </w:pPr>
            <w:ins w:id="17827" w:author="aas" w:date="2013-10-14T02:06:00Z">
              <w:del w:id="17828" w:author="Anees Shaikh" w:date="2013-10-19T02:16:00Z">
                <w:r w:rsidDel="00E067A3">
                  <w:delText xml:space="preserve">                            &lt;xs:annotation&gt;</w:delText>
                </w:r>
              </w:del>
            </w:ins>
          </w:p>
          <w:p w14:paraId="2209DB14" w14:textId="0D2DD9DA" w:rsidR="00874469" w:rsidDel="00E067A3" w:rsidRDefault="00874469">
            <w:pPr>
              <w:pStyle w:val="Appx"/>
              <w:rPr>
                <w:ins w:id="17829" w:author="aas" w:date="2013-10-14T02:06:00Z"/>
                <w:del w:id="17830" w:author="Anees Shaikh" w:date="2013-10-19T02:16:00Z"/>
              </w:rPr>
              <w:pPrChange w:id="17831" w:author="Anees Shaikh" w:date="2013-10-19T02:16:00Z">
                <w:pPr>
                  <w:pStyle w:val="XML1"/>
                </w:pPr>
              </w:pPrChange>
            </w:pPr>
            <w:ins w:id="17832" w:author="aas" w:date="2013-10-14T02:06:00Z">
              <w:del w:id="17833" w:author="Anees Shaikh" w:date="2013-10-19T02:16:00Z">
                <w:r w:rsidDel="00E067A3">
                  <w:delText xml:space="preserve">                              &lt;xs:documentation&gt;</w:delText>
                </w:r>
              </w:del>
            </w:ins>
          </w:p>
          <w:p w14:paraId="6F2648EF" w14:textId="330B26B6" w:rsidR="00874469" w:rsidDel="00E067A3" w:rsidRDefault="00874469">
            <w:pPr>
              <w:pStyle w:val="Appx"/>
              <w:rPr>
                <w:ins w:id="17834" w:author="aas" w:date="2013-10-14T02:06:00Z"/>
                <w:del w:id="17835" w:author="Anees Shaikh" w:date="2013-10-19T02:16:00Z"/>
              </w:rPr>
              <w:pPrChange w:id="17836" w:author="Anees Shaikh" w:date="2013-10-19T02:16:00Z">
                <w:pPr>
                  <w:pStyle w:val="XML1"/>
                </w:pPr>
              </w:pPrChange>
            </w:pPr>
            <w:ins w:id="17837" w:author="aas" w:date="2013-10-14T02:06:00Z">
              <w:del w:id="17838"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39" w:author="aas" w:date="2013-10-14T02:06:00Z"/>
                <w:del w:id="17840" w:author="Anees Shaikh" w:date="2013-10-19T02:16:00Z"/>
              </w:rPr>
              <w:pPrChange w:id="17841" w:author="Anees Shaikh" w:date="2013-10-19T02:16:00Z">
                <w:pPr>
                  <w:pStyle w:val="XML1"/>
                </w:pPr>
              </w:pPrChange>
            </w:pPr>
            <w:ins w:id="17842" w:author="aas" w:date="2013-10-14T02:06:00Z">
              <w:del w:id="17843"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44" w:author="aas" w:date="2013-10-14T02:06:00Z"/>
                <w:del w:id="17845" w:author="Anees Shaikh" w:date="2013-10-19T02:16:00Z"/>
              </w:rPr>
              <w:pPrChange w:id="17846" w:author="Anees Shaikh" w:date="2013-10-19T02:16:00Z">
                <w:pPr>
                  <w:pStyle w:val="XML1"/>
                </w:pPr>
              </w:pPrChange>
            </w:pPr>
          </w:p>
          <w:p w14:paraId="3986C785" w14:textId="3F122749" w:rsidR="00874469" w:rsidDel="00E067A3" w:rsidRDefault="00874469">
            <w:pPr>
              <w:pStyle w:val="Appx"/>
              <w:rPr>
                <w:ins w:id="17847" w:author="aas" w:date="2013-10-14T02:06:00Z"/>
                <w:del w:id="17848" w:author="Anees Shaikh" w:date="2013-10-19T02:16:00Z"/>
              </w:rPr>
              <w:pPrChange w:id="17849" w:author="Anees Shaikh" w:date="2013-10-19T02:16:00Z">
                <w:pPr>
                  <w:pStyle w:val="XML1"/>
                </w:pPr>
              </w:pPrChange>
            </w:pPr>
            <w:ins w:id="17850" w:author="aas" w:date="2013-10-14T02:06:00Z">
              <w:del w:id="17851"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52" w:author="aas" w:date="2013-10-14T02:06:00Z"/>
                <w:del w:id="17853" w:author="Anees Shaikh" w:date="2013-10-19T02:16:00Z"/>
              </w:rPr>
              <w:pPrChange w:id="17854" w:author="Anees Shaikh" w:date="2013-10-19T02:16:00Z">
                <w:pPr>
                  <w:pStyle w:val="XML1"/>
                </w:pPr>
              </w:pPrChange>
            </w:pPr>
            <w:ins w:id="17855" w:author="aas" w:date="2013-10-14T02:06:00Z">
              <w:del w:id="17856"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857" w:author="aas" w:date="2013-10-14T02:06:00Z"/>
                <w:del w:id="17858" w:author="Anees Shaikh" w:date="2013-10-19T02:16:00Z"/>
              </w:rPr>
              <w:pPrChange w:id="17859" w:author="Anees Shaikh" w:date="2013-10-19T02:16:00Z">
                <w:pPr>
                  <w:pStyle w:val="XML1"/>
                </w:pPr>
              </w:pPrChange>
            </w:pPr>
            <w:ins w:id="17860" w:author="aas" w:date="2013-10-14T02:06:00Z">
              <w:del w:id="17861" w:author="Anees Shaikh" w:date="2013-10-19T02:16:00Z">
                <w:r w:rsidDel="00E067A3">
                  <w:delText xml:space="preserve">                              &lt;/xs:documentation&gt;</w:delText>
                </w:r>
              </w:del>
            </w:ins>
          </w:p>
          <w:p w14:paraId="3D466526" w14:textId="0E251529" w:rsidR="00874469" w:rsidDel="00E067A3" w:rsidRDefault="00874469">
            <w:pPr>
              <w:pStyle w:val="Appx"/>
              <w:rPr>
                <w:ins w:id="17862" w:author="aas" w:date="2013-10-14T02:06:00Z"/>
                <w:del w:id="17863" w:author="Anees Shaikh" w:date="2013-10-19T02:16:00Z"/>
              </w:rPr>
              <w:pPrChange w:id="17864" w:author="Anees Shaikh" w:date="2013-10-19T02:16:00Z">
                <w:pPr>
                  <w:pStyle w:val="XML1"/>
                </w:pPr>
              </w:pPrChange>
            </w:pPr>
            <w:ins w:id="17865" w:author="aas" w:date="2013-10-14T02:06:00Z">
              <w:del w:id="17866" w:author="Anees Shaikh" w:date="2013-10-19T02:16:00Z">
                <w:r w:rsidDel="00E067A3">
                  <w:delText xml:space="preserve">                            &lt;/xs:annotation&gt;</w:delText>
                </w:r>
              </w:del>
            </w:ins>
          </w:p>
          <w:p w14:paraId="50A349D5" w14:textId="3FA96F68" w:rsidR="00874469" w:rsidDel="00E067A3" w:rsidRDefault="00874469">
            <w:pPr>
              <w:pStyle w:val="Appx"/>
              <w:rPr>
                <w:ins w:id="17867" w:author="aas" w:date="2013-10-14T02:06:00Z"/>
                <w:del w:id="17868" w:author="Anees Shaikh" w:date="2013-10-19T02:16:00Z"/>
              </w:rPr>
              <w:pPrChange w:id="17869" w:author="Anees Shaikh" w:date="2013-10-19T02:16:00Z">
                <w:pPr>
                  <w:pStyle w:val="XML1"/>
                </w:pPr>
              </w:pPrChange>
            </w:pPr>
            <w:ins w:id="17870" w:author="aas" w:date="2013-10-14T02:06:00Z">
              <w:del w:id="17871" w:author="Anees Shaikh" w:date="2013-10-19T02:16:00Z">
                <w:r w:rsidDel="00E067A3">
                  <w:delText xml:space="preserve">                            &lt;xs:simpleType&gt;</w:delText>
                </w:r>
              </w:del>
            </w:ins>
          </w:p>
          <w:p w14:paraId="235440DB" w14:textId="6223B462" w:rsidR="00874469" w:rsidDel="00E067A3" w:rsidRDefault="00874469">
            <w:pPr>
              <w:pStyle w:val="Appx"/>
              <w:rPr>
                <w:ins w:id="17872" w:author="aas" w:date="2013-10-14T02:06:00Z"/>
                <w:del w:id="17873" w:author="Anees Shaikh" w:date="2013-10-19T02:16:00Z"/>
              </w:rPr>
              <w:pPrChange w:id="17874" w:author="Anees Shaikh" w:date="2013-10-19T02:16:00Z">
                <w:pPr>
                  <w:pStyle w:val="XML1"/>
                </w:pPr>
              </w:pPrChange>
            </w:pPr>
            <w:ins w:id="17875" w:author="aas" w:date="2013-10-14T02:06:00Z">
              <w:del w:id="17876" w:author="Anees Shaikh" w:date="2013-10-19T02:16:00Z">
                <w:r w:rsidDel="00E067A3">
                  <w:delText xml:space="preserve">                              &lt;xs:restriction base="inet:uri"&gt;</w:delText>
                </w:r>
              </w:del>
            </w:ins>
          </w:p>
          <w:p w14:paraId="7248C82E" w14:textId="41F6277D" w:rsidR="00874469" w:rsidDel="00E067A3" w:rsidRDefault="00874469">
            <w:pPr>
              <w:pStyle w:val="Appx"/>
              <w:rPr>
                <w:ins w:id="17877" w:author="aas" w:date="2013-10-14T02:06:00Z"/>
                <w:del w:id="17878" w:author="Anees Shaikh" w:date="2013-10-19T02:16:00Z"/>
              </w:rPr>
              <w:pPrChange w:id="17879" w:author="Anees Shaikh" w:date="2013-10-19T02:16:00Z">
                <w:pPr>
                  <w:pStyle w:val="XML1"/>
                </w:pPr>
              </w:pPrChange>
            </w:pPr>
            <w:ins w:id="17880" w:author="aas" w:date="2013-10-14T02:06:00Z">
              <w:del w:id="17881" w:author="Anees Shaikh" w:date="2013-10-19T02:16:00Z">
                <w:r w:rsidDel="00E067A3">
                  <w:delText xml:space="preserve">                              &lt;/xs:restriction&gt;</w:delText>
                </w:r>
              </w:del>
            </w:ins>
          </w:p>
          <w:p w14:paraId="6D347682" w14:textId="1B55BA2F" w:rsidR="00874469" w:rsidDel="00E067A3" w:rsidRDefault="00874469">
            <w:pPr>
              <w:pStyle w:val="Appx"/>
              <w:rPr>
                <w:ins w:id="17882" w:author="aas" w:date="2013-10-14T02:06:00Z"/>
                <w:del w:id="17883" w:author="Anees Shaikh" w:date="2013-10-19T02:16:00Z"/>
              </w:rPr>
              <w:pPrChange w:id="17884" w:author="Anees Shaikh" w:date="2013-10-19T02:16:00Z">
                <w:pPr>
                  <w:pStyle w:val="XML1"/>
                </w:pPr>
              </w:pPrChange>
            </w:pPr>
            <w:ins w:id="17885" w:author="aas" w:date="2013-10-14T02:06:00Z">
              <w:del w:id="17886" w:author="Anees Shaikh" w:date="2013-10-19T02:16:00Z">
                <w:r w:rsidDel="00E067A3">
                  <w:delText xml:space="preserve">                            &lt;/xs:simpleType&gt;</w:delText>
                </w:r>
              </w:del>
            </w:ins>
          </w:p>
          <w:p w14:paraId="10B3455A" w14:textId="42D45366" w:rsidR="00874469" w:rsidDel="00E067A3" w:rsidRDefault="00874469">
            <w:pPr>
              <w:pStyle w:val="Appx"/>
              <w:rPr>
                <w:ins w:id="17887" w:author="aas" w:date="2013-10-14T02:06:00Z"/>
                <w:del w:id="17888" w:author="Anees Shaikh" w:date="2013-10-19T02:16:00Z"/>
              </w:rPr>
              <w:pPrChange w:id="17889" w:author="Anees Shaikh" w:date="2013-10-19T02:16:00Z">
                <w:pPr>
                  <w:pStyle w:val="XML1"/>
                </w:pPr>
              </w:pPrChange>
            </w:pPr>
            <w:ins w:id="17890" w:author="aas" w:date="2013-10-14T02:06:00Z">
              <w:del w:id="17891" w:author="Anees Shaikh" w:date="2013-10-19T02:16:00Z">
                <w:r w:rsidDel="00E067A3">
                  <w:delText xml:space="preserve">                          &lt;/xs:element&gt;</w:delText>
                </w:r>
              </w:del>
            </w:ins>
          </w:p>
          <w:p w14:paraId="4878455E" w14:textId="66903DFA" w:rsidR="00874469" w:rsidDel="00E067A3" w:rsidRDefault="00874469">
            <w:pPr>
              <w:pStyle w:val="Appx"/>
              <w:rPr>
                <w:ins w:id="17892" w:author="aas" w:date="2013-10-14T02:06:00Z"/>
                <w:del w:id="17893" w:author="Anees Shaikh" w:date="2013-10-19T02:16:00Z"/>
              </w:rPr>
              <w:pPrChange w:id="17894" w:author="Anees Shaikh" w:date="2013-10-19T02:16:00Z">
                <w:pPr>
                  <w:pStyle w:val="XML1"/>
                </w:pPr>
              </w:pPrChange>
            </w:pPr>
            <w:ins w:id="17895" w:author="aas" w:date="2013-10-14T02:06:00Z">
              <w:del w:id="17896"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897" w:author="aas" w:date="2013-10-14T02:06:00Z"/>
                <w:del w:id="17898" w:author="Anees Shaikh" w:date="2013-10-19T02:16:00Z"/>
              </w:rPr>
              <w:pPrChange w:id="17899" w:author="Anees Shaikh" w:date="2013-10-19T02:16:00Z">
                <w:pPr>
                  <w:pStyle w:val="XML1"/>
                </w:pPr>
              </w:pPrChange>
            </w:pPr>
            <w:ins w:id="17900" w:author="aas" w:date="2013-10-14T02:06:00Z">
              <w:del w:id="17901"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02" w:author="aas" w:date="2013-10-14T02:06:00Z"/>
                <w:del w:id="17903" w:author="Anees Shaikh" w:date="2013-10-19T02:16:00Z"/>
              </w:rPr>
              <w:pPrChange w:id="17904" w:author="Anees Shaikh" w:date="2013-10-19T02:16:00Z">
                <w:pPr>
                  <w:pStyle w:val="XML1"/>
                </w:pPr>
              </w:pPrChange>
            </w:pPr>
            <w:ins w:id="17905" w:author="aas" w:date="2013-10-14T02:06:00Z">
              <w:del w:id="17906" w:author="Anees Shaikh" w:date="2013-10-19T02:16:00Z">
                <w:r w:rsidDel="00E067A3">
                  <w:delText xml:space="preserve">                        &lt;/xs:sequence&gt;</w:delText>
                </w:r>
              </w:del>
            </w:ins>
          </w:p>
          <w:p w14:paraId="33666CD1" w14:textId="731601FC" w:rsidR="00874469" w:rsidDel="00E067A3" w:rsidRDefault="00874469">
            <w:pPr>
              <w:pStyle w:val="Appx"/>
              <w:rPr>
                <w:ins w:id="17907" w:author="aas" w:date="2013-10-14T02:06:00Z"/>
                <w:del w:id="17908" w:author="Anees Shaikh" w:date="2013-10-19T02:16:00Z"/>
              </w:rPr>
              <w:pPrChange w:id="17909" w:author="Anees Shaikh" w:date="2013-10-19T02:16:00Z">
                <w:pPr>
                  <w:pStyle w:val="XML1"/>
                </w:pPr>
              </w:pPrChange>
            </w:pPr>
            <w:ins w:id="17910" w:author="aas" w:date="2013-10-14T02:06:00Z">
              <w:del w:id="17911" w:author="Anees Shaikh" w:date="2013-10-19T02:16:00Z">
                <w:r w:rsidDel="00E067A3">
                  <w:delText xml:space="preserve">                      &lt;/xs:complexType&gt;</w:delText>
                </w:r>
              </w:del>
            </w:ins>
          </w:p>
          <w:p w14:paraId="7B695448" w14:textId="2E570763" w:rsidR="00874469" w:rsidDel="00E067A3" w:rsidRDefault="00874469">
            <w:pPr>
              <w:pStyle w:val="Appx"/>
              <w:rPr>
                <w:ins w:id="17912" w:author="aas" w:date="2013-10-14T02:06:00Z"/>
                <w:del w:id="17913" w:author="Anees Shaikh" w:date="2013-10-19T02:16:00Z"/>
              </w:rPr>
              <w:pPrChange w:id="17914" w:author="Anees Shaikh" w:date="2013-10-19T02:16:00Z">
                <w:pPr>
                  <w:pStyle w:val="XML1"/>
                </w:pPr>
              </w:pPrChange>
            </w:pPr>
            <w:ins w:id="17915" w:author="aas" w:date="2013-10-14T02:06:00Z">
              <w:del w:id="17916" w:author="Anees Shaikh" w:date="2013-10-19T02:16:00Z">
                <w:r w:rsidDel="00E067A3">
                  <w:delText xml:space="preserve">                    &lt;/xs:element&gt;</w:delText>
                </w:r>
              </w:del>
            </w:ins>
          </w:p>
          <w:p w14:paraId="12D33D81" w14:textId="5BC3334F" w:rsidR="00874469" w:rsidDel="00E067A3" w:rsidRDefault="00874469">
            <w:pPr>
              <w:pStyle w:val="Appx"/>
              <w:rPr>
                <w:ins w:id="17917" w:author="aas" w:date="2013-10-14T02:06:00Z"/>
                <w:del w:id="17918" w:author="Anees Shaikh" w:date="2013-10-19T02:16:00Z"/>
              </w:rPr>
              <w:pPrChange w:id="17919" w:author="Anees Shaikh" w:date="2013-10-19T02:16:00Z">
                <w:pPr>
                  <w:pStyle w:val="XML1"/>
                </w:pPr>
              </w:pPrChange>
            </w:pPr>
            <w:ins w:id="17920" w:author="aas" w:date="2013-10-14T02:06:00Z">
              <w:del w:id="17921"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22" w:author="aas" w:date="2013-10-14T02:06:00Z"/>
                <w:del w:id="17923" w:author="Anees Shaikh" w:date="2013-10-19T02:16:00Z"/>
              </w:rPr>
              <w:pPrChange w:id="17924" w:author="Anees Shaikh" w:date="2013-10-19T02:16:00Z">
                <w:pPr>
                  <w:pStyle w:val="XML1"/>
                </w:pPr>
              </w:pPrChange>
            </w:pPr>
            <w:ins w:id="17925" w:author="aas" w:date="2013-10-14T02:06:00Z">
              <w:del w:id="17926"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27" w:author="aas" w:date="2013-10-14T02:06:00Z"/>
                <w:del w:id="17928" w:author="Anees Shaikh" w:date="2013-10-19T02:16:00Z"/>
              </w:rPr>
              <w:pPrChange w:id="17929" w:author="Anees Shaikh" w:date="2013-10-19T02:16:00Z">
                <w:pPr>
                  <w:pStyle w:val="XML1"/>
                </w:pPr>
              </w:pPrChange>
            </w:pPr>
            <w:ins w:id="17930" w:author="aas" w:date="2013-10-14T02:06:00Z">
              <w:del w:id="17931" w:author="Anees Shaikh" w:date="2013-10-19T02:16:00Z">
                <w:r w:rsidDel="00E067A3">
                  <w:delText xml:space="preserve">                  &lt;/xs:sequence&gt;</w:delText>
                </w:r>
              </w:del>
            </w:ins>
          </w:p>
          <w:p w14:paraId="25D3F98F" w14:textId="114C11FB" w:rsidR="00874469" w:rsidDel="00E067A3" w:rsidRDefault="00874469">
            <w:pPr>
              <w:pStyle w:val="Appx"/>
              <w:rPr>
                <w:ins w:id="17932" w:author="aas" w:date="2013-10-14T02:06:00Z"/>
                <w:del w:id="17933" w:author="Anees Shaikh" w:date="2013-10-19T02:16:00Z"/>
              </w:rPr>
              <w:pPrChange w:id="17934" w:author="Anees Shaikh" w:date="2013-10-19T02:16:00Z">
                <w:pPr>
                  <w:pStyle w:val="XML1"/>
                </w:pPr>
              </w:pPrChange>
            </w:pPr>
            <w:ins w:id="17935" w:author="aas" w:date="2013-10-14T02:06:00Z">
              <w:del w:id="17936" w:author="Anees Shaikh" w:date="2013-10-19T02:16:00Z">
                <w:r w:rsidDel="00E067A3">
                  <w:delText xml:space="preserve">                &lt;/xs:complexType&gt;</w:delText>
                </w:r>
              </w:del>
            </w:ins>
          </w:p>
          <w:p w14:paraId="5019A243" w14:textId="2E5A8B26" w:rsidR="00874469" w:rsidDel="00E067A3" w:rsidRDefault="00874469">
            <w:pPr>
              <w:pStyle w:val="Appx"/>
              <w:rPr>
                <w:ins w:id="17937" w:author="aas" w:date="2013-10-14T02:06:00Z"/>
                <w:del w:id="17938" w:author="Anees Shaikh" w:date="2013-10-19T02:16:00Z"/>
              </w:rPr>
              <w:pPrChange w:id="17939" w:author="Anees Shaikh" w:date="2013-10-19T02:16:00Z">
                <w:pPr>
                  <w:pStyle w:val="XML1"/>
                </w:pPr>
              </w:pPrChange>
            </w:pPr>
            <w:ins w:id="17940" w:author="aas" w:date="2013-10-14T02:06:00Z">
              <w:del w:id="17941" w:author="Anees Shaikh" w:date="2013-10-19T02:16:00Z">
                <w:r w:rsidDel="00E067A3">
                  <w:delText xml:space="preserve">              &lt;/xs:element&gt;</w:delText>
                </w:r>
              </w:del>
            </w:ins>
          </w:p>
          <w:p w14:paraId="0272D0D7" w14:textId="6298F6C9" w:rsidR="00874469" w:rsidDel="00E067A3" w:rsidRDefault="00874469">
            <w:pPr>
              <w:pStyle w:val="Appx"/>
              <w:rPr>
                <w:ins w:id="17942" w:author="aas" w:date="2013-10-14T02:06:00Z"/>
                <w:del w:id="17943" w:author="Anees Shaikh" w:date="2013-10-19T02:16:00Z"/>
              </w:rPr>
              <w:pPrChange w:id="17944" w:author="Anees Shaikh" w:date="2013-10-19T02:16:00Z">
                <w:pPr>
                  <w:pStyle w:val="XML1"/>
                </w:pPr>
              </w:pPrChange>
            </w:pPr>
            <w:ins w:id="17945" w:author="aas" w:date="2013-10-14T02:06:00Z">
              <w:del w:id="17946"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47" w:author="aas" w:date="2013-10-14T02:06:00Z"/>
                <w:del w:id="17948" w:author="Anees Shaikh" w:date="2013-10-19T02:16:00Z"/>
              </w:rPr>
              <w:pPrChange w:id="17949" w:author="Anees Shaikh" w:date="2013-10-19T02:16:00Z">
                <w:pPr>
                  <w:pStyle w:val="XML1"/>
                </w:pPr>
              </w:pPrChange>
            </w:pPr>
            <w:ins w:id="17950" w:author="aas" w:date="2013-10-14T02:06:00Z">
              <w:del w:id="17951"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52" w:author="aas" w:date="2013-10-14T02:06:00Z"/>
                <w:del w:id="17953" w:author="Anees Shaikh" w:date="2013-10-19T02:16:00Z"/>
              </w:rPr>
              <w:pPrChange w:id="17954" w:author="Anees Shaikh" w:date="2013-10-19T02:16:00Z">
                <w:pPr>
                  <w:pStyle w:val="XML1"/>
                </w:pPr>
              </w:pPrChange>
            </w:pPr>
            <w:ins w:id="17955" w:author="aas" w:date="2013-10-14T02:06:00Z">
              <w:del w:id="17956" w:author="Anees Shaikh" w:date="2013-10-19T02:16:00Z">
                <w:r w:rsidDel="00E067A3">
                  <w:delText xml:space="preserve">            &lt;/xs:sequence&gt;</w:delText>
                </w:r>
              </w:del>
            </w:ins>
          </w:p>
          <w:p w14:paraId="2422FBFC" w14:textId="752F719E" w:rsidR="00874469" w:rsidDel="00E067A3" w:rsidRDefault="00874469">
            <w:pPr>
              <w:pStyle w:val="Appx"/>
              <w:rPr>
                <w:ins w:id="17957" w:author="aas" w:date="2013-10-14T02:06:00Z"/>
                <w:del w:id="17958" w:author="Anees Shaikh" w:date="2013-10-19T02:16:00Z"/>
              </w:rPr>
              <w:pPrChange w:id="17959" w:author="Anees Shaikh" w:date="2013-10-19T02:16:00Z">
                <w:pPr>
                  <w:pStyle w:val="XML1"/>
                </w:pPr>
              </w:pPrChange>
            </w:pPr>
            <w:ins w:id="17960" w:author="aas" w:date="2013-10-14T02:06:00Z">
              <w:del w:id="17961" w:author="Anees Shaikh" w:date="2013-10-19T02:16:00Z">
                <w:r w:rsidDel="00E067A3">
                  <w:delText xml:space="preserve">          &lt;/xs:complexType&gt;</w:delText>
                </w:r>
              </w:del>
            </w:ins>
          </w:p>
          <w:p w14:paraId="6D29AB71" w14:textId="3826B9B4" w:rsidR="00874469" w:rsidDel="00E067A3" w:rsidRDefault="00874469">
            <w:pPr>
              <w:pStyle w:val="Appx"/>
              <w:rPr>
                <w:ins w:id="17962" w:author="aas" w:date="2013-10-14T02:06:00Z"/>
                <w:del w:id="17963" w:author="Anees Shaikh" w:date="2013-10-19T02:16:00Z"/>
              </w:rPr>
              <w:pPrChange w:id="17964" w:author="Anees Shaikh" w:date="2013-10-19T02:16:00Z">
                <w:pPr>
                  <w:pStyle w:val="XML1"/>
                </w:pPr>
              </w:pPrChange>
            </w:pPr>
            <w:ins w:id="17965" w:author="aas" w:date="2013-10-14T02:06:00Z">
              <w:del w:id="17966"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7967" w:author="aas" w:date="2013-10-14T02:06:00Z"/>
                <w:del w:id="17968" w:author="Anees Shaikh" w:date="2013-10-19T02:16:00Z"/>
              </w:rPr>
              <w:pPrChange w:id="17969" w:author="Anees Shaikh" w:date="2013-10-19T02:16:00Z">
                <w:pPr>
                  <w:pStyle w:val="XML1"/>
                </w:pPr>
              </w:pPrChange>
            </w:pPr>
            <w:ins w:id="17970" w:author="aas" w:date="2013-10-14T02:06:00Z">
              <w:del w:id="17971" w:author="Anees Shaikh" w:date="2013-10-19T02:16:00Z">
                <w:r w:rsidDel="00E067A3">
                  <w:delText xml:space="preserve">            &lt;xs:selector xpath="of-config:switch"/&gt;</w:delText>
                </w:r>
              </w:del>
            </w:ins>
          </w:p>
          <w:p w14:paraId="74BCE17A" w14:textId="139CAAF9" w:rsidR="00874469" w:rsidDel="00E067A3" w:rsidRDefault="00874469">
            <w:pPr>
              <w:pStyle w:val="Appx"/>
              <w:rPr>
                <w:ins w:id="17972" w:author="aas" w:date="2013-10-14T02:06:00Z"/>
                <w:del w:id="17973" w:author="Anees Shaikh" w:date="2013-10-19T02:16:00Z"/>
              </w:rPr>
              <w:pPrChange w:id="17974" w:author="Anees Shaikh" w:date="2013-10-19T02:16:00Z">
                <w:pPr>
                  <w:pStyle w:val="XML1"/>
                </w:pPr>
              </w:pPrChange>
            </w:pPr>
            <w:ins w:id="17975" w:author="aas" w:date="2013-10-14T02:06:00Z">
              <w:del w:id="17976" w:author="Anees Shaikh" w:date="2013-10-19T02:16:00Z">
                <w:r w:rsidDel="00E067A3">
                  <w:delText xml:space="preserve">            &lt;xs:field xpath="of-config:id"/&gt;</w:delText>
                </w:r>
              </w:del>
            </w:ins>
          </w:p>
          <w:p w14:paraId="0D230394" w14:textId="7C57D810" w:rsidR="00874469" w:rsidDel="00E067A3" w:rsidRDefault="00874469">
            <w:pPr>
              <w:pStyle w:val="Appx"/>
              <w:rPr>
                <w:ins w:id="17977" w:author="aas" w:date="2013-10-14T02:06:00Z"/>
                <w:del w:id="17978" w:author="Anees Shaikh" w:date="2013-10-19T02:16:00Z"/>
              </w:rPr>
              <w:pPrChange w:id="17979" w:author="Anees Shaikh" w:date="2013-10-19T02:16:00Z">
                <w:pPr>
                  <w:pStyle w:val="XML1"/>
                </w:pPr>
              </w:pPrChange>
            </w:pPr>
            <w:ins w:id="17980" w:author="aas" w:date="2013-10-14T02:06:00Z">
              <w:del w:id="17981" w:author="Anees Shaikh" w:date="2013-10-19T02:16:00Z">
                <w:r w:rsidDel="00E067A3">
                  <w:delText xml:space="preserve">          &lt;/xs:key&gt;</w:delText>
                </w:r>
              </w:del>
            </w:ins>
          </w:p>
          <w:p w14:paraId="134CFACB" w14:textId="5108D433" w:rsidR="00874469" w:rsidDel="00E067A3" w:rsidRDefault="00874469">
            <w:pPr>
              <w:pStyle w:val="Appx"/>
              <w:rPr>
                <w:ins w:id="17982" w:author="aas" w:date="2013-10-14T02:06:00Z"/>
                <w:del w:id="17983" w:author="Anees Shaikh" w:date="2013-10-19T02:16:00Z"/>
              </w:rPr>
              <w:pPrChange w:id="17984" w:author="Anees Shaikh" w:date="2013-10-19T02:16:00Z">
                <w:pPr>
                  <w:pStyle w:val="XML1"/>
                </w:pPr>
              </w:pPrChange>
            </w:pPr>
            <w:ins w:id="17985" w:author="aas" w:date="2013-10-14T02:06:00Z">
              <w:del w:id="17986" w:author="Anees Shaikh" w:date="2013-10-19T02:16:00Z">
                <w:r w:rsidDel="00E067A3">
                  <w:delText xml:space="preserve">        &lt;/xs:element&gt;</w:delText>
                </w:r>
              </w:del>
            </w:ins>
          </w:p>
          <w:p w14:paraId="0B3DEFCD" w14:textId="4CA7A256" w:rsidR="00874469" w:rsidDel="00E067A3" w:rsidRDefault="00874469">
            <w:pPr>
              <w:pStyle w:val="Appx"/>
              <w:rPr>
                <w:ins w:id="17987" w:author="aas" w:date="2013-10-14T02:06:00Z"/>
                <w:del w:id="17988" w:author="Anees Shaikh" w:date="2013-10-19T02:16:00Z"/>
              </w:rPr>
              <w:pPrChange w:id="17989" w:author="Anees Shaikh" w:date="2013-10-19T02:16:00Z">
                <w:pPr>
                  <w:pStyle w:val="XML1"/>
                </w:pPr>
              </w:pPrChange>
            </w:pPr>
            <w:ins w:id="17990" w:author="aas" w:date="2013-10-14T02:06:00Z">
              <w:del w:id="17991"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7992" w:author="aas" w:date="2013-10-14T02:06:00Z"/>
                <w:del w:id="17993" w:author="Anees Shaikh" w:date="2013-10-19T02:16:00Z"/>
              </w:rPr>
              <w:pPrChange w:id="17994" w:author="Anees Shaikh" w:date="2013-10-19T02:16:00Z">
                <w:pPr>
                  <w:pStyle w:val="XML1"/>
                </w:pPr>
              </w:pPrChange>
            </w:pPr>
            <w:ins w:id="17995" w:author="aas" w:date="2013-10-14T02:06:00Z">
              <w:del w:id="17996" w:author="Anees Shaikh" w:date="2013-10-19T02:16:00Z">
                <w:r w:rsidDel="00E067A3">
                  <w:delText xml:space="preserve">                namespace="##other" processContents="lax"/&gt;</w:delText>
                </w:r>
              </w:del>
            </w:ins>
          </w:p>
          <w:p w14:paraId="4BDB2BB4" w14:textId="1816F6A1" w:rsidR="00874469" w:rsidDel="00E067A3" w:rsidRDefault="00874469">
            <w:pPr>
              <w:pStyle w:val="Appx"/>
              <w:rPr>
                <w:ins w:id="17997" w:author="aas" w:date="2013-10-14T02:06:00Z"/>
                <w:del w:id="17998" w:author="Anees Shaikh" w:date="2013-10-19T02:16:00Z"/>
              </w:rPr>
              <w:pPrChange w:id="17999" w:author="Anees Shaikh" w:date="2013-10-19T02:16:00Z">
                <w:pPr>
                  <w:pStyle w:val="XML1"/>
                </w:pPr>
              </w:pPrChange>
            </w:pPr>
            <w:ins w:id="18000" w:author="aas" w:date="2013-10-14T02:06:00Z">
              <w:del w:id="18001" w:author="Anees Shaikh" w:date="2013-10-19T02:16:00Z">
                <w:r w:rsidDel="00E067A3">
                  <w:delText xml:space="preserve">      &lt;/xs:sequence&gt;</w:delText>
                </w:r>
              </w:del>
            </w:ins>
          </w:p>
          <w:p w14:paraId="322885DD" w14:textId="440031F7" w:rsidR="00874469" w:rsidDel="00E067A3" w:rsidRDefault="00874469">
            <w:pPr>
              <w:pStyle w:val="Appx"/>
              <w:rPr>
                <w:ins w:id="18002" w:author="aas" w:date="2013-10-14T02:06:00Z"/>
                <w:del w:id="18003" w:author="Anees Shaikh" w:date="2013-10-19T02:16:00Z"/>
              </w:rPr>
              <w:pPrChange w:id="18004" w:author="Anees Shaikh" w:date="2013-10-19T02:16:00Z">
                <w:pPr>
                  <w:pStyle w:val="XML1"/>
                </w:pPr>
              </w:pPrChange>
            </w:pPr>
            <w:ins w:id="18005" w:author="aas" w:date="2013-10-14T02:06:00Z">
              <w:del w:id="18006" w:author="Anees Shaikh" w:date="2013-10-19T02:16:00Z">
                <w:r w:rsidDel="00E067A3">
                  <w:delText xml:space="preserve">    &lt;/xs:complexType&gt;</w:delText>
                </w:r>
              </w:del>
            </w:ins>
          </w:p>
          <w:p w14:paraId="57A43139" w14:textId="5689A267" w:rsidR="00874469" w:rsidDel="00E067A3" w:rsidRDefault="00874469">
            <w:pPr>
              <w:pStyle w:val="Appx"/>
              <w:rPr>
                <w:ins w:id="18007" w:author="aas" w:date="2013-10-14T02:06:00Z"/>
                <w:del w:id="18008" w:author="Anees Shaikh" w:date="2013-10-19T02:16:00Z"/>
              </w:rPr>
              <w:pPrChange w:id="18009" w:author="Anees Shaikh" w:date="2013-10-19T02:16:00Z">
                <w:pPr>
                  <w:pStyle w:val="XML1"/>
                </w:pPr>
              </w:pPrChange>
            </w:pPr>
            <w:ins w:id="18010" w:author="aas" w:date="2013-10-14T02:06:00Z">
              <w:del w:id="18011" w:author="Anees Shaikh" w:date="2013-10-19T02:16:00Z">
                <w:r w:rsidDel="00E067A3">
                  <w:delText xml:space="preserve">  &lt;/xs:element&gt;</w:delText>
                </w:r>
              </w:del>
            </w:ins>
          </w:p>
          <w:p w14:paraId="51012B8D" w14:textId="792822CE" w:rsidR="00874469" w:rsidDel="00E067A3" w:rsidRDefault="00874469">
            <w:pPr>
              <w:pStyle w:val="Appx"/>
              <w:rPr>
                <w:ins w:id="18012" w:author="aas" w:date="2013-10-14T02:06:00Z"/>
                <w:del w:id="18013" w:author="Anees Shaikh" w:date="2013-10-19T02:16:00Z"/>
              </w:rPr>
              <w:pPrChange w:id="18014" w:author="Anees Shaikh" w:date="2013-10-19T02:16:00Z">
                <w:pPr>
                  <w:pStyle w:val="XML1"/>
                </w:pPr>
              </w:pPrChange>
            </w:pPr>
          </w:p>
          <w:p w14:paraId="34F0A3E1" w14:textId="13CC2D6D" w:rsidR="00874469" w:rsidDel="00E067A3" w:rsidRDefault="00874469">
            <w:pPr>
              <w:pStyle w:val="Appx"/>
              <w:rPr>
                <w:ins w:id="18015" w:author="aas" w:date="2013-10-14T02:06:00Z"/>
                <w:del w:id="18016" w:author="Anees Shaikh" w:date="2013-10-19T02:16:00Z"/>
              </w:rPr>
              <w:pPrChange w:id="18017" w:author="Anees Shaikh" w:date="2013-10-19T02:16:00Z">
                <w:pPr>
                  <w:pStyle w:val="XML1"/>
                </w:pPr>
              </w:pPrChange>
            </w:pPr>
            <w:ins w:id="18018" w:author="aas" w:date="2013-10-14T02:06:00Z">
              <w:del w:id="18019" w:author="Anees Shaikh" w:date="2013-10-19T02:16:00Z">
                <w:r w:rsidDel="00E067A3">
                  <w:delText>&lt;/xs:schema&gt;</w:delText>
                </w:r>
              </w:del>
            </w:ins>
          </w:p>
          <w:p w14:paraId="62D04033" w14:textId="1AF77A5A" w:rsidR="00E8426B" w:rsidRPr="00874469" w:rsidDel="00E067A3" w:rsidRDefault="00E8426B">
            <w:pPr>
              <w:pStyle w:val="Appx"/>
              <w:rPr>
                <w:ins w:id="18020" w:author="aas" w:date="2013-10-14T02:06:00Z"/>
                <w:del w:id="18021" w:author="Anees Shaikh" w:date="2013-10-19T02:16:00Z"/>
              </w:rPr>
              <w:pPrChange w:id="18022" w:author="Anees Shaikh" w:date="2013-10-19T02:16:00Z">
                <w:pPr>
                  <w:pStyle w:val="XML1"/>
                </w:pPr>
              </w:pPrChange>
            </w:pPr>
          </w:p>
        </w:tc>
      </w:tr>
    </w:tbl>
    <w:p w14:paraId="4E7FB30C" w14:textId="2B7A137E" w:rsidR="00E8426B" w:rsidRPr="00E8426B" w:rsidRDefault="00E8426B">
      <w:pPr>
        <w:pStyle w:val="Appx"/>
        <w:numPr>
          <w:ilvl w:val="0"/>
          <w:numId w:val="0"/>
        </w:numPr>
        <w:pPrChange w:id="18023" w:author="Anees Shaikh" w:date="2013-10-19T03:41:00Z">
          <w:pPr>
            <w:spacing w:before="480" w:line="276" w:lineRule="auto"/>
            <w:contextualSpacing/>
            <w:outlineLvl w:val="1"/>
          </w:pPr>
        </w:pPrChange>
      </w:pPr>
    </w:p>
    <w:sectPr w:rsidR="00E8426B" w:rsidRPr="00E8426B" w:rsidSect="00FA28FD">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5FD560" w14:textId="77777777" w:rsidR="00627D63" w:rsidRDefault="00627D63" w:rsidP="004C5BF8">
      <w:pPr>
        <w:spacing w:after="0"/>
      </w:pPr>
      <w:r>
        <w:separator/>
      </w:r>
    </w:p>
  </w:endnote>
  <w:endnote w:type="continuationSeparator" w:id="0">
    <w:p w14:paraId="00BEACC6" w14:textId="77777777" w:rsidR="00627D63" w:rsidRDefault="00627D63" w:rsidP="004C5BF8">
      <w:pPr>
        <w:spacing w:after="0"/>
      </w:pPr>
      <w:r>
        <w:continuationSeparator/>
      </w:r>
    </w:p>
  </w:endnote>
  <w:endnote w:type="continuationNotice" w:id="1">
    <w:p w14:paraId="72B93189" w14:textId="77777777" w:rsidR="00627D63" w:rsidRDefault="00627D6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949943"/>
      <w:docPartObj>
        <w:docPartGallery w:val="Page Numbers (Bottom of Page)"/>
        <w:docPartUnique/>
      </w:docPartObj>
    </w:sdtPr>
    <w:sdtEndPr>
      <w:rPr>
        <w:noProof/>
      </w:rPr>
    </w:sdtEndPr>
    <w:sdtContent>
      <w:p w14:paraId="55822D13" w14:textId="77777777" w:rsidR="00795478" w:rsidRDefault="00795478">
        <w:pPr>
          <w:pStyle w:val="Footer"/>
          <w:jc w:val="center"/>
        </w:pPr>
        <w:r>
          <w:fldChar w:fldCharType="begin"/>
        </w:r>
        <w:r>
          <w:instrText xml:space="preserve"> PAGE   \* MERGEFORMAT </w:instrText>
        </w:r>
        <w:r>
          <w:fldChar w:fldCharType="separate"/>
        </w:r>
        <w:r w:rsidR="00103688">
          <w:rPr>
            <w:noProof/>
          </w:rPr>
          <w:t>25</w:t>
        </w:r>
        <w:r>
          <w:rPr>
            <w:noProof/>
          </w:rPr>
          <w:fldChar w:fldCharType="end"/>
        </w:r>
      </w:p>
    </w:sdtContent>
  </w:sdt>
  <w:p w14:paraId="7E0816E7" w14:textId="77777777" w:rsidR="00795478" w:rsidRDefault="00795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B6792" w14:textId="77777777" w:rsidR="00627D63" w:rsidRDefault="00627D63" w:rsidP="004C5BF8">
      <w:pPr>
        <w:spacing w:after="0"/>
      </w:pPr>
      <w:r>
        <w:separator/>
      </w:r>
    </w:p>
  </w:footnote>
  <w:footnote w:type="continuationSeparator" w:id="0">
    <w:p w14:paraId="191D894D" w14:textId="77777777" w:rsidR="00627D63" w:rsidRDefault="00627D63" w:rsidP="004C5BF8">
      <w:pPr>
        <w:spacing w:after="0"/>
      </w:pPr>
      <w:r>
        <w:continuationSeparator/>
      </w:r>
    </w:p>
  </w:footnote>
  <w:footnote w:type="continuationNotice" w:id="1">
    <w:p w14:paraId="4C46A54F" w14:textId="77777777" w:rsidR="00627D63" w:rsidRDefault="00627D63">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5478"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795478" w:rsidRDefault="00795478"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795478" w:rsidRDefault="00795478" w:rsidP="00FA28FD">
              <w:pPr>
                <w:pStyle w:val="Header"/>
                <w:jc w:val="right"/>
              </w:pPr>
              <w:r>
                <w:t>OF-CONFIG 1.2 (DRAFT)</w:t>
              </w:r>
            </w:p>
          </w:tc>
        </w:sdtContent>
      </w:sdt>
    </w:tr>
  </w:tbl>
  <w:p w14:paraId="4925B883" w14:textId="77777777" w:rsidR="00795478" w:rsidRDefault="00795478"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en-US" w:vendorID="64" w:dllVersion="131078" w:nlCheck="1" w:checkStyle="1"/>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7B24"/>
    <w:rsid w:val="00465408"/>
    <w:rsid w:val="004667C7"/>
    <w:rsid w:val="004703F6"/>
    <w:rsid w:val="004734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15:docId w15:val="{F58A5D1D-938D-4370-894B-93E18C54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1.vsdx"/><Relationship Id="rId26" Type="http://schemas.openxmlformats.org/officeDocument/2006/relationships/oleObject" Target="embeddings/Microsoft_Visio_2003-2010_Drawing5.vsd"/><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Microsoft_Visio_2003-2010_Drawing8.vsd"/><Relationship Id="rId42" Type="http://schemas.openxmlformats.org/officeDocument/2006/relationships/oleObject" Target="embeddings/Microsoft_Visio_2003-2010_Drawing11.vsd"/><Relationship Id="rId47" Type="http://schemas.openxmlformats.org/officeDocument/2006/relationships/image" Target="media/image20.emf"/><Relationship Id="rId50" Type="http://schemas.openxmlformats.org/officeDocument/2006/relationships/oleObject" Target="embeddings/Microsoft_Visio_2003-2010_Drawing14.vsd"/><Relationship Id="rId55" Type="http://schemas.openxmlformats.org/officeDocument/2006/relationships/hyperlink" Target="http://www.yang-central.org/modules/yang/ietf-yang-types.ya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Microsoft_Visio_2003-2010_Drawing2.vsd"/><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hyperlink" Target="http://www.cablelabs.com/specifications/XSD/ietf-inet-types.xs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7.vsd"/><Relationship Id="rId37" Type="http://schemas.openxmlformats.org/officeDocument/2006/relationships/image" Target="media/image15.emf"/><Relationship Id="rId40" Type="http://schemas.openxmlformats.org/officeDocument/2006/relationships/package" Target="embeddings/Microsoft_Visio_Drawing3.vsdx"/><Relationship Id="rId45" Type="http://schemas.openxmlformats.org/officeDocument/2006/relationships/image" Target="media/image19.emf"/><Relationship Id="rId53" Type="http://schemas.openxmlformats.org/officeDocument/2006/relationships/hyperlink" Target="http://www.yang-central.org/modules/xsd/ietf-yang-types.xsd"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9.vsd"/><Relationship Id="rId49" Type="http://schemas.openxmlformats.org/officeDocument/2006/relationships/image" Target="media/image21.emf"/><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5.vsdx"/><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package" Target="embeddings/Microsoft_Visio_Drawing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4.vsdx"/><Relationship Id="rId56" Type="http://schemas.openxmlformats.org/officeDocument/2006/relationships/hyperlink" Target="http://www.yang-central.org/modules/yang/ietf-inet-types.yang" TargetMode="External"/><Relationship Id="rId8" Type="http://schemas.openxmlformats.org/officeDocument/2006/relationships/webSettings" Target="web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hyperlink" Target="http://www.opennetworking.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0.vsd"/><Relationship Id="rId46" Type="http://schemas.openxmlformats.org/officeDocument/2006/relationships/oleObject" Target="embeddings/Microsoft_Visio_2003-2010_Drawing13.vsd"/><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A1D0E618-30E3-4F88-930D-1CAF7E55D796}">
  <ds:schemaRefs>
    <ds:schemaRef ds:uri="http://schemas.openxmlformats.org/officeDocument/2006/bibliography"/>
  </ds:schemaRefs>
</ds:datastoreItem>
</file>

<file path=customXml/itemProps2.xml><?xml version="1.0" encoding="utf-8"?>
<ds:datastoreItem xmlns:ds="http://schemas.openxmlformats.org/officeDocument/2006/customXml" ds:itemID="{B0172994-59BE-43D8-B5C8-152DAB974EA8}">
  <ds:schemaRefs>
    <ds:schemaRef ds:uri="http://schemas.openxmlformats.org/officeDocument/2006/bibliography"/>
  </ds:schemaRefs>
</ds:datastoreItem>
</file>

<file path=customXml/itemProps3.xml><?xml version="1.0" encoding="utf-8"?>
<ds:datastoreItem xmlns:ds="http://schemas.openxmlformats.org/officeDocument/2006/customXml" ds:itemID="{4D6F7F23-4716-4DB3-81CA-086B0D494C81}">
  <ds:schemaRefs>
    <ds:schemaRef ds:uri="http://schemas.openxmlformats.org/officeDocument/2006/bibliography"/>
  </ds:schemaRefs>
</ds:datastoreItem>
</file>

<file path=customXml/itemProps4.xml><?xml version="1.0" encoding="utf-8"?>
<ds:datastoreItem xmlns:ds="http://schemas.openxmlformats.org/officeDocument/2006/customXml" ds:itemID="{610036B8-A177-4687-91C7-479C6E3C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236</TotalTime>
  <Pages>43</Pages>
  <Words>45978</Words>
  <Characters>262078</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Deepak Bansal (AZURE)</cp:lastModifiedBy>
  <cp:revision>15</cp:revision>
  <cp:lastPrinted>2013-10-20T03:57:00Z</cp:lastPrinted>
  <dcterms:created xsi:type="dcterms:W3CDTF">2013-11-25T02:41:00Z</dcterms:created>
  <dcterms:modified xsi:type="dcterms:W3CDTF">2013-12-02T02:09:00Z</dcterms:modified>
</cp:coreProperties>
</file>