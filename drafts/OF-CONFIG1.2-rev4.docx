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customXmlDelRangeStart w:id="0" w:author="aas" w:date="2013-10-14T02:06:00Z"/>
    <w:sdt>
      <w:sdtPr>
        <w:rPr>
          <w:rFonts w:asciiTheme="majorHAnsi" w:eastAsiaTheme="majorEastAsia" w:hAnsiTheme="majorHAnsi" w:cstheme="majorBidi"/>
          <w:caps/>
          <w:lang w:eastAsia="en-US"/>
        </w:rPr>
        <w:id w:val="-520556562"/>
        <w:docPartObj>
          <w:docPartGallery w:val="Cover Pages"/>
          <w:docPartUnique/>
        </w:docPartObj>
      </w:sdtPr>
      <w:sdtEndPr>
        <w:rPr>
          <w:rFonts w:asciiTheme="minorHAnsi" w:eastAsiaTheme="minorHAnsi" w:hAnsiTheme="minorHAnsi" w:cstheme="minorBidi"/>
          <w:caps w:val="0"/>
        </w:rPr>
      </w:sdtEndPr>
      <w:sdtContent>
        <w:customXmlDelRangeEnd w:id="0"/>
        <w:customXmlInsRangeStart w:id="1" w:author="aas" w:date="2013-10-14T02:06:00Z"/>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customXmlInsRangeEnd w:id="1"/>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31DF12E1"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F41F83"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3D45E18A" w:rsidR="000E7F98" w:rsidRDefault="000E7F98">
              <w:r>
                <w:t xml:space="preserve">Contact: </w:t>
              </w:r>
              <w:r w:rsidR="002705F3">
                <w:t>Deepak Bansal (</w:t>
              </w:r>
              <w:r w:rsidR="002705F3" w:rsidRPr="00E90756">
                <w:rPr>
                  <w:rPrChange w:id="2" w:author="Anees Shaikh" w:date="2013-10-19T23:51:00Z">
                    <w:rPr>
                      <w:rStyle w:val="Hyperlink"/>
                    </w:rPr>
                  </w:rPrChange>
                </w:rPr>
                <w:t>dbansal@microsoft.com</w:t>
              </w:r>
              <w:r w:rsidR="002705F3">
                <w:t xml:space="preserve">), </w:t>
              </w:r>
              <w:r w:rsidR="002705F3" w:rsidRPr="002705F3">
                <w:t>Stuart Bailey (</w:t>
              </w:r>
              <w:r w:rsidR="002705F3" w:rsidRPr="00E90756">
                <w:rPr>
                  <w:rPrChange w:id="3" w:author="Anees Shaikh" w:date="2013-10-19T23:52:00Z">
                    <w:rPr>
                      <w:rStyle w:val="Hyperlink"/>
                    </w:rPr>
                  </w:rPrChange>
                </w:rPr>
                <w:t>sbailey@infoblox.com</w:t>
              </w:r>
              <w:r w:rsidR="002705F3" w:rsidRPr="002705F3">
                <w:t>)</w:t>
              </w:r>
              <w:r w:rsidR="002705F3">
                <w:t xml:space="preserve">, </w:t>
              </w:r>
              <w:r w:rsidR="002705F3" w:rsidRPr="002705F3">
                <w:t>Thoma</w:t>
              </w:r>
              <w:r w:rsidR="002705F3">
                <w:t>s Dietz (</w:t>
              </w:r>
              <w:r w:rsidR="002705F3" w:rsidRPr="00E90756">
                <w:rPr>
                  <w:rPrChange w:id="4" w:author="Anees Shaikh" w:date="2013-10-19T23:52:00Z">
                    <w:rPr>
                      <w:rStyle w:val="Hyperlink"/>
                    </w:rPr>
                  </w:rPrChange>
                </w:rPr>
                <w:t>Thomas.Dietz@neclab.eu</w:t>
              </w:r>
              <w:r w:rsidR="002705F3">
                <w:t xml:space="preserve">), </w:t>
              </w:r>
              <w:r w:rsidR="002705F3" w:rsidRPr="002705F3">
                <w:t>Anee</w:t>
              </w:r>
              <w:r w:rsidR="002705F3">
                <w:t>s</w:t>
              </w:r>
              <w:r w:rsidR="001D136E">
                <w:t xml:space="preserve"> </w:t>
              </w:r>
              <w:r w:rsidR="002705F3">
                <w:t>Shaikh (aashaikh@us.ibm.com)</w:t>
              </w:r>
              <w:r w:rsidR="002705F3" w:rsidRPr="002705F3" w:rsidDel="002705F3">
                <w:t xml:space="preserve"> </w:t>
              </w:r>
              <w:ins w:id="5" w:author="aas" w:date="2013-10-14T02:06:00Z">
                <w:r w:rsidR="00874469">
                  <w:t>, Carl Moberg (calle@tail-f.com)</w:t>
                </w:r>
              </w:ins>
            </w:p>
            <w:p w14:paraId="0C8C4FFA" w14:textId="77777777" w:rsidR="00E90756" w:rsidRDefault="00E90756" w:rsidP="00871775">
              <w:pPr>
                <w:rPr>
                  <w:ins w:id="6" w:author="Anees Shaikh" w:date="2013-10-19T23:52:00Z"/>
                </w:rPr>
              </w:pPr>
            </w:p>
            <w:p w14:paraId="7DE4D68D" w14:textId="77777777" w:rsidR="00E90756" w:rsidRDefault="00E90756" w:rsidP="00871775">
              <w:pPr>
                <w:rPr>
                  <w:ins w:id="7" w:author="Anees Shaikh" w:date="2013-10-19T23:52:00Z"/>
                </w:rPr>
              </w:pPr>
            </w:p>
            <w:p w14:paraId="66FEBB67" w14:textId="0BB12FBF" w:rsidR="00CD1D1D" w:rsidRDefault="001A4B1B" w:rsidP="00871775">
              <w:del w:id="8" w:author="Anees Shaikh" w:date="2013-10-19T23:52:00Z">
                <w:r w:rsidDel="00E90756">
                  <w:br w:type="page"/>
                </w:r>
              </w:del>
            </w:p>
            <w:p w14:paraId="6CB56F99" w14:textId="09368CCC" w:rsidR="00871775" w:rsidRPr="00871775" w:rsidRDefault="00871775" w:rsidP="00871775">
              <w:pPr>
                <w:rPr>
                  <w:rFonts w:eastAsiaTheme="majorEastAsia"/>
                </w:rPr>
              </w:pPr>
              <w:r w:rsidRPr="00871775">
                <w:rPr>
                  <w:rFonts w:eastAsiaTheme="majorEastAsia"/>
                </w:rPr>
                <w:t xml:space="preserve">Copyright © </w:t>
              </w:r>
              <w:r w:rsidR="00E95DBE">
                <w:rPr>
                  <w:rFonts w:eastAsiaTheme="majorEastAsia"/>
                </w:rPr>
                <w:t>2013</w:t>
              </w:r>
              <w:r w:rsidRPr="00871775">
                <w:rPr>
                  <w:rFonts w:eastAsiaTheme="majorEastAsia"/>
                </w:rPr>
                <w:t xml:space="preserve"> Open Networking Foundation</w:t>
              </w:r>
            </w:p>
            <w:p w14:paraId="24CD68C4" w14:textId="77777777" w:rsidR="00E90756" w:rsidRDefault="00E90756">
              <w:pPr>
                <w:spacing w:before="0" w:line="276" w:lineRule="auto"/>
                <w:rPr>
                  <w:ins w:id="9" w:author="Anees Shaikh" w:date="2013-10-19T23:53:00Z"/>
                  <w:rFonts w:eastAsiaTheme="majorEastAsia"/>
                </w:rPr>
              </w:pPr>
              <w:ins w:id="10" w:author="Anees Shaikh" w:date="2013-10-19T23:53:00Z">
                <w:r>
                  <w:rPr>
                    <w:rFonts w:eastAsiaTheme="majorEastAsia"/>
                  </w:rPr>
                  <w:br w:type="page"/>
                </w:r>
              </w:ins>
            </w:p>
            <w:p w14:paraId="07873EEA" w14:textId="670E25CF" w:rsidR="00871775" w:rsidRPr="00871775" w:rsidRDefault="00871775" w:rsidP="00871775">
              <w:pPr>
                <w:rPr>
                  <w:rFonts w:eastAsiaTheme="majorEastAsia"/>
                </w:rPr>
              </w:pPr>
              <w:r w:rsidRPr="00871775">
                <w:rPr>
                  <w:rFonts w:eastAsiaTheme="majorEastAsia"/>
                </w:rPr>
                <w:lastRenderedPageBreak/>
                <w:t>Disclaimer</w:t>
              </w:r>
            </w:p>
            <w:p w14:paraId="2853564C" w14:textId="7738F6A0" w:rsidR="00CD1D1D" w:rsidDel="00E90756" w:rsidRDefault="00CD1D1D" w:rsidP="00871775">
              <w:pPr>
                <w:rPr>
                  <w:del w:id="11" w:author="Anees Shaikh" w:date="2013-10-19T23:53:00Z"/>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2"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55E416C8" w:rsidR="001A4B1B" w:rsidRDefault="00871775" w:rsidP="00871775">
              <w:r w:rsidRPr="00871775">
                <w:rPr>
                  <w:rFonts w:eastAsiaTheme="majorEastAsia"/>
                </w:rPr>
                <w:t>Any marks and brands contained herein are the property of their respective owners.</w:t>
              </w:r>
            </w:p>
            <w:customXmlInsRangeStart w:id="12" w:author="aas" w:date="2013-10-14T02:06:00Z"/>
          </w:sdtContent>
        </w:sdt>
        <w:customXmlInsRangeEnd w:id="12"/>
        <w:customXmlDelRangeStart w:id="13" w:author="aas" w:date="2013-10-14T02:06:00Z"/>
      </w:sdtContent>
    </w:sdt>
    <w:customXmlDelRangeEnd w:id="13"/>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7C7C4DCB" w14:textId="77777777" w:rsidR="00884344" w:rsidRDefault="00554195">
          <w:pPr>
            <w:pStyle w:val="TOC1"/>
            <w:tabs>
              <w:tab w:val="left" w:pos="362"/>
              <w:tab w:val="right" w:leader="dot" w:pos="9350"/>
            </w:tabs>
            <w:rPr>
              <w:ins w:id="14" w:author="Anees Shaikh" w:date="2013-10-19T03:52:00Z"/>
              <w:rFonts w:eastAsiaTheme="minorEastAsia"/>
              <w:noProof/>
              <w:sz w:val="24"/>
              <w:szCs w:val="24"/>
              <w:lang w:eastAsia="ja-JP"/>
            </w:rPr>
          </w:pPr>
          <w:r>
            <w:fldChar w:fldCharType="begin"/>
          </w:r>
          <w:r w:rsidR="00FF734B">
            <w:instrText xml:space="preserve"> TOC \o "1-3" \h \z \u </w:instrText>
          </w:r>
          <w:r>
            <w:fldChar w:fldCharType="separate"/>
          </w:r>
          <w:ins w:id="15" w:author="Anees Shaikh" w:date="2013-10-19T03:52:00Z">
            <w:r w:rsidR="00884344">
              <w:rPr>
                <w:noProof/>
              </w:rPr>
              <w:t>1</w:t>
            </w:r>
            <w:r w:rsidR="00884344">
              <w:rPr>
                <w:rFonts w:eastAsiaTheme="minorEastAsia"/>
                <w:noProof/>
                <w:sz w:val="24"/>
                <w:szCs w:val="24"/>
                <w:lang w:eastAsia="ja-JP"/>
              </w:rPr>
              <w:tab/>
            </w:r>
            <w:r w:rsidR="00884344">
              <w:rPr>
                <w:noProof/>
              </w:rPr>
              <w:t>Introduction</w:t>
            </w:r>
            <w:r w:rsidR="00884344">
              <w:rPr>
                <w:noProof/>
              </w:rPr>
              <w:tab/>
            </w:r>
            <w:r w:rsidR="00884344">
              <w:rPr>
                <w:noProof/>
              </w:rPr>
              <w:fldChar w:fldCharType="begin"/>
            </w:r>
            <w:r w:rsidR="00884344">
              <w:rPr>
                <w:noProof/>
              </w:rPr>
              <w:instrText xml:space="preserve"> PAGEREF _Toc243774021 \h </w:instrText>
            </w:r>
          </w:ins>
          <w:r w:rsidR="00884344">
            <w:rPr>
              <w:noProof/>
            </w:rPr>
          </w:r>
          <w:r w:rsidR="00884344">
            <w:rPr>
              <w:noProof/>
            </w:rPr>
            <w:fldChar w:fldCharType="separate"/>
          </w:r>
          <w:ins w:id="16" w:author="Anees Shaikh" w:date="2013-10-19T23:57:00Z">
            <w:r w:rsidR="00EE43EB">
              <w:rPr>
                <w:noProof/>
              </w:rPr>
              <w:t>5</w:t>
            </w:r>
          </w:ins>
          <w:ins w:id="17" w:author="Anees Shaikh" w:date="2013-10-19T03:52:00Z">
            <w:r w:rsidR="00884344">
              <w:rPr>
                <w:noProof/>
              </w:rPr>
              <w:fldChar w:fldCharType="end"/>
            </w:r>
          </w:ins>
        </w:p>
        <w:p w14:paraId="47C15BCF" w14:textId="77777777" w:rsidR="00884344" w:rsidRDefault="00884344">
          <w:pPr>
            <w:pStyle w:val="TOC1"/>
            <w:tabs>
              <w:tab w:val="left" w:pos="362"/>
              <w:tab w:val="right" w:leader="dot" w:pos="9350"/>
            </w:tabs>
            <w:rPr>
              <w:ins w:id="18" w:author="Anees Shaikh" w:date="2013-10-19T03:52:00Z"/>
              <w:rFonts w:eastAsiaTheme="minorEastAsia"/>
              <w:noProof/>
              <w:sz w:val="24"/>
              <w:szCs w:val="24"/>
              <w:lang w:eastAsia="ja-JP"/>
            </w:rPr>
          </w:pPr>
          <w:ins w:id="19" w:author="Anees Shaikh" w:date="2013-10-19T03:52:00Z">
            <w:r>
              <w:rPr>
                <w:noProof/>
              </w:rPr>
              <w:t>2</w:t>
            </w:r>
            <w:r>
              <w:rPr>
                <w:rFonts w:eastAsiaTheme="minorEastAsia"/>
                <w:noProof/>
                <w:sz w:val="24"/>
                <w:szCs w:val="24"/>
                <w:lang w:eastAsia="ja-JP"/>
              </w:rPr>
              <w:tab/>
            </w:r>
            <w:r>
              <w:rPr>
                <w:noProof/>
              </w:rPr>
              <w:t>Motivation</w:t>
            </w:r>
            <w:r>
              <w:rPr>
                <w:noProof/>
              </w:rPr>
              <w:tab/>
            </w:r>
            <w:r>
              <w:rPr>
                <w:noProof/>
              </w:rPr>
              <w:fldChar w:fldCharType="begin"/>
            </w:r>
            <w:r>
              <w:rPr>
                <w:noProof/>
              </w:rPr>
              <w:instrText xml:space="preserve"> PAGEREF _Toc243774022 \h </w:instrText>
            </w:r>
          </w:ins>
          <w:r>
            <w:rPr>
              <w:noProof/>
            </w:rPr>
          </w:r>
          <w:r>
            <w:rPr>
              <w:noProof/>
            </w:rPr>
            <w:fldChar w:fldCharType="separate"/>
          </w:r>
          <w:ins w:id="20" w:author="Anees Shaikh" w:date="2013-10-19T23:57:00Z">
            <w:r w:rsidR="00EE43EB">
              <w:rPr>
                <w:noProof/>
              </w:rPr>
              <w:t>5</w:t>
            </w:r>
          </w:ins>
          <w:ins w:id="21" w:author="Anees Shaikh" w:date="2013-10-19T03:52:00Z">
            <w:r>
              <w:rPr>
                <w:noProof/>
              </w:rPr>
              <w:fldChar w:fldCharType="end"/>
            </w:r>
          </w:ins>
        </w:p>
        <w:p w14:paraId="5FEBDFCD" w14:textId="77777777" w:rsidR="00884344" w:rsidRDefault="00884344">
          <w:pPr>
            <w:pStyle w:val="TOC2"/>
            <w:tabs>
              <w:tab w:val="left" w:pos="749"/>
              <w:tab w:val="right" w:leader="dot" w:pos="9350"/>
            </w:tabs>
            <w:rPr>
              <w:ins w:id="22" w:author="Anees Shaikh" w:date="2013-10-19T03:52:00Z"/>
              <w:rFonts w:eastAsiaTheme="minorEastAsia"/>
              <w:noProof/>
              <w:sz w:val="24"/>
              <w:szCs w:val="24"/>
              <w:lang w:eastAsia="ja-JP"/>
            </w:rPr>
          </w:pPr>
          <w:ins w:id="23" w:author="Anees Shaikh" w:date="2013-10-19T03:52:00Z">
            <w:r>
              <w:rPr>
                <w:noProof/>
              </w:rPr>
              <w:t>2.1</w:t>
            </w:r>
            <w:r>
              <w:rPr>
                <w:rFonts w:eastAsiaTheme="minorEastAsia"/>
                <w:noProof/>
                <w:sz w:val="24"/>
                <w:szCs w:val="24"/>
                <w:lang w:eastAsia="ja-JP"/>
              </w:rPr>
              <w:tab/>
            </w:r>
            <w:r>
              <w:rPr>
                <w:noProof/>
              </w:rPr>
              <w:t>OF-CONFIG and OF-SWITCH</w:t>
            </w:r>
            <w:r>
              <w:rPr>
                <w:noProof/>
              </w:rPr>
              <w:tab/>
            </w:r>
            <w:r>
              <w:rPr>
                <w:noProof/>
              </w:rPr>
              <w:fldChar w:fldCharType="begin"/>
            </w:r>
            <w:r>
              <w:rPr>
                <w:noProof/>
              </w:rPr>
              <w:instrText xml:space="preserve"> PAGEREF _Toc243774023 \h </w:instrText>
            </w:r>
          </w:ins>
          <w:r>
            <w:rPr>
              <w:noProof/>
            </w:rPr>
          </w:r>
          <w:r>
            <w:rPr>
              <w:noProof/>
            </w:rPr>
            <w:fldChar w:fldCharType="separate"/>
          </w:r>
          <w:ins w:id="24" w:author="Anees Shaikh" w:date="2013-10-19T23:57:00Z">
            <w:r w:rsidR="00EE43EB">
              <w:rPr>
                <w:noProof/>
              </w:rPr>
              <w:t>7</w:t>
            </w:r>
          </w:ins>
          <w:ins w:id="25" w:author="Anees Shaikh" w:date="2013-10-19T03:52:00Z">
            <w:r>
              <w:rPr>
                <w:noProof/>
              </w:rPr>
              <w:fldChar w:fldCharType="end"/>
            </w:r>
          </w:ins>
        </w:p>
        <w:p w14:paraId="76F59FE0" w14:textId="77777777" w:rsidR="00884344" w:rsidRDefault="00884344">
          <w:pPr>
            <w:pStyle w:val="TOC1"/>
            <w:tabs>
              <w:tab w:val="left" w:pos="362"/>
              <w:tab w:val="right" w:leader="dot" w:pos="9350"/>
            </w:tabs>
            <w:rPr>
              <w:ins w:id="26" w:author="Anees Shaikh" w:date="2013-10-19T03:52:00Z"/>
              <w:rFonts w:eastAsiaTheme="minorEastAsia"/>
              <w:noProof/>
              <w:sz w:val="24"/>
              <w:szCs w:val="24"/>
              <w:lang w:eastAsia="ja-JP"/>
            </w:rPr>
          </w:pPr>
          <w:ins w:id="27" w:author="Anees Shaikh" w:date="2013-10-19T03:52:00Z">
            <w:r>
              <w:rPr>
                <w:noProof/>
              </w:rPr>
              <w:t>3</w:t>
            </w:r>
            <w:r>
              <w:rPr>
                <w:rFonts w:eastAsiaTheme="minorEastAsia"/>
                <w:noProof/>
                <w:sz w:val="24"/>
                <w:szCs w:val="24"/>
                <w:lang w:eastAsia="ja-JP"/>
              </w:rPr>
              <w:tab/>
            </w:r>
            <w:r>
              <w:rPr>
                <w:noProof/>
              </w:rPr>
              <w:t>Scope</w:t>
            </w:r>
            <w:r>
              <w:rPr>
                <w:noProof/>
              </w:rPr>
              <w:tab/>
            </w:r>
            <w:r>
              <w:rPr>
                <w:noProof/>
              </w:rPr>
              <w:fldChar w:fldCharType="begin"/>
            </w:r>
            <w:r>
              <w:rPr>
                <w:noProof/>
              </w:rPr>
              <w:instrText xml:space="preserve"> PAGEREF _Toc243774024 \h </w:instrText>
            </w:r>
          </w:ins>
          <w:r>
            <w:rPr>
              <w:noProof/>
            </w:rPr>
          </w:r>
          <w:r>
            <w:rPr>
              <w:noProof/>
            </w:rPr>
            <w:fldChar w:fldCharType="separate"/>
          </w:r>
          <w:ins w:id="28" w:author="Anees Shaikh" w:date="2013-10-19T23:57:00Z">
            <w:r w:rsidR="00EE43EB">
              <w:rPr>
                <w:noProof/>
              </w:rPr>
              <w:t>8</w:t>
            </w:r>
          </w:ins>
          <w:ins w:id="29" w:author="Anees Shaikh" w:date="2013-10-19T03:52:00Z">
            <w:r>
              <w:rPr>
                <w:noProof/>
              </w:rPr>
              <w:fldChar w:fldCharType="end"/>
            </w:r>
          </w:ins>
        </w:p>
        <w:p w14:paraId="48033D80" w14:textId="77777777" w:rsidR="00884344" w:rsidRDefault="00884344">
          <w:pPr>
            <w:pStyle w:val="TOC1"/>
            <w:tabs>
              <w:tab w:val="left" w:pos="362"/>
              <w:tab w:val="right" w:leader="dot" w:pos="9350"/>
            </w:tabs>
            <w:rPr>
              <w:ins w:id="30" w:author="Anees Shaikh" w:date="2013-10-19T03:52:00Z"/>
              <w:rFonts w:eastAsiaTheme="minorEastAsia"/>
              <w:noProof/>
              <w:sz w:val="24"/>
              <w:szCs w:val="24"/>
              <w:lang w:eastAsia="ja-JP"/>
            </w:rPr>
          </w:pPr>
          <w:ins w:id="31" w:author="Anees Shaikh" w:date="2013-10-19T03:52:00Z">
            <w:r>
              <w:rPr>
                <w:noProof/>
              </w:rPr>
              <w:t>4</w:t>
            </w:r>
            <w:r>
              <w:rPr>
                <w:rFonts w:eastAsiaTheme="minorEastAsia"/>
                <w:noProof/>
                <w:sz w:val="24"/>
                <w:szCs w:val="24"/>
                <w:lang w:eastAsia="ja-JP"/>
              </w:rPr>
              <w:tab/>
            </w:r>
            <w:r>
              <w:rPr>
                <w:noProof/>
              </w:rPr>
              <w:t>Normative Language</w:t>
            </w:r>
            <w:r>
              <w:rPr>
                <w:noProof/>
              </w:rPr>
              <w:tab/>
            </w:r>
            <w:r>
              <w:rPr>
                <w:noProof/>
              </w:rPr>
              <w:fldChar w:fldCharType="begin"/>
            </w:r>
            <w:r>
              <w:rPr>
                <w:noProof/>
              </w:rPr>
              <w:instrText xml:space="preserve"> PAGEREF _Toc243774025 \h </w:instrText>
            </w:r>
          </w:ins>
          <w:r>
            <w:rPr>
              <w:noProof/>
            </w:rPr>
          </w:r>
          <w:r>
            <w:rPr>
              <w:noProof/>
            </w:rPr>
            <w:fldChar w:fldCharType="separate"/>
          </w:r>
          <w:ins w:id="32" w:author="Anees Shaikh" w:date="2013-10-19T23:57:00Z">
            <w:r w:rsidR="00EE43EB">
              <w:rPr>
                <w:noProof/>
              </w:rPr>
              <w:t>9</w:t>
            </w:r>
          </w:ins>
          <w:ins w:id="33" w:author="Anees Shaikh" w:date="2013-10-19T03:52:00Z">
            <w:r>
              <w:rPr>
                <w:noProof/>
              </w:rPr>
              <w:fldChar w:fldCharType="end"/>
            </w:r>
          </w:ins>
        </w:p>
        <w:p w14:paraId="3F5B2B58" w14:textId="77777777" w:rsidR="00884344" w:rsidRDefault="00884344">
          <w:pPr>
            <w:pStyle w:val="TOC1"/>
            <w:tabs>
              <w:tab w:val="left" w:pos="362"/>
              <w:tab w:val="right" w:leader="dot" w:pos="9350"/>
            </w:tabs>
            <w:rPr>
              <w:ins w:id="34" w:author="Anees Shaikh" w:date="2013-10-19T03:52:00Z"/>
              <w:rFonts w:eastAsiaTheme="minorEastAsia"/>
              <w:noProof/>
              <w:sz w:val="24"/>
              <w:szCs w:val="24"/>
              <w:lang w:eastAsia="ja-JP"/>
            </w:rPr>
          </w:pPr>
          <w:ins w:id="35" w:author="Anees Shaikh" w:date="2013-10-19T03:52:00Z">
            <w:r>
              <w:rPr>
                <w:noProof/>
              </w:rPr>
              <w:t>5</w:t>
            </w:r>
            <w:r>
              <w:rPr>
                <w:rFonts w:eastAsiaTheme="minorEastAsia"/>
                <w:noProof/>
                <w:sz w:val="24"/>
                <w:szCs w:val="24"/>
                <w:lang w:eastAsia="ja-JP"/>
              </w:rPr>
              <w:tab/>
            </w:r>
            <w:r>
              <w:rPr>
                <w:noProof/>
              </w:rPr>
              <w:t>Terms</w:t>
            </w:r>
            <w:r>
              <w:rPr>
                <w:noProof/>
              </w:rPr>
              <w:tab/>
            </w:r>
            <w:r>
              <w:rPr>
                <w:noProof/>
              </w:rPr>
              <w:fldChar w:fldCharType="begin"/>
            </w:r>
            <w:r>
              <w:rPr>
                <w:noProof/>
              </w:rPr>
              <w:instrText xml:space="preserve"> PAGEREF _Toc243774026 \h </w:instrText>
            </w:r>
          </w:ins>
          <w:r>
            <w:rPr>
              <w:noProof/>
            </w:rPr>
          </w:r>
          <w:r>
            <w:rPr>
              <w:noProof/>
            </w:rPr>
            <w:fldChar w:fldCharType="separate"/>
          </w:r>
          <w:ins w:id="36" w:author="Anees Shaikh" w:date="2013-10-19T23:57:00Z">
            <w:r w:rsidR="00EE43EB">
              <w:rPr>
                <w:noProof/>
              </w:rPr>
              <w:t>9</w:t>
            </w:r>
          </w:ins>
          <w:ins w:id="37" w:author="Anees Shaikh" w:date="2013-10-19T03:52:00Z">
            <w:r>
              <w:rPr>
                <w:noProof/>
              </w:rPr>
              <w:fldChar w:fldCharType="end"/>
            </w:r>
          </w:ins>
        </w:p>
        <w:p w14:paraId="279AB2A0" w14:textId="77777777" w:rsidR="00884344" w:rsidRDefault="00884344">
          <w:pPr>
            <w:pStyle w:val="TOC2"/>
            <w:tabs>
              <w:tab w:val="left" w:pos="749"/>
              <w:tab w:val="right" w:leader="dot" w:pos="9350"/>
            </w:tabs>
            <w:rPr>
              <w:ins w:id="38" w:author="Anees Shaikh" w:date="2013-10-19T03:52:00Z"/>
              <w:rFonts w:eastAsiaTheme="minorEastAsia"/>
              <w:noProof/>
              <w:sz w:val="24"/>
              <w:szCs w:val="24"/>
              <w:lang w:eastAsia="ja-JP"/>
            </w:rPr>
          </w:pPr>
          <w:ins w:id="39" w:author="Anees Shaikh" w:date="2013-10-19T03:52:00Z">
            <w:r>
              <w:rPr>
                <w:noProof/>
              </w:rPr>
              <w:t>5.1</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_Toc243774027 \h </w:instrText>
            </w:r>
          </w:ins>
          <w:r>
            <w:rPr>
              <w:noProof/>
            </w:rPr>
          </w:r>
          <w:r>
            <w:rPr>
              <w:noProof/>
            </w:rPr>
            <w:fldChar w:fldCharType="separate"/>
          </w:r>
          <w:ins w:id="40" w:author="Anees Shaikh" w:date="2013-10-19T23:57:00Z">
            <w:r w:rsidR="00EE43EB">
              <w:rPr>
                <w:noProof/>
              </w:rPr>
              <w:t>9</w:t>
            </w:r>
          </w:ins>
          <w:ins w:id="41" w:author="Anees Shaikh" w:date="2013-10-19T03:52:00Z">
            <w:r>
              <w:rPr>
                <w:noProof/>
              </w:rPr>
              <w:fldChar w:fldCharType="end"/>
            </w:r>
          </w:ins>
        </w:p>
        <w:p w14:paraId="74C36DED" w14:textId="77777777" w:rsidR="00884344" w:rsidRDefault="00884344">
          <w:pPr>
            <w:pStyle w:val="TOC2"/>
            <w:tabs>
              <w:tab w:val="left" w:pos="749"/>
              <w:tab w:val="right" w:leader="dot" w:pos="9350"/>
            </w:tabs>
            <w:rPr>
              <w:ins w:id="42" w:author="Anees Shaikh" w:date="2013-10-19T03:52:00Z"/>
              <w:rFonts w:eastAsiaTheme="minorEastAsia"/>
              <w:noProof/>
              <w:sz w:val="24"/>
              <w:szCs w:val="24"/>
              <w:lang w:eastAsia="ja-JP"/>
            </w:rPr>
          </w:pPr>
          <w:ins w:id="43" w:author="Anees Shaikh" w:date="2013-10-19T03:52:00Z">
            <w:r>
              <w:rPr>
                <w:noProof/>
              </w:rPr>
              <w:t>5.2</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_Toc243774028 \h </w:instrText>
            </w:r>
          </w:ins>
          <w:r>
            <w:rPr>
              <w:noProof/>
            </w:rPr>
          </w:r>
          <w:r>
            <w:rPr>
              <w:noProof/>
            </w:rPr>
            <w:fldChar w:fldCharType="separate"/>
          </w:r>
          <w:ins w:id="44" w:author="Anees Shaikh" w:date="2013-10-19T23:57:00Z">
            <w:r w:rsidR="00EE43EB">
              <w:rPr>
                <w:noProof/>
              </w:rPr>
              <w:t>9</w:t>
            </w:r>
          </w:ins>
          <w:ins w:id="45" w:author="Anees Shaikh" w:date="2013-10-19T03:52:00Z">
            <w:r>
              <w:rPr>
                <w:noProof/>
              </w:rPr>
              <w:fldChar w:fldCharType="end"/>
            </w:r>
          </w:ins>
        </w:p>
        <w:p w14:paraId="085D1A15" w14:textId="77777777" w:rsidR="00884344" w:rsidRDefault="00884344">
          <w:pPr>
            <w:pStyle w:val="TOC2"/>
            <w:tabs>
              <w:tab w:val="left" w:pos="749"/>
              <w:tab w:val="right" w:leader="dot" w:pos="9350"/>
            </w:tabs>
            <w:rPr>
              <w:ins w:id="46" w:author="Anees Shaikh" w:date="2013-10-19T03:52:00Z"/>
              <w:rFonts w:eastAsiaTheme="minorEastAsia"/>
              <w:noProof/>
              <w:sz w:val="24"/>
              <w:szCs w:val="24"/>
              <w:lang w:eastAsia="ja-JP"/>
            </w:rPr>
          </w:pPr>
          <w:ins w:id="47" w:author="Anees Shaikh" w:date="2013-10-19T03:52:00Z">
            <w:r>
              <w:rPr>
                <w:noProof/>
              </w:rPr>
              <w:t>5.3</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_Toc243774029 \h </w:instrText>
            </w:r>
          </w:ins>
          <w:r>
            <w:rPr>
              <w:noProof/>
            </w:rPr>
          </w:r>
          <w:r>
            <w:rPr>
              <w:noProof/>
            </w:rPr>
            <w:fldChar w:fldCharType="separate"/>
          </w:r>
          <w:ins w:id="48" w:author="Anees Shaikh" w:date="2013-10-19T23:57:00Z">
            <w:r w:rsidR="00EE43EB">
              <w:rPr>
                <w:noProof/>
              </w:rPr>
              <w:t>10</w:t>
            </w:r>
          </w:ins>
          <w:ins w:id="49" w:author="Anees Shaikh" w:date="2013-10-19T03:52:00Z">
            <w:r>
              <w:rPr>
                <w:noProof/>
              </w:rPr>
              <w:fldChar w:fldCharType="end"/>
            </w:r>
          </w:ins>
        </w:p>
        <w:p w14:paraId="76BE4A34" w14:textId="77777777" w:rsidR="00884344" w:rsidRDefault="00884344">
          <w:pPr>
            <w:pStyle w:val="TOC2"/>
            <w:tabs>
              <w:tab w:val="left" w:pos="749"/>
              <w:tab w:val="right" w:leader="dot" w:pos="9350"/>
            </w:tabs>
            <w:rPr>
              <w:ins w:id="50" w:author="Anees Shaikh" w:date="2013-10-19T03:52:00Z"/>
              <w:rFonts w:eastAsiaTheme="minorEastAsia"/>
              <w:noProof/>
              <w:sz w:val="24"/>
              <w:szCs w:val="24"/>
              <w:lang w:eastAsia="ja-JP"/>
            </w:rPr>
          </w:pPr>
          <w:ins w:id="51" w:author="Anees Shaikh" w:date="2013-10-19T03:52:00Z">
            <w:r>
              <w:rPr>
                <w:noProof/>
              </w:rPr>
              <w:t>5.4</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_Toc243774030 \h </w:instrText>
            </w:r>
          </w:ins>
          <w:r>
            <w:rPr>
              <w:noProof/>
            </w:rPr>
          </w:r>
          <w:r>
            <w:rPr>
              <w:noProof/>
            </w:rPr>
            <w:fldChar w:fldCharType="separate"/>
          </w:r>
          <w:ins w:id="52" w:author="Anees Shaikh" w:date="2013-10-19T23:57:00Z">
            <w:r w:rsidR="00EE43EB">
              <w:rPr>
                <w:noProof/>
              </w:rPr>
              <w:t>10</w:t>
            </w:r>
          </w:ins>
          <w:ins w:id="53" w:author="Anees Shaikh" w:date="2013-10-19T03:52:00Z">
            <w:r>
              <w:rPr>
                <w:noProof/>
              </w:rPr>
              <w:fldChar w:fldCharType="end"/>
            </w:r>
          </w:ins>
        </w:p>
        <w:p w14:paraId="7D319E07" w14:textId="77777777" w:rsidR="00884344" w:rsidRDefault="00884344">
          <w:pPr>
            <w:pStyle w:val="TOC3"/>
            <w:tabs>
              <w:tab w:val="left" w:pos="1136"/>
              <w:tab w:val="right" w:leader="dot" w:pos="9350"/>
            </w:tabs>
            <w:rPr>
              <w:ins w:id="54" w:author="Anees Shaikh" w:date="2013-10-19T03:52:00Z"/>
              <w:rFonts w:eastAsiaTheme="minorEastAsia"/>
              <w:noProof/>
              <w:sz w:val="24"/>
              <w:szCs w:val="24"/>
              <w:lang w:eastAsia="ja-JP"/>
            </w:rPr>
          </w:pPr>
          <w:ins w:id="55" w:author="Anees Shaikh" w:date="2013-10-19T03:52:00Z">
            <w:r>
              <w:rPr>
                <w:noProof/>
              </w:rPr>
              <w:t>5.4.1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_Toc243774031 \h </w:instrText>
            </w:r>
          </w:ins>
          <w:r>
            <w:rPr>
              <w:noProof/>
            </w:rPr>
          </w:r>
          <w:r>
            <w:rPr>
              <w:noProof/>
            </w:rPr>
            <w:fldChar w:fldCharType="separate"/>
          </w:r>
          <w:ins w:id="56" w:author="Anees Shaikh" w:date="2013-10-19T23:57:00Z">
            <w:r w:rsidR="00EE43EB">
              <w:rPr>
                <w:noProof/>
              </w:rPr>
              <w:t>10</w:t>
            </w:r>
          </w:ins>
          <w:ins w:id="57" w:author="Anees Shaikh" w:date="2013-10-19T03:52:00Z">
            <w:r>
              <w:rPr>
                <w:noProof/>
              </w:rPr>
              <w:fldChar w:fldCharType="end"/>
            </w:r>
          </w:ins>
        </w:p>
        <w:p w14:paraId="73887D88" w14:textId="77777777" w:rsidR="00884344" w:rsidRDefault="00884344">
          <w:pPr>
            <w:pStyle w:val="TOC3"/>
            <w:tabs>
              <w:tab w:val="left" w:pos="1136"/>
              <w:tab w:val="right" w:leader="dot" w:pos="9350"/>
            </w:tabs>
            <w:rPr>
              <w:ins w:id="58" w:author="Anees Shaikh" w:date="2013-10-19T03:52:00Z"/>
              <w:rFonts w:eastAsiaTheme="minorEastAsia"/>
              <w:noProof/>
              <w:sz w:val="24"/>
              <w:szCs w:val="24"/>
              <w:lang w:eastAsia="ja-JP"/>
            </w:rPr>
          </w:pPr>
          <w:ins w:id="59" w:author="Anees Shaikh" w:date="2013-10-19T03:52:00Z">
            <w:r>
              <w:rPr>
                <w:noProof/>
              </w:rPr>
              <w:t>5.4.2</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_Toc243774032 \h </w:instrText>
            </w:r>
          </w:ins>
          <w:r>
            <w:rPr>
              <w:noProof/>
            </w:rPr>
          </w:r>
          <w:r>
            <w:rPr>
              <w:noProof/>
            </w:rPr>
            <w:fldChar w:fldCharType="separate"/>
          </w:r>
          <w:ins w:id="60" w:author="Anees Shaikh" w:date="2013-10-19T23:57:00Z">
            <w:r w:rsidR="00EE43EB">
              <w:rPr>
                <w:noProof/>
              </w:rPr>
              <w:t>10</w:t>
            </w:r>
          </w:ins>
          <w:ins w:id="61" w:author="Anees Shaikh" w:date="2013-10-19T03:52:00Z">
            <w:r>
              <w:rPr>
                <w:noProof/>
              </w:rPr>
              <w:fldChar w:fldCharType="end"/>
            </w:r>
          </w:ins>
        </w:p>
        <w:p w14:paraId="5644C882" w14:textId="77777777" w:rsidR="00884344" w:rsidRDefault="00884344">
          <w:pPr>
            <w:pStyle w:val="TOC2"/>
            <w:tabs>
              <w:tab w:val="left" w:pos="749"/>
              <w:tab w:val="right" w:leader="dot" w:pos="9350"/>
            </w:tabs>
            <w:rPr>
              <w:ins w:id="62" w:author="Anees Shaikh" w:date="2013-10-19T03:52:00Z"/>
              <w:rFonts w:eastAsiaTheme="minorEastAsia"/>
              <w:noProof/>
              <w:sz w:val="24"/>
              <w:szCs w:val="24"/>
              <w:lang w:eastAsia="ja-JP"/>
            </w:rPr>
          </w:pPr>
          <w:ins w:id="63" w:author="Anees Shaikh" w:date="2013-10-19T03:52:00Z">
            <w:r>
              <w:rPr>
                <w:noProof/>
              </w:rPr>
              <w:t>5.5</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_Toc243774033 \h </w:instrText>
            </w:r>
          </w:ins>
          <w:r>
            <w:rPr>
              <w:noProof/>
            </w:rPr>
          </w:r>
          <w:r>
            <w:rPr>
              <w:noProof/>
            </w:rPr>
            <w:fldChar w:fldCharType="separate"/>
          </w:r>
          <w:ins w:id="64" w:author="Anees Shaikh" w:date="2013-10-19T23:57:00Z">
            <w:r w:rsidR="00EE43EB">
              <w:rPr>
                <w:noProof/>
              </w:rPr>
              <w:t>10</w:t>
            </w:r>
          </w:ins>
          <w:ins w:id="65" w:author="Anees Shaikh" w:date="2013-10-19T03:52:00Z">
            <w:r>
              <w:rPr>
                <w:noProof/>
              </w:rPr>
              <w:fldChar w:fldCharType="end"/>
            </w:r>
          </w:ins>
        </w:p>
        <w:p w14:paraId="27CD180B" w14:textId="77777777" w:rsidR="00884344" w:rsidRDefault="00884344">
          <w:pPr>
            <w:pStyle w:val="TOC2"/>
            <w:tabs>
              <w:tab w:val="left" w:pos="749"/>
              <w:tab w:val="right" w:leader="dot" w:pos="9350"/>
            </w:tabs>
            <w:rPr>
              <w:ins w:id="66" w:author="Anees Shaikh" w:date="2013-10-19T03:52:00Z"/>
              <w:rFonts w:eastAsiaTheme="minorEastAsia"/>
              <w:noProof/>
              <w:sz w:val="24"/>
              <w:szCs w:val="24"/>
              <w:lang w:eastAsia="ja-JP"/>
            </w:rPr>
          </w:pPr>
          <w:ins w:id="67" w:author="Anees Shaikh" w:date="2013-10-19T03:52:00Z">
            <w:r>
              <w:rPr>
                <w:noProof/>
              </w:rPr>
              <w:t>5.6</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_Toc243774034 \h </w:instrText>
            </w:r>
          </w:ins>
          <w:r>
            <w:rPr>
              <w:noProof/>
            </w:rPr>
          </w:r>
          <w:r>
            <w:rPr>
              <w:noProof/>
            </w:rPr>
            <w:fldChar w:fldCharType="separate"/>
          </w:r>
          <w:ins w:id="68" w:author="Anees Shaikh" w:date="2013-10-19T23:57:00Z">
            <w:r w:rsidR="00EE43EB">
              <w:rPr>
                <w:noProof/>
              </w:rPr>
              <w:t>10</w:t>
            </w:r>
          </w:ins>
          <w:ins w:id="69" w:author="Anees Shaikh" w:date="2013-10-19T03:52:00Z">
            <w:r>
              <w:rPr>
                <w:noProof/>
              </w:rPr>
              <w:fldChar w:fldCharType="end"/>
            </w:r>
          </w:ins>
        </w:p>
        <w:p w14:paraId="0220184B" w14:textId="77777777" w:rsidR="00884344" w:rsidRDefault="00884344">
          <w:pPr>
            <w:pStyle w:val="TOC1"/>
            <w:tabs>
              <w:tab w:val="left" w:pos="362"/>
              <w:tab w:val="right" w:leader="dot" w:pos="9350"/>
            </w:tabs>
            <w:rPr>
              <w:ins w:id="70" w:author="Anees Shaikh" w:date="2013-10-19T03:52:00Z"/>
              <w:rFonts w:eastAsiaTheme="minorEastAsia"/>
              <w:noProof/>
              <w:sz w:val="24"/>
              <w:szCs w:val="24"/>
              <w:lang w:eastAsia="ja-JP"/>
            </w:rPr>
          </w:pPr>
          <w:ins w:id="71" w:author="Anees Shaikh" w:date="2013-10-19T03:52:00Z">
            <w:r>
              <w:rPr>
                <w:noProof/>
              </w:rPr>
              <w:t>6</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_Toc243774035 \h </w:instrText>
            </w:r>
          </w:ins>
          <w:r>
            <w:rPr>
              <w:noProof/>
            </w:rPr>
          </w:r>
          <w:r>
            <w:rPr>
              <w:noProof/>
            </w:rPr>
            <w:fldChar w:fldCharType="separate"/>
          </w:r>
          <w:ins w:id="72" w:author="Anees Shaikh" w:date="2013-10-19T23:57:00Z">
            <w:r w:rsidR="00EE43EB">
              <w:rPr>
                <w:noProof/>
              </w:rPr>
              <w:t>10</w:t>
            </w:r>
          </w:ins>
          <w:ins w:id="73" w:author="Anees Shaikh" w:date="2013-10-19T03:52:00Z">
            <w:r>
              <w:rPr>
                <w:noProof/>
              </w:rPr>
              <w:fldChar w:fldCharType="end"/>
            </w:r>
          </w:ins>
        </w:p>
        <w:p w14:paraId="2450B4DD" w14:textId="77777777" w:rsidR="00884344" w:rsidRDefault="00884344">
          <w:pPr>
            <w:pStyle w:val="TOC2"/>
            <w:tabs>
              <w:tab w:val="left" w:pos="749"/>
              <w:tab w:val="right" w:leader="dot" w:pos="9350"/>
            </w:tabs>
            <w:rPr>
              <w:ins w:id="74" w:author="Anees Shaikh" w:date="2013-10-19T03:52:00Z"/>
              <w:rFonts w:eastAsiaTheme="minorEastAsia"/>
              <w:noProof/>
              <w:sz w:val="24"/>
              <w:szCs w:val="24"/>
              <w:lang w:eastAsia="ja-JP"/>
            </w:rPr>
          </w:pPr>
          <w:ins w:id="75" w:author="Anees Shaikh" w:date="2013-10-19T03:52:00Z">
            <w:r>
              <w:rPr>
                <w:noProof/>
              </w:rPr>
              <w:t>6.1</w:t>
            </w:r>
            <w:r>
              <w:rPr>
                <w:rFonts w:eastAsiaTheme="minorEastAsia"/>
                <w:noProof/>
                <w:sz w:val="24"/>
                <w:szCs w:val="24"/>
                <w:lang w:eastAsia="ja-JP"/>
              </w:rPr>
              <w:tab/>
            </w:r>
            <w:r>
              <w:rPr>
                <w:noProof/>
              </w:rPr>
              <w:t>Requirements from the OpenFlow 1.3 Protocol Specification</w:t>
            </w:r>
            <w:r>
              <w:rPr>
                <w:noProof/>
              </w:rPr>
              <w:tab/>
            </w:r>
            <w:r>
              <w:rPr>
                <w:noProof/>
              </w:rPr>
              <w:fldChar w:fldCharType="begin"/>
            </w:r>
            <w:r>
              <w:rPr>
                <w:noProof/>
              </w:rPr>
              <w:instrText xml:space="preserve"> PAGEREF _Toc243774036 \h </w:instrText>
            </w:r>
          </w:ins>
          <w:r>
            <w:rPr>
              <w:noProof/>
            </w:rPr>
          </w:r>
          <w:r>
            <w:rPr>
              <w:noProof/>
            </w:rPr>
            <w:fldChar w:fldCharType="separate"/>
          </w:r>
          <w:ins w:id="76" w:author="Anees Shaikh" w:date="2013-10-19T23:57:00Z">
            <w:r w:rsidR="00EE43EB">
              <w:rPr>
                <w:noProof/>
              </w:rPr>
              <w:t>10</w:t>
            </w:r>
          </w:ins>
          <w:ins w:id="77" w:author="Anees Shaikh" w:date="2013-10-19T03:52:00Z">
            <w:r>
              <w:rPr>
                <w:noProof/>
              </w:rPr>
              <w:fldChar w:fldCharType="end"/>
            </w:r>
          </w:ins>
        </w:p>
        <w:p w14:paraId="47373DEE" w14:textId="77777777" w:rsidR="00884344" w:rsidRDefault="00884344">
          <w:pPr>
            <w:pStyle w:val="TOC3"/>
            <w:tabs>
              <w:tab w:val="left" w:pos="1136"/>
              <w:tab w:val="right" w:leader="dot" w:pos="9350"/>
            </w:tabs>
            <w:rPr>
              <w:ins w:id="78" w:author="Anees Shaikh" w:date="2013-10-19T03:52:00Z"/>
              <w:rFonts w:eastAsiaTheme="minorEastAsia"/>
              <w:noProof/>
              <w:sz w:val="24"/>
              <w:szCs w:val="24"/>
              <w:lang w:eastAsia="ja-JP"/>
            </w:rPr>
          </w:pPr>
          <w:ins w:id="79" w:author="Anees Shaikh" w:date="2013-10-19T03:52:00Z">
            <w:r>
              <w:rPr>
                <w:noProof/>
              </w:rPr>
              <w:t>6.1.1</w:t>
            </w:r>
            <w:r>
              <w:rPr>
                <w:rFonts w:eastAsiaTheme="minorEastAsia"/>
                <w:noProof/>
                <w:sz w:val="24"/>
                <w:szCs w:val="24"/>
                <w:lang w:eastAsia="ja-JP"/>
              </w:rPr>
              <w:tab/>
            </w:r>
            <w:r>
              <w:rPr>
                <w:noProof/>
              </w:rPr>
              <w:t>Instantiation of one or more Openflow Data Planes on an Openflow Capable Switch and assignment of resources to these data planes</w:t>
            </w:r>
            <w:r>
              <w:rPr>
                <w:noProof/>
              </w:rPr>
              <w:tab/>
            </w:r>
            <w:r>
              <w:rPr>
                <w:noProof/>
              </w:rPr>
              <w:fldChar w:fldCharType="begin"/>
            </w:r>
            <w:r>
              <w:rPr>
                <w:noProof/>
              </w:rPr>
              <w:instrText xml:space="preserve"> PAGEREF _Toc243774037 \h </w:instrText>
            </w:r>
          </w:ins>
          <w:r>
            <w:rPr>
              <w:noProof/>
            </w:rPr>
          </w:r>
          <w:r>
            <w:rPr>
              <w:noProof/>
            </w:rPr>
            <w:fldChar w:fldCharType="separate"/>
          </w:r>
          <w:ins w:id="80" w:author="Anees Shaikh" w:date="2013-10-19T23:57:00Z">
            <w:r w:rsidR="00EE43EB">
              <w:rPr>
                <w:noProof/>
              </w:rPr>
              <w:t>11</w:t>
            </w:r>
          </w:ins>
          <w:ins w:id="81" w:author="Anees Shaikh" w:date="2013-10-19T03:52:00Z">
            <w:r>
              <w:rPr>
                <w:noProof/>
              </w:rPr>
              <w:fldChar w:fldCharType="end"/>
            </w:r>
          </w:ins>
        </w:p>
        <w:p w14:paraId="2D4FB46B" w14:textId="77777777" w:rsidR="00884344" w:rsidRDefault="00884344">
          <w:pPr>
            <w:pStyle w:val="TOC3"/>
            <w:tabs>
              <w:tab w:val="left" w:pos="1136"/>
              <w:tab w:val="right" w:leader="dot" w:pos="9350"/>
            </w:tabs>
            <w:rPr>
              <w:ins w:id="82" w:author="Anees Shaikh" w:date="2013-10-19T03:52:00Z"/>
              <w:rFonts w:eastAsiaTheme="minorEastAsia"/>
              <w:noProof/>
              <w:sz w:val="24"/>
              <w:szCs w:val="24"/>
              <w:lang w:eastAsia="ja-JP"/>
            </w:rPr>
          </w:pPr>
          <w:ins w:id="83" w:author="Anees Shaikh" w:date="2013-10-19T03:52:00Z">
            <w:r>
              <w:rPr>
                <w:noProof/>
              </w:rPr>
              <w:t>6.1.2</w:t>
            </w:r>
            <w:r>
              <w:rPr>
                <w:rFonts w:eastAsiaTheme="minorEastAsia"/>
                <w:noProof/>
                <w:sz w:val="24"/>
                <w:szCs w:val="24"/>
                <w:lang w:eastAsia="ja-JP"/>
              </w:rPr>
              <w:tab/>
            </w:r>
            <w:r>
              <w:rPr>
                <w:noProof/>
              </w:rPr>
              <w:t>Connection Setup to a Controller</w:t>
            </w:r>
            <w:r>
              <w:rPr>
                <w:noProof/>
              </w:rPr>
              <w:tab/>
            </w:r>
            <w:r>
              <w:rPr>
                <w:noProof/>
              </w:rPr>
              <w:fldChar w:fldCharType="begin"/>
            </w:r>
            <w:r>
              <w:rPr>
                <w:noProof/>
              </w:rPr>
              <w:instrText xml:space="preserve"> PAGEREF _Toc243774038 \h </w:instrText>
            </w:r>
          </w:ins>
          <w:r>
            <w:rPr>
              <w:noProof/>
            </w:rPr>
          </w:r>
          <w:r>
            <w:rPr>
              <w:noProof/>
            </w:rPr>
            <w:fldChar w:fldCharType="separate"/>
          </w:r>
          <w:ins w:id="84" w:author="Anees Shaikh" w:date="2013-10-19T23:57:00Z">
            <w:r w:rsidR="00EE43EB">
              <w:rPr>
                <w:noProof/>
              </w:rPr>
              <w:t>11</w:t>
            </w:r>
          </w:ins>
          <w:ins w:id="85" w:author="Anees Shaikh" w:date="2013-10-19T03:52:00Z">
            <w:r>
              <w:rPr>
                <w:noProof/>
              </w:rPr>
              <w:fldChar w:fldCharType="end"/>
            </w:r>
          </w:ins>
        </w:p>
        <w:p w14:paraId="65C9485B" w14:textId="77777777" w:rsidR="00884344" w:rsidRDefault="00884344">
          <w:pPr>
            <w:pStyle w:val="TOC3"/>
            <w:tabs>
              <w:tab w:val="left" w:pos="1136"/>
              <w:tab w:val="right" w:leader="dot" w:pos="9350"/>
            </w:tabs>
            <w:rPr>
              <w:ins w:id="86" w:author="Anees Shaikh" w:date="2013-10-19T03:52:00Z"/>
              <w:rFonts w:eastAsiaTheme="minorEastAsia"/>
              <w:noProof/>
              <w:sz w:val="24"/>
              <w:szCs w:val="24"/>
              <w:lang w:eastAsia="ja-JP"/>
            </w:rPr>
          </w:pPr>
          <w:ins w:id="87" w:author="Anees Shaikh" w:date="2013-10-19T03:52:00Z">
            <w:r>
              <w:rPr>
                <w:noProof/>
              </w:rPr>
              <w:t>6.1.3</w:t>
            </w:r>
            <w:r>
              <w:rPr>
                <w:rFonts w:eastAsiaTheme="minorEastAsia"/>
                <w:noProof/>
                <w:sz w:val="24"/>
                <w:szCs w:val="24"/>
                <w:lang w:eastAsia="ja-JP"/>
              </w:rPr>
              <w:tab/>
            </w:r>
            <w:r>
              <w:rPr>
                <w:noProof/>
              </w:rPr>
              <w:t>Multiple Controllers</w:t>
            </w:r>
            <w:r>
              <w:rPr>
                <w:noProof/>
              </w:rPr>
              <w:tab/>
            </w:r>
            <w:r>
              <w:rPr>
                <w:noProof/>
              </w:rPr>
              <w:fldChar w:fldCharType="begin"/>
            </w:r>
            <w:r>
              <w:rPr>
                <w:noProof/>
              </w:rPr>
              <w:instrText xml:space="preserve"> PAGEREF _Toc243774039 \h </w:instrText>
            </w:r>
          </w:ins>
          <w:r>
            <w:rPr>
              <w:noProof/>
            </w:rPr>
          </w:r>
          <w:r>
            <w:rPr>
              <w:noProof/>
            </w:rPr>
            <w:fldChar w:fldCharType="separate"/>
          </w:r>
          <w:ins w:id="88" w:author="Anees Shaikh" w:date="2013-10-19T23:57:00Z">
            <w:r w:rsidR="00EE43EB">
              <w:rPr>
                <w:noProof/>
              </w:rPr>
              <w:t>11</w:t>
            </w:r>
          </w:ins>
          <w:ins w:id="89" w:author="Anees Shaikh" w:date="2013-10-19T03:52:00Z">
            <w:r>
              <w:rPr>
                <w:noProof/>
              </w:rPr>
              <w:fldChar w:fldCharType="end"/>
            </w:r>
          </w:ins>
        </w:p>
        <w:p w14:paraId="75E9C2F1" w14:textId="77777777" w:rsidR="00884344" w:rsidRDefault="00884344">
          <w:pPr>
            <w:pStyle w:val="TOC3"/>
            <w:tabs>
              <w:tab w:val="left" w:pos="1136"/>
              <w:tab w:val="right" w:leader="dot" w:pos="9350"/>
            </w:tabs>
            <w:rPr>
              <w:ins w:id="90" w:author="Anees Shaikh" w:date="2013-10-19T03:52:00Z"/>
              <w:rFonts w:eastAsiaTheme="minorEastAsia"/>
              <w:noProof/>
              <w:sz w:val="24"/>
              <w:szCs w:val="24"/>
              <w:lang w:eastAsia="ja-JP"/>
            </w:rPr>
          </w:pPr>
          <w:ins w:id="91" w:author="Anees Shaikh" w:date="2013-10-19T03:52:00Z">
            <w:r>
              <w:rPr>
                <w:noProof/>
              </w:rPr>
              <w:t>6.1.4</w:t>
            </w:r>
            <w:r>
              <w:rPr>
                <w:rFonts w:eastAsiaTheme="minorEastAsia"/>
                <w:noProof/>
                <w:sz w:val="24"/>
                <w:szCs w:val="24"/>
                <w:lang w:eastAsia="ja-JP"/>
              </w:rPr>
              <w:tab/>
            </w:r>
            <w:r>
              <w:rPr>
                <w:noProof/>
              </w:rPr>
              <w:t>OpenFlow Logical Switches</w:t>
            </w:r>
            <w:r>
              <w:rPr>
                <w:noProof/>
              </w:rPr>
              <w:tab/>
            </w:r>
            <w:r>
              <w:rPr>
                <w:noProof/>
              </w:rPr>
              <w:fldChar w:fldCharType="begin"/>
            </w:r>
            <w:r>
              <w:rPr>
                <w:noProof/>
              </w:rPr>
              <w:instrText xml:space="preserve"> PAGEREF _Toc243774040 \h </w:instrText>
            </w:r>
          </w:ins>
          <w:r>
            <w:rPr>
              <w:noProof/>
            </w:rPr>
          </w:r>
          <w:r>
            <w:rPr>
              <w:noProof/>
            </w:rPr>
            <w:fldChar w:fldCharType="separate"/>
          </w:r>
          <w:ins w:id="92" w:author="Anees Shaikh" w:date="2013-10-19T23:57:00Z">
            <w:r w:rsidR="00EE43EB">
              <w:rPr>
                <w:noProof/>
              </w:rPr>
              <w:t>11</w:t>
            </w:r>
          </w:ins>
          <w:ins w:id="93" w:author="Anees Shaikh" w:date="2013-10-19T03:52:00Z">
            <w:r>
              <w:rPr>
                <w:noProof/>
              </w:rPr>
              <w:fldChar w:fldCharType="end"/>
            </w:r>
          </w:ins>
        </w:p>
        <w:p w14:paraId="23E8895E" w14:textId="77777777" w:rsidR="00884344" w:rsidRDefault="00884344">
          <w:pPr>
            <w:pStyle w:val="TOC3"/>
            <w:tabs>
              <w:tab w:val="left" w:pos="1136"/>
              <w:tab w:val="right" w:leader="dot" w:pos="9350"/>
            </w:tabs>
            <w:rPr>
              <w:ins w:id="94" w:author="Anees Shaikh" w:date="2013-10-19T03:52:00Z"/>
              <w:rFonts w:eastAsiaTheme="minorEastAsia"/>
              <w:noProof/>
              <w:sz w:val="24"/>
              <w:szCs w:val="24"/>
              <w:lang w:eastAsia="ja-JP"/>
            </w:rPr>
          </w:pPr>
          <w:ins w:id="95" w:author="Anees Shaikh" w:date="2013-10-19T03:52:00Z">
            <w:r>
              <w:rPr>
                <w:noProof/>
              </w:rPr>
              <w:t>6.1.5</w:t>
            </w:r>
            <w:r>
              <w:rPr>
                <w:rFonts w:eastAsiaTheme="minorEastAsia"/>
                <w:noProof/>
                <w:sz w:val="24"/>
                <w:szCs w:val="24"/>
                <w:lang w:eastAsia="ja-JP"/>
              </w:rPr>
              <w:tab/>
            </w:r>
            <w:r>
              <w:rPr>
                <w:noProof/>
              </w:rPr>
              <w:t>Connection Interruption</w:t>
            </w:r>
            <w:r>
              <w:rPr>
                <w:noProof/>
              </w:rPr>
              <w:tab/>
            </w:r>
            <w:r>
              <w:rPr>
                <w:noProof/>
              </w:rPr>
              <w:fldChar w:fldCharType="begin"/>
            </w:r>
            <w:r>
              <w:rPr>
                <w:noProof/>
              </w:rPr>
              <w:instrText xml:space="preserve"> PAGEREF _Toc243774041 \h </w:instrText>
            </w:r>
          </w:ins>
          <w:r>
            <w:rPr>
              <w:noProof/>
            </w:rPr>
          </w:r>
          <w:r>
            <w:rPr>
              <w:noProof/>
            </w:rPr>
            <w:fldChar w:fldCharType="separate"/>
          </w:r>
          <w:ins w:id="96" w:author="Anees Shaikh" w:date="2013-10-19T23:57:00Z">
            <w:r w:rsidR="00EE43EB">
              <w:rPr>
                <w:noProof/>
              </w:rPr>
              <w:t>11</w:t>
            </w:r>
          </w:ins>
          <w:ins w:id="97" w:author="Anees Shaikh" w:date="2013-10-19T03:52:00Z">
            <w:r>
              <w:rPr>
                <w:noProof/>
              </w:rPr>
              <w:fldChar w:fldCharType="end"/>
            </w:r>
          </w:ins>
        </w:p>
        <w:p w14:paraId="2AEAB1B1" w14:textId="77777777" w:rsidR="00884344" w:rsidRDefault="00884344">
          <w:pPr>
            <w:pStyle w:val="TOC3"/>
            <w:tabs>
              <w:tab w:val="left" w:pos="1136"/>
              <w:tab w:val="right" w:leader="dot" w:pos="9350"/>
            </w:tabs>
            <w:rPr>
              <w:ins w:id="98" w:author="Anees Shaikh" w:date="2013-10-19T03:52:00Z"/>
              <w:rFonts w:eastAsiaTheme="minorEastAsia"/>
              <w:noProof/>
              <w:sz w:val="24"/>
              <w:szCs w:val="24"/>
              <w:lang w:eastAsia="ja-JP"/>
            </w:rPr>
          </w:pPr>
          <w:ins w:id="99" w:author="Anees Shaikh" w:date="2013-10-19T03:52:00Z">
            <w:r>
              <w:rPr>
                <w:noProof/>
              </w:rPr>
              <w:t>6.1.6</w:t>
            </w:r>
            <w:r>
              <w:rPr>
                <w:rFonts w:eastAsiaTheme="minorEastAsia"/>
                <w:noProof/>
                <w:sz w:val="24"/>
                <w:szCs w:val="24"/>
                <w:lang w:eastAsia="ja-JP"/>
              </w:rPr>
              <w:tab/>
            </w:r>
            <w:r>
              <w:rPr>
                <w:noProof/>
              </w:rPr>
              <w:t>Encryption</w:t>
            </w:r>
            <w:r>
              <w:rPr>
                <w:noProof/>
              </w:rPr>
              <w:tab/>
            </w:r>
            <w:r>
              <w:rPr>
                <w:noProof/>
              </w:rPr>
              <w:fldChar w:fldCharType="begin"/>
            </w:r>
            <w:r>
              <w:rPr>
                <w:noProof/>
              </w:rPr>
              <w:instrText xml:space="preserve"> PAGEREF _Toc243774042 \h </w:instrText>
            </w:r>
          </w:ins>
          <w:r>
            <w:rPr>
              <w:noProof/>
            </w:rPr>
          </w:r>
          <w:r>
            <w:rPr>
              <w:noProof/>
            </w:rPr>
            <w:fldChar w:fldCharType="separate"/>
          </w:r>
          <w:ins w:id="100" w:author="Anees Shaikh" w:date="2013-10-19T23:57:00Z">
            <w:r w:rsidR="00EE43EB">
              <w:rPr>
                <w:noProof/>
              </w:rPr>
              <w:t>12</w:t>
            </w:r>
          </w:ins>
          <w:ins w:id="101" w:author="Anees Shaikh" w:date="2013-10-19T03:52:00Z">
            <w:r>
              <w:rPr>
                <w:noProof/>
              </w:rPr>
              <w:fldChar w:fldCharType="end"/>
            </w:r>
          </w:ins>
        </w:p>
        <w:p w14:paraId="08AFA547" w14:textId="77777777" w:rsidR="00884344" w:rsidRDefault="00884344">
          <w:pPr>
            <w:pStyle w:val="TOC3"/>
            <w:tabs>
              <w:tab w:val="left" w:pos="1136"/>
              <w:tab w:val="right" w:leader="dot" w:pos="9350"/>
            </w:tabs>
            <w:rPr>
              <w:ins w:id="102" w:author="Anees Shaikh" w:date="2013-10-19T03:52:00Z"/>
              <w:rFonts w:eastAsiaTheme="minorEastAsia"/>
              <w:noProof/>
              <w:sz w:val="24"/>
              <w:szCs w:val="24"/>
              <w:lang w:eastAsia="ja-JP"/>
            </w:rPr>
          </w:pPr>
          <w:ins w:id="103" w:author="Anees Shaikh" w:date="2013-10-19T03:52:00Z">
            <w:r>
              <w:rPr>
                <w:noProof/>
              </w:rPr>
              <w:t>6.1.7</w:t>
            </w:r>
            <w:r>
              <w:rPr>
                <w:rFonts w:eastAsiaTheme="minorEastAsia"/>
                <w:noProof/>
                <w:sz w:val="24"/>
                <w:szCs w:val="24"/>
                <w:lang w:eastAsia="ja-JP"/>
              </w:rPr>
              <w:tab/>
            </w:r>
            <w:r>
              <w:rPr>
                <w:noProof/>
              </w:rPr>
              <w:t>Queues</w:t>
            </w:r>
            <w:r>
              <w:rPr>
                <w:noProof/>
              </w:rPr>
              <w:tab/>
            </w:r>
            <w:r>
              <w:rPr>
                <w:noProof/>
              </w:rPr>
              <w:fldChar w:fldCharType="begin"/>
            </w:r>
            <w:r>
              <w:rPr>
                <w:noProof/>
              </w:rPr>
              <w:instrText xml:space="preserve"> PAGEREF _Toc243774043 \h </w:instrText>
            </w:r>
          </w:ins>
          <w:r>
            <w:rPr>
              <w:noProof/>
            </w:rPr>
          </w:r>
          <w:r>
            <w:rPr>
              <w:noProof/>
            </w:rPr>
            <w:fldChar w:fldCharType="separate"/>
          </w:r>
          <w:ins w:id="104" w:author="Anees Shaikh" w:date="2013-10-19T23:57:00Z">
            <w:r w:rsidR="00EE43EB">
              <w:rPr>
                <w:noProof/>
              </w:rPr>
              <w:t>12</w:t>
            </w:r>
          </w:ins>
          <w:ins w:id="105" w:author="Anees Shaikh" w:date="2013-10-19T03:52:00Z">
            <w:r>
              <w:rPr>
                <w:noProof/>
              </w:rPr>
              <w:fldChar w:fldCharType="end"/>
            </w:r>
          </w:ins>
        </w:p>
        <w:p w14:paraId="55643D54" w14:textId="77777777" w:rsidR="00884344" w:rsidRDefault="00884344">
          <w:pPr>
            <w:pStyle w:val="TOC3"/>
            <w:tabs>
              <w:tab w:val="left" w:pos="1136"/>
              <w:tab w:val="right" w:leader="dot" w:pos="9350"/>
            </w:tabs>
            <w:rPr>
              <w:ins w:id="106" w:author="Anees Shaikh" w:date="2013-10-19T03:52:00Z"/>
              <w:rFonts w:eastAsiaTheme="minorEastAsia"/>
              <w:noProof/>
              <w:sz w:val="24"/>
              <w:szCs w:val="24"/>
              <w:lang w:eastAsia="ja-JP"/>
            </w:rPr>
          </w:pPr>
          <w:ins w:id="107" w:author="Anees Shaikh" w:date="2013-10-19T03:52:00Z">
            <w:r>
              <w:rPr>
                <w:noProof/>
              </w:rPr>
              <w:t>6.1.8</w:t>
            </w:r>
            <w:r>
              <w:rPr>
                <w:rFonts w:eastAsiaTheme="minorEastAsia"/>
                <w:noProof/>
                <w:sz w:val="24"/>
                <w:szCs w:val="24"/>
                <w:lang w:eastAsia="ja-JP"/>
              </w:rPr>
              <w:tab/>
            </w:r>
            <w:r>
              <w:rPr>
                <w:noProof/>
              </w:rPr>
              <w:t>Ports</w:t>
            </w:r>
            <w:r>
              <w:rPr>
                <w:noProof/>
              </w:rPr>
              <w:tab/>
            </w:r>
            <w:r>
              <w:rPr>
                <w:noProof/>
              </w:rPr>
              <w:fldChar w:fldCharType="begin"/>
            </w:r>
            <w:r>
              <w:rPr>
                <w:noProof/>
              </w:rPr>
              <w:instrText xml:space="preserve"> PAGEREF _Toc243774044 \h </w:instrText>
            </w:r>
          </w:ins>
          <w:r>
            <w:rPr>
              <w:noProof/>
            </w:rPr>
          </w:r>
          <w:r>
            <w:rPr>
              <w:noProof/>
            </w:rPr>
            <w:fldChar w:fldCharType="separate"/>
          </w:r>
          <w:ins w:id="108" w:author="Anees Shaikh" w:date="2013-10-19T23:57:00Z">
            <w:r w:rsidR="00EE43EB">
              <w:rPr>
                <w:noProof/>
              </w:rPr>
              <w:t>12</w:t>
            </w:r>
          </w:ins>
          <w:ins w:id="109" w:author="Anees Shaikh" w:date="2013-10-19T03:52:00Z">
            <w:r>
              <w:rPr>
                <w:noProof/>
              </w:rPr>
              <w:fldChar w:fldCharType="end"/>
            </w:r>
          </w:ins>
        </w:p>
        <w:p w14:paraId="0191A3A0" w14:textId="77777777" w:rsidR="00884344" w:rsidRDefault="00884344">
          <w:pPr>
            <w:pStyle w:val="TOC3"/>
            <w:tabs>
              <w:tab w:val="left" w:pos="1136"/>
              <w:tab w:val="right" w:leader="dot" w:pos="9350"/>
            </w:tabs>
            <w:rPr>
              <w:ins w:id="110" w:author="Anees Shaikh" w:date="2013-10-19T03:52:00Z"/>
              <w:rFonts w:eastAsiaTheme="minorEastAsia"/>
              <w:noProof/>
              <w:sz w:val="24"/>
              <w:szCs w:val="24"/>
              <w:lang w:eastAsia="ja-JP"/>
            </w:rPr>
          </w:pPr>
          <w:ins w:id="111" w:author="Anees Shaikh" w:date="2013-10-19T03:52:00Z">
            <w:r>
              <w:rPr>
                <w:noProof/>
              </w:rPr>
              <w:t>6.1.9</w:t>
            </w:r>
            <w:r>
              <w:rPr>
                <w:rFonts w:eastAsiaTheme="minorEastAsia"/>
                <w:noProof/>
                <w:sz w:val="24"/>
                <w:szCs w:val="24"/>
                <w:lang w:eastAsia="ja-JP"/>
              </w:rPr>
              <w:tab/>
            </w:r>
            <w:r>
              <w:rPr>
                <w:noProof/>
              </w:rPr>
              <w:t>Capability Discovery</w:t>
            </w:r>
            <w:r>
              <w:rPr>
                <w:noProof/>
              </w:rPr>
              <w:tab/>
            </w:r>
            <w:r>
              <w:rPr>
                <w:noProof/>
              </w:rPr>
              <w:fldChar w:fldCharType="begin"/>
            </w:r>
            <w:r>
              <w:rPr>
                <w:noProof/>
              </w:rPr>
              <w:instrText xml:space="preserve"> PAGEREF _Toc243774045 \h </w:instrText>
            </w:r>
          </w:ins>
          <w:r>
            <w:rPr>
              <w:noProof/>
            </w:rPr>
          </w:r>
          <w:r>
            <w:rPr>
              <w:noProof/>
            </w:rPr>
            <w:fldChar w:fldCharType="separate"/>
          </w:r>
          <w:ins w:id="112" w:author="Anees Shaikh" w:date="2013-10-19T23:57:00Z">
            <w:r w:rsidR="00EE43EB">
              <w:rPr>
                <w:noProof/>
              </w:rPr>
              <w:t>13</w:t>
            </w:r>
          </w:ins>
          <w:ins w:id="113" w:author="Anees Shaikh" w:date="2013-10-19T03:52:00Z">
            <w:r>
              <w:rPr>
                <w:noProof/>
              </w:rPr>
              <w:fldChar w:fldCharType="end"/>
            </w:r>
          </w:ins>
        </w:p>
        <w:p w14:paraId="4B3ED803" w14:textId="77777777" w:rsidR="00884344" w:rsidRDefault="00884344">
          <w:pPr>
            <w:pStyle w:val="TOC3"/>
            <w:tabs>
              <w:tab w:val="left" w:pos="1258"/>
              <w:tab w:val="right" w:leader="dot" w:pos="9350"/>
            </w:tabs>
            <w:rPr>
              <w:ins w:id="114" w:author="Anees Shaikh" w:date="2013-10-19T03:52:00Z"/>
              <w:rFonts w:eastAsiaTheme="minorEastAsia"/>
              <w:noProof/>
              <w:sz w:val="24"/>
              <w:szCs w:val="24"/>
              <w:lang w:eastAsia="ja-JP"/>
            </w:rPr>
          </w:pPr>
          <w:ins w:id="115" w:author="Anees Shaikh" w:date="2013-10-19T03:52:00Z">
            <w:r>
              <w:rPr>
                <w:noProof/>
              </w:rPr>
              <w:t>6.1.10</w:t>
            </w:r>
            <w:r>
              <w:rPr>
                <w:rFonts w:eastAsiaTheme="minorEastAsia"/>
                <w:noProof/>
                <w:sz w:val="24"/>
                <w:szCs w:val="24"/>
                <w:lang w:eastAsia="ja-JP"/>
              </w:rPr>
              <w:tab/>
            </w:r>
            <w:r>
              <w:rPr>
                <w:noProof/>
              </w:rPr>
              <w:t>Datapath ID</w:t>
            </w:r>
            <w:r>
              <w:rPr>
                <w:noProof/>
              </w:rPr>
              <w:tab/>
            </w:r>
            <w:r>
              <w:rPr>
                <w:noProof/>
              </w:rPr>
              <w:fldChar w:fldCharType="begin"/>
            </w:r>
            <w:r>
              <w:rPr>
                <w:noProof/>
              </w:rPr>
              <w:instrText xml:space="preserve"> PAGEREF _Toc243774046 \h </w:instrText>
            </w:r>
          </w:ins>
          <w:r>
            <w:rPr>
              <w:noProof/>
            </w:rPr>
          </w:r>
          <w:r>
            <w:rPr>
              <w:noProof/>
            </w:rPr>
            <w:fldChar w:fldCharType="separate"/>
          </w:r>
          <w:ins w:id="116" w:author="Anees Shaikh" w:date="2013-10-19T23:57:00Z">
            <w:r w:rsidR="00EE43EB">
              <w:rPr>
                <w:noProof/>
              </w:rPr>
              <w:t>13</w:t>
            </w:r>
          </w:ins>
          <w:ins w:id="117" w:author="Anees Shaikh" w:date="2013-10-19T03:52:00Z">
            <w:r>
              <w:rPr>
                <w:noProof/>
              </w:rPr>
              <w:fldChar w:fldCharType="end"/>
            </w:r>
          </w:ins>
        </w:p>
        <w:p w14:paraId="44F1CF58" w14:textId="77777777" w:rsidR="00884344" w:rsidRDefault="00884344">
          <w:pPr>
            <w:pStyle w:val="TOC2"/>
            <w:tabs>
              <w:tab w:val="left" w:pos="749"/>
              <w:tab w:val="right" w:leader="dot" w:pos="9350"/>
            </w:tabs>
            <w:rPr>
              <w:ins w:id="118" w:author="Anees Shaikh" w:date="2013-10-19T03:52:00Z"/>
              <w:rFonts w:eastAsiaTheme="minorEastAsia"/>
              <w:noProof/>
              <w:sz w:val="24"/>
              <w:szCs w:val="24"/>
              <w:lang w:eastAsia="ja-JP"/>
            </w:rPr>
          </w:pPr>
          <w:ins w:id="119" w:author="Anees Shaikh" w:date="2013-10-19T03:52:00Z">
            <w:r>
              <w:rPr>
                <w:noProof/>
              </w:rPr>
              <w:t>6.2</w:t>
            </w:r>
            <w:r>
              <w:rPr>
                <w:rFonts w:eastAsiaTheme="minorEastAsia"/>
                <w:noProof/>
                <w:sz w:val="24"/>
                <w:szCs w:val="24"/>
                <w:lang w:eastAsia="ja-JP"/>
              </w:rPr>
              <w:tab/>
            </w:r>
            <w:r>
              <w:rPr>
                <w:noProof/>
              </w:rPr>
              <w:t>Requirements for NDMs</w:t>
            </w:r>
            <w:r>
              <w:rPr>
                <w:noProof/>
              </w:rPr>
              <w:tab/>
            </w:r>
            <w:r>
              <w:rPr>
                <w:noProof/>
              </w:rPr>
              <w:fldChar w:fldCharType="begin"/>
            </w:r>
            <w:r>
              <w:rPr>
                <w:noProof/>
              </w:rPr>
              <w:instrText xml:space="preserve"> PAGEREF _Toc243774047 \h </w:instrText>
            </w:r>
          </w:ins>
          <w:r>
            <w:rPr>
              <w:noProof/>
            </w:rPr>
          </w:r>
          <w:r>
            <w:rPr>
              <w:noProof/>
            </w:rPr>
            <w:fldChar w:fldCharType="separate"/>
          </w:r>
          <w:ins w:id="120" w:author="Anees Shaikh" w:date="2013-10-19T23:57:00Z">
            <w:r w:rsidR="00EE43EB">
              <w:rPr>
                <w:noProof/>
              </w:rPr>
              <w:t>13</w:t>
            </w:r>
          </w:ins>
          <w:ins w:id="121" w:author="Anees Shaikh" w:date="2013-10-19T03:52:00Z">
            <w:r>
              <w:rPr>
                <w:noProof/>
              </w:rPr>
              <w:fldChar w:fldCharType="end"/>
            </w:r>
          </w:ins>
        </w:p>
        <w:p w14:paraId="0BAC49A0" w14:textId="77777777" w:rsidR="00884344" w:rsidRDefault="00884344">
          <w:pPr>
            <w:pStyle w:val="TOC2"/>
            <w:tabs>
              <w:tab w:val="left" w:pos="749"/>
              <w:tab w:val="right" w:leader="dot" w:pos="9350"/>
            </w:tabs>
            <w:rPr>
              <w:ins w:id="122" w:author="Anees Shaikh" w:date="2013-10-19T03:52:00Z"/>
              <w:rFonts w:eastAsiaTheme="minorEastAsia"/>
              <w:noProof/>
              <w:sz w:val="24"/>
              <w:szCs w:val="24"/>
              <w:lang w:eastAsia="ja-JP"/>
            </w:rPr>
          </w:pPr>
          <w:ins w:id="123" w:author="Anees Shaikh" w:date="2013-10-19T03:52:00Z">
            <w:r>
              <w:rPr>
                <w:noProof/>
              </w:rPr>
              <w:t>6.3</w:t>
            </w:r>
            <w:r>
              <w:rPr>
                <w:rFonts w:eastAsiaTheme="minorEastAsia"/>
                <w:noProof/>
                <w:sz w:val="24"/>
                <w:szCs w:val="24"/>
                <w:lang w:eastAsia="ja-JP"/>
              </w:rPr>
              <w:tab/>
            </w:r>
            <w:r>
              <w:rPr>
                <w:noProof/>
              </w:rPr>
              <w:t>Operational Requirements</w:t>
            </w:r>
            <w:r>
              <w:rPr>
                <w:noProof/>
              </w:rPr>
              <w:tab/>
            </w:r>
            <w:r>
              <w:rPr>
                <w:noProof/>
              </w:rPr>
              <w:fldChar w:fldCharType="begin"/>
            </w:r>
            <w:r>
              <w:rPr>
                <w:noProof/>
              </w:rPr>
              <w:instrText xml:space="preserve"> PAGEREF _Toc243774048 \h </w:instrText>
            </w:r>
          </w:ins>
          <w:r>
            <w:rPr>
              <w:noProof/>
            </w:rPr>
          </w:r>
          <w:r>
            <w:rPr>
              <w:noProof/>
            </w:rPr>
            <w:fldChar w:fldCharType="separate"/>
          </w:r>
          <w:ins w:id="124" w:author="Anees Shaikh" w:date="2013-10-19T23:57:00Z">
            <w:r w:rsidR="00EE43EB">
              <w:rPr>
                <w:noProof/>
              </w:rPr>
              <w:t>14</w:t>
            </w:r>
          </w:ins>
          <w:ins w:id="125" w:author="Anees Shaikh" w:date="2013-10-19T03:52:00Z">
            <w:r>
              <w:rPr>
                <w:noProof/>
              </w:rPr>
              <w:fldChar w:fldCharType="end"/>
            </w:r>
          </w:ins>
        </w:p>
        <w:p w14:paraId="6B912CC1" w14:textId="77777777" w:rsidR="00884344" w:rsidRDefault="00884344">
          <w:pPr>
            <w:pStyle w:val="TOC2"/>
            <w:tabs>
              <w:tab w:val="left" w:pos="749"/>
              <w:tab w:val="right" w:leader="dot" w:pos="9350"/>
            </w:tabs>
            <w:rPr>
              <w:ins w:id="126" w:author="Anees Shaikh" w:date="2013-10-19T03:52:00Z"/>
              <w:rFonts w:eastAsiaTheme="minorEastAsia"/>
              <w:noProof/>
              <w:sz w:val="24"/>
              <w:szCs w:val="24"/>
              <w:lang w:eastAsia="ja-JP"/>
            </w:rPr>
          </w:pPr>
          <w:ins w:id="127" w:author="Anees Shaikh" w:date="2013-10-19T03:52:00Z">
            <w:r>
              <w:rPr>
                <w:noProof/>
              </w:rPr>
              <w:t>6.4</w:t>
            </w:r>
            <w:r>
              <w:rPr>
                <w:rFonts w:eastAsiaTheme="minorEastAsia"/>
                <w:noProof/>
                <w:sz w:val="24"/>
                <w:szCs w:val="24"/>
                <w:lang w:eastAsia="ja-JP"/>
              </w:rPr>
              <w:tab/>
            </w:r>
            <w:r>
              <w:rPr>
                <w:noProof/>
              </w:rPr>
              <w:t>Requirements for the Switch Management Protocol</w:t>
            </w:r>
            <w:r>
              <w:rPr>
                <w:noProof/>
              </w:rPr>
              <w:tab/>
            </w:r>
            <w:r>
              <w:rPr>
                <w:noProof/>
              </w:rPr>
              <w:fldChar w:fldCharType="begin"/>
            </w:r>
            <w:r>
              <w:rPr>
                <w:noProof/>
              </w:rPr>
              <w:instrText xml:space="preserve"> PAGEREF _Toc243774049 \h </w:instrText>
            </w:r>
          </w:ins>
          <w:r>
            <w:rPr>
              <w:noProof/>
            </w:rPr>
          </w:r>
          <w:r>
            <w:rPr>
              <w:noProof/>
            </w:rPr>
            <w:fldChar w:fldCharType="separate"/>
          </w:r>
          <w:ins w:id="128" w:author="Anees Shaikh" w:date="2013-10-19T23:57:00Z">
            <w:r w:rsidR="00EE43EB">
              <w:rPr>
                <w:noProof/>
              </w:rPr>
              <w:t>14</w:t>
            </w:r>
          </w:ins>
          <w:ins w:id="129" w:author="Anees Shaikh" w:date="2013-10-19T03:52:00Z">
            <w:r>
              <w:rPr>
                <w:noProof/>
              </w:rPr>
              <w:fldChar w:fldCharType="end"/>
            </w:r>
          </w:ins>
        </w:p>
        <w:p w14:paraId="3B6ED9B5" w14:textId="77777777" w:rsidR="00884344" w:rsidRDefault="00884344">
          <w:pPr>
            <w:pStyle w:val="TOC1"/>
            <w:tabs>
              <w:tab w:val="left" w:pos="362"/>
              <w:tab w:val="right" w:leader="dot" w:pos="9350"/>
            </w:tabs>
            <w:rPr>
              <w:ins w:id="130" w:author="Anees Shaikh" w:date="2013-10-19T03:52:00Z"/>
              <w:rFonts w:eastAsiaTheme="minorEastAsia"/>
              <w:noProof/>
              <w:sz w:val="24"/>
              <w:szCs w:val="24"/>
              <w:lang w:eastAsia="ja-JP"/>
            </w:rPr>
          </w:pPr>
          <w:ins w:id="131" w:author="Anees Shaikh" w:date="2013-10-19T03:52:00Z">
            <w:r>
              <w:rPr>
                <w:noProof/>
              </w:rPr>
              <w:t>7</w:t>
            </w:r>
            <w:r>
              <w:rPr>
                <w:rFonts w:eastAsiaTheme="minorEastAsia"/>
                <w:noProof/>
                <w:sz w:val="24"/>
                <w:szCs w:val="24"/>
                <w:lang w:eastAsia="ja-JP"/>
              </w:rPr>
              <w:tab/>
            </w:r>
            <w:r>
              <w:rPr>
                <w:noProof/>
              </w:rPr>
              <w:t>NETCONF as the Transport Protocol</w:t>
            </w:r>
            <w:r>
              <w:rPr>
                <w:noProof/>
              </w:rPr>
              <w:tab/>
            </w:r>
            <w:r>
              <w:rPr>
                <w:noProof/>
              </w:rPr>
              <w:fldChar w:fldCharType="begin"/>
            </w:r>
            <w:r>
              <w:rPr>
                <w:noProof/>
              </w:rPr>
              <w:instrText xml:space="preserve"> PAGEREF _Toc243774050 \h </w:instrText>
            </w:r>
          </w:ins>
          <w:r>
            <w:rPr>
              <w:noProof/>
            </w:rPr>
          </w:r>
          <w:r>
            <w:rPr>
              <w:noProof/>
            </w:rPr>
            <w:fldChar w:fldCharType="separate"/>
          </w:r>
          <w:ins w:id="132" w:author="Anees Shaikh" w:date="2013-10-19T23:57:00Z">
            <w:r w:rsidR="00EE43EB">
              <w:rPr>
                <w:noProof/>
              </w:rPr>
              <w:t>15</w:t>
            </w:r>
          </w:ins>
          <w:ins w:id="133" w:author="Anees Shaikh" w:date="2013-10-19T03:52:00Z">
            <w:r>
              <w:rPr>
                <w:noProof/>
              </w:rPr>
              <w:fldChar w:fldCharType="end"/>
            </w:r>
          </w:ins>
        </w:p>
        <w:p w14:paraId="26A2B651" w14:textId="77777777" w:rsidR="00884344" w:rsidRDefault="00884344">
          <w:pPr>
            <w:pStyle w:val="TOC1"/>
            <w:tabs>
              <w:tab w:val="left" w:pos="362"/>
              <w:tab w:val="right" w:leader="dot" w:pos="9350"/>
            </w:tabs>
            <w:rPr>
              <w:ins w:id="134" w:author="Anees Shaikh" w:date="2013-10-19T03:52:00Z"/>
              <w:rFonts w:eastAsiaTheme="minorEastAsia"/>
              <w:noProof/>
              <w:sz w:val="24"/>
              <w:szCs w:val="24"/>
              <w:lang w:eastAsia="ja-JP"/>
            </w:rPr>
          </w:pPr>
          <w:ins w:id="135" w:author="Anees Shaikh" w:date="2013-10-19T03:52:00Z">
            <w:r>
              <w:rPr>
                <w:noProof/>
              </w:rPr>
              <w:t>8</w:t>
            </w:r>
            <w:r>
              <w:rPr>
                <w:rFonts w:eastAsiaTheme="minorEastAsia"/>
                <w:noProof/>
                <w:sz w:val="24"/>
                <w:szCs w:val="24"/>
                <w:lang w:eastAsia="ja-JP"/>
              </w:rPr>
              <w:tab/>
            </w:r>
            <w:r>
              <w:rPr>
                <w:noProof/>
              </w:rPr>
              <w:t>Data Model</w:t>
            </w:r>
            <w:r>
              <w:rPr>
                <w:noProof/>
              </w:rPr>
              <w:tab/>
            </w:r>
            <w:r>
              <w:rPr>
                <w:noProof/>
              </w:rPr>
              <w:fldChar w:fldCharType="begin"/>
            </w:r>
            <w:r>
              <w:rPr>
                <w:noProof/>
              </w:rPr>
              <w:instrText xml:space="preserve"> PAGEREF _Toc243774051 \h </w:instrText>
            </w:r>
          </w:ins>
          <w:r>
            <w:rPr>
              <w:noProof/>
            </w:rPr>
          </w:r>
          <w:r>
            <w:rPr>
              <w:noProof/>
            </w:rPr>
            <w:fldChar w:fldCharType="separate"/>
          </w:r>
          <w:ins w:id="136" w:author="Anees Shaikh" w:date="2013-10-19T23:57:00Z">
            <w:r w:rsidR="00EE43EB">
              <w:rPr>
                <w:noProof/>
              </w:rPr>
              <w:t>17</w:t>
            </w:r>
          </w:ins>
          <w:ins w:id="137" w:author="Anees Shaikh" w:date="2013-10-19T03:52:00Z">
            <w:r>
              <w:rPr>
                <w:noProof/>
              </w:rPr>
              <w:fldChar w:fldCharType="end"/>
            </w:r>
          </w:ins>
        </w:p>
        <w:p w14:paraId="4B3918CB" w14:textId="77777777" w:rsidR="00884344" w:rsidRDefault="00884344">
          <w:pPr>
            <w:pStyle w:val="TOC2"/>
            <w:tabs>
              <w:tab w:val="left" w:pos="749"/>
              <w:tab w:val="right" w:leader="dot" w:pos="9350"/>
            </w:tabs>
            <w:rPr>
              <w:ins w:id="138" w:author="Anees Shaikh" w:date="2013-10-19T03:52:00Z"/>
              <w:rFonts w:eastAsiaTheme="minorEastAsia"/>
              <w:noProof/>
              <w:sz w:val="24"/>
              <w:szCs w:val="24"/>
              <w:lang w:eastAsia="ja-JP"/>
            </w:rPr>
          </w:pPr>
          <w:ins w:id="139" w:author="Anees Shaikh" w:date="2013-10-19T03:52:00Z">
            <w:r>
              <w:rPr>
                <w:noProof/>
              </w:rPr>
              <w:lastRenderedPageBreak/>
              <w:t>8.1</w:t>
            </w:r>
            <w:r>
              <w:rPr>
                <w:rFonts w:eastAsiaTheme="minorEastAsia"/>
                <w:noProof/>
                <w:sz w:val="24"/>
                <w:szCs w:val="24"/>
                <w:lang w:eastAsia="ja-JP"/>
              </w:rPr>
              <w:tab/>
            </w:r>
            <w:r>
              <w:rPr>
                <w:noProof/>
              </w:rPr>
              <w:t>YANG Module</w:t>
            </w:r>
            <w:r>
              <w:rPr>
                <w:noProof/>
              </w:rPr>
              <w:tab/>
            </w:r>
            <w:r>
              <w:rPr>
                <w:noProof/>
              </w:rPr>
              <w:fldChar w:fldCharType="begin"/>
            </w:r>
            <w:r>
              <w:rPr>
                <w:noProof/>
              </w:rPr>
              <w:instrText xml:space="preserve"> PAGEREF _Toc243774052 \h </w:instrText>
            </w:r>
          </w:ins>
          <w:r>
            <w:rPr>
              <w:noProof/>
            </w:rPr>
          </w:r>
          <w:r>
            <w:rPr>
              <w:noProof/>
            </w:rPr>
            <w:fldChar w:fldCharType="separate"/>
          </w:r>
          <w:ins w:id="140" w:author="Anees Shaikh" w:date="2013-10-19T23:57:00Z">
            <w:r w:rsidR="00EE43EB">
              <w:rPr>
                <w:noProof/>
              </w:rPr>
              <w:t>18</w:t>
            </w:r>
          </w:ins>
          <w:ins w:id="141" w:author="Anees Shaikh" w:date="2013-10-19T03:52:00Z">
            <w:r>
              <w:rPr>
                <w:noProof/>
              </w:rPr>
              <w:fldChar w:fldCharType="end"/>
            </w:r>
          </w:ins>
        </w:p>
        <w:p w14:paraId="6878F5A4" w14:textId="77777777" w:rsidR="00884344" w:rsidRDefault="00884344">
          <w:pPr>
            <w:pStyle w:val="TOC2"/>
            <w:tabs>
              <w:tab w:val="left" w:pos="749"/>
              <w:tab w:val="right" w:leader="dot" w:pos="9350"/>
            </w:tabs>
            <w:rPr>
              <w:ins w:id="142" w:author="Anees Shaikh" w:date="2013-10-19T03:52:00Z"/>
              <w:rFonts w:eastAsiaTheme="minorEastAsia"/>
              <w:noProof/>
              <w:sz w:val="24"/>
              <w:szCs w:val="24"/>
              <w:lang w:eastAsia="ja-JP"/>
            </w:rPr>
          </w:pPr>
          <w:ins w:id="143" w:author="Anees Shaikh" w:date="2013-10-19T03:52:00Z">
            <w:r>
              <w:rPr>
                <w:noProof/>
              </w:rPr>
              <w:t>8.2</w:t>
            </w:r>
            <w:r>
              <w:rPr>
                <w:rFonts w:eastAsiaTheme="minorEastAsia"/>
                <w:noProof/>
                <w:sz w:val="24"/>
                <w:szCs w:val="24"/>
                <w:lang w:eastAsia="ja-JP"/>
              </w:rPr>
              <w:tab/>
            </w:r>
            <w:r>
              <w:rPr>
                <w:noProof/>
              </w:rPr>
              <w:t>Core Data Model</w:t>
            </w:r>
            <w:r>
              <w:rPr>
                <w:noProof/>
              </w:rPr>
              <w:tab/>
            </w:r>
            <w:r>
              <w:rPr>
                <w:noProof/>
              </w:rPr>
              <w:fldChar w:fldCharType="begin"/>
            </w:r>
            <w:r>
              <w:rPr>
                <w:noProof/>
              </w:rPr>
              <w:instrText xml:space="preserve"> PAGEREF _Toc243774053 \h </w:instrText>
            </w:r>
          </w:ins>
          <w:r>
            <w:rPr>
              <w:noProof/>
            </w:rPr>
          </w:r>
          <w:r>
            <w:rPr>
              <w:noProof/>
            </w:rPr>
            <w:fldChar w:fldCharType="separate"/>
          </w:r>
          <w:ins w:id="144" w:author="Anees Shaikh" w:date="2013-10-19T23:57:00Z">
            <w:r w:rsidR="00EE43EB">
              <w:rPr>
                <w:noProof/>
              </w:rPr>
              <w:t>18</w:t>
            </w:r>
          </w:ins>
          <w:ins w:id="145" w:author="Anees Shaikh" w:date="2013-10-19T03:52:00Z">
            <w:r>
              <w:rPr>
                <w:noProof/>
              </w:rPr>
              <w:fldChar w:fldCharType="end"/>
            </w:r>
          </w:ins>
        </w:p>
        <w:p w14:paraId="037482E0" w14:textId="77777777" w:rsidR="00884344" w:rsidRDefault="00884344">
          <w:pPr>
            <w:pStyle w:val="TOC2"/>
            <w:tabs>
              <w:tab w:val="left" w:pos="749"/>
              <w:tab w:val="right" w:leader="dot" w:pos="9350"/>
            </w:tabs>
            <w:rPr>
              <w:ins w:id="146" w:author="Anees Shaikh" w:date="2013-10-19T03:52:00Z"/>
              <w:rFonts w:eastAsiaTheme="minorEastAsia"/>
              <w:noProof/>
              <w:sz w:val="24"/>
              <w:szCs w:val="24"/>
              <w:lang w:eastAsia="ja-JP"/>
            </w:rPr>
          </w:pPr>
          <w:ins w:id="147" w:author="Anees Shaikh" w:date="2013-10-19T03:52:00Z">
            <w:r>
              <w:rPr>
                <w:noProof/>
              </w:rPr>
              <w:t>8.3</w:t>
            </w:r>
            <w:r>
              <w:rPr>
                <w:rFonts w:eastAsiaTheme="minorEastAsia"/>
                <w:noProof/>
                <w:sz w:val="24"/>
                <w:szCs w:val="24"/>
                <w:lang w:eastAsia="ja-JP"/>
              </w:rPr>
              <w:tab/>
            </w:r>
            <w:r>
              <w:rPr>
                <w:noProof/>
              </w:rPr>
              <w:t>OpenFlow Capable Switch</w:t>
            </w:r>
            <w:r>
              <w:rPr>
                <w:noProof/>
              </w:rPr>
              <w:tab/>
            </w:r>
            <w:r>
              <w:rPr>
                <w:noProof/>
              </w:rPr>
              <w:fldChar w:fldCharType="begin"/>
            </w:r>
            <w:r>
              <w:rPr>
                <w:noProof/>
              </w:rPr>
              <w:instrText xml:space="preserve"> PAGEREF _Toc243774054 \h </w:instrText>
            </w:r>
          </w:ins>
          <w:r>
            <w:rPr>
              <w:noProof/>
            </w:rPr>
          </w:r>
          <w:r>
            <w:rPr>
              <w:noProof/>
            </w:rPr>
            <w:fldChar w:fldCharType="separate"/>
          </w:r>
          <w:ins w:id="148" w:author="Anees Shaikh" w:date="2013-10-19T23:57:00Z">
            <w:r w:rsidR="00EE43EB">
              <w:rPr>
                <w:noProof/>
              </w:rPr>
              <w:t>19</w:t>
            </w:r>
          </w:ins>
          <w:ins w:id="149" w:author="Anees Shaikh" w:date="2013-10-19T03:52:00Z">
            <w:r>
              <w:rPr>
                <w:noProof/>
              </w:rPr>
              <w:fldChar w:fldCharType="end"/>
            </w:r>
          </w:ins>
        </w:p>
        <w:p w14:paraId="27CD8D3D" w14:textId="77777777" w:rsidR="00884344" w:rsidRDefault="00884344">
          <w:pPr>
            <w:pStyle w:val="TOC3"/>
            <w:tabs>
              <w:tab w:val="left" w:pos="1136"/>
              <w:tab w:val="right" w:leader="dot" w:pos="9350"/>
            </w:tabs>
            <w:rPr>
              <w:ins w:id="150" w:author="Anees Shaikh" w:date="2013-10-19T03:52:00Z"/>
              <w:rFonts w:eastAsiaTheme="minorEastAsia"/>
              <w:noProof/>
              <w:sz w:val="24"/>
              <w:szCs w:val="24"/>
              <w:lang w:eastAsia="ja-JP"/>
            </w:rPr>
          </w:pPr>
          <w:ins w:id="151" w:author="Anees Shaikh" w:date="2013-10-19T03:52:00Z">
            <w:r>
              <w:rPr>
                <w:noProof/>
              </w:rPr>
              <w:t>8.3.1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_Toc243774055 \h </w:instrText>
            </w:r>
          </w:ins>
          <w:r>
            <w:rPr>
              <w:noProof/>
            </w:rPr>
          </w:r>
          <w:r>
            <w:rPr>
              <w:noProof/>
            </w:rPr>
            <w:fldChar w:fldCharType="separate"/>
          </w:r>
          <w:ins w:id="152" w:author="Anees Shaikh" w:date="2013-10-19T23:57:00Z">
            <w:r w:rsidR="00EE43EB">
              <w:rPr>
                <w:noProof/>
              </w:rPr>
              <w:t>19</w:t>
            </w:r>
          </w:ins>
          <w:ins w:id="153" w:author="Anees Shaikh" w:date="2013-10-19T03:52:00Z">
            <w:r>
              <w:rPr>
                <w:noProof/>
              </w:rPr>
              <w:fldChar w:fldCharType="end"/>
            </w:r>
          </w:ins>
        </w:p>
        <w:p w14:paraId="13B02A0A" w14:textId="77777777" w:rsidR="00884344" w:rsidRDefault="00884344">
          <w:pPr>
            <w:pStyle w:val="TOC3"/>
            <w:tabs>
              <w:tab w:val="left" w:pos="1136"/>
              <w:tab w:val="right" w:leader="dot" w:pos="9350"/>
            </w:tabs>
            <w:rPr>
              <w:ins w:id="154" w:author="Anees Shaikh" w:date="2013-10-19T03:52:00Z"/>
              <w:rFonts w:eastAsiaTheme="minorEastAsia"/>
              <w:noProof/>
              <w:sz w:val="24"/>
              <w:szCs w:val="24"/>
              <w:lang w:eastAsia="ja-JP"/>
            </w:rPr>
          </w:pPr>
          <w:ins w:id="155" w:author="Anees Shaikh" w:date="2013-10-19T03:52:00Z">
            <w:r>
              <w:rPr>
                <w:noProof/>
              </w:rPr>
              <w:t>8.3.2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_Toc243774056 \h </w:instrText>
            </w:r>
          </w:ins>
          <w:r>
            <w:rPr>
              <w:noProof/>
            </w:rPr>
          </w:r>
          <w:r>
            <w:rPr>
              <w:noProof/>
            </w:rPr>
            <w:fldChar w:fldCharType="separate"/>
          </w:r>
          <w:ins w:id="156" w:author="Anees Shaikh" w:date="2013-10-19T23:57:00Z">
            <w:r w:rsidR="00EE43EB">
              <w:rPr>
                <w:noProof/>
              </w:rPr>
              <w:t>20</w:t>
            </w:r>
          </w:ins>
          <w:ins w:id="157" w:author="Anees Shaikh" w:date="2013-10-19T03:52:00Z">
            <w:r>
              <w:rPr>
                <w:noProof/>
              </w:rPr>
              <w:fldChar w:fldCharType="end"/>
            </w:r>
          </w:ins>
        </w:p>
        <w:p w14:paraId="6849830B" w14:textId="77777777" w:rsidR="00884344" w:rsidRDefault="00884344">
          <w:pPr>
            <w:pStyle w:val="TOC2"/>
            <w:tabs>
              <w:tab w:val="left" w:pos="749"/>
              <w:tab w:val="right" w:leader="dot" w:pos="9350"/>
            </w:tabs>
            <w:rPr>
              <w:ins w:id="158" w:author="Anees Shaikh" w:date="2013-10-19T03:52:00Z"/>
              <w:rFonts w:eastAsiaTheme="minorEastAsia"/>
              <w:noProof/>
              <w:sz w:val="24"/>
              <w:szCs w:val="24"/>
              <w:lang w:eastAsia="ja-JP"/>
            </w:rPr>
          </w:pPr>
          <w:ins w:id="159" w:author="Anees Shaikh" w:date="2013-10-19T03:52:00Z">
            <w:r>
              <w:rPr>
                <w:noProof/>
              </w:rPr>
              <w:t>8.4</w:t>
            </w:r>
            <w:r>
              <w:rPr>
                <w:rFonts w:eastAsiaTheme="minorEastAsia"/>
                <w:noProof/>
                <w:sz w:val="24"/>
                <w:szCs w:val="24"/>
                <w:lang w:eastAsia="ja-JP"/>
              </w:rPr>
              <w:tab/>
            </w:r>
            <w:r>
              <w:rPr>
                <w:noProof/>
              </w:rPr>
              <w:t>OpenFlow Configuration Point</w:t>
            </w:r>
            <w:r>
              <w:rPr>
                <w:noProof/>
              </w:rPr>
              <w:tab/>
            </w:r>
            <w:r>
              <w:rPr>
                <w:noProof/>
              </w:rPr>
              <w:fldChar w:fldCharType="begin"/>
            </w:r>
            <w:r>
              <w:rPr>
                <w:noProof/>
              </w:rPr>
              <w:instrText xml:space="preserve"> PAGEREF _Toc243774057 \h </w:instrText>
            </w:r>
          </w:ins>
          <w:r>
            <w:rPr>
              <w:noProof/>
            </w:rPr>
          </w:r>
          <w:r>
            <w:rPr>
              <w:noProof/>
            </w:rPr>
            <w:fldChar w:fldCharType="separate"/>
          </w:r>
          <w:ins w:id="160" w:author="Anees Shaikh" w:date="2013-10-19T23:57:00Z">
            <w:r w:rsidR="00EE43EB">
              <w:rPr>
                <w:noProof/>
              </w:rPr>
              <w:t>20</w:t>
            </w:r>
          </w:ins>
          <w:ins w:id="161" w:author="Anees Shaikh" w:date="2013-10-19T03:52:00Z">
            <w:r>
              <w:rPr>
                <w:noProof/>
              </w:rPr>
              <w:fldChar w:fldCharType="end"/>
            </w:r>
          </w:ins>
        </w:p>
        <w:p w14:paraId="67352CC9" w14:textId="77777777" w:rsidR="00884344" w:rsidRDefault="00884344">
          <w:pPr>
            <w:pStyle w:val="TOC3"/>
            <w:tabs>
              <w:tab w:val="left" w:pos="1136"/>
              <w:tab w:val="right" w:leader="dot" w:pos="9350"/>
            </w:tabs>
            <w:rPr>
              <w:ins w:id="162" w:author="Anees Shaikh" w:date="2013-10-19T03:52:00Z"/>
              <w:rFonts w:eastAsiaTheme="minorEastAsia"/>
              <w:noProof/>
              <w:sz w:val="24"/>
              <w:szCs w:val="24"/>
              <w:lang w:eastAsia="ja-JP"/>
            </w:rPr>
          </w:pPr>
          <w:ins w:id="163" w:author="Anees Shaikh" w:date="2013-10-19T03:52:00Z">
            <w:r>
              <w:rPr>
                <w:noProof/>
              </w:rPr>
              <w:t>8.4.1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_Toc243774058 \h </w:instrText>
            </w:r>
          </w:ins>
          <w:r>
            <w:rPr>
              <w:noProof/>
            </w:rPr>
          </w:r>
          <w:r>
            <w:rPr>
              <w:noProof/>
            </w:rPr>
            <w:fldChar w:fldCharType="separate"/>
          </w:r>
          <w:ins w:id="164" w:author="Anees Shaikh" w:date="2013-10-19T23:57:00Z">
            <w:r w:rsidR="00EE43EB">
              <w:rPr>
                <w:noProof/>
              </w:rPr>
              <w:t>20</w:t>
            </w:r>
          </w:ins>
          <w:ins w:id="165" w:author="Anees Shaikh" w:date="2013-10-19T03:52:00Z">
            <w:r>
              <w:rPr>
                <w:noProof/>
              </w:rPr>
              <w:fldChar w:fldCharType="end"/>
            </w:r>
          </w:ins>
        </w:p>
        <w:p w14:paraId="7E041B85" w14:textId="77777777" w:rsidR="00884344" w:rsidRDefault="00884344">
          <w:pPr>
            <w:pStyle w:val="TOC3"/>
            <w:tabs>
              <w:tab w:val="left" w:pos="1136"/>
              <w:tab w:val="right" w:leader="dot" w:pos="9350"/>
            </w:tabs>
            <w:rPr>
              <w:ins w:id="166" w:author="Anees Shaikh" w:date="2013-10-19T03:52:00Z"/>
              <w:rFonts w:eastAsiaTheme="minorEastAsia"/>
              <w:noProof/>
              <w:sz w:val="24"/>
              <w:szCs w:val="24"/>
              <w:lang w:eastAsia="ja-JP"/>
            </w:rPr>
          </w:pPr>
          <w:ins w:id="167" w:author="Anees Shaikh" w:date="2013-10-19T03:52:00Z">
            <w:r>
              <w:rPr>
                <w:noProof/>
              </w:rPr>
              <w:t>8.4.2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_Toc243774059 \h </w:instrText>
            </w:r>
          </w:ins>
          <w:r>
            <w:rPr>
              <w:noProof/>
            </w:rPr>
          </w:r>
          <w:r>
            <w:rPr>
              <w:noProof/>
            </w:rPr>
            <w:fldChar w:fldCharType="separate"/>
          </w:r>
          <w:ins w:id="168" w:author="Anees Shaikh" w:date="2013-10-19T23:57:00Z">
            <w:r w:rsidR="00EE43EB">
              <w:rPr>
                <w:noProof/>
              </w:rPr>
              <w:t>20</w:t>
            </w:r>
          </w:ins>
          <w:ins w:id="169" w:author="Anees Shaikh" w:date="2013-10-19T03:52:00Z">
            <w:r>
              <w:rPr>
                <w:noProof/>
              </w:rPr>
              <w:fldChar w:fldCharType="end"/>
            </w:r>
          </w:ins>
        </w:p>
        <w:p w14:paraId="7EA0AADC" w14:textId="77777777" w:rsidR="00884344" w:rsidRDefault="00884344">
          <w:pPr>
            <w:pStyle w:val="TOC2"/>
            <w:tabs>
              <w:tab w:val="left" w:pos="749"/>
              <w:tab w:val="right" w:leader="dot" w:pos="9350"/>
            </w:tabs>
            <w:rPr>
              <w:ins w:id="170" w:author="Anees Shaikh" w:date="2013-10-19T03:52:00Z"/>
              <w:rFonts w:eastAsiaTheme="minorEastAsia"/>
              <w:noProof/>
              <w:sz w:val="24"/>
              <w:szCs w:val="24"/>
              <w:lang w:eastAsia="ja-JP"/>
            </w:rPr>
          </w:pPr>
          <w:ins w:id="171" w:author="Anees Shaikh" w:date="2013-10-19T03:52:00Z">
            <w:r>
              <w:rPr>
                <w:noProof/>
              </w:rPr>
              <w:t>8.5</w:t>
            </w:r>
            <w:r>
              <w:rPr>
                <w:rFonts w:eastAsiaTheme="minorEastAsia"/>
                <w:noProof/>
                <w:sz w:val="24"/>
                <w:szCs w:val="24"/>
                <w:lang w:eastAsia="ja-JP"/>
              </w:rPr>
              <w:tab/>
            </w:r>
            <w:r>
              <w:rPr>
                <w:noProof/>
              </w:rPr>
              <w:t>OpenFlow Logical Switch</w:t>
            </w:r>
            <w:r>
              <w:rPr>
                <w:noProof/>
              </w:rPr>
              <w:tab/>
            </w:r>
            <w:r>
              <w:rPr>
                <w:noProof/>
              </w:rPr>
              <w:fldChar w:fldCharType="begin"/>
            </w:r>
            <w:r>
              <w:rPr>
                <w:noProof/>
              </w:rPr>
              <w:instrText xml:space="preserve"> PAGEREF _Toc243774060 \h </w:instrText>
            </w:r>
          </w:ins>
          <w:r>
            <w:rPr>
              <w:noProof/>
            </w:rPr>
          </w:r>
          <w:r>
            <w:rPr>
              <w:noProof/>
            </w:rPr>
            <w:fldChar w:fldCharType="separate"/>
          </w:r>
          <w:ins w:id="172" w:author="Anees Shaikh" w:date="2013-10-19T23:57:00Z">
            <w:r w:rsidR="00EE43EB">
              <w:rPr>
                <w:noProof/>
              </w:rPr>
              <w:t>21</w:t>
            </w:r>
          </w:ins>
          <w:ins w:id="173" w:author="Anees Shaikh" w:date="2013-10-19T03:52:00Z">
            <w:r>
              <w:rPr>
                <w:noProof/>
              </w:rPr>
              <w:fldChar w:fldCharType="end"/>
            </w:r>
          </w:ins>
        </w:p>
        <w:p w14:paraId="74C7A956" w14:textId="77777777" w:rsidR="00884344" w:rsidRDefault="00884344">
          <w:pPr>
            <w:pStyle w:val="TOC3"/>
            <w:tabs>
              <w:tab w:val="left" w:pos="1136"/>
              <w:tab w:val="right" w:leader="dot" w:pos="9350"/>
            </w:tabs>
            <w:rPr>
              <w:ins w:id="174" w:author="Anees Shaikh" w:date="2013-10-19T03:52:00Z"/>
              <w:rFonts w:eastAsiaTheme="minorEastAsia"/>
              <w:noProof/>
              <w:sz w:val="24"/>
              <w:szCs w:val="24"/>
              <w:lang w:eastAsia="ja-JP"/>
            </w:rPr>
          </w:pPr>
          <w:ins w:id="175" w:author="Anees Shaikh" w:date="2013-10-19T03:52:00Z">
            <w:r>
              <w:rPr>
                <w:noProof/>
              </w:rPr>
              <w:t>8.5.1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_Toc243774061 \h </w:instrText>
            </w:r>
          </w:ins>
          <w:r>
            <w:rPr>
              <w:noProof/>
            </w:rPr>
          </w:r>
          <w:r>
            <w:rPr>
              <w:noProof/>
            </w:rPr>
            <w:fldChar w:fldCharType="separate"/>
          </w:r>
          <w:ins w:id="176" w:author="Anees Shaikh" w:date="2013-10-19T23:57:00Z">
            <w:r w:rsidR="00EE43EB">
              <w:rPr>
                <w:noProof/>
              </w:rPr>
              <w:t>21</w:t>
            </w:r>
          </w:ins>
          <w:ins w:id="177" w:author="Anees Shaikh" w:date="2013-10-19T03:52:00Z">
            <w:r>
              <w:rPr>
                <w:noProof/>
              </w:rPr>
              <w:fldChar w:fldCharType="end"/>
            </w:r>
          </w:ins>
        </w:p>
        <w:p w14:paraId="2AB84C58" w14:textId="77777777" w:rsidR="00884344" w:rsidRDefault="00884344">
          <w:pPr>
            <w:pStyle w:val="TOC3"/>
            <w:tabs>
              <w:tab w:val="left" w:pos="1136"/>
              <w:tab w:val="right" w:leader="dot" w:pos="9350"/>
            </w:tabs>
            <w:rPr>
              <w:ins w:id="178" w:author="Anees Shaikh" w:date="2013-10-19T03:52:00Z"/>
              <w:rFonts w:eastAsiaTheme="minorEastAsia"/>
              <w:noProof/>
              <w:sz w:val="24"/>
              <w:szCs w:val="24"/>
              <w:lang w:eastAsia="ja-JP"/>
            </w:rPr>
          </w:pPr>
          <w:ins w:id="179" w:author="Anees Shaikh" w:date="2013-10-19T03:52:00Z">
            <w:r>
              <w:rPr>
                <w:noProof/>
              </w:rPr>
              <w:t>8.5.2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_Toc243774062 \h </w:instrText>
            </w:r>
          </w:ins>
          <w:r>
            <w:rPr>
              <w:noProof/>
            </w:rPr>
          </w:r>
          <w:r>
            <w:rPr>
              <w:noProof/>
            </w:rPr>
            <w:fldChar w:fldCharType="separate"/>
          </w:r>
          <w:ins w:id="180" w:author="Anees Shaikh" w:date="2013-10-19T23:57:00Z">
            <w:r w:rsidR="00EE43EB">
              <w:rPr>
                <w:noProof/>
              </w:rPr>
              <w:t>21</w:t>
            </w:r>
          </w:ins>
          <w:ins w:id="181" w:author="Anees Shaikh" w:date="2013-10-19T03:52:00Z">
            <w:r>
              <w:rPr>
                <w:noProof/>
              </w:rPr>
              <w:fldChar w:fldCharType="end"/>
            </w:r>
          </w:ins>
        </w:p>
        <w:p w14:paraId="7B55886F" w14:textId="77777777" w:rsidR="00884344" w:rsidRDefault="00884344">
          <w:pPr>
            <w:pStyle w:val="TOC2"/>
            <w:tabs>
              <w:tab w:val="left" w:pos="749"/>
              <w:tab w:val="right" w:leader="dot" w:pos="9350"/>
            </w:tabs>
            <w:rPr>
              <w:ins w:id="182" w:author="Anees Shaikh" w:date="2013-10-19T03:52:00Z"/>
              <w:rFonts w:eastAsiaTheme="minorEastAsia"/>
              <w:noProof/>
              <w:sz w:val="24"/>
              <w:szCs w:val="24"/>
              <w:lang w:eastAsia="ja-JP"/>
            </w:rPr>
          </w:pPr>
          <w:ins w:id="183" w:author="Anees Shaikh" w:date="2013-10-19T03:52:00Z">
            <w:r>
              <w:rPr>
                <w:noProof/>
              </w:rPr>
              <w:t>8.6</w:t>
            </w:r>
            <w:r>
              <w:rPr>
                <w:rFonts w:eastAsiaTheme="minorEastAsia"/>
                <w:noProof/>
                <w:sz w:val="24"/>
                <w:szCs w:val="24"/>
                <w:lang w:eastAsia="ja-JP"/>
              </w:rPr>
              <w:tab/>
            </w:r>
            <w:r>
              <w:rPr>
                <w:noProof/>
              </w:rPr>
              <w:t>Logical Switch Capabilities</w:t>
            </w:r>
            <w:r>
              <w:rPr>
                <w:noProof/>
              </w:rPr>
              <w:tab/>
            </w:r>
            <w:r>
              <w:rPr>
                <w:noProof/>
              </w:rPr>
              <w:fldChar w:fldCharType="begin"/>
            </w:r>
            <w:r>
              <w:rPr>
                <w:noProof/>
              </w:rPr>
              <w:instrText xml:space="preserve"> PAGEREF _Toc243774063 \h </w:instrText>
            </w:r>
          </w:ins>
          <w:r>
            <w:rPr>
              <w:noProof/>
            </w:rPr>
          </w:r>
          <w:r>
            <w:rPr>
              <w:noProof/>
            </w:rPr>
            <w:fldChar w:fldCharType="separate"/>
          </w:r>
          <w:ins w:id="184" w:author="Anees Shaikh" w:date="2013-10-19T23:57:00Z">
            <w:r w:rsidR="00EE43EB">
              <w:rPr>
                <w:noProof/>
              </w:rPr>
              <w:t>23</w:t>
            </w:r>
          </w:ins>
          <w:ins w:id="185" w:author="Anees Shaikh" w:date="2013-10-19T03:52:00Z">
            <w:r>
              <w:rPr>
                <w:noProof/>
              </w:rPr>
              <w:fldChar w:fldCharType="end"/>
            </w:r>
          </w:ins>
        </w:p>
        <w:p w14:paraId="1B5FFA92" w14:textId="77777777" w:rsidR="00884344" w:rsidRDefault="00884344">
          <w:pPr>
            <w:pStyle w:val="TOC3"/>
            <w:tabs>
              <w:tab w:val="left" w:pos="1136"/>
              <w:tab w:val="right" w:leader="dot" w:pos="9350"/>
            </w:tabs>
            <w:rPr>
              <w:ins w:id="186" w:author="Anees Shaikh" w:date="2013-10-19T03:52:00Z"/>
              <w:rFonts w:eastAsiaTheme="minorEastAsia"/>
              <w:noProof/>
              <w:sz w:val="24"/>
              <w:szCs w:val="24"/>
              <w:lang w:eastAsia="ja-JP"/>
            </w:rPr>
          </w:pPr>
          <w:ins w:id="187" w:author="Anees Shaikh" w:date="2013-10-19T03:52:00Z">
            <w:r>
              <w:rPr>
                <w:noProof/>
              </w:rPr>
              <w:t>8.6.1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_Toc243774064 \h </w:instrText>
            </w:r>
          </w:ins>
          <w:r>
            <w:rPr>
              <w:noProof/>
            </w:rPr>
          </w:r>
          <w:r>
            <w:rPr>
              <w:noProof/>
            </w:rPr>
            <w:fldChar w:fldCharType="separate"/>
          </w:r>
          <w:ins w:id="188" w:author="Anees Shaikh" w:date="2013-10-19T23:57:00Z">
            <w:r w:rsidR="00EE43EB">
              <w:rPr>
                <w:noProof/>
              </w:rPr>
              <w:t>23</w:t>
            </w:r>
          </w:ins>
          <w:ins w:id="189" w:author="Anees Shaikh" w:date="2013-10-19T03:52:00Z">
            <w:r>
              <w:rPr>
                <w:noProof/>
              </w:rPr>
              <w:fldChar w:fldCharType="end"/>
            </w:r>
          </w:ins>
        </w:p>
        <w:p w14:paraId="4C1C6A69" w14:textId="77777777" w:rsidR="00884344" w:rsidRDefault="00884344">
          <w:pPr>
            <w:pStyle w:val="TOC3"/>
            <w:tabs>
              <w:tab w:val="left" w:pos="1136"/>
              <w:tab w:val="right" w:leader="dot" w:pos="9350"/>
            </w:tabs>
            <w:rPr>
              <w:ins w:id="190" w:author="Anees Shaikh" w:date="2013-10-19T03:52:00Z"/>
              <w:rFonts w:eastAsiaTheme="minorEastAsia"/>
              <w:noProof/>
              <w:sz w:val="24"/>
              <w:szCs w:val="24"/>
              <w:lang w:eastAsia="ja-JP"/>
            </w:rPr>
          </w:pPr>
          <w:ins w:id="191" w:author="Anees Shaikh" w:date="2013-10-19T03:52:00Z">
            <w:r>
              <w:rPr>
                <w:noProof/>
              </w:rPr>
              <w:t>8.6.2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_Toc243774065 \h </w:instrText>
            </w:r>
          </w:ins>
          <w:r>
            <w:rPr>
              <w:noProof/>
            </w:rPr>
          </w:r>
          <w:r>
            <w:rPr>
              <w:noProof/>
            </w:rPr>
            <w:fldChar w:fldCharType="separate"/>
          </w:r>
          <w:ins w:id="192" w:author="Anees Shaikh" w:date="2013-10-19T23:57:00Z">
            <w:r w:rsidR="00EE43EB">
              <w:rPr>
                <w:noProof/>
              </w:rPr>
              <w:t>23</w:t>
            </w:r>
          </w:ins>
          <w:ins w:id="193" w:author="Anees Shaikh" w:date="2013-10-19T03:52:00Z">
            <w:r>
              <w:rPr>
                <w:noProof/>
              </w:rPr>
              <w:fldChar w:fldCharType="end"/>
            </w:r>
          </w:ins>
        </w:p>
        <w:p w14:paraId="792B20E6" w14:textId="77777777" w:rsidR="00884344" w:rsidRDefault="00884344">
          <w:pPr>
            <w:pStyle w:val="TOC2"/>
            <w:tabs>
              <w:tab w:val="left" w:pos="749"/>
              <w:tab w:val="right" w:leader="dot" w:pos="9350"/>
            </w:tabs>
            <w:rPr>
              <w:ins w:id="194" w:author="Anees Shaikh" w:date="2013-10-19T03:52:00Z"/>
              <w:rFonts w:eastAsiaTheme="minorEastAsia"/>
              <w:noProof/>
              <w:sz w:val="24"/>
              <w:szCs w:val="24"/>
              <w:lang w:eastAsia="ja-JP"/>
            </w:rPr>
          </w:pPr>
          <w:ins w:id="195" w:author="Anees Shaikh" w:date="2013-10-19T03:52:00Z">
            <w:r>
              <w:rPr>
                <w:noProof/>
              </w:rPr>
              <w:t>8.7</w:t>
            </w:r>
            <w:r>
              <w:rPr>
                <w:rFonts w:eastAsiaTheme="minorEastAsia"/>
                <w:noProof/>
                <w:sz w:val="24"/>
                <w:szCs w:val="24"/>
                <w:lang w:eastAsia="ja-JP"/>
              </w:rPr>
              <w:tab/>
            </w:r>
            <w:r>
              <w:rPr>
                <w:noProof/>
              </w:rPr>
              <w:t>OpenFlow Controller</w:t>
            </w:r>
            <w:r>
              <w:rPr>
                <w:noProof/>
              </w:rPr>
              <w:tab/>
            </w:r>
            <w:r>
              <w:rPr>
                <w:noProof/>
              </w:rPr>
              <w:fldChar w:fldCharType="begin"/>
            </w:r>
            <w:r>
              <w:rPr>
                <w:noProof/>
              </w:rPr>
              <w:instrText xml:space="preserve"> PAGEREF _Toc243774066 \h </w:instrText>
            </w:r>
          </w:ins>
          <w:r>
            <w:rPr>
              <w:noProof/>
            </w:rPr>
          </w:r>
          <w:r>
            <w:rPr>
              <w:noProof/>
            </w:rPr>
            <w:fldChar w:fldCharType="separate"/>
          </w:r>
          <w:ins w:id="196" w:author="Anees Shaikh" w:date="2013-10-19T23:57:00Z">
            <w:r w:rsidR="00EE43EB">
              <w:rPr>
                <w:noProof/>
              </w:rPr>
              <w:t>24</w:t>
            </w:r>
          </w:ins>
          <w:ins w:id="197" w:author="Anees Shaikh" w:date="2013-10-19T03:52:00Z">
            <w:r>
              <w:rPr>
                <w:noProof/>
              </w:rPr>
              <w:fldChar w:fldCharType="end"/>
            </w:r>
          </w:ins>
        </w:p>
        <w:p w14:paraId="069A00D5" w14:textId="77777777" w:rsidR="00884344" w:rsidRDefault="00884344">
          <w:pPr>
            <w:pStyle w:val="TOC3"/>
            <w:tabs>
              <w:tab w:val="left" w:pos="1136"/>
              <w:tab w:val="right" w:leader="dot" w:pos="9350"/>
            </w:tabs>
            <w:rPr>
              <w:ins w:id="198" w:author="Anees Shaikh" w:date="2013-10-19T03:52:00Z"/>
              <w:rFonts w:eastAsiaTheme="minorEastAsia"/>
              <w:noProof/>
              <w:sz w:val="24"/>
              <w:szCs w:val="24"/>
              <w:lang w:eastAsia="ja-JP"/>
            </w:rPr>
          </w:pPr>
          <w:ins w:id="199" w:author="Anees Shaikh" w:date="2013-10-19T03:52:00Z">
            <w:r>
              <w:rPr>
                <w:noProof/>
              </w:rPr>
              <w:t>8.7.1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_Toc243774067 \h </w:instrText>
            </w:r>
          </w:ins>
          <w:r>
            <w:rPr>
              <w:noProof/>
            </w:rPr>
          </w:r>
          <w:r>
            <w:rPr>
              <w:noProof/>
            </w:rPr>
            <w:fldChar w:fldCharType="separate"/>
          </w:r>
          <w:ins w:id="200" w:author="Anees Shaikh" w:date="2013-10-19T23:57:00Z">
            <w:r w:rsidR="00EE43EB">
              <w:rPr>
                <w:noProof/>
              </w:rPr>
              <w:t>24</w:t>
            </w:r>
          </w:ins>
          <w:ins w:id="201" w:author="Anees Shaikh" w:date="2013-10-19T03:52:00Z">
            <w:r>
              <w:rPr>
                <w:noProof/>
              </w:rPr>
              <w:fldChar w:fldCharType="end"/>
            </w:r>
          </w:ins>
        </w:p>
        <w:p w14:paraId="5D1EA6CC" w14:textId="77777777" w:rsidR="00884344" w:rsidRDefault="00884344">
          <w:pPr>
            <w:pStyle w:val="TOC3"/>
            <w:tabs>
              <w:tab w:val="left" w:pos="1136"/>
              <w:tab w:val="right" w:leader="dot" w:pos="9350"/>
            </w:tabs>
            <w:rPr>
              <w:ins w:id="202" w:author="Anees Shaikh" w:date="2013-10-19T03:52:00Z"/>
              <w:rFonts w:eastAsiaTheme="minorEastAsia"/>
              <w:noProof/>
              <w:sz w:val="24"/>
              <w:szCs w:val="24"/>
              <w:lang w:eastAsia="ja-JP"/>
            </w:rPr>
          </w:pPr>
          <w:ins w:id="203" w:author="Anees Shaikh" w:date="2013-10-19T03:52:00Z">
            <w:r>
              <w:rPr>
                <w:noProof/>
              </w:rPr>
              <w:t>8.7.2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_Toc243774068 \h </w:instrText>
            </w:r>
          </w:ins>
          <w:r>
            <w:rPr>
              <w:noProof/>
            </w:rPr>
          </w:r>
          <w:r>
            <w:rPr>
              <w:noProof/>
            </w:rPr>
            <w:fldChar w:fldCharType="separate"/>
          </w:r>
          <w:ins w:id="204" w:author="Anees Shaikh" w:date="2013-10-19T23:57:00Z">
            <w:r w:rsidR="00EE43EB">
              <w:rPr>
                <w:noProof/>
              </w:rPr>
              <w:t>25</w:t>
            </w:r>
          </w:ins>
          <w:ins w:id="205" w:author="Anees Shaikh" w:date="2013-10-19T03:52:00Z">
            <w:r>
              <w:rPr>
                <w:noProof/>
              </w:rPr>
              <w:fldChar w:fldCharType="end"/>
            </w:r>
          </w:ins>
        </w:p>
        <w:p w14:paraId="7BF1BB85" w14:textId="77777777" w:rsidR="00884344" w:rsidRDefault="00884344">
          <w:pPr>
            <w:pStyle w:val="TOC2"/>
            <w:tabs>
              <w:tab w:val="left" w:pos="749"/>
              <w:tab w:val="right" w:leader="dot" w:pos="9350"/>
            </w:tabs>
            <w:rPr>
              <w:ins w:id="206" w:author="Anees Shaikh" w:date="2013-10-19T03:52:00Z"/>
              <w:rFonts w:eastAsiaTheme="minorEastAsia"/>
              <w:noProof/>
              <w:sz w:val="24"/>
              <w:szCs w:val="24"/>
              <w:lang w:eastAsia="ja-JP"/>
            </w:rPr>
          </w:pPr>
          <w:ins w:id="207" w:author="Anees Shaikh" w:date="2013-10-19T03:52:00Z">
            <w:r>
              <w:rPr>
                <w:noProof/>
              </w:rPr>
              <w:t>8.8</w:t>
            </w:r>
            <w:r>
              <w:rPr>
                <w:rFonts w:eastAsiaTheme="minorEastAsia"/>
                <w:noProof/>
                <w:sz w:val="24"/>
                <w:szCs w:val="24"/>
                <w:lang w:eastAsia="ja-JP"/>
              </w:rPr>
              <w:tab/>
            </w:r>
            <w:r>
              <w:rPr>
                <w:noProof/>
              </w:rPr>
              <w:t>OpenFlow Resource</w:t>
            </w:r>
            <w:r>
              <w:rPr>
                <w:noProof/>
              </w:rPr>
              <w:tab/>
            </w:r>
            <w:r>
              <w:rPr>
                <w:noProof/>
              </w:rPr>
              <w:fldChar w:fldCharType="begin"/>
            </w:r>
            <w:r>
              <w:rPr>
                <w:noProof/>
              </w:rPr>
              <w:instrText xml:space="preserve"> PAGEREF _Toc243774069 \h </w:instrText>
            </w:r>
          </w:ins>
          <w:r>
            <w:rPr>
              <w:noProof/>
            </w:rPr>
          </w:r>
          <w:r>
            <w:rPr>
              <w:noProof/>
            </w:rPr>
            <w:fldChar w:fldCharType="separate"/>
          </w:r>
          <w:ins w:id="208" w:author="Anees Shaikh" w:date="2013-10-19T23:57:00Z">
            <w:r w:rsidR="00EE43EB">
              <w:rPr>
                <w:noProof/>
              </w:rPr>
              <w:t>25</w:t>
            </w:r>
          </w:ins>
          <w:ins w:id="209" w:author="Anees Shaikh" w:date="2013-10-19T03:52:00Z">
            <w:r>
              <w:rPr>
                <w:noProof/>
              </w:rPr>
              <w:fldChar w:fldCharType="end"/>
            </w:r>
          </w:ins>
        </w:p>
        <w:p w14:paraId="03B3CE3D" w14:textId="77777777" w:rsidR="00884344" w:rsidRDefault="00884344">
          <w:pPr>
            <w:pStyle w:val="TOC3"/>
            <w:tabs>
              <w:tab w:val="left" w:pos="1136"/>
              <w:tab w:val="right" w:leader="dot" w:pos="9350"/>
            </w:tabs>
            <w:rPr>
              <w:ins w:id="210" w:author="Anees Shaikh" w:date="2013-10-19T03:52:00Z"/>
              <w:rFonts w:eastAsiaTheme="minorEastAsia"/>
              <w:noProof/>
              <w:sz w:val="24"/>
              <w:szCs w:val="24"/>
              <w:lang w:eastAsia="ja-JP"/>
            </w:rPr>
          </w:pPr>
          <w:ins w:id="211" w:author="Anees Shaikh" w:date="2013-10-19T03:52:00Z">
            <w:r>
              <w:rPr>
                <w:noProof/>
              </w:rPr>
              <w:t>8.8.1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_Toc243774070 \h </w:instrText>
            </w:r>
          </w:ins>
          <w:r>
            <w:rPr>
              <w:noProof/>
            </w:rPr>
          </w:r>
          <w:r>
            <w:rPr>
              <w:noProof/>
            </w:rPr>
            <w:fldChar w:fldCharType="separate"/>
          </w:r>
          <w:ins w:id="212" w:author="Anees Shaikh" w:date="2013-10-19T23:57:00Z">
            <w:r w:rsidR="00EE43EB">
              <w:rPr>
                <w:noProof/>
              </w:rPr>
              <w:t>25</w:t>
            </w:r>
          </w:ins>
          <w:ins w:id="213" w:author="Anees Shaikh" w:date="2013-10-19T03:52:00Z">
            <w:r>
              <w:rPr>
                <w:noProof/>
              </w:rPr>
              <w:fldChar w:fldCharType="end"/>
            </w:r>
          </w:ins>
        </w:p>
        <w:p w14:paraId="23FBA373" w14:textId="77777777" w:rsidR="00884344" w:rsidRDefault="00884344">
          <w:pPr>
            <w:pStyle w:val="TOC3"/>
            <w:tabs>
              <w:tab w:val="left" w:pos="1136"/>
              <w:tab w:val="right" w:leader="dot" w:pos="9350"/>
            </w:tabs>
            <w:rPr>
              <w:ins w:id="214" w:author="Anees Shaikh" w:date="2013-10-19T03:52:00Z"/>
              <w:rFonts w:eastAsiaTheme="minorEastAsia"/>
              <w:noProof/>
              <w:sz w:val="24"/>
              <w:szCs w:val="24"/>
              <w:lang w:eastAsia="ja-JP"/>
            </w:rPr>
          </w:pPr>
          <w:ins w:id="215" w:author="Anees Shaikh" w:date="2013-10-19T03:52:00Z">
            <w:r>
              <w:rPr>
                <w:noProof/>
              </w:rPr>
              <w:t>8.8.2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_Toc243774071 \h </w:instrText>
            </w:r>
          </w:ins>
          <w:r>
            <w:rPr>
              <w:noProof/>
            </w:rPr>
          </w:r>
          <w:r>
            <w:rPr>
              <w:noProof/>
            </w:rPr>
            <w:fldChar w:fldCharType="separate"/>
          </w:r>
          <w:ins w:id="216" w:author="Anees Shaikh" w:date="2013-10-19T23:57:00Z">
            <w:r w:rsidR="00EE43EB">
              <w:rPr>
                <w:noProof/>
              </w:rPr>
              <w:t>25</w:t>
            </w:r>
          </w:ins>
          <w:ins w:id="217" w:author="Anees Shaikh" w:date="2013-10-19T03:52:00Z">
            <w:r>
              <w:rPr>
                <w:noProof/>
              </w:rPr>
              <w:fldChar w:fldCharType="end"/>
            </w:r>
          </w:ins>
        </w:p>
        <w:p w14:paraId="07BA297B" w14:textId="77777777" w:rsidR="00884344" w:rsidRDefault="00884344">
          <w:pPr>
            <w:pStyle w:val="TOC2"/>
            <w:tabs>
              <w:tab w:val="left" w:pos="749"/>
              <w:tab w:val="right" w:leader="dot" w:pos="9350"/>
            </w:tabs>
            <w:rPr>
              <w:ins w:id="218" w:author="Anees Shaikh" w:date="2013-10-19T03:52:00Z"/>
              <w:rFonts w:eastAsiaTheme="minorEastAsia"/>
              <w:noProof/>
              <w:sz w:val="24"/>
              <w:szCs w:val="24"/>
              <w:lang w:eastAsia="ja-JP"/>
            </w:rPr>
          </w:pPr>
          <w:ins w:id="219" w:author="Anees Shaikh" w:date="2013-10-19T03:52:00Z">
            <w:r>
              <w:rPr>
                <w:noProof/>
              </w:rPr>
              <w:t>8.9</w:t>
            </w:r>
            <w:r>
              <w:rPr>
                <w:rFonts w:eastAsiaTheme="minorEastAsia"/>
                <w:noProof/>
                <w:sz w:val="24"/>
                <w:szCs w:val="24"/>
                <w:lang w:eastAsia="ja-JP"/>
              </w:rPr>
              <w:tab/>
            </w:r>
            <w:r>
              <w:rPr>
                <w:noProof/>
              </w:rPr>
              <w:t>OpenFlow Port</w:t>
            </w:r>
            <w:r>
              <w:rPr>
                <w:noProof/>
              </w:rPr>
              <w:tab/>
            </w:r>
            <w:r>
              <w:rPr>
                <w:noProof/>
              </w:rPr>
              <w:fldChar w:fldCharType="begin"/>
            </w:r>
            <w:r>
              <w:rPr>
                <w:noProof/>
              </w:rPr>
              <w:instrText xml:space="preserve"> PAGEREF _Toc243774072 \h </w:instrText>
            </w:r>
          </w:ins>
          <w:r>
            <w:rPr>
              <w:noProof/>
            </w:rPr>
          </w:r>
          <w:r>
            <w:rPr>
              <w:noProof/>
            </w:rPr>
            <w:fldChar w:fldCharType="separate"/>
          </w:r>
          <w:ins w:id="220" w:author="Anees Shaikh" w:date="2013-10-19T23:57:00Z">
            <w:r w:rsidR="00EE43EB">
              <w:rPr>
                <w:noProof/>
              </w:rPr>
              <w:t>26</w:t>
            </w:r>
          </w:ins>
          <w:ins w:id="221" w:author="Anees Shaikh" w:date="2013-10-19T03:52:00Z">
            <w:r>
              <w:rPr>
                <w:noProof/>
              </w:rPr>
              <w:fldChar w:fldCharType="end"/>
            </w:r>
          </w:ins>
        </w:p>
        <w:p w14:paraId="0BD5F7BA" w14:textId="77777777" w:rsidR="00884344" w:rsidRDefault="00884344">
          <w:pPr>
            <w:pStyle w:val="TOC3"/>
            <w:tabs>
              <w:tab w:val="left" w:pos="1136"/>
              <w:tab w:val="right" w:leader="dot" w:pos="9350"/>
            </w:tabs>
            <w:rPr>
              <w:ins w:id="222" w:author="Anees Shaikh" w:date="2013-10-19T03:52:00Z"/>
              <w:rFonts w:eastAsiaTheme="minorEastAsia"/>
              <w:noProof/>
              <w:sz w:val="24"/>
              <w:szCs w:val="24"/>
              <w:lang w:eastAsia="ja-JP"/>
            </w:rPr>
          </w:pPr>
          <w:ins w:id="223" w:author="Anees Shaikh" w:date="2013-10-19T03:52:00Z">
            <w:r>
              <w:rPr>
                <w:noProof/>
              </w:rPr>
              <w:t>8.9.1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_Toc243774073 \h </w:instrText>
            </w:r>
          </w:ins>
          <w:r>
            <w:rPr>
              <w:noProof/>
            </w:rPr>
          </w:r>
          <w:r>
            <w:rPr>
              <w:noProof/>
            </w:rPr>
            <w:fldChar w:fldCharType="separate"/>
          </w:r>
          <w:ins w:id="224" w:author="Anees Shaikh" w:date="2013-10-19T23:57:00Z">
            <w:r w:rsidR="00EE43EB">
              <w:rPr>
                <w:noProof/>
              </w:rPr>
              <w:t>26</w:t>
            </w:r>
          </w:ins>
          <w:ins w:id="225" w:author="Anees Shaikh" w:date="2013-10-19T03:52:00Z">
            <w:r>
              <w:rPr>
                <w:noProof/>
              </w:rPr>
              <w:fldChar w:fldCharType="end"/>
            </w:r>
          </w:ins>
        </w:p>
        <w:p w14:paraId="2A8D5C36" w14:textId="77777777" w:rsidR="00884344" w:rsidRDefault="00884344">
          <w:pPr>
            <w:pStyle w:val="TOC3"/>
            <w:tabs>
              <w:tab w:val="left" w:pos="1136"/>
              <w:tab w:val="right" w:leader="dot" w:pos="9350"/>
            </w:tabs>
            <w:rPr>
              <w:ins w:id="226" w:author="Anees Shaikh" w:date="2013-10-19T03:52:00Z"/>
              <w:rFonts w:eastAsiaTheme="minorEastAsia"/>
              <w:noProof/>
              <w:sz w:val="24"/>
              <w:szCs w:val="24"/>
              <w:lang w:eastAsia="ja-JP"/>
            </w:rPr>
          </w:pPr>
          <w:ins w:id="227" w:author="Anees Shaikh" w:date="2013-10-19T03:52:00Z">
            <w:r>
              <w:rPr>
                <w:noProof/>
              </w:rPr>
              <w:t>8.9.2</w:t>
            </w:r>
            <w:r>
              <w:rPr>
                <w:rFonts w:eastAsiaTheme="minorEastAsia"/>
                <w:noProof/>
                <w:sz w:val="24"/>
                <w:szCs w:val="24"/>
                <w:lang w:eastAsia="ja-JP"/>
              </w:rPr>
              <w:tab/>
            </w:r>
            <w:r>
              <w:rPr>
                <w:noProof/>
              </w:rPr>
              <w:t>XML Examples</w:t>
            </w:r>
            <w:r>
              <w:rPr>
                <w:noProof/>
              </w:rPr>
              <w:tab/>
            </w:r>
            <w:r>
              <w:rPr>
                <w:noProof/>
              </w:rPr>
              <w:fldChar w:fldCharType="begin"/>
            </w:r>
            <w:r>
              <w:rPr>
                <w:noProof/>
              </w:rPr>
              <w:instrText xml:space="preserve"> PAGEREF _Toc243774074 \h </w:instrText>
            </w:r>
          </w:ins>
          <w:r>
            <w:rPr>
              <w:noProof/>
            </w:rPr>
          </w:r>
          <w:r>
            <w:rPr>
              <w:noProof/>
            </w:rPr>
            <w:fldChar w:fldCharType="separate"/>
          </w:r>
          <w:ins w:id="228" w:author="Anees Shaikh" w:date="2013-10-19T23:57:00Z">
            <w:r w:rsidR="00EE43EB">
              <w:rPr>
                <w:noProof/>
              </w:rPr>
              <w:t>27</w:t>
            </w:r>
          </w:ins>
          <w:ins w:id="229" w:author="Anees Shaikh" w:date="2013-10-19T03:52:00Z">
            <w:r>
              <w:rPr>
                <w:noProof/>
              </w:rPr>
              <w:fldChar w:fldCharType="end"/>
            </w:r>
          </w:ins>
        </w:p>
        <w:p w14:paraId="0C173B98" w14:textId="77777777" w:rsidR="00884344" w:rsidRDefault="00884344">
          <w:pPr>
            <w:pStyle w:val="TOC2"/>
            <w:tabs>
              <w:tab w:val="left" w:pos="871"/>
              <w:tab w:val="right" w:leader="dot" w:pos="9350"/>
            </w:tabs>
            <w:rPr>
              <w:ins w:id="230" w:author="Anees Shaikh" w:date="2013-10-19T03:52:00Z"/>
              <w:rFonts w:eastAsiaTheme="minorEastAsia"/>
              <w:noProof/>
              <w:sz w:val="24"/>
              <w:szCs w:val="24"/>
              <w:lang w:eastAsia="ja-JP"/>
            </w:rPr>
          </w:pPr>
          <w:ins w:id="231" w:author="Anees Shaikh" w:date="2013-10-19T03:52:00Z">
            <w:r>
              <w:rPr>
                <w:noProof/>
              </w:rPr>
              <w:t>8.10</w:t>
            </w:r>
            <w:r>
              <w:rPr>
                <w:rFonts w:eastAsiaTheme="minorEastAsia"/>
                <w:noProof/>
                <w:sz w:val="24"/>
                <w:szCs w:val="24"/>
                <w:lang w:eastAsia="ja-JP"/>
              </w:rPr>
              <w:tab/>
            </w:r>
            <w:r>
              <w:rPr>
                <w:noProof/>
              </w:rPr>
              <w:t>OpenFlow Port Feature</w:t>
            </w:r>
            <w:r>
              <w:rPr>
                <w:noProof/>
              </w:rPr>
              <w:tab/>
            </w:r>
            <w:r>
              <w:rPr>
                <w:noProof/>
              </w:rPr>
              <w:fldChar w:fldCharType="begin"/>
            </w:r>
            <w:r>
              <w:rPr>
                <w:noProof/>
              </w:rPr>
              <w:instrText xml:space="preserve"> PAGEREF _Toc243774075 \h </w:instrText>
            </w:r>
          </w:ins>
          <w:r>
            <w:rPr>
              <w:noProof/>
            </w:rPr>
          </w:r>
          <w:r>
            <w:rPr>
              <w:noProof/>
            </w:rPr>
            <w:fldChar w:fldCharType="separate"/>
          </w:r>
          <w:ins w:id="232" w:author="Anees Shaikh" w:date="2013-10-19T23:57:00Z">
            <w:r w:rsidR="00EE43EB">
              <w:rPr>
                <w:noProof/>
              </w:rPr>
              <w:t>28</w:t>
            </w:r>
          </w:ins>
          <w:ins w:id="233" w:author="Anees Shaikh" w:date="2013-10-19T03:52:00Z">
            <w:r>
              <w:rPr>
                <w:noProof/>
              </w:rPr>
              <w:fldChar w:fldCharType="end"/>
            </w:r>
          </w:ins>
        </w:p>
        <w:p w14:paraId="7255DDA1" w14:textId="77777777" w:rsidR="00884344" w:rsidRDefault="00884344">
          <w:pPr>
            <w:pStyle w:val="TOC3"/>
            <w:tabs>
              <w:tab w:val="left" w:pos="1258"/>
              <w:tab w:val="right" w:leader="dot" w:pos="9350"/>
            </w:tabs>
            <w:rPr>
              <w:ins w:id="234" w:author="Anees Shaikh" w:date="2013-10-19T03:52:00Z"/>
              <w:rFonts w:eastAsiaTheme="minorEastAsia"/>
              <w:noProof/>
              <w:sz w:val="24"/>
              <w:szCs w:val="24"/>
              <w:lang w:eastAsia="ja-JP"/>
            </w:rPr>
          </w:pPr>
          <w:ins w:id="235" w:author="Anees Shaikh" w:date="2013-10-19T03:52:00Z">
            <w:r>
              <w:rPr>
                <w:noProof/>
              </w:rPr>
              <w:t>8.10.1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_Toc243774076 \h </w:instrText>
            </w:r>
          </w:ins>
          <w:r>
            <w:rPr>
              <w:noProof/>
            </w:rPr>
          </w:r>
          <w:r>
            <w:rPr>
              <w:noProof/>
            </w:rPr>
            <w:fldChar w:fldCharType="separate"/>
          </w:r>
          <w:ins w:id="236" w:author="Anees Shaikh" w:date="2013-10-19T23:57:00Z">
            <w:r w:rsidR="00EE43EB">
              <w:rPr>
                <w:noProof/>
              </w:rPr>
              <w:t>29</w:t>
            </w:r>
          </w:ins>
          <w:ins w:id="237" w:author="Anees Shaikh" w:date="2013-10-19T03:52:00Z">
            <w:r>
              <w:rPr>
                <w:noProof/>
              </w:rPr>
              <w:fldChar w:fldCharType="end"/>
            </w:r>
          </w:ins>
        </w:p>
        <w:p w14:paraId="63245828" w14:textId="77777777" w:rsidR="00884344" w:rsidRDefault="00884344">
          <w:pPr>
            <w:pStyle w:val="TOC3"/>
            <w:tabs>
              <w:tab w:val="left" w:pos="1258"/>
              <w:tab w:val="right" w:leader="dot" w:pos="9350"/>
            </w:tabs>
            <w:rPr>
              <w:ins w:id="238" w:author="Anees Shaikh" w:date="2013-10-19T03:52:00Z"/>
              <w:rFonts w:eastAsiaTheme="minorEastAsia"/>
              <w:noProof/>
              <w:sz w:val="24"/>
              <w:szCs w:val="24"/>
              <w:lang w:eastAsia="ja-JP"/>
            </w:rPr>
          </w:pPr>
          <w:ins w:id="239" w:author="Anees Shaikh" w:date="2013-10-19T03:52:00Z">
            <w:r>
              <w:rPr>
                <w:noProof/>
              </w:rPr>
              <w:t>8.10.2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_Toc243774077 \h </w:instrText>
            </w:r>
          </w:ins>
          <w:r>
            <w:rPr>
              <w:noProof/>
            </w:rPr>
          </w:r>
          <w:r>
            <w:rPr>
              <w:noProof/>
            </w:rPr>
            <w:fldChar w:fldCharType="separate"/>
          </w:r>
          <w:ins w:id="240" w:author="Anees Shaikh" w:date="2013-10-19T23:57:00Z">
            <w:r w:rsidR="00EE43EB">
              <w:rPr>
                <w:noProof/>
              </w:rPr>
              <w:t>29</w:t>
            </w:r>
          </w:ins>
          <w:ins w:id="241" w:author="Anees Shaikh" w:date="2013-10-19T03:52:00Z">
            <w:r>
              <w:rPr>
                <w:noProof/>
              </w:rPr>
              <w:fldChar w:fldCharType="end"/>
            </w:r>
          </w:ins>
        </w:p>
        <w:p w14:paraId="0456DB50" w14:textId="77777777" w:rsidR="00884344" w:rsidRDefault="00884344">
          <w:pPr>
            <w:pStyle w:val="TOC2"/>
            <w:tabs>
              <w:tab w:val="left" w:pos="871"/>
              <w:tab w:val="right" w:leader="dot" w:pos="9350"/>
            </w:tabs>
            <w:rPr>
              <w:ins w:id="242" w:author="Anees Shaikh" w:date="2013-10-19T03:52:00Z"/>
              <w:rFonts w:eastAsiaTheme="minorEastAsia"/>
              <w:noProof/>
              <w:sz w:val="24"/>
              <w:szCs w:val="24"/>
              <w:lang w:eastAsia="ja-JP"/>
            </w:rPr>
          </w:pPr>
          <w:ins w:id="243" w:author="Anees Shaikh" w:date="2013-10-19T03:52:00Z">
            <w:r>
              <w:rPr>
                <w:noProof/>
              </w:rPr>
              <w:t>8.11</w:t>
            </w:r>
            <w:r>
              <w:rPr>
                <w:rFonts w:eastAsiaTheme="minorEastAsia"/>
                <w:noProof/>
                <w:sz w:val="24"/>
                <w:szCs w:val="24"/>
                <w:lang w:eastAsia="ja-JP"/>
              </w:rPr>
              <w:tab/>
            </w:r>
            <w:r>
              <w:rPr>
                <w:noProof/>
              </w:rPr>
              <w:t>OpenFlow Queue</w:t>
            </w:r>
            <w:r>
              <w:rPr>
                <w:noProof/>
              </w:rPr>
              <w:tab/>
            </w:r>
            <w:r>
              <w:rPr>
                <w:noProof/>
              </w:rPr>
              <w:fldChar w:fldCharType="begin"/>
            </w:r>
            <w:r>
              <w:rPr>
                <w:noProof/>
              </w:rPr>
              <w:instrText xml:space="preserve"> PAGEREF _Toc243774078 \h </w:instrText>
            </w:r>
          </w:ins>
          <w:r>
            <w:rPr>
              <w:noProof/>
            </w:rPr>
          </w:r>
          <w:r>
            <w:rPr>
              <w:noProof/>
            </w:rPr>
            <w:fldChar w:fldCharType="separate"/>
          </w:r>
          <w:ins w:id="244" w:author="Anees Shaikh" w:date="2013-10-19T23:57:00Z">
            <w:r w:rsidR="00EE43EB">
              <w:rPr>
                <w:noProof/>
              </w:rPr>
              <w:t>29</w:t>
            </w:r>
          </w:ins>
          <w:ins w:id="245" w:author="Anees Shaikh" w:date="2013-10-19T03:52:00Z">
            <w:r>
              <w:rPr>
                <w:noProof/>
              </w:rPr>
              <w:fldChar w:fldCharType="end"/>
            </w:r>
          </w:ins>
        </w:p>
        <w:p w14:paraId="13284B4E" w14:textId="77777777" w:rsidR="00884344" w:rsidRDefault="00884344">
          <w:pPr>
            <w:pStyle w:val="TOC3"/>
            <w:tabs>
              <w:tab w:val="left" w:pos="1258"/>
              <w:tab w:val="right" w:leader="dot" w:pos="9350"/>
            </w:tabs>
            <w:rPr>
              <w:ins w:id="246" w:author="Anees Shaikh" w:date="2013-10-19T03:52:00Z"/>
              <w:rFonts w:eastAsiaTheme="minorEastAsia"/>
              <w:noProof/>
              <w:sz w:val="24"/>
              <w:szCs w:val="24"/>
              <w:lang w:eastAsia="ja-JP"/>
            </w:rPr>
          </w:pPr>
          <w:ins w:id="247" w:author="Anees Shaikh" w:date="2013-10-19T03:52:00Z">
            <w:r>
              <w:rPr>
                <w:noProof/>
              </w:rPr>
              <w:t>8.11.1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_Toc243774079 \h </w:instrText>
            </w:r>
          </w:ins>
          <w:r>
            <w:rPr>
              <w:noProof/>
            </w:rPr>
          </w:r>
          <w:r>
            <w:rPr>
              <w:noProof/>
            </w:rPr>
            <w:fldChar w:fldCharType="separate"/>
          </w:r>
          <w:ins w:id="248" w:author="Anees Shaikh" w:date="2013-10-19T23:57:00Z">
            <w:r w:rsidR="00EE43EB">
              <w:rPr>
                <w:noProof/>
              </w:rPr>
              <w:t>30</w:t>
            </w:r>
          </w:ins>
          <w:ins w:id="249" w:author="Anees Shaikh" w:date="2013-10-19T03:52:00Z">
            <w:r>
              <w:rPr>
                <w:noProof/>
              </w:rPr>
              <w:fldChar w:fldCharType="end"/>
            </w:r>
          </w:ins>
        </w:p>
        <w:p w14:paraId="0BDDAE81" w14:textId="77777777" w:rsidR="00884344" w:rsidRDefault="00884344">
          <w:pPr>
            <w:pStyle w:val="TOC3"/>
            <w:tabs>
              <w:tab w:val="left" w:pos="1258"/>
              <w:tab w:val="right" w:leader="dot" w:pos="9350"/>
            </w:tabs>
            <w:rPr>
              <w:ins w:id="250" w:author="Anees Shaikh" w:date="2013-10-19T03:52:00Z"/>
              <w:rFonts w:eastAsiaTheme="minorEastAsia"/>
              <w:noProof/>
              <w:sz w:val="24"/>
              <w:szCs w:val="24"/>
              <w:lang w:eastAsia="ja-JP"/>
            </w:rPr>
          </w:pPr>
          <w:ins w:id="251" w:author="Anees Shaikh" w:date="2013-10-19T03:52:00Z">
            <w:r>
              <w:rPr>
                <w:noProof/>
              </w:rPr>
              <w:t>8.11.2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_Toc243774080 \h </w:instrText>
            </w:r>
          </w:ins>
          <w:r>
            <w:rPr>
              <w:noProof/>
            </w:rPr>
          </w:r>
          <w:r>
            <w:rPr>
              <w:noProof/>
            </w:rPr>
            <w:fldChar w:fldCharType="separate"/>
          </w:r>
          <w:ins w:id="252" w:author="Anees Shaikh" w:date="2013-10-19T23:57:00Z">
            <w:r w:rsidR="00EE43EB">
              <w:rPr>
                <w:noProof/>
              </w:rPr>
              <w:t>30</w:t>
            </w:r>
          </w:ins>
          <w:ins w:id="253" w:author="Anees Shaikh" w:date="2013-10-19T03:52:00Z">
            <w:r>
              <w:rPr>
                <w:noProof/>
              </w:rPr>
              <w:fldChar w:fldCharType="end"/>
            </w:r>
          </w:ins>
        </w:p>
        <w:p w14:paraId="527C430F" w14:textId="77777777" w:rsidR="00884344" w:rsidRDefault="00884344">
          <w:pPr>
            <w:pStyle w:val="TOC2"/>
            <w:tabs>
              <w:tab w:val="left" w:pos="871"/>
              <w:tab w:val="right" w:leader="dot" w:pos="9350"/>
            </w:tabs>
            <w:rPr>
              <w:ins w:id="254" w:author="Anees Shaikh" w:date="2013-10-19T03:52:00Z"/>
              <w:rFonts w:eastAsiaTheme="minorEastAsia"/>
              <w:noProof/>
              <w:sz w:val="24"/>
              <w:szCs w:val="24"/>
              <w:lang w:eastAsia="ja-JP"/>
            </w:rPr>
          </w:pPr>
          <w:ins w:id="255" w:author="Anees Shaikh" w:date="2013-10-19T03:52:00Z">
            <w:r>
              <w:rPr>
                <w:noProof/>
              </w:rPr>
              <w:t>8.12</w:t>
            </w:r>
            <w:r>
              <w:rPr>
                <w:rFonts w:eastAsiaTheme="minorEastAsia"/>
                <w:noProof/>
                <w:sz w:val="24"/>
                <w:szCs w:val="24"/>
                <w:lang w:eastAsia="ja-JP"/>
              </w:rPr>
              <w:tab/>
            </w:r>
            <w:r>
              <w:rPr>
                <w:noProof/>
              </w:rPr>
              <w:t>External Certificate</w:t>
            </w:r>
            <w:r>
              <w:rPr>
                <w:noProof/>
              </w:rPr>
              <w:tab/>
            </w:r>
            <w:r>
              <w:rPr>
                <w:noProof/>
              </w:rPr>
              <w:fldChar w:fldCharType="begin"/>
            </w:r>
            <w:r>
              <w:rPr>
                <w:noProof/>
              </w:rPr>
              <w:instrText xml:space="preserve"> PAGEREF _Toc243774081 \h </w:instrText>
            </w:r>
          </w:ins>
          <w:r>
            <w:rPr>
              <w:noProof/>
            </w:rPr>
          </w:r>
          <w:r>
            <w:rPr>
              <w:noProof/>
            </w:rPr>
            <w:fldChar w:fldCharType="separate"/>
          </w:r>
          <w:ins w:id="256" w:author="Anees Shaikh" w:date="2013-10-19T23:57:00Z">
            <w:r w:rsidR="00EE43EB">
              <w:rPr>
                <w:noProof/>
              </w:rPr>
              <w:t>31</w:t>
            </w:r>
          </w:ins>
          <w:ins w:id="257" w:author="Anees Shaikh" w:date="2013-10-19T03:52:00Z">
            <w:r>
              <w:rPr>
                <w:noProof/>
              </w:rPr>
              <w:fldChar w:fldCharType="end"/>
            </w:r>
          </w:ins>
        </w:p>
        <w:p w14:paraId="04257922" w14:textId="77777777" w:rsidR="00884344" w:rsidRDefault="00884344">
          <w:pPr>
            <w:pStyle w:val="TOC3"/>
            <w:tabs>
              <w:tab w:val="left" w:pos="1258"/>
              <w:tab w:val="right" w:leader="dot" w:pos="9350"/>
            </w:tabs>
            <w:rPr>
              <w:ins w:id="258" w:author="Anees Shaikh" w:date="2013-10-19T03:52:00Z"/>
              <w:rFonts w:eastAsiaTheme="minorEastAsia"/>
              <w:noProof/>
              <w:sz w:val="24"/>
              <w:szCs w:val="24"/>
              <w:lang w:eastAsia="ja-JP"/>
            </w:rPr>
          </w:pPr>
          <w:ins w:id="259" w:author="Anees Shaikh" w:date="2013-10-19T03:52:00Z">
            <w:r>
              <w:rPr>
                <w:noProof/>
              </w:rPr>
              <w:t>8.12.1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_Toc243774082 \h </w:instrText>
            </w:r>
          </w:ins>
          <w:r>
            <w:rPr>
              <w:noProof/>
            </w:rPr>
          </w:r>
          <w:r>
            <w:rPr>
              <w:noProof/>
            </w:rPr>
            <w:fldChar w:fldCharType="separate"/>
          </w:r>
          <w:ins w:id="260" w:author="Anees Shaikh" w:date="2013-10-19T23:57:00Z">
            <w:r w:rsidR="00EE43EB">
              <w:rPr>
                <w:noProof/>
              </w:rPr>
              <w:t>31</w:t>
            </w:r>
          </w:ins>
          <w:ins w:id="261" w:author="Anees Shaikh" w:date="2013-10-19T03:52:00Z">
            <w:r>
              <w:rPr>
                <w:noProof/>
              </w:rPr>
              <w:fldChar w:fldCharType="end"/>
            </w:r>
          </w:ins>
        </w:p>
        <w:p w14:paraId="2CA4C94C" w14:textId="77777777" w:rsidR="00884344" w:rsidRDefault="00884344">
          <w:pPr>
            <w:pStyle w:val="TOC3"/>
            <w:tabs>
              <w:tab w:val="left" w:pos="1258"/>
              <w:tab w:val="right" w:leader="dot" w:pos="9350"/>
            </w:tabs>
            <w:rPr>
              <w:ins w:id="262" w:author="Anees Shaikh" w:date="2013-10-19T03:52:00Z"/>
              <w:rFonts w:eastAsiaTheme="minorEastAsia"/>
              <w:noProof/>
              <w:sz w:val="24"/>
              <w:szCs w:val="24"/>
              <w:lang w:eastAsia="ja-JP"/>
            </w:rPr>
          </w:pPr>
          <w:ins w:id="263" w:author="Anees Shaikh" w:date="2013-10-19T03:52:00Z">
            <w:r>
              <w:rPr>
                <w:noProof/>
              </w:rPr>
              <w:t>8.12.2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_Toc243774083 \h </w:instrText>
            </w:r>
          </w:ins>
          <w:r>
            <w:rPr>
              <w:noProof/>
            </w:rPr>
          </w:r>
          <w:r>
            <w:rPr>
              <w:noProof/>
            </w:rPr>
            <w:fldChar w:fldCharType="separate"/>
          </w:r>
          <w:ins w:id="264" w:author="Anees Shaikh" w:date="2013-10-19T23:57:00Z">
            <w:r w:rsidR="00EE43EB">
              <w:rPr>
                <w:noProof/>
              </w:rPr>
              <w:t>31</w:t>
            </w:r>
          </w:ins>
          <w:ins w:id="265" w:author="Anees Shaikh" w:date="2013-10-19T03:52:00Z">
            <w:r>
              <w:rPr>
                <w:noProof/>
              </w:rPr>
              <w:fldChar w:fldCharType="end"/>
            </w:r>
          </w:ins>
        </w:p>
        <w:p w14:paraId="48CB2813" w14:textId="77777777" w:rsidR="00884344" w:rsidRDefault="00884344">
          <w:pPr>
            <w:pStyle w:val="TOC2"/>
            <w:tabs>
              <w:tab w:val="left" w:pos="871"/>
              <w:tab w:val="right" w:leader="dot" w:pos="9350"/>
            </w:tabs>
            <w:rPr>
              <w:ins w:id="266" w:author="Anees Shaikh" w:date="2013-10-19T03:52:00Z"/>
              <w:rFonts w:eastAsiaTheme="minorEastAsia"/>
              <w:noProof/>
              <w:sz w:val="24"/>
              <w:szCs w:val="24"/>
              <w:lang w:eastAsia="ja-JP"/>
            </w:rPr>
          </w:pPr>
          <w:ins w:id="267" w:author="Anees Shaikh" w:date="2013-10-19T03:52:00Z">
            <w:r>
              <w:rPr>
                <w:noProof/>
              </w:rPr>
              <w:t>8.13</w:t>
            </w:r>
            <w:r>
              <w:rPr>
                <w:rFonts w:eastAsiaTheme="minorEastAsia"/>
                <w:noProof/>
                <w:sz w:val="24"/>
                <w:szCs w:val="24"/>
                <w:lang w:eastAsia="ja-JP"/>
              </w:rPr>
              <w:tab/>
            </w:r>
            <w:r>
              <w:rPr>
                <w:noProof/>
              </w:rPr>
              <w:t>Owned Certificate</w:t>
            </w:r>
            <w:r>
              <w:rPr>
                <w:noProof/>
              </w:rPr>
              <w:tab/>
            </w:r>
            <w:r>
              <w:rPr>
                <w:noProof/>
              </w:rPr>
              <w:fldChar w:fldCharType="begin"/>
            </w:r>
            <w:r>
              <w:rPr>
                <w:noProof/>
              </w:rPr>
              <w:instrText xml:space="preserve"> PAGEREF _Toc243774084 \h </w:instrText>
            </w:r>
          </w:ins>
          <w:r>
            <w:rPr>
              <w:noProof/>
            </w:rPr>
          </w:r>
          <w:r>
            <w:rPr>
              <w:noProof/>
            </w:rPr>
            <w:fldChar w:fldCharType="separate"/>
          </w:r>
          <w:ins w:id="268" w:author="Anees Shaikh" w:date="2013-10-19T23:57:00Z">
            <w:r w:rsidR="00EE43EB">
              <w:rPr>
                <w:noProof/>
              </w:rPr>
              <w:t>31</w:t>
            </w:r>
          </w:ins>
          <w:ins w:id="269" w:author="Anees Shaikh" w:date="2013-10-19T03:52:00Z">
            <w:r>
              <w:rPr>
                <w:noProof/>
              </w:rPr>
              <w:fldChar w:fldCharType="end"/>
            </w:r>
          </w:ins>
        </w:p>
        <w:p w14:paraId="34CD34F9" w14:textId="77777777" w:rsidR="00884344" w:rsidRDefault="00884344">
          <w:pPr>
            <w:pStyle w:val="TOC3"/>
            <w:tabs>
              <w:tab w:val="left" w:pos="1258"/>
              <w:tab w:val="right" w:leader="dot" w:pos="9350"/>
            </w:tabs>
            <w:rPr>
              <w:ins w:id="270" w:author="Anees Shaikh" w:date="2013-10-19T03:52:00Z"/>
              <w:rFonts w:eastAsiaTheme="minorEastAsia"/>
              <w:noProof/>
              <w:sz w:val="24"/>
              <w:szCs w:val="24"/>
              <w:lang w:eastAsia="ja-JP"/>
            </w:rPr>
          </w:pPr>
          <w:ins w:id="271" w:author="Anees Shaikh" w:date="2013-10-19T03:52:00Z">
            <w:r>
              <w:rPr>
                <w:noProof/>
              </w:rPr>
              <w:lastRenderedPageBreak/>
              <w:t>8.13.1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_Toc243774085 \h </w:instrText>
            </w:r>
          </w:ins>
          <w:r>
            <w:rPr>
              <w:noProof/>
            </w:rPr>
          </w:r>
          <w:r>
            <w:rPr>
              <w:noProof/>
            </w:rPr>
            <w:fldChar w:fldCharType="separate"/>
          </w:r>
          <w:ins w:id="272" w:author="Anees Shaikh" w:date="2013-10-19T23:57:00Z">
            <w:r w:rsidR="00EE43EB">
              <w:rPr>
                <w:noProof/>
              </w:rPr>
              <w:t>32</w:t>
            </w:r>
          </w:ins>
          <w:ins w:id="273" w:author="Anees Shaikh" w:date="2013-10-19T03:52:00Z">
            <w:r>
              <w:rPr>
                <w:noProof/>
              </w:rPr>
              <w:fldChar w:fldCharType="end"/>
            </w:r>
          </w:ins>
        </w:p>
        <w:p w14:paraId="3F7606A7" w14:textId="77777777" w:rsidR="00884344" w:rsidRDefault="00884344">
          <w:pPr>
            <w:pStyle w:val="TOC3"/>
            <w:tabs>
              <w:tab w:val="left" w:pos="1258"/>
              <w:tab w:val="right" w:leader="dot" w:pos="9350"/>
            </w:tabs>
            <w:rPr>
              <w:ins w:id="274" w:author="Anees Shaikh" w:date="2013-10-19T03:52:00Z"/>
              <w:rFonts w:eastAsiaTheme="minorEastAsia"/>
              <w:noProof/>
              <w:sz w:val="24"/>
              <w:szCs w:val="24"/>
              <w:lang w:eastAsia="ja-JP"/>
            </w:rPr>
          </w:pPr>
          <w:ins w:id="275" w:author="Anees Shaikh" w:date="2013-10-19T03:52:00Z">
            <w:r>
              <w:rPr>
                <w:noProof/>
              </w:rPr>
              <w:t>8.13.2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_Toc243774086 \h </w:instrText>
            </w:r>
          </w:ins>
          <w:r>
            <w:rPr>
              <w:noProof/>
            </w:rPr>
          </w:r>
          <w:r>
            <w:rPr>
              <w:noProof/>
            </w:rPr>
            <w:fldChar w:fldCharType="separate"/>
          </w:r>
          <w:ins w:id="276" w:author="Anees Shaikh" w:date="2013-10-19T23:57:00Z">
            <w:r w:rsidR="00EE43EB">
              <w:rPr>
                <w:noProof/>
              </w:rPr>
              <w:t>32</w:t>
            </w:r>
          </w:ins>
          <w:ins w:id="277" w:author="Anees Shaikh" w:date="2013-10-19T03:52:00Z">
            <w:r>
              <w:rPr>
                <w:noProof/>
              </w:rPr>
              <w:fldChar w:fldCharType="end"/>
            </w:r>
          </w:ins>
        </w:p>
        <w:p w14:paraId="2DEA1879" w14:textId="77777777" w:rsidR="00884344" w:rsidRDefault="00884344">
          <w:pPr>
            <w:pStyle w:val="TOC2"/>
            <w:tabs>
              <w:tab w:val="left" w:pos="871"/>
              <w:tab w:val="right" w:leader="dot" w:pos="9350"/>
            </w:tabs>
            <w:rPr>
              <w:ins w:id="278" w:author="Anees Shaikh" w:date="2013-10-19T03:52:00Z"/>
              <w:rFonts w:eastAsiaTheme="minorEastAsia"/>
              <w:noProof/>
              <w:sz w:val="24"/>
              <w:szCs w:val="24"/>
              <w:lang w:eastAsia="ja-JP"/>
            </w:rPr>
          </w:pPr>
          <w:ins w:id="279" w:author="Anees Shaikh" w:date="2013-10-19T03:52:00Z">
            <w:r>
              <w:rPr>
                <w:noProof/>
              </w:rPr>
              <w:t>8.14</w:t>
            </w:r>
            <w:r>
              <w:rPr>
                <w:rFonts w:eastAsiaTheme="minorEastAsia"/>
                <w:noProof/>
                <w:sz w:val="24"/>
                <w:szCs w:val="24"/>
                <w:lang w:eastAsia="ja-JP"/>
              </w:rPr>
              <w:tab/>
            </w:r>
            <w:r>
              <w:rPr>
                <w:noProof/>
              </w:rPr>
              <w:t>OpenFlow Flow Table</w:t>
            </w:r>
            <w:r>
              <w:rPr>
                <w:noProof/>
              </w:rPr>
              <w:tab/>
            </w:r>
            <w:r>
              <w:rPr>
                <w:noProof/>
              </w:rPr>
              <w:fldChar w:fldCharType="begin"/>
            </w:r>
            <w:r>
              <w:rPr>
                <w:noProof/>
              </w:rPr>
              <w:instrText xml:space="preserve"> PAGEREF _Toc243774087 \h </w:instrText>
            </w:r>
          </w:ins>
          <w:r>
            <w:rPr>
              <w:noProof/>
            </w:rPr>
          </w:r>
          <w:r>
            <w:rPr>
              <w:noProof/>
            </w:rPr>
            <w:fldChar w:fldCharType="separate"/>
          </w:r>
          <w:ins w:id="280" w:author="Anees Shaikh" w:date="2013-10-19T23:57:00Z">
            <w:r w:rsidR="00EE43EB">
              <w:rPr>
                <w:noProof/>
              </w:rPr>
              <w:t>33</w:t>
            </w:r>
          </w:ins>
          <w:ins w:id="281" w:author="Anees Shaikh" w:date="2013-10-19T03:52:00Z">
            <w:r>
              <w:rPr>
                <w:noProof/>
              </w:rPr>
              <w:fldChar w:fldCharType="end"/>
            </w:r>
          </w:ins>
        </w:p>
        <w:p w14:paraId="08B9B1B4" w14:textId="77777777" w:rsidR="00884344" w:rsidRDefault="00884344">
          <w:pPr>
            <w:pStyle w:val="TOC3"/>
            <w:tabs>
              <w:tab w:val="left" w:pos="1258"/>
              <w:tab w:val="right" w:leader="dot" w:pos="9350"/>
            </w:tabs>
            <w:rPr>
              <w:ins w:id="282" w:author="Anees Shaikh" w:date="2013-10-19T03:52:00Z"/>
              <w:rFonts w:eastAsiaTheme="minorEastAsia"/>
              <w:noProof/>
              <w:sz w:val="24"/>
              <w:szCs w:val="24"/>
              <w:lang w:eastAsia="ja-JP"/>
            </w:rPr>
          </w:pPr>
          <w:ins w:id="283" w:author="Anees Shaikh" w:date="2013-10-19T03:52:00Z">
            <w:r>
              <w:rPr>
                <w:noProof/>
              </w:rPr>
              <w:t>8.14.1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_Toc243774088 \h </w:instrText>
            </w:r>
          </w:ins>
          <w:r>
            <w:rPr>
              <w:noProof/>
            </w:rPr>
          </w:r>
          <w:r>
            <w:rPr>
              <w:noProof/>
            </w:rPr>
            <w:fldChar w:fldCharType="separate"/>
          </w:r>
          <w:ins w:id="284" w:author="Anees Shaikh" w:date="2013-10-19T23:57:00Z">
            <w:r w:rsidR="00EE43EB">
              <w:rPr>
                <w:noProof/>
              </w:rPr>
              <w:t>33</w:t>
            </w:r>
          </w:ins>
          <w:ins w:id="285" w:author="Anees Shaikh" w:date="2013-10-19T03:52:00Z">
            <w:r>
              <w:rPr>
                <w:noProof/>
              </w:rPr>
              <w:fldChar w:fldCharType="end"/>
            </w:r>
          </w:ins>
        </w:p>
        <w:p w14:paraId="56E2EE67" w14:textId="77777777" w:rsidR="00884344" w:rsidRDefault="00884344">
          <w:pPr>
            <w:pStyle w:val="TOC3"/>
            <w:tabs>
              <w:tab w:val="left" w:pos="1258"/>
              <w:tab w:val="right" w:leader="dot" w:pos="9350"/>
            </w:tabs>
            <w:rPr>
              <w:ins w:id="286" w:author="Anees Shaikh" w:date="2013-10-19T03:52:00Z"/>
              <w:rFonts w:eastAsiaTheme="minorEastAsia"/>
              <w:noProof/>
              <w:sz w:val="24"/>
              <w:szCs w:val="24"/>
              <w:lang w:eastAsia="ja-JP"/>
            </w:rPr>
          </w:pPr>
          <w:ins w:id="287" w:author="Anees Shaikh" w:date="2013-10-19T03:52:00Z">
            <w:r>
              <w:rPr>
                <w:noProof/>
              </w:rPr>
              <w:t>8.14.2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_Toc243774089 \h </w:instrText>
            </w:r>
          </w:ins>
          <w:r>
            <w:rPr>
              <w:noProof/>
            </w:rPr>
          </w:r>
          <w:r>
            <w:rPr>
              <w:noProof/>
            </w:rPr>
            <w:fldChar w:fldCharType="separate"/>
          </w:r>
          <w:ins w:id="288" w:author="Anees Shaikh" w:date="2013-10-19T23:57:00Z">
            <w:r w:rsidR="00EE43EB">
              <w:rPr>
                <w:noProof/>
              </w:rPr>
              <w:t>33</w:t>
            </w:r>
          </w:ins>
          <w:ins w:id="289" w:author="Anees Shaikh" w:date="2013-10-19T03:52:00Z">
            <w:r>
              <w:rPr>
                <w:noProof/>
              </w:rPr>
              <w:fldChar w:fldCharType="end"/>
            </w:r>
          </w:ins>
        </w:p>
        <w:p w14:paraId="5AE0BF1B" w14:textId="77777777" w:rsidR="00884344" w:rsidRDefault="00884344">
          <w:pPr>
            <w:pStyle w:val="TOC2"/>
            <w:tabs>
              <w:tab w:val="left" w:pos="871"/>
              <w:tab w:val="right" w:leader="dot" w:pos="9350"/>
            </w:tabs>
            <w:rPr>
              <w:ins w:id="290" w:author="Anees Shaikh" w:date="2013-10-19T03:52:00Z"/>
              <w:rFonts w:eastAsiaTheme="minorEastAsia"/>
              <w:noProof/>
              <w:sz w:val="24"/>
              <w:szCs w:val="24"/>
              <w:lang w:eastAsia="ja-JP"/>
            </w:rPr>
          </w:pPr>
          <w:ins w:id="291" w:author="Anees Shaikh" w:date="2013-10-19T03:52:00Z">
            <w:r>
              <w:rPr>
                <w:noProof/>
              </w:rPr>
              <w:t>8.15</w:t>
            </w:r>
            <w:r>
              <w:rPr>
                <w:rFonts w:eastAsiaTheme="minorEastAsia"/>
                <w:noProof/>
                <w:sz w:val="24"/>
                <w:szCs w:val="24"/>
                <w:lang w:eastAsia="ja-JP"/>
              </w:rPr>
              <w:tab/>
            </w:r>
            <w:r>
              <w:rPr>
                <w:noProof/>
              </w:rPr>
              <w:t>NDM</w:t>
            </w:r>
            <w:r>
              <w:rPr>
                <w:noProof/>
              </w:rPr>
              <w:tab/>
            </w:r>
            <w:r>
              <w:rPr>
                <w:noProof/>
              </w:rPr>
              <w:fldChar w:fldCharType="begin"/>
            </w:r>
            <w:r>
              <w:rPr>
                <w:noProof/>
              </w:rPr>
              <w:instrText xml:space="preserve"> PAGEREF _Toc243774090 \h </w:instrText>
            </w:r>
          </w:ins>
          <w:r>
            <w:rPr>
              <w:noProof/>
            </w:rPr>
          </w:r>
          <w:r>
            <w:rPr>
              <w:noProof/>
            </w:rPr>
            <w:fldChar w:fldCharType="separate"/>
          </w:r>
          <w:ins w:id="292" w:author="Anees Shaikh" w:date="2013-10-19T23:57:00Z">
            <w:r w:rsidR="00EE43EB">
              <w:rPr>
                <w:noProof/>
              </w:rPr>
              <w:t>34</w:t>
            </w:r>
          </w:ins>
          <w:ins w:id="293" w:author="Anees Shaikh" w:date="2013-10-19T03:52:00Z">
            <w:r>
              <w:rPr>
                <w:noProof/>
              </w:rPr>
              <w:fldChar w:fldCharType="end"/>
            </w:r>
          </w:ins>
        </w:p>
        <w:p w14:paraId="7B1058E7" w14:textId="77777777" w:rsidR="00884344" w:rsidRDefault="00884344">
          <w:pPr>
            <w:pStyle w:val="TOC3"/>
            <w:tabs>
              <w:tab w:val="left" w:pos="1258"/>
              <w:tab w:val="right" w:leader="dot" w:pos="9350"/>
            </w:tabs>
            <w:rPr>
              <w:ins w:id="294" w:author="Anees Shaikh" w:date="2013-10-19T03:52:00Z"/>
              <w:rFonts w:eastAsiaTheme="minorEastAsia"/>
              <w:noProof/>
              <w:sz w:val="24"/>
              <w:szCs w:val="24"/>
              <w:lang w:eastAsia="ja-JP"/>
            </w:rPr>
          </w:pPr>
          <w:ins w:id="295" w:author="Anees Shaikh" w:date="2013-10-19T03:52:00Z">
            <w:r>
              <w:rPr>
                <w:noProof/>
              </w:rPr>
              <w:t>8.15.1</w:t>
            </w:r>
            <w:r>
              <w:rPr>
                <w:rFonts w:eastAsiaTheme="minorEastAsia"/>
                <w:noProof/>
                <w:sz w:val="24"/>
                <w:szCs w:val="24"/>
                <w:lang w:eastAsia="ja-JP"/>
              </w:rPr>
              <w:tab/>
            </w:r>
            <w:r>
              <w:rPr>
                <w:noProof/>
              </w:rPr>
              <w:t>UML Diagram</w:t>
            </w:r>
            <w:r>
              <w:rPr>
                <w:noProof/>
              </w:rPr>
              <w:tab/>
            </w:r>
            <w:r>
              <w:rPr>
                <w:noProof/>
              </w:rPr>
              <w:fldChar w:fldCharType="begin"/>
            </w:r>
            <w:r>
              <w:rPr>
                <w:noProof/>
              </w:rPr>
              <w:instrText xml:space="preserve"> PAGEREF _Toc243774091 \h </w:instrText>
            </w:r>
          </w:ins>
          <w:r>
            <w:rPr>
              <w:noProof/>
            </w:rPr>
          </w:r>
          <w:r>
            <w:rPr>
              <w:noProof/>
            </w:rPr>
            <w:fldChar w:fldCharType="separate"/>
          </w:r>
          <w:ins w:id="296" w:author="Anees Shaikh" w:date="2013-10-19T23:57:00Z">
            <w:r w:rsidR="00EE43EB">
              <w:rPr>
                <w:noProof/>
              </w:rPr>
              <w:t>35</w:t>
            </w:r>
          </w:ins>
          <w:ins w:id="297" w:author="Anees Shaikh" w:date="2013-10-19T03:52:00Z">
            <w:r>
              <w:rPr>
                <w:noProof/>
              </w:rPr>
              <w:fldChar w:fldCharType="end"/>
            </w:r>
          </w:ins>
        </w:p>
        <w:p w14:paraId="3D2F9DEA" w14:textId="77777777" w:rsidR="00884344" w:rsidRDefault="00884344">
          <w:pPr>
            <w:pStyle w:val="TOC3"/>
            <w:tabs>
              <w:tab w:val="left" w:pos="1258"/>
              <w:tab w:val="right" w:leader="dot" w:pos="9350"/>
            </w:tabs>
            <w:rPr>
              <w:ins w:id="298" w:author="Anees Shaikh" w:date="2013-10-19T03:52:00Z"/>
              <w:rFonts w:eastAsiaTheme="minorEastAsia"/>
              <w:noProof/>
              <w:sz w:val="24"/>
              <w:szCs w:val="24"/>
              <w:lang w:eastAsia="ja-JP"/>
            </w:rPr>
          </w:pPr>
          <w:ins w:id="299" w:author="Anees Shaikh" w:date="2013-10-19T03:52:00Z">
            <w:r>
              <w:rPr>
                <w:noProof/>
              </w:rPr>
              <w:t>8.15.2</w:t>
            </w:r>
            <w:r>
              <w:rPr>
                <w:rFonts w:eastAsiaTheme="minorEastAsia"/>
                <w:noProof/>
                <w:sz w:val="24"/>
                <w:szCs w:val="24"/>
                <w:lang w:eastAsia="ja-JP"/>
              </w:rPr>
              <w:tab/>
            </w:r>
            <w:r>
              <w:rPr>
                <w:noProof/>
              </w:rPr>
              <w:t>XML Example</w:t>
            </w:r>
            <w:r>
              <w:rPr>
                <w:noProof/>
              </w:rPr>
              <w:tab/>
            </w:r>
            <w:r>
              <w:rPr>
                <w:noProof/>
              </w:rPr>
              <w:fldChar w:fldCharType="begin"/>
            </w:r>
            <w:r>
              <w:rPr>
                <w:noProof/>
              </w:rPr>
              <w:instrText xml:space="preserve"> PAGEREF _Toc243774092 \h </w:instrText>
            </w:r>
          </w:ins>
          <w:r>
            <w:rPr>
              <w:noProof/>
            </w:rPr>
          </w:r>
          <w:r>
            <w:rPr>
              <w:noProof/>
            </w:rPr>
            <w:fldChar w:fldCharType="separate"/>
          </w:r>
          <w:ins w:id="300" w:author="Anees Shaikh" w:date="2013-10-19T23:57:00Z">
            <w:r w:rsidR="00EE43EB">
              <w:rPr>
                <w:noProof/>
              </w:rPr>
              <w:t>35</w:t>
            </w:r>
          </w:ins>
          <w:ins w:id="301" w:author="Anees Shaikh" w:date="2013-10-19T03:52:00Z">
            <w:r>
              <w:rPr>
                <w:noProof/>
              </w:rPr>
              <w:fldChar w:fldCharType="end"/>
            </w:r>
          </w:ins>
        </w:p>
        <w:p w14:paraId="66C9E78E" w14:textId="77777777" w:rsidR="00884344" w:rsidRDefault="00884344">
          <w:pPr>
            <w:pStyle w:val="TOC1"/>
            <w:tabs>
              <w:tab w:val="left" w:pos="362"/>
              <w:tab w:val="right" w:leader="dot" w:pos="9350"/>
            </w:tabs>
            <w:rPr>
              <w:ins w:id="302" w:author="Anees Shaikh" w:date="2013-10-19T03:52:00Z"/>
              <w:rFonts w:eastAsiaTheme="minorEastAsia"/>
              <w:noProof/>
              <w:sz w:val="24"/>
              <w:szCs w:val="24"/>
              <w:lang w:eastAsia="ja-JP"/>
            </w:rPr>
          </w:pPr>
          <w:ins w:id="303" w:author="Anees Shaikh" w:date="2013-10-19T03:52:00Z">
            <w:r>
              <w:rPr>
                <w:noProof/>
              </w:rPr>
              <w:t>9</w:t>
            </w:r>
            <w:r>
              <w:rPr>
                <w:rFonts w:eastAsiaTheme="minorEastAsia"/>
                <w:noProof/>
                <w:sz w:val="24"/>
                <w:szCs w:val="24"/>
                <w:lang w:eastAsia="ja-JP"/>
              </w:rPr>
              <w:tab/>
            </w:r>
            <w:r>
              <w:rPr>
                <w:noProof/>
              </w:rPr>
              <w:t>Binding to NETCONF</w:t>
            </w:r>
            <w:r>
              <w:rPr>
                <w:noProof/>
              </w:rPr>
              <w:tab/>
            </w:r>
            <w:r>
              <w:rPr>
                <w:noProof/>
              </w:rPr>
              <w:fldChar w:fldCharType="begin"/>
            </w:r>
            <w:r>
              <w:rPr>
                <w:noProof/>
              </w:rPr>
              <w:instrText xml:space="preserve"> PAGEREF _Toc243774093 \h </w:instrText>
            </w:r>
          </w:ins>
          <w:r>
            <w:rPr>
              <w:noProof/>
            </w:rPr>
          </w:r>
          <w:r>
            <w:rPr>
              <w:noProof/>
            </w:rPr>
            <w:fldChar w:fldCharType="separate"/>
          </w:r>
          <w:ins w:id="304" w:author="Anees Shaikh" w:date="2013-10-19T23:57:00Z">
            <w:r w:rsidR="00EE43EB">
              <w:rPr>
                <w:noProof/>
              </w:rPr>
              <w:t>36</w:t>
            </w:r>
          </w:ins>
          <w:ins w:id="305" w:author="Anees Shaikh" w:date="2013-10-19T03:52:00Z">
            <w:r>
              <w:rPr>
                <w:noProof/>
              </w:rPr>
              <w:fldChar w:fldCharType="end"/>
            </w:r>
          </w:ins>
        </w:p>
        <w:p w14:paraId="6AC532B6" w14:textId="77777777" w:rsidR="00884344" w:rsidRDefault="00884344">
          <w:pPr>
            <w:pStyle w:val="TOC2"/>
            <w:tabs>
              <w:tab w:val="left" w:pos="749"/>
              <w:tab w:val="right" w:leader="dot" w:pos="9350"/>
            </w:tabs>
            <w:rPr>
              <w:ins w:id="306" w:author="Anees Shaikh" w:date="2013-10-19T03:52:00Z"/>
              <w:rFonts w:eastAsiaTheme="minorEastAsia"/>
              <w:noProof/>
              <w:sz w:val="24"/>
              <w:szCs w:val="24"/>
              <w:lang w:eastAsia="ja-JP"/>
            </w:rPr>
          </w:pPr>
          <w:ins w:id="307" w:author="Anees Shaikh" w:date="2013-10-19T03:52:00Z">
            <w:r>
              <w:rPr>
                <w:noProof/>
              </w:rPr>
              <w:t>9.1</w:t>
            </w:r>
            <w:r>
              <w:rPr>
                <w:rFonts w:eastAsiaTheme="minorEastAsia"/>
                <w:noProof/>
                <w:sz w:val="24"/>
                <w:szCs w:val="24"/>
                <w:lang w:eastAsia="ja-JP"/>
              </w:rPr>
              <w:tab/>
            </w:r>
            <w:r>
              <w:rPr>
                <w:noProof/>
              </w:rPr>
              <w:t>Requirements</w:t>
            </w:r>
            <w:r>
              <w:rPr>
                <w:noProof/>
              </w:rPr>
              <w:tab/>
            </w:r>
            <w:r>
              <w:rPr>
                <w:noProof/>
              </w:rPr>
              <w:fldChar w:fldCharType="begin"/>
            </w:r>
            <w:r>
              <w:rPr>
                <w:noProof/>
              </w:rPr>
              <w:instrText xml:space="preserve"> PAGEREF _Toc243774094 \h </w:instrText>
            </w:r>
          </w:ins>
          <w:r>
            <w:rPr>
              <w:noProof/>
            </w:rPr>
          </w:r>
          <w:r>
            <w:rPr>
              <w:noProof/>
            </w:rPr>
            <w:fldChar w:fldCharType="separate"/>
          </w:r>
          <w:ins w:id="308" w:author="Anees Shaikh" w:date="2013-10-19T23:57:00Z">
            <w:r w:rsidR="00EE43EB">
              <w:rPr>
                <w:noProof/>
              </w:rPr>
              <w:t>36</w:t>
            </w:r>
          </w:ins>
          <w:ins w:id="309" w:author="Anees Shaikh" w:date="2013-10-19T03:52:00Z">
            <w:r>
              <w:rPr>
                <w:noProof/>
              </w:rPr>
              <w:fldChar w:fldCharType="end"/>
            </w:r>
          </w:ins>
        </w:p>
        <w:p w14:paraId="2A376130" w14:textId="77777777" w:rsidR="00884344" w:rsidRDefault="00884344">
          <w:pPr>
            <w:pStyle w:val="TOC2"/>
            <w:tabs>
              <w:tab w:val="left" w:pos="749"/>
              <w:tab w:val="right" w:leader="dot" w:pos="9350"/>
            </w:tabs>
            <w:rPr>
              <w:ins w:id="310" w:author="Anees Shaikh" w:date="2013-10-19T03:52:00Z"/>
              <w:rFonts w:eastAsiaTheme="minorEastAsia"/>
              <w:noProof/>
              <w:sz w:val="24"/>
              <w:szCs w:val="24"/>
              <w:lang w:eastAsia="ja-JP"/>
            </w:rPr>
          </w:pPr>
          <w:ins w:id="311" w:author="Anees Shaikh" w:date="2013-10-19T03:52:00Z">
            <w:r>
              <w:rPr>
                <w:noProof/>
              </w:rPr>
              <w:t>9.2</w:t>
            </w:r>
            <w:r>
              <w:rPr>
                <w:rFonts w:eastAsiaTheme="minorEastAsia"/>
                <w:noProof/>
                <w:sz w:val="24"/>
                <w:szCs w:val="24"/>
                <w:lang w:eastAsia="ja-JP"/>
              </w:rPr>
              <w:tab/>
            </w:r>
            <w:r>
              <w:rPr>
                <w:noProof/>
              </w:rPr>
              <w:t>How the Data Model is Bound to NETCONF</w:t>
            </w:r>
            <w:r>
              <w:rPr>
                <w:noProof/>
              </w:rPr>
              <w:tab/>
            </w:r>
            <w:r>
              <w:rPr>
                <w:noProof/>
              </w:rPr>
              <w:fldChar w:fldCharType="begin"/>
            </w:r>
            <w:r>
              <w:rPr>
                <w:noProof/>
              </w:rPr>
              <w:instrText xml:space="preserve"> PAGEREF _Toc243774095 \h </w:instrText>
            </w:r>
          </w:ins>
          <w:r>
            <w:rPr>
              <w:noProof/>
            </w:rPr>
          </w:r>
          <w:r>
            <w:rPr>
              <w:noProof/>
            </w:rPr>
            <w:fldChar w:fldCharType="separate"/>
          </w:r>
          <w:ins w:id="312" w:author="Anees Shaikh" w:date="2013-10-19T23:57:00Z">
            <w:r w:rsidR="00EE43EB">
              <w:rPr>
                <w:noProof/>
              </w:rPr>
              <w:t>36</w:t>
            </w:r>
          </w:ins>
          <w:ins w:id="313" w:author="Anees Shaikh" w:date="2013-10-19T03:52:00Z">
            <w:r>
              <w:rPr>
                <w:noProof/>
              </w:rPr>
              <w:fldChar w:fldCharType="end"/>
            </w:r>
          </w:ins>
        </w:p>
        <w:p w14:paraId="299825A9" w14:textId="77777777" w:rsidR="00884344" w:rsidRDefault="00884344">
          <w:pPr>
            <w:pStyle w:val="TOC3"/>
            <w:tabs>
              <w:tab w:val="left" w:pos="1136"/>
              <w:tab w:val="right" w:leader="dot" w:pos="9350"/>
            </w:tabs>
            <w:rPr>
              <w:ins w:id="314" w:author="Anees Shaikh" w:date="2013-10-19T03:52:00Z"/>
              <w:rFonts w:eastAsiaTheme="minorEastAsia"/>
              <w:noProof/>
              <w:sz w:val="24"/>
              <w:szCs w:val="24"/>
              <w:lang w:eastAsia="ja-JP"/>
            </w:rPr>
          </w:pPr>
          <w:ins w:id="315" w:author="Anees Shaikh" w:date="2013-10-19T03:52:00Z">
            <w:r>
              <w:rPr>
                <w:noProof/>
              </w:rPr>
              <w:t>9.2.1</w:t>
            </w:r>
            <w:r>
              <w:rPr>
                <w:rFonts w:eastAsiaTheme="minorEastAsia"/>
                <w:noProof/>
                <w:sz w:val="24"/>
                <w:szCs w:val="24"/>
                <w:lang w:eastAsia="ja-JP"/>
              </w:rPr>
              <w:tab/>
            </w:r>
            <w:r>
              <w:rPr>
                <w:noProof/>
              </w:rPr>
              <w:t>edit-config</w:t>
            </w:r>
            <w:r>
              <w:rPr>
                <w:noProof/>
              </w:rPr>
              <w:tab/>
            </w:r>
            <w:r>
              <w:rPr>
                <w:noProof/>
              </w:rPr>
              <w:fldChar w:fldCharType="begin"/>
            </w:r>
            <w:r>
              <w:rPr>
                <w:noProof/>
              </w:rPr>
              <w:instrText xml:space="preserve"> PAGEREF _Toc243774096 \h </w:instrText>
            </w:r>
          </w:ins>
          <w:r>
            <w:rPr>
              <w:noProof/>
            </w:rPr>
          </w:r>
          <w:r>
            <w:rPr>
              <w:noProof/>
            </w:rPr>
            <w:fldChar w:fldCharType="separate"/>
          </w:r>
          <w:ins w:id="316" w:author="Anees Shaikh" w:date="2013-10-19T23:57:00Z">
            <w:r w:rsidR="00EE43EB">
              <w:rPr>
                <w:noProof/>
              </w:rPr>
              <w:t>36</w:t>
            </w:r>
          </w:ins>
          <w:ins w:id="317" w:author="Anees Shaikh" w:date="2013-10-19T03:52:00Z">
            <w:r>
              <w:rPr>
                <w:noProof/>
              </w:rPr>
              <w:fldChar w:fldCharType="end"/>
            </w:r>
          </w:ins>
        </w:p>
        <w:p w14:paraId="4CE99937" w14:textId="77777777" w:rsidR="00884344" w:rsidRDefault="00884344">
          <w:pPr>
            <w:pStyle w:val="TOC3"/>
            <w:tabs>
              <w:tab w:val="left" w:pos="1136"/>
              <w:tab w:val="right" w:leader="dot" w:pos="9350"/>
            </w:tabs>
            <w:rPr>
              <w:ins w:id="318" w:author="Anees Shaikh" w:date="2013-10-19T03:52:00Z"/>
              <w:rFonts w:eastAsiaTheme="minorEastAsia"/>
              <w:noProof/>
              <w:sz w:val="24"/>
              <w:szCs w:val="24"/>
              <w:lang w:eastAsia="ja-JP"/>
            </w:rPr>
          </w:pPr>
          <w:ins w:id="319" w:author="Anees Shaikh" w:date="2013-10-19T03:52:00Z">
            <w:r>
              <w:rPr>
                <w:noProof/>
              </w:rPr>
              <w:t>9.2.2</w:t>
            </w:r>
            <w:r>
              <w:rPr>
                <w:rFonts w:eastAsiaTheme="minorEastAsia"/>
                <w:noProof/>
                <w:sz w:val="24"/>
                <w:szCs w:val="24"/>
                <w:lang w:eastAsia="ja-JP"/>
              </w:rPr>
              <w:tab/>
            </w:r>
            <w:r>
              <w:rPr>
                <w:noProof/>
              </w:rPr>
              <w:t>get-config</w:t>
            </w:r>
            <w:r>
              <w:rPr>
                <w:noProof/>
              </w:rPr>
              <w:tab/>
            </w:r>
            <w:r>
              <w:rPr>
                <w:noProof/>
              </w:rPr>
              <w:fldChar w:fldCharType="begin"/>
            </w:r>
            <w:r>
              <w:rPr>
                <w:noProof/>
              </w:rPr>
              <w:instrText xml:space="preserve"> PAGEREF _Toc243774097 \h </w:instrText>
            </w:r>
          </w:ins>
          <w:r>
            <w:rPr>
              <w:noProof/>
            </w:rPr>
          </w:r>
          <w:r>
            <w:rPr>
              <w:noProof/>
            </w:rPr>
            <w:fldChar w:fldCharType="separate"/>
          </w:r>
          <w:ins w:id="320" w:author="Anees Shaikh" w:date="2013-10-19T23:57:00Z">
            <w:r w:rsidR="00EE43EB">
              <w:rPr>
                <w:noProof/>
              </w:rPr>
              <w:t>38</w:t>
            </w:r>
          </w:ins>
          <w:ins w:id="321" w:author="Anees Shaikh" w:date="2013-10-19T03:52:00Z">
            <w:r>
              <w:rPr>
                <w:noProof/>
              </w:rPr>
              <w:fldChar w:fldCharType="end"/>
            </w:r>
          </w:ins>
        </w:p>
        <w:p w14:paraId="38A79E22" w14:textId="77777777" w:rsidR="00884344" w:rsidRDefault="00884344">
          <w:pPr>
            <w:pStyle w:val="TOC3"/>
            <w:tabs>
              <w:tab w:val="left" w:pos="1136"/>
              <w:tab w:val="right" w:leader="dot" w:pos="9350"/>
            </w:tabs>
            <w:rPr>
              <w:ins w:id="322" w:author="Anees Shaikh" w:date="2013-10-19T03:52:00Z"/>
              <w:rFonts w:eastAsiaTheme="minorEastAsia"/>
              <w:noProof/>
              <w:sz w:val="24"/>
              <w:szCs w:val="24"/>
              <w:lang w:eastAsia="ja-JP"/>
            </w:rPr>
          </w:pPr>
          <w:ins w:id="323" w:author="Anees Shaikh" w:date="2013-10-19T03:52:00Z">
            <w:r>
              <w:rPr>
                <w:noProof/>
              </w:rPr>
              <w:t>9.2.3</w:t>
            </w:r>
            <w:r>
              <w:rPr>
                <w:rFonts w:eastAsiaTheme="minorEastAsia"/>
                <w:noProof/>
                <w:sz w:val="24"/>
                <w:szCs w:val="24"/>
                <w:lang w:eastAsia="ja-JP"/>
              </w:rPr>
              <w:tab/>
            </w:r>
            <w:r>
              <w:rPr>
                <w:noProof/>
              </w:rPr>
              <w:t>copy-config</w:t>
            </w:r>
            <w:r>
              <w:rPr>
                <w:noProof/>
              </w:rPr>
              <w:tab/>
            </w:r>
            <w:r>
              <w:rPr>
                <w:noProof/>
              </w:rPr>
              <w:fldChar w:fldCharType="begin"/>
            </w:r>
            <w:r>
              <w:rPr>
                <w:noProof/>
              </w:rPr>
              <w:instrText xml:space="preserve"> PAGEREF _Toc243774098 \h </w:instrText>
            </w:r>
          </w:ins>
          <w:r>
            <w:rPr>
              <w:noProof/>
            </w:rPr>
          </w:r>
          <w:r>
            <w:rPr>
              <w:noProof/>
            </w:rPr>
            <w:fldChar w:fldCharType="separate"/>
          </w:r>
          <w:ins w:id="324" w:author="Anees Shaikh" w:date="2013-10-19T23:57:00Z">
            <w:r w:rsidR="00EE43EB">
              <w:rPr>
                <w:noProof/>
              </w:rPr>
              <w:t>39</w:t>
            </w:r>
          </w:ins>
          <w:ins w:id="325" w:author="Anees Shaikh" w:date="2013-10-19T03:52:00Z">
            <w:r>
              <w:rPr>
                <w:noProof/>
              </w:rPr>
              <w:fldChar w:fldCharType="end"/>
            </w:r>
          </w:ins>
        </w:p>
        <w:p w14:paraId="116A5F50" w14:textId="77777777" w:rsidR="00884344" w:rsidRDefault="00884344">
          <w:pPr>
            <w:pStyle w:val="TOC3"/>
            <w:tabs>
              <w:tab w:val="left" w:pos="1136"/>
              <w:tab w:val="right" w:leader="dot" w:pos="9350"/>
            </w:tabs>
            <w:rPr>
              <w:ins w:id="326" w:author="Anees Shaikh" w:date="2013-10-19T03:52:00Z"/>
              <w:rFonts w:eastAsiaTheme="minorEastAsia"/>
              <w:noProof/>
              <w:sz w:val="24"/>
              <w:szCs w:val="24"/>
              <w:lang w:eastAsia="ja-JP"/>
            </w:rPr>
          </w:pPr>
          <w:ins w:id="327" w:author="Anees Shaikh" w:date="2013-10-19T03:52:00Z">
            <w:r>
              <w:rPr>
                <w:noProof/>
              </w:rPr>
              <w:t>9.2.4</w:t>
            </w:r>
            <w:r>
              <w:rPr>
                <w:rFonts w:eastAsiaTheme="minorEastAsia"/>
                <w:noProof/>
                <w:sz w:val="24"/>
                <w:szCs w:val="24"/>
                <w:lang w:eastAsia="ja-JP"/>
              </w:rPr>
              <w:tab/>
            </w:r>
            <w:r>
              <w:rPr>
                <w:noProof/>
              </w:rPr>
              <w:t>delete-config</w:t>
            </w:r>
            <w:r>
              <w:rPr>
                <w:noProof/>
              </w:rPr>
              <w:tab/>
            </w:r>
            <w:r>
              <w:rPr>
                <w:noProof/>
              </w:rPr>
              <w:fldChar w:fldCharType="begin"/>
            </w:r>
            <w:r>
              <w:rPr>
                <w:noProof/>
              </w:rPr>
              <w:instrText xml:space="preserve"> PAGEREF _Toc243774099 \h </w:instrText>
            </w:r>
          </w:ins>
          <w:r>
            <w:rPr>
              <w:noProof/>
            </w:rPr>
          </w:r>
          <w:r>
            <w:rPr>
              <w:noProof/>
            </w:rPr>
            <w:fldChar w:fldCharType="separate"/>
          </w:r>
          <w:ins w:id="328" w:author="Anees Shaikh" w:date="2013-10-19T23:57:00Z">
            <w:r w:rsidR="00EE43EB">
              <w:rPr>
                <w:noProof/>
              </w:rPr>
              <w:t>40</w:t>
            </w:r>
          </w:ins>
          <w:ins w:id="329" w:author="Anees Shaikh" w:date="2013-10-19T03:52:00Z">
            <w:r>
              <w:rPr>
                <w:noProof/>
              </w:rPr>
              <w:fldChar w:fldCharType="end"/>
            </w:r>
          </w:ins>
        </w:p>
        <w:p w14:paraId="38D73530" w14:textId="77777777" w:rsidR="00884344" w:rsidRDefault="00884344">
          <w:pPr>
            <w:pStyle w:val="TOC2"/>
            <w:tabs>
              <w:tab w:val="left" w:pos="749"/>
              <w:tab w:val="right" w:leader="dot" w:pos="9350"/>
            </w:tabs>
            <w:rPr>
              <w:ins w:id="330" w:author="Anees Shaikh" w:date="2013-10-19T03:52:00Z"/>
              <w:rFonts w:eastAsiaTheme="minorEastAsia"/>
              <w:noProof/>
              <w:sz w:val="24"/>
              <w:szCs w:val="24"/>
              <w:lang w:eastAsia="ja-JP"/>
            </w:rPr>
          </w:pPr>
          <w:ins w:id="331" w:author="Anees Shaikh" w:date="2013-10-19T03:52:00Z">
            <w:r>
              <w:rPr>
                <w:noProof/>
              </w:rPr>
              <w:t>9.3</w:t>
            </w:r>
            <w:r>
              <w:rPr>
                <w:rFonts w:eastAsiaTheme="minorEastAsia"/>
                <w:noProof/>
                <w:sz w:val="24"/>
                <w:szCs w:val="24"/>
                <w:lang w:eastAsia="ja-JP"/>
              </w:rPr>
              <w:tab/>
            </w:r>
            <w:r>
              <w:rPr>
                <w:noProof/>
              </w:rPr>
              <w:t>RPC error</w:t>
            </w:r>
            <w:r>
              <w:rPr>
                <w:noProof/>
              </w:rPr>
              <w:tab/>
            </w:r>
            <w:r>
              <w:rPr>
                <w:noProof/>
              </w:rPr>
              <w:fldChar w:fldCharType="begin"/>
            </w:r>
            <w:r>
              <w:rPr>
                <w:noProof/>
              </w:rPr>
              <w:instrText xml:space="preserve"> PAGEREF _Toc243774100 \h </w:instrText>
            </w:r>
          </w:ins>
          <w:r>
            <w:rPr>
              <w:noProof/>
            </w:rPr>
          </w:r>
          <w:r>
            <w:rPr>
              <w:noProof/>
            </w:rPr>
            <w:fldChar w:fldCharType="separate"/>
          </w:r>
          <w:ins w:id="332" w:author="Anees Shaikh" w:date="2013-10-19T23:57:00Z">
            <w:r w:rsidR="00EE43EB">
              <w:rPr>
                <w:noProof/>
              </w:rPr>
              <w:t>40</w:t>
            </w:r>
          </w:ins>
          <w:ins w:id="333" w:author="Anees Shaikh" w:date="2013-10-19T03:52:00Z">
            <w:r>
              <w:rPr>
                <w:noProof/>
              </w:rPr>
              <w:fldChar w:fldCharType="end"/>
            </w:r>
          </w:ins>
        </w:p>
        <w:p w14:paraId="332043F6" w14:textId="77777777" w:rsidR="00884344" w:rsidRDefault="00884344">
          <w:pPr>
            <w:pStyle w:val="TOC2"/>
            <w:tabs>
              <w:tab w:val="left" w:pos="1547"/>
              <w:tab w:val="right" w:leader="dot" w:pos="9350"/>
            </w:tabs>
            <w:rPr>
              <w:ins w:id="334" w:author="Anees Shaikh" w:date="2013-10-19T03:52:00Z"/>
              <w:rFonts w:eastAsiaTheme="minorEastAsia"/>
              <w:noProof/>
              <w:sz w:val="24"/>
              <w:szCs w:val="24"/>
              <w:lang w:eastAsia="ja-JP"/>
            </w:rPr>
          </w:pPr>
          <w:ins w:id="335" w:author="Anees Shaikh" w:date="2013-10-19T03:52:00Z">
            <w:r>
              <w:rPr>
                <w:noProof/>
              </w:rPr>
              <w:t>Appendix A</w:t>
            </w:r>
            <w:r>
              <w:rPr>
                <w:rFonts w:eastAsiaTheme="minorEastAsia"/>
                <w:noProof/>
                <w:sz w:val="24"/>
                <w:szCs w:val="24"/>
                <w:lang w:eastAsia="ja-JP"/>
              </w:rPr>
              <w:tab/>
            </w:r>
            <w:r>
              <w:rPr>
                <w:noProof/>
              </w:rPr>
              <w:t>Bibliography</w:t>
            </w:r>
            <w:r>
              <w:rPr>
                <w:noProof/>
              </w:rPr>
              <w:tab/>
            </w:r>
            <w:r>
              <w:rPr>
                <w:noProof/>
              </w:rPr>
              <w:fldChar w:fldCharType="begin"/>
            </w:r>
            <w:r>
              <w:rPr>
                <w:noProof/>
              </w:rPr>
              <w:instrText xml:space="preserve"> PAGEREF _Toc243774101 \h </w:instrText>
            </w:r>
          </w:ins>
          <w:r>
            <w:rPr>
              <w:noProof/>
            </w:rPr>
          </w:r>
          <w:r>
            <w:rPr>
              <w:noProof/>
            </w:rPr>
            <w:fldChar w:fldCharType="separate"/>
          </w:r>
          <w:ins w:id="336" w:author="Anees Shaikh" w:date="2013-10-19T23:57:00Z">
            <w:r w:rsidR="00EE43EB">
              <w:rPr>
                <w:noProof/>
              </w:rPr>
              <w:t>42</w:t>
            </w:r>
          </w:ins>
          <w:ins w:id="337" w:author="Anees Shaikh" w:date="2013-10-19T03:52:00Z">
            <w:r>
              <w:rPr>
                <w:noProof/>
              </w:rPr>
              <w:fldChar w:fldCharType="end"/>
            </w:r>
          </w:ins>
        </w:p>
        <w:p w14:paraId="2A4AD6B7" w14:textId="77777777" w:rsidR="00E00D57" w:rsidDel="00884344" w:rsidRDefault="00E00D57">
          <w:pPr>
            <w:pStyle w:val="TOC1"/>
            <w:tabs>
              <w:tab w:val="left" w:pos="440"/>
              <w:tab w:val="right" w:leader="dot" w:pos="9350"/>
            </w:tabs>
            <w:rPr>
              <w:del w:id="338" w:author="Anees Shaikh" w:date="2013-10-19T03:52:00Z"/>
              <w:rFonts w:eastAsiaTheme="minorEastAsia"/>
              <w:noProof/>
            </w:rPr>
          </w:pPr>
          <w:del w:id="339" w:author="Anees Shaikh" w:date="2013-10-19T03:52:00Z">
            <w:r w:rsidRPr="00884344" w:rsidDel="00884344">
              <w:rPr>
                <w:rStyle w:val="Hyperlink"/>
                <w:noProof/>
              </w:rPr>
              <w:delText>1</w:delText>
            </w:r>
            <w:r w:rsidDel="00884344">
              <w:rPr>
                <w:rFonts w:eastAsiaTheme="minorEastAsia"/>
                <w:noProof/>
              </w:rPr>
              <w:tab/>
            </w:r>
            <w:r w:rsidRPr="00884344" w:rsidDel="00884344">
              <w:rPr>
                <w:rStyle w:val="Hyperlink"/>
                <w:noProof/>
              </w:rPr>
              <w:delText>Introduction</w:delText>
            </w:r>
            <w:r w:rsidDel="00884344">
              <w:rPr>
                <w:noProof/>
                <w:webHidden/>
              </w:rPr>
              <w:tab/>
              <w:delText>5</w:delText>
            </w:r>
          </w:del>
        </w:p>
        <w:p w14:paraId="141BFF14" w14:textId="77777777" w:rsidR="00E00D57" w:rsidDel="00884344" w:rsidRDefault="00E00D57">
          <w:pPr>
            <w:pStyle w:val="TOC1"/>
            <w:tabs>
              <w:tab w:val="left" w:pos="440"/>
              <w:tab w:val="right" w:leader="dot" w:pos="9350"/>
            </w:tabs>
            <w:rPr>
              <w:del w:id="340" w:author="Anees Shaikh" w:date="2013-10-19T03:52:00Z"/>
              <w:rFonts w:eastAsiaTheme="minorEastAsia"/>
              <w:noProof/>
            </w:rPr>
          </w:pPr>
          <w:del w:id="341" w:author="Anees Shaikh" w:date="2013-10-19T03:52:00Z">
            <w:r w:rsidRPr="00884344" w:rsidDel="00884344">
              <w:rPr>
                <w:rStyle w:val="Hyperlink"/>
                <w:noProof/>
              </w:rPr>
              <w:delText>2</w:delText>
            </w:r>
            <w:r w:rsidDel="00884344">
              <w:rPr>
                <w:rFonts w:eastAsiaTheme="minorEastAsia"/>
                <w:noProof/>
              </w:rPr>
              <w:tab/>
            </w:r>
            <w:r w:rsidRPr="00884344" w:rsidDel="00884344">
              <w:rPr>
                <w:rStyle w:val="Hyperlink"/>
                <w:noProof/>
              </w:rPr>
              <w:delText>Motivation</w:delText>
            </w:r>
            <w:r w:rsidDel="00884344">
              <w:rPr>
                <w:noProof/>
                <w:webHidden/>
              </w:rPr>
              <w:tab/>
              <w:delText>5</w:delText>
            </w:r>
          </w:del>
        </w:p>
        <w:p w14:paraId="11155884" w14:textId="77777777" w:rsidR="00E00D57" w:rsidDel="00884344" w:rsidRDefault="00E00D57">
          <w:pPr>
            <w:pStyle w:val="TOC1"/>
            <w:tabs>
              <w:tab w:val="left" w:pos="440"/>
              <w:tab w:val="right" w:leader="dot" w:pos="9350"/>
            </w:tabs>
            <w:rPr>
              <w:del w:id="342" w:author="Anees Shaikh" w:date="2013-10-19T03:52:00Z"/>
              <w:rFonts w:eastAsiaTheme="minorEastAsia"/>
              <w:noProof/>
            </w:rPr>
          </w:pPr>
          <w:del w:id="343" w:author="Anees Shaikh" w:date="2013-10-19T03:52:00Z">
            <w:r w:rsidRPr="00884344" w:rsidDel="00884344">
              <w:rPr>
                <w:rStyle w:val="Hyperlink"/>
                <w:noProof/>
              </w:rPr>
              <w:delText>3</w:delText>
            </w:r>
            <w:r w:rsidDel="00884344">
              <w:rPr>
                <w:rFonts w:eastAsiaTheme="minorEastAsia"/>
                <w:noProof/>
              </w:rPr>
              <w:tab/>
            </w:r>
            <w:r w:rsidRPr="00884344" w:rsidDel="00884344">
              <w:rPr>
                <w:rStyle w:val="Hyperlink"/>
                <w:noProof/>
              </w:rPr>
              <w:delText>Scope</w:delText>
            </w:r>
            <w:r w:rsidDel="00884344">
              <w:rPr>
                <w:noProof/>
                <w:webHidden/>
              </w:rPr>
              <w:tab/>
              <w:delText>7</w:delText>
            </w:r>
          </w:del>
        </w:p>
        <w:p w14:paraId="7AF186E8" w14:textId="77777777" w:rsidR="00E00D57" w:rsidDel="00884344" w:rsidRDefault="00E00D57">
          <w:pPr>
            <w:pStyle w:val="TOC1"/>
            <w:tabs>
              <w:tab w:val="left" w:pos="440"/>
              <w:tab w:val="right" w:leader="dot" w:pos="9350"/>
            </w:tabs>
            <w:rPr>
              <w:del w:id="344" w:author="Anees Shaikh" w:date="2013-10-19T03:52:00Z"/>
              <w:rFonts w:eastAsiaTheme="minorEastAsia"/>
              <w:noProof/>
            </w:rPr>
          </w:pPr>
          <w:del w:id="345" w:author="Anees Shaikh" w:date="2013-10-19T03:52:00Z">
            <w:r w:rsidRPr="00884344" w:rsidDel="00884344">
              <w:rPr>
                <w:rStyle w:val="Hyperlink"/>
                <w:noProof/>
              </w:rPr>
              <w:delText>4</w:delText>
            </w:r>
            <w:r w:rsidDel="00884344">
              <w:rPr>
                <w:rFonts w:eastAsiaTheme="minorEastAsia"/>
                <w:noProof/>
              </w:rPr>
              <w:tab/>
            </w:r>
            <w:r w:rsidRPr="00884344" w:rsidDel="00884344">
              <w:rPr>
                <w:rStyle w:val="Hyperlink"/>
                <w:noProof/>
              </w:rPr>
              <w:delText>Normative Language</w:delText>
            </w:r>
            <w:r w:rsidDel="00884344">
              <w:rPr>
                <w:noProof/>
                <w:webHidden/>
              </w:rPr>
              <w:tab/>
              <w:delText>8</w:delText>
            </w:r>
          </w:del>
        </w:p>
        <w:p w14:paraId="1ED17303" w14:textId="77777777" w:rsidR="00E00D57" w:rsidDel="00884344" w:rsidRDefault="00E00D57">
          <w:pPr>
            <w:pStyle w:val="TOC1"/>
            <w:tabs>
              <w:tab w:val="left" w:pos="440"/>
              <w:tab w:val="right" w:leader="dot" w:pos="9350"/>
            </w:tabs>
            <w:rPr>
              <w:del w:id="346" w:author="Anees Shaikh" w:date="2013-10-19T03:52:00Z"/>
              <w:rFonts w:eastAsiaTheme="minorEastAsia"/>
              <w:noProof/>
            </w:rPr>
          </w:pPr>
          <w:del w:id="347" w:author="Anees Shaikh" w:date="2013-10-19T03:52:00Z">
            <w:r w:rsidRPr="00884344" w:rsidDel="00884344">
              <w:rPr>
                <w:rStyle w:val="Hyperlink"/>
                <w:noProof/>
              </w:rPr>
              <w:delText>5</w:delText>
            </w:r>
            <w:r w:rsidDel="00884344">
              <w:rPr>
                <w:rFonts w:eastAsiaTheme="minorEastAsia"/>
                <w:noProof/>
              </w:rPr>
              <w:tab/>
            </w:r>
            <w:r w:rsidRPr="00884344" w:rsidDel="00884344">
              <w:rPr>
                <w:rStyle w:val="Hyperlink"/>
                <w:noProof/>
              </w:rPr>
              <w:delText>Terms</w:delText>
            </w:r>
            <w:r w:rsidDel="00884344">
              <w:rPr>
                <w:noProof/>
                <w:webHidden/>
              </w:rPr>
              <w:tab/>
              <w:delText>8</w:delText>
            </w:r>
          </w:del>
        </w:p>
        <w:p w14:paraId="6435EFF6" w14:textId="77777777" w:rsidR="00E00D57" w:rsidDel="00884344" w:rsidRDefault="00E00D57">
          <w:pPr>
            <w:pStyle w:val="TOC2"/>
            <w:tabs>
              <w:tab w:val="left" w:pos="880"/>
              <w:tab w:val="right" w:leader="dot" w:pos="9350"/>
            </w:tabs>
            <w:rPr>
              <w:del w:id="348" w:author="Anees Shaikh" w:date="2013-10-19T03:52:00Z"/>
              <w:rFonts w:eastAsiaTheme="minorEastAsia"/>
              <w:noProof/>
            </w:rPr>
          </w:pPr>
          <w:del w:id="349" w:author="Anees Shaikh" w:date="2013-10-19T03:52:00Z">
            <w:r w:rsidRPr="00884344" w:rsidDel="00884344">
              <w:rPr>
                <w:rStyle w:val="Hyperlink"/>
                <w:noProof/>
              </w:rPr>
              <w:delText>5.1</w:delText>
            </w:r>
            <w:r w:rsidDel="00884344">
              <w:rPr>
                <w:rFonts w:eastAsiaTheme="minorEastAsia"/>
                <w:noProof/>
              </w:rPr>
              <w:tab/>
            </w:r>
            <w:r w:rsidRPr="00884344" w:rsidDel="00884344">
              <w:rPr>
                <w:rStyle w:val="Hyperlink"/>
                <w:noProof/>
              </w:rPr>
              <w:delText>OpenFlow Capable Switch</w:delText>
            </w:r>
            <w:r w:rsidDel="00884344">
              <w:rPr>
                <w:noProof/>
                <w:webHidden/>
              </w:rPr>
              <w:tab/>
              <w:delText>8</w:delText>
            </w:r>
          </w:del>
        </w:p>
        <w:p w14:paraId="0443A137" w14:textId="77777777" w:rsidR="00E00D57" w:rsidDel="00884344" w:rsidRDefault="00E00D57">
          <w:pPr>
            <w:pStyle w:val="TOC2"/>
            <w:tabs>
              <w:tab w:val="left" w:pos="880"/>
              <w:tab w:val="right" w:leader="dot" w:pos="9350"/>
            </w:tabs>
            <w:rPr>
              <w:del w:id="350" w:author="Anees Shaikh" w:date="2013-10-19T03:52:00Z"/>
              <w:rFonts w:eastAsiaTheme="minorEastAsia"/>
              <w:noProof/>
            </w:rPr>
          </w:pPr>
          <w:del w:id="351" w:author="Anees Shaikh" w:date="2013-10-19T03:52:00Z">
            <w:r w:rsidRPr="00884344" w:rsidDel="00884344">
              <w:rPr>
                <w:rStyle w:val="Hyperlink"/>
                <w:noProof/>
              </w:rPr>
              <w:delText>5.2</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8</w:delText>
            </w:r>
          </w:del>
        </w:p>
        <w:p w14:paraId="318C5D39" w14:textId="77777777" w:rsidR="00E00D57" w:rsidDel="00884344" w:rsidRDefault="00E00D57">
          <w:pPr>
            <w:pStyle w:val="TOC2"/>
            <w:tabs>
              <w:tab w:val="left" w:pos="880"/>
              <w:tab w:val="right" w:leader="dot" w:pos="9350"/>
            </w:tabs>
            <w:rPr>
              <w:del w:id="352" w:author="Anees Shaikh" w:date="2013-10-19T03:52:00Z"/>
              <w:rFonts w:eastAsiaTheme="minorEastAsia"/>
              <w:noProof/>
            </w:rPr>
          </w:pPr>
          <w:del w:id="353" w:author="Anees Shaikh" w:date="2013-10-19T03:52:00Z">
            <w:r w:rsidRPr="00884344" w:rsidDel="00884344">
              <w:rPr>
                <w:rStyle w:val="Hyperlink"/>
                <w:noProof/>
              </w:rPr>
              <w:delText>5.3</w:delText>
            </w:r>
            <w:r w:rsidDel="00884344">
              <w:rPr>
                <w:rFonts w:eastAsiaTheme="minorEastAsia"/>
                <w:noProof/>
              </w:rPr>
              <w:tab/>
            </w:r>
            <w:r w:rsidRPr="00884344" w:rsidDel="00884344">
              <w:rPr>
                <w:rStyle w:val="Hyperlink"/>
                <w:noProof/>
              </w:rPr>
              <w:delText>OpenFlow Logical Switch</w:delText>
            </w:r>
            <w:r w:rsidDel="00884344">
              <w:rPr>
                <w:noProof/>
                <w:webHidden/>
              </w:rPr>
              <w:tab/>
              <w:delText>8</w:delText>
            </w:r>
          </w:del>
        </w:p>
        <w:p w14:paraId="70E12DEB" w14:textId="77777777" w:rsidR="00E00D57" w:rsidDel="00884344" w:rsidRDefault="00E00D57">
          <w:pPr>
            <w:pStyle w:val="TOC2"/>
            <w:tabs>
              <w:tab w:val="left" w:pos="880"/>
              <w:tab w:val="right" w:leader="dot" w:pos="9350"/>
            </w:tabs>
            <w:rPr>
              <w:del w:id="354" w:author="Anees Shaikh" w:date="2013-10-19T03:52:00Z"/>
              <w:rFonts w:eastAsiaTheme="minorEastAsia"/>
              <w:noProof/>
            </w:rPr>
          </w:pPr>
          <w:del w:id="355" w:author="Anees Shaikh" w:date="2013-10-19T03:52:00Z">
            <w:r w:rsidRPr="00884344" w:rsidDel="00884344">
              <w:rPr>
                <w:rStyle w:val="Hyperlink"/>
                <w:noProof/>
              </w:rPr>
              <w:delText>5.4</w:delText>
            </w:r>
            <w:r w:rsidDel="00884344">
              <w:rPr>
                <w:rFonts w:eastAsiaTheme="minorEastAsia"/>
                <w:noProof/>
              </w:rPr>
              <w:tab/>
            </w:r>
            <w:r w:rsidRPr="00884344" w:rsidDel="00884344">
              <w:rPr>
                <w:rStyle w:val="Hyperlink"/>
                <w:noProof/>
              </w:rPr>
              <w:delText>OpenFlow Resource</w:delText>
            </w:r>
            <w:r w:rsidDel="00884344">
              <w:rPr>
                <w:noProof/>
                <w:webHidden/>
              </w:rPr>
              <w:tab/>
              <w:delText>8</w:delText>
            </w:r>
          </w:del>
        </w:p>
        <w:p w14:paraId="09AB84E3" w14:textId="77777777" w:rsidR="00E00D57" w:rsidDel="00884344" w:rsidRDefault="00E00D57">
          <w:pPr>
            <w:pStyle w:val="TOC3"/>
            <w:tabs>
              <w:tab w:val="left" w:pos="1320"/>
              <w:tab w:val="right" w:leader="dot" w:pos="9350"/>
            </w:tabs>
            <w:rPr>
              <w:del w:id="356" w:author="Anees Shaikh" w:date="2013-10-19T03:52:00Z"/>
              <w:rFonts w:eastAsiaTheme="minorEastAsia"/>
              <w:noProof/>
            </w:rPr>
          </w:pPr>
          <w:del w:id="357" w:author="Anees Shaikh" w:date="2013-10-19T03:52:00Z">
            <w:r w:rsidRPr="00884344" w:rsidDel="00884344">
              <w:rPr>
                <w:rStyle w:val="Hyperlink"/>
                <w:noProof/>
              </w:rPr>
              <w:delText>5.4.1</w:delText>
            </w:r>
            <w:r w:rsidDel="00884344">
              <w:rPr>
                <w:rFonts w:eastAsiaTheme="minorEastAsia"/>
                <w:noProof/>
              </w:rPr>
              <w:tab/>
            </w:r>
            <w:r w:rsidRPr="00884344" w:rsidDel="00884344">
              <w:rPr>
                <w:rStyle w:val="Hyperlink"/>
                <w:noProof/>
              </w:rPr>
              <w:delText>OpenFlow Queue</w:delText>
            </w:r>
            <w:r w:rsidDel="00884344">
              <w:rPr>
                <w:noProof/>
                <w:webHidden/>
              </w:rPr>
              <w:tab/>
              <w:delText>9</w:delText>
            </w:r>
          </w:del>
        </w:p>
        <w:p w14:paraId="1415BD54" w14:textId="77777777" w:rsidR="00E00D57" w:rsidDel="00884344" w:rsidRDefault="00E00D57">
          <w:pPr>
            <w:pStyle w:val="TOC3"/>
            <w:tabs>
              <w:tab w:val="left" w:pos="1320"/>
              <w:tab w:val="right" w:leader="dot" w:pos="9350"/>
            </w:tabs>
            <w:rPr>
              <w:del w:id="358" w:author="Anees Shaikh" w:date="2013-10-19T03:52:00Z"/>
              <w:rFonts w:eastAsiaTheme="minorEastAsia"/>
              <w:noProof/>
            </w:rPr>
          </w:pPr>
          <w:del w:id="359" w:author="Anees Shaikh" w:date="2013-10-19T03:52:00Z">
            <w:r w:rsidRPr="00884344" w:rsidDel="00884344">
              <w:rPr>
                <w:rStyle w:val="Hyperlink"/>
                <w:noProof/>
              </w:rPr>
              <w:delText>5.4.2</w:delText>
            </w:r>
            <w:r w:rsidDel="00884344">
              <w:rPr>
                <w:rFonts w:eastAsiaTheme="minorEastAsia"/>
                <w:noProof/>
              </w:rPr>
              <w:tab/>
            </w:r>
            <w:r w:rsidRPr="00884344" w:rsidDel="00884344">
              <w:rPr>
                <w:rStyle w:val="Hyperlink"/>
                <w:noProof/>
              </w:rPr>
              <w:delText>OpenFlow Port</w:delText>
            </w:r>
            <w:r w:rsidDel="00884344">
              <w:rPr>
                <w:noProof/>
                <w:webHidden/>
              </w:rPr>
              <w:tab/>
              <w:delText>9</w:delText>
            </w:r>
          </w:del>
        </w:p>
        <w:p w14:paraId="210CF039" w14:textId="77777777" w:rsidR="00E00D57" w:rsidDel="00884344" w:rsidRDefault="00E00D57">
          <w:pPr>
            <w:pStyle w:val="TOC2"/>
            <w:tabs>
              <w:tab w:val="left" w:pos="880"/>
              <w:tab w:val="right" w:leader="dot" w:pos="9350"/>
            </w:tabs>
            <w:rPr>
              <w:del w:id="360" w:author="Anees Shaikh" w:date="2013-10-19T03:52:00Z"/>
              <w:rFonts w:eastAsiaTheme="minorEastAsia"/>
              <w:noProof/>
            </w:rPr>
          </w:pPr>
          <w:del w:id="361" w:author="Anees Shaikh" w:date="2013-10-19T03:52:00Z">
            <w:r w:rsidRPr="00884344" w:rsidDel="00884344">
              <w:rPr>
                <w:rStyle w:val="Hyperlink"/>
                <w:noProof/>
              </w:rPr>
              <w:delText>5.5</w:delText>
            </w:r>
            <w:r w:rsidDel="00884344">
              <w:rPr>
                <w:rFonts w:eastAsiaTheme="minorEastAsia"/>
                <w:noProof/>
              </w:rPr>
              <w:tab/>
            </w:r>
            <w:r w:rsidRPr="00884344" w:rsidDel="00884344">
              <w:rPr>
                <w:rStyle w:val="Hyperlink"/>
                <w:noProof/>
              </w:rPr>
              <w:delText>OpenFlow Controller</w:delText>
            </w:r>
            <w:r w:rsidDel="00884344">
              <w:rPr>
                <w:noProof/>
                <w:webHidden/>
              </w:rPr>
              <w:tab/>
              <w:delText>9</w:delText>
            </w:r>
          </w:del>
        </w:p>
        <w:p w14:paraId="086870BC" w14:textId="77777777" w:rsidR="00E00D57" w:rsidDel="00884344" w:rsidRDefault="00E00D57">
          <w:pPr>
            <w:pStyle w:val="TOC2"/>
            <w:tabs>
              <w:tab w:val="left" w:pos="880"/>
              <w:tab w:val="right" w:leader="dot" w:pos="9350"/>
            </w:tabs>
            <w:rPr>
              <w:del w:id="362" w:author="Anees Shaikh" w:date="2013-10-19T03:52:00Z"/>
              <w:rFonts w:eastAsiaTheme="minorEastAsia"/>
              <w:noProof/>
            </w:rPr>
          </w:pPr>
          <w:del w:id="363" w:author="Anees Shaikh" w:date="2013-10-19T03:52:00Z">
            <w:r w:rsidRPr="00884344" w:rsidDel="00884344">
              <w:rPr>
                <w:rStyle w:val="Hyperlink"/>
                <w:noProof/>
              </w:rPr>
              <w:delText>5.6</w:delText>
            </w:r>
            <w:r w:rsidDel="00884344">
              <w:rPr>
                <w:rFonts w:eastAsiaTheme="minorEastAsia"/>
                <w:noProof/>
              </w:rPr>
              <w:tab/>
            </w:r>
            <w:r w:rsidRPr="00884344" w:rsidDel="00884344">
              <w:rPr>
                <w:rStyle w:val="Hyperlink"/>
                <w:noProof/>
              </w:rPr>
              <w:delText>NDM</w:delText>
            </w:r>
            <w:r w:rsidDel="00884344">
              <w:rPr>
                <w:noProof/>
                <w:webHidden/>
              </w:rPr>
              <w:tab/>
              <w:delText>9</w:delText>
            </w:r>
          </w:del>
        </w:p>
        <w:p w14:paraId="29B98E5A" w14:textId="77777777" w:rsidR="00E00D57" w:rsidDel="00884344" w:rsidRDefault="00E00D57">
          <w:pPr>
            <w:pStyle w:val="TOC1"/>
            <w:tabs>
              <w:tab w:val="left" w:pos="440"/>
              <w:tab w:val="right" w:leader="dot" w:pos="9350"/>
            </w:tabs>
            <w:rPr>
              <w:del w:id="364" w:author="Anees Shaikh" w:date="2013-10-19T03:52:00Z"/>
              <w:rFonts w:eastAsiaTheme="minorEastAsia"/>
              <w:noProof/>
            </w:rPr>
          </w:pPr>
          <w:del w:id="365" w:author="Anees Shaikh" w:date="2013-10-19T03:52:00Z">
            <w:r w:rsidRPr="00884344" w:rsidDel="00884344">
              <w:rPr>
                <w:rStyle w:val="Hyperlink"/>
                <w:noProof/>
              </w:rPr>
              <w:delText>6</w:delText>
            </w:r>
            <w:r w:rsidDel="00884344">
              <w:rPr>
                <w:rFonts w:eastAsiaTheme="minorEastAsia"/>
                <w:noProof/>
              </w:rPr>
              <w:tab/>
            </w:r>
            <w:r w:rsidRPr="00884344" w:rsidDel="00884344">
              <w:rPr>
                <w:rStyle w:val="Hyperlink"/>
                <w:noProof/>
              </w:rPr>
              <w:delText>Requirements</w:delText>
            </w:r>
            <w:r w:rsidDel="00884344">
              <w:rPr>
                <w:noProof/>
                <w:webHidden/>
              </w:rPr>
              <w:tab/>
              <w:delText>9</w:delText>
            </w:r>
          </w:del>
        </w:p>
        <w:p w14:paraId="4E96D30F" w14:textId="77777777" w:rsidR="00E00D57" w:rsidDel="00884344" w:rsidRDefault="00E00D57">
          <w:pPr>
            <w:pStyle w:val="TOC2"/>
            <w:tabs>
              <w:tab w:val="left" w:pos="880"/>
              <w:tab w:val="right" w:leader="dot" w:pos="9350"/>
            </w:tabs>
            <w:rPr>
              <w:del w:id="366" w:author="Anees Shaikh" w:date="2013-10-19T03:52:00Z"/>
              <w:rFonts w:eastAsiaTheme="minorEastAsia"/>
              <w:noProof/>
            </w:rPr>
          </w:pPr>
          <w:del w:id="367" w:author="Anees Shaikh" w:date="2013-10-19T03:52:00Z">
            <w:r w:rsidRPr="00884344" w:rsidDel="00884344">
              <w:rPr>
                <w:rStyle w:val="Hyperlink"/>
                <w:noProof/>
              </w:rPr>
              <w:delText>6.1</w:delText>
            </w:r>
            <w:r w:rsidDel="00884344">
              <w:rPr>
                <w:rFonts w:eastAsiaTheme="minorEastAsia"/>
                <w:noProof/>
              </w:rPr>
              <w:tab/>
            </w:r>
            <w:r w:rsidRPr="00884344" w:rsidDel="00884344">
              <w:rPr>
                <w:rStyle w:val="Hyperlink"/>
                <w:noProof/>
              </w:rPr>
              <w:delText>Requirements from the OpenFlow 1.3 Protocol Specification</w:delText>
            </w:r>
            <w:r w:rsidDel="00884344">
              <w:rPr>
                <w:noProof/>
                <w:webHidden/>
              </w:rPr>
              <w:tab/>
              <w:delText>9</w:delText>
            </w:r>
          </w:del>
        </w:p>
        <w:p w14:paraId="0B2BC16A" w14:textId="77777777" w:rsidR="00E00D57" w:rsidDel="00884344" w:rsidRDefault="00E00D57">
          <w:pPr>
            <w:pStyle w:val="TOC3"/>
            <w:tabs>
              <w:tab w:val="left" w:pos="1320"/>
              <w:tab w:val="right" w:leader="dot" w:pos="9350"/>
            </w:tabs>
            <w:rPr>
              <w:del w:id="368" w:author="Anees Shaikh" w:date="2013-10-19T03:52:00Z"/>
              <w:rFonts w:eastAsiaTheme="minorEastAsia"/>
              <w:noProof/>
            </w:rPr>
          </w:pPr>
          <w:del w:id="369" w:author="Anees Shaikh" w:date="2013-10-19T03:52:00Z">
            <w:r w:rsidRPr="00884344" w:rsidDel="00884344">
              <w:rPr>
                <w:rStyle w:val="Hyperlink"/>
                <w:noProof/>
              </w:rPr>
              <w:delText>6.1.1</w:delText>
            </w:r>
            <w:r w:rsidDel="00884344">
              <w:rPr>
                <w:rFonts w:eastAsiaTheme="minorEastAsia"/>
                <w:noProof/>
              </w:rPr>
              <w:tab/>
            </w:r>
            <w:r w:rsidRPr="00884344" w:rsidDel="00884344">
              <w:rPr>
                <w:rStyle w:val="Hyperlink"/>
                <w:noProof/>
              </w:rPr>
              <w:delText>Connection Setup to a Controller</w:delText>
            </w:r>
            <w:r w:rsidDel="00884344">
              <w:rPr>
                <w:noProof/>
                <w:webHidden/>
              </w:rPr>
              <w:tab/>
              <w:delText>9</w:delText>
            </w:r>
          </w:del>
        </w:p>
        <w:p w14:paraId="28A7C69E" w14:textId="77777777" w:rsidR="00E00D57" w:rsidDel="00884344" w:rsidRDefault="00E00D57">
          <w:pPr>
            <w:pStyle w:val="TOC3"/>
            <w:tabs>
              <w:tab w:val="left" w:pos="1320"/>
              <w:tab w:val="right" w:leader="dot" w:pos="9350"/>
            </w:tabs>
            <w:rPr>
              <w:del w:id="370" w:author="Anees Shaikh" w:date="2013-10-19T03:52:00Z"/>
              <w:rFonts w:eastAsiaTheme="minorEastAsia"/>
              <w:noProof/>
            </w:rPr>
          </w:pPr>
          <w:del w:id="371" w:author="Anees Shaikh" w:date="2013-10-19T03:52:00Z">
            <w:r w:rsidRPr="00884344" w:rsidDel="00884344">
              <w:rPr>
                <w:rStyle w:val="Hyperlink"/>
                <w:noProof/>
              </w:rPr>
              <w:delText>6.1.2</w:delText>
            </w:r>
            <w:r w:rsidDel="00884344">
              <w:rPr>
                <w:rFonts w:eastAsiaTheme="minorEastAsia"/>
                <w:noProof/>
              </w:rPr>
              <w:tab/>
            </w:r>
            <w:r w:rsidRPr="00884344" w:rsidDel="00884344">
              <w:rPr>
                <w:rStyle w:val="Hyperlink"/>
                <w:noProof/>
              </w:rPr>
              <w:delText>Multiple Controllers</w:delText>
            </w:r>
            <w:r w:rsidDel="00884344">
              <w:rPr>
                <w:noProof/>
                <w:webHidden/>
              </w:rPr>
              <w:tab/>
              <w:delText>10</w:delText>
            </w:r>
          </w:del>
        </w:p>
        <w:p w14:paraId="477B5D56" w14:textId="77777777" w:rsidR="00E00D57" w:rsidDel="00884344" w:rsidRDefault="00E00D57">
          <w:pPr>
            <w:pStyle w:val="TOC3"/>
            <w:tabs>
              <w:tab w:val="left" w:pos="1320"/>
              <w:tab w:val="right" w:leader="dot" w:pos="9350"/>
            </w:tabs>
            <w:rPr>
              <w:del w:id="372" w:author="Anees Shaikh" w:date="2013-10-19T03:52:00Z"/>
              <w:rFonts w:eastAsiaTheme="minorEastAsia"/>
              <w:noProof/>
            </w:rPr>
          </w:pPr>
          <w:del w:id="373" w:author="Anees Shaikh" w:date="2013-10-19T03:52:00Z">
            <w:r w:rsidRPr="00884344" w:rsidDel="00884344">
              <w:rPr>
                <w:rStyle w:val="Hyperlink"/>
                <w:noProof/>
              </w:rPr>
              <w:delText>6.1.3</w:delText>
            </w:r>
            <w:r w:rsidDel="00884344">
              <w:rPr>
                <w:rFonts w:eastAsiaTheme="minorEastAsia"/>
                <w:noProof/>
              </w:rPr>
              <w:tab/>
            </w:r>
            <w:r w:rsidRPr="00884344" w:rsidDel="00884344">
              <w:rPr>
                <w:rStyle w:val="Hyperlink"/>
                <w:noProof/>
              </w:rPr>
              <w:delText>OpenFlow Logical Switches</w:delText>
            </w:r>
            <w:r w:rsidDel="00884344">
              <w:rPr>
                <w:noProof/>
                <w:webHidden/>
              </w:rPr>
              <w:tab/>
              <w:delText>10</w:delText>
            </w:r>
          </w:del>
        </w:p>
        <w:p w14:paraId="62B88016" w14:textId="77777777" w:rsidR="00E00D57" w:rsidDel="00884344" w:rsidRDefault="00E00D57">
          <w:pPr>
            <w:pStyle w:val="TOC3"/>
            <w:tabs>
              <w:tab w:val="left" w:pos="1320"/>
              <w:tab w:val="right" w:leader="dot" w:pos="9350"/>
            </w:tabs>
            <w:rPr>
              <w:del w:id="374" w:author="Anees Shaikh" w:date="2013-10-19T03:52:00Z"/>
              <w:rFonts w:eastAsiaTheme="minorEastAsia"/>
              <w:noProof/>
            </w:rPr>
          </w:pPr>
          <w:del w:id="375" w:author="Anees Shaikh" w:date="2013-10-19T03:52:00Z">
            <w:r w:rsidRPr="00884344" w:rsidDel="00884344">
              <w:rPr>
                <w:rStyle w:val="Hyperlink"/>
                <w:noProof/>
              </w:rPr>
              <w:delText>6.1.4</w:delText>
            </w:r>
            <w:r w:rsidDel="00884344">
              <w:rPr>
                <w:rFonts w:eastAsiaTheme="minorEastAsia"/>
                <w:noProof/>
              </w:rPr>
              <w:tab/>
            </w:r>
            <w:r w:rsidRPr="00884344" w:rsidDel="00884344">
              <w:rPr>
                <w:rStyle w:val="Hyperlink"/>
                <w:noProof/>
              </w:rPr>
              <w:delText>Connection Interruption</w:delText>
            </w:r>
            <w:r w:rsidDel="00884344">
              <w:rPr>
                <w:noProof/>
                <w:webHidden/>
              </w:rPr>
              <w:tab/>
              <w:delText>10</w:delText>
            </w:r>
          </w:del>
        </w:p>
        <w:p w14:paraId="5B16AFA5" w14:textId="77777777" w:rsidR="00E00D57" w:rsidDel="00884344" w:rsidRDefault="00E00D57">
          <w:pPr>
            <w:pStyle w:val="TOC3"/>
            <w:tabs>
              <w:tab w:val="left" w:pos="1320"/>
              <w:tab w:val="right" w:leader="dot" w:pos="9350"/>
            </w:tabs>
            <w:rPr>
              <w:del w:id="376" w:author="Anees Shaikh" w:date="2013-10-19T03:52:00Z"/>
              <w:rFonts w:eastAsiaTheme="minorEastAsia"/>
              <w:noProof/>
            </w:rPr>
          </w:pPr>
          <w:del w:id="377" w:author="Anees Shaikh" w:date="2013-10-19T03:52:00Z">
            <w:r w:rsidRPr="00884344" w:rsidDel="00884344">
              <w:rPr>
                <w:rStyle w:val="Hyperlink"/>
                <w:noProof/>
              </w:rPr>
              <w:delText>6.1.5</w:delText>
            </w:r>
            <w:r w:rsidDel="00884344">
              <w:rPr>
                <w:rFonts w:eastAsiaTheme="minorEastAsia"/>
                <w:noProof/>
              </w:rPr>
              <w:tab/>
            </w:r>
            <w:r w:rsidRPr="00884344" w:rsidDel="00884344">
              <w:rPr>
                <w:rStyle w:val="Hyperlink"/>
                <w:noProof/>
              </w:rPr>
              <w:delText>Encryption</w:delText>
            </w:r>
            <w:r w:rsidDel="00884344">
              <w:rPr>
                <w:noProof/>
                <w:webHidden/>
              </w:rPr>
              <w:tab/>
              <w:delText>10</w:delText>
            </w:r>
          </w:del>
        </w:p>
        <w:p w14:paraId="105D3D1D" w14:textId="77777777" w:rsidR="00E00D57" w:rsidDel="00884344" w:rsidRDefault="00E00D57">
          <w:pPr>
            <w:pStyle w:val="TOC3"/>
            <w:tabs>
              <w:tab w:val="left" w:pos="1320"/>
              <w:tab w:val="right" w:leader="dot" w:pos="9350"/>
            </w:tabs>
            <w:rPr>
              <w:del w:id="378" w:author="Anees Shaikh" w:date="2013-10-19T03:52:00Z"/>
              <w:rFonts w:eastAsiaTheme="minorEastAsia"/>
              <w:noProof/>
            </w:rPr>
          </w:pPr>
          <w:del w:id="379" w:author="Anees Shaikh" w:date="2013-10-19T03:52:00Z">
            <w:r w:rsidRPr="00884344" w:rsidDel="00884344">
              <w:rPr>
                <w:rStyle w:val="Hyperlink"/>
                <w:noProof/>
              </w:rPr>
              <w:delText>6.1.6</w:delText>
            </w:r>
            <w:r w:rsidDel="00884344">
              <w:rPr>
                <w:rFonts w:eastAsiaTheme="minorEastAsia"/>
                <w:noProof/>
              </w:rPr>
              <w:tab/>
            </w:r>
            <w:r w:rsidRPr="00884344" w:rsidDel="00884344">
              <w:rPr>
                <w:rStyle w:val="Hyperlink"/>
                <w:noProof/>
              </w:rPr>
              <w:delText>Queues</w:delText>
            </w:r>
            <w:r w:rsidDel="00884344">
              <w:rPr>
                <w:noProof/>
                <w:webHidden/>
              </w:rPr>
              <w:tab/>
              <w:delText>10</w:delText>
            </w:r>
          </w:del>
        </w:p>
        <w:p w14:paraId="63FE31CA" w14:textId="77777777" w:rsidR="00E00D57" w:rsidDel="00884344" w:rsidRDefault="00E00D57">
          <w:pPr>
            <w:pStyle w:val="TOC3"/>
            <w:tabs>
              <w:tab w:val="left" w:pos="1320"/>
              <w:tab w:val="right" w:leader="dot" w:pos="9350"/>
            </w:tabs>
            <w:rPr>
              <w:del w:id="380" w:author="Anees Shaikh" w:date="2013-10-19T03:52:00Z"/>
              <w:rFonts w:eastAsiaTheme="minorEastAsia"/>
              <w:noProof/>
            </w:rPr>
          </w:pPr>
          <w:del w:id="381" w:author="Anees Shaikh" w:date="2013-10-19T03:52:00Z">
            <w:r w:rsidRPr="00884344" w:rsidDel="00884344">
              <w:rPr>
                <w:rStyle w:val="Hyperlink"/>
                <w:noProof/>
              </w:rPr>
              <w:delText>6.1.7</w:delText>
            </w:r>
            <w:r w:rsidDel="00884344">
              <w:rPr>
                <w:rFonts w:eastAsiaTheme="minorEastAsia"/>
                <w:noProof/>
              </w:rPr>
              <w:tab/>
            </w:r>
            <w:r w:rsidRPr="00884344" w:rsidDel="00884344">
              <w:rPr>
                <w:rStyle w:val="Hyperlink"/>
                <w:noProof/>
              </w:rPr>
              <w:delText>Ports</w:delText>
            </w:r>
            <w:r w:rsidDel="00884344">
              <w:rPr>
                <w:noProof/>
                <w:webHidden/>
              </w:rPr>
              <w:tab/>
              <w:delText>11</w:delText>
            </w:r>
          </w:del>
        </w:p>
        <w:p w14:paraId="29C8EB53" w14:textId="77777777" w:rsidR="00E00D57" w:rsidDel="00884344" w:rsidRDefault="00E00D57">
          <w:pPr>
            <w:pStyle w:val="TOC3"/>
            <w:tabs>
              <w:tab w:val="left" w:pos="1320"/>
              <w:tab w:val="right" w:leader="dot" w:pos="9350"/>
            </w:tabs>
            <w:rPr>
              <w:del w:id="382" w:author="Anees Shaikh" w:date="2013-10-19T03:52:00Z"/>
              <w:rFonts w:eastAsiaTheme="minorEastAsia"/>
              <w:noProof/>
            </w:rPr>
          </w:pPr>
          <w:del w:id="383" w:author="Anees Shaikh" w:date="2013-10-19T03:52:00Z">
            <w:r w:rsidRPr="00884344" w:rsidDel="00884344">
              <w:rPr>
                <w:rStyle w:val="Hyperlink"/>
                <w:noProof/>
              </w:rPr>
              <w:delText>6.1.8</w:delText>
            </w:r>
            <w:r w:rsidDel="00884344">
              <w:rPr>
                <w:rFonts w:eastAsiaTheme="minorEastAsia"/>
                <w:noProof/>
              </w:rPr>
              <w:tab/>
            </w:r>
            <w:r w:rsidRPr="00884344" w:rsidDel="00884344">
              <w:rPr>
                <w:rStyle w:val="Hyperlink"/>
                <w:noProof/>
              </w:rPr>
              <w:delText>Capability Discovery</w:delText>
            </w:r>
            <w:r w:rsidDel="00884344">
              <w:rPr>
                <w:noProof/>
                <w:webHidden/>
              </w:rPr>
              <w:tab/>
              <w:delText>12</w:delText>
            </w:r>
          </w:del>
        </w:p>
        <w:p w14:paraId="1BF899EF" w14:textId="77777777" w:rsidR="00E00D57" w:rsidDel="00884344" w:rsidRDefault="00E00D57">
          <w:pPr>
            <w:pStyle w:val="TOC3"/>
            <w:tabs>
              <w:tab w:val="left" w:pos="1320"/>
              <w:tab w:val="right" w:leader="dot" w:pos="9350"/>
            </w:tabs>
            <w:rPr>
              <w:del w:id="384" w:author="Anees Shaikh" w:date="2013-10-19T03:52:00Z"/>
              <w:rFonts w:eastAsiaTheme="minorEastAsia"/>
              <w:noProof/>
            </w:rPr>
          </w:pPr>
          <w:del w:id="385" w:author="Anees Shaikh" w:date="2013-10-19T03:52:00Z">
            <w:r w:rsidRPr="00884344" w:rsidDel="00884344">
              <w:rPr>
                <w:rStyle w:val="Hyperlink"/>
                <w:noProof/>
              </w:rPr>
              <w:delText>6.1.9</w:delText>
            </w:r>
            <w:r w:rsidDel="00884344">
              <w:rPr>
                <w:rFonts w:eastAsiaTheme="minorEastAsia"/>
                <w:noProof/>
              </w:rPr>
              <w:tab/>
            </w:r>
            <w:r w:rsidRPr="00884344" w:rsidDel="00884344">
              <w:rPr>
                <w:rStyle w:val="Hyperlink"/>
                <w:noProof/>
              </w:rPr>
              <w:delText>Datapath ID</w:delText>
            </w:r>
            <w:r w:rsidDel="00884344">
              <w:rPr>
                <w:noProof/>
                <w:webHidden/>
              </w:rPr>
              <w:tab/>
              <w:delText>12</w:delText>
            </w:r>
          </w:del>
        </w:p>
        <w:p w14:paraId="2B3623F1" w14:textId="77777777" w:rsidR="00E00D57" w:rsidDel="00884344" w:rsidRDefault="00E00D57">
          <w:pPr>
            <w:pStyle w:val="TOC2"/>
            <w:tabs>
              <w:tab w:val="left" w:pos="880"/>
              <w:tab w:val="right" w:leader="dot" w:pos="9350"/>
            </w:tabs>
            <w:rPr>
              <w:del w:id="386" w:author="Anees Shaikh" w:date="2013-10-19T03:52:00Z"/>
              <w:rFonts w:eastAsiaTheme="minorEastAsia"/>
              <w:noProof/>
            </w:rPr>
          </w:pPr>
          <w:del w:id="387" w:author="Anees Shaikh" w:date="2013-10-19T03:52:00Z">
            <w:r w:rsidRPr="00884344" w:rsidDel="00884344">
              <w:rPr>
                <w:rStyle w:val="Hyperlink"/>
                <w:noProof/>
              </w:rPr>
              <w:delText>6.2</w:delText>
            </w:r>
            <w:r w:rsidDel="00884344">
              <w:rPr>
                <w:rFonts w:eastAsiaTheme="minorEastAsia"/>
                <w:noProof/>
              </w:rPr>
              <w:tab/>
            </w:r>
            <w:r w:rsidRPr="00884344" w:rsidDel="00884344">
              <w:rPr>
                <w:rStyle w:val="Hyperlink"/>
                <w:noProof/>
              </w:rPr>
              <w:delText>Requirements for NDMs</w:delText>
            </w:r>
            <w:r w:rsidDel="00884344">
              <w:rPr>
                <w:noProof/>
                <w:webHidden/>
              </w:rPr>
              <w:tab/>
              <w:delText>12</w:delText>
            </w:r>
          </w:del>
        </w:p>
        <w:p w14:paraId="570D9E47" w14:textId="77777777" w:rsidR="00E00D57" w:rsidDel="00884344" w:rsidRDefault="00E00D57">
          <w:pPr>
            <w:pStyle w:val="TOC2"/>
            <w:tabs>
              <w:tab w:val="left" w:pos="880"/>
              <w:tab w:val="right" w:leader="dot" w:pos="9350"/>
            </w:tabs>
            <w:rPr>
              <w:del w:id="388" w:author="Anees Shaikh" w:date="2013-10-19T03:52:00Z"/>
              <w:rFonts w:eastAsiaTheme="minorEastAsia"/>
              <w:noProof/>
            </w:rPr>
          </w:pPr>
          <w:del w:id="389" w:author="Anees Shaikh" w:date="2013-10-19T03:52:00Z">
            <w:r w:rsidRPr="00884344" w:rsidDel="00884344">
              <w:rPr>
                <w:rStyle w:val="Hyperlink"/>
                <w:noProof/>
              </w:rPr>
              <w:delText>6.3</w:delText>
            </w:r>
            <w:r w:rsidDel="00884344">
              <w:rPr>
                <w:rFonts w:eastAsiaTheme="minorEastAsia"/>
                <w:noProof/>
              </w:rPr>
              <w:tab/>
            </w:r>
            <w:r w:rsidRPr="00884344" w:rsidDel="00884344">
              <w:rPr>
                <w:rStyle w:val="Hyperlink"/>
                <w:noProof/>
              </w:rPr>
              <w:delText>Operational Requirements</w:delText>
            </w:r>
            <w:r w:rsidDel="00884344">
              <w:rPr>
                <w:noProof/>
                <w:webHidden/>
              </w:rPr>
              <w:tab/>
              <w:delText>12</w:delText>
            </w:r>
          </w:del>
        </w:p>
        <w:p w14:paraId="407DFFCE" w14:textId="77777777" w:rsidR="00E00D57" w:rsidDel="00884344" w:rsidRDefault="00E00D57">
          <w:pPr>
            <w:pStyle w:val="TOC2"/>
            <w:tabs>
              <w:tab w:val="left" w:pos="880"/>
              <w:tab w:val="right" w:leader="dot" w:pos="9350"/>
            </w:tabs>
            <w:rPr>
              <w:del w:id="390" w:author="Anees Shaikh" w:date="2013-10-19T03:52:00Z"/>
              <w:rFonts w:eastAsiaTheme="minorEastAsia"/>
              <w:noProof/>
            </w:rPr>
          </w:pPr>
          <w:del w:id="391" w:author="Anees Shaikh" w:date="2013-10-19T03:52:00Z">
            <w:r w:rsidRPr="00884344" w:rsidDel="00884344">
              <w:rPr>
                <w:rStyle w:val="Hyperlink"/>
                <w:noProof/>
              </w:rPr>
              <w:delText>6.4</w:delText>
            </w:r>
            <w:r w:rsidDel="00884344">
              <w:rPr>
                <w:rFonts w:eastAsiaTheme="minorEastAsia"/>
                <w:noProof/>
              </w:rPr>
              <w:tab/>
            </w:r>
            <w:r w:rsidRPr="00884344" w:rsidDel="00884344">
              <w:rPr>
                <w:rStyle w:val="Hyperlink"/>
                <w:noProof/>
              </w:rPr>
              <w:delText>Requirements for the Switch Management Protocol</w:delText>
            </w:r>
            <w:r w:rsidDel="00884344">
              <w:rPr>
                <w:noProof/>
                <w:webHidden/>
              </w:rPr>
              <w:tab/>
              <w:delText>13</w:delText>
            </w:r>
          </w:del>
        </w:p>
        <w:p w14:paraId="3CCB5EE6" w14:textId="77777777" w:rsidR="00E00D57" w:rsidDel="00884344" w:rsidRDefault="00E00D57">
          <w:pPr>
            <w:pStyle w:val="TOC1"/>
            <w:tabs>
              <w:tab w:val="left" w:pos="440"/>
              <w:tab w:val="right" w:leader="dot" w:pos="9350"/>
            </w:tabs>
            <w:rPr>
              <w:del w:id="392" w:author="Anees Shaikh" w:date="2013-10-19T03:52:00Z"/>
              <w:rFonts w:eastAsiaTheme="minorEastAsia"/>
              <w:noProof/>
            </w:rPr>
          </w:pPr>
          <w:del w:id="393" w:author="Anees Shaikh" w:date="2013-10-19T03:52:00Z">
            <w:r w:rsidRPr="00884344" w:rsidDel="00884344">
              <w:rPr>
                <w:rStyle w:val="Hyperlink"/>
                <w:noProof/>
              </w:rPr>
              <w:delText>7</w:delText>
            </w:r>
            <w:r w:rsidDel="00884344">
              <w:rPr>
                <w:rFonts w:eastAsiaTheme="minorEastAsia"/>
                <w:noProof/>
              </w:rPr>
              <w:tab/>
            </w:r>
            <w:r w:rsidRPr="00884344" w:rsidDel="00884344">
              <w:rPr>
                <w:rStyle w:val="Hyperlink"/>
                <w:noProof/>
              </w:rPr>
              <w:delText>NETCONF as the Transport Protocol</w:delText>
            </w:r>
            <w:r w:rsidDel="00884344">
              <w:rPr>
                <w:noProof/>
                <w:webHidden/>
              </w:rPr>
              <w:tab/>
              <w:delText>14</w:delText>
            </w:r>
          </w:del>
        </w:p>
        <w:p w14:paraId="610467F5" w14:textId="77777777" w:rsidR="00E00D57" w:rsidDel="00884344" w:rsidRDefault="00E00D57">
          <w:pPr>
            <w:pStyle w:val="TOC1"/>
            <w:tabs>
              <w:tab w:val="left" w:pos="440"/>
              <w:tab w:val="right" w:leader="dot" w:pos="9350"/>
            </w:tabs>
            <w:rPr>
              <w:del w:id="394" w:author="Anees Shaikh" w:date="2013-10-19T03:52:00Z"/>
              <w:rFonts w:eastAsiaTheme="minorEastAsia"/>
              <w:noProof/>
            </w:rPr>
          </w:pPr>
          <w:del w:id="395" w:author="Anees Shaikh" w:date="2013-10-19T03:52:00Z">
            <w:r w:rsidRPr="00884344" w:rsidDel="00884344">
              <w:rPr>
                <w:rStyle w:val="Hyperlink"/>
                <w:noProof/>
              </w:rPr>
              <w:delText>8</w:delText>
            </w:r>
            <w:r w:rsidDel="00884344">
              <w:rPr>
                <w:rFonts w:eastAsiaTheme="minorEastAsia"/>
                <w:noProof/>
              </w:rPr>
              <w:tab/>
            </w:r>
            <w:r w:rsidRPr="00884344" w:rsidDel="00884344">
              <w:rPr>
                <w:rStyle w:val="Hyperlink"/>
                <w:noProof/>
              </w:rPr>
              <w:delText>Data Model</w:delText>
            </w:r>
            <w:r w:rsidDel="00884344">
              <w:rPr>
                <w:noProof/>
                <w:webHidden/>
              </w:rPr>
              <w:tab/>
              <w:delText>16</w:delText>
            </w:r>
          </w:del>
        </w:p>
        <w:p w14:paraId="01150A02" w14:textId="77777777" w:rsidR="00E00D57" w:rsidDel="00884344" w:rsidRDefault="00E00D57">
          <w:pPr>
            <w:pStyle w:val="TOC2"/>
            <w:tabs>
              <w:tab w:val="left" w:pos="880"/>
              <w:tab w:val="right" w:leader="dot" w:pos="9350"/>
            </w:tabs>
            <w:rPr>
              <w:del w:id="396" w:author="Anees Shaikh" w:date="2013-10-19T03:52:00Z"/>
              <w:rFonts w:eastAsiaTheme="minorEastAsia"/>
              <w:noProof/>
            </w:rPr>
          </w:pPr>
          <w:del w:id="397" w:author="Anees Shaikh" w:date="2013-10-19T03:52:00Z">
            <w:r w:rsidRPr="00884344" w:rsidDel="00884344">
              <w:rPr>
                <w:rStyle w:val="Hyperlink"/>
                <w:noProof/>
              </w:rPr>
              <w:delText>8.1</w:delText>
            </w:r>
            <w:r w:rsidDel="00884344">
              <w:rPr>
                <w:rFonts w:eastAsiaTheme="minorEastAsia"/>
                <w:noProof/>
              </w:rPr>
              <w:tab/>
            </w:r>
            <w:r w:rsidRPr="00884344" w:rsidDel="00884344">
              <w:rPr>
                <w:rStyle w:val="Hyperlink"/>
                <w:noProof/>
              </w:rPr>
              <w:delText>YANG Module</w:delText>
            </w:r>
            <w:r w:rsidDel="00884344">
              <w:rPr>
                <w:noProof/>
                <w:webHidden/>
              </w:rPr>
              <w:tab/>
              <w:delText>16</w:delText>
            </w:r>
          </w:del>
        </w:p>
        <w:p w14:paraId="1F2DA6B3" w14:textId="77777777" w:rsidR="00E00D57" w:rsidDel="00884344" w:rsidRDefault="00E00D57">
          <w:pPr>
            <w:pStyle w:val="TOC2"/>
            <w:tabs>
              <w:tab w:val="left" w:pos="880"/>
              <w:tab w:val="right" w:leader="dot" w:pos="9350"/>
            </w:tabs>
            <w:rPr>
              <w:del w:id="398" w:author="Anees Shaikh" w:date="2013-10-19T03:52:00Z"/>
              <w:rFonts w:eastAsiaTheme="minorEastAsia"/>
              <w:noProof/>
            </w:rPr>
          </w:pPr>
          <w:del w:id="399" w:author="Anees Shaikh" w:date="2013-10-19T03:52:00Z">
            <w:r w:rsidRPr="00884344" w:rsidDel="00884344">
              <w:rPr>
                <w:rStyle w:val="Hyperlink"/>
                <w:noProof/>
              </w:rPr>
              <w:delText>8.2</w:delText>
            </w:r>
            <w:r w:rsidDel="00884344">
              <w:rPr>
                <w:rFonts w:eastAsiaTheme="minorEastAsia"/>
                <w:noProof/>
              </w:rPr>
              <w:tab/>
            </w:r>
            <w:r w:rsidRPr="00884344" w:rsidDel="00884344">
              <w:rPr>
                <w:rStyle w:val="Hyperlink"/>
                <w:noProof/>
              </w:rPr>
              <w:delText>Core Data Model</w:delText>
            </w:r>
            <w:r w:rsidDel="00884344">
              <w:rPr>
                <w:noProof/>
                <w:webHidden/>
              </w:rPr>
              <w:tab/>
              <w:delText>16</w:delText>
            </w:r>
          </w:del>
        </w:p>
        <w:p w14:paraId="3560EECE" w14:textId="77777777" w:rsidR="00E00D57" w:rsidDel="00884344" w:rsidRDefault="00E00D57">
          <w:pPr>
            <w:pStyle w:val="TOC2"/>
            <w:tabs>
              <w:tab w:val="left" w:pos="880"/>
              <w:tab w:val="right" w:leader="dot" w:pos="9350"/>
            </w:tabs>
            <w:rPr>
              <w:del w:id="400" w:author="Anees Shaikh" w:date="2013-10-19T03:52:00Z"/>
              <w:rFonts w:eastAsiaTheme="minorEastAsia"/>
              <w:noProof/>
            </w:rPr>
          </w:pPr>
          <w:del w:id="401" w:author="Anees Shaikh" w:date="2013-10-19T03:52:00Z">
            <w:r w:rsidRPr="00884344" w:rsidDel="00884344">
              <w:rPr>
                <w:rStyle w:val="Hyperlink"/>
                <w:noProof/>
              </w:rPr>
              <w:delText>8.3</w:delText>
            </w:r>
            <w:r w:rsidDel="00884344">
              <w:rPr>
                <w:rFonts w:eastAsiaTheme="minorEastAsia"/>
                <w:noProof/>
              </w:rPr>
              <w:tab/>
            </w:r>
            <w:r w:rsidRPr="00884344" w:rsidDel="00884344">
              <w:rPr>
                <w:rStyle w:val="Hyperlink"/>
                <w:noProof/>
              </w:rPr>
              <w:delText>OpenFlow Capable Switch</w:delText>
            </w:r>
            <w:r w:rsidDel="00884344">
              <w:rPr>
                <w:noProof/>
                <w:webHidden/>
              </w:rPr>
              <w:tab/>
              <w:delText>18</w:delText>
            </w:r>
          </w:del>
        </w:p>
        <w:p w14:paraId="62B628A4" w14:textId="77777777" w:rsidR="00E00D57" w:rsidDel="00884344" w:rsidRDefault="00E00D57">
          <w:pPr>
            <w:pStyle w:val="TOC3"/>
            <w:tabs>
              <w:tab w:val="left" w:pos="1320"/>
              <w:tab w:val="right" w:leader="dot" w:pos="9350"/>
            </w:tabs>
            <w:rPr>
              <w:del w:id="402" w:author="Anees Shaikh" w:date="2013-10-19T03:52:00Z"/>
              <w:rFonts w:eastAsiaTheme="minorEastAsia"/>
              <w:noProof/>
            </w:rPr>
          </w:pPr>
          <w:del w:id="403" w:author="Anees Shaikh" w:date="2013-10-19T03:52:00Z">
            <w:r w:rsidRPr="00884344" w:rsidDel="00884344">
              <w:rPr>
                <w:rStyle w:val="Hyperlink"/>
                <w:noProof/>
              </w:rPr>
              <w:delText>8.3.1</w:delText>
            </w:r>
            <w:r w:rsidDel="00884344">
              <w:rPr>
                <w:rFonts w:eastAsiaTheme="minorEastAsia"/>
                <w:noProof/>
              </w:rPr>
              <w:tab/>
            </w:r>
            <w:r w:rsidRPr="00884344" w:rsidDel="00884344">
              <w:rPr>
                <w:rStyle w:val="Hyperlink"/>
                <w:noProof/>
              </w:rPr>
              <w:delText>UML Diagram</w:delText>
            </w:r>
            <w:r w:rsidDel="00884344">
              <w:rPr>
                <w:noProof/>
                <w:webHidden/>
              </w:rPr>
              <w:tab/>
              <w:delText>18</w:delText>
            </w:r>
          </w:del>
        </w:p>
        <w:p w14:paraId="01420EEF" w14:textId="77777777" w:rsidR="00E00D57" w:rsidDel="00884344" w:rsidRDefault="00E00D57">
          <w:pPr>
            <w:pStyle w:val="TOC3"/>
            <w:tabs>
              <w:tab w:val="left" w:pos="1320"/>
              <w:tab w:val="right" w:leader="dot" w:pos="9350"/>
            </w:tabs>
            <w:rPr>
              <w:del w:id="404" w:author="Anees Shaikh" w:date="2013-10-19T03:52:00Z"/>
              <w:rFonts w:eastAsiaTheme="minorEastAsia"/>
              <w:noProof/>
            </w:rPr>
          </w:pPr>
          <w:del w:id="405" w:author="Anees Shaikh" w:date="2013-10-19T03:52:00Z">
            <w:r w:rsidRPr="00884344" w:rsidDel="00884344">
              <w:rPr>
                <w:rStyle w:val="Hyperlink"/>
                <w:noProof/>
              </w:rPr>
              <w:delText>8.3.2</w:delText>
            </w:r>
            <w:r w:rsidDel="00884344">
              <w:rPr>
                <w:rFonts w:eastAsiaTheme="minorEastAsia"/>
                <w:noProof/>
              </w:rPr>
              <w:tab/>
            </w:r>
            <w:r w:rsidRPr="00884344" w:rsidDel="00884344">
              <w:rPr>
                <w:rStyle w:val="Hyperlink"/>
                <w:noProof/>
              </w:rPr>
              <w:delText>XML Schema</w:delText>
            </w:r>
            <w:r w:rsidDel="00884344">
              <w:rPr>
                <w:noProof/>
                <w:webHidden/>
              </w:rPr>
              <w:tab/>
              <w:delText>18</w:delText>
            </w:r>
          </w:del>
        </w:p>
        <w:p w14:paraId="5E439F78" w14:textId="77777777" w:rsidR="00E00D57" w:rsidDel="00884344" w:rsidRDefault="00E00D57">
          <w:pPr>
            <w:pStyle w:val="TOC3"/>
            <w:tabs>
              <w:tab w:val="left" w:pos="1320"/>
              <w:tab w:val="right" w:leader="dot" w:pos="9350"/>
            </w:tabs>
            <w:rPr>
              <w:del w:id="406" w:author="Anees Shaikh" w:date="2013-10-19T03:52:00Z"/>
              <w:rFonts w:eastAsiaTheme="minorEastAsia"/>
              <w:noProof/>
            </w:rPr>
          </w:pPr>
          <w:del w:id="407" w:author="Anees Shaikh" w:date="2013-10-19T03:52:00Z">
            <w:r w:rsidRPr="00884344" w:rsidDel="00884344">
              <w:rPr>
                <w:rStyle w:val="Hyperlink"/>
                <w:noProof/>
              </w:rPr>
              <w:delText>8.3.3</w:delText>
            </w:r>
            <w:r w:rsidDel="00884344">
              <w:rPr>
                <w:rFonts w:eastAsiaTheme="minorEastAsia"/>
                <w:noProof/>
              </w:rPr>
              <w:tab/>
            </w:r>
            <w:r w:rsidRPr="00884344" w:rsidDel="00884344">
              <w:rPr>
                <w:rStyle w:val="Hyperlink"/>
                <w:noProof/>
              </w:rPr>
              <w:delText>XML Example</w:delText>
            </w:r>
            <w:r w:rsidDel="00884344">
              <w:rPr>
                <w:noProof/>
                <w:webHidden/>
              </w:rPr>
              <w:tab/>
              <w:delText>22</w:delText>
            </w:r>
          </w:del>
        </w:p>
        <w:p w14:paraId="6349A4B8" w14:textId="77777777" w:rsidR="00E00D57" w:rsidDel="00884344" w:rsidRDefault="00E00D57">
          <w:pPr>
            <w:pStyle w:val="TOC2"/>
            <w:tabs>
              <w:tab w:val="left" w:pos="880"/>
              <w:tab w:val="right" w:leader="dot" w:pos="9350"/>
            </w:tabs>
            <w:rPr>
              <w:del w:id="408" w:author="Anees Shaikh" w:date="2013-10-19T03:52:00Z"/>
              <w:rFonts w:eastAsiaTheme="minorEastAsia"/>
              <w:noProof/>
            </w:rPr>
          </w:pPr>
          <w:del w:id="409" w:author="Anees Shaikh" w:date="2013-10-19T03:52:00Z">
            <w:r w:rsidRPr="00884344" w:rsidDel="00884344">
              <w:rPr>
                <w:rStyle w:val="Hyperlink"/>
                <w:noProof/>
              </w:rPr>
              <w:delText>8.4</w:delText>
            </w:r>
            <w:r w:rsidDel="00884344">
              <w:rPr>
                <w:rFonts w:eastAsiaTheme="minorEastAsia"/>
                <w:noProof/>
              </w:rPr>
              <w:tab/>
            </w:r>
            <w:r w:rsidRPr="00884344" w:rsidDel="00884344">
              <w:rPr>
                <w:rStyle w:val="Hyperlink"/>
                <w:noProof/>
              </w:rPr>
              <w:delText>OpenFlow Configuration Point</w:delText>
            </w:r>
            <w:r w:rsidDel="00884344">
              <w:rPr>
                <w:noProof/>
                <w:webHidden/>
              </w:rPr>
              <w:tab/>
              <w:delText>23</w:delText>
            </w:r>
          </w:del>
        </w:p>
        <w:p w14:paraId="1B412241" w14:textId="77777777" w:rsidR="00E00D57" w:rsidDel="00884344" w:rsidRDefault="00E00D57">
          <w:pPr>
            <w:pStyle w:val="TOC3"/>
            <w:tabs>
              <w:tab w:val="left" w:pos="1320"/>
              <w:tab w:val="right" w:leader="dot" w:pos="9350"/>
            </w:tabs>
            <w:rPr>
              <w:del w:id="410" w:author="Anees Shaikh" w:date="2013-10-19T03:52:00Z"/>
              <w:rFonts w:eastAsiaTheme="minorEastAsia"/>
              <w:noProof/>
            </w:rPr>
          </w:pPr>
          <w:del w:id="411" w:author="Anees Shaikh" w:date="2013-10-19T03:52:00Z">
            <w:r w:rsidRPr="00884344" w:rsidDel="00884344">
              <w:rPr>
                <w:rStyle w:val="Hyperlink"/>
                <w:noProof/>
              </w:rPr>
              <w:delText>8.4.1</w:delText>
            </w:r>
            <w:r w:rsidDel="00884344">
              <w:rPr>
                <w:rFonts w:eastAsiaTheme="minorEastAsia"/>
                <w:noProof/>
              </w:rPr>
              <w:tab/>
            </w:r>
            <w:r w:rsidRPr="00884344" w:rsidDel="00884344">
              <w:rPr>
                <w:rStyle w:val="Hyperlink"/>
                <w:noProof/>
              </w:rPr>
              <w:delText>UML Diagram</w:delText>
            </w:r>
            <w:r w:rsidDel="00884344">
              <w:rPr>
                <w:noProof/>
                <w:webHidden/>
              </w:rPr>
              <w:tab/>
              <w:delText>23</w:delText>
            </w:r>
          </w:del>
        </w:p>
        <w:p w14:paraId="2CCBD14F" w14:textId="77777777" w:rsidR="00E00D57" w:rsidDel="00884344" w:rsidRDefault="00E00D57">
          <w:pPr>
            <w:pStyle w:val="TOC3"/>
            <w:tabs>
              <w:tab w:val="left" w:pos="1320"/>
              <w:tab w:val="right" w:leader="dot" w:pos="9350"/>
            </w:tabs>
            <w:rPr>
              <w:del w:id="412" w:author="Anees Shaikh" w:date="2013-10-19T03:52:00Z"/>
              <w:rFonts w:eastAsiaTheme="minorEastAsia"/>
              <w:noProof/>
            </w:rPr>
          </w:pPr>
          <w:del w:id="413" w:author="Anees Shaikh" w:date="2013-10-19T03:52:00Z">
            <w:r w:rsidRPr="00884344" w:rsidDel="00884344">
              <w:rPr>
                <w:rStyle w:val="Hyperlink"/>
                <w:noProof/>
              </w:rPr>
              <w:delText>8.4.2</w:delText>
            </w:r>
            <w:r w:rsidDel="00884344">
              <w:rPr>
                <w:rFonts w:eastAsiaTheme="minorEastAsia"/>
                <w:noProof/>
              </w:rPr>
              <w:tab/>
            </w:r>
            <w:r w:rsidRPr="00884344" w:rsidDel="00884344">
              <w:rPr>
                <w:rStyle w:val="Hyperlink"/>
                <w:noProof/>
              </w:rPr>
              <w:delText>XML Schema</w:delText>
            </w:r>
            <w:r w:rsidDel="00884344">
              <w:rPr>
                <w:noProof/>
                <w:webHidden/>
              </w:rPr>
              <w:tab/>
              <w:delText>23</w:delText>
            </w:r>
          </w:del>
        </w:p>
        <w:p w14:paraId="2229984C" w14:textId="77777777" w:rsidR="00E00D57" w:rsidDel="00884344" w:rsidRDefault="00E00D57">
          <w:pPr>
            <w:pStyle w:val="TOC3"/>
            <w:tabs>
              <w:tab w:val="left" w:pos="1320"/>
              <w:tab w:val="right" w:leader="dot" w:pos="9350"/>
            </w:tabs>
            <w:rPr>
              <w:del w:id="414" w:author="Anees Shaikh" w:date="2013-10-19T03:52:00Z"/>
              <w:rFonts w:eastAsiaTheme="minorEastAsia"/>
              <w:noProof/>
            </w:rPr>
          </w:pPr>
          <w:del w:id="415" w:author="Anees Shaikh" w:date="2013-10-19T03:52:00Z">
            <w:r w:rsidRPr="00884344" w:rsidDel="00884344">
              <w:rPr>
                <w:rStyle w:val="Hyperlink"/>
                <w:noProof/>
              </w:rPr>
              <w:delText>8.4.3</w:delText>
            </w:r>
            <w:r w:rsidDel="00884344">
              <w:rPr>
                <w:rFonts w:eastAsiaTheme="minorEastAsia"/>
                <w:noProof/>
              </w:rPr>
              <w:tab/>
            </w:r>
            <w:r w:rsidRPr="00884344" w:rsidDel="00884344">
              <w:rPr>
                <w:rStyle w:val="Hyperlink"/>
                <w:noProof/>
              </w:rPr>
              <w:delText>XML Example</w:delText>
            </w:r>
            <w:r w:rsidDel="00884344">
              <w:rPr>
                <w:noProof/>
                <w:webHidden/>
              </w:rPr>
              <w:tab/>
              <w:delText>25</w:delText>
            </w:r>
          </w:del>
        </w:p>
        <w:p w14:paraId="30C451DC" w14:textId="77777777" w:rsidR="00E00D57" w:rsidDel="00884344" w:rsidRDefault="00E00D57">
          <w:pPr>
            <w:pStyle w:val="TOC2"/>
            <w:tabs>
              <w:tab w:val="left" w:pos="880"/>
              <w:tab w:val="right" w:leader="dot" w:pos="9350"/>
            </w:tabs>
            <w:rPr>
              <w:del w:id="416" w:author="Anees Shaikh" w:date="2013-10-19T03:52:00Z"/>
              <w:rFonts w:eastAsiaTheme="minorEastAsia"/>
              <w:noProof/>
            </w:rPr>
          </w:pPr>
          <w:del w:id="417" w:author="Anees Shaikh" w:date="2013-10-19T03:52:00Z">
            <w:r w:rsidRPr="00884344" w:rsidDel="00884344">
              <w:rPr>
                <w:rStyle w:val="Hyperlink"/>
                <w:noProof/>
              </w:rPr>
              <w:delText>8.5</w:delText>
            </w:r>
            <w:r w:rsidDel="00884344">
              <w:rPr>
                <w:rFonts w:eastAsiaTheme="minorEastAsia"/>
                <w:noProof/>
              </w:rPr>
              <w:tab/>
            </w:r>
            <w:r w:rsidRPr="00884344" w:rsidDel="00884344">
              <w:rPr>
                <w:rStyle w:val="Hyperlink"/>
                <w:noProof/>
              </w:rPr>
              <w:delText>OpenFlow Logical Switch</w:delText>
            </w:r>
            <w:r w:rsidDel="00884344">
              <w:rPr>
                <w:noProof/>
                <w:webHidden/>
              </w:rPr>
              <w:tab/>
              <w:delText>25</w:delText>
            </w:r>
          </w:del>
        </w:p>
        <w:p w14:paraId="76852BE0" w14:textId="77777777" w:rsidR="00E00D57" w:rsidDel="00884344" w:rsidRDefault="00E00D57">
          <w:pPr>
            <w:pStyle w:val="TOC3"/>
            <w:tabs>
              <w:tab w:val="left" w:pos="1320"/>
              <w:tab w:val="right" w:leader="dot" w:pos="9350"/>
            </w:tabs>
            <w:rPr>
              <w:del w:id="418" w:author="Anees Shaikh" w:date="2013-10-19T03:52:00Z"/>
              <w:rFonts w:eastAsiaTheme="minorEastAsia"/>
              <w:noProof/>
            </w:rPr>
          </w:pPr>
          <w:del w:id="419" w:author="Anees Shaikh" w:date="2013-10-19T03:52:00Z">
            <w:r w:rsidRPr="00884344" w:rsidDel="00884344">
              <w:rPr>
                <w:rStyle w:val="Hyperlink"/>
                <w:noProof/>
              </w:rPr>
              <w:delText>8.5.1</w:delText>
            </w:r>
            <w:r w:rsidDel="00884344">
              <w:rPr>
                <w:rFonts w:eastAsiaTheme="minorEastAsia"/>
                <w:noProof/>
              </w:rPr>
              <w:tab/>
            </w:r>
            <w:r w:rsidRPr="00884344" w:rsidDel="00884344">
              <w:rPr>
                <w:rStyle w:val="Hyperlink"/>
                <w:noProof/>
              </w:rPr>
              <w:delText>UML Diagram</w:delText>
            </w:r>
            <w:r w:rsidDel="00884344">
              <w:rPr>
                <w:noProof/>
                <w:webHidden/>
              </w:rPr>
              <w:tab/>
              <w:delText>26</w:delText>
            </w:r>
          </w:del>
        </w:p>
        <w:p w14:paraId="6DF13119" w14:textId="77777777" w:rsidR="00E00D57" w:rsidDel="00884344" w:rsidRDefault="00E00D57">
          <w:pPr>
            <w:pStyle w:val="TOC3"/>
            <w:tabs>
              <w:tab w:val="left" w:pos="1320"/>
              <w:tab w:val="right" w:leader="dot" w:pos="9350"/>
            </w:tabs>
            <w:rPr>
              <w:del w:id="420" w:author="Anees Shaikh" w:date="2013-10-19T03:52:00Z"/>
              <w:rFonts w:eastAsiaTheme="minorEastAsia"/>
              <w:noProof/>
            </w:rPr>
          </w:pPr>
          <w:del w:id="421" w:author="Anees Shaikh" w:date="2013-10-19T03:52:00Z">
            <w:r w:rsidRPr="00884344" w:rsidDel="00884344">
              <w:rPr>
                <w:rStyle w:val="Hyperlink"/>
                <w:noProof/>
              </w:rPr>
              <w:delText>8.5.2</w:delText>
            </w:r>
            <w:r w:rsidDel="00884344">
              <w:rPr>
                <w:rFonts w:eastAsiaTheme="minorEastAsia"/>
                <w:noProof/>
              </w:rPr>
              <w:tab/>
            </w:r>
            <w:r w:rsidRPr="00884344" w:rsidDel="00884344">
              <w:rPr>
                <w:rStyle w:val="Hyperlink"/>
                <w:noProof/>
              </w:rPr>
              <w:delText>XML Schema</w:delText>
            </w:r>
            <w:r w:rsidDel="00884344">
              <w:rPr>
                <w:noProof/>
                <w:webHidden/>
              </w:rPr>
              <w:tab/>
              <w:delText>26</w:delText>
            </w:r>
          </w:del>
        </w:p>
        <w:p w14:paraId="58F58EAE" w14:textId="77777777" w:rsidR="00E00D57" w:rsidDel="00884344" w:rsidRDefault="00E00D57">
          <w:pPr>
            <w:pStyle w:val="TOC3"/>
            <w:tabs>
              <w:tab w:val="left" w:pos="1320"/>
              <w:tab w:val="right" w:leader="dot" w:pos="9350"/>
            </w:tabs>
            <w:rPr>
              <w:del w:id="422" w:author="Anees Shaikh" w:date="2013-10-19T03:52:00Z"/>
              <w:rFonts w:eastAsiaTheme="minorEastAsia"/>
              <w:noProof/>
            </w:rPr>
          </w:pPr>
          <w:del w:id="423" w:author="Anees Shaikh" w:date="2013-10-19T03:52:00Z">
            <w:r w:rsidRPr="00884344" w:rsidDel="00884344">
              <w:rPr>
                <w:rStyle w:val="Hyperlink"/>
                <w:noProof/>
              </w:rPr>
              <w:delText>8.5.3</w:delText>
            </w:r>
            <w:r w:rsidDel="00884344">
              <w:rPr>
                <w:rFonts w:eastAsiaTheme="minorEastAsia"/>
                <w:noProof/>
              </w:rPr>
              <w:tab/>
            </w:r>
            <w:r w:rsidRPr="00884344" w:rsidDel="00884344">
              <w:rPr>
                <w:rStyle w:val="Hyperlink"/>
                <w:noProof/>
              </w:rPr>
              <w:delText>XML Example</w:delText>
            </w:r>
            <w:r w:rsidDel="00884344">
              <w:rPr>
                <w:noProof/>
                <w:webHidden/>
              </w:rPr>
              <w:tab/>
              <w:delText>32</w:delText>
            </w:r>
          </w:del>
        </w:p>
        <w:p w14:paraId="5F6F9A20" w14:textId="77777777" w:rsidR="00E00D57" w:rsidDel="00884344" w:rsidRDefault="00E00D57">
          <w:pPr>
            <w:pStyle w:val="TOC2"/>
            <w:tabs>
              <w:tab w:val="left" w:pos="880"/>
              <w:tab w:val="right" w:leader="dot" w:pos="9350"/>
            </w:tabs>
            <w:rPr>
              <w:del w:id="424" w:author="Anees Shaikh" w:date="2013-10-19T03:52:00Z"/>
              <w:rFonts w:eastAsiaTheme="minorEastAsia"/>
              <w:noProof/>
            </w:rPr>
          </w:pPr>
          <w:del w:id="425" w:author="Anees Shaikh" w:date="2013-10-19T03:52:00Z">
            <w:r w:rsidRPr="00884344" w:rsidDel="00884344">
              <w:rPr>
                <w:rStyle w:val="Hyperlink"/>
                <w:noProof/>
              </w:rPr>
              <w:delText>8.6</w:delText>
            </w:r>
            <w:r w:rsidDel="00884344">
              <w:rPr>
                <w:rFonts w:eastAsiaTheme="minorEastAsia"/>
                <w:noProof/>
              </w:rPr>
              <w:tab/>
            </w:r>
            <w:r w:rsidRPr="00884344" w:rsidDel="00884344">
              <w:rPr>
                <w:rStyle w:val="Hyperlink"/>
                <w:noProof/>
              </w:rPr>
              <w:delText>Logical Switch Capabilities</w:delText>
            </w:r>
            <w:r w:rsidDel="00884344">
              <w:rPr>
                <w:noProof/>
                <w:webHidden/>
              </w:rPr>
              <w:tab/>
              <w:delText>33</w:delText>
            </w:r>
          </w:del>
        </w:p>
        <w:p w14:paraId="5778B390" w14:textId="77777777" w:rsidR="00E00D57" w:rsidDel="00884344" w:rsidRDefault="00E00D57">
          <w:pPr>
            <w:pStyle w:val="TOC3"/>
            <w:tabs>
              <w:tab w:val="left" w:pos="1320"/>
              <w:tab w:val="right" w:leader="dot" w:pos="9350"/>
            </w:tabs>
            <w:rPr>
              <w:del w:id="426" w:author="Anees Shaikh" w:date="2013-10-19T03:52:00Z"/>
              <w:rFonts w:eastAsiaTheme="minorEastAsia"/>
              <w:noProof/>
            </w:rPr>
          </w:pPr>
          <w:del w:id="427" w:author="Anees Shaikh" w:date="2013-10-19T03:52:00Z">
            <w:r w:rsidRPr="00884344" w:rsidDel="00884344">
              <w:rPr>
                <w:rStyle w:val="Hyperlink"/>
                <w:noProof/>
              </w:rPr>
              <w:delText>8.6.1</w:delText>
            </w:r>
            <w:r w:rsidDel="00884344">
              <w:rPr>
                <w:rFonts w:eastAsiaTheme="minorEastAsia"/>
                <w:noProof/>
              </w:rPr>
              <w:tab/>
            </w:r>
            <w:r w:rsidRPr="00884344" w:rsidDel="00884344">
              <w:rPr>
                <w:rStyle w:val="Hyperlink"/>
                <w:noProof/>
              </w:rPr>
              <w:delText>UML Diagram</w:delText>
            </w:r>
            <w:r w:rsidDel="00884344">
              <w:rPr>
                <w:noProof/>
                <w:webHidden/>
              </w:rPr>
              <w:tab/>
              <w:delText>33</w:delText>
            </w:r>
          </w:del>
        </w:p>
        <w:p w14:paraId="4C8D7168" w14:textId="77777777" w:rsidR="00E00D57" w:rsidDel="00884344" w:rsidRDefault="00E00D57">
          <w:pPr>
            <w:pStyle w:val="TOC3"/>
            <w:tabs>
              <w:tab w:val="left" w:pos="1320"/>
              <w:tab w:val="right" w:leader="dot" w:pos="9350"/>
            </w:tabs>
            <w:rPr>
              <w:del w:id="428" w:author="Anees Shaikh" w:date="2013-10-19T03:52:00Z"/>
              <w:rFonts w:eastAsiaTheme="minorEastAsia"/>
              <w:noProof/>
            </w:rPr>
          </w:pPr>
          <w:del w:id="429" w:author="Anees Shaikh" w:date="2013-10-19T03:52:00Z">
            <w:r w:rsidRPr="00884344" w:rsidDel="00884344">
              <w:rPr>
                <w:rStyle w:val="Hyperlink"/>
                <w:noProof/>
              </w:rPr>
              <w:delText>8.6.2</w:delText>
            </w:r>
            <w:r w:rsidDel="00884344">
              <w:rPr>
                <w:rFonts w:eastAsiaTheme="minorEastAsia"/>
                <w:noProof/>
              </w:rPr>
              <w:tab/>
            </w:r>
            <w:r w:rsidRPr="00884344" w:rsidDel="00884344">
              <w:rPr>
                <w:rStyle w:val="Hyperlink"/>
                <w:noProof/>
              </w:rPr>
              <w:delText>XML Schema</w:delText>
            </w:r>
            <w:r w:rsidDel="00884344">
              <w:rPr>
                <w:noProof/>
                <w:webHidden/>
              </w:rPr>
              <w:tab/>
              <w:delText>33</w:delText>
            </w:r>
          </w:del>
        </w:p>
        <w:p w14:paraId="6944714E" w14:textId="77777777" w:rsidR="00E00D57" w:rsidDel="00884344" w:rsidRDefault="00E00D57">
          <w:pPr>
            <w:pStyle w:val="TOC3"/>
            <w:tabs>
              <w:tab w:val="left" w:pos="1320"/>
              <w:tab w:val="right" w:leader="dot" w:pos="9350"/>
            </w:tabs>
            <w:rPr>
              <w:del w:id="430" w:author="Anees Shaikh" w:date="2013-10-19T03:52:00Z"/>
              <w:rFonts w:eastAsiaTheme="minorEastAsia"/>
              <w:noProof/>
            </w:rPr>
          </w:pPr>
          <w:del w:id="431" w:author="Anees Shaikh" w:date="2013-10-19T03:52:00Z">
            <w:r w:rsidRPr="00884344" w:rsidDel="00884344">
              <w:rPr>
                <w:rStyle w:val="Hyperlink"/>
                <w:noProof/>
              </w:rPr>
              <w:delText>8.6.3</w:delText>
            </w:r>
            <w:r w:rsidDel="00884344">
              <w:rPr>
                <w:rFonts w:eastAsiaTheme="minorEastAsia"/>
                <w:noProof/>
              </w:rPr>
              <w:tab/>
            </w:r>
            <w:r w:rsidRPr="00884344" w:rsidDel="00884344">
              <w:rPr>
                <w:rStyle w:val="Hyperlink"/>
                <w:noProof/>
              </w:rPr>
              <w:delText>XML Example</w:delText>
            </w:r>
            <w:r w:rsidDel="00884344">
              <w:rPr>
                <w:noProof/>
                <w:webHidden/>
              </w:rPr>
              <w:tab/>
              <w:delText>38</w:delText>
            </w:r>
          </w:del>
        </w:p>
        <w:p w14:paraId="01BBA4F7" w14:textId="77777777" w:rsidR="00E00D57" w:rsidDel="00884344" w:rsidRDefault="00E00D57">
          <w:pPr>
            <w:pStyle w:val="TOC2"/>
            <w:tabs>
              <w:tab w:val="left" w:pos="880"/>
              <w:tab w:val="right" w:leader="dot" w:pos="9350"/>
            </w:tabs>
            <w:rPr>
              <w:del w:id="432" w:author="Anees Shaikh" w:date="2013-10-19T03:52:00Z"/>
              <w:rFonts w:eastAsiaTheme="minorEastAsia"/>
              <w:noProof/>
            </w:rPr>
          </w:pPr>
          <w:del w:id="433" w:author="Anees Shaikh" w:date="2013-10-19T03:52:00Z">
            <w:r w:rsidRPr="00884344" w:rsidDel="00884344">
              <w:rPr>
                <w:rStyle w:val="Hyperlink"/>
                <w:noProof/>
              </w:rPr>
              <w:delText>8.7</w:delText>
            </w:r>
            <w:r w:rsidDel="00884344">
              <w:rPr>
                <w:rFonts w:eastAsiaTheme="minorEastAsia"/>
                <w:noProof/>
              </w:rPr>
              <w:tab/>
            </w:r>
            <w:r w:rsidRPr="00884344" w:rsidDel="00884344">
              <w:rPr>
                <w:rStyle w:val="Hyperlink"/>
                <w:noProof/>
              </w:rPr>
              <w:delText>OpenFlow Controller</w:delText>
            </w:r>
            <w:r w:rsidDel="00884344">
              <w:rPr>
                <w:noProof/>
                <w:webHidden/>
              </w:rPr>
              <w:tab/>
              <w:delText>38</w:delText>
            </w:r>
          </w:del>
        </w:p>
        <w:p w14:paraId="16B4533A" w14:textId="77777777" w:rsidR="00E00D57" w:rsidDel="00884344" w:rsidRDefault="00E00D57">
          <w:pPr>
            <w:pStyle w:val="TOC3"/>
            <w:tabs>
              <w:tab w:val="left" w:pos="1320"/>
              <w:tab w:val="right" w:leader="dot" w:pos="9350"/>
            </w:tabs>
            <w:rPr>
              <w:del w:id="434" w:author="Anees Shaikh" w:date="2013-10-19T03:52:00Z"/>
              <w:rFonts w:eastAsiaTheme="minorEastAsia"/>
              <w:noProof/>
            </w:rPr>
          </w:pPr>
          <w:del w:id="435" w:author="Anees Shaikh" w:date="2013-10-19T03:52:00Z">
            <w:r w:rsidRPr="00884344" w:rsidDel="00884344">
              <w:rPr>
                <w:rStyle w:val="Hyperlink"/>
                <w:noProof/>
              </w:rPr>
              <w:delText>8.7.1</w:delText>
            </w:r>
            <w:r w:rsidDel="00884344">
              <w:rPr>
                <w:rFonts w:eastAsiaTheme="minorEastAsia"/>
                <w:noProof/>
              </w:rPr>
              <w:tab/>
            </w:r>
            <w:r w:rsidRPr="00884344" w:rsidDel="00884344">
              <w:rPr>
                <w:rStyle w:val="Hyperlink"/>
                <w:noProof/>
              </w:rPr>
              <w:delText>UML Diagram</w:delText>
            </w:r>
            <w:r w:rsidDel="00884344">
              <w:rPr>
                <w:noProof/>
                <w:webHidden/>
              </w:rPr>
              <w:tab/>
              <w:delText>39</w:delText>
            </w:r>
          </w:del>
        </w:p>
        <w:p w14:paraId="1EE99418" w14:textId="77777777" w:rsidR="00E00D57" w:rsidDel="00884344" w:rsidRDefault="00E00D57">
          <w:pPr>
            <w:pStyle w:val="TOC3"/>
            <w:tabs>
              <w:tab w:val="left" w:pos="1320"/>
              <w:tab w:val="right" w:leader="dot" w:pos="9350"/>
            </w:tabs>
            <w:rPr>
              <w:del w:id="436" w:author="Anees Shaikh" w:date="2013-10-19T03:52:00Z"/>
              <w:rFonts w:eastAsiaTheme="minorEastAsia"/>
              <w:noProof/>
            </w:rPr>
          </w:pPr>
          <w:del w:id="437" w:author="Anees Shaikh" w:date="2013-10-19T03:52:00Z">
            <w:r w:rsidRPr="00884344" w:rsidDel="00884344">
              <w:rPr>
                <w:rStyle w:val="Hyperlink"/>
                <w:noProof/>
              </w:rPr>
              <w:delText>8.7.2</w:delText>
            </w:r>
            <w:r w:rsidDel="00884344">
              <w:rPr>
                <w:rFonts w:eastAsiaTheme="minorEastAsia"/>
                <w:noProof/>
              </w:rPr>
              <w:tab/>
            </w:r>
            <w:r w:rsidRPr="00884344" w:rsidDel="00884344">
              <w:rPr>
                <w:rStyle w:val="Hyperlink"/>
                <w:noProof/>
              </w:rPr>
              <w:delText>XML Schema</w:delText>
            </w:r>
            <w:r w:rsidDel="00884344">
              <w:rPr>
                <w:noProof/>
                <w:webHidden/>
              </w:rPr>
              <w:tab/>
              <w:delText>40</w:delText>
            </w:r>
          </w:del>
        </w:p>
        <w:p w14:paraId="01E313CC" w14:textId="77777777" w:rsidR="00E00D57" w:rsidDel="00884344" w:rsidRDefault="00E00D57">
          <w:pPr>
            <w:pStyle w:val="TOC3"/>
            <w:tabs>
              <w:tab w:val="left" w:pos="1320"/>
              <w:tab w:val="right" w:leader="dot" w:pos="9350"/>
            </w:tabs>
            <w:rPr>
              <w:del w:id="438" w:author="Anees Shaikh" w:date="2013-10-19T03:52:00Z"/>
              <w:rFonts w:eastAsiaTheme="minorEastAsia"/>
              <w:noProof/>
            </w:rPr>
          </w:pPr>
          <w:del w:id="439" w:author="Anees Shaikh" w:date="2013-10-19T03:52:00Z">
            <w:r w:rsidRPr="00884344" w:rsidDel="00884344">
              <w:rPr>
                <w:rStyle w:val="Hyperlink"/>
                <w:noProof/>
              </w:rPr>
              <w:delText>8.7.3</w:delText>
            </w:r>
            <w:r w:rsidDel="00884344">
              <w:rPr>
                <w:rFonts w:eastAsiaTheme="minorEastAsia"/>
                <w:noProof/>
              </w:rPr>
              <w:tab/>
            </w:r>
            <w:r w:rsidRPr="00884344" w:rsidDel="00884344">
              <w:rPr>
                <w:rStyle w:val="Hyperlink"/>
                <w:noProof/>
              </w:rPr>
              <w:delText>XML Example</w:delText>
            </w:r>
            <w:r w:rsidDel="00884344">
              <w:rPr>
                <w:noProof/>
                <w:webHidden/>
              </w:rPr>
              <w:tab/>
              <w:delText>45</w:delText>
            </w:r>
          </w:del>
        </w:p>
        <w:p w14:paraId="7F7B19A0" w14:textId="77777777" w:rsidR="00E00D57" w:rsidDel="00884344" w:rsidRDefault="00E00D57">
          <w:pPr>
            <w:pStyle w:val="TOC2"/>
            <w:tabs>
              <w:tab w:val="left" w:pos="880"/>
              <w:tab w:val="right" w:leader="dot" w:pos="9350"/>
            </w:tabs>
            <w:rPr>
              <w:del w:id="440" w:author="Anees Shaikh" w:date="2013-10-19T03:52:00Z"/>
              <w:rFonts w:eastAsiaTheme="minorEastAsia"/>
              <w:noProof/>
            </w:rPr>
          </w:pPr>
          <w:del w:id="441" w:author="Anees Shaikh" w:date="2013-10-19T03:52:00Z">
            <w:r w:rsidRPr="00884344" w:rsidDel="00884344">
              <w:rPr>
                <w:rStyle w:val="Hyperlink"/>
                <w:noProof/>
              </w:rPr>
              <w:delText>8.8</w:delText>
            </w:r>
            <w:r w:rsidDel="00884344">
              <w:rPr>
                <w:rFonts w:eastAsiaTheme="minorEastAsia"/>
                <w:noProof/>
              </w:rPr>
              <w:tab/>
            </w:r>
            <w:r w:rsidRPr="00884344" w:rsidDel="00884344">
              <w:rPr>
                <w:rStyle w:val="Hyperlink"/>
                <w:noProof/>
              </w:rPr>
              <w:delText>OpenFlow Resource</w:delText>
            </w:r>
            <w:r w:rsidDel="00884344">
              <w:rPr>
                <w:noProof/>
                <w:webHidden/>
              </w:rPr>
              <w:tab/>
              <w:delText>45</w:delText>
            </w:r>
          </w:del>
        </w:p>
        <w:p w14:paraId="309308E3" w14:textId="77777777" w:rsidR="00E00D57" w:rsidDel="00884344" w:rsidRDefault="00E00D57">
          <w:pPr>
            <w:pStyle w:val="TOC3"/>
            <w:tabs>
              <w:tab w:val="left" w:pos="1320"/>
              <w:tab w:val="right" w:leader="dot" w:pos="9350"/>
            </w:tabs>
            <w:rPr>
              <w:del w:id="442" w:author="Anees Shaikh" w:date="2013-10-19T03:52:00Z"/>
              <w:rFonts w:eastAsiaTheme="minorEastAsia"/>
              <w:noProof/>
            </w:rPr>
          </w:pPr>
          <w:del w:id="443" w:author="Anees Shaikh" w:date="2013-10-19T03:52:00Z">
            <w:r w:rsidRPr="00884344" w:rsidDel="00884344">
              <w:rPr>
                <w:rStyle w:val="Hyperlink"/>
                <w:noProof/>
              </w:rPr>
              <w:delText>8.8.1</w:delText>
            </w:r>
            <w:r w:rsidDel="00884344">
              <w:rPr>
                <w:rFonts w:eastAsiaTheme="minorEastAsia"/>
                <w:noProof/>
              </w:rPr>
              <w:tab/>
            </w:r>
            <w:r w:rsidRPr="00884344" w:rsidDel="00884344">
              <w:rPr>
                <w:rStyle w:val="Hyperlink"/>
                <w:noProof/>
              </w:rPr>
              <w:delText>UML Diagram</w:delText>
            </w:r>
            <w:r w:rsidDel="00884344">
              <w:rPr>
                <w:noProof/>
                <w:webHidden/>
              </w:rPr>
              <w:tab/>
              <w:delText>45</w:delText>
            </w:r>
          </w:del>
        </w:p>
        <w:p w14:paraId="13C8BD51" w14:textId="77777777" w:rsidR="00E00D57" w:rsidDel="00884344" w:rsidRDefault="00E00D57">
          <w:pPr>
            <w:pStyle w:val="TOC3"/>
            <w:tabs>
              <w:tab w:val="left" w:pos="1320"/>
              <w:tab w:val="right" w:leader="dot" w:pos="9350"/>
            </w:tabs>
            <w:rPr>
              <w:del w:id="444" w:author="Anees Shaikh" w:date="2013-10-19T03:52:00Z"/>
              <w:rFonts w:eastAsiaTheme="minorEastAsia"/>
              <w:noProof/>
            </w:rPr>
          </w:pPr>
          <w:del w:id="445" w:author="Anees Shaikh" w:date="2013-10-19T03:52:00Z">
            <w:r w:rsidRPr="00884344" w:rsidDel="00884344">
              <w:rPr>
                <w:rStyle w:val="Hyperlink"/>
                <w:noProof/>
              </w:rPr>
              <w:delText>8.8.2</w:delText>
            </w:r>
            <w:r w:rsidDel="00884344">
              <w:rPr>
                <w:rFonts w:eastAsiaTheme="minorEastAsia"/>
                <w:noProof/>
              </w:rPr>
              <w:tab/>
            </w:r>
            <w:r w:rsidRPr="00884344" w:rsidDel="00884344">
              <w:rPr>
                <w:rStyle w:val="Hyperlink"/>
                <w:noProof/>
              </w:rPr>
              <w:delText>XML Schema</w:delText>
            </w:r>
            <w:r w:rsidDel="00884344">
              <w:rPr>
                <w:noProof/>
                <w:webHidden/>
              </w:rPr>
              <w:tab/>
              <w:delText>45</w:delText>
            </w:r>
          </w:del>
        </w:p>
        <w:p w14:paraId="17137F88" w14:textId="77777777" w:rsidR="00E00D57" w:rsidDel="00884344" w:rsidRDefault="00E00D57">
          <w:pPr>
            <w:pStyle w:val="TOC3"/>
            <w:tabs>
              <w:tab w:val="left" w:pos="1320"/>
              <w:tab w:val="right" w:leader="dot" w:pos="9350"/>
            </w:tabs>
            <w:rPr>
              <w:del w:id="446" w:author="Anees Shaikh" w:date="2013-10-19T03:52:00Z"/>
              <w:rFonts w:eastAsiaTheme="minorEastAsia"/>
              <w:noProof/>
            </w:rPr>
          </w:pPr>
          <w:del w:id="447" w:author="Anees Shaikh" w:date="2013-10-19T03:52:00Z">
            <w:r w:rsidRPr="00884344" w:rsidDel="00884344">
              <w:rPr>
                <w:rStyle w:val="Hyperlink"/>
                <w:noProof/>
              </w:rPr>
              <w:delText>8.8.3</w:delText>
            </w:r>
            <w:r w:rsidDel="00884344">
              <w:rPr>
                <w:rFonts w:eastAsiaTheme="minorEastAsia"/>
                <w:noProof/>
              </w:rPr>
              <w:tab/>
            </w:r>
            <w:r w:rsidRPr="00884344" w:rsidDel="00884344">
              <w:rPr>
                <w:rStyle w:val="Hyperlink"/>
                <w:noProof/>
              </w:rPr>
              <w:delText>XML Example</w:delText>
            </w:r>
            <w:r w:rsidDel="00884344">
              <w:rPr>
                <w:noProof/>
                <w:webHidden/>
              </w:rPr>
              <w:tab/>
              <w:delText>46</w:delText>
            </w:r>
          </w:del>
        </w:p>
        <w:p w14:paraId="6210333C" w14:textId="77777777" w:rsidR="00E00D57" w:rsidDel="00884344" w:rsidRDefault="00E00D57">
          <w:pPr>
            <w:pStyle w:val="TOC2"/>
            <w:tabs>
              <w:tab w:val="left" w:pos="880"/>
              <w:tab w:val="right" w:leader="dot" w:pos="9350"/>
            </w:tabs>
            <w:rPr>
              <w:del w:id="448" w:author="Anees Shaikh" w:date="2013-10-19T03:52:00Z"/>
              <w:rFonts w:eastAsiaTheme="minorEastAsia"/>
              <w:noProof/>
            </w:rPr>
          </w:pPr>
          <w:del w:id="449" w:author="Anees Shaikh" w:date="2013-10-19T03:52:00Z">
            <w:r w:rsidRPr="00884344" w:rsidDel="00884344">
              <w:rPr>
                <w:rStyle w:val="Hyperlink"/>
                <w:noProof/>
              </w:rPr>
              <w:delText>8.9</w:delText>
            </w:r>
            <w:r w:rsidDel="00884344">
              <w:rPr>
                <w:rFonts w:eastAsiaTheme="minorEastAsia"/>
                <w:noProof/>
              </w:rPr>
              <w:tab/>
            </w:r>
            <w:r w:rsidRPr="00884344" w:rsidDel="00884344">
              <w:rPr>
                <w:rStyle w:val="Hyperlink"/>
                <w:noProof/>
              </w:rPr>
              <w:delText>OpenFlow Port</w:delText>
            </w:r>
            <w:r w:rsidDel="00884344">
              <w:rPr>
                <w:noProof/>
                <w:webHidden/>
              </w:rPr>
              <w:tab/>
              <w:delText>46</w:delText>
            </w:r>
          </w:del>
        </w:p>
        <w:p w14:paraId="228A72CB" w14:textId="77777777" w:rsidR="00E00D57" w:rsidDel="00884344" w:rsidRDefault="00E00D57">
          <w:pPr>
            <w:pStyle w:val="TOC3"/>
            <w:tabs>
              <w:tab w:val="left" w:pos="1320"/>
              <w:tab w:val="right" w:leader="dot" w:pos="9350"/>
            </w:tabs>
            <w:rPr>
              <w:del w:id="450" w:author="Anees Shaikh" w:date="2013-10-19T03:52:00Z"/>
              <w:rFonts w:eastAsiaTheme="minorEastAsia"/>
              <w:noProof/>
            </w:rPr>
          </w:pPr>
          <w:del w:id="451" w:author="Anees Shaikh" w:date="2013-10-19T03:52:00Z">
            <w:r w:rsidRPr="00884344" w:rsidDel="00884344">
              <w:rPr>
                <w:rStyle w:val="Hyperlink"/>
                <w:noProof/>
              </w:rPr>
              <w:delText>8.9.1</w:delText>
            </w:r>
            <w:r w:rsidDel="00884344">
              <w:rPr>
                <w:rFonts w:eastAsiaTheme="minorEastAsia"/>
                <w:noProof/>
              </w:rPr>
              <w:tab/>
            </w:r>
            <w:r w:rsidRPr="00884344" w:rsidDel="00884344">
              <w:rPr>
                <w:rStyle w:val="Hyperlink"/>
                <w:noProof/>
              </w:rPr>
              <w:delText>UML Diagram</w:delText>
            </w:r>
            <w:r w:rsidDel="00884344">
              <w:rPr>
                <w:noProof/>
                <w:webHidden/>
              </w:rPr>
              <w:tab/>
              <w:delText>47</w:delText>
            </w:r>
          </w:del>
        </w:p>
        <w:p w14:paraId="3462A219" w14:textId="77777777" w:rsidR="00E00D57" w:rsidDel="00884344" w:rsidRDefault="00E00D57">
          <w:pPr>
            <w:pStyle w:val="TOC3"/>
            <w:tabs>
              <w:tab w:val="left" w:pos="1320"/>
              <w:tab w:val="right" w:leader="dot" w:pos="9350"/>
            </w:tabs>
            <w:rPr>
              <w:del w:id="452" w:author="Anees Shaikh" w:date="2013-10-19T03:52:00Z"/>
              <w:rFonts w:eastAsiaTheme="minorEastAsia"/>
              <w:noProof/>
            </w:rPr>
          </w:pPr>
          <w:del w:id="453" w:author="Anees Shaikh" w:date="2013-10-19T03:52:00Z">
            <w:r w:rsidRPr="00884344" w:rsidDel="00884344">
              <w:rPr>
                <w:rStyle w:val="Hyperlink"/>
                <w:noProof/>
              </w:rPr>
              <w:delText>8.9.2</w:delText>
            </w:r>
            <w:r w:rsidDel="00884344">
              <w:rPr>
                <w:rFonts w:eastAsiaTheme="minorEastAsia"/>
                <w:noProof/>
              </w:rPr>
              <w:tab/>
            </w:r>
            <w:r w:rsidRPr="00884344" w:rsidDel="00884344">
              <w:rPr>
                <w:rStyle w:val="Hyperlink"/>
                <w:noProof/>
              </w:rPr>
              <w:delText>XML Schema</w:delText>
            </w:r>
            <w:r w:rsidDel="00884344">
              <w:rPr>
                <w:noProof/>
                <w:webHidden/>
              </w:rPr>
              <w:tab/>
              <w:delText>48</w:delText>
            </w:r>
          </w:del>
        </w:p>
        <w:p w14:paraId="46F17671" w14:textId="77777777" w:rsidR="00E00D57" w:rsidDel="00884344" w:rsidRDefault="00E00D57">
          <w:pPr>
            <w:pStyle w:val="TOC3"/>
            <w:tabs>
              <w:tab w:val="left" w:pos="1320"/>
              <w:tab w:val="right" w:leader="dot" w:pos="9350"/>
            </w:tabs>
            <w:rPr>
              <w:del w:id="454" w:author="Anees Shaikh" w:date="2013-10-19T03:52:00Z"/>
              <w:rFonts w:eastAsiaTheme="minorEastAsia"/>
              <w:noProof/>
            </w:rPr>
          </w:pPr>
          <w:del w:id="455" w:author="Anees Shaikh" w:date="2013-10-19T03:52:00Z">
            <w:r w:rsidRPr="00884344" w:rsidDel="00884344">
              <w:rPr>
                <w:rStyle w:val="Hyperlink"/>
                <w:noProof/>
              </w:rPr>
              <w:delText>8.9.3</w:delText>
            </w:r>
            <w:r w:rsidDel="00884344">
              <w:rPr>
                <w:rFonts w:eastAsiaTheme="minorEastAsia"/>
                <w:noProof/>
              </w:rPr>
              <w:tab/>
            </w:r>
            <w:r w:rsidRPr="00884344" w:rsidDel="00884344">
              <w:rPr>
                <w:rStyle w:val="Hyperlink"/>
                <w:noProof/>
              </w:rPr>
              <w:delText>XML Examples</w:delText>
            </w:r>
            <w:r w:rsidDel="00884344">
              <w:rPr>
                <w:noProof/>
                <w:webHidden/>
              </w:rPr>
              <w:tab/>
              <w:delText>59</w:delText>
            </w:r>
          </w:del>
        </w:p>
        <w:p w14:paraId="3859B354" w14:textId="77777777" w:rsidR="00E00D57" w:rsidDel="00884344" w:rsidRDefault="00E00D57">
          <w:pPr>
            <w:pStyle w:val="TOC2"/>
            <w:tabs>
              <w:tab w:val="left" w:pos="880"/>
              <w:tab w:val="right" w:leader="dot" w:pos="9350"/>
            </w:tabs>
            <w:rPr>
              <w:del w:id="456" w:author="Anees Shaikh" w:date="2013-10-19T03:52:00Z"/>
              <w:rFonts w:eastAsiaTheme="minorEastAsia"/>
              <w:noProof/>
            </w:rPr>
          </w:pPr>
          <w:del w:id="457" w:author="Anees Shaikh" w:date="2013-10-19T03:52:00Z">
            <w:r w:rsidRPr="00884344" w:rsidDel="00884344">
              <w:rPr>
                <w:rStyle w:val="Hyperlink"/>
                <w:noProof/>
              </w:rPr>
              <w:delText>8.10</w:delText>
            </w:r>
            <w:r w:rsidDel="00884344">
              <w:rPr>
                <w:rFonts w:eastAsiaTheme="minorEastAsia"/>
                <w:noProof/>
              </w:rPr>
              <w:tab/>
            </w:r>
            <w:r w:rsidRPr="00884344" w:rsidDel="00884344">
              <w:rPr>
                <w:rStyle w:val="Hyperlink"/>
                <w:noProof/>
              </w:rPr>
              <w:delText>OpenFlow Port Feature</w:delText>
            </w:r>
            <w:r w:rsidDel="00884344">
              <w:rPr>
                <w:noProof/>
                <w:webHidden/>
              </w:rPr>
              <w:tab/>
              <w:delText>61</w:delText>
            </w:r>
          </w:del>
        </w:p>
        <w:p w14:paraId="64417508" w14:textId="77777777" w:rsidR="00E00D57" w:rsidDel="00884344" w:rsidRDefault="00E00D57">
          <w:pPr>
            <w:pStyle w:val="TOC3"/>
            <w:tabs>
              <w:tab w:val="left" w:pos="1320"/>
              <w:tab w:val="right" w:leader="dot" w:pos="9350"/>
            </w:tabs>
            <w:rPr>
              <w:del w:id="458" w:author="Anees Shaikh" w:date="2013-10-19T03:52:00Z"/>
              <w:rFonts w:eastAsiaTheme="minorEastAsia"/>
              <w:noProof/>
            </w:rPr>
          </w:pPr>
          <w:del w:id="459" w:author="Anees Shaikh" w:date="2013-10-19T03:52:00Z">
            <w:r w:rsidRPr="00884344" w:rsidDel="00884344">
              <w:rPr>
                <w:rStyle w:val="Hyperlink"/>
                <w:noProof/>
              </w:rPr>
              <w:delText>8.10.1</w:delText>
            </w:r>
            <w:r w:rsidDel="00884344">
              <w:rPr>
                <w:rFonts w:eastAsiaTheme="minorEastAsia"/>
                <w:noProof/>
              </w:rPr>
              <w:tab/>
            </w:r>
            <w:r w:rsidRPr="00884344" w:rsidDel="00884344">
              <w:rPr>
                <w:rStyle w:val="Hyperlink"/>
                <w:noProof/>
              </w:rPr>
              <w:delText>UML Diagram</w:delText>
            </w:r>
            <w:r w:rsidDel="00884344">
              <w:rPr>
                <w:noProof/>
                <w:webHidden/>
              </w:rPr>
              <w:tab/>
              <w:delText>61</w:delText>
            </w:r>
          </w:del>
        </w:p>
        <w:p w14:paraId="3E3393BD" w14:textId="77777777" w:rsidR="00E00D57" w:rsidDel="00884344" w:rsidRDefault="00E00D57">
          <w:pPr>
            <w:pStyle w:val="TOC3"/>
            <w:tabs>
              <w:tab w:val="left" w:pos="1320"/>
              <w:tab w:val="right" w:leader="dot" w:pos="9350"/>
            </w:tabs>
            <w:rPr>
              <w:del w:id="460" w:author="Anees Shaikh" w:date="2013-10-19T03:52:00Z"/>
              <w:rFonts w:eastAsiaTheme="minorEastAsia"/>
              <w:noProof/>
            </w:rPr>
          </w:pPr>
          <w:del w:id="461" w:author="Anees Shaikh" w:date="2013-10-19T03:52:00Z">
            <w:r w:rsidRPr="00884344" w:rsidDel="00884344">
              <w:rPr>
                <w:rStyle w:val="Hyperlink"/>
                <w:noProof/>
              </w:rPr>
              <w:delText>8.10.2</w:delText>
            </w:r>
            <w:r w:rsidDel="00884344">
              <w:rPr>
                <w:rFonts w:eastAsiaTheme="minorEastAsia"/>
                <w:noProof/>
              </w:rPr>
              <w:tab/>
            </w:r>
            <w:r w:rsidRPr="00884344" w:rsidDel="00884344">
              <w:rPr>
                <w:rStyle w:val="Hyperlink"/>
                <w:noProof/>
              </w:rPr>
              <w:delText>XML Schema</w:delText>
            </w:r>
            <w:r w:rsidDel="00884344">
              <w:rPr>
                <w:noProof/>
                <w:webHidden/>
              </w:rPr>
              <w:tab/>
              <w:delText>61</w:delText>
            </w:r>
          </w:del>
        </w:p>
        <w:p w14:paraId="5BB79FB6" w14:textId="77777777" w:rsidR="00E00D57" w:rsidDel="00884344" w:rsidRDefault="00E00D57">
          <w:pPr>
            <w:pStyle w:val="TOC3"/>
            <w:tabs>
              <w:tab w:val="left" w:pos="1320"/>
              <w:tab w:val="right" w:leader="dot" w:pos="9350"/>
            </w:tabs>
            <w:rPr>
              <w:del w:id="462" w:author="Anees Shaikh" w:date="2013-10-19T03:52:00Z"/>
              <w:rFonts w:eastAsiaTheme="minorEastAsia"/>
              <w:noProof/>
            </w:rPr>
          </w:pPr>
          <w:del w:id="463" w:author="Anees Shaikh" w:date="2013-10-19T03:52:00Z">
            <w:r w:rsidRPr="00884344" w:rsidDel="00884344">
              <w:rPr>
                <w:rStyle w:val="Hyperlink"/>
                <w:noProof/>
              </w:rPr>
              <w:delText>8.10.3</w:delText>
            </w:r>
            <w:r w:rsidDel="00884344">
              <w:rPr>
                <w:rFonts w:eastAsiaTheme="minorEastAsia"/>
                <w:noProof/>
              </w:rPr>
              <w:tab/>
            </w:r>
            <w:r w:rsidRPr="00884344" w:rsidDel="00884344">
              <w:rPr>
                <w:rStyle w:val="Hyperlink"/>
                <w:noProof/>
              </w:rPr>
              <w:delText>XML Example</w:delText>
            </w:r>
            <w:r w:rsidDel="00884344">
              <w:rPr>
                <w:noProof/>
                <w:webHidden/>
              </w:rPr>
              <w:tab/>
              <w:delText>65</w:delText>
            </w:r>
          </w:del>
        </w:p>
        <w:p w14:paraId="2E76F218" w14:textId="77777777" w:rsidR="00E00D57" w:rsidDel="00884344" w:rsidRDefault="00E00D57">
          <w:pPr>
            <w:pStyle w:val="TOC2"/>
            <w:tabs>
              <w:tab w:val="left" w:pos="880"/>
              <w:tab w:val="right" w:leader="dot" w:pos="9350"/>
            </w:tabs>
            <w:rPr>
              <w:del w:id="464" w:author="Anees Shaikh" w:date="2013-10-19T03:52:00Z"/>
              <w:rFonts w:eastAsiaTheme="minorEastAsia"/>
              <w:noProof/>
            </w:rPr>
          </w:pPr>
          <w:del w:id="465" w:author="Anees Shaikh" w:date="2013-10-19T03:52:00Z">
            <w:r w:rsidRPr="00884344" w:rsidDel="00884344">
              <w:rPr>
                <w:rStyle w:val="Hyperlink"/>
                <w:noProof/>
              </w:rPr>
              <w:delText>8.11</w:delText>
            </w:r>
            <w:r w:rsidDel="00884344">
              <w:rPr>
                <w:rFonts w:eastAsiaTheme="minorEastAsia"/>
                <w:noProof/>
              </w:rPr>
              <w:tab/>
            </w:r>
            <w:r w:rsidRPr="00884344" w:rsidDel="00884344">
              <w:rPr>
                <w:rStyle w:val="Hyperlink"/>
                <w:noProof/>
              </w:rPr>
              <w:delText>OpenFlow Queue</w:delText>
            </w:r>
            <w:r w:rsidDel="00884344">
              <w:rPr>
                <w:noProof/>
                <w:webHidden/>
              </w:rPr>
              <w:tab/>
              <w:delText>65</w:delText>
            </w:r>
          </w:del>
        </w:p>
        <w:p w14:paraId="2432488E" w14:textId="77777777" w:rsidR="00E00D57" w:rsidDel="00884344" w:rsidRDefault="00E00D57">
          <w:pPr>
            <w:pStyle w:val="TOC3"/>
            <w:tabs>
              <w:tab w:val="left" w:pos="1320"/>
              <w:tab w:val="right" w:leader="dot" w:pos="9350"/>
            </w:tabs>
            <w:rPr>
              <w:del w:id="466" w:author="Anees Shaikh" w:date="2013-10-19T03:52:00Z"/>
              <w:rFonts w:eastAsiaTheme="minorEastAsia"/>
              <w:noProof/>
            </w:rPr>
          </w:pPr>
          <w:del w:id="467" w:author="Anees Shaikh" w:date="2013-10-19T03:52:00Z">
            <w:r w:rsidRPr="00884344" w:rsidDel="00884344">
              <w:rPr>
                <w:rStyle w:val="Hyperlink"/>
                <w:noProof/>
              </w:rPr>
              <w:delText>8.11.1</w:delText>
            </w:r>
            <w:r w:rsidDel="00884344">
              <w:rPr>
                <w:rFonts w:eastAsiaTheme="minorEastAsia"/>
                <w:noProof/>
              </w:rPr>
              <w:tab/>
            </w:r>
            <w:r w:rsidRPr="00884344" w:rsidDel="00884344">
              <w:rPr>
                <w:rStyle w:val="Hyperlink"/>
                <w:noProof/>
              </w:rPr>
              <w:delText>UML Diagram</w:delText>
            </w:r>
            <w:r w:rsidDel="00884344">
              <w:rPr>
                <w:noProof/>
                <w:webHidden/>
              </w:rPr>
              <w:tab/>
              <w:delText>66</w:delText>
            </w:r>
          </w:del>
        </w:p>
        <w:p w14:paraId="38162E27" w14:textId="77777777" w:rsidR="00E00D57" w:rsidDel="00884344" w:rsidRDefault="00E00D57">
          <w:pPr>
            <w:pStyle w:val="TOC3"/>
            <w:tabs>
              <w:tab w:val="left" w:pos="1320"/>
              <w:tab w:val="right" w:leader="dot" w:pos="9350"/>
            </w:tabs>
            <w:rPr>
              <w:del w:id="468" w:author="Anees Shaikh" w:date="2013-10-19T03:52:00Z"/>
              <w:rFonts w:eastAsiaTheme="minorEastAsia"/>
              <w:noProof/>
            </w:rPr>
          </w:pPr>
          <w:del w:id="469" w:author="Anees Shaikh" w:date="2013-10-19T03:52:00Z">
            <w:r w:rsidRPr="00884344" w:rsidDel="00884344">
              <w:rPr>
                <w:rStyle w:val="Hyperlink"/>
                <w:noProof/>
              </w:rPr>
              <w:delText>8.11.2</w:delText>
            </w:r>
            <w:r w:rsidDel="00884344">
              <w:rPr>
                <w:rFonts w:eastAsiaTheme="minorEastAsia"/>
                <w:noProof/>
              </w:rPr>
              <w:tab/>
            </w:r>
            <w:r w:rsidRPr="00884344" w:rsidDel="00884344">
              <w:rPr>
                <w:rStyle w:val="Hyperlink"/>
                <w:noProof/>
              </w:rPr>
              <w:delText>XML Schema</w:delText>
            </w:r>
            <w:r w:rsidDel="00884344">
              <w:rPr>
                <w:noProof/>
                <w:webHidden/>
              </w:rPr>
              <w:tab/>
              <w:delText>66</w:delText>
            </w:r>
          </w:del>
        </w:p>
        <w:p w14:paraId="45F55B58" w14:textId="77777777" w:rsidR="00E00D57" w:rsidDel="00884344" w:rsidRDefault="00E00D57">
          <w:pPr>
            <w:pStyle w:val="TOC3"/>
            <w:tabs>
              <w:tab w:val="left" w:pos="1320"/>
              <w:tab w:val="right" w:leader="dot" w:pos="9350"/>
            </w:tabs>
            <w:rPr>
              <w:del w:id="470" w:author="Anees Shaikh" w:date="2013-10-19T03:52:00Z"/>
              <w:rFonts w:eastAsiaTheme="minorEastAsia"/>
              <w:noProof/>
            </w:rPr>
          </w:pPr>
          <w:del w:id="471" w:author="Anees Shaikh" w:date="2013-10-19T03:52:00Z">
            <w:r w:rsidRPr="00884344" w:rsidDel="00884344">
              <w:rPr>
                <w:rStyle w:val="Hyperlink"/>
                <w:noProof/>
              </w:rPr>
              <w:delText>8.11.3</w:delText>
            </w:r>
            <w:r w:rsidDel="00884344">
              <w:rPr>
                <w:rFonts w:eastAsiaTheme="minorEastAsia"/>
                <w:noProof/>
              </w:rPr>
              <w:tab/>
            </w:r>
            <w:r w:rsidRPr="00884344" w:rsidDel="00884344">
              <w:rPr>
                <w:rStyle w:val="Hyperlink"/>
                <w:noProof/>
              </w:rPr>
              <w:delText>XML Example</w:delText>
            </w:r>
            <w:r w:rsidDel="00884344">
              <w:rPr>
                <w:noProof/>
                <w:webHidden/>
              </w:rPr>
              <w:tab/>
              <w:delText>69</w:delText>
            </w:r>
          </w:del>
        </w:p>
        <w:p w14:paraId="70BE1C40" w14:textId="77777777" w:rsidR="00E00D57" w:rsidDel="00884344" w:rsidRDefault="00E00D57">
          <w:pPr>
            <w:pStyle w:val="TOC2"/>
            <w:tabs>
              <w:tab w:val="left" w:pos="880"/>
              <w:tab w:val="right" w:leader="dot" w:pos="9350"/>
            </w:tabs>
            <w:rPr>
              <w:del w:id="472" w:author="Anees Shaikh" w:date="2013-10-19T03:52:00Z"/>
              <w:rFonts w:eastAsiaTheme="minorEastAsia"/>
              <w:noProof/>
            </w:rPr>
          </w:pPr>
          <w:del w:id="473" w:author="Anees Shaikh" w:date="2013-10-19T03:52:00Z">
            <w:r w:rsidRPr="00884344" w:rsidDel="00884344">
              <w:rPr>
                <w:rStyle w:val="Hyperlink"/>
                <w:noProof/>
              </w:rPr>
              <w:delText>8.12</w:delText>
            </w:r>
            <w:r w:rsidDel="00884344">
              <w:rPr>
                <w:rFonts w:eastAsiaTheme="minorEastAsia"/>
                <w:noProof/>
              </w:rPr>
              <w:tab/>
            </w:r>
            <w:r w:rsidRPr="00884344" w:rsidDel="00884344">
              <w:rPr>
                <w:rStyle w:val="Hyperlink"/>
                <w:noProof/>
              </w:rPr>
              <w:delText>External Certificate</w:delText>
            </w:r>
            <w:r w:rsidDel="00884344">
              <w:rPr>
                <w:noProof/>
                <w:webHidden/>
              </w:rPr>
              <w:tab/>
              <w:delText>69</w:delText>
            </w:r>
          </w:del>
        </w:p>
        <w:p w14:paraId="484EC8EC" w14:textId="77777777" w:rsidR="00E00D57" w:rsidDel="00884344" w:rsidRDefault="00E00D57">
          <w:pPr>
            <w:pStyle w:val="TOC3"/>
            <w:tabs>
              <w:tab w:val="left" w:pos="1320"/>
              <w:tab w:val="right" w:leader="dot" w:pos="9350"/>
            </w:tabs>
            <w:rPr>
              <w:del w:id="474" w:author="Anees Shaikh" w:date="2013-10-19T03:52:00Z"/>
              <w:rFonts w:eastAsiaTheme="minorEastAsia"/>
              <w:noProof/>
            </w:rPr>
          </w:pPr>
          <w:del w:id="475" w:author="Anees Shaikh" w:date="2013-10-19T03:52:00Z">
            <w:r w:rsidRPr="00884344" w:rsidDel="00884344">
              <w:rPr>
                <w:rStyle w:val="Hyperlink"/>
                <w:noProof/>
              </w:rPr>
              <w:delText>8.12.1</w:delText>
            </w:r>
            <w:r w:rsidDel="00884344">
              <w:rPr>
                <w:rFonts w:eastAsiaTheme="minorEastAsia"/>
                <w:noProof/>
              </w:rPr>
              <w:tab/>
            </w:r>
            <w:r w:rsidRPr="00884344" w:rsidDel="00884344">
              <w:rPr>
                <w:rStyle w:val="Hyperlink"/>
                <w:noProof/>
              </w:rPr>
              <w:delText>UML Diagram</w:delText>
            </w:r>
            <w:r w:rsidDel="00884344">
              <w:rPr>
                <w:noProof/>
                <w:webHidden/>
              </w:rPr>
              <w:tab/>
              <w:delText>69</w:delText>
            </w:r>
          </w:del>
        </w:p>
        <w:p w14:paraId="117EE160" w14:textId="77777777" w:rsidR="00E00D57" w:rsidDel="00884344" w:rsidRDefault="00E00D57">
          <w:pPr>
            <w:pStyle w:val="TOC3"/>
            <w:tabs>
              <w:tab w:val="left" w:pos="1320"/>
              <w:tab w:val="right" w:leader="dot" w:pos="9350"/>
            </w:tabs>
            <w:rPr>
              <w:del w:id="476" w:author="Anees Shaikh" w:date="2013-10-19T03:52:00Z"/>
              <w:rFonts w:eastAsiaTheme="minorEastAsia"/>
              <w:noProof/>
            </w:rPr>
          </w:pPr>
          <w:del w:id="477" w:author="Anees Shaikh" w:date="2013-10-19T03:52:00Z">
            <w:r w:rsidRPr="00884344" w:rsidDel="00884344">
              <w:rPr>
                <w:rStyle w:val="Hyperlink"/>
                <w:noProof/>
              </w:rPr>
              <w:delText>8.12.2</w:delText>
            </w:r>
            <w:r w:rsidDel="00884344">
              <w:rPr>
                <w:rFonts w:eastAsiaTheme="minorEastAsia"/>
                <w:noProof/>
              </w:rPr>
              <w:tab/>
            </w:r>
            <w:r w:rsidRPr="00884344" w:rsidDel="00884344">
              <w:rPr>
                <w:rStyle w:val="Hyperlink"/>
                <w:noProof/>
              </w:rPr>
              <w:delText>XML Schema</w:delText>
            </w:r>
            <w:r w:rsidDel="00884344">
              <w:rPr>
                <w:noProof/>
                <w:webHidden/>
              </w:rPr>
              <w:tab/>
              <w:delText>69</w:delText>
            </w:r>
          </w:del>
        </w:p>
        <w:p w14:paraId="4B98D8F8" w14:textId="77777777" w:rsidR="00E00D57" w:rsidDel="00884344" w:rsidRDefault="00E00D57">
          <w:pPr>
            <w:pStyle w:val="TOC3"/>
            <w:tabs>
              <w:tab w:val="left" w:pos="1320"/>
              <w:tab w:val="right" w:leader="dot" w:pos="9350"/>
            </w:tabs>
            <w:rPr>
              <w:del w:id="478" w:author="Anees Shaikh" w:date="2013-10-19T03:52:00Z"/>
              <w:rFonts w:eastAsiaTheme="minorEastAsia"/>
              <w:noProof/>
            </w:rPr>
          </w:pPr>
          <w:del w:id="479" w:author="Anees Shaikh" w:date="2013-10-19T03:52:00Z">
            <w:r w:rsidRPr="00884344" w:rsidDel="00884344">
              <w:rPr>
                <w:rStyle w:val="Hyperlink"/>
                <w:noProof/>
              </w:rPr>
              <w:delText>8.12.3</w:delText>
            </w:r>
            <w:r w:rsidDel="00884344">
              <w:rPr>
                <w:rFonts w:eastAsiaTheme="minorEastAsia"/>
                <w:noProof/>
              </w:rPr>
              <w:tab/>
            </w:r>
            <w:r w:rsidRPr="00884344" w:rsidDel="00884344">
              <w:rPr>
                <w:rStyle w:val="Hyperlink"/>
                <w:noProof/>
              </w:rPr>
              <w:delText>XML Example</w:delText>
            </w:r>
            <w:r w:rsidDel="00884344">
              <w:rPr>
                <w:noProof/>
                <w:webHidden/>
              </w:rPr>
              <w:tab/>
              <w:delText>70</w:delText>
            </w:r>
          </w:del>
        </w:p>
        <w:p w14:paraId="41C88BAB" w14:textId="77777777" w:rsidR="00E00D57" w:rsidDel="00884344" w:rsidRDefault="00E00D57">
          <w:pPr>
            <w:pStyle w:val="TOC2"/>
            <w:tabs>
              <w:tab w:val="left" w:pos="880"/>
              <w:tab w:val="right" w:leader="dot" w:pos="9350"/>
            </w:tabs>
            <w:rPr>
              <w:del w:id="480" w:author="Anees Shaikh" w:date="2013-10-19T03:52:00Z"/>
              <w:rFonts w:eastAsiaTheme="minorEastAsia"/>
              <w:noProof/>
            </w:rPr>
          </w:pPr>
          <w:del w:id="481" w:author="Anees Shaikh" w:date="2013-10-19T03:52:00Z">
            <w:r w:rsidRPr="00884344" w:rsidDel="00884344">
              <w:rPr>
                <w:rStyle w:val="Hyperlink"/>
                <w:noProof/>
              </w:rPr>
              <w:delText>8.13</w:delText>
            </w:r>
            <w:r w:rsidDel="00884344">
              <w:rPr>
                <w:rFonts w:eastAsiaTheme="minorEastAsia"/>
                <w:noProof/>
              </w:rPr>
              <w:tab/>
            </w:r>
            <w:r w:rsidRPr="00884344" w:rsidDel="00884344">
              <w:rPr>
                <w:rStyle w:val="Hyperlink"/>
                <w:noProof/>
              </w:rPr>
              <w:delText>Owned Certificate</w:delText>
            </w:r>
            <w:r w:rsidDel="00884344">
              <w:rPr>
                <w:noProof/>
                <w:webHidden/>
              </w:rPr>
              <w:tab/>
              <w:delText>70</w:delText>
            </w:r>
          </w:del>
        </w:p>
        <w:p w14:paraId="45A2F656" w14:textId="77777777" w:rsidR="00E00D57" w:rsidDel="00884344" w:rsidRDefault="00E00D57">
          <w:pPr>
            <w:pStyle w:val="TOC3"/>
            <w:tabs>
              <w:tab w:val="left" w:pos="1320"/>
              <w:tab w:val="right" w:leader="dot" w:pos="9350"/>
            </w:tabs>
            <w:rPr>
              <w:del w:id="482" w:author="Anees Shaikh" w:date="2013-10-19T03:52:00Z"/>
              <w:rFonts w:eastAsiaTheme="minorEastAsia"/>
              <w:noProof/>
            </w:rPr>
          </w:pPr>
          <w:del w:id="483" w:author="Anees Shaikh" w:date="2013-10-19T03:52:00Z">
            <w:r w:rsidRPr="00884344" w:rsidDel="00884344">
              <w:rPr>
                <w:rStyle w:val="Hyperlink"/>
                <w:noProof/>
              </w:rPr>
              <w:delText>8.13.1</w:delText>
            </w:r>
            <w:r w:rsidDel="00884344">
              <w:rPr>
                <w:rFonts w:eastAsiaTheme="minorEastAsia"/>
                <w:noProof/>
              </w:rPr>
              <w:tab/>
            </w:r>
            <w:r w:rsidRPr="00884344" w:rsidDel="00884344">
              <w:rPr>
                <w:rStyle w:val="Hyperlink"/>
                <w:noProof/>
              </w:rPr>
              <w:delText>UML Diagram</w:delText>
            </w:r>
            <w:r w:rsidDel="00884344">
              <w:rPr>
                <w:noProof/>
                <w:webHidden/>
              </w:rPr>
              <w:tab/>
              <w:delText>71</w:delText>
            </w:r>
          </w:del>
        </w:p>
        <w:p w14:paraId="17D12B91" w14:textId="77777777" w:rsidR="00E00D57" w:rsidDel="00884344" w:rsidRDefault="00E00D57">
          <w:pPr>
            <w:pStyle w:val="TOC3"/>
            <w:tabs>
              <w:tab w:val="left" w:pos="1320"/>
              <w:tab w:val="right" w:leader="dot" w:pos="9350"/>
            </w:tabs>
            <w:rPr>
              <w:del w:id="484" w:author="Anees Shaikh" w:date="2013-10-19T03:52:00Z"/>
              <w:rFonts w:eastAsiaTheme="minorEastAsia"/>
              <w:noProof/>
            </w:rPr>
          </w:pPr>
          <w:del w:id="485" w:author="Anees Shaikh" w:date="2013-10-19T03:52:00Z">
            <w:r w:rsidRPr="00884344" w:rsidDel="00884344">
              <w:rPr>
                <w:rStyle w:val="Hyperlink"/>
                <w:noProof/>
              </w:rPr>
              <w:delText>8.13.2</w:delText>
            </w:r>
            <w:r w:rsidDel="00884344">
              <w:rPr>
                <w:rFonts w:eastAsiaTheme="minorEastAsia"/>
                <w:noProof/>
              </w:rPr>
              <w:tab/>
            </w:r>
            <w:r w:rsidRPr="00884344" w:rsidDel="00884344">
              <w:rPr>
                <w:rStyle w:val="Hyperlink"/>
                <w:noProof/>
              </w:rPr>
              <w:delText>XML Schema</w:delText>
            </w:r>
            <w:r w:rsidDel="00884344">
              <w:rPr>
                <w:noProof/>
                <w:webHidden/>
              </w:rPr>
              <w:tab/>
              <w:delText>71</w:delText>
            </w:r>
          </w:del>
        </w:p>
        <w:p w14:paraId="4E8129D9" w14:textId="77777777" w:rsidR="00E00D57" w:rsidDel="00884344" w:rsidRDefault="00E00D57">
          <w:pPr>
            <w:pStyle w:val="TOC3"/>
            <w:tabs>
              <w:tab w:val="left" w:pos="1320"/>
              <w:tab w:val="right" w:leader="dot" w:pos="9350"/>
            </w:tabs>
            <w:rPr>
              <w:del w:id="486" w:author="Anees Shaikh" w:date="2013-10-19T03:52:00Z"/>
              <w:rFonts w:eastAsiaTheme="minorEastAsia"/>
              <w:noProof/>
            </w:rPr>
          </w:pPr>
          <w:del w:id="487" w:author="Anees Shaikh" w:date="2013-10-19T03:52:00Z">
            <w:r w:rsidRPr="00884344" w:rsidDel="00884344">
              <w:rPr>
                <w:rStyle w:val="Hyperlink"/>
                <w:noProof/>
              </w:rPr>
              <w:delText>8.13.3</w:delText>
            </w:r>
            <w:r w:rsidDel="00884344">
              <w:rPr>
                <w:rFonts w:eastAsiaTheme="minorEastAsia"/>
                <w:noProof/>
              </w:rPr>
              <w:tab/>
            </w:r>
            <w:r w:rsidRPr="00884344" w:rsidDel="00884344">
              <w:rPr>
                <w:rStyle w:val="Hyperlink"/>
                <w:noProof/>
              </w:rPr>
              <w:delText>XML Example</w:delText>
            </w:r>
            <w:r w:rsidDel="00884344">
              <w:rPr>
                <w:noProof/>
                <w:webHidden/>
              </w:rPr>
              <w:tab/>
              <w:delText>76</w:delText>
            </w:r>
          </w:del>
        </w:p>
        <w:p w14:paraId="4C2F514F" w14:textId="77777777" w:rsidR="00E00D57" w:rsidDel="00884344" w:rsidRDefault="00E00D57">
          <w:pPr>
            <w:pStyle w:val="TOC2"/>
            <w:tabs>
              <w:tab w:val="left" w:pos="880"/>
              <w:tab w:val="right" w:leader="dot" w:pos="9350"/>
            </w:tabs>
            <w:rPr>
              <w:del w:id="488" w:author="Anees Shaikh" w:date="2013-10-19T03:52:00Z"/>
              <w:rFonts w:eastAsiaTheme="minorEastAsia"/>
              <w:noProof/>
            </w:rPr>
          </w:pPr>
          <w:del w:id="489" w:author="Anees Shaikh" w:date="2013-10-19T03:52:00Z">
            <w:r w:rsidRPr="00884344" w:rsidDel="00884344">
              <w:rPr>
                <w:rStyle w:val="Hyperlink"/>
                <w:noProof/>
              </w:rPr>
              <w:delText>8.14</w:delText>
            </w:r>
            <w:r w:rsidDel="00884344">
              <w:rPr>
                <w:rFonts w:eastAsiaTheme="minorEastAsia"/>
                <w:noProof/>
              </w:rPr>
              <w:tab/>
            </w:r>
            <w:r w:rsidRPr="00884344" w:rsidDel="00884344">
              <w:rPr>
                <w:rStyle w:val="Hyperlink"/>
                <w:noProof/>
              </w:rPr>
              <w:delText>OpenFlow Flow Table</w:delText>
            </w:r>
            <w:r w:rsidDel="00884344">
              <w:rPr>
                <w:noProof/>
                <w:webHidden/>
              </w:rPr>
              <w:tab/>
              <w:delText>76</w:delText>
            </w:r>
          </w:del>
        </w:p>
        <w:p w14:paraId="4E4F179E" w14:textId="77777777" w:rsidR="00E00D57" w:rsidDel="00884344" w:rsidRDefault="00E00D57">
          <w:pPr>
            <w:pStyle w:val="TOC3"/>
            <w:tabs>
              <w:tab w:val="left" w:pos="1320"/>
              <w:tab w:val="right" w:leader="dot" w:pos="9350"/>
            </w:tabs>
            <w:rPr>
              <w:del w:id="490" w:author="Anees Shaikh" w:date="2013-10-19T03:52:00Z"/>
              <w:rFonts w:eastAsiaTheme="minorEastAsia"/>
              <w:noProof/>
            </w:rPr>
          </w:pPr>
          <w:del w:id="491" w:author="Anees Shaikh" w:date="2013-10-19T03:52:00Z">
            <w:r w:rsidRPr="00884344" w:rsidDel="00884344">
              <w:rPr>
                <w:rStyle w:val="Hyperlink"/>
                <w:noProof/>
              </w:rPr>
              <w:delText>8.14.1</w:delText>
            </w:r>
            <w:r w:rsidDel="00884344">
              <w:rPr>
                <w:rFonts w:eastAsiaTheme="minorEastAsia"/>
                <w:noProof/>
              </w:rPr>
              <w:tab/>
            </w:r>
            <w:r w:rsidRPr="00884344" w:rsidDel="00884344">
              <w:rPr>
                <w:rStyle w:val="Hyperlink"/>
                <w:noProof/>
              </w:rPr>
              <w:delText>UML Diagram</w:delText>
            </w:r>
            <w:r w:rsidDel="00884344">
              <w:rPr>
                <w:noProof/>
                <w:webHidden/>
              </w:rPr>
              <w:tab/>
              <w:delText>77</w:delText>
            </w:r>
          </w:del>
        </w:p>
        <w:p w14:paraId="4B49F305" w14:textId="77777777" w:rsidR="00E00D57" w:rsidDel="00884344" w:rsidRDefault="00E00D57">
          <w:pPr>
            <w:pStyle w:val="TOC3"/>
            <w:tabs>
              <w:tab w:val="left" w:pos="1320"/>
              <w:tab w:val="right" w:leader="dot" w:pos="9350"/>
            </w:tabs>
            <w:rPr>
              <w:del w:id="492" w:author="Anees Shaikh" w:date="2013-10-19T03:52:00Z"/>
              <w:rFonts w:eastAsiaTheme="minorEastAsia"/>
              <w:noProof/>
            </w:rPr>
          </w:pPr>
          <w:del w:id="493" w:author="Anees Shaikh" w:date="2013-10-19T03:52:00Z">
            <w:r w:rsidRPr="00884344" w:rsidDel="00884344">
              <w:rPr>
                <w:rStyle w:val="Hyperlink"/>
                <w:noProof/>
              </w:rPr>
              <w:delText>8.14.2</w:delText>
            </w:r>
            <w:r w:rsidDel="00884344">
              <w:rPr>
                <w:rFonts w:eastAsiaTheme="minorEastAsia"/>
                <w:noProof/>
              </w:rPr>
              <w:tab/>
            </w:r>
            <w:r w:rsidRPr="00884344" w:rsidDel="00884344">
              <w:rPr>
                <w:rStyle w:val="Hyperlink"/>
                <w:noProof/>
              </w:rPr>
              <w:delText>XML Schema</w:delText>
            </w:r>
            <w:r w:rsidDel="00884344">
              <w:rPr>
                <w:noProof/>
                <w:webHidden/>
              </w:rPr>
              <w:tab/>
              <w:delText>77</w:delText>
            </w:r>
          </w:del>
        </w:p>
        <w:p w14:paraId="6EFCF2DC" w14:textId="77777777" w:rsidR="00E00D57" w:rsidDel="00884344" w:rsidRDefault="00E00D57">
          <w:pPr>
            <w:pStyle w:val="TOC3"/>
            <w:tabs>
              <w:tab w:val="left" w:pos="1320"/>
              <w:tab w:val="right" w:leader="dot" w:pos="9350"/>
            </w:tabs>
            <w:rPr>
              <w:del w:id="494" w:author="Anees Shaikh" w:date="2013-10-19T03:52:00Z"/>
              <w:rFonts w:eastAsiaTheme="minorEastAsia"/>
              <w:noProof/>
            </w:rPr>
          </w:pPr>
          <w:del w:id="495" w:author="Anees Shaikh" w:date="2013-10-19T03:52:00Z">
            <w:r w:rsidRPr="00884344" w:rsidDel="00884344">
              <w:rPr>
                <w:rStyle w:val="Hyperlink"/>
                <w:noProof/>
              </w:rPr>
              <w:delText>8.14.3</w:delText>
            </w:r>
            <w:r w:rsidDel="00884344">
              <w:rPr>
                <w:rFonts w:eastAsiaTheme="minorEastAsia"/>
                <w:noProof/>
              </w:rPr>
              <w:tab/>
            </w:r>
            <w:r w:rsidRPr="00884344" w:rsidDel="00884344">
              <w:rPr>
                <w:rStyle w:val="Hyperlink"/>
                <w:noProof/>
              </w:rPr>
              <w:delText>XML Example</w:delText>
            </w:r>
            <w:r w:rsidDel="00884344">
              <w:rPr>
                <w:noProof/>
                <w:webHidden/>
              </w:rPr>
              <w:tab/>
              <w:delText>81</w:delText>
            </w:r>
          </w:del>
        </w:p>
        <w:p w14:paraId="78FDDF46" w14:textId="77777777" w:rsidR="00E00D57" w:rsidDel="00884344" w:rsidRDefault="00E00D57">
          <w:pPr>
            <w:pStyle w:val="TOC2"/>
            <w:tabs>
              <w:tab w:val="left" w:pos="880"/>
              <w:tab w:val="right" w:leader="dot" w:pos="9350"/>
            </w:tabs>
            <w:rPr>
              <w:del w:id="496" w:author="Anees Shaikh" w:date="2013-10-19T03:52:00Z"/>
              <w:rFonts w:eastAsiaTheme="minorEastAsia"/>
              <w:noProof/>
            </w:rPr>
          </w:pPr>
          <w:del w:id="497" w:author="Anees Shaikh" w:date="2013-10-19T03:52:00Z">
            <w:r w:rsidRPr="00884344" w:rsidDel="00884344">
              <w:rPr>
                <w:rStyle w:val="Hyperlink"/>
                <w:noProof/>
              </w:rPr>
              <w:delText>8.15</w:delText>
            </w:r>
            <w:r w:rsidDel="00884344">
              <w:rPr>
                <w:rFonts w:eastAsiaTheme="minorEastAsia"/>
                <w:noProof/>
              </w:rPr>
              <w:tab/>
            </w:r>
            <w:r w:rsidRPr="00884344" w:rsidDel="00884344">
              <w:rPr>
                <w:rStyle w:val="Hyperlink"/>
                <w:noProof/>
              </w:rPr>
              <w:delText>NDM</w:delText>
            </w:r>
            <w:r w:rsidDel="00884344">
              <w:rPr>
                <w:noProof/>
                <w:webHidden/>
              </w:rPr>
              <w:tab/>
              <w:delText>82</w:delText>
            </w:r>
          </w:del>
        </w:p>
        <w:p w14:paraId="3E6B7C49" w14:textId="77777777" w:rsidR="00E00D57" w:rsidDel="00884344" w:rsidRDefault="00E00D57">
          <w:pPr>
            <w:pStyle w:val="TOC3"/>
            <w:tabs>
              <w:tab w:val="left" w:pos="1320"/>
              <w:tab w:val="right" w:leader="dot" w:pos="9350"/>
            </w:tabs>
            <w:rPr>
              <w:del w:id="498" w:author="Anees Shaikh" w:date="2013-10-19T03:52:00Z"/>
              <w:rFonts w:eastAsiaTheme="minorEastAsia"/>
              <w:noProof/>
            </w:rPr>
          </w:pPr>
          <w:del w:id="499" w:author="Anees Shaikh" w:date="2013-10-19T03:52:00Z">
            <w:r w:rsidRPr="00884344" w:rsidDel="00884344">
              <w:rPr>
                <w:rStyle w:val="Hyperlink"/>
                <w:noProof/>
              </w:rPr>
              <w:delText>8.15.1</w:delText>
            </w:r>
            <w:r w:rsidDel="00884344">
              <w:rPr>
                <w:rFonts w:eastAsiaTheme="minorEastAsia"/>
                <w:noProof/>
              </w:rPr>
              <w:tab/>
            </w:r>
            <w:r w:rsidRPr="00884344" w:rsidDel="00884344">
              <w:rPr>
                <w:rStyle w:val="Hyperlink"/>
                <w:noProof/>
              </w:rPr>
              <w:delText>UML Diagram</w:delText>
            </w:r>
            <w:r w:rsidDel="00884344">
              <w:rPr>
                <w:noProof/>
                <w:webHidden/>
              </w:rPr>
              <w:tab/>
              <w:delText>82</w:delText>
            </w:r>
          </w:del>
        </w:p>
        <w:p w14:paraId="3C8BE01A" w14:textId="77777777" w:rsidR="00E00D57" w:rsidDel="00884344" w:rsidRDefault="00E00D57">
          <w:pPr>
            <w:pStyle w:val="TOC3"/>
            <w:tabs>
              <w:tab w:val="left" w:pos="1320"/>
              <w:tab w:val="right" w:leader="dot" w:pos="9350"/>
            </w:tabs>
            <w:rPr>
              <w:del w:id="500" w:author="Anees Shaikh" w:date="2013-10-19T03:52:00Z"/>
              <w:rFonts w:eastAsiaTheme="minorEastAsia"/>
              <w:noProof/>
            </w:rPr>
          </w:pPr>
          <w:del w:id="501" w:author="Anees Shaikh" w:date="2013-10-19T03:52:00Z">
            <w:r w:rsidRPr="00884344" w:rsidDel="00884344">
              <w:rPr>
                <w:rStyle w:val="Hyperlink"/>
                <w:noProof/>
              </w:rPr>
              <w:delText>8.15.2</w:delText>
            </w:r>
            <w:r w:rsidDel="00884344">
              <w:rPr>
                <w:rFonts w:eastAsiaTheme="minorEastAsia"/>
                <w:noProof/>
              </w:rPr>
              <w:tab/>
            </w:r>
            <w:r w:rsidRPr="00884344" w:rsidDel="00884344">
              <w:rPr>
                <w:rStyle w:val="Hyperlink"/>
                <w:noProof/>
              </w:rPr>
              <w:delText>XML Schema</w:delText>
            </w:r>
            <w:r w:rsidDel="00884344">
              <w:rPr>
                <w:noProof/>
                <w:webHidden/>
              </w:rPr>
              <w:tab/>
              <w:delText>82</w:delText>
            </w:r>
          </w:del>
        </w:p>
        <w:p w14:paraId="5D210848" w14:textId="77777777" w:rsidR="00E00D57" w:rsidDel="00884344" w:rsidRDefault="00E00D57">
          <w:pPr>
            <w:pStyle w:val="TOC3"/>
            <w:tabs>
              <w:tab w:val="left" w:pos="1320"/>
              <w:tab w:val="right" w:leader="dot" w:pos="9350"/>
            </w:tabs>
            <w:rPr>
              <w:del w:id="502" w:author="Anees Shaikh" w:date="2013-10-19T03:52:00Z"/>
              <w:rFonts w:eastAsiaTheme="minorEastAsia"/>
              <w:noProof/>
            </w:rPr>
          </w:pPr>
          <w:del w:id="503" w:author="Anees Shaikh" w:date="2013-10-19T03:52:00Z">
            <w:r w:rsidRPr="00884344" w:rsidDel="00884344">
              <w:rPr>
                <w:rStyle w:val="Hyperlink"/>
                <w:noProof/>
              </w:rPr>
              <w:delText>8.15.3</w:delText>
            </w:r>
            <w:r w:rsidDel="00884344">
              <w:rPr>
                <w:rFonts w:eastAsiaTheme="minorEastAsia"/>
                <w:noProof/>
              </w:rPr>
              <w:tab/>
            </w:r>
            <w:r w:rsidRPr="00884344" w:rsidDel="00884344">
              <w:rPr>
                <w:rStyle w:val="Hyperlink"/>
                <w:noProof/>
              </w:rPr>
              <w:delText>XML Example</w:delText>
            </w:r>
            <w:r w:rsidDel="00884344">
              <w:rPr>
                <w:noProof/>
                <w:webHidden/>
              </w:rPr>
              <w:tab/>
              <w:delText>84</w:delText>
            </w:r>
          </w:del>
        </w:p>
        <w:p w14:paraId="57478CE5" w14:textId="77777777" w:rsidR="00E00D57" w:rsidDel="00884344" w:rsidRDefault="00E00D57">
          <w:pPr>
            <w:pStyle w:val="TOC1"/>
            <w:tabs>
              <w:tab w:val="left" w:pos="440"/>
              <w:tab w:val="right" w:leader="dot" w:pos="9350"/>
            </w:tabs>
            <w:rPr>
              <w:del w:id="504" w:author="Anees Shaikh" w:date="2013-10-19T03:52:00Z"/>
              <w:rFonts w:eastAsiaTheme="minorEastAsia"/>
              <w:noProof/>
            </w:rPr>
          </w:pPr>
          <w:del w:id="505" w:author="Anees Shaikh" w:date="2013-10-19T03:52:00Z">
            <w:r w:rsidRPr="00884344" w:rsidDel="00884344">
              <w:rPr>
                <w:rStyle w:val="Hyperlink"/>
                <w:noProof/>
              </w:rPr>
              <w:delText>9</w:delText>
            </w:r>
            <w:r w:rsidDel="00884344">
              <w:rPr>
                <w:rFonts w:eastAsiaTheme="minorEastAsia"/>
                <w:noProof/>
              </w:rPr>
              <w:tab/>
            </w:r>
            <w:r w:rsidRPr="00884344" w:rsidDel="00884344">
              <w:rPr>
                <w:rStyle w:val="Hyperlink"/>
                <w:noProof/>
              </w:rPr>
              <w:delText>Binding to NETCONF</w:delText>
            </w:r>
            <w:r w:rsidDel="00884344">
              <w:rPr>
                <w:noProof/>
                <w:webHidden/>
              </w:rPr>
              <w:tab/>
              <w:delText>84</w:delText>
            </w:r>
          </w:del>
        </w:p>
        <w:p w14:paraId="6EF505C1" w14:textId="77777777" w:rsidR="00E00D57" w:rsidDel="00884344" w:rsidRDefault="00E00D57">
          <w:pPr>
            <w:pStyle w:val="TOC2"/>
            <w:tabs>
              <w:tab w:val="left" w:pos="880"/>
              <w:tab w:val="right" w:leader="dot" w:pos="9350"/>
            </w:tabs>
            <w:rPr>
              <w:del w:id="506" w:author="Anees Shaikh" w:date="2013-10-19T03:52:00Z"/>
              <w:rFonts w:eastAsiaTheme="minorEastAsia"/>
              <w:noProof/>
            </w:rPr>
          </w:pPr>
          <w:del w:id="507" w:author="Anees Shaikh" w:date="2013-10-19T03:52:00Z">
            <w:r w:rsidRPr="00884344" w:rsidDel="00884344">
              <w:rPr>
                <w:rStyle w:val="Hyperlink"/>
                <w:noProof/>
              </w:rPr>
              <w:delText>9.1</w:delText>
            </w:r>
            <w:r w:rsidDel="00884344">
              <w:rPr>
                <w:rFonts w:eastAsiaTheme="minorEastAsia"/>
                <w:noProof/>
              </w:rPr>
              <w:tab/>
            </w:r>
            <w:r w:rsidRPr="00884344" w:rsidDel="00884344">
              <w:rPr>
                <w:rStyle w:val="Hyperlink"/>
                <w:noProof/>
              </w:rPr>
              <w:delText>Requirements</w:delText>
            </w:r>
            <w:r w:rsidDel="00884344">
              <w:rPr>
                <w:noProof/>
                <w:webHidden/>
              </w:rPr>
              <w:tab/>
              <w:delText>84</w:delText>
            </w:r>
          </w:del>
        </w:p>
        <w:p w14:paraId="48EAB1C7" w14:textId="77777777" w:rsidR="00E00D57" w:rsidDel="00884344" w:rsidRDefault="00E00D57">
          <w:pPr>
            <w:pStyle w:val="TOC2"/>
            <w:tabs>
              <w:tab w:val="left" w:pos="880"/>
              <w:tab w:val="right" w:leader="dot" w:pos="9350"/>
            </w:tabs>
            <w:rPr>
              <w:del w:id="508" w:author="Anees Shaikh" w:date="2013-10-19T03:52:00Z"/>
              <w:rFonts w:eastAsiaTheme="minorEastAsia"/>
              <w:noProof/>
            </w:rPr>
          </w:pPr>
          <w:del w:id="509" w:author="Anees Shaikh" w:date="2013-10-19T03:52:00Z">
            <w:r w:rsidRPr="00884344" w:rsidDel="00884344">
              <w:rPr>
                <w:rStyle w:val="Hyperlink"/>
                <w:noProof/>
              </w:rPr>
              <w:delText>9.2</w:delText>
            </w:r>
            <w:r w:rsidDel="00884344">
              <w:rPr>
                <w:rFonts w:eastAsiaTheme="minorEastAsia"/>
                <w:noProof/>
              </w:rPr>
              <w:tab/>
            </w:r>
            <w:r w:rsidRPr="00884344" w:rsidDel="00884344">
              <w:rPr>
                <w:rStyle w:val="Hyperlink"/>
                <w:noProof/>
              </w:rPr>
              <w:delText>How the Data Model is Bound to NETCONF</w:delText>
            </w:r>
            <w:r w:rsidDel="00884344">
              <w:rPr>
                <w:noProof/>
                <w:webHidden/>
              </w:rPr>
              <w:tab/>
              <w:delText>85</w:delText>
            </w:r>
          </w:del>
        </w:p>
        <w:p w14:paraId="6EB2F216" w14:textId="77777777" w:rsidR="00E00D57" w:rsidDel="00884344" w:rsidRDefault="00E00D57">
          <w:pPr>
            <w:pStyle w:val="TOC3"/>
            <w:tabs>
              <w:tab w:val="left" w:pos="1320"/>
              <w:tab w:val="right" w:leader="dot" w:pos="9350"/>
            </w:tabs>
            <w:rPr>
              <w:del w:id="510" w:author="Anees Shaikh" w:date="2013-10-19T03:52:00Z"/>
              <w:rFonts w:eastAsiaTheme="minorEastAsia"/>
              <w:noProof/>
            </w:rPr>
          </w:pPr>
          <w:del w:id="511" w:author="Anees Shaikh" w:date="2013-10-19T03:52:00Z">
            <w:r w:rsidRPr="00884344" w:rsidDel="00884344">
              <w:rPr>
                <w:rStyle w:val="Hyperlink"/>
                <w:noProof/>
              </w:rPr>
              <w:delText>9.2.1</w:delText>
            </w:r>
            <w:r w:rsidDel="00884344">
              <w:rPr>
                <w:rFonts w:eastAsiaTheme="minorEastAsia"/>
                <w:noProof/>
              </w:rPr>
              <w:tab/>
            </w:r>
            <w:r w:rsidRPr="00884344" w:rsidDel="00884344">
              <w:rPr>
                <w:rStyle w:val="Hyperlink"/>
                <w:noProof/>
              </w:rPr>
              <w:delText>edit-config</w:delText>
            </w:r>
            <w:r w:rsidDel="00884344">
              <w:rPr>
                <w:noProof/>
                <w:webHidden/>
              </w:rPr>
              <w:tab/>
              <w:delText>85</w:delText>
            </w:r>
          </w:del>
        </w:p>
        <w:p w14:paraId="61FE2B2E" w14:textId="77777777" w:rsidR="00E00D57" w:rsidDel="00884344" w:rsidRDefault="00E00D57">
          <w:pPr>
            <w:pStyle w:val="TOC3"/>
            <w:tabs>
              <w:tab w:val="left" w:pos="1320"/>
              <w:tab w:val="right" w:leader="dot" w:pos="9350"/>
            </w:tabs>
            <w:rPr>
              <w:del w:id="512" w:author="Anees Shaikh" w:date="2013-10-19T03:52:00Z"/>
              <w:rFonts w:eastAsiaTheme="minorEastAsia"/>
              <w:noProof/>
            </w:rPr>
          </w:pPr>
          <w:del w:id="513" w:author="Anees Shaikh" w:date="2013-10-19T03:52:00Z">
            <w:r w:rsidRPr="00884344" w:rsidDel="00884344">
              <w:rPr>
                <w:rStyle w:val="Hyperlink"/>
                <w:noProof/>
              </w:rPr>
              <w:delText>9.2.2</w:delText>
            </w:r>
            <w:r w:rsidDel="00884344">
              <w:rPr>
                <w:rFonts w:eastAsiaTheme="minorEastAsia"/>
                <w:noProof/>
              </w:rPr>
              <w:tab/>
            </w:r>
            <w:r w:rsidRPr="00884344" w:rsidDel="00884344">
              <w:rPr>
                <w:rStyle w:val="Hyperlink"/>
                <w:noProof/>
              </w:rPr>
              <w:delText>get-config</w:delText>
            </w:r>
            <w:r w:rsidDel="00884344">
              <w:rPr>
                <w:noProof/>
                <w:webHidden/>
              </w:rPr>
              <w:tab/>
              <w:delText>87</w:delText>
            </w:r>
          </w:del>
        </w:p>
        <w:p w14:paraId="6ECB60D8" w14:textId="77777777" w:rsidR="00E00D57" w:rsidDel="00884344" w:rsidRDefault="00E00D57">
          <w:pPr>
            <w:pStyle w:val="TOC3"/>
            <w:tabs>
              <w:tab w:val="left" w:pos="1320"/>
              <w:tab w:val="right" w:leader="dot" w:pos="9350"/>
            </w:tabs>
            <w:rPr>
              <w:del w:id="514" w:author="Anees Shaikh" w:date="2013-10-19T03:52:00Z"/>
              <w:rFonts w:eastAsiaTheme="minorEastAsia"/>
              <w:noProof/>
            </w:rPr>
          </w:pPr>
          <w:del w:id="515" w:author="Anees Shaikh" w:date="2013-10-19T03:52:00Z">
            <w:r w:rsidRPr="00884344" w:rsidDel="00884344">
              <w:rPr>
                <w:rStyle w:val="Hyperlink"/>
                <w:noProof/>
              </w:rPr>
              <w:delText>9.2.3</w:delText>
            </w:r>
            <w:r w:rsidDel="00884344">
              <w:rPr>
                <w:rFonts w:eastAsiaTheme="minorEastAsia"/>
                <w:noProof/>
              </w:rPr>
              <w:tab/>
            </w:r>
            <w:r w:rsidRPr="00884344" w:rsidDel="00884344">
              <w:rPr>
                <w:rStyle w:val="Hyperlink"/>
                <w:noProof/>
              </w:rPr>
              <w:delText>copy-config</w:delText>
            </w:r>
            <w:r w:rsidDel="00884344">
              <w:rPr>
                <w:noProof/>
                <w:webHidden/>
              </w:rPr>
              <w:tab/>
              <w:delText>88</w:delText>
            </w:r>
          </w:del>
        </w:p>
        <w:p w14:paraId="0B4F3635" w14:textId="77777777" w:rsidR="00E00D57" w:rsidDel="00884344" w:rsidRDefault="00E00D57">
          <w:pPr>
            <w:pStyle w:val="TOC3"/>
            <w:tabs>
              <w:tab w:val="left" w:pos="1320"/>
              <w:tab w:val="right" w:leader="dot" w:pos="9350"/>
            </w:tabs>
            <w:rPr>
              <w:del w:id="516" w:author="Anees Shaikh" w:date="2013-10-19T03:52:00Z"/>
              <w:rFonts w:eastAsiaTheme="minorEastAsia"/>
              <w:noProof/>
            </w:rPr>
          </w:pPr>
          <w:del w:id="517" w:author="Anees Shaikh" w:date="2013-10-19T03:52:00Z">
            <w:r w:rsidRPr="00884344" w:rsidDel="00884344">
              <w:rPr>
                <w:rStyle w:val="Hyperlink"/>
                <w:noProof/>
              </w:rPr>
              <w:delText>9.2.4</w:delText>
            </w:r>
            <w:r w:rsidDel="00884344">
              <w:rPr>
                <w:rFonts w:eastAsiaTheme="minorEastAsia"/>
                <w:noProof/>
              </w:rPr>
              <w:tab/>
            </w:r>
            <w:r w:rsidRPr="00884344" w:rsidDel="00884344">
              <w:rPr>
                <w:rStyle w:val="Hyperlink"/>
                <w:noProof/>
              </w:rPr>
              <w:delText>delete-config</w:delText>
            </w:r>
            <w:r w:rsidDel="00884344">
              <w:rPr>
                <w:noProof/>
                <w:webHidden/>
              </w:rPr>
              <w:tab/>
              <w:delText>88</w:delText>
            </w:r>
          </w:del>
        </w:p>
        <w:p w14:paraId="78DF4CEB" w14:textId="77777777" w:rsidR="00E00D57" w:rsidDel="00884344" w:rsidRDefault="00E00D57">
          <w:pPr>
            <w:pStyle w:val="TOC2"/>
            <w:tabs>
              <w:tab w:val="left" w:pos="880"/>
              <w:tab w:val="right" w:leader="dot" w:pos="9350"/>
            </w:tabs>
            <w:rPr>
              <w:del w:id="518" w:author="Anees Shaikh" w:date="2013-10-19T03:52:00Z"/>
              <w:rFonts w:eastAsiaTheme="minorEastAsia"/>
              <w:noProof/>
            </w:rPr>
          </w:pPr>
          <w:del w:id="519" w:author="Anees Shaikh" w:date="2013-10-19T03:52:00Z">
            <w:r w:rsidRPr="00884344" w:rsidDel="00884344">
              <w:rPr>
                <w:rStyle w:val="Hyperlink"/>
                <w:noProof/>
              </w:rPr>
              <w:delText>9.3</w:delText>
            </w:r>
            <w:r w:rsidDel="00884344">
              <w:rPr>
                <w:rFonts w:eastAsiaTheme="minorEastAsia"/>
                <w:noProof/>
              </w:rPr>
              <w:tab/>
            </w:r>
            <w:r w:rsidRPr="00884344" w:rsidDel="00884344">
              <w:rPr>
                <w:rStyle w:val="Hyperlink"/>
                <w:noProof/>
              </w:rPr>
              <w:delText>RPC error</w:delText>
            </w:r>
            <w:r w:rsidDel="00884344">
              <w:rPr>
                <w:noProof/>
                <w:webHidden/>
              </w:rPr>
              <w:tab/>
              <w:delText>89</w:delText>
            </w:r>
          </w:del>
        </w:p>
        <w:p w14:paraId="2996C005" w14:textId="77777777" w:rsidR="00E00D57" w:rsidDel="00884344" w:rsidRDefault="00E00D57">
          <w:pPr>
            <w:pStyle w:val="TOC2"/>
            <w:tabs>
              <w:tab w:val="left" w:pos="1540"/>
              <w:tab w:val="right" w:leader="dot" w:pos="9350"/>
            </w:tabs>
            <w:rPr>
              <w:del w:id="520" w:author="Anees Shaikh" w:date="2013-10-19T03:52:00Z"/>
              <w:rFonts w:eastAsiaTheme="minorEastAsia"/>
              <w:noProof/>
            </w:rPr>
          </w:pPr>
          <w:del w:id="521" w:author="Anees Shaikh" w:date="2013-10-19T03:52:00Z">
            <w:r w:rsidRPr="00884344" w:rsidDel="00884344">
              <w:rPr>
                <w:rStyle w:val="Hyperlink"/>
                <w:noProof/>
              </w:rPr>
              <w:delText>Appendix A</w:delText>
            </w:r>
            <w:r w:rsidDel="00884344">
              <w:rPr>
                <w:rFonts w:eastAsiaTheme="minorEastAsia"/>
                <w:noProof/>
              </w:rPr>
              <w:tab/>
            </w:r>
            <w:r w:rsidRPr="00884344" w:rsidDel="00884344">
              <w:rPr>
                <w:rStyle w:val="Hyperlink"/>
                <w:noProof/>
              </w:rPr>
              <w:delText>Bibliography</w:delText>
            </w:r>
            <w:r w:rsidDel="00884344">
              <w:rPr>
                <w:noProof/>
                <w:webHidden/>
              </w:rPr>
              <w:tab/>
              <w:delText>90</w:delText>
            </w:r>
          </w:del>
        </w:p>
        <w:p w14:paraId="732E94AA" w14:textId="77777777" w:rsidR="00874469" w:rsidDel="00884344" w:rsidRDefault="00874469">
          <w:pPr>
            <w:pStyle w:val="TOC1"/>
            <w:tabs>
              <w:tab w:val="left" w:pos="362"/>
              <w:tab w:val="right" w:leader="dot" w:pos="9350"/>
            </w:tabs>
            <w:rPr>
              <w:ins w:id="522" w:author="aas" w:date="2013-10-14T02:06:00Z"/>
              <w:del w:id="523" w:author="Anees Shaikh" w:date="2013-10-19T03:52:00Z"/>
              <w:rFonts w:eastAsiaTheme="minorEastAsia"/>
              <w:noProof/>
              <w:sz w:val="24"/>
              <w:szCs w:val="24"/>
              <w:lang w:eastAsia="ja-JP"/>
            </w:rPr>
          </w:pPr>
          <w:ins w:id="524" w:author="aas" w:date="2013-10-14T02:06:00Z">
            <w:del w:id="525" w:author="Anees Shaikh" w:date="2013-10-19T03:52:00Z">
              <w:r w:rsidDel="00884344">
                <w:rPr>
                  <w:noProof/>
                </w:rPr>
                <w:delText>1</w:delText>
              </w:r>
              <w:r w:rsidDel="00884344">
                <w:rPr>
                  <w:rFonts w:eastAsiaTheme="minorEastAsia"/>
                  <w:noProof/>
                  <w:sz w:val="24"/>
                  <w:szCs w:val="24"/>
                  <w:lang w:eastAsia="ja-JP"/>
                </w:rPr>
                <w:tab/>
              </w:r>
              <w:r w:rsidDel="00884344">
                <w:rPr>
                  <w:noProof/>
                </w:rPr>
                <w:delText>Introduction</w:delText>
              </w:r>
              <w:r w:rsidDel="00884344">
                <w:rPr>
                  <w:noProof/>
                </w:rPr>
                <w:tab/>
                <w:delText>5</w:delText>
              </w:r>
            </w:del>
          </w:ins>
        </w:p>
        <w:p w14:paraId="5D0A2D2D" w14:textId="77777777" w:rsidR="00874469" w:rsidDel="00884344" w:rsidRDefault="00874469">
          <w:pPr>
            <w:pStyle w:val="TOC1"/>
            <w:tabs>
              <w:tab w:val="left" w:pos="362"/>
              <w:tab w:val="right" w:leader="dot" w:pos="9350"/>
            </w:tabs>
            <w:rPr>
              <w:ins w:id="526" w:author="aas" w:date="2013-10-14T02:06:00Z"/>
              <w:del w:id="527" w:author="Anees Shaikh" w:date="2013-10-19T03:52:00Z"/>
              <w:rFonts w:eastAsiaTheme="minorEastAsia"/>
              <w:noProof/>
              <w:sz w:val="24"/>
              <w:szCs w:val="24"/>
              <w:lang w:eastAsia="ja-JP"/>
            </w:rPr>
          </w:pPr>
          <w:ins w:id="528" w:author="aas" w:date="2013-10-14T02:06:00Z">
            <w:del w:id="529" w:author="Anees Shaikh" w:date="2013-10-19T03:52:00Z">
              <w:r w:rsidDel="00884344">
                <w:rPr>
                  <w:noProof/>
                </w:rPr>
                <w:delText>2</w:delText>
              </w:r>
              <w:r w:rsidDel="00884344">
                <w:rPr>
                  <w:rFonts w:eastAsiaTheme="minorEastAsia"/>
                  <w:noProof/>
                  <w:sz w:val="24"/>
                  <w:szCs w:val="24"/>
                  <w:lang w:eastAsia="ja-JP"/>
                </w:rPr>
                <w:tab/>
              </w:r>
              <w:r w:rsidDel="00884344">
                <w:rPr>
                  <w:noProof/>
                </w:rPr>
                <w:delText>Motivation</w:delText>
              </w:r>
              <w:r w:rsidDel="00884344">
                <w:rPr>
                  <w:noProof/>
                </w:rPr>
                <w:tab/>
                <w:delText>5</w:delText>
              </w:r>
            </w:del>
          </w:ins>
        </w:p>
        <w:p w14:paraId="6A73F515" w14:textId="77777777" w:rsidR="00874469" w:rsidDel="00884344" w:rsidRDefault="00874469">
          <w:pPr>
            <w:pStyle w:val="TOC2"/>
            <w:tabs>
              <w:tab w:val="left" w:pos="749"/>
              <w:tab w:val="right" w:leader="dot" w:pos="9350"/>
            </w:tabs>
            <w:rPr>
              <w:ins w:id="530" w:author="aas" w:date="2013-10-14T02:06:00Z"/>
              <w:del w:id="531" w:author="Anees Shaikh" w:date="2013-10-19T03:52:00Z"/>
              <w:rFonts w:eastAsiaTheme="minorEastAsia"/>
              <w:noProof/>
              <w:sz w:val="24"/>
              <w:szCs w:val="24"/>
              <w:lang w:eastAsia="ja-JP"/>
            </w:rPr>
          </w:pPr>
          <w:ins w:id="532" w:author="aas" w:date="2013-10-14T02:06:00Z">
            <w:del w:id="533" w:author="Anees Shaikh" w:date="2013-10-19T03:52:00Z">
              <w:r w:rsidDel="00884344">
                <w:rPr>
                  <w:noProof/>
                </w:rPr>
                <w:delText>2.1</w:delText>
              </w:r>
              <w:r w:rsidDel="00884344">
                <w:rPr>
                  <w:rFonts w:eastAsiaTheme="minorEastAsia"/>
                  <w:noProof/>
                  <w:sz w:val="24"/>
                  <w:szCs w:val="24"/>
                  <w:lang w:eastAsia="ja-JP"/>
                </w:rPr>
                <w:tab/>
              </w:r>
              <w:r w:rsidDel="00884344">
                <w:rPr>
                  <w:noProof/>
                </w:rPr>
                <w:delText>OF-CONFIG and OF-SWITCH</w:delText>
              </w:r>
              <w:r w:rsidDel="00884344">
                <w:rPr>
                  <w:noProof/>
                </w:rPr>
                <w:tab/>
                <w:delText>7</w:delText>
              </w:r>
            </w:del>
          </w:ins>
        </w:p>
        <w:p w14:paraId="7D8E0962" w14:textId="77777777" w:rsidR="00874469" w:rsidDel="00884344" w:rsidRDefault="00874469">
          <w:pPr>
            <w:pStyle w:val="TOC1"/>
            <w:tabs>
              <w:tab w:val="left" w:pos="362"/>
              <w:tab w:val="right" w:leader="dot" w:pos="9350"/>
            </w:tabs>
            <w:rPr>
              <w:ins w:id="534" w:author="aas" w:date="2013-10-14T02:06:00Z"/>
              <w:del w:id="535" w:author="Anees Shaikh" w:date="2013-10-19T03:52:00Z"/>
              <w:rFonts w:eastAsiaTheme="minorEastAsia"/>
              <w:noProof/>
              <w:sz w:val="24"/>
              <w:szCs w:val="24"/>
              <w:lang w:eastAsia="ja-JP"/>
            </w:rPr>
          </w:pPr>
          <w:ins w:id="536" w:author="aas" w:date="2013-10-14T02:06:00Z">
            <w:del w:id="537" w:author="Anees Shaikh" w:date="2013-10-19T03:52:00Z">
              <w:r w:rsidDel="00884344">
                <w:rPr>
                  <w:noProof/>
                </w:rPr>
                <w:delText>3</w:delText>
              </w:r>
              <w:r w:rsidDel="00884344">
                <w:rPr>
                  <w:rFonts w:eastAsiaTheme="minorEastAsia"/>
                  <w:noProof/>
                  <w:sz w:val="24"/>
                  <w:szCs w:val="24"/>
                  <w:lang w:eastAsia="ja-JP"/>
                </w:rPr>
                <w:tab/>
              </w:r>
              <w:r w:rsidDel="00884344">
                <w:rPr>
                  <w:noProof/>
                </w:rPr>
                <w:delText>Scope</w:delText>
              </w:r>
              <w:r w:rsidDel="00884344">
                <w:rPr>
                  <w:noProof/>
                </w:rPr>
                <w:tab/>
                <w:delText>8</w:delText>
              </w:r>
            </w:del>
          </w:ins>
        </w:p>
        <w:p w14:paraId="4D0ADDE0" w14:textId="77777777" w:rsidR="00874469" w:rsidDel="00884344" w:rsidRDefault="00874469">
          <w:pPr>
            <w:pStyle w:val="TOC1"/>
            <w:tabs>
              <w:tab w:val="left" w:pos="362"/>
              <w:tab w:val="right" w:leader="dot" w:pos="9350"/>
            </w:tabs>
            <w:rPr>
              <w:ins w:id="538" w:author="aas" w:date="2013-10-14T02:06:00Z"/>
              <w:del w:id="539" w:author="Anees Shaikh" w:date="2013-10-19T03:52:00Z"/>
              <w:rFonts w:eastAsiaTheme="minorEastAsia"/>
              <w:noProof/>
              <w:sz w:val="24"/>
              <w:szCs w:val="24"/>
              <w:lang w:eastAsia="ja-JP"/>
            </w:rPr>
          </w:pPr>
          <w:ins w:id="540" w:author="aas" w:date="2013-10-14T02:06:00Z">
            <w:del w:id="541" w:author="Anees Shaikh" w:date="2013-10-19T03:52:00Z">
              <w:r w:rsidDel="00884344">
                <w:rPr>
                  <w:noProof/>
                </w:rPr>
                <w:delText>4</w:delText>
              </w:r>
              <w:r w:rsidDel="00884344">
                <w:rPr>
                  <w:rFonts w:eastAsiaTheme="minorEastAsia"/>
                  <w:noProof/>
                  <w:sz w:val="24"/>
                  <w:szCs w:val="24"/>
                  <w:lang w:eastAsia="ja-JP"/>
                </w:rPr>
                <w:tab/>
              </w:r>
              <w:r w:rsidDel="00884344">
                <w:rPr>
                  <w:noProof/>
                </w:rPr>
                <w:delText>Normative Language</w:delText>
              </w:r>
              <w:r w:rsidDel="00884344">
                <w:rPr>
                  <w:noProof/>
                </w:rPr>
                <w:tab/>
                <w:delText>9</w:delText>
              </w:r>
            </w:del>
          </w:ins>
        </w:p>
        <w:p w14:paraId="34EEBC28" w14:textId="77777777" w:rsidR="00874469" w:rsidDel="00884344" w:rsidRDefault="00874469">
          <w:pPr>
            <w:pStyle w:val="TOC1"/>
            <w:tabs>
              <w:tab w:val="left" w:pos="362"/>
              <w:tab w:val="right" w:leader="dot" w:pos="9350"/>
            </w:tabs>
            <w:rPr>
              <w:ins w:id="542" w:author="aas" w:date="2013-10-14T02:06:00Z"/>
              <w:del w:id="543" w:author="Anees Shaikh" w:date="2013-10-19T03:52:00Z"/>
              <w:rFonts w:eastAsiaTheme="minorEastAsia"/>
              <w:noProof/>
              <w:sz w:val="24"/>
              <w:szCs w:val="24"/>
              <w:lang w:eastAsia="ja-JP"/>
            </w:rPr>
          </w:pPr>
          <w:ins w:id="544" w:author="aas" w:date="2013-10-14T02:06:00Z">
            <w:del w:id="545" w:author="Anees Shaikh" w:date="2013-10-19T03:52:00Z">
              <w:r w:rsidDel="00884344">
                <w:rPr>
                  <w:noProof/>
                </w:rPr>
                <w:delText>5</w:delText>
              </w:r>
              <w:r w:rsidDel="00884344">
                <w:rPr>
                  <w:rFonts w:eastAsiaTheme="minorEastAsia"/>
                  <w:noProof/>
                  <w:sz w:val="24"/>
                  <w:szCs w:val="24"/>
                  <w:lang w:eastAsia="ja-JP"/>
                </w:rPr>
                <w:tab/>
              </w:r>
              <w:r w:rsidDel="00884344">
                <w:rPr>
                  <w:noProof/>
                </w:rPr>
                <w:delText>Terms</w:delText>
              </w:r>
              <w:r w:rsidDel="00884344">
                <w:rPr>
                  <w:noProof/>
                </w:rPr>
                <w:tab/>
                <w:delText>9</w:delText>
              </w:r>
            </w:del>
          </w:ins>
        </w:p>
        <w:p w14:paraId="45B525F2" w14:textId="77777777" w:rsidR="00874469" w:rsidDel="00884344" w:rsidRDefault="00874469">
          <w:pPr>
            <w:pStyle w:val="TOC2"/>
            <w:tabs>
              <w:tab w:val="left" w:pos="749"/>
              <w:tab w:val="right" w:leader="dot" w:pos="9350"/>
            </w:tabs>
            <w:rPr>
              <w:ins w:id="546" w:author="aas" w:date="2013-10-14T02:06:00Z"/>
              <w:del w:id="547" w:author="Anees Shaikh" w:date="2013-10-19T03:52:00Z"/>
              <w:rFonts w:eastAsiaTheme="minorEastAsia"/>
              <w:noProof/>
              <w:sz w:val="24"/>
              <w:szCs w:val="24"/>
              <w:lang w:eastAsia="ja-JP"/>
            </w:rPr>
          </w:pPr>
          <w:ins w:id="548" w:author="aas" w:date="2013-10-14T02:06:00Z">
            <w:del w:id="549" w:author="Anees Shaikh" w:date="2013-10-19T03:52:00Z">
              <w:r w:rsidDel="00884344">
                <w:rPr>
                  <w:noProof/>
                </w:rPr>
                <w:delText>5.1</w:delText>
              </w:r>
              <w:r w:rsidDel="00884344">
                <w:rPr>
                  <w:rFonts w:eastAsiaTheme="minorEastAsia"/>
                  <w:noProof/>
                  <w:sz w:val="24"/>
                  <w:szCs w:val="24"/>
                  <w:lang w:eastAsia="ja-JP"/>
                </w:rPr>
                <w:tab/>
              </w:r>
              <w:r w:rsidDel="00884344">
                <w:rPr>
                  <w:noProof/>
                </w:rPr>
                <w:delText>OpenFlow Capable Switch</w:delText>
              </w:r>
              <w:r w:rsidDel="00884344">
                <w:rPr>
                  <w:noProof/>
                </w:rPr>
                <w:tab/>
                <w:delText>9</w:delText>
              </w:r>
            </w:del>
          </w:ins>
        </w:p>
        <w:p w14:paraId="517D7F78" w14:textId="77777777" w:rsidR="00874469" w:rsidDel="00884344" w:rsidRDefault="00874469">
          <w:pPr>
            <w:pStyle w:val="TOC2"/>
            <w:tabs>
              <w:tab w:val="left" w:pos="749"/>
              <w:tab w:val="right" w:leader="dot" w:pos="9350"/>
            </w:tabs>
            <w:rPr>
              <w:ins w:id="550" w:author="aas" w:date="2013-10-14T02:06:00Z"/>
              <w:del w:id="551" w:author="Anees Shaikh" w:date="2013-10-19T03:52:00Z"/>
              <w:rFonts w:eastAsiaTheme="minorEastAsia"/>
              <w:noProof/>
              <w:sz w:val="24"/>
              <w:szCs w:val="24"/>
              <w:lang w:eastAsia="ja-JP"/>
            </w:rPr>
          </w:pPr>
          <w:ins w:id="552" w:author="aas" w:date="2013-10-14T02:06:00Z">
            <w:del w:id="553" w:author="Anees Shaikh" w:date="2013-10-19T03:52:00Z">
              <w:r w:rsidDel="00884344">
                <w:rPr>
                  <w:noProof/>
                </w:rPr>
                <w:delText>5.2</w:delText>
              </w:r>
              <w:r w:rsidDel="00884344">
                <w:rPr>
                  <w:rFonts w:eastAsiaTheme="minorEastAsia"/>
                  <w:noProof/>
                  <w:sz w:val="24"/>
                  <w:szCs w:val="24"/>
                  <w:lang w:eastAsia="ja-JP"/>
                </w:rPr>
                <w:tab/>
              </w:r>
              <w:r w:rsidDel="00884344">
                <w:rPr>
                  <w:noProof/>
                </w:rPr>
                <w:delText>OpenFlow Configuration Point</w:delText>
              </w:r>
              <w:r w:rsidDel="00884344">
                <w:rPr>
                  <w:noProof/>
                </w:rPr>
                <w:tab/>
                <w:delText>9</w:delText>
              </w:r>
            </w:del>
          </w:ins>
        </w:p>
        <w:p w14:paraId="568FEE2B" w14:textId="77777777" w:rsidR="00874469" w:rsidDel="00884344" w:rsidRDefault="00874469">
          <w:pPr>
            <w:pStyle w:val="TOC2"/>
            <w:tabs>
              <w:tab w:val="left" w:pos="749"/>
              <w:tab w:val="right" w:leader="dot" w:pos="9350"/>
            </w:tabs>
            <w:rPr>
              <w:ins w:id="554" w:author="aas" w:date="2013-10-14T02:06:00Z"/>
              <w:del w:id="555" w:author="Anees Shaikh" w:date="2013-10-19T03:52:00Z"/>
              <w:rFonts w:eastAsiaTheme="minorEastAsia"/>
              <w:noProof/>
              <w:sz w:val="24"/>
              <w:szCs w:val="24"/>
              <w:lang w:eastAsia="ja-JP"/>
            </w:rPr>
          </w:pPr>
          <w:ins w:id="556" w:author="aas" w:date="2013-10-14T02:06:00Z">
            <w:del w:id="557" w:author="Anees Shaikh" w:date="2013-10-19T03:52:00Z">
              <w:r w:rsidDel="00884344">
                <w:rPr>
                  <w:noProof/>
                </w:rPr>
                <w:delText>5.3</w:delText>
              </w:r>
              <w:r w:rsidDel="00884344">
                <w:rPr>
                  <w:rFonts w:eastAsiaTheme="minorEastAsia"/>
                  <w:noProof/>
                  <w:sz w:val="24"/>
                  <w:szCs w:val="24"/>
                  <w:lang w:eastAsia="ja-JP"/>
                </w:rPr>
                <w:tab/>
              </w:r>
              <w:r w:rsidDel="00884344">
                <w:rPr>
                  <w:noProof/>
                </w:rPr>
                <w:delText>OpenFlow Logical Switch</w:delText>
              </w:r>
              <w:r w:rsidDel="00884344">
                <w:rPr>
                  <w:noProof/>
                </w:rPr>
                <w:tab/>
                <w:delText>10</w:delText>
              </w:r>
            </w:del>
          </w:ins>
        </w:p>
        <w:p w14:paraId="6AB0BDB6" w14:textId="77777777" w:rsidR="00874469" w:rsidDel="00884344" w:rsidRDefault="00874469">
          <w:pPr>
            <w:pStyle w:val="TOC2"/>
            <w:tabs>
              <w:tab w:val="left" w:pos="749"/>
              <w:tab w:val="right" w:leader="dot" w:pos="9350"/>
            </w:tabs>
            <w:rPr>
              <w:ins w:id="558" w:author="aas" w:date="2013-10-14T02:06:00Z"/>
              <w:del w:id="559" w:author="Anees Shaikh" w:date="2013-10-19T03:52:00Z"/>
              <w:rFonts w:eastAsiaTheme="minorEastAsia"/>
              <w:noProof/>
              <w:sz w:val="24"/>
              <w:szCs w:val="24"/>
              <w:lang w:eastAsia="ja-JP"/>
            </w:rPr>
          </w:pPr>
          <w:ins w:id="560" w:author="aas" w:date="2013-10-14T02:06:00Z">
            <w:del w:id="561" w:author="Anees Shaikh" w:date="2013-10-19T03:52:00Z">
              <w:r w:rsidDel="00884344">
                <w:rPr>
                  <w:noProof/>
                </w:rPr>
                <w:delText>5.4</w:delText>
              </w:r>
              <w:r w:rsidDel="00884344">
                <w:rPr>
                  <w:rFonts w:eastAsiaTheme="minorEastAsia"/>
                  <w:noProof/>
                  <w:sz w:val="24"/>
                  <w:szCs w:val="24"/>
                  <w:lang w:eastAsia="ja-JP"/>
                </w:rPr>
                <w:tab/>
              </w:r>
              <w:r w:rsidDel="00884344">
                <w:rPr>
                  <w:noProof/>
                </w:rPr>
                <w:delText>OpenFlow Resource</w:delText>
              </w:r>
              <w:r w:rsidDel="00884344">
                <w:rPr>
                  <w:noProof/>
                </w:rPr>
                <w:tab/>
                <w:delText>10</w:delText>
              </w:r>
            </w:del>
          </w:ins>
        </w:p>
        <w:p w14:paraId="196AE402" w14:textId="77777777" w:rsidR="00874469" w:rsidDel="00884344" w:rsidRDefault="00874469">
          <w:pPr>
            <w:pStyle w:val="TOC3"/>
            <w:tabs>
              <w:tab w:val="left" w:pos="1136"/>
              <w:tab w:val="right" w:leader="dot" w:pos="9350"/>
            </w:tabs>
            <w:rPr>
              <w:ins w:id="562" w:author="aas" w:date="2013-10-14T02:06:00Z"/>
              <w:del w:id="563" w:author="Anees Shaikh" w:date="2013-10-19T03:52:00Z"/>
              <w:rFonts w:eastAsiaTheme="minorEastAsia"/>
              <w:noProof/>
              <w:sz w:val="24"/>
              <w:szCs w:val="24"/>
              <w:lang w:eastAsia="ja-JP"/>
            </w:rPr>
          </w:pPr>
          <w:ins w:id="564" w:author="aas" w:date="2013-10-14T02:06:00Z">
            <w:del w:id="565" w:author="Anees Shaikh" w:date="2013-10-19T03:52:00Z">
              <w:r w:rsidDel="00884344">
                <w:rPr>
                  <w:noProof/>
                </w:rPr>
                <w:delText>5.4.1</w:delText>
              </w:r>
              <w:r w:rsidDel="00884344">
                <w:rPr>
                  <w:rFonts w:eastAsiaTheme="minorEastAsia"/>
                  <w:noProof/>
                  <w:sz w:val="24"/>
                  <w:szCs w:val="24"/>
                  <w:lang w:eastAsia="ja-JP"/>
                </w:rPr>
                <w:tab/>
              </w:r>
              <w:r w:rsidDel="00884344">
                <w:rPr>
                  <w:noProof/>
                </w:rPr>
                <w:delText>OpenFlow Queue</w:delText>
              </w:r>
              <w:r w:rsidDel="00884344">
                <w:rPr>
                  <w:noProof/>
                </w:rPr>
                <w:tab/>
                <w:delText>10</w:delText>
              </w:r>
            </w:del>
          </w:ins>
        </w:p>
        <w:p w14:paraId="34B9E1FD" w14:textId="77777777" w:rsidR="00874469" w:rsidDel="00884344" w:rsidRDefault="00874469">
          <w:pPr>
            <w:pStyle w:val="TOC3"/>
            <w:tabs>
              <w:tab w:val="left" w:pos="1136"/>
              <w:tab w:val="right" w:leader="dot" w:pos="9350"/>
            </w:tabs>
            <w:rPr>
              <w:ins w:id="566" w:author="aas" w:date="2013-10-14T02:06:00Z"/>
              <w:del w:id="567" w:author="Anees Shaikh" w:date="2013-10-19T03:52:00Z"/>
              <w:rFonts w:eastAsiaTheme="minorEastAsia"/>
              <w:noProof/>
              <w:sz w:val="24"/>
              <w:szCs w:val="24"/>
              <w:lang w:eastAsia="ja-JP"/>
            </w:rPr>
          </w:pPr>
          <w:ins w:id="568" w:author="aas" w:date="2013-10-14T02:06:00Z">
            <w:del w:id="569" w:author="Anees Shaikh" w:date="2013-10-19T03:52:00Z">
              <w:r w:rsidDel="00884344">
                <w:rPr>
                  <w:noProof/>
                </w:rPr>
                <w:delText>5.4.2</w:delText>
              </w:r>
              <w:r w:rsidDel="00884344">
                <w:rPr>
                  <w:rFonts w:eastAsiaTheme="minorEastAsia"/>
                  <w:noProof/>
                  <w:sz w:val="24"/>
                  <w:szCs w:val="24"/>
                  <w:lang w:eastAsia="ja-JP"/>
                </w:rPr>
                <w:tab/>
              </w:r>
              <w:r w:rsidDel="00884344">
                <w:rPr>
                  <w:noProof/>
                </w:rPr>
                <w:delText>OpenFlow Port</w:delText>
              </w:r>
              <w:r w:rsidDel="00884344">
                <w:rPr>
                  <w:noProof/>
                </w:rPr>
                <w:tab/>
                <w:delText>10</w:delText>
              </w:r>
            </w:del>
          </w:ins>
        </w:p>
        <w:p w14:paraId="5A1F88C4" w14:textId="77777777" w:rsidR="00874469" w:rsidDel="00884344" w:rsidRDefault="00874469">
          <w:pPr>
            <w:pStyle w:val="TOC2"/>
            <w:tabs>
              <w:tab w:val="left" w:pos="749"/>
              <w:tab w:val="right" w:leader="dot" w:pos="9350"/>
            </w:tabs>
            <w:rPr>
              <w:ins w:id="570" w:author="aas" w:date="2013-10-14T02:06:00Z"/>
              <w:del w:id="571" w:author="Anees Shaikh" w:date="2013-10-19T03:52:00Z"/>
              <w:rFonts w:eastAsiaTheme="minorEastAsia"/>
              <w:noProof/>
              <w:sz w:val="24"/>
              <w:szCs w:val="24"/>
              <w:lang w:eastAsia="ja-JP"/>
            </w:rPr>
          </w:pPr>
          <w:ins w:id="572" w:author="aas" w:date="2013-10-14T02:06:00Z">
            <w:del w:id="573" w:author="Anees Shaikh" w:date="2013-10-19T03:52:00Z">
              <w:r w:rsidDel="00884344">
                <w:rPr>
                  <w:noProof/>
                </w:rPr>
                <w:delText>5.5</w:delText>
              </w:r>
              <w:r w:rsidDel="00884344">
                <w:rPr>
                  <w:rFonts w:eastAsiaTheme="minorEastAsia"/>
                  <w:noProof/>
                  <w:sz w:val="24"/>
                  <w:szCs w:val="24"/>
                  <w:lang w:eastAsia="ja-JP"/>
                </w:rPr>
                <w:tab/>
              </w:r>
              <w:r w:rsidDel="00884344">
                <w:rPr>
                  <w:noProof/>
                </w:rPr>
                <w:delText>OpenFlow Controller</w:delText>
              </w:r>
              <w:r w:rsidDel="00884344">
                <w:rPr>
                  <w:noProof/>
                </w:rPr>
                <w:tab/>
                <w:delText>10</w:delText>
              </w:r>
            </w:del>
          </w:ins>
        </w:p>
        <w:p w14:paraId="06CEA996" w14:textId="77777777" w:rsidR="00874469" w:rsidDel="00884344" w:rsidRDefault="00874469">
          <w:pPr>
            <w:pStyle w:val="TOC2"/>
            <w:tabs>
              <w:tab w:val="left" w:pos="749"/>
              <w:tab w:val="right" w:leader="dot" w:pos="9350"/>
            </w:tabs>
            <w:rPr>
              <w:ins w:id="574" w:author="aas" w:date="2013-10-14T02:06:00Z"/>
              <w:del w:id="575" w:author="Anees Shaikh" w:date="2013-10-19T03:52:00Z"/>
              <w:rFonts w:eastAsiaTheme="minorEastAsia"/>
              <w:noProof/>
              <w:sz w:val="24"/>
              <w:szCs w:val="24"/>
              <w:lang w:eastAsia="ja-JP"/>
            </w:rPr>
          </w:pPr>
          <w:ins w:id="576" w:author="aas" w:date="2013-10-14T02:06:00Z">
            <w:del w:id="577" w:author="Anees Shaikh" w:date="2013-10-19T03:52:00Z">
              <w:r w:rsidDel="00884344">
                <w:rPr>
                  <w:noProof/>
                </w:rPr>
                <w:delText>5.6</w:delText>
              </w:r>
              <w:r w:rsidDel="00884344">
                <w:rPr>
                  <w:rFonts w:eastAsiaTheme="minorEastAsia"/>
                  <w:noProof/>
                  <w:sz w:val="24"/>
                  <w:szCs w:val="24"/>
                  <w:lang w:eastAsia="ja-JP"/>
                </w:rPr>
                <w:tab/>
              </w:r>
              <w:r w:rsidDel="00884344">
                <w:rPr>
                  <w:noProof/>
                </w:rPr>
                <w:delText>NDM</w:delText>
              </w:r>
              <w:r w:rsidDel="00884344">
                <w:rPr>
                  <w:noProof/>
                </w:rPr>
                <w:tab/>
                <w:delText>10</w:delText>
              </w:r>
            </w:del>
          </w:ins>
        </w:p>
        <w:p w14:paraId="414CA5ED" w14:textId="77777777" w:rsidR="00874469" w:rsidDel="00884344" w:rsidRDefault="00874469">
          <w:pPr>
            <w:pStyle w:val="TOC1"/>
            <w:tabs>
              <w:tab w:val="left" w:pos="362"/>
              <w:tab w:val="right" w:leader="dot" w:pos="9350"/>
            </w:tabs>
            <w:rPr>
              <w:ins w:id="578" w:author="aas" w:date="2013-10-14T02:06:00Z"/>
              <w:del w:id="579" w:author="Anees Shaikh" w:date="2013-10-19T03:52:00Z"/>
              <w:rFonts w:eastAsiaTheme="minorEastAsia"/>
              <w:noProof/>
              <w:sz w:val="24"/>
              <w:szCs w:val="24"/>
              <w:lang w:eastAsia="ja-JP"/>
            </w:rPr>
          </w:pPr>
          <w:ins w:id="580" w:author="aas" w:date="2013-10-14T02:06:00Z">
            <w:del w:id="581" w:author="Anees Shaikh" w:date="2013-10-19T03:52:00Z">
              <w:r w:rsidDel="00884344">
                <w:rPr>
                  <w:noProof/>
                </w:rPr>
                <w:delText>6</w:delText>
              </w:r>
              <w:r w:rsidDel="00884344">
                <w:rPr>
                  <w:rFonts w:eastAsiaTheme="minorEastAsia"/>
                  <w:noProof/>
                  <w:sz w:val="24"/>
                  <w:szCs w:val="24"/>
                  <w:lang w:eastAsia="ja-JP"/>
                </w:rPr>
                <w:tab/>
              </w:r>
              <w:r w:rsidDel="00884344">
                <w:rPr>
                  <w:noProof/>
                </w:rPr>
                <w:delText>Requirements</w:delText>
              </w:r>
              <w:r w:rsidDel="00884344">
                <w:rPr>
                  <w:noProof/>
                </w:rPr>
                <w:tab/>
                <w:delText>10</w:delText>
              </w:r>
            </w:del>
          </w:ins>
        </w:p>
        <w:p w14:paraId="3486450C" w14:textId="77777777" w:rsidR="00874469" w:rsidDel="00884344" w:rsidRDefault="00874469">
          <w:pPr>
            <w:pStyle w:val="TOC2"/>
            <w:tabs>
              <w:tab w:val="left" w:pos="749"/>
              <w:tab w:val="right" w:leader="dot" w:pos="9350"/>
            </w:tabs>
            <w:rPr>
              <w:ins w:id="582" w:author="aas" w:date="2013-10-14T02:06:00Z"/>
              <w:del w:id="583" w:author="Anees Shaikh" w:date="2013-10-19T03:52:00Z"/>
              <w:rFonts w:eastAsiaTheme="minorEastAsia"/>
              <w:noProof/>
              <w:sz w:val="24"/>
              <w:szCs w:val="24"/>
              <w:lang w:eastAsia="ja-JP"/>
            </w:rPr>
          </w:pPr>
          <w:ins w:id="584" w:author="aas" w:date="2013-10-14T02:06:00Z">
            <w:del w:id="585" w:author="Anees Shaikh" w:date="2013-10-19T03:52:00Z">
              <w:r w:rsidDel="00884344">
                <w:rPr>
                  <w:noProof/>
                </w:rPr>
                <w:delText>6.1</w:delText>
              </w:r>
              <w:r w:rsidDel="00884344">
                <w:rPr>
                  <w:rFonts w:eastAsiaTheme="minorEastAsia"/>
                  <w:noProof/>
                  <w:sz w:val="24"/>
                  <w:szCs w:val="24"/>
                  <w:lang w:eastAsia="ja-JP"/>
                </w:rPr>
                <w:tab/>
              </w:r>
              <w:r w:rsidDel="00884344">
                <w:rPr>
                  <w:noProof/>
                </w:rPr>
                <w:delText>Requirements from the OpenFlow 1.3 Protocol Specification</w:delText>
              </w:r>
              <w:r w:rsidDel="00884344">
                <w:rPr>
                  <w:noProof/>
                </w:rPr>
                <w:tab/>
                <w:delText>10</w:delText>
              </w:r>
            </w:del>
          </w:ins>
        </w:p>
        <w:p w14:paraId="1E13AFEF" w14:textId="77777777" w:rsidR="00874469" w:rsidDel="00884344" w:rsidRDefault="00874469">
          <w:pPr>
            <w:pStyle w:val="TOC3"/>
            <w:tabs>
              <w:tab w:val="left" w:pos="1136"/>
              <w:tab w:val="right" w:leader="dot" w:pos="9350"/>
            </w:tabs>
            <w:rPr>
              <w:ins w:id="586" w:author="aas" w:date="2013-10-14T02:06:00Z"/>
              <w:del w:id="587" w:author="Anees Shaikh" w:date="2013-10-19T03:52:00Z"/>
              <w:rFonts w:eastAsiaTheme="minorEastAsia"/>
              <w:noProof/>
              <w:sz w:val="24"/>
              <w:szCs w:val="24"/>
              <w:lang w:eastAsia="ja-JP"/>
            </w:rPr>
          </w:pPr>
          <w:ins w:id="588" w:author="aas" w:date="2013-10-14T02:06:00Z">
            <w:del w:id="589" w:author="Anees Shaikh" w:date="2013-10-19T03:52:00Z">
              <w:r w:rsidDel="00884344">
                <w:rPr>
                  <w:noProof/>
                </w:rPr>
                <w:delText>6.1.1</w:delText>
              </w:r>
              <w:r w:rsidDel="00884344">
                <w:rPr>
                  <w:rFonts w:eastAsiaTheme="minorEastAsia"/>
                  <w:noProof/>
                  <w:sz w:val="24"/>
                  <w:szCs w:val="24"/>
                  <w:lang w:eastAsia="ja-JP"/>
                </w:rPr>
                <w:tab/>
              </w:r>
              <w:r w:rsidDel="00884344">
                <w:rPr>
                  <w:noProof/>
                </w:rPr>
                <w:delText>Instantiation of one or more Openflow Data Planes on an Openflow Capable Switch and assignment of resources to these data planes</w:delText>
              </w:r>
              <w:r w:rsidDel="00884344">
                <w:rPr>
                  <w:noProof/>
                </w:rPr>
                <w:tab/>
                <w:delText>11</w:delText>
              </w:r>
            </w:del>
          </w:ins>
        </w:p>
        <w:p w14:paraId="74511DBE" w14:textId="77777777" w:rsidR="00874469" w:rsidDel="00884344" w:rsidRDefault="00874469">
          <w:pPr>
            <w:pStyle w:val="TOC3"/>
            <w:tabs>
              <w:tab w:val="left" w:pos="1136"/>
              <w:tab w:val="right" w:leader="dot" w:pos="9350"/>
            </w:tabs>
            <w:rPr>
              <w:ins w:id="590" w:author="aas" w:date="2013-10-14T02:06:00Z"/>
              <w:del w:id="591" w:author="Anees Shaikh" w:date="2013-10-19T03:52:00Z"/>
              <w:rFonts w:eastAsiaTheme="minorEastAsia"/>
              <w:noProof/>
              <w:sz w:val="24"/>
              <w:szCs w:val="24"/>
              <w:lang w:eastAsia="ja-JP"/>
            </w:rPr>
          </w:pPr>
          <w:ins w:id="592" w:author="aas" w:date="2013-10-14T02:06:00Z">
            <w:del w:id="593" w:author="Anees Shaikh" w:date="2013-10-19T03:52:00Z">
              <w:r w:rsidDel="00884344">
                <w:rPr>
                  <w:noProof/>
                </w:rPr>
                <w:delText>6.1.2</w:delText>
              </w:r>
              <w:r w:rsidDel="00884344">
                <w:rPr>
                  <w:rFonts w:eastAsiaTheme="minorEastAsia"/>
                  <w:noProof/>
                  <w:sz w:val="24"/>
                  <w:szCs w:val="24"/>
                  <w:lang w:eastAsia="ja-JP"/>
                </w:rPr>
                <w:tab/>
              </w:r>
              <w:r w:rsidDel="00884344">
                <w:rPr>
                  <w:noProof/>
                </w:rPr>
                <w:delText>Connection Setup to a Controller</w:delText>
              </w:r>
              <w:r w:rsidDel="00884344">
                <w:rPr>
                  <w:noProof/>
                </w:rPr>
                <w:tab/>
                <w:delText>11</w:delText>
              </w:r>
            </w:del>
          </w:ins>
        </w:p>
        <w:p w14:paraId="66EEEB85" w14:textId="77777777" w:rsidR="00874469" w:rsidDel="00884344" w:rsidRDefault="00874469">
          <w:pPr>
            <w:pStyle w:val="TOC3"/>
            <w:tabs>
              <w:tab w:val="left" w:pos="1136"/>
              <w:tab w:val="right" w:leader="dot" w:pos="9350"/>
            </w:tabs>
            <w:rPr>
              <w:ins w:id="594" w:author="aas" w:date="2013-10-14T02:06:00Z"/>
              <w:del w:id="595" w:author="Anees Shaikh" w:date="2013-10-19T03:52:00Z"/>
              <w:rFonts w:eastAsiaTheme="minorEastAsia"/>
              <w:noProof/>
              <w:sz w:val="24"/>
              <w:szCs w:val="24"/>
              <w:lang w:eastAsia="ja-JP"/>
            </w:rPr>
          </w:pPr>
          <w:ins w:id="596" w:author="aas" w:date="2013-10-14T02:06:00Z">
            <w:del w:id="597" w:author="Anees Shaikh" w:date="2013-10-19T03:52:00Z">
              <w:r w:rsidDel="00884344">
                <w:rPr>
                  <w:noProof/>
                </w:rPr>
                <w:delText>6.1.3</w:delText>
              </w:r>
              <w:r w:rsidDel="00884344">
                <w:rPr>
                  <w:rFonts w:eastAsiaTheme="minorEastAsia"/>
                  <w:noProof/>
                  <w:sz w:val="24"/>
                  <w:szCs w:val="24"/>
                  <w:lang w:eastAsia="ja-JP"/>
                </w:rPr>
                <w:tab/>
              </w:r>
              <w:r w:rsidDel="00884344">
                <w:rPr>
                  <w:noProof/>
                </w:rPr>
                <w:delText>Multiple Controllers</w:delText>
              </w:r>
              <w:r w:rsidDel="00884344">
                <w:rPr>
                  <w:noProof/>
                </w:rPr>
                <w:tab/>
                <w:delText>11</w:delText>
              </w:r>
            </w:del>
          </w:ins>
        </w:p>
        <w:p w14:paraId="76CE43ED" w14:textId="77777777" w:rsidR="00874469" w:rsidDel="00884344" w:rsidRDefault="00874469">
          <w:pPr>
            <w:pStyle w:val="TOC3"/>
            <w:tabs>
              <w:tab w:val="left" w:pos="1136"/>
              <w:tab w:val="right" w:leader="dot" w:pos="9350"/>
            </w:tabs>
            <w:rPr>
              <w:ins w:id="598" w:author="aas" w:date="2013-10-14T02:06:00Z"/>
              <w:del w:id="599" w:author="Anees Shaikh" w:date="2013-10-19T03:52:00Z"/>
              <w:rFonts w:eastAsiaTheme="minorEastAsia"/>
              <w:noProof/>
              <w:sz w:val="24"/>
              <w:szCs w:val="24"/>
              <w:lang w:eastAsia="ja-JP"/>
            </w:rPr>
          </w:pPr>
          <w:ins w:id="600" w:author="aas" w:date="2013-10-14T02:06:00Z">
            <w:del w:id="601" w:author="Anees Shaikh" w:date="2013-10-19T03:52:00Z">
              <w:r w:rsidDel="00884344">
                <w:rPr>
                  <w:noProof/>
                </w:rPr>
                <w:delText>6.1.4</w:delText>
              </w:r>
              <w:r w:rsidDel="00884344">
                <w:rPr>
                  <w:rFonts w:eastAsiaTheme="minorEastAsia"/>
                  <w:noProof/>
                  <w:sz w:val="24"/>
                  <w:szCs w:val="24"/>
                  <w:lang w:eastAsia="ja-JP"/>
                </w:rPr>
                <w:tab/>
              </w:r>
              <w:r w:rsidDel="00884344">
                <w:rPr>
                  <w:noProof/>
                </w:rPr>
                <w:delText>OpenFlow Logical Switches</w:delText>
              </w:r>
              <w:r w:rsidDel="00884344">
                <w:rPr>
                  <w:noProof/>
                </w:rPr>
                <w:tab/>
                <w:delText>11</w:delText>
              </w:r>
            </w:del>
          </w:ins>
        </w:p>
        <w:p w14:paraId="6210C98A" w14:textId="77777777" w:rsidR="00874469" w:rsidDel="00884344" w:rsidRDefault="00874469">
          <w:pPr>
            <w:pStyle w:val="TOC3"/>
            <w:tabs>
              <w:tab w:val="left" w:pos="1136"/>
              <w:tab w:val="right" w:leader="dot" w:pos="9350"/>
            </w:tabs>
            <w:rPr>
              <w:ins w:id="602" w:author="aas" w:date="2013-10-14T02:06:00Z"/>
              <w:del w:id="603" w:author="Anees Shaikh" w:date="2013-10-19T03:52:00Z"/>
              <w:rFonts w:eastAsiaTheme="minorEastAsia"/>
              <w:noProof/>
              <w:sz w:val="24"/>
              <w:szCs w:val="24"/>
              <w:lang w:eastAsia="ja-JP"/>
            </w:rPr>
          </w:pPr>
          <w:ins w:id="604" w:author="aas" w:date="2013-10-14T02:06:00Z">
            <w:del w:id="605" w:author="Anees Shaikh" w:date="2013-10-19T03:52:00Z">
              <w:r w:rsidDel="00884344">
                <w:rPr>
                  <w:noProof/>
                </w:rPr>
                <w:delText>6.1.5</w:delText>
              </w:r>
              <w:r w:rsidDel="00884344">
                <w:rPr>
                  <w:rFonts w:eastAsiaTheme="minorEastAsia"/>
                  <w:noProof/>
                  <w:sz w:val="24"/>
                  <w:szCs w:val="24"/>
                  <w:lang w:eastAsia="ja-JP"/>
                </w:rPr>
                <w:tab/>
              </w:r>
              <w:r w:rsidDel="00884344">
                <w:rPr>
                  <w:noProof/>
                </w:rPr>
                <w:delText>Connection Interruption</w:delText>
              </w:r>
              <w:r w:rsidDel="00884344">
                <w:rPr>
                  <w:noProof/>
                </w:rPr>
                <w:tab/>
                <w:delText>11</w:delText>
              </w:r>
            </w:del>
          </w:ins>
        </w:p>
        <w:p w14:paraId="3910A972" w14:textId="77777777" w:rsidR="00874469" w:rsidDel="00884344" w:rsidRDefault="00874469">
          <w:pPr>
            <w:pStyle w:val="TOC3"/>
            <w:tabs>
              <w:tab w:val="left" w:pos="1136"/>
              <w:tab w:val="right" w:leader="dot" w:pos="9350"/>
            </w:tabs>
            <w:rPr>
              <w:ins w:id="606" w:author="aas" w:date="2013-10-14T02:06:00Z"/>
              <w:del w:id="607" w:author="Anees Shaikh" w:date="2013-10-19T03:52:00Z"/>
              <w:rFonts w:eastAsiaTheme="minorEastAsia"/>
              <w:noProof/>
              <w:sz w:val="24"/>
              <w:szCs w:val="24"/>
              <w:lang w:eastAsia="ja-JP"/>
            </w:rPr>
          </w:pPr>
          <w:ins w:id="608" w:author="aas" w:date="2013-10-14T02:06:00Z">
            <w:del w:id="609" w:author="Anees Shaikh" w:date="2013-10-19T03:52:00Z">
              <w:r w:rsidDel="00884344">
                <w:rPr>
                  <w:noProof/>
                </w:rPr>
                <w:delText>6.1.6</w:delText>
              </w:r>
              <w:r w:rsidDel="00884344">
                <w:rPr>
                  <w:rFonts w:eastAsiaTheme="minorEastAsia"/>
                  <w:noProof/>
                  <w:sz w:val="24"/>
                  <w:szCs w:val="24"/>
                  <w:lang w:eastAsia="ja-JP"/>
                </w:rPr>
                <w:tab/>
              </w:r>
              <w:r w:rsidDel="00884344">
                <w:rPr>
                  <w:noProof/>
                </w:rPr>
                <w:delText>Encryption</w:delText>
              </w:r>
              <w:r w:rsidDel="00884344">
                <w:rPr>
                  <w:noProof/>
                </w:rPr>
                <w:tab/>
                <w:delText>12</w:delText>
              </w:r>
            </w:del>
          </w:ins>
        </w:p>
        <w:p w14:paraId="4F414CFC" w14:textId="77777777" w:rsidR="00874469" w:rsidDel="00884344" w:rsidRDefault="00874469">
          <w:pPr>
            <w:pStyle w:val="TOC3"/>
            <w:tabs>
              <w:tab w:val="left" w:pos="1136"/>
              <w:tab w:val="right" w:leader="dot" w:pos="9350"/>
            </w:tabs>
            <w:rPr>
              <w:ins w:id="610" w:author="aas" w:date="2013-10-14T02:06:00Z"/>
              <w:del w:id="611" w:author="Anees Shaikh" w:date="2013-10-19T03:52:00Z"/>
              <w:rFonts w:eastAsiaTheme="minorEastAsia"/>
              <w:noProof/>
              <w:sz w:val="24"/>
              <w:szCs w:val="24"/>
              <w:lang w:eastAsia="ja-JP"/>
            </w:rPr>
          </w:pPr>
          <w:ins w:id="612" w:author="aas" w:date="2013-10-14T02:06:00Z">
            <w:del w:id="613" w:author="Anees Shaikh" w:date="2013-10-19T03:52:00Z">
              <w:r w:rsidDel="00884344">
                <w:rPr>
                  <w:noProof/>
                </w:rPr>
                <w:delText>6.1.7</w:delText>
              </w:r>
              <w:r w:rsidDel="00884344">
                <w:rPr>
                  <w:rFonts w:eastAsiaTheme="minorEastAsia"/>
                  <w:noProof/>
                  <w:sz w:val="24"/>
                  <w:szCs w:val="24"/>
                  <w:lang w:eastAsia="ja-JP"/>
                </w:rPr>
                <w:tab/>
              </w:r>
              <w:r w:rsidDel="00884344">
                <w:rPr>
                  <w:noProof/>
                </w:rPr>
                <w:delText>Queues</w:delText>
              </w:r>
              <w:r w:rsidDel="00884344">
                <w:rPr>
                  <w:noProof/>
                </w:rPr>
                <w:tab/>
                <w:delText>12</w:delText>
              </w:r>
            </w:del>
          </w:ins>
        </w:p>
        <w:p w14:paraId="17333FD5" w14:textId="77777777" w:rsidR="00874469" w:rsidDel="00884344" w:rsidRDefault="00874469">
          <w:pPr>
            <w:pStyle w:val="TOC3"/>
            <w:tabs>
              <w:tab w:val="left" w:pos="1136"/>
              <w:tab w:val="right" w:leader="dot" w:pos="9350"/>
            </w:tabs>
            <w:rPr>
              <w:ins w:id="614" w:author="aas" w:date="2013-10-14T02:06:00Z"/>
              <w:del w:id="615" w:author="Anees Shaikh" w:date="2013-10-19T03:52:00Z"/>
              <w:rFonts w:eastAsiaTheme="minorEastAsia"/>
              <w:noProof/>
              <w:sz w:val="24"/>
              <w:szCs w:val="24"/>
              <w:lang w:eastAsia="ja-JP"/>
            </w:rPr>
          </w:pPr>
          <w:ins w:id="616" w:author="aas" w:date="2013-10-14T02:06:00Z">
            <w:del w:id="617" w:author="Anees Shaikh" w:date="2013-10-19T03:52:00Z">
              <w:r w:rsidDel="00884344">
                <w:rPr>
                  <w:noProof/>
                </w:rPr>
                <w:delText>6.1.8</w:delText>
              </w:r>
              <w:r w:rsidDel="00884344">
                <w:rPr>
                  <w:rFonts w:eastAsiaTheme="minorEastAsia"/>
                  <w:noProof/>
                  <w:sz w:val="24"/>
                  <w:szCs w:val="24"/>
                  <w:lang w:eastAsia="ja-JP"/>
                </w:rPr>
                <w:tab/>
              </w:r>
              <w:r w:rsidDel="00884344">
                <w:rPr>
                  <w:noProof/>
                </w:rPr>
                <w:delText>Ports</w:delText>
              </w:r>
              <w:r w:rsidDel="00884344">
                <w:rPr>
                  <w:noProof/>
                </w:rPr>
                <w:tab/>
                <w:delText>12</w:delText>
              </w:r>
            </w:del>
          </w:ins>
        </w:p>
        <w:p w14:paraId="24249184" w14:textId="77777777" w:rsidR="00874469" w:rsidDel="00884344" w:rsidRDefault="00874469">
          <w:pPr>
            <w:pStyle w:val="TOC3"/>
            <w:tabs>
              <w:tab w:val="left" w:pos="1136"/>
              <w:tab w:val="right" w:leader="dot" w:pos="9350"/>
            </w:tabs>
            <w:rPr>
              <w:ins w:id="618" w:author="aas" w:date="2013-10-14T02:06:00Z"/>
              <w:del w:id="619" w:author="Anees Shaikh" w:date="2013-10-19T03:52:00Z"/>
              <w:rFonts w:eastAsiaTheme="minorEastAsia"/>
              <w:noProof/>
              <w:sz w:val="24"/>
              <w:szCs w:val="24"/>
              <w:lang w:eastAsia="ja-JP"/>
            </w:rPr>
          </w:pPr>
          <w:ins w:id="620" w:author="aas" w:date="2013-10-14T02:06:00Z">
            <w:del w:id="621" w:author="Anees Shaikh" w:date="2013-10-19T03:52:00Z">
              <w:r w:rsidDel="00884344">
                <w:rPr>
                  <w:noProof/>
                </w:rPr>
                <w:delText>6.1.9</w:delText>
              </w:r>
              <w:r w:rsidDel="00884344">
                <w:rPr>
                  <w:rFonts w:eastAsiaTheme="minorEastAsia"/>
                  <w:noProof/>
                  <w:sz w:val="24"/>
                  <w:szCs w:val="24"/>
                  <w:lang w:eastAsia="ja-JP"/>
                </w:rPr>
                <w:tab/>
              </w:r>
              <w:r w:rsidDel="00884344">
                <w:rPr>
                  <w:noProof/>
                </w:rPr>
                <w:delText>Capability Discovery</w:delText>
              </w:r>
              <w:r w:rsidDel="00884344">
                <w:rPr>
                  <w:noProof/>
                </w:rPr>
                <w:tab/>
                <w:delText>13</w:delText>
              </w:r>
            </w:del>
          </w:ins>
        </w:p>
        <w:p w14:paraId="29EF4534" w14:textId="77777777" w:rsidR="00874469" w:rsidDel="00884344" w:rsidRDefault="00874469">
          <w:pPr>
            <w:pStyle w:val="TOC3"/>
            <w:tabs>
              <w:tab w:val="left" w:pos="1258"/>
              <w:tab w:val="right" w:leader="dot" w:pos="9350"/>
            </w:tabs>
            <w:rPr>
              <w:ins w:id="622" w:author="aas" w:date="2013-10-14T02:06:00Z"/>
              <w:del w:id="623" w:author="Anees Shaikh" w:date="2013-10-19T03:52:00Z"/>
              <w:rFonts w:eastAsiaTheme="minorEastAsia"/>
              <w:noProof/>
              <w:sz w:val="24"/>
              <w:szCs w:val="24"/>
              <w:lang w:eastAsia="ja-JP"/>
            </w:rPr>
          </w:pPr>
          <w:ins w:id="624" w:author="aas" w:date="2013-10-14T02:06:00Z">
            <w:del w:id="625" w:author="Anees Shaikh" w:date="2013-10-19T03:52:00Z">
              <w:r w:rsidDel="00884344">
                <w:rPr>
                  <w:noProof/>
                </w:rPr>
                <w:delText>6.1.10</w:delText>
              </w:r>
              <w:r w:rsidDel="00884344">
                <w:rPr>
                  <w:rFonts w:eastAsiaTheme="minorEastAsia"/>
                  <w:noProof/>
                  <w:sz w:val="24"/>
                  <w:szCs w:val="24"/>
                  <w:lang w:eastAsia="ja-JP"/>
                </w:rPr>
                <w:tab/>
              </w:r>
              <w:r w:rsidDel="00884344">
                <w:rPr>
                  <w:noProof/>
                </w:rPr>
                <w:delText>Datapath ID</w:delText>
              </w:r>
              <w:r w:rsidDel="00884344">
                <w:rPr>
                  <w:noProof/>
                </w:rPr>
                <w:tab/>
                <w:delText>13</w:delText>
              </w:r>
            </w:del>
          </w:ins>
        </w:p>
        <w:p w14:paraId="5B3EA3F8" w14:textId="77777777" w:rsidR="00874469" w:rsidDel="00884344" w:rsidRDefault="00874469">
          <w:pPr>
            <w:pStyle w:val="TOC2"/>
            <w:tabs>
              <w:tab w:val="left" w:pos="749"/>
              <w:tab w:val="right" w:leader="dot" w:pos="9350"/>
            </w:tabs>
            <w:rPr>
              <w:ins w:id="626" w:author="aas" w:date="2013-10-14T02:06:00Z"/>
              <w:del w:id="627" w:author="Anees Shaikh" w:date="2013-10-19T03:52:00Z"/>
              <w:rFonts w:eastAsiaTheme="minorEastAsia"/>
              <w:noProof/>
              <w:sz w:val="24"/>
              <w:szCs w:val="24"/>
              <w:lang w:eastAsia="ja-JP"/>
            </w:rPr>
          </w:pPr>
          <w:ins w:id="628" w:author="aas" w:date="2013-10-14T02:06:00Z">
            <w:del w:id="629" w:author="Anees Shaikh" w:date="2013-10-19T03:52:00Z">
              <w:r w:rsidDel="00884344">
                <w:rPr>
                  <w:noProof/>
                </w:rPr>
                <w:delText>6.2</w:delText>
              </w:r>
              <w:r w:rsidDel="00884344">
                <w:rPr>
                  <w:rFonts w:eastAsiaTheme="minorEastAsia"/>
                  <w:noProof/>
                  <w:sz w:val="24"/>
                  <w:szCs w:val="24"/>
                  <w:lang w:eastAsia="ja-JP"/>
                </w:rPr>
                <w:tab/>
              </w:r>
              <w:r w:rsidDel="00884344">
                <w:rPr>
                  <w:noProof/>
                </w:rPr>
                <w:delText>Requirements for NDMs</w:delText>
              </w:r>
              <w:r w:rsidDel="00884344">
                <w:rPr>
                  <w:noProof/>
                </w:rPr>
                <w:tab/>
                <w:delText>13</w:delText>
              </w:r>
            </w:del>
          </w:ins>
        </w:p>
        <w:p w14:paraId="0D255742" w14:textId="77777777" w:rsidR="00874469" w:rsidDel="00884344" w:rsidRDefault="00874469">
          <w:pPr>
            <w:pStyle w:val="TOC2"/>
            <w:tabs>
              <w:tab w:val="left" w:pos="749"/>
              <w:tab w:val="right" w:leader="dot" w:pos="9350"/>
            </w:tabs>
            <w:rPr>
              <w:ins w:id="630" w:author="aas" w:date="2013-10-14T02:06:00Z"/>
              <w:del w:id="631" w:author="Anees Shaikh" w:date="2013-10-19T03:52:00Z"/>
              <w:rFonts w:eastAsiaTheme="minorEastAsia"/>
              <w:noProof/>
              <w:sz w:val="24"/>
              <w:szCs w:val="24"/>
              <w:lang w:eastAsia="ja-JP"/>
            </w:rPr>
          </w:pPr>
          <w:ins w:id="632" w:author="aas" w:date="2013-10-14T02:06:00Z">
            <w:del w:id="633" w:author="Anees Shaikh" w:date="2013-10-19T03:52:00Z">
              <w:r w:rsidDel="00884344">
                <w:rPr>
                  <w:noProof/>
                </w:rPr>
                <w:delText>6.3</w:delText>
              </w:r>
              <w:r w:rsidDel="00884344">
                <w:rPr>
                  <w:rFonts w:eastAsiaTheme="minorEastAsia"/>
                  <w:noProof/>
                  <w:sz w:val="24"/>
                  <w:szCs w:val="24"/>
                  <w:lang w:eastAsia="ja-JP"/>
                </w:rPr>
                <w:tab/>
              </w:r>
              <w:r w:rsidDel="00884344">
                <w:rPr>
                  <w:noProof/>
                </w:rPr>
                <w:delText>Operational Requirements</w:delText>
              </w:r>
              <w:r w:rsidDel="00884344">
                <w:rPr>
                  <w:noProof/>
                </w:rPr>
                <w:tab/>
                <w:delText>14</w:delText>
              </w:r>
            </w:del>
          </w:ins>
        </w:p>
        <w:p w14:paraId="6C91439C" w14:textId="77777777" w:rsidR="00874469" w:rsidDel="00884344" w:rsidRDefault="00874469">
          <w:pPr>
            <w:pStyle w:val="TOC2"/>
            <w:tabs>
              <w:tab w:val="left" w:pos="749"/>
              <w:tab w:val="right" w:leader="dot" w:pos="9350"/>
            </w:tabs>
            <w:rPr>
              <w:ins w:id="634" w:author="aas" w:date="2013-10-14T02:06:00Z"/>
              <w:del w:id="635" w:author="Anees Shaikh" w:date="2013-10-19T03:52:00Z"/>
              <w:rFonts w:eastAsiaTheme="minorEastAsia"/>
              <w:noProof/>
              <w:sz w:val="24"/>
              <w:szCs w:val="24"/>
              <w:lang w:eastAsia="ja-JP"/>
            </w:rPr>
          </w:pPr>
          <w:ins w:id="636" w:author="aas" w:date="2013-10-14T02:06:00Z">
            <w:del w:id="637" w:author="Anees Shaikh" w:date="2013-10-19T03:52:00Z">
              <w:r w:rsidDel="00884344">
                <w:rPr>
                  <w:noProof/>
                </w:rPr>
                <w:delText>6.4</w:delText>
              </w:r>
              <w:r w:rsidDel="00884344">
                <w:rPr>
                  <w:rFonts w:eastAsiaTheme="minorEastAsia"/>
                  <w:noProof/>
                  <w:sz w:val="24"/>
                  <w:szCs w:val="24"/>
                  <w:lang w:eastAsia="ja-JP"/>
                </w:rPr>
                <w:tab/>
              </w:r>
              <w:r w:rsidDel="00884344">
                <w:rPr>
                  <w:noProof/>
                </w:rPr>
                <w:delText>Requirements for the Switch Management Protocol</w:delText>
              </w:r>
              <w:r w:rsidDel="00884344">
                <w:rPr>
                  <w:noProof/>
                </w:rPr>
                <w:tab/>
                <w:delText>14</w:delText>
              </w:r>
            </w:del>
          </w:ins>
        </w:p>
        <w:p w14:paraId="1BDBA033" w14:textId="77777777" w:rsidR="00874469" w:rsidDel="00884344" w:rsidRDefault="00874469">
          <w:pPr>
            <w:pStyle w:val="TOC1"/>
            <w:tabs>
              <w:tab w:val="left" w:pos="362"/>
              <w:tab w:val="right" w:leader="dot" w:pos="9350"/>
            </w:tabs>
            <w:rPr>
              <w:ins w:id="638" w:author="aas" w:date="2013-10-14T02:06:00Z"/>
              <w:del w:id="639" w:author="Anees Shaikh" w:date="2013-10-19T03:52:00Z"/>
              <w:rFonts w:eastAsiaTheme="minorEastAsia"/>
              <w:noProof/>
              <w:sz w:val="24"/>
              <w:szCs w:val="24"/>
              <w:lang w:eastAsia="ja-JP"/>
            </w:rPr>
          </w:pPr>
          <w:ins w:id="640" w:author="aas" w:date="2013-10-14T02:06:00Z">
            <w:del w:id="641" w:author="Anees Shaikh" w:date="2013-10-19T03:52:00Z">
              <w:r w:rsidDel="00884344">
                <w:rPr>
                  <w:noProof/>
                </w:rPr>
                <w:delText>7</w:delText>
              </w:r>
              <w:r w:rsidDel="00884344">
                <w:rPr>
                  <w:rFonts w:eastAsiaTheme="minorEastAsia"/>
                  <w:noProof/>
                  <w:sz w:val="24"/>
                  <w:szCs w:val="24"/>
                  <w:lang w:eastAsia="ja-JP"/>
                </w:rPr>
                <w:tab/>
              </w:r>
              <w:r w:rsidDel="00884344">
                <w:rPr>
                  <w:noProof/>
                </w:rPr>
                <w:delText>NETCONF as the Transport Protocol</w:delText>
              </w:r>
              <w:r w:rsidDel="00884344">
                <w:rPr>
                  <w:noProof/>
                </w:rPr>
                <w:tab/>
                <w:delText>15</w:delText>
              </w:r>
            </w:del>
          </w:ins>
        </w:p>
        <w:p w14:paraId="539D86FD" w14:textId="77777777" w:rsidR="00874469" w:rsidDel="00884344" w:rsidRDefault="00874469">
          <w:pPr>
            <w:pStyle w:val="TOC1"/>
            <w:tabs>
              <w:tab w:val="left" w:pos="362"/>
              <w:tab w:val="right" w:leader="dot" w:pos="9350"/>
            </w:tabs>
            <w:rPr>
              <w:ins w:id="642" w:author="aas" w:date="2013-10-14T02:06:00Z"/>
              <w:del w:id="643" w:author="Anees Shaikh" w:date="2013-10-19T03:52:00Z"/>
              <w:rFonts w:eastAsiaTheme="minorEastAsia"/>
              <w:noProof/>
              <w:sz w:val="24"/>
              <w:szCs w:val="24"/>
              <w:lang w:eastAsia="ja-JP"/>
            </w:rPr>
          </w:pPr>
          <w:ins w:id="644" w:author="aas" w:date="2013-10-14T02:06:00Z">
            <w:del w:id="645" w:author="Anees Shaikh" w:date="2013-10-19T03:52:00Z">
              <w:r w:rsidDel="00884344">
                <w:rPr>
                  <w:noProof/>
                </w:rPr>
                <w:delText>8</w:delText>
              </w:r>
              <w:r w:rsidDel="00884344">
                <w:rPr>
                  <w:rFonts w:eastAsiaTheme="minorEastAsia"/>
                  <w:noProof/>
                  <w:sz w:val="24"/>
                  <w:szCs w:val="24"/>
                  <w:lang w:eastAsia="ja-JP"/>
                </w:rPr>
                <w:tab/>
              </w:r>
              <w:r w:rsidDel="00884344">
                <w:rPr>
                  <w:noProof/>
                </w:rPr>
                <w:delText>Data Model</w:delText>
              </w:r>
              <w:r w:rsidDel="00884344">
                <w:rPr>
                  <w:noProof/>
                </w:rPr>
                <w:tab/>
                <w:delText>17</w:delText>
              </w:r>
            </w:del>
          </w:ins>
        </w:p>
        <w:p w14:paraId="5D50762B" w14:textId="77777777" w:rsidR="00874469" w:rsidDel="00884344" w:rsidRDefault="00874469">
          <w:pPr>
            <w:pStyle w:val="TOC2"/>
            <w:tabs>
              <w:tab w:val="left" w:pos="749"/>
              <w:tab w:val="right" w:leader="dot" w:pos="9350"/>
            </w:tabs>
            <w:rPr>
              <w:ins w:id="646" w:author="aas" w:date="2013-10-14T02:06:00Z"/>
              <w:del w:id="647" w:author="Anees Shaikh" w:date="2013-10-19T03:52:00Z"/>
              <w:rFonts w:eastAsiaTheme="minorEastAsia"/>
              <w:noProof/>
              <w:sz w:val="24"/>
              <w:szCs w:val="24"/>
              <w:lang w:eastAsia="ja-JP"/>
            </w:rPr>
          </w:pPr>
          <w:ins w:id="648" w:author="aas" w:date="2013-10-14T02:06:00Z">
            <w:del w:id="649" w:author="Anees Shaikh" w:date="2013-10-19T03:52:00Z">
              <w:r w:rsidDel="00884344">
                <w:rPr>
                  <w:noProof/>
                </w:rPr>
                <w:delText>8.1</w:delText>
              </w:r>
              <w:r w:rsidDel="00884344">
                <w:rPr>
                  <w:rFonts w:eastAsiaTheme="minorEastAsia"/>
                  <w:noProof/>
                  <w:sz w:val="24"/>
                  <w:szCs w:val="24"/>
                  <w:lang w:eastAsia="ja-JP"/>
                </w:rPr>
                <w:tab/>
              </w:r>
              <w:r w:rsidDel="00884344">
                <w:rPr>
                  <w:noProof/>
                </w:rPr>
                <w:delText>YANG Module</w:delText>
              </w:r>
              <w:r w:rsidDel="00884344">
                <w:rPr>
                  <w:noProof/>
                </w:rPr>
                <w:tab/>
                <w:delText>18</w:delText>
              </w:r>
            </w:del>
          </w:ins>
        </w:p>
        <w:p w14:paraId="72D23CCA" w14:textId="77777777" w:rsidR="00874469" w:rsidDel="00884344" w:rsidRDefault="00874469">
          <w:pPr>
            <w:pStyle w:val="TOC2"/>
            <w:tabs>
              <w:tab w:val="left" w:pos="749"/>
              <w:tab w:val="right" w:leader="dot" w:pos="9350"/>
            </w:tabs>
            <w:rPr>
              <w:ins w:id="650" w:author="aas" w:date="2013-10-14T02:06:00Z"/>
              <w:del w:id="651" w:author="Anees Shaikh" w:date="2013-10-19T03:52:00Z"/>
              <w:rFonts w:eastAsiaTheme="minorEastAsia"/>
              <w:noProof/>
              <w:sz w:val="24"/>
              <w:szCs w:val="24"/>
              <w:lang w:eastAsia="ja-JP"/>
            </w:rPr>
          </w:pPr>
          <w:ins w:id="652" w:author="aas" w:date="2013-10-14T02:06:00Z">
            <w:del w:id="653" w:author="Anees Shaikh" w:date="2013-10-19T03:52:00Z">
              <w:r w:rsidDel="00884344">
                <w:rPr>
                  <w:noProof/>
                </w:rPr>
                <w:delText>8.2</w:delText>
              </w:r>
              <w:r w:rsidDel="00884344">
                <w:rPr>
                  <w:rFonts w:eastAsiaTheme="minorEastAsia"/>
                  <w:noProof/>
                  <w:sz w:val="24"/>
                  <w:szCs w:val="24"/>
                  <w:lang w:eastAsia="ja-JP"/>
                </w:rPr>
                <w:tab/>
              </w:r>
              <w:r w:rsidDel="00884344">
                <w:rPr>
                  <w:noProof/>
                </w:rPr>
                <w:delText>Core Data Model</w:delText>
              </w:r>
              <w:r w:rsidDel="00884344">
                <w:rPr>
                  <w:noProof/>
                </w:rPr>
                <w:tab/>
                <w:delText>18</w:delText>
              </w:r>
            </w:del>
          </w:ins>
        </w:p>
        <w:p w14:paraId="0673042D" w14:textId="77777777" w:rsidR="00874469" w:rsidDel="00884344" w:rsidRDefault="00874469">
          <w:pPr>
            <w:pStyle w:val="TOC2"/>
            <w:tabs>
              <w:tab w:val="left" w:pos="749"/>
              <w:tab w:val="right" w:leader="dot" w:pos="9350"/>
            </w:tabs>
            <w:rPr>
              <w:ins w:id="654" w:author="aas" w:date="2013-10-14T02:06:00Z"/>
              <w:del w:id="655" w:author="Anees Shaikh" w:date="2013-10-19T03:52:00Z"/>
              <w:rFonts w:eastAsiaTheme="minorEastAsia"/>
              <w:noProof/>
              <w:sz w:val="24"/>
              <w:szCs w:val="24"/>
              <w:lang w:eastAsia="ja-JP"/>
            </w:rPr>
          </w:pPr>
          <w:ins w:id="656" w:author="aas" w:date="2013-10-14T02:06:00Z">
            <w:del w:id="657" w:author="Anees Shaikh" w:date="2013-10-19T03:52:00Z">
              <w:r w:rsidDel="00884344">
                <w:rPr>
                  <w:noProof/>
                </w:rPr>
                <w:delText>8.3</w:delText>
              </w:r>
              <w:r w:rsidDel="00884344">
                <w:rPr>
                  <w:rFonts w:eastAsiaTheme="minorEastAsia"/>
                  <w:noProof/>
                  <w:sz w:val="24"/>
                  <w:szCs w:val="24"/>
                  <w:lang w:eastAsia="ja-JP"/>
                </w:rPr>
                <w:tab/>
              </w:r>
              <w:r w:rsidDel="00884344">
                <w:rPr>
                  <w:noProof/>
                </w:rPr>
                <w:delText>OpenFlow Capable Switch</w:delText>
              </w:r>
              <w:r w:rsidDel="00884344">
                <w:rPr>
                  <w:noProof/>
                </w:rPr>
                <w:tab/>
                <w:delText>19</w:delText>
              </w:r>
            </w:del>
          </w:ins>
        </w:p>
        <w:p w14:paraId="0573F051" w14:textId="77777777" w:rsidR="00874469" w:rsidDel="00884344" w:rsidRDefault="00874469">
          <w:pPr>
            <w:pStyle w:val="TOC3"/>
            <w:tabs>
              <w:tab w:val="left" w:pos="1136"/>
              <w:tab w:val="right" w:leader="dot" w:pos="9350"/>
            </w:tabs>
            <w:rPr>
              <w:ins w:id="658" w:author="aas" w:date="2013-10-14T02:06:00Z"/>
              <w:del w:id="659" w:author="Anees Shaikh" w:date="2013-10-19T03:52:00Z"/>
              <w:rFonts w:eastAsiaTheme="minorEastAsia"/>
              <w:noProof/>
              <w:sz w:val="24"/>
              <w:szCs w:val="24"/>
              <w:lang w:eastAsia="ja-JP"/>
            </w:rPr>
          </w:pPr>
          <w:ins w:id="660" w:author="aas" w:date="2013-10-14T02:06:00Z">
            <w:del w:id="661" w:author="Anees Shaikh" w:date="2013-10-19T03:52:00Z">
              <w:r w:rsidDel="00884344">
                <w:rPr>
                  <w:noProof/>
                </w:rPr>
                <w:delText>8.3.1</w:delText>
              </w:r>
              <w:r w:rsidDel="00884344">
                <w:rPr>
                  <w:rFonts w:eastAsiaTheme="minorEastAsia"/>
                  <w:noProof/>
                  <w:sz w:val="24"/>
                  <w:szCs w:val="24"/>
                  <w:lang w:eastAsia="ja-JP"/>
                </w:rPr>
                <w:tab/>
              </w:r>
              <w:r w:rsidDel="00884344">
                <w:rPr>
                  <w:noProof/>
                </w:rPr>
                <w:delText>UML Diagram</w:delText>
              </w:r>
              <w:r w:rsidDel="00884344">
                <w:rPr>
                  <w:noProof/>
                </w:rPr>
                <w:tab/>
                <w:delText>19</w:delText>
              </w:r>
            </w:del>
          </w:ins>
        </w:p>
        <w:p w14:paraId="4BD70F38" w14:textId="77777777" w:rsidR="00874469" w:rsidDel="00884344" w:rsidRDefault="00874469">
          <w:pPr>
            <w:pStyle w:val="TOC3"/>
            <w:tabs>
              <w:tab w:val="left" w:pos="1136"/>
              <w:tab w:val="right" w:leader="dot" w:pos="9350"/>
            </w:tabs>
            <w:rPr>
              <w:ins w:id="662" w:author="aas" w:date="2013-10-14T02:06:00Z"/>
              <w:del w:id="663" w:author="Anees Shaikh" w:date="2013-10-19T03:52:00Z"/>
              <w:rFonts w:eastAsiaTheme="minorEastAsia"/>
              <w:noProof/>
              <w:sz w:val="24"/>
              <w:szCs w:val="24"/>
              <w:lang w:eastAsia="ja-JP"/>
            </w:rPr>
          </w:pPr>
          <w:ins w:id="664" w:author="aas" w:date="2013-10-14T02:06:00Z">
            <w:del w:id="665" w:author="Anees Shaikh" w:date="2013-10-19T03:52:00Z">
              <w:r w:rsidDel="00884344">
                <w:rPr>
                  <w:noProof/>
                </w:rPr>
                <w:delText>8.3.2</w:delText>
              </w:r>
              <w:r w:rsidDel="00884344">
                <w:rPr>
                  <w:rFonts w:eastAsiaTheme="minorEastAsia"/>
                  <w:noProof/>
                  <w:sz w:val="24"/>
                  <w:szCs w:val="24"/>
                  <w:lang w:eastAsia="ja-JP"/>
                </w:rPr>
                <w:tab/>
              </w:r>
              <w:r w:rsidDel="00884344">
                <w:rPr>
                  <w:noProof/>
                </w:rPr>
                <w:delText>XML Example</w:delText>
              </w:r>
              <w:r w:rsidDel="00884344">
                <w:rPr>
                  <w:noProof/>
                </w:rPr>
                <w:tab/>
                <w:delText>20</w:delText>
              </w:r>
            </w:del>
          </w:ins>
        </w:p>
        <w:p w14:paraId="146FAF3D" w14:textId="77777777" w:rsidR="00874469" w:rsidDel="00884344" w:rsidRDefault="00874469">
          <w:pPr>
            <w:pStyle w:val="TOC2"/>
            <w:tabs>
              <w:tab w:val="left" w:pos="749"/>
              <w:tab w:val="right" w:leader="dot" w:pos="9350"/>
            </w:tabs>
            <w:rPr>
              <w:ins w:id="666" w:author="aas" w:date="2013-10-14T02:06:00Z"/>
              <w:del w:id="667" w:author="Anees Shaikh" w:date="2013-10-19T03:52:00Z"/>
              <w:rFonts w:eastAsiaTheme="minorEastAsia"/>
              <w:noProof/>
              <w:sz w:val="24"/>
              <w:szCs w:val="24"/>
              <w:lang w:eastAsia="ja-JP"/>
            </w:rPr>
          </w:pPr>
          <w:ins w:id="668" w:author="aas" w:date="2013-10-14T02:06:00Z">
            <w:del w:id="669" w:author="Anees Shaikh" w:date="2013-10-19T03:52:00Z">
              <w:r w:rsidDel="00884344">
                <w:rPr>
                  <w:noProof/>
                </w:rPr>
                <w:delText>8.4</w:delText>
              </w:r>
              <w:r w:rsidDel="00884344">
                <w:rPr>
                  <w:rFonts w:eastAsiaTheme="minorEastAsia"/>
                  <w:noProof/>
                  <w:sz w:val="24"/>
                  <w:szCs w:val="24"/>
                  <w:lang w:eastAsia="ja-JP"/>
                </w:rPr>
                <w:tab/>
              </w:r>
              <w:r w:rsidDel="00884344">
                <w:rPr>
                  <w:noProof/>
                </w:rPr>
                <w:delText>OpenFlow Configuration Point</w:delText>
              </w:r>
              <w:r w:rsidDel="00884344">
                <w:rPr>
                  <w:noProof/>
                </w:rPr>
                <w:tab/>
                <w:delText>20</w:delText>
              </w:r>
            </w:del>
          </w:ins>
        </w:p>
        <w:p w14:paraId="1BA26D1C" w14:textId="77777777" w:rsidR="00874469" w:rsidDel="00884344" w:rsidRDefault="00874469">
          <w:pPr>
            <w:pStyle w:val="TOC3"/>
            <w:tabs>
              <w:tab w:val="left" w:pos="1136"/>
              <w:tab w:val="right" w:leader="dot" w:pos="9350"/>
            </w:tabs>
            <w:rPr>
              <w:ins w:id="670" w:author="aas" w:date="2013-10-14T02:06:00Z"/>
              <w:del w:id="671" w:author="Anees Shaikh" w:date="2013-10-19T03:52:00Z"/>
              <w:rFonts w:eastAsiaTheme="minorEastAsia"/>
              <w:noProof/>
              <w:sz w:val="24"/>
              <w:szCs w:val="24"/>
              <w:lang w:eastAsia="ja-JP"/>
            </w:rPr>
          </w:pPr>
          <w:ins w:id="672" w:author="aas" w:date="2013-10-14T02:06:00Z">
            <w:del w:id="673" w:author="Anees Shaikh" w:date="2013-10-19T03:52:00Z">
              <w:r w:rsidDel="00884344">
                <w:rPr>
                  <w:noProof/>
                </w:rPr>
                <w:delText>8.4.1</w:delText>
              </w:r>
              <w:r w:rsidDel="00884344">
                <w:rPr>
                  <w:rFonts w:eastAsiaTheme="minorEastAsia"/>
                  <w:noProof/>
                  <w:sz w:val="24"/>
                  <w:szCs w:val="24"/>
                  <w:lang w:eastAsia="ja-JP"/>
                </w:rPr>
                <w:tab/>
              </w:r>
              <w:r w:rsidDel="00884344">
                <w:rPr>
                  <w:noProof/>
                </w:rPr>
                <w:delText>UML Diagram</w:delText>
              </w:r>
              <w:r w:rsidDel="00884344">
                <w:rPr>
                  <w:noProof/>
                </w:rPr>
                <w:tab/>
                <w:delText>20</w:delText>
              </w:r>
            </w:del>
          </w:ins>
        </w:p>
        <w:p w14:paraId="41409C9F" w14:textId="77777777" w:rsidR="00874469" w:rsidDel="00884344" w:rsidRDefault="00874469">
          <w:pPr>
            <w:pStyle w:val="TOC3"/>
            <w:tabs>
              <w:tab w:val="left" w:pos="1136"/>
              <w:tab w:val="right" w:leader="dot" w:pos="9350"/>
            </w:tabs>
            <w:rPr>
              <w:ins w:id="674" w:author="aas" w:date="2013-10-14T02:06:00Z"/>
              <w:del w:id="675" w:author="Anees Shaikh" w:date="2013-10-19T03:52:00Z"/>
              <w:rFonts w:eastAsiaTheme="minorEastAsia"/>
              <w:noProof/>
              <w:sz w:val="24"/>
              <w:szCs w:val="24"/>
              <w:lang w:eastAsia="ja-JP"/>
            </w:rPr>
          </w:pPr>
          <w:ins w:id="676" w:author="aas" w:date="2013-10-14T02:06:00Z">
            <w:del w:id="677" w:author="Anees Shaikh" w:date="2013-10-19T03:52:00Z">
              <w:r w:rsidDel="00884344">
                <w:rPr>
                  <w:noProof/>
                </w:rPr>
                <w:delText>8.4.2</w:delText>
              </w:r>
              <w:r w:rsidDel="00884344">
                <w:rPr>
                  <w:rFonts w:eastAsiaTheme="minorEastAsia"/>
                  <w:noProof/>
                  <w:sz w:val="24"/>
                  <w:szCs w:val="24"/>
                  <w:lang w:eastAsia="ja-JP"/>
                </w:rPr>
                <w:tab/>
              </w:r>
              <w:r w:rsidDel="00884344">
                <w:rPr>
                  <w:noProof/>
                </w:rPr>
                <w:delText>XML Example</w:delText>
              </w:r>
              <w:r w:rsidDel="00884344">
                <w:rPr>
                  <w:noProof/>
                </w:rPr>
                <w:tab/>
                <w:delText>21</w:delText>
              </w:r>
            </w:del>
          </w:ins>
        </w:p>
        <w:p w14:paraId="66C5443E" w14:textId="77777777" w:rsidR="00874469" w:rsidDel="00884344" w:rsidRDefault="00874469">
          <w:pPr>
            <w:pStyle w:val="TOC2"/>
            <w:tabs>
              <w:tab w:val="left" w:pos="749"/>
              <w:tab w:val="right" w:leader="dot" w:pos="9350"/>
            </w:tabs>
            <w:rPr>
              <w:ins w:id="678" w:author="aas" w:date="2013-10-14T02:06:00Z"/>
              <w:del w:id="679" w:author="Anees Shaikh" w:date="2013-10-19T03:52:00Z"/>
              <w:rFonts w:eastAsiaTheme="minorEastAsia"/>
              <w:noProof/>
              <w:sz w:val="24"/>
              <w:szCs w:val="24"/>
              <w:lang w:eastAsia="ja-JP"/>
            </w:rPr>
          </w:pPr>
          <w:ins w:id="680" w:author="aas" w:date="2013-10-14T02:06:00Z">
            <w:del w:id="681" w:author="Anees Shaikh" w:date="2013-10-19T03:52:00Z">
              <w:r w:rsidDel="00884344">
                <w:rPr>
                  <w:noProof/>
                </w:rPr>
                <w:delText>8.5</w:delText>
              </w:r>
              <w:r w:rsidDel="00884344">
                <w:rPr>
                  <w:rFonts w:eastAsiaTheme="minorEastAsia"/>
                  <w:noProof/>
                  <w:sz w:val="24"/>
                  <w:szCs w:val="24"/>
                  <w:lang w:eastAsia="ja-JP"/>
                </w:rPr>
                <w:tab/>
              </w:r>
              <w:r w:rsidDel="00884344">
                <w:rPr>
                  <w:noProof/>
                </w:rPr>
                <w:delText>OpenFlow Logical Switch</w:delText>
              </w:r>
              <w:r w:rsidDel="00884344">
                <w:rPr>
                  <w:noProof/>
                </w:rPr>
                <w:tab/>
                <w:delText>21</w:delText>
              </w:r>
            </w:del>
          </w:ins>
        </w:p>
        <w:p w14:paraId="38D7FF7A" w14:textId="77777777" w:rsidR="00874469" w:rsidDel="00884344" w:rsidRDefault="00874469">
          <w:pPr>
            <w:pStyle w:val="TOC3"/>
            <w:tabs>
              <w:tab w:val="left" w:pos="1136"/>
              <w:tab w:val="right" w:leader="dot" w:pos="9350"/>
            </w:tabs>
            <w:rPr>
              <w:ins w:id="682" w:author="aas" w:date="2013-10-14T02:06:00Z"/>
              <w:del w:id="683" w:author="Anees Shaikh" w:date="2013-10-19T03:52:00Z"/>
              <w:rFonts w:eastAsiaTheme="minorEastAsia"/>
              <w:noProof/>
              <w:sz w:val="24"/>
              <w:szCs w:val="24"/>
              <w:lang w:eastAsia="ja-JP"/>
            </w:rPr>
          </w:pPr>
          <w:ins w:id="684" w:author="aas" w:date="2013-10-14T02:06:00Z">
            <w:del w:id="685" w:author="Anees Shaikh" w:date="2013-10-19T03:52:00Z">
              <w:r w:rsidDel="00884344">
                <w:rPr>
                  <w:noProof/>
                </w:rPr>
                <w:delText>8.5.1</w:delText>
              </w:r>
              <w:r w:rsidDel="00884344">
                <w:rPr>
                  <w:rFonts w:eastAsiaTheme="minorEastAsia"/>
                  <w:noProof/>
                  <w:sz w:val="24"/>
                  <w:szCs w:val="24"/>
                  <w:lang w:eastAsia="ja-JP"/>
                </w:rPr>
                <w:tab/>
              </w:r>
              <w:r w:rsidDel="00884344">
                <w:rPr>
                  <w:noProof/>
                </w:rPr>
                <w:delText>UML Diagram</w:delText>
              </w:r>
              <w:r w:rsidDel="00884344">
                <w:rPr>
                  <w:noProof/>
                </w:rPr>
                <w:tab/>
                <w:delText>21</w:delText>
              </w:r>
            </w:del>
          </w:ins>
        </w:p>
        <w:p w14:paraId="5170B5F3" w14:textId="77777777" w:rsidR="00874469" w:rsidDel="00884344" w:rsidRDefault="00874469">
          <w:pPr>
            <w:pStyle w:val="TOC3"/>
            <w:tabs>
              <w:tab w:val="left" w:pos="1136"/>
              <w:tab w:val="right" w:leader="dot" w:pos="9350"/>
            </w:tabs>
            <w:rPr>
              <w:ins w:id="686" w:author="aas" w:date="2013-10-14T02:06:00Z"/>
              <w:del w:id="687" w:author="Anees Shaikh" w:date="2013-10-19T03:52:00Z"/>
              <w:rFonts w:eastAsiaTheme="minorEastAsia"/>
              <w:noProof/>
              <w:sz w:val="24"/>
              <w:szCs w:val="24"/>
              <w:lang w:eastAsia="ja-JP"/>
            </w:rPr>
          </w:pPr>
          <w:ins w:id="688" w:author="aas" w:date="2013-10-14T02:06:00Z">
            <w:del w:id="689" w:author="Anees Shaikh" w:date="2013-10-19T03:52:00Z">
              <w:r w:rsidDel="00884344">
                <w:rPr>
                  <w:noProof/>
                </w:rPr>
                <w:delText>8.5.2</w:delText>
              </w:r>
              <w:r w:rsidDel="00884344">
                <w:rPr>
                  <w:rFonts w:eastAsiaTheme="minorEastAsia"/>
                  <w:noProof/>
                  <w:sz w:val="24"/>
                  <w:szCs w:val="24"/>
                  <w:lang w:eastAsia="ja-JP"/>
                </w:rPr>
                <w:tab/>
              </w:r>
              <w:r w:rsidDel="00884344">
                <w:rPr>
                  <w:noProof/>
                </w:rPr>
                <w:delText>XML Example</w:delText>
              </w:r>
              <w:r w:rsidDel="00884344">
                <w:rPr>
                  <w:noProof/>
                </w:rPr>
                <w:tab/>
                <w:delText>22</w:delText>
              </w:r>
            </w:del>
          </w:ins>
        </w:p>
        <w:p w14:paraId="6C0101D1" w14:textId="77777777" w:rsidR="00874469" w:rsidDel="00884344" w:rsidRDefault="00874469">
          <w:pPr>
            <w:pStyle w:val="TOC2"/>
            <w:tabs>
              <w:tab w:val="left" w:pos="749"/>
              <w:tab w:val="right" w:leader="dot" w:pos="9350"/>
            </w:tabs>
            <w:rPr>
              <w:ins w:id="690" w:author="aas" w:date="2013-10-14T02:06:00Z"/>
              <w:del w:id="691" w:author="Anees Shaikh" w:date="2013-10-19T03:52:00Z"/>
              <w:rFonts w:eastAsiaTheme="minorEastAsia"/>
              <w:noProof/>
              <w:sz w:val="24"/>
              <w:szCs w:val="24"/>
              <w:lang w:eastAsia="ja-JP"/>
            </w:rPr>
          </w:pPr>
          <w:ins w:id="692" w:author="aas" w:date="2013-10-14T02:06:00Z">
            <w:del w:id="693" w:author="Anees Shaikh" w:date="2013-10-19T03:52:00Z">
              <w:r w:rsidDel="00884344">
                <w:rPr>
                  <w:noProof/>
                </w:rPr>
                <w:delText>8.6</w:delText>
              </w:r>
              <w:r w:rsidDel="00884344">
                <w:rPr>
                  <w:rFonts w:eastAsiaTheme="minorEastAsia"/>
                  <w:noProof/>
                  <w:sz w:val="24"/>
                  <w:szCs w:val="24"/>
                  <w:lang w:eastAsia="ja-JP"/>
                </w:rPr>
                <w:tab/>
              </w:r>
              <w:r w:rsidDel="00884344">
                <w:rPr>
                  <w:noProof/>
                </w:rPr>
                <w:delText>Logical Switch Capabilities</w:delText>
              </w:r>
              <w:r w:rsidDel="00884344">
                <w:rPr>
                  <w:noProof/>
                </w:rPr>
                <w:tab/>
                <w:delText>23</w:delText>
              </w:r>
            </w:del>
          </w:ins>
        </w:p>
        <w:p w14:paraId="7DAFA742" w14:textId="77777777" w:rsidR="00874469" w:rsidDel="00884344" w:rsidRDefault="00874469">
          <w:pPr>
            <w:pStyle w:val="TOC3"/>
            <w:tabs>
              <w:tab w:val="left" w:pos="1136"/>
              <w:tab w:val="right" w:leader="dot" w:pos="9350"/>
            </w:tabs>
            <w:rPr>
              <w:ins w:id="694" w:author="aas" w:date="2013-10-14T02:06:00Z"/>
              <w:del w:id="695" w:author="Anees Shaikh" w:date="2013-10-19T03:52:00Z"/>
              <w:rFonts w:eastAsiaTheme="minorEastAsia"/>
              <w:noProof/>
              <w:sz w:val="24"/>
              <w:szCs w:val="24"/>
              <w:lang w:eastAsia="ja-JP"/>
            </w:rPr>
          </w:pPr>
          <w:ins w:id="696" w:author="aas" w:date="2013-10-14T02:06:00Z">
            <w:del w:id="697" w:author="Anees Shaikh" w:date="2013-10-19T03:52:00Z">
              <w:r w:rsidDel="00884344">
                <w:rPr>
                  <w:noProof/>
                </w:rPr>
                <w:delText>8.6.1</w:delText>
              </w:r>
              <w:r w:rsidDel="00884344">
                <w:rPr>
                  <w:rFonts w:eastAsiaTheme="minorEastAsia"/>
                  <w:noProof/>
                  <w:sz w:val="24"/>
                  <w:szCs w:val="24"/>
                  <w:lang w:eastAsia="ja-JP"/>
                </w:rPr>
                <w:tab/>
              </w:r>
              <w:r w:rsidDel="00884344">
                <w:rPr>
                  <w:noProof/>
                </w:rPr>
                <w:delText>UML Diagram</w:delText>
              </w:r>
              <w:r w:rsidDel="00884344">
                <w:rPr>
                  <w:noProof/>
                </w:rPr>
                <w:tab/>
                <w:delText>23</w:delText>
              </w:r>
            </w:del>
          </w:ins>
        </w:p>
        <w:p w14:paraId="56B08463" w14:textId="77777777" w:rsidR="00874469" w:rsidDel="00884344" w:rsidRDefault="00874469">
          <w:pPr>
            <w:pStyle w:val="TOC3"/>
            <w:tabs>
              <w:tab w:val="left" w:pos="1136"/>
              <w:tab w:val="right" w:leader="dot" w:pos="9350"/>
            </w:tabs>
            <w:rPr>
              <w:ins w:id="698" w:author="aas" w:date="2013-10-14T02:06:00Z"/>
              <w:del w:id="699" w:author="Anees Shaikh" w:date="2013-10-19T03:52:00Z"/>
              <w:rFonts w:eastAsiaTheme="minorEastAsia"/>
              <w:noProof/>
              <w:sz w:val="24"/>
              <w:szCs w:val="24"/>
              <w:lang w:eastAsia="ja-JP"/>
            </w:rPr>
          </w:pPr>
          <w:ins w:id="700" w:author="aas" w:date="2013-10-14T02:06:00Z">
            <w:del w:id="701" w:author="Anees Shaikh" w:date="2013-10-19T03:52:00Z">
              <w:r w:rsidDel="00884344">
                <w:rPr>
                  <w:noProof/>
                </w:rPr>
                <w:delText>8.6.2</w:delText>
              </w:r>
              <w:r w:rsidDel="00884344">
                <w:rPr>
                  <w:rFonts w:eastAsiaTheme="minorEastAsia"/>
                  <w:noProof/>
                  <w:sz w:val="24"/>
                  <w:szCs w:val="24"/>
                  <w:lang w:eastAsia="ja-JP"/>
                </w:rPr>
                <w:tab/>
              </w:r>
              <w:r w:rsidDel="00884344">
                <w:rPr>
                  <w:noProof/>
                </w:rPr>
                <w:delText>XML Example</w:delText>
              </w:r>
              <w:r w:rsidDel="00884344">
                <w:rPr>
                  <w:noProof/>
                </w:rPr>
                <w:tab/>
                <w:delText>23</w:delText>
              </w:r>
            </w:del>
          </w:ins>
        </w:p>
        <w:p w14:paraId="4CD3BC15" w14:textId="77777777" w:rsidR="00874469" w:rsidDel="00884344" w:rsidRDefault="00874469">
          <w:pPr>
            <w:pStyle w:val="TOC2"/>
            <w:tabs>
              <w:tab w:val="left" w:pos="749"/>
              <w:tab w:val="right" w:leader="dot" w:pos="9350"/>
            </w:tabs>
            <w:rPr>
              <w:ins w:id="702" w:author="aas" w:date="2013-10-14T02:06:00Z"/>
              <w:del w:id="703" w:author="Anees Shaikh" w:date="2013-10-19T03:52:00Z"/>
              <w:rFonts w:eastAsiaTheme="minorEastAsia"/>
              <w:noProof/>
              <w:sz w:val="24"/>
              <w:szCs w:val="24"/>
              <w:lang w:eastAsia="ja-JP"/>
            </w:rPr>
          </w:pPr>
          <w:ins w:id="704" w:author="aas" w:date="2013-10-14T02:06:00Z">
            <w:del w:id="705" w:author="Anees Shaikh" w:date="2013-10-19T03:52:00Z">
              <w:r w:rsidDel="00884344">
                <w:rPr>
                  <w:noProof/>
                </w:rPr>
                <w:delText>8.7</w:delText>
              </w:r>
              <w:r w:rsidDel="00884344">
                <w:rPr>
                  <w:rFonts w:eastAsiaTheme="minorEastAsia"/>
                  <w:noProof/>
                  <w:sz w:val="24"/>
                  <w:szCs w:val="24"/>
                  <w:lang w:eastAsia="ja-JP"/>
                </w:rPr>
                <w:tab/>
              </w:r>
              <w:r w:rsidDel="00884344">
                <w:rPr>
                  <w:noProof/>
                </w:rPr>
                <w:delText>OpenFlow Controller</w:delText>
              </w:r>
              <w:r w:rsidDel="00884344">
                <w:rPr>
                  <w:noProof/>
                </w:rPr>
                <w:tab/>
                <w:delText>24</w:delText>
              </w:r>
            </w:del>
          </w:ins>
        </w:p>
        <w:p w14:paraId="71E33D9A" w14:textId="77777777" w:rsidR="00874469" w:rsidDel="00884344" w:rsidRDefault="00874469">
          <w:pPr>
            <w:pStyle w:val="TOC3"/>
            <w:tabs>
              <w:tab w:val="left" w:pos="1136"/>
              <w:tab w:val="right" w:leader="dot" w:pos="9350"/>
            </w:tabs>
            <w:rPr>
              <w:ins w:id="706" w:author="aas" w:date="2013-10-14T02:06:00Z"/>
              <w:del w:id="707" w:author="Anees Shaikh" w:date="2013-10-19T03:52:00Z"/>
              <w:rFonts w:eastAsiaTheme="minorEastAsia"/>
              <w:noProof/>
              <w:sz w:val="24"/>
              <w:szCs w:val="24"/>
              <w:lang w:eastAsia="ja-JP"/>
            </w:rPr>
          </w:pPr>
          <w:ins w:id="708" w:author="aas" w:date="2013-10-14T02:06:00Z">
            <w:del w:id="709" w:author="Anees Shaikh" w:date="2013-10-19T03:52:00Z">
              <w:r w:rsidDel="00884344">
                <w:rPr>
                  <w:noProof/>
                </w:rPr>
                <w:delText>8.7.1</w:delText>
              </w:r>
              <w:r w:rsidDel="00884344">
                <w:rPr>
                  <w:rFonts w:eastAsiaTheme="minorEastAsia"/>
                  <w:noProof/>
                  <w:sz w:val="24"/>
                  <w:szCs w:val="24"/>
                  <w:lang w:eastAsia="ja-JP"/>
                </w:rPr>
                <w:tab/>
              </w:r>
              <w:r w:rsidDel="00884344">
                <w:rPr>
                  <w:noProof/>
                </w:rPr>
                <w:delText>UML Diagram</w:delText>
              </w:r>
              <w:r w:rsidDel="00884344">
                <w:rPr>
                  <w:noProof/>
                </w:rPr>
                <w:tab/>
                <w:delText>24</w:delText>
              </w:r>
            </w:del>
          </w:ins>
        </w:p>
        <w:p w14:paraId="35BF4431" w14:textId="77777777" w:rsidR="00874469" w:rsidDel="00884344" w:rsidRDefault="00874469">
          <w:pPr>
            <w:pStyle w:val="TOC3"/>
            <w:tabs>
              <w:tab w:val="left" w:pos="1136"/>
              <w:tab w:val="right" w:leader="dot" w:pos="9350"/>
            </w:tabs>
            <w:rPr>
              <w:ins w:id="710" w:author="aas" w:date="2013-10-14T02:06:00Z"/>
              <w:del w:id="711" w:author="Anees Shaikh" w:date="2013-10-19T03:52:00Z"/>
              <w:rFonts w:eastAsiaTheme="minorEastAsia"/>
              <w:noProof/>
              <w:sz w:val="24"/>
              <w:szCs w:val="24"/>
              <w:lang w:eastAsia="ja-JP"/>
            </w:rPr>
          </w:pPr>
          <w:ins w:id="712" w:author="aas" w:date="2013-10-14T02:06:00Z">
            <w:del w:id="713" w:author="Anees Shaikh" w:date="2013-10-19T03:52:00Z">
              <w:r w:rsidDel="00884344">
                <w:rPr>
                  <w:noProof/>
                </w:rPr>
                <w:delText>8.7.2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05A7E066" w14:textId="77777777" w:rsidR="00874469" w:rsidDel="00884344" w:rsidRDefault="00874469">
          <w:pPr>
            <w:pStyle w:val="TOC2"/>
            <w:tabs>
              <w:tab w:val="left" w:pos="749"/>
              <w:tab w:val="right" w:leader="dot" w:pos="9350"/>
            </w:tabs>
            <w:rPr>
              <w:ins w:id="714" w:author="aas" w:date="2013-10-14T02:06:00Z"/>
              <w:del w:id="715" w:author="Anees Shaikh" w:date="2013-10-19T03:52:00Z"/>
              <w:rFonts w:eastAsiaTheme="minorEastAsia"/>
              <w:noProof/>
              <w:sz w:val="24"/>
              <w:szCs w:val="24"/>
              <w:lang w:eastAsia="ja-JP"/>
            </w:rPr>
          </w:pPr>
          <w:ins w:id="716" w:author="aas" w:date="2013-10-14T02:06:00Z">
            <w:del w:id="717" w:author="Anees Shaikh" w:date="2013-10-19T03:52:00Z">
              <w:r w:rsidDel="00884344">
                <w:rPr>
                  <w:noProof/>
                </w:rPr>
                <w:delText>8.8</w:delText>
              </w:r>
              <w:r w:rsidDel="00884344">
                <w:rPr>
                  <w:rFonts w:eastAsiaTheme="minorEastAsia"/>
                  <w:noProof/>
                  <w:sz w:val="24"/>
                  <w:szCs w:val="24"/>
                  <w:lang w:eastAsia="ja-JP"/>
                </w:rPr>
                <w:tab/>
              </w:r>
              <w:r w:rsidDel="00884344">
                <w:rPr>
                  <w:noProof/>
                </w:rPr>
                <w:delText>OpenFlow Resource</w:delText>
              </w:r>
              <w:r w:rsidDel="00884344">
                <w:rPr>
                  <w:noProof/>
                </w:rPr>
                <w:tab/>
                <w:delText>25</w:delText>
              </w:r>
            </w:del>
          </w:ins>
        </w:p>
        <w:p w14:paraId="14585F4E" w14:textId="77777777" w:rsidR="00874469" w:rsidDel="00884344" w:rsidRDefault="00874469">
          <w:pPr>
            <w:pStyle w:val="TOC3"/>
            <w:tabs>
              <w:tab w:val="left" w:pos="1136"/>
              <w:tab w:val="right" w:leader="dot" w:pos="9350"/>
            </w:tabs>
            <w:rPr>
              <w:ins w:id="718" w:author="aas" w:date="2013-10-14T02:06:00Z"/>
              <w:del w:id="719" w:author="Anees Shaikh" w:date="2013-10-19T03:52:00Z"/>
              <w:rFonts w:eastAsiaTheme="minorEastAsia"/>
              <w:noProof/>
              <w:sz w:val="24"/>
              <w:szCs w:val="24"/>
              <w:lang w:eastAsia="ja-JP"/>
            </w:rPr>
          </w:pPr>
          <w:ins w:id="720" w:author="aas" w:date="2013-10-14T02:06:00Z">
            <w:del w:id="721" w:author="Anees Shaikh" w:date="2013-10-19T03:52:00Z">
              <w:r w:rsidDel="00884344">
                <w:rPr>
                  <w:noProof/>
                </w:rPr>
                <w:delText>8.8.1</w:delText>
              </w:r>
              <w:r w:rsidDel="00884344">
                <w:rPr>
                  <w:rFonts w:eastAsiaTheme="minorEastAsia"/>
                  <w:noProof/>
                  <w:sz w:val="24"/>
                  <w:szCs w:val="24"/>
                  <w:lang w:eastAsia="ja-JP"/>
                </w:rPr>
                <w:tab/>
              </w:r>
              <w:r w:rsidDel="00884344">
                <w:rPr>
                  <w:noProof/>
                </w:rPr>
                <w:delText>UML Diagram</w:delText>
              </w:r>
              <w:r w:rsidDel="00884344">
                <w:rPr>
                  <w:noProof/>
                </w:rPr>
                <w:tab/>
                <w:delText>25</w:delText>
              </w:r>
            </w:del>
          </w:ins>
        </w:p>
        <w:p w14:paraId="1D4CFA4C" w14:textId="77777777" w:rsidR="00874469" w:rsidDel="00884344" w:rsidRDefault="00874469">
          <w:pPr>
            <w:pStyle w:val="TOC3"/>
            <w:tabs>
              <w:tab w:val="left" w:pos="1136"/>
              <w:tab w:val="right" w:leader="dot" w:pos="9350"/>
            </w:tabs>
            <w:rPr>
              <w:ins w:id="722" w:author="aas" w:date="2013-10-14T02:06:00Z"/>
              <w:del w:id="723" w:author="Anees Shaikh" w:date="2013-10-19T03:52:00Z"/>
              <w:rFonts w:eastAsiaTheme="minorEastAsia"/>
              <w:noProof/>
              <w:sz w:val="24"/>
              <w:szCs w:val="24"/>
              <w:lang w:eastAsia="ja-JP"/>
            </w:rPr>
          </w:pPr>
          <w:ins w:id="724" w:author="aas" w:date="2013-10-14T02:06:00Z">
            <w:del w:id="725" w:author="Anees Shaikh" w:date="2013-10-19T03:52:00Z">
              <w:r w:rsidDel="00884344">
                <w:rPr>
                  <w:noProof/>
                </w:rPr>
                <w:delText>8.8.2</w:delText>
              </w:r>
              <w:r w:rsidDel="00884344">
                <w:rPr>
                  <w:rFonts w:eastAsiaTheme="minorEastAsia"/>
                  <w:noProof/>
                  <w:sz w:val="24"/>
                  <w:szCs w:val="24"/>
                  <w:lang w:eastAsia="ja-JP"/>
                </w:rPr>
                <w:tab/>
              </w:r>
              <w:r w:rsidDel="00884344">
                <w:rPr>
                  <w:noProof/>
                </w:rPr>
                <w:delText>XML Example</w:delText>
              </w:r>
              <w:r w:rsidDel="00884344">
                <w:rPr>
                  <w:noProof/>
                </w:rPr>
                <w:tab/>
                <w:delText>25</w:delText>
              </w:r>
            </w:del>
          </w:ins>
        </w:p>
        <w:p w14:paraId="2D2AE99C" w14:textId="77777777" w:rsidR="00874469" w:rsidDel="00884344" w:rsidRDefault="00874469">
          <w:pPr>
            <w:pStyle w:val="TOC2"/>
            <w:tabs>
              <w:tab w:val="left" w:pos="749"/>
              <w:tab w:val="right" w:leader="dot" w:pos="9350"/>
            </w:tabs>
            <w:rPr>
              <w:ins w:id="726" w:author="aas" w:date="2013-10-14T02:06:00Z"/>
              <w:del w:id="727" w:author="Anees Shaikh" w:date="2013-10-19T03:52:00Z"/>
              <w:rFonts w:eastAsiaTheme="minorEastAsia"/>
              <w:noProof/>
              <w:sz w:val="24"/>
              <w:szCs w:val="24"/>
              <w:lang w:eastAsia="ja-JP"/>
            </w:rPr>
          </w:pPr>
          <w:ins w:id="728" w:author="aas" w:date="2013-10-14T02:06:00Z">
            <w:del w:id="729" w:author="Anees Shaikh" w:date="2013-10-19T03:52:00Z">
              <w:r w:rsidDel="00884344">
                <w:rPr>
                  <w:noProof/>
                </w:rPr>
                <w:delText>8.9</w:delText>
              </w:r>
              <w:r w:rsidDel="00884344">
                <w:rPr>
                  <w:rFonts w:eastAsiaTheme="minorEastAsia"/>
                  <w:noProof/>
                  <w:sz w:val="24"/>
                  <w:szCs w:val="24"/>
                  <w:lang w:eastAsia="ja-JP"/>
                </w:rPr>
                <w:tab/>
              </w:r>
              <w:r w:rsidDel="00884344">
                <w:rPr>
                  <w:noProof/>
                </w:rPr>
                <w:delText>OpenFlow Port</w:delText>
              </w:r>
              <w:r w:rsidDel="00884344">
                <w:rPr>
                  <w:noProof/>
                </w:rPr>
                <w:tab/>
                <w:delText>26</w:delText>
              </w:r>
            </w:del>
          </w:ins>
        </w:p>
        <w:p w14:paraId="6250E1C2" w14:textId="77777777" w:rsidR="00874469" w:rsidDel="00884344" w:rsidRDefault="00874469">
          <w:pPr>
            <w:pStyle w:val="TOC3"/>
            <w:tabs>
              <w:tab w:val="left" w:pos="1136"/>
              <w:tab w:val="right" w:leader="dot" w:pos="9350"/>
            </w:tabs>
            <w:rPr>
              <w:ins w:id="730" w:author="aas" w:date="2013-10-14T02:06:00Z"/>
              <w:del w:id="731" w:author="Anees Shaikh" w:date="2013-10-19T03:52:00Z"/>
              <w:rFonts w:eastAsiaTheme="minorEastAsia"/>
              <w:noProof/>
              <w:sz w:val="24"/>
              <w:szCs w:val="24"/>
              <w:lang w:eastAsia="ja-JP"/>
            </w:rPr>
          </w:pPr>
          <w:ins w:id="732" w:author="aas" w:date="2013-10-14T02:06:00Z">
            <w:del w:id="733" w:author="Anees Shaikh" w:date="2013-10-19T03:52:00Z">
              <w:r w:rsidDel="00884344">
                <w:rPr>
                  <w:noProof/>
                </w:rPr>
                <w:delText>8.9.1</w:delText>
              </w:r>
              <w:r w:rsidDel="00884344">
                <w:rPr>
                  <w:rFonts w:eastAsiaTheme="minorEastAsia"/>
                  <w:noProof/>
                  <w:sz w:val="24"/>
                  <w:szCs w:val="24"/>
                  <w:lang w:eastAsia="ja-JP"/>
                </w:rPr>
                <w:tab/>
              </w:r>
              <w:r w:rsidDel="00884344">
                <w:rPr>
                  <w:noProof/>
                </w:rPr>
                <w:delText>UML Diagram</w:delText>
              </w:r>
              <w:r w:rsidDel="00884344">
                <w:rPr>
                  <w:noProof/>
                </w:rPr>
                <w:tab/>
                <w:delText>26</w:delText>
              </w:r>
            </w:del>
          </w:ins>
        </w:p>
        <w:p w14:paraId="53F1B262" w14:textId="77777777" w:rsidR="00874469" w:rsidDel="00884344" w:rsidRDefault="00874469">
          <w:pPr>
            <w:pStyle w:val="TOC3"/>
            <w:tabs>
              <w:tab w:val="left" w:pos="1136"/>
              <w:tab w:val="right" w:leader="dot" w:pos="9350"/>
            </w:tabs>
            <w:rPr>
              <w:ins w:id="734" w:author="aas" w:date="2013-10-14T02:06:00Z"/>
              <w:del w:id="735" w:author="Anees Shaikh" w:date="2013-10-19T03:52:00Z"/>
              <w:rFonts w:eastAsiaTheme="minorEastAsia"/>
              <w:noProof/>
              <w:sz w:val="24"/>
              <w:szCs w:val="24"/>
              <w:lang w:eastAsia="ja-JP"/>
            </w:rPr>
          </w:pPr>
          <w:ins w:id="736" w:author="aas" w:date="2013-10-14T02:06:00Z">
            <w:del w:id="737" w:author="Anees Shaikh" w:date="2013-10-19T03:52:00Z">
              <w:r w:rsidDel="00884344">
                <w:rPr>
                  <w:noProof/>
                </w:rPr>
                <w:delText>8.9.2</w:delText>
              </w:r>
              <w:r w:rsidDel="00884344">
                <w:rPr>
                  <w:rFonts w:eastAsiaTheme="minorEastAsia"/>
                  <w:noProof/>
                  <w:sz w:val="24"/>
                  <w:szCs w:val="24"/>
                  <w:lang w:eastAsia="ja-JP"/>
                </w:rPr>
                <w:tab/>
              </w:r>
              <w:r w:rsidDel="00884344">
                <w:rPr>
                  <w:noProof/>
                </w:rPr>
                <w:delText>XML Examples</w:delText>
              </w:r>
              <w:r w:rsidDel="00884344">
                <w:rPr>
                  <w:noProof/>
                </w:rPr>
                <w:tab/>
                <w:delText>27</w:delText>
              </w:r>
            </w:del>
          </w:ins>
        </w:p>
        <w:p w14:paraId="7A552A72" w14:textId="77777777" w:rsidR="00874469" w:rsidDel="00884344" w:rsidRDefault="00874469">
          <w:pPr>
            <w:pStyle w:val="TOC2"/>
            <w:tabs>
              <w:tab w:val="left" w:pos="871"/>
              <w:tab w:val="right" w:leader="dot" w:pos="9350"/>
            </w:tabs>
            <w:rPr>
              <w:ins w:id="738" w:author="aas" w:date="2013-10-14T02:06:00Z"/>
              <w:del w:id="739" w:author="Anees Shaikh" w:date="2013-10-19T03:52:00Z"/>
              <w:rFonts w:eastAsiaTheme="minorEastAsia"/>
              <w:noProof/>
              <w:sz w:val="24"/>
              <w:szCs w:val="24"/>
              <w:lang w:eastAsia="ja-JP"/>
            </w:rPr>
          </w:pPr>
          <w:ins w:id="740" w:author="aas" w:date="2013-10-14T02:06:00Z">
            <w:del w:id="741" w:author="Anees Shaikh" w:date="2013-10-19T03:52:00Z">
              <w:r w:rsidDel="00884344">
                <w:rPr>
                  <w:noProof/>
                </w:rPr>
                <w:delText>8.10</w:delText>
              </w:r>
              <w:r w:rsidDel="00884344">
                <w:rPr>
                  <w:rFonts w:eastAsiaTheme="minorEastAsia"/>
                  <w:noProof/>
                  <w:sz w:val="24"/>
                  <w:szCs w:val="24"/>
                  <w:lang w:eastAsia="ja-JP"/>
                </w:rPr>
                <w:tab/>
              </w:r>
              <w:r w:rsidDel="00884344">
                <w:rPr>
                  <w:noProof/>
                </w:rPr>
                <w:delText>OpenFlow Port Feature</w:delText>
              </w:r>
              <w:r w:rsidDel="00884344">
                <w:rPr>
                  <w:noProof/>
                </w:rPr>
                <w:tab/>
                <w:delText>28</w:delText>
              </w:r>
            </w:del>
          </w:ins>
        </w:p>
        <w:p w14:paraId="304A573E" w14:textId="77777777" w:rsidR="00874469" w:rsidDel="00884344" w:rsidRDefault="00874469">
          <w:pPr>
            <w:pStyle w:val="TOC3"/>
            <w:tabs>
              <w:tab w:val="left" w:pos="1258"/>
              <w:tab w:val="right" w:leader="dot" w:pos="9350"/>
            </w:tabs>
            <w:rPr>
              <w:ins w:id="742" w:author="aas" w:date="2013-10-14T02:06:00Z"/>
              <w:del w:id="743" w:author="Anees Shaikh" w:date="2013-10-19T03:52:00Z"/>
              <w:rFonts w:eastAsiaTheme="minorEastAsia"/>
              <w:noProof/>
              <w:sz w:val="24"/>
              <w:szCs w:val="24"/>
              <w:lang w:eastAsia="ja-JP"/>
            </w:rPr>
          </w:pPr>
          <w:ins w:id="744" w:author="aas" w:date="2013-10-14T02:06:00Z">
            <w:del w:id="745" w:author="Anees Shaikh" w:date="2013-10-19T03:52:00Z">
              <w:r w:rsidDel="00884344">
                <w:rPr>
                  <w:noProof/>
                </w:rPr>
                <w:delText>8.10.1</w:delText>
              </w:r>
              <w:r w:rsidDel="00884344">
                <w:rPr>
                  <w:rFonts w:eastAsiaTheme="minorEastAsia"/>
                  <w:noProof/>
                  <w:sz w:val="24"/>
                  <w:szCs w:val="24"/>
                  <w:lang w:eastAsia="ja-JP"/>
                </w:rPr>
                <w:tab/>
              </w:r>
              <w:r w:rsidDel="00884344">
                <w:rPr>
                  <w:noProof/>
                </w:rPr>
                <w:delText>UML Diagram</w:delText>
              </w:r>
              <w:r w:rsidDel="00884344">
                <w:rPr>
                  <w:noProof/>
                </w:rPr>
                <w:tab/>
                <w:delText>29</w:delText>
              </w:r>
            </w:del>
          </w:ins>
        </w:p>
        <w:p w14:paraId="2F01BADE" w14:textId="77777777" w:rsidR="00874469" w:rsidDel="00884344" w:rsidRDefault="00874469">
          <w:pPr>
            <w:pStyle w:val="TOC3"/>
            <w:tabs>
              <w:tab w:val="left" w:pos="1258"/>
              <w:tab w:val="right" w:leader="dot" w:pos="9350"/>
            </w:tabs>
            <w:rPr>
              <w:ins w:id="746" w:author="aas" w:date="2013-10-14T02:06:00Z"/>
              <w:del w:id="747" w:author="Anees Shaikh" w:date="2013-10-19T03:52:00Z"/>
              <w:rFonts w:eastAsiaTheme="minorEastAsia"/>
              <w:noProof/>
              <w:sz w:val="24"/>
              <w:szCs w:val="24"/>
              <w:lang w:eastAsia="ja-JP"/>
            </w:rPr>
          </w:pPr>
          <w:ins w:id="748" w:author="aas" w:date="2013-10-14T02:06:00Z">
            <w:del w:id="749" w:author="Anees Shaikh" w:date="2013-10-19T03:52:00Z">
              <w:r w:rsidDel="00884344">
                <w:rPr>
                  <w:noProof/>
                </w:rPr>
                <w:delText>8.10.2</w:delText>
              </w:r>
              <w:r w:rsidDel="00884344">
                <w:rPr>
                  <w:rFonts w:eastAsiaTheme="minorEastAsia"/>
                  <w:noProof/>
                  <w:sz w:val="24"/>
                  <w:szCs w:val="24"/>
                  <w:lang w:eastAsia="ja-JP"/>
                </w:rPr>
                <w:tab/>
              </w:r>
              <w:r w:rsidDel="00884344">
                <w:rPr>
                  <w:noProof/>
                </w:rPr>
                <w:delText>XML Example</w:delText>
              </w:r>
              <w:r w:rsidDel="00884344">
                <w:rPr>
                  <w:noProof/>
                </w:rPr>
                <w:tab/>
                <w:delText>29</w:delText>
              </w:r>
            </w:del>
          </w:ins>
        </w:p>
        <w:p w14:paraId="706AAC37" w14:textId="77777777" w:rsidR="00874469" w:rsidDel="00884344" w:rsidRDefault="00874469">
          <w:pPr>
            <w:pStyle w:val="TOC2"/>
            <w:tabs>
              <w:tab w:val="left" w:pos="871"/>
              <w:tab w:val="right" w:leader="dot" w:pos="9350"/>
            </w:tabs>
            <w:rPr>
              <w:ins w:id="750" w:author="aas" w:date="2013-10-14T02:06:00Z"/>
              <w:del w:id="751" w:author="Anees Shaikh" w:date="2013-10-19T03:52:00Z"/>
              <w:rFonts w:eastAsiaTheme="minorEastAsia"/>
              <w:noProof/>
              <w:sz w:val="24"/>
              <w:szCs w:val="24"/>
              <w:lang w:eastAsia="ja-JP"/>
            </w:rPr>
          </w:pPr>
          <w:ins w:id="752" w:author="aas" w:date="2013-10-14T02:06:00Z">
            <w:del w:id="753" w:author="Anees Shaikh" w:date="2013-10-19T03:52:00Z">
              <w:r w:rsidDel="00884344">
                <w:rPr>
                  <w:noProof/>
                </w:rPr>
                <w:delText>8.11</w:delText>
              </w:r>
              <w:r w:rsidDel="00884344">
                <w:rPr>
                  <w:rFonts w:eastAsiaTheme="minorEastAsia"/>
                  <w:noProof/>
                  <w:sz w:val="24"/>
                  <w:szCs w:val="24"/>
                  <w:lang w:eastAsia="ja-JP"/>
                </w:rPr>
                <w:tab/>
              </w:r>
              <w:r w:rsidDel="00884344">
                <w:rPr>
                  <w:noProof/>
                </w:rPr>
                <w:delText>OpenFlow Queue</w:delText>
              </w:r>
              <w:r w:rsidDel="00884344">
                <w:rPr>
                  <w:noProof/>
                </w:rPr>
                <w:tab/>
                <w:delText>29</w:delText>
              </w:r>
            </w:del>
          </w:ins>
        </w:p>
        <w:p w14:paraId="475DA474" w14:textId="77777777" w:rsidR="00874469" w:rsidDel="00884344" w:rsidRDefault="00874469">
          <w:pPr>
            <w:pStyle w:val="TOC3"/>
            <w:tabs>
              <w:tab w:val="left" w:pos="1258"/>
              <w:tab w:val="right" w:leader="dot" w:pos="9350"/>
            </w:tabs>
            <w:rPr>
              <w:ins w:id="754" w:author="aas" w:date="2013-10-14T02:06:00Z"/>
              <w:del w:id="755" w:author="Anees Shaikh" w:date="2013-10-19T03:52:00Z"/>
              <w:rFonts w:eastAsiaTheme="minorEastAsia"/>
              <w:noProof/>
              <w:sz w:val="24"/>
              <w:szCs w:val="24"/>
              <w:lang w:eastAsia="ja-JP"/>
            </w:rPr>
          </w:pPr>
          <w:ins w:id="756" w:author="aas" w:date="2013-10-14T02:06:00Z">
            <w:del w:id="757" w:author="Anees Shaikh" w:date="2013-10-19T03:52:00Z">
              <w:r w:rsidDel="00884344">
                <w:rPr>
                  <w:noProof/>
                </w:rPr>
                <w:delText>8.11.1</w:delText>
              </w:r>
              <w:r w:rsidDel="00884344">
                <w:rPr>
                  <w:rFonts w:eastAsiaTheme="minorEastAsia"/>
                  <w:noProof/>
                  <w:sz w:val="24"/>
                  <w:szCs w:val="24"/>
                  <w:lang w:eastAsia="ja-JP"/>
                </w:rPr>
                <w:tab/>
              </w:r>
              <w:r w:rsidDel="00884344">
                <w:rPr>
                  <w:noProof/>
                </w:rPr>
                <w:delText>UML Diagram</w:delText>
              </w:r>
              <w:r w:rsidDel="00884344">
                <w:rPr>
                  <w:noProof/>
                </w:rPr>
                <w:tab/>
                <w:delText>30</w:delText>
              </w:r>
            </w:del>
          </w:ins>
        </w:p>
        <w:p w14:paraId="6E7AD453" w14:textId="77777777" w:rsidR="00874469" w:rsidDel="00884344" w:rsidRDefault="00874469">
          <w:pPr>
            <w:pStyle w:val="TOC3"/>
            <w:tabs>
              <w:tab w:val="left" w:pos="1258"/>
              <w:tab w:val="right" w:leader="dot" w:pos="9350"/>
            </w:tabs>
            <w:rPr>
              <w:ins w:id="758" w:author="aas" w:date="2013-10-14T02:06:00Z"/>
              <w:del w:id="759" w:author="Anees Shaikh" w:date="2013-10-19T03:52:00Z"/>
              <w:rFonts w:eastAsiaTheme="minorEastAsia"/>
              <w:noProof/>
              <w:sz w:val="24"/>
              <w:szCs w:val="24"/>
              <w:lang w:eastAsia="ja-JP"/>
            </w:rPr>
          </w:pPr>
          <w:ins w:id="760" w:author="aas" w:date="2013-10-14T02:06:00Z">
            <w:del w:id="761" w:author="Anees Shaikh" w:date="2013-10-19T03:52:00Z">
              <w:r w:rsidDel="00884344">
                <w:rPr>
                  <w:noProof/>
                </w:rPr>
                <w:delText>8.11.2</w:delText>
              </w:r>
              <w:r w:rsidDel="00884344">
                <w:rPr>
                  <w:rFonts w:eastAsiaTheme="minorEastAsia"/>
                  <w:noProof/>
                  <w:sz w:val="24"/>
                  <w:szCs w:val="24"/>
                  <w:lang w:eastAsia="ja-JP"/>
                </w:rPr>
                <w:tab/>
              </w:r>
              <w:r w:rsidDel="00884344">
                <w:rPr>
                  <w:noProof/>
                </w:rPr>
                <w:delText>XML Example</w:delText>
              </w:r>
              <w:r w:rsidDel="00884344">
                <w:rPr>
                  <w:noProof/>
                </w:rPr>
                <w:tab/>
                <w:delText>30</w:delText>
              </w:r>
            </w:del>
          </w:ins>
        </w:p>
        <w:p w14:paraId="79305A5A" w14:textId="77777777" w:rsidR="00874469" w:rsidDel="00884344" w:rsidRDefault="00874469">
          <w:pPr>
            <w:pStyle w:val="TOC2"/>
            <w:tabs>
              <w:tab w:val="left" w:pos="871"/>
              <w:tab w:val="right" w:leader="dot" w:pos="9350"/>
            </w:tabs>
            <w:rPr>
              <w:ins w:id="762" w:author="aas" w:date="2013-10-14T02:06:00Z"/>
              <w:del w:id="763" w:author="Anees Shaikh" w:date="2013-10-19T03:52:00Z"/>
              <w:rFonts w:eastAsiaTheme="minorEastAsia"/>
              <w:noProof/>
              <w:sz w:val="24"/>
              <w:szCs w:val="24"/>
              <w:lang w:eastAsia="ja-JP"/>
            </w:rPr>
          </w:pPr>
          <w:ins w:id="764" w:author="aas" w:date="2013-10-14T02:06:00Z">
            <w:del w:id="765" w:author="Anees Shaikh" w:date="2013-10-19T03:52:00Z">
              <w:r w:rsidDel="00884344">
                <w:rPr>
                  <w:noProof/>
                </w:rPr>
                <w:delText>8.12</w:delText>
              </w:r>
              <w:r w:rsidDel="00884344">
                <w:rPr>
                  <w:rFonts w:eastAsiaTheme="minorEastAsia"/>
                  <w:noProof/>
                  <w:sz w:val="24"/>
                  <w:szCs w:val="24"/>
                  <w:lang w:eastAsia="ja-JP"/>
                </w:rPr>
                <w:tab/>
              </w:r>
              <w:r w:rsidDel="00884344">
                <w:rPr>
                  <w:noProof/>
                </w:rPr>
                <w:delText>External Certificate</w:delText>
              </w:r>
              <w:r w:rsidDel="00884344">
                <w:rPr>
                  <w:noProof/>
                </w:rPr>
                <w:tab/>
                <w:delText>31</w:delText>
              </w:r>
            </w:del>
          </w:ins>
        </w:p>
        <w:p w14:paraId="4F07259B" w14:textId="77777777" w:rsidR="00874469" w:rsidDel="00884344" w:rsidRDefault="00874469">
          <w:pPr>
            <w:pStyle w:val="TOC3"/>
            <w:tabs>
              <w:tab w:val="left" w:pos="1258"/>
              <w:tab w:val="right" w:leader="dot" w:pos="9350"/>
            </w:tabs>
            <w:rPr>
              <w:ins w:id="766" w:author="aas" w:date="2013-10-14T02:06:00Z"/>
              <w:del w:id="767" w:author="Anees Shaikh" w:date="2013-10-19T03:52:00Z"/>
              <w:rFonts w:eastAsiaTheme="minorEastAsia"/>
              <w:noProof/>
              <w:sz w:val="24"/>
              <w:szCs w:val="24"/>
              <w:lang w:eastAsia="ja-JP"/>
            </w:rPr>
          </w:pPr>
          <w:ins w:id="768" w:author="aas" w:date="2013-10-14T02:06:00Z">
            <w:del w:id="769" w:author="Anees Shaikh" w:date="2013-10-19T03:52:00Z">
              <w:r w:rsidDel="00884344">
                <w:rPr>
                  <w:noProof/>
                </w:rPr>
                <w:delText>8.12.1</w:delText>
              </w:r>
              <w:r w:rsidDel="00884344">
                <w:rPr>
                  <w:rFonts w:eastAsiaTheme="minorEastAsia"/>
                  <w:noProof/>
                  <w:sz w:val="24"/>
                  <w:szCs w:val="24"/>
                  <w:lang w:eastAsia="ja-JP"/>
                </w:rPr>
                <w:tab/>
              </w:r>
              <w:r w:rsidDel="00884344">
                <w:rPr>
                  <w:noProof/>
                </w:rPr>
                <w:delText>UML Diagram</w:delText>
              </w:r>
              <w:r w:rsidDel="00884344">
                <w:rPr>
                  <w:noProof/>
                </w:rPr>
                <w:tab/>
                <w:delText>31</w:delText>
              </w:r>
            </w:del>
          </w:ins>
        </w:p>
        <w:p w14:paraId="603A8F56" w14:textId="77777777" w:rsidR="00874469" w:rsidDel="00884344" w:rsidRDefault="00874469">
          <w:pPr>
            <w:pStyle w:val="TOC3"/>
            <w:tabs>
              <w:tab w:val="left" w:pos="1258"/>
              <w:tab w:val="right" w:leader="dot" w:pos="9350"/>
            </w:tabs>
            <w:rPr>
              <w:ins w:id="770" w:author="aas" w:date="2013-10-14T02:06:00Z"/>
              <w:del w:id="771" w:author="Anees Shaikh" w:date="2013-10-19T03:52:00Z"/>
              <w:rFonts w:eastAsiaTheme="minorEastAsia"/>
              <w:noProof/>
              <w:sz w:val="24"/>
              <w:szCs w:val="24"/>
              <w:lang w:eastAsia="ja-JP"/>
            </w:rPr>
          </w:pPr>
          <w:ins w:id="772" w:author="aas" w:date="2013-10-14T02:06:00Z">
            <w:del w:id="773" w:author="Anees Shaikh" w:date="2013-10-19T03:52:00Z">
              <w:r w:rsidDel="00884344">
                <w:rPr>
                  <w:noProof/>
                </w:rPr>
                <w:delText>8.12.2</w:delText>
              </w:r>
              <w:r w:rsidDel="00884344">
                <w:rPr>
                  <w:rFonts w:eastAsiaTheme="minorEastAsia"/>
                  <w:noProof/>
                  <w:sz w:val="24"/>
                  <w:szCs w:val="24"/>
                  <w:lang w:eastAsia="ja-JP"/>
                </w:rPr>
                <w:tab/>
              </w:r>
              <w:r w:rsidDel="00884344">
                <w:rPr>
                  <w:noProof/>
                </w:rPr>
                <w:delText>XML Example</w:delText>
              </w:r>
              <w:r w:rsidDel="00884344">
                <w:rPr>
                  <w:noProof/>
                </w:rPr>
                <w:tab/>
                <w:delText>31</w:delText>
              </w:r>
            </w:del>
          </w:ins>
        </w:p>
        <w:p w14:paraId="4199C2E3" w14:textId="77777777" w:rsidR="00874469" w:rsidDel="00884344" w:rsidRDefault="00874469">
          <w:pPr>
            <w:pStyle w:val="TOC2"/>
            <w:tabs>
              <w:tab w:val="left" w:pos="871"/>
              <w:tab w:val="right" w:leader="dot" w:pos="9350"/>
            </w:tabs>
            <w:rPr>
              <w:ins w:id="774" w:author="aas" w:date="2013-10-14T02:06:00Z"/>
              <w:del w:id="775" w:author="Anees Shaikh" w:date="2013-10-19T03:52:00Z"/>
              <w:rFonts w:eastAsiaTheme="minorEastAsia"/>
              <w:noProof/>
              <w:sz w:val="24"/>
              <w:szCs w:val="24"/>
              <w:lang w:eastAsia="ja-JP"/>
            </w:rPr>
          </w:pPr>
          <w:ins w:id="776" w:author="aas" w:date="2013-10-14T02:06:00Z">
            <w:del w:id="777" w:author="Anees Shaikh" w:date="2013-10-19T03:52:00Z">
              <w:r w:rsidDel="00884344">
                <w:rPr>
                  <w:noProof/>
                </w:rPr>
                <w:delText>8.13</w:delText>
              </w:r>
              <w:r w:rsidDel="00884344">
                <w:rPr>
                  <w:rFonts w:eastAsiaTheme="minorEastAsia"/>
                  <w:noProof/>
                  <w:sz w:val="24"/>
                  <w:szCs w:val="24"/>
                  <w:lang w:eastAsia="ja-JP"/>
                </w:rPr>
                <w:tab/>
              </w:r>
              <w:r w:rsidDel="00884344">
                <w:rPr>
                  <w:noProof/>
                </w:rPr>
                <w:delText>Owned Certificate</w:delText>
              </w:r>
              <w:r w:rsidDel="00884344">
                <w:rPr>
                  <w:noProof/>
                </w:rPr>
                <w:tab/>
                <w:delText>31</w:delText>
              </w:r>
            </w:del>
          </w:ins>
        </w:p>
        <w:p w14:paraId="42D666D7" w14:textId="77777777" w:rsidR="00874469" w:rsidDel="00884344" w:rsidRDefault="00874469">
          <w:pPr>
            <w:pStyle w:val="TOC3"/>
            <w:tabs>
              <w:tab w:val="left" w:pos="1258"/>
              <w:tab w:val="right" w:leader="dot" w:pos="9350"/>
            </w:tabs>
            <w:rPr>
              <w:ins w:id="778" w:author="aas" w:date="2013-10-14T02:06:00Z"/>
              <w:del w:id="779" w:author="Anees Shaikh" w:date="2013-10-19T03:52:00Z"/>
              <w:rFonts w:eastAsiaTheme="minorEastAsia"/>
              <w:noProof/>
              <w:sz w:val="24"/>
              <w:szCs w:val="24"/>
              <w:lang w:eastAsia="ja-JP"/>
            </w:rPr>
          </w:pPr>
          <w:ins w:id="780" w:author="aas" w:date="2013-10-14T02:06:00Z">
            <w:del w:id="781" w:author="Anees Shaikh" w:date="2013-10-19T03:52:00Z">
              <w:r w:rsidDel="00884344">
                <w:rPr>
                  <w:noProof/>
                </w:rPr>
                <w:delText>8.13.1</w:delText>
              </w:r>
              <w:r w:rsidDel="00884344">
                <w:rPr>
                  <w:rFonts w:eastAsiaTheme="minorEastAsia"/>
                  <w:noProof/>
                  <w:sz w:val="24"/>
                  <w:szCs w:val="24"/>
                  <w:lang w:eastAsia="ja-JP"/>
                </w:rPr>
                <w:tab/>
              </w:r>
              <w:r w:rsidDel="00884344">
                <w:rPr>
                  <w:noProof/>
                </w:rPr>
                <w:delText>UML Diagram</w:delText>
              </w:r>
              <w:r w:rsidDel="00884344">
                <w:rPr>
                  <w:noProof/>
                </w:rPr>
                <w:tab/>
                <w:delText>32</w:delText>
              </w:r>
            </w:del>
          </w:ins>
        </w:p>
        <w:p w14:paraId="363420EB" w14:textId="77777777" w:rsidR="00874469" w:rsidDel="00884344" w:rsidRDefault="00874469">
          <w:pPr>
            <w:pStyle w:val="TOC3"/>
            <w:tabs>
              <w:tab w:val="left" w:pos="1258"/>
              <w:tab w:val="right" w:leader="dot" w:pos="9350"/>
            </w:tabs>
            <w:rPr>
              <w:ins w:id="782" w:author="aas" w:date="2013-10-14T02:06:00Z"/>
              <w:del w:id="783" w:author="Anees Shaikh" w:date="2013-10-19T03:52:00Z"/>
              <w:rFonts w:eastAsiaTheme="minorEastAsia"/>
              <w:noProof/>
              <w:sz w:val="24"/>
              <w:szCs w:val="24"/>
              <w:lang w:eastAsia="ja-JP"/>
            </w:rPr>
          </w:pPr>
          <w:ins w:id="784" w:author="aas" w:date="2013-10-14T02:06:00Z">
            <w:del w:id="785" w:author="Anees Shaikh" w:date="2013-10-19T03:52:00Z">
              <w:r w:rsidDel="00884344">
                <w:rPr>
                  <w:noProof/>
                </w:rPr>
                <w:delText>8.13.2</w:delText>
              </w:r>
              <w:r w:rsidDel="00884344">
                <w:rPr>
                  <w:rFonts w:eastAsiaTheme="minorEastAsia"/>
                  <w:noProof/>
                  <w:sz w:val="24"/>
                  <w:szCs w:val="24"/>
                  <w:lang w:eastAsia="ja-JP"/>
                </w:rPr>
                <w:tab/>
              </w:r>
              <w:r w:rsidDel="00884344">
                <w:rPr>
                  <w:noProof/>
                </w:rPr>
                <w:delText>XML Example</w:delText>
              </w:r>
              <w:r w:rsidDel="00884344">
                <w:rPr>
                  <w:noProof/>
                </w:rPr>
                <w:tab/>
                <w:delText>32</w:delText>
              </w:r>
            </w:del>
          </w:ins>
        </w:p>
        <w:p w14:paraId="08DFB6E9" w14:textId="77777777" w:rsidR="00874469" w:rsidDel="00884344" w:rsidRDefault="00874469">
          <w:pPr>
            <w:pStyle w:val="TOC2"/>
            <w:tabs>
              <w:tab w:val="left" w:pos="871"/>
              <w:tab w:val="right" w:leader="dot" w:pos="9350"/>
            </w:tabs>
            <w:rPr>
              <w:ins w:id="786" w:author="aas" w:date="2013-10-14T02:06:00Z"/>
              <w:del w:id="787" w:author="Anees Shaikh" w:date="2013-10-19T03:52:00Z"/>
              <w:rFonts w:eastAsiaTheme="minorEastAsia"/>
              <w:noProof/>
              <w:sz w:val="24"/>
              <w:szCs w:val="24"/>
              <w:lang w:eastAsia="ja-JP"/>
            </w:rPr>
          </w:pPr>
          <w:ins w:id="788" w:author="aas" w:date="2013-10-14T02:06:00Z">
            <w:del w:id="789" w:author="Anees Shaikh" w:date="2013-10-19T03:52:00Z">
              <w:r w:rsidDel="00884344">
                <w:rPr>
                  <w:noProof/>
                </w:rPr>
                <w:delText>8.14</w:delText>
              </w:r>
              <w:r w:rsidDel="00884344">
                <w:rPr>
                  <w:rFonts w:eastAsiaTheme="minorEastAsia"/>
                  <w:noProof/>
                  <w:sz w:val="24"/>
                  <w:szCs w:val="24"/>
                  <w:lang w:eastAsia="ja-JP"/>
                </w:rPr>
                <w:tab/>
              </w:r>
              <w:r w:rsidDel="00884344">
                <w:rPr>
                  <w:noProof/>
                </w:rPr>
                <w:delText>OpenFlow Flow Table</w:delText>
              </w:r>
              <w:r w:rsidDel="00884344">
                <w:rPr>
                  <w:noProof/>
                </w:rPr>
                <w:tab/>
                <w:delText>33</w:delText>
              </w:r>
            </w:del>
          </w:ins>
        </w:p>
        <w:p w14:paraId="0978AC77" w14:textId="77777777" w:rsidR="00874469" w:rsidDel="00884344" w:rsidRDefault="00874469">
          <w:pPr>
            <w:pStyle w:val="TOC3"/>
            <w:tabs>
              <w:tab w:val="left" w:pos="1258"/>
              <w:tab w:val="right" w:leader="dot" w:pos="9350"/>
            </w:tabs>
            <w:rPr>
              <w:ins w:id="790" w:author="aas" w:date="2013-10-14T02:06:00Z"/>
              <w:del w:id="791" w:author="Anees Shaikh" w:date="2013-10-19T03:52:00Z"/>
              <w:rFonts w:eastAsiaTheme="minorEastAsia"/>
              <w:noProof/>
              <w:sz w:val="24"/>
              <w:szCs w:val="24"/>
              <w:lang w:eastAsia="ja-JP"/>
            </w:rPr>
          </w:pPr>
          <w:ins w:id="792" w:author="aas" w:date="2013-10-14T02:06:00Z">
            <w:del w:id="793" w:author="Anees Shaikh" w:date="2013-10-19T03:52:00Z">
              <w:r w:rsidDel="00884344">
                <w:rPr>
                  <w:noProof/>
                </w:rPr>
                <w:delText>8.14.1</w:delText>
              </w:r>
              <w:r w:rsidDel="00884344">
                <w:rPr>
                  <w:rFonts w:eastAsiaTheme="minorEastAsia"/>
                  <w:noProof/>
                  <w:sz w:val="24"/>
                  <w:szCs w:val="24"/>
                  <w:lang w:eastAsia="ja-JP"/>
                </w:rPr>
                <w:tab/>
              </w:r>
              <w:r w:rsidDel="00884344">
                <w:rPr>
                  <w:noProof/>
                </w:rPr>
                <w:delText>UML Diagram</w:delText>
              </w:r>
              <w:r w:rsidDel="00884344">
                <w:rPr>
                  <w:noProof/>
                </w:rPr>
                <w:tab/>
                <w:delText>33</w:delText>
              </w:r>
            </w:del>
          </w:ins>
        </w:p>
        <w:p w14:paraId="757CFDF6" w14:textId="77777777" w:rsidR="00874469" w:rsidDel="00884344" w:rsidRDefault="00874469">
          <w:pPr>
            <w:pStyle w:val="TOC3"/>
            <w:tabs>
              <w:tab w:val="left" w:pos="1258"/>
              <w:tab w:val="right" w:leader="dot" w:pos="9350"/>
            </w:tabs>
            <w:rPr>
              <w:ins w:id="794" w:author="aas" w:date="2013-10-14T02:06:00Z"/>
              <w:del w:id="795" w:author="Anees Shaikh" w:date="2013-10-19T03:52:00Z"/>
              <w:rFonts w:eastAsiaTheme="minorEastAsia"/>
              <w:noProof/>
              <w:sz w:val="24"/>
              <w:szCs w:val="24"/>
              <w:lang w:eastAsia="ja-JP"/>
            </w:rPr>
          </w:pPr>
          <w:ins w:id="796" w:author="aas" w:date="2013-10-14T02:06:00Z">
            <w:del w:id="797" w:author="Anees Shaikh" w:date="2013-10-19T03:52:00Z">
              <w:r w:rsidDel="00884344">
                <w:rPr>
                  <w:noProof/>
                </w:rPr>
                <w:delText>8.14.2</w:delText>
              </w:r>
              <w:r w:rsidDel="00884344">
                <w:rPr>
                  <w:rFonts w:eastAsiaTheme="minorEastAsia"/>
                  <w:noProof/>
                  <w:sz w:val="24"/>
                  <w:szCs w:val="24"/>
                  <w:lang w:eastAsia="ja-JP"/>
                </w:rPr>
                <w:tab/>
              </w:r>
              <w:r w:rsidDel="00884344">
                <w:rPr>
                  <w:noProof/>
                </w:rPr>
                <w:delText>XML Example</w:delText>
              </w:r>
              <w:r w:rsidDel="00884344">
                <w:rPr>
                  <w:noProof/>
                </w:rPr>
                <w:tab/>
                <w:delText>33</w:delText>
              </w:r>
            </w:del>
          </w:ins>
        </w:p>
        <w:p w14:paraId="5727B110" w14:textId="77777777" w:rsidR="00874469" w:rsidDel="00884344" w:rsidRDefault="00874469">
          <w:pPr>
            <w:pStyle w:val="TOC2"/>
            <w:tabs>
              <w:tab w:val="left" w:pos="871"/>
              <w:tab w:val="right" w:leader="dot" w:pos="9350"/>
            </w:tabs>
            <w:rPr>
              <w:ins w:id="798" w:author="aas" w:date="2013-10-14T02:06:00Z"/>
              <w:del w:id="799" w:author="Anees Shaikh" w:date="2013-10-19T03:52:00Z"/>
              <w:rFonts w:eastAsiaTheme="minorEastAsia"/>
              <w:noProof/>
              <w:sz w:val="24"/>
              <w:szCs w:val="24"/>
              <w:lang w:eastAsia="ja-JP"/>
            </w:rPr>
          </w:pPr>
          <w:ins w:id="800" w:author="aas" w:date="2013-10-14T02:06:00Z">
            <w:del w:id="801" w:author="Anees Shaikh" w:date="2013-10-19T03:52:00Z">
              <w:r w:rsidDel="00884344">
                <w:rPr>
                  <w:noProof/>
                </w:rPr>
                <w:delText>8.15</w:delText>
              </w:r>
              <w:r w:rsidDel="00884344">
                <w:rPr>
                  <w:rFonts w:eastAsiaTheme="minorEastAsia"/>
                  <w:noProof/>
                  <w:sz w:val="24"/>
                  <w:szCs w:val="24"/>
                  <w:lang w:eastAsia="ja-JP"/>
                </w:rPr>
                <w:tab/>
              </w:r>
              <w:r w:rsidDel="00884344">
                <w:rPr>
                  <w:noProof/>
                </w:rPr>
                <w:delText>NDM</w:delText>
              </w:r>
              <w:r w:rsidDel="00884344">
                <w:rPr>
                  <w:noProof/>
                </w:rPr>
                <w:tab/>
                <w:delText>34</w:delText>
              </w:r>
            </w:del>
          </w:ins>
        </w:p>
        <w:p w14:paraId="28C0A5D4" w14:textId="77777777" w:rsidR="00874469" w:rsidDel="00884344" w:rsidRDefault="00874469">
          <w:pPr>
            <w:pStyle w:val="TOC3"/>
            <w:tabs>
              <w:tab w:val="left" w:pos="1258"/>
              <w:tab w:val="right" w:leader="dot" w:pos="9350"/>
            </w:tabs>
            <w:rPr>
              <w:ins w:id="802" w:author="aas" w:date="2013-10-14T02:06:00Z"/>
              <w:del w:id="803" w:author="Anees Shaikh" w:date="2013-10-19T03:52:00Z"/>
              <w:rFonts w:eastAsiaTheme="minorEastAsia"/>
              <w:noProof/>
              <w:sz w:val="24"/>
              <w:szCs w:val="24"/>
              <w:lang w:eastAsia="ja-JP"/>
            </w:rPr>
          </w:pPr>
          <w:ins w:id="804" w:author="aas" w:date="2013-10-14T02:06:00Z">
            <w:del w:id="805" w:author="Anees Shaikh" w:date="2013-10-19T03:52:00Z">
              <w:r w:rsidDel="00884344">
                <w:rPr>
                  <w:noProof/>
                </w:rPr>
                <w:delText>8.15.1</w:delText>
              </w:r>
              <w:r w:rsidDel="00884344">
                <w:rPr>
                  <w:rFonts w:eastAsiaTheme="minorEastAsia"/>
                  <w:noProof/>
                  <w:sz w:val="24"/>
                  <w:szCs w:val="24"/>
                  <w:lang w:eastAsia="ja-JP"/>
                </w:rPr>
                <w:tab/>
              </w:r>
              <w:r w:rsidDel="00884344">
                <w:rPr>
                  <w:noProof/>
                </w:rPr>
                <w:delText>UML Diagram</w:delText>
              </w:r>
              <w:r w:rsidDel="00884344">
                <w:rPr>
                  <w:noProof/>
                </w:rPr>
                <w:tab/>
                <w:delText>34</w:delText>
              </w:r>
            </w:del>
          </w:ins>
        </w:p>
        <w:p w14:paraId="01A688E4" w14:textId="77777777" w:rsidR="00874469" w:rsidDel="00884344" w:rsidRDefault="00874469">
          <w:pPr>
            <w:pStyle w:val="TOC3"/>
            <w:tabs>
              <w:tab w:val="left" w:pos="1258"/>
              <w:tab w:val="right" w:leader="dot" w:pos="9350"/>
            </w:tabs>
            <w:rPr>
              <w:ins w:id="806" w:author="aas" w:date="2013-10-14T02:06:00Z"/>
              <w:del w:id="807" w:author="Anees Shaikh" w:date="2013-10-19T03:52:00Z"/>
              <w:rFonts w:eastAsiaTheme="minorEastAsia"/>
              <w:noProof/>
              <w:sz w:val="24"/>
              <w:szCs w:val="24"/>
              <w:lang w:eastAsia="ja-JP"/>
            </w:rPr>
          </w:pPr>
          <w:ins w:id="808" w:author="aas" w:date="2013-10-14T02:06:00Z">
            <w:del w:id="809" w:author="Anees Shaikh" w:date="2013-10-19T03:52:00Z">
              <w:r w:rsidDel="00884344">
                <w:rPr>
                  <w:noProof/>
                </w:rPr>
                <w:delText>8.15.2</w:delText>
              </w:r>
              <w:r w:rsidDel="00884344">
                <w:rPr>
                  <w:rFonts w:eastAsiaTheme="minorEastAsia"/>
                  <w:noProof/>
                  <w:sz w:val="24"/>
                  <w:szCs w:val="24"/>
                  <w:lang w:eastAsia="ja-JP"/>
                </w:rPr>
                <w:tab/>
              </w:r>
              <w:r w:rsidDel="00884344">
                <w:rPr>
                  <w:noProof/>
                </w:rPr>
                <w:delText>XML Schema</w:delText>
              </w:r>
              <w:r w:rsidDel="00884344">
                <w:rPr>
                  <w:noProof/>
                </w:rPr>
                <w:tab/>
                <w:delText>34</w:delText>
              </w:r>
            </w:del>
          </w:ins>
        </w:p>
        <w:p w14:paraId="6CDE4241" w14:textId="77777777" w:rsidR="00874469" w:rsidDel="00884344" w:rsidRDefault="00874469">
          <w:pPr>
            <w:pStyle w:val="TOC3"/>
            <w:tabs>
              <w:tab w:val="left" w:pos="1258"/>
              <w:tab w:val="right" w:leader="dot" w:pos="9350"/>
            </w:tabs>
            <w:rPr>
              <w:ins w:id="810" w:author="aas" w:date="2013-10-14T02:06:00Z"/>
              <w:del w:id="811" w:author="Anees Shaikh" w:date="2013-10-19T03:52:00Z"/>
              <w:rFonts w:eastAsiaTheme="minorEastAsia"/>
              <w:noProof/>
              <w:sz w:val="24"/>
              <w:szCs w:val="24"/>
              <w:lang w:eastAsia="ja-JP"/>
            </w:rPr>
          </w:pPr>
          <w:ins w:id="812" w:author="aas" w:date="2013-10-14T02:06:00Z">
            <w:del w:id="813" w:author="Anees Shaikh" w:date="2013-10-19T03:52:00Z">
              <w:r w:rsidDel="00884344">
                <w:rPr>
                  <w:noProof/>
                </w:rPr>
                <w:delText>8.15.3</w:delText>
              </w:r>
              <w:r w:rsidDel="00884344">
                <w:rPr>
                  <w:rFonts w:eastAsiaTheme="minorEastAsia"/>
                  <w:noProof/>
                  <w:sz w:val="24"/>
                  <w:szCs w:val="24"/>
                  <w:lang w:eastAsia="ja-JP"/>
                </w:rPr>
                <w:tab/>
              </w:r>
              <w:r w:rsidDel="00884344">
                <w:rPr>
                  <w:noProof/>
                </w:rPr>
                <w:delText>XML Example</w:delText>
              </w:r>
              <w:r w:rsidDel="00884344">
                <w:rPr>
                  <w:noProof/>
                </w:rPr>
                <w:tab/>
                <w:delText>36</w:delText>
              </w:r>
            </w:del>
          </w:ins>
        </w:p>
        <w:p w14:paraId="25A0B6FF" w14:textId="77777777" w:rsidR="00874469" w:rsidDel="00884344" w:rsidRDefault="00874469">
          <w:pPr>
            <w:pStyle w:val="TOC1"/>
            <w:tabs>
              <w:tab w:val="left" w:pos="362"/>
              <w:tab w:val="right" w:leader="dot" w:pos="9350"/>
            </w:tabs>
            <w:rPr>
              <w:ins w:id="814" w:author="aas" w:date="2013-10-14T02:06:00Z"/>
              <w:del w:id="815" w:author="Anees Shaikh" w:date="2013-10-19T03:52:00Z"/>
              <w:rFonts w:eastAsiaTheme="minorEastAsia"/>
              <w:noProof/>
              <w:sz w:val="24"/>
              <w:szCs w:val="24"/>
              <w:lang w:eastAsia="ja-JP"/>
            </w:rPr>
          </w:pPr>
          <w:ins w:id="816" w:author="aas" w:date="2013-10-14T02:06:00Z">
            <w:del w:id="817" w:author="Anees Shaikh" w:date="2013-10-19T03:52:00Z">
              <w:r w:rsidDel="00884344">
                <w:rPr>
                  <w:noProof/>
                </w:rPr>
                <w:delText>9</w:delText>
              </w:r>
              <w:r w:rsidDel="00884344">
                <w:rPr>
                  <w:rFonts w:eastAsiaTheme="minorEastAsia"/>
                  <w:noProof/>
                  <w:sz w:val="24"/>
                  <w:szCs w:val="24"/>
                  <w:lang w:eastAsia="ja-JP"/>
                </w:rPr>
                <w:tab/>
              </w:r>
              <w:r w:rsidDel="00884344">
                <w:rPr>
                  <w:noProof/>
                </w:rPr>
                <w:delText>Binding to NETCONF</w:delText>
              </w:r>
              <w:r w:rsidDel="00884344">
                <w:rPr>
                  <w:noProof/>
                </w:rPr>
                <w:tab/>
                <w:delText>36</w:delText>
              </w:r>
            </w:del>
          </w:ins>
        </w:p>
        <w:p w14:paraId="21990B90" w14:textId="77777777" w:rsidR="00874469" w:rsidDel="00884344" w:rsidRDefault="00874469">
          <w:pPr>
            <w:pStyle w:val="TOC2"/>
            <w:tabs>
              <w:tab w:val="left" w:pos="749"/>
              <w:tab w:val="right" w:leader="dot" w:pos="9350"/>
            </w:tabs>
            <w:rPr>
              <w:ins w:id="818" w:author="aas" w:date="2013-10-14T02:06:00Z"/>
              <w:del w:id="819" w:author="Anees Shaikh" w:date="2013-10-19T03:52:00Z"/>
              <w:rFonts w:eastAsiaTheme="minorEastAsia"/>
              <w:noProof/>
              <w:sz w:val="24"/>
              <w:szCs w:val="24"/>
              <w:lang w:eastAsia="ja-JP"/>
            </w:rPr>
          </w:pPr>
          <w:ins w:id="820" w:author="aas" w:date="2013-10-14T02:06:00Z">
            <w:del w:id="821" w:author="Anees Shaikh" w:date="2013-10-19T03:52:00Z">
              <w:r w:rsidDel="00884344">
                <w:rPr>
                  <w:noProof/>
                </w:rPr>
                <w:delText>9.1</w:delText>
              </w:r>
              <w:r w:rsidDel="00884344">
                <w:rPr>
                  <w:rFonts w:eastAsiaTheme="minorEastAsia"/>
                  <w:noProof/>
                  <w:sz w:val="24"/>
                  <w:szCs w:val="24"/>
                  <w:lang w:eastAsia="ja-JP"/>
                </w:rPr>
                <w:tab/>
              </w:r>
              <w:r w:rsidDel="00884344">
                <w:rPr>
                  <w:noProof/>
                </w:rPr>
                <w:delText>Requirements</w:delText>
              </w:r>
              <w:r w:rsidDel="00884344">
                <w:rPr>
                  <w:noProof/>
                </w:rPr>
                <w:tab/>
                <w:delText>36</w:delText>
              </w:r>
            </w:del>
          </w:ins>
        </w:p>
        <w:p w14:paraId="075D4C43" w14:textId="77777777" w:rsidR="00874469" w:rsidDel="00884344" w:rsidRDefault="00874469">
          <w:pPr>
            <w:pStyle w:val="TOC2"/>
            <w:tabs>
              <w:tab w:val="left" w:pos="749"/>
              <w:tab w:val="right" w:leader="dot" w:pos="9350"/>
            </w:tabs>
            <w:rPr>
              <w:ins w:id="822" w:author="aas" w:date="2013-10-14T02:06:00Z"/>
              <w:del w:id="823" w:author="Anees Shaikh" w:date="2013-10-19T03:52:00Z"/>
              <w:rFonts w:eastAsiaTheme="minorEastAsia"/>
              <w:noProof/>
              <w:sz w:val="24"/>
              <w:szCs w:val="24"/>
              <w:lang w:eastAsia="ja-JP"/>
            </w:rPr>
          </w:pPr>
          <w:ins w:id="824" w:author="aas" w:date="2013-10-14T02:06:00Z">
            <w:del w:id="825" w:author="Anees Shaikh" w:date="2013-10-19T03:52:00Z">
              <w:r w:rsidDel="00884344">
                <w:rPr>
                  <w:noProof/>
                </w:rPr>
                <w:delText>9.2</w:delText>
              </w:r>
              <w:r w:rsidDel="00884344">
                <w:rPr>
                  <w:rFonts w:eastAsiaTheme="minorEastAsia"/>
                  <w:noProof/>
                  <w:sz w:val="24"/>
                  <w:szCs w:val="24"/>
                  <w:lang w:eastAsia="ja-JP"/>
                </w:rPr>
                <w:tab/>
              </w:r>
              <w:r w:rsidDel="00884344">
                <w:rPr>
                  <w:noProof/>
                </w:rPr>
                <w:delText>How the Data Model is Bound to NETCONF</w:delText>
              </w:r>
              <w:r w:rsidDel="00884344">
                <w:rPr>
                  <w:noProof/>
                </w:rPr>
                <w:tab/>
                <w:delText>37</w:delText>
              </w:r>
            </w:del>
          </w:ins>
        </w:p>
        <w:p w14:paraId="21435B9E" w14:textId="77777777" w:rsidR="00874469" w:rsidDel="00884344" w:rsidRDefault="00874469">
          <w:pPr>
            <w:pStyle w:val="TOC3"/>
            <w:tabs>
              <w:tab w:val="left" w:pos="1136"/>
              <w:tab w:val="right" w:leader="dot" w:pos="9350"/>
            </w:tabs>
            <w:rPr>
              <w:ins w:id="826" w:author="aas" w:date="2013-10-14T02:06:00Z"/>
              <w:del w:id="827" w:author="Anees Shaikh" w:date="2013-10-19T03:52:00Z"/>
              <w:rFonts w:eastAsiaTheme="minorEastAsia"/>
              <w:noProof/>
              <w:sz w:val="24"/>
              <w:szCs w:val="24"/>
              <w:lang w:eastAsia="ja-JP"/>
            </w:rPr>
          </w:pPr>
          <w:ins w:id="828" w:author="aas" w:date="2013-10-14T02:06:00Z">
            <w:del w:id="829" w:author="Anees Shaikh" w:date="2013-10-19T03:52:00Z">
              <w:r w:rsidDel="00884344">
                <w:rPr>
                  <w:noProof/>
                </w:rPr>
                <w:delText>9.2.1</w:delText>
              </w:r>
              <w:r w:rsidDel="00884344">
                <w:rPr>
                  <w:rFonts w:eastAsiaTheme="minorEastAsia"/>
                  <w:noProof/>
                  <w:sz w:val="24"/>
                  <w:szCs w:val="24"/>
                  <w:lang w:eastAsia="ja-JP"/>
                </w:rPr>
                <w:tab/>
              </w:r>
              <w:r w:rsidDel="00884344">
                <w:rPr>
                  <w:noProof/>
                </w:rPr>
                <w:delText>edit-config</w:delText>
              </w:r>
              <w:r w:rsidDel="00884344">
                <w:rPr>
                  <w:noProof/>
                </w:rPr>
                <w:tab/>
                <w:delText>37</w:delText>
              </w:r>
            </w:del>
          </w:ins>
        </w:p>
        <w:p w14:paraId="301E757F" w14:textId="77777777" w:rsidR="00874469" w:rsidDel="00884344" w:rsidRDefault="00874469">
          <w:pPr>
            <w:pStyle w:val="TOC3"/>
            <w:tabs>
              <w:tab w:val="left" w:pos="1136"/>
              <w:tab w:val="right" w:leader="dot" w:pos="9350"/>
            </w:tabs>
            <w:rPr>
              <w:ins w:id="830" w:author="aas" w:date="2013-10-14T02:06:00Z"/>
              <w:del w:id="831" w:author="Anees Shaikh" w:date="2013-10-19T03:52:00Z"/>
              <w:rFonts w:eastAsiaTheme="minorEastAsia"/>
              <w:noProof/>
              <w:sz w:val="24"/>
              <w:szCs w:val="24"/>
              <w:lang w:eastAsia="ja-JP"/>
            </w:rPr>
          </w:pPr>
          <w:ins w:id="832" w:author="aas" w:date="2013-10-14T02:06:00Z">
            <w:del w:id="833" w:author="Anees Shaikh" w:date="2013-10-19T03:52:00Z">
              <w:r w:rsidDel="00884344">
                <w:rPr>
                  <w:noProof/>
                </w:rPr>
                <w:delText>9.2.2</w:delText>
              </w:r>
              <w:r w:rsidDel="00884344">
                <w:rPr>
                  <w:rFonts w:eastAsiaTheme="minorEastAsia"/>
                  <w:noProof/>
                  <w:sz w:val="24"/>
                  <w:szCs w:val="24"/>
                  <w:lang w:eastAsia="ja-JP"/>
                </w:rPr>
                <w:tab/>
              </w:r>
              <w:r w:rsidDel="00884344">
                <w:rPr>
                  <w:noProof/>
                </w:rPr>
                <w:delText>get-config</w:delText>
              </w:r>
              <w:r w:rsidDel="00884344">
                <w:rPr>
                  <w:noProof/>
                </w:rPr>
                <w:tab/>
                <w:delText>39</w:delText>
              </w:r>
            </w:del>
          </w:ins>
        </w:p>
        <w:p w14:paraId="1B8E4C5A" w14:textId="77777777" w:rsidR="00874469" w:rsidDel="00884344" w:rsidRDefault="00874469">
          <w:pPr>
            <w:pStyle w:val="TOC3"/>
            <w:tabs>
              <w:tab w:val="left" w:pos="1136"/>
              <w:tab w:val="right" w:leader="dot" w:pos="9350"/>
            </w:tabs>
            <w:rPr>
              <w:ins w:id="834" w:author="aas" w:date="2013-10-14T02:06:00Z"/>
              <w:del w:id="835" w:author="Anees Shaikh" w:date="2013-10-19T03:52:00Z"/>
              <w:rFonts w:eastAsiaTheme="minorEastAsia"/>
              <w:noProof/>
              <w:sz w:val="24"/>
              <w:szCs w:val="24"/>
              <w:lang w:eastAsia="ja-JP"/>
            </w:rPr>
          </w:pPr>
          <w:ins w:id="836" w:author="aas" w:date="2013-10-14T02:06:00Z">
            <w:del w:id="837" w:author="Anees Shaikh" w:date="2013-10-19T03:52:00Z">
              <w:r w:rsidDel="00884344">
                <w:rPr>
                  <w:noProof/>
                </w:rPr>
                <w:delText>9.2.3</w:delText>
              </w:r>
              <w:r w:rsidDel="00884344">
                <w:rPr>
                  <w:rFonts w:eastAsiaTheme="minorEastAsia"/>
                  <w:noProof/>
                  <w:sz w:val="24"/>
                  <w:szCs w:val="24"/>
                  <w:lang w:eastAsia="ja-JP"/>
                </w:rPr>
                <w:tab/>
              </w:r>
              <w:r w:rsidDel="00884344">
                <w:rPr>
                  <w:noProof/>
                </w:rPr>
                <w:delText>copy-config</w:delText>
              </w:r>
              <w:r w:rsidDel="00884344">
                <w:rPr>
                  <w:noProof/>
                </w:rPr>
                <w:tab/>
                <w:delText>40</w:delText>
              </w:r>
            </w:del>
          </w:ins>
        </w:p>
        <w:p w14:paraId="3D13C98D" w14:textId="77777777" w:rsidR="00874469" w:rsidDel="00884344" w:rsidRDefault="00874469">
          <w:pPr>
            <w:pStyle w:val="TOC3"/>
            <w:tabs>
              <w:tab w:val="left" w:pos="1136"/>
              <w:tab w:val="right" w:leader="dot" w:pos="9350"/>
            </w:tabs>
            <w:rPr>
              <w:ins w:id="838" w:author="aas" w:date="2013-10-14T02:06:00Z"/>
              <w:del w:id="839" w:author="Anees Shaikh" w:date="2013-10-19T03:52:00Z"/>
              <w:rFonts w:eastAsiaTheme="minorEastAsia"/>
              <w:noProof/>
              <w:sz w:val="24"/>
              <w:szCs w:val="24"/>
              <w:lang w:eastAsia="ja-JP"/>
            </w:rPr>
          </w:pPr>
          <w:ins w:id="840" w:author="aas" w:date="2013-10-14T02:06:00Z">
            <w:del w:id="841" w:author="Anees Shaikh" w:date="2013-10-19T03:52:00Z">
              <w:r w:rsidDel="00884344">
                <w:rPr>
                  <w:noProof/>
                </w:rPr>
                <w:delText>9.2.4</w:delText>
              </w:r>
              <w:r w:rsidDel="00884344">
                <w:rPr>
                  <w:rFonts w:eastAsiaTheme="minorEastAsia"/>
                  <w:noProof/>
                  <w:sz w:val="24"/>
                  <w:szCs w:val="24"/>
                  <w:lang w:eastAsia="ja-JP"/>
                </w:rPr>
                <w:tab/>
              </w:r>
              <w:r w:rsidDel="00884344">
                <w:rPr>
                  <w:noProof/>
                </w:rPr>
                <w:delText>delete-config</w:delText>
              </w:r>
              <w:r w:rsidDel="00884344">
                <w:rPr>
                  <w:noProof/>
                </w:rPr>
                <w:tab/>
                <w:delText>40</w:delText>
              </w:r>
            </w:del>
          </w:ins>
        </w:p>
        <w:p w14:paraId="3B27EA2F" w14:textId="77777777" w:rsidR="00874469" w:rsidDel="00884344" w:rsidRDefault="00874469">
          <w:pPr>
            <w:pStyle w:val="TOC2"/>
            <w:tabs>
              <w:tab w:val="left" w:pos="749"/>
              <w:tab w:val="right" w:leader="dot" w:pos="9350"/>
            </w:tabs>
            <w:rPr>
              <w:ins w:id="842" w:author="aas" w:date="2013-10-14T02:06:00Z"/>
              <w:del w:id="843" w:author="Anees Shaikh" w:date="2013-10-19T03:52:00Z"/>
              <w:rFonts w:eastAsiaTheme="minorEastAsia"/>
              <w:noProof/>
              <w:sz w:val="24"/>
              <w:szCs w:val="24"/>
              <w:lang w:eastAsia="ja-JP"/>
            </w:rPr>
          </w:pPr>
          <w:ins w:id="844" w:author="aas" w:date="2013-10-14T02:06:00Z">
            <w:del w:id="845" w:author="Anees Shaikh" w:date="2013-10-19T03:52:00Z">
              <w:r w:rsidDel="00884344">
                <w:rPr>
                  <w:noProof/>
                </w:rPr>
                <w:delText>9.3</w:delText>
              </w:r>
              <w:r w:rsidDel="00884344">
                <w:rPr>
                  <w:rFonts w:eastAsiaTheme="minorEastAsia"/>
                  <w:noProof/>
                  <w:sz w:val="24"/>
                  <w:szCs w:val="24"/>
                  <w:lang w:eastAsia="ja-JP"/>
                </w:rPr>
                <w:tab/>
              </w:r>
              <w:r w:rsidDel="00884344">
                <w:rPr>
                  <w:noProof/>
                </w:rPr>
                <w:delText>RPC error</w:delText>
              </w:r>
              <w:r w:rsidDel="00884344">
                <w:rPr>
                  <w:noProof/>
                </w:rPr>
                <w:tab/>
                <w:delText>41</w:delText>
              </w:r>
            </w:del>
          </w:ins>
        </w:p>
        <w:p w14:paraId="054FDD40" w14:textId="77777777" w:rsidR="00874469" w:rsidDel="00884344" w:rsidRDefault="00874469">
          <w:pPr>
            <w:pStyle w:val="TOC2"/>
            <w:tabs>
              <w:tab w:val="left" w:pos="1547"/>
              <w:tab w:val="right" w:leader="dot" w:pos="9350"/>
            </w:tabs>
            <w:rPr>
              <w:ins w:id="846" w:author="aas" w:date="2013-10-14T02:06:00Z"/>
              <w:del w:id="847" w:author="Anees Shaikh" w:date="2013-10-19T03:52:00Z"/>
              <w:rFonts w:eastAsiaTheme="minorEastAsia"/>
              <w:noProof/>
              <w:sz w:val="24"/>
              <w:szCs w:val="24"/>
              <w:lang w:eastAsia="ja-JP"/>
            </w:rPr>
          </w:pPr>
          <w:ins w:id="848" w:author="aas" w:date="2013-10-14T02:06:00Z">
            <w:del w:id="849" w:author="Anees Shaikh" w:date="2013-10-19T03:52:00Z">
              <w:r w:rsidDel="00884344">
                <w:rPr>
                  <w:noProof/>
                </w:rPr>
                <w:delText>Appendix A</w:delText>
              </w:r>
              <w:r w:rsidDel="00884344">
                <w:rPr>
                  <w:rFonts w:eastAsiaTheme="minorEastAsia"/>
                  <w:noProof/>
                  <w:sz w:val="24"/>
                  <w:szCs w:val="24"/>
                  <w:lang w:eastAsia="ja-JP"/>
                </w:rPr>
                <w:tab/>
              </w:r>
              <w:r w:rsidDel="00884344">
                <w:rPr>
                  <w:noProof/>
                </w:rPr>
                <w:delText>Bibliography</w:delText>
              </w:r>
              <w:r w:rsidDel="00884344">
                <w:rPr>
                  <w:noProof/>
                </w:rPr>
                <w:tab/>
                <w:delText>43</w:delText>
              </w:r>
            </w:del>
          </w:ins>
        </w:p>
        <w:p w14:paraId="63E7A15C" w14:textId="77777777" w:rsidR="00874469" w:rsidDel="00884344" w:rsidRDefault="00874469">
          <w:pPr>
            <w:pStyle w:val="TOC2"/>
            <w:tabs>
              <w:tab w:val="left" w:pos="1544"/>
              <w:tab w:val="right" w:leader="dot" w:pos="9350"/>
            </w:tabs>
            <w:rPr>
              <w:ins w:id="850" w:author="aas" w:date="2013-10-14T02:06:00Z"/>
              <w:del w:id="851" w:author="Anees Shaikh" w:date="2013-10-19T03:52:00Z"/>
              <w:rFonts w:eastAsiaTheme="minorEastAsia"/>
              <w:noProof/>
              <w:sz w:val="24"/>
              <w:szCs w:val="24"/>
              <w:lang w:eastAsia="ja-JP"/>
            </w:rPr>
          </w:pPr>
          <w:ins w:id="852" w:author="aas" w:date="2013-10-14T02:06:00Z">
            <w:del w:id="853" w:author="Anees Shaikh" w:date="2013-10-19T03:52:00Z">
              <w:r w:rsidRPr="00711A6D" w:rsidDel="00884344">
                <w:rPr>
                  <w:rFonts w:cstheme="minorHAnsi"/>
                  <w:noProof/>
                </w:rPr>
                <w:delText>Appendix B</w:delText>
              </w:r>
              <w:r w:rsidDel="00884344">
                <w:rPr>
                  <w:rFonts w:eastAsiaTheme="minorEastAsia"/>
                  <w:noProof/>
                  <w:sz w:val="24"/>
                  <w:szCs w:val="24"/>
                  <w:lang w:eastAsia="ja-JP"/>
                </w:rPr>
                <w:tab/>
              </w:r>
              <w:r w:rsidRPr="00711A6D" w:rsidDel="00884344">
                <w:rPr>
                  <w:rFonts w:cstheme="minorHAnsi"/>
                  <w:noProof/>
                </w:rPr>
                <w:delText>OF-CONFIG XML Schema</w:delText>
              </w:r>
              <w:r w:rsidDel="00884344">
                <w:rPr>
                  <w:noProof/>
                </w:rPr>
                <w:tab/>
                <w:delText>44</w:delText>
              </w:r>
            </w:del>
          </w:ins>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854" w:name="_Toc243774021"/>
      <w:r w:rsidR="00E64B71" w:rsidRPr="00013F69">
        <w:lastRenderedPageBreak/>
        <w:t>Introduction</w:t>
      </w:r>
      <w:bookmarkEnd w:id="854"/>
    </w:p>
    <w:p w14:paraId="588F0622" w14:textId="1F76856C"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rsidR="00EE43EB">
        <w:t xml:space="preserve">Figure </w:t>
      </w:r>
      <w:r w:rsidR="00EE43EB">
        <w:rPr>
          <w:noProof/>
        </w:rPr>
        <w:t>1</w:t>
      </w:r>
      <w:r w:rsidR="00554195">
        <w:fldChar w:fldCharType="end"/>
      </w:r>
      <w:r>
        <w:t>. This configuration and management protocol is referred to as OF-CONFIG and is a companion protocol to OpenFlow. This document specifies version 1.</w:t>
      </w:r>
      <w:ins w:id="855" w:author="Anees Shaikh" w:date="2013-11-24T21:41:00Z">
        <w:r w:rsidR="00457B24">
          <w:t>2</w:t>
        </w:r>
      </w:ins>
      <w:del w:id="856" w:author="Anees Shaikh" w:date="2013-11-24T21:40:00Z">
        <w:r w:rsidR="00D35927" w:rsidDel="00457B24">
          <w:delText>1</w:delText>
        </w:r>
        <w:r w:rsidR="009F3B6E" w:rsidDel="00457B24">
          <w:delText>.1</w:delText>
        </w:r>
      </w:del>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43pt" o:ole="">
            <v:imagedata r:id="rId13" o:title=""/>
          </v:shape>
          <o:OLEObject Type="Embed" ProgID="Visio.Drawing.11" ShapeID="_x0000_i1025" DrawAspect="Content" ObjectID="_1448698025" r:id="rId14"/>
        </w:object>
      </w:r>
      <w:r w:rsidDel="006B018A">
        <w:rPr>
          <w:noProof/>
          <w:lang w:eastAsia="zh-CN"/>
        </w:rPr>
        <w:t xml:space="preserve"> </w:t>
      </w:r>
    </w:p>
    <w:p w14:paraId="35F9758F" w14:textId="77777777" w:rsidR="00E64B71" w:rsidRDefault="00E64B71" w:rsidP="00E64B71">
      <w:pPr>
        <w:pStyle w:val="Caption"/>
      </w:pPr>
      <w:bookmarkStart w:id="857" w:name="_Ref316755854"/>
      <w:r>
        <w:t xml:space="preserve">Figure </w:t>
      </w:r>
      <w:r w:rsidR="00F41F83">
        <w:fldChar w:fldCharType="begin"/>
      </w:r>
      <w:r w:rsidR="00F41F83">
        <w:instrText xml:space="preserve"> SEQ Figure \* ARABIC </w:instrText>
      </w:r>
      <w:r w:rsidR="00F41F83">
        <w:fldChar w:fldCharType="separate"/>
      </w:r>
      <w:r w:rsidR="00EE43EB">
        <w:rPr>
          <w:noProof/>
        </w:rPr>
        <w:t>1</w:t>
      </w:r>
      <w:r w:rsidR="00F41F83">
        <w:rPr>
          <w:noProof/>
        </w:rPr>
        <w:fldChar w:fldCharType="end"/>
      </w:r>
      <w:bookmarkEnd w:id="857"/>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6409C01"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858" w:name="_Toc243774022"/>
      <w:r>
        <w:t>Motivation</w:t>
      </w:r>
      <w:bookmarkEnd w:id="858"/>
    </w:p>
    <w:p w14:paraId="6DEFFA64" w14:textId="5F7A1FC7" w:rsidR="00E64B71" w:rsidRDefault="00E64B71" w:rsidP="00E64B71">
      <w:r>
        <w:t xml:space="preserve">The OpenFlow protocol assumes that an OpenFlow </w:t>
      </w:r>
      <w:del w:id="859" w:author="Anees Shaikh" w:date="2013-11-25T00:08:00Z">
        <w:r w:rsidDel="00701288">
          <w:delText xml:space="preserve">datapath </w:delText>
        </w:r>
      </w:del>
      <w:ins w:id="860" w:author="Anees Shaikh" w:date="2013-11-25T00:08:00Z">
        <w:r w:rsidR="00701288">
          <w:t xml:space="preserve">switch </w:t>
        </w:r>
      </w:ins>
      <w:r>
        <w:t xml:space="preserve">(e.g. an Ethernet switch which supports the OpenFlow protocol) has been configured with various artifacts such as the IP addresses of OpenFlow controllers. The motivation for the OpenFlow Configuration Protocol (OF-CONFIG) is to enable the remote configuration of OpenFlow </w:t>
      </w:r>
      <w:del w:id="861" w:author="Anees Shaikh" w:date="2013-11-25T00:08:00Z">
        <w:r w:rsidDel="00701288">
          <w:delText>datapaths</w:delText>
        </w:r>
      </w:del>
      <w:ins w:id="862" w:author="Anees Shaikh" w:date="2013-11-25T00:08:00Z">
        <w:r w:rsidR="00701288">
          <w:t>switches</w:t>
        </w:r>
      </w:ins>
      <w:r>
        <w:t>. While the OpenFlow protocol generally operates on a time-</w:t>
      </w:r>
      <w:r>
        <w:lastRenderedPageBreak/>
        <w:t>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r w:rsidR="002A4D52">
        <w:t xml:space="preserve">generally </w:t>
      </w:r>
      <w:r w:rsidR="00B76D83">
        <w:t>does not need to be done at the timescale of a flow and</w:t>
      </w:r>
      <w:r w:rsidR="002A4D52">
        <w:t>,</w:t>
      </w:r>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4BFAAE56" w:rsidR="00E64B71" w:rsidRDefault="00C128FA" w:rsidP="00E64B71">
      <w:r>
        <w:t xml:space="preserve">OF-CONFIG </w:t>
      </w:r>
      <w:r w:rsidR="00E64B71">
        <w:t xml:space="preserve">introduces an operating context </w:t>
      </w:r>
      <w:r w:rsidR="002A4D52">
        <w:t xml:space="preserve">called an OpenFlow Capable Switch </w:t>
      </w:r>
      <w:r w:rsidR="00E64B71">
        <w:t xml:space="preserve">for one or more OpenFlow datapaths. An OpenFlow Capable Switch is intended to be equivalent to </w:t>
      </w:r>
      <w:r w:rsidR="00920140">
        <w:t>an</w:t>
      </w:r>
      <w:r w:rsidR="00E64B71">
        <w:t xml:space="preserve"> actual physical or virtual network element (e.g. an Ethernet switch) which is hosting one or more OpenFlow </w:t>
      </w:r>
      <w:del w:id="863" w:author="Anees Shaikh" w:date="2013-11-25T00:09:00Z">
        <w:r w:rsidR="00E64B71" w:rsidDel="00701288">
          <w:delText xml:space="preserve">datapaths </w:delText>
        </w:r>
      </w:del>
      <w:ins w:id="864" w:author="Anees Shaikh" w:date="2013-11-25T00:09:00Z">
        <w:r w:rsidR="00701288">
          <w:t xml:space="preserve">Logical Switches </w:t>
        </w:r>
      </w:ins>
      <w:r w:rsidR="00E64B71">
        <w:t xml:space="preserve">by partitioning a set of OpenFlow related resources such as ports and queues among the hosted OpenFlow </w:t>
      </w:r>
      <w:del w:id="865" w:author="Anees Shaikh" w:date="2013-11-25T00:09:00Z">
        <w:r w:rsidR="00E64B71" w:rsidDel="00701288">
          <w:delText>datapaths</w:delText>
        </w:r>
      </w:del>
      <w:ins w:id="866" w:author="Anees Shaikh" w:date="2013-11-25T00:09:00Z">
        <w:r w:rsidR="00701288">
          <w:t xml:space="preserve">Logical Switches </w:t>
        </w:r>
      </w:ins>
      <w:r w:rsidR="00E64B71">
        <w:t xml:space="preserve">.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r w:rsidR="002A4D52">
        <w:t xml:space="preserve">between </w:t>
      </w:r>
      <w:r w:rsidR="00E64B71">
        <w:t>multiple OpenFlow Logical Switches such that each OpenFlow Logical Switch can assume full control over the resources that is assigned to it.</w:t>
      </w:r>
    </w:p>
    <w:p w14:paraId="24162C8E" w14:textId="04ABFE77"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r w:rsidR="00CB5DE8">
        <w:t>, for example.</w:t>
      </w:r>
    </w:p>
    <w:p w14:paraId="01B7FB90" w14:textId="6AFEE538" w:rsidR="00E64B71" w:rsidRDefault="00E64B71" w:rsidP="00E64B71">
      <w:r>
        <w:t>The service which sends OF-CONFIG messages to an OpenFlow Capable Switch is called an OpenFlow Configuration Point. No assumptions are made about the nature of the OpenFlow Configuration Point. For example, it may be</w:t>
      </w:r>
      <w:r w:rsidR="00CB5DE8">
        <w:t xml:space="preserve"> </w:t>
      </w:r>
      <w:r>
        <w:t xml:space="preserve">provided by software acting as an OpenFlow controller or it may by a service provided by a traditional network management framework. </w:t>
      </w:r>
      <w:r w:rsidR="00CB5DE8">
        <w:t xml:space="preserve"> </w:t>
      </w:r>
      <w:ins w:id="867" w:author="Anees Shaikh" w:date="2013-11-25T00:10:00Z">
        <w:r w:rsidR="00701288">
          <w:t xml:space="preserve">In some deployment contexts, the OpenFlow Configuration Point and OpenFlow controller may belong to different administrative entities, e.g., provider and customer, respectively.  </w:t>
        </w:r>
      </w:ins>
      <w:r w:rsidR="00CB5DE8">
        <w:t>Interactions</w:t>
      </w:r>
      <w:r>
        <w:t xml:space="preserve"> between the OpenFlow Configuration Points and OpenFlow controllers is outside the scope of </w:t>
      </w:r>
      <w:r w:rsidR="00E34319">
        <w:t>OF-CONFIG 1.2</w:t>
      </w:r>
      <w:r w:rsidR="00CB5DE8">
        <w:t>, but is expected to be addressed in future versions of the specification.</w:t>
      </w:r>
    </w:p>
    <w:p w14:paraId="0A3A6ABA" w14:textId="3B07BE30" w:rsidR="00E64B71" w:rsidRDefault="00554195" w:rsidP="00E64B71">
      <w:r>
        <w:fldChar w:fldCharType="begin"/>
      </w:r>
      <w:r w:rsidR="00E64B71">
        <w:instrText xml:space="preserve"> REF _Ref316755787 \h </w:instrText>
      </w:r>
      <w:r>
        <w:fldChar w:fldCharType="separate"/>
      </w:r>
      <w:r w:rsidR="00EE43EB">
        <w:t xml:space="preserve">Figure </w:t>
      </w:r>
      <w:r w:rsidR="00EE43EB">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868" w:name="_Ref316755787"/>
      <w:r>
        <w:t xml:space="preserve">Figure </w:t>
      </w:r>
      <w:r w:rsidR="00F41F83">
        <w:fldChar w:fldCharType="begin"/>
      </w:r>
      <w:r w:rsidR="00F41F83">
        <w:instrText xml:space="preserve"> SEQ Figure \* ARABIC </w:instrText>
      </w:r>
      <w:r w:rsidR="00F41F83">
        <w:fldChar w:fldCharType="separate"/>
      </w:r>
      <w:r w:rsidR="00EE43EB">
        <w:rPr>
          <w:noProof/>
        </w:rPr>
        <w:t>2</w:t>
      </w:r>
      <w:r w:rsidR="00F41F83">
        <w:rPr>
          <w:noProof/>
        </w:rPr>
        <w:fldChar w:fldCharType="end"/>
      </w:r>
      <w:bookmarkEnd w:id="868"/>
      <w:r>
        <w:t xml:space="preserve">: </w:t>
      </w:r>
      <w:r w:rsidRPr="004B4623">
        <w:t>Relationship between components defined in this specification, the OF-CONFIG protocol and the OpenFlow protocol</w:t>
      </w:r>
    </w:p>
    <w:p w14:paraId="07110944" w14:textId="77777777" w:rsidR="00E64B71" w:rsidRDefault="00E64B71" w:rsidP="00E64B71">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rsidP="001026D4">
      <w:pPr>
        <w:pStyle w:val="Heading2"/>
      </w:pPr>
      <w:bookmarkStart w:id="869" w:name="_Toc243774023"/>
      <w:r>
        <w:t>OF-CONFIG and OF-</w:t>
      </w:r>
      <w:r w:rsidR="001B345E">
        <w:t>SWITCH</w:t>
      </w:r>
      <w:bookmarkEnd w:id="869"/>
    </w:p>
    <w:p w14:paraId="7533C0D7" w14:textId="401D4A83" w:rsidR="001B345E" w:rsidRDefault="001B345E">
      <w:r>
        <w:t>Although OF-CONFIG is considered a complementary protocol to the main OpenFlow switch specification (OF-SWITCH), it is useful to describe the differences that motivate the need for a separate protocol specification in ONF.  The table below summarizes the key differences.</w:t>
      </w:r>
    </w:p>
    <w:tbl>
      <w:tblPr>
        <w:tblStyle w:val="TableGrid"/>
        <w:tblW w:w="0" w:type="auto"/>
        <w:tblLook w:val="04A0" w:firstRow="1" w:lastRow="0" w:firstColumn="1" w:lastColumn="0" w:noHBand="0" w:noVBand="1"/>
      </w:tblPr>
      <w:tblGrid>
        <w:gridCol w:w="1908"/>
        <w:gridCol w:w="3834"/>
        <w:gridCol w:w="3834"/>
      </w:tblGrid>
      <w:tr w:rsidR="001B345E" w14:paraId="15BF408D" w14:textId="77777777" w:rsidTr="001026D4">
        <w:tc>
          <w:tcPr>
            <w:tcW w:w="1908" w:type="dxa"/>
          </w:tcPr>
          <w:p w14:paraId="612BB45D" w14:textId="77777777" w:rsidR="001B345E" w:rsidRDefault="001B345E" w:rsidP="001B345E"/>
        </w:tc>
        <w:tc>
          <w:tcPr>
            <w:tcW w:w="3834" w:type="dxa"/>
          </w:tcPr>
          <w:p w14:paraId="64B3508A" w14:textId="192F2137" w:rsidR="001B345E" w:rsidRDefault="001B345E" w:rsidP="001B345E">
            <w:r>
              <w:t>OpenFlow</w:t>
            </w:r>
          </w:p>
        </w:tc>
        <w:tc>
          <w:tcPr>
            <w:tcW w:w="3834" w:type="dxa"/>
          </w:tcPr>
          <w:p w14:paraId="4E25A888" w14:textId="4019F56D" w:rsidR="001B345E" w:rsidRDefault="001B345E" w:rsidP="001B345E">
            <w:r>
              <w:t>OF-CONFIG</w:t>
            </w:r>
          </w:p>
        </w:tc>
      </w:tr>
      <w:tr w:rsidR="001B345E" w14:paraId="564A44D9" w14:textId="77777777" w:rsidTr="001026D4">
        <w:tc>
          <w:tcPr>
            <w:tcW w:w="1908" w:type="dxa"/>
          </w:tcPr>
          <w:p w14:paraId="651C1E36" w14:textId="4DFF4C89" w:rsidR="001B345E" w:rsidRDefault="001B345E" w:rsidP="001B345E">
            <w:r>
              <w:t>Primary purpose</w:t>
            </w:r>
          </w:p>
        </w:tc>
        <w:tc>
          <w:tcPr>
            <w:tcW w:w="3834" w:type="dxa"/>
          </w:tcPr>
          <w:p w14:paraId="02BFF847" w14:textId="6AC1ACC6" w:rsidR="001B345E" w:rsidRDefault="001B345E" w:rsidP="001B345E">
            <w:r>
              <w:t>Modification of match-action rules effecting flows of network packets across an OpenFlow datapath</w:t>
            </w:r>
          </w:p>
        </w:tc>
        <w:tc>
          <w:tcPr>
            <w:tcW w:w="3834" w:type="dxa"/>
          </w:tcPr>
          <w:p w14:paraId="19A47C89" w14:textId="16A9D997" w:rsidR="001B345E" w:rsidRDefault="001B345E" w:rsidP="001B345E">
            <w:r w:rsidRPr="001B345E">
              <w:t>Remote configuration of possibly multiple OpenFlow datapaths on a physical or virtual platform</w:t>
            </w:r>
          </w:p>
        </w:tc>
      </w:tr>
      <w:tr w:rsidR="001B345E" w14:paraId="056C1494" w14:textId="77777777" w:rsidTr="001026D4">
        <w:tc>
          <w:tcPr>
            <w:tcW w:w="1908" w:type="dxa"/>
          </w:tcPr>
          <w:p w14:paraId="7A4028B2" w14:textId="0D0D31F4" w:rsidR="001B345E" w:rsidRDefault="001B345E" w:rsidP="001B345E">
            <w:r>
              <w:t>Terminology</w:t>
            </w:r>
          </w:p>
        </w:tc>
        <w:tc>
          <w:tcPr>
            <w:tcW w:w="3834" w:type="dxa"/>
          </w:tcPr>
          <w:p w14:paraId="0A663C23" w14:textId="5658CA5D" w:rsidR="001B345E" w:rsidRDefault="00465408">
            <w:pPr>
              <w:pPrChange w:id="870" w:author="Anees Shaikh" w:date="2013-11-24T21:30:00Z">
                <w:pPr>
                  <w:spacing w:after="200"/>
                </w:pPr>
              </w:pPrChange>
            </w:pPr>
            <w:ins w:id="871" w:author="Anees Shaikh" w:date="2013-11-24T21:29:00Z">
              <w:r>
                <w:t xml:space="preserve">Newer versions of </w:t>
              </w:r>
            </w:ins>
            <w:del w:id="872" w:author="Anees Shaikh" w:date="2013-11-24T21:29:00Z">
              <w:r w:rsidR="001B345E" w:rsidDel="00465408">
                <w:delText>In t</w:delText>
              </w:r>
            </w:del>
            <w:ins w:id="873" w:author="Anees Shaikh" w:date="2013-11-24T21:29:00Z">
              <w:r>
                <w:t>t</w:t>
              </w:r>
            </w:ins>
            <w:r w:rsidR="001B345E">
              <w:t>he OpenFlow 1.3</w:t>
            </w:r>
            <w:del w:id="874" w:author="Anees Shaikh" w:date="2013-11-24T21:21:00Z">
              <w:r w:rsidR="001B345E" w:rsidDel="00465408">
                <w:delText>.1</w:delText>
              </w:r>
            </w:del>
            <w:r w:rsidR="001B345E">
              <w:t xml:space="preserve"> specification </w:t>
            </w:r>
            <w:ins w:id="875" w:author="Anees Shaikh" w:date="2013-11-24T21:29:00Z">
              <w:r>
                <w:t xml:space="preserve">adopt the term OpenFlow Logical Switch and distinguish it from the earlier </w:t>
              </w:r>
            </w:ins>
            <w:ins w:id="876" w:author="Anees Shaikh" w:date="2013-11-24T21:30:00Z">
              <w:r>
                <w:t xml:space="preserve">“datapath” term.  </w:t>
              </w:r>
            </w:ins>
            <w:del w:id="877" w:author="Anees Shaikh" w:date="2013-11-24T21:30:00Z">
              <w:r w:rsidR="001B345E" w:rsidDel="00465408">
                <w:delText>and earlier, t</w:delText>
              </w:r>
            </w:del>
            <w:ins w:id="878" w:author="Anees Shaikh" w:date="2013-11-24T21:30:00Z">
              <w:r>
                <w:t>T</w:t>
              </w:r>
            </w:ins>
            <w:r w:rsidR="001B345E">
              <w:t xml:space="preserve">he terms OpenFlow </w:t>
            </w:r>
            <w:del w:id="879" w:author="Anees Shaikh" w:date="2013-11-24T21:26:00Z">
              <w:r w:rsidR="001B345E" w:rsidDel="00465408">
                <w:delText xml:space="preserve">datapath </w:delText>
              </w:r>
            </w:del>
            <w:ins w:id="880" w:author="Anees Shaikh" w:date="2013-11-24T21:26:00Z">
              <w:r>
                <w:t xml:space="preserve">Logical Swtich </w:t>
              </w:r>
            </w:ins>
            <w:r w:rsidR="001B345E">
              <w:t xml:space="preserve">and OpenFlow Switch are </w:t>
            </w:r>
            <w:del w:id="881" w:author="Anees Shaikh" w:date="2013-11-24T21:27:00Z">
              <w:r w:rsidR="001B345E" w:rsidDel="00465408">
                <w:delText xml:space="preserve">essentially </w:delText>
              </w:r>
            </w:del>
            <w:r w:rsidR="001B345E">
              <w:t>interchangeable</w:t>
            </w:r>
          </w:p>
        </w:tc>
        <w:tc>
          <w:tcPr>
            <w:tcW w:w="3834" w:type="dxa"/>
          </w:tcPr>
          <w:p w14:paraId="1A24A247" w14:textId="580133E5" w:rsidR="00691DAE" w:rsidRDefault="00691DAE" w:rsidP="00691DAE">
            <w:r>
              <w:t xml:space="preserve">In the OF-Config 1.1.1 specification </w:t>
            </w:r>
            <w:del w:id="882" w:author="Anees Shaikh" w:date="2013-11-24T21:27:00Z">
              <w:r w:rsidDel="00465408">
                <w:delText>and earlier, the term OpenFlow Logical Switch maps to the OpenFlow datapath in the OpenFlow 1.3</w:delText>
              </w:r>
            </w:del>
            <w:del w:id="883" w:author="Anees Shaikh" w:date="2013-11-24T21:21:00Z">
              <w:r w:rsidDel="00465408">
                <w:delText>.1</w:delText>
              </w:r>
            </w:del>
            <w:del w:id="884" w:author="Anees Shaikh" w:date="2013-11-24T21:27:00Z">
              <w:r w:rsidDel="00465408">
                <w:delText xml:space="preserve"> and earlier specs. T</w:delText>
              </w:r>
            </w:del>
            <w:ins w:id="885" w:author="Anees Shaikh" w:date="2013-11-24T21:27:00Z">
              <w:r w:rsidR="00465408">
                <w:t>t</w:t>
              </w:r>
            </w:ins>
            <w:r>
              <w:t>he term OpenFlow Capable Switch introduces a new abstraction.</w:t>
            </w:r>
          </w:p>
          <w:p w14:paraId="0A723A44" w14:textId="07DA7D1E" w:rsidR="00691DAE" w:rsidDel="00465408" w:rsidRDefault="00691DAE" w:rsidP="00691DAE">
            <w:pPr>
              <w:rPr>
                <w:del w:id="886" w:author="Anees Shaikh" w:date="2013-11-24T21:27:00Z"/>
              </w:rPr>
            </w:pPr>
            <w:del w:id="887" w:author="Anees Shaikh" w:date="2013-11-24T21:27:00Z">
              <w:r w:rsidDel="00465408">
                <w:delText>OpenFlow Logical Switch = OpenFlow datapath (as defined in the OpenFlow specification)</w:delText>
              </w:r>
            </w:del>
          </w:p>
          <w:p w14:paraId="5B31E638" w14:textId="3B61AF1D" w:rsidR="00691DAE" w:rsidDel="00465408" w:rsidRDefault="00691DAE" w:rsidP="00691DAE">
            <w:pPr>
              <w:rPr>
                <w:del w:id="888" w:author="Anees Shaikh" w:date="2013-11-24T21:27:00Z"/>
              </w:rPr>
            </w:pPr>
            <w:del w:id="889" w:author="Anees Shaikh" w:date="2013-11-24T21:27:00Z">
              <w:r w:rsidDel="00465408">
                <w:delText>OpenFlow Controller = controller (as defined in the OpenFlow specification)</w:delText>
              </w:r>
            </w:del>
          </w:p>
          <w:p w14:paraId="2459CFEE" w14:textId="6BF3FBD1" w:rsidR="00691DAE" w:rsidRDefault="00691DAE" w:rsidP="00691DAE">
            <w:r>
              <w:t>OpenFlow Capable Switch = a new element</w:t>
            </w:r>
          </w:p>
          <w:p w14:paraId="0F1DCDC7" w14:textId="3331639A" w:rsidR="001B345E" w:rsidRDefault="00691DAE" w:rsidP="00691DAE">
            <w:r>
              <w:t>OpenFlow Configuration Point = a new element</w:t>
            </w:r>
          </w:p>
        </w:tc>
      </w:tr>
      <w:tr w:rsidR="001B345E" w14:paraId="3CF560E8" w14:textId="77777777" w:rsidTr="001026D4">
        <w:tc>
          <w:tcPr>
            <w:tcW w:w="1908" w:type="dxa"/>
          </w:tcPr>
          <w:p w14:paraId="1E5E179B" w14:textId="37AADACE" w:rsidR="001B345E" w:rsidRDefault="00691DAE" w:rsidP="001B345E">
            <w:r w:rsidRPr="00691DAE">
              <w:t>Transport</w:t>
            </w:r>
          </w:p>
        </w:tc>
        <w:tc>
          <w:tcPr>
            <w:tcW w:w="3834" w:type="dxa"/>
          </w:tcPr>
          <w:p w14:paraId="1ABC64BC" w14:textId="00BE0A03" w:rsidR="001B345E" w:rsidRDefault="00691DAE" w:rsidP="00691DAE">
            <w:r>
              <w:t xml:space="preserve">A bit-level protocol specified in the </w:t>
            </w:r>
            <w:r>
              <w:lastRenderedPageBreak/>
              <w:t>OpenFlow standard currently supported over TCP, TLS, or SSL</w:t>
            </w:r>
          </w:p>
        </w:tc>
        <w:tc>
          <w:tcPr>
            <w:tcW w:w="3834" w:type="dxa"/>
          </w:tcPr>
          <w:p w14:paraId="48714874" w14:textId="00E31BAA" w:rsidR="001B345E" w:rsidRDefault="000A5992" w:rsidP="000A5992">
            <w:r>
              <w:lastRenderedPageBreak/>
              <w:t xml:space="preserve">An XML data model and operational </w:t>
            </w:r>
            <w:r>
              <w:lastRenderedPageBreak/>
              <w:t>behavior specified in the OF-Config standard bound to the NETCONF operations and transport standard for network device configuration and management</w:t>
            </w:r>
          </w:p>
        </w:tc>
      </w:tr>
      <w:tr w:rsidR="001B345E" w14:paraId="15026D7D" w14:textId="77777777" w:rsidTr="001026D4">
        <w:tc>
          <w:tcPr>
            <w:tcW w:w="1908" w:type="dxa"/>
          </w:tcPr>
          <w:p w14:paraId="2C938B29" w14:textId="4BEE692F" w:rsidR="001B345E" w:rsidRDefault="007B4A83" w:rsidP="001B345E">
            <w:r>
              <w:lastRenderedPageBreak/>
              <w:t>Protocol endpoints</w:t>
            </w:r>
          </w:p>
        </w:tc>
        <w:tc>
          <w:tcPr>
            <w:tcW w:w="3834" w:type="dxa"/>
          </w:tcPr>
          <w:p w14:paraId="610F4E18" w14:textId="6091777A" w:rsidR="009D0127" w:rsidRDefault="009D0127" w:rsidP="009D0127">
            <w:r>
              <w:t>1) An OpenFlow datapath, also referred to as OpenFlow Logical Switch (OFLS)</w:t>
            </w:r>
          </w:p>
          <w:p w14:paraId="334E666F" w14:textId="2333E46F" w:rsidR="001B345E" w:rsidRDefault="009D0127" w:rsidP="009D0127">
            <w:r>
              <w:t>2) An OpenFlow Controller  (OFC)</w:t>
            </w:r>
          </w:p>
        </w:tc>
        <w:tc>
          <w:tcPr>
            <w:tcW w:w="3834" w:type="dxa"/>
          </w:tcPr>
          <w:p w14:paraId="439F1420" w14:textId="052EC637" w:rsidR="009D0127" w:rsidRDefault="009D0127" w:rsidP="009D0127">
            <w:r>
              <w:t>1) An OpenFlow Capable Switch (OFCS) able to instantiate one or more OpenFlow Logical Switches (i.e. OpenFlow datapaths)</w:t>
            </w:r>
          </w:p>
          <w:p w14:paraId="61BC6F30" w14:textId="48D3ECC3" w:rsidR="001B345E" w:rsidRDefault="009D0127" w:rsidP="009D0127">
            <w:r>
              <w:t>2) An OpenFlow Configuration Point (OFCP)</w:t>
            </w:r>
          </w:p>
        </w:tc>
      </w:tr>
      <w:tr w:rsidR="009D0127" w14:paraId="2FE6716F" w14:textId="77777777" w:rsidTr="00691DAE">
        <w:tc>
          <w:tcPr>
            <w:tcW w:w="1908" w:type="dxa"/>
          </w:tcPr>
          <w:p w14:paraId="6FEEDE78" w14:textId="1770C10C" w:rsidR="009D0127" w:rsidRDefault="009D0127" w:rsidP="009D0127">
            <w:r w:rsidRPr="009D0127">
              <w:t xml:space="preserve">Example </w:t>
            </w:r>
            <w:r>
              <w:t>usage</w:t>
            </w:r>
          </w:p>
        </w:tc>
        <w:tc>
          <w:tcPr>
            <w:tcW w:w="3834" w:type="dxa"/>
          </w:tcPr>
          <w:p w14:paraId="39D983FA" w14:textId="4FB8390E" w:rsidR="009D0127" w:rsidRDefault="000B2CBA" w:rsidP="000B2CBA">
            <w:r>
              <w:t>An OpenFlow Controller adds a flow modification to an OpenFlow datapath (OFLS) which allows Ethernet frames containing IP packets which originated from 192.168.3.10 and are coming in on the datapath's port 2 to be forwarded out on the datapath's port 14</w:t>
            </w:r>
          </w:p>
        </w:tc>
        <w:tc>
          <w:tcPr>
            <w:tcW w:w="3834" w:type="dxa"/>
          </w:tcPr>
          <w:p w14:paraId="68A8D453" w14:textId="593D3E18" w:rsidR="009D0127" w:rsidRDefault="000B2CBA" w:rsidP="000B2CBA">
            <w:r>
              <w:t>An OpenFlow Configuration Point configures a particular OpenFlow Logical Switch (OF datapath) to be associated with a particular OpenFlow Controller</w:t>
            </w:r>
          </w:p>
        </w:tc>
      </w:tr>
    </w:tbl>
    <w:p w14:paraId="0CC36C45" w14:textId="1CCF66E8" w:rsidR="001B345E" w:rsidRPr="001B345E" w:rsidRDefault="001E337C" w:rsidP="001B345E">
      <w:r w:rsidRPr="001E337C">
        <w:t xml:space="preserve">It should be noted that some properties of the OpenFlow Logical Switch (i.e. OpenFlow </w:t>
      </w:r>
      <w:del w:id="890" w:author="Anees Shaikh" w:date="2013-11-25T00:12:00Z">
        <w:r w:rsidRPr="001E337C" w:rsidDel="00701288">
          <w:delText>datapath</w:delText>
        </w:r>
      </w:del>
      <w:ins w:id="891" w:author="Anees Shaikh" w:date="2013-11-25T00:12:00Z">
        <w:r w:rsidR="00701288">
          <w:t>switch</w:t>
        </w:r>
      </w:ins>
      <w:r w:rsidRPr="001E337C">
        <w:t xml:space="preserve">)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r>
        <w:t>update</w:t>
      </w:r>
      <w:r w:rsidRPr="001E337C">
        <w:t xml:space="preserve"> of either standard.</w:t>
      </w:r>
    </w:p>
    <w:p w14:paraId="339D1852" w14:textId="77777777" w:rsidR="00E64B71" w:rsidRDefault="00E64B71" w:rsidP="00BA30A0">
      <w:pPr>
        <w:pStyle w:val="Heading1"/>
      </w:pPr>
      <w:bookmarkStart w:id="892" w:name="_Toc243774024"/>
      <w:r>
        <w:t>Scope</w:t>
      </w:r>
      <w:bookmarkEnd w:id="892"/>
    </w:p>
    <w:p w14:paraId="195AD289" w14:textId="39C6ABB8" w:rsidR="00D35927" w:rsidRDefault="00E34319" w:rsidP="00D35927">
      <w:r>
        <w:t>OF-CONFIG 1.2</w:t>
      </w:r>
      <w:r w:rsidR="00D35927">
        <w:t xml:space="preserve"> is focused on the following functions needed to configure an OpenFlow 1.3  datapath:</w:t>
      </w:r>
    </w:p>
    <w:p w14:paraId="4C4B8731" w14:textId="1249E5AC" w:rsidR="00D35927" w:rsidRDefault="00D35927" w:rsidP="00D35927">
      <w:pPr>
        <w:numPr>
          <w:ilvl w:val="0"/>
          <w:numId w:val="1"/>
        </w:numPr>
      </w:pPr>
      <w:r>
        <w:t>The assignment of one or more OpenFlow controllers</w:t>
      </w:r>
      <w:r w:rsidR="000D4800">
        <w:t xml:space="preserve"> to </w:t>
      </w:r>
      <w:del w:id="893" w:author="Anees Shaikh" w:date="2013-11-24T21:34:00Z">
        <w:r w:rsidR="000D4800" w:rsidDel="00465408">
          <w:delText xml:space="preserve">openflow </w:delText>
        </w:r>
      </w:del>
      <w:ins w:id="894" w:author="Anees Shaikh" w:date="2013-11-24T21:34:00Z">
        <w:r w:rsidR="00465408">
          <w:t xml:space="preserve">OpenFlow </w:t>
        </w:r>
      </w:ins>
      <w:r w:rsidR="000D4800">
        <w:t>data planes</w:t>
      </w: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2ABA28A" w:rsidR="00D35927" w:rsidRDefault="00D35927" w:rsidP="00D35927">
      <w:pPr>
        <w:numPr>
          <w:ilvl w:val="0"/>
          <w:numId w:val="1"/>
        </w:numPr>
      </w:pPr>
      <w:r>
        <w:t xml:space="preserve">Configuration of </w:t>
      </w:r>
      <w:del w:id="895" w:author="Anees Shaikh" w:date="2013-11-24T21:33:00Z">
        <w:r w:rsidDel="00465408">
          <w:delText xml:space="preserve">ceritificates </w:delText>
        </w:r>
      </w:del>
      <w:ins w:id="896" w:author="Anees Shaikh" w:date="2013-11-24T21:33:00Z">
        <w:r w:rsidR="00465408">
          <w:t xml:space="preserve">certificates </w:t>
        </w:r>
      </w:ins>
      <w:r>
        <w:t>for secure communication between the OpenFlow Logical Switches and OpenFlow Controllers</w:t>
      </w:r>
    </w:p>
    <w:p w14:paraId="284E4FBA" w14:textId="77777777" w:rsidR="00D35927" w:rsidRDefault="00D35927" w:rsidP="00D35927">
      <w:pPr>
        <w:numPr>
          <w:ilvl w:val="0"/>
          <w:numId w:val="1"/>
        </w:numPr>
      </w:pPr>
      <w:r>
        <w:t>Discovery of capabilities of an OpenFlow Logical Switch</w:t>
      </w:r>
    </w:p>
    <w:p w14:paraId="5F555FF8" w14:textId="5961FCD9" w:rsidR="00D35927" w:rsidRDefault="00D35927" w:rsidP="00D35927">
      <w:pPr>
        <w:numPr>
          <w:ilvl w:val="0"/>
          <w:numId w:val="1"/>
        </w:numPr>
      </w:pPr>
      <w:r>
        <w:t xml:space="preserve">Configuration of a set of </w:t>
      </w:r>
      <w:r w:rsidR="00DA4FF1">
        <w:t xml:space="preserve">specific </w:t>
      </w:r>
      <w:r>
        <w:t>tunnel types such as IP-in-GRE, NV-GRE, VxLAN</w:t>
      </w:r>
    </w:p>
    <w:p w14:paraId="04DA5EFE" w14:textId="26B93C31" w:rsidR="00BB7B53" w:rsidRDefault="00DA4FF1" w:rsidP="00D35927">
      <w:r>
        <w:t>New f</w:t>
      </w:r>
      <w:r w:rsidR="007A30A1">
        <w:t xml:space="preserve">unctionality introduced in </w:t>
      </w:r>
      <w:r w:rsidR="00E34319">
        <w:t>OF-CONFIG 1.2</w:t>
      </w:r>
      <w:r w:rsidR="007A30A1">
        <w:t xml:space="preserve"> includes:</w:t>
      </w:r>
    </w:p>
    <w:p w14:paraId="69D75EE6" w14:textId="5D84FD2A" w:rsidR="000D4800" w:rsidDel="00344709" w:rsidRDefault="000D4800">
      <w:pPr>
        <w:rPr>
          <w:del w:id="897" w:author="Anees Shaikh" w:date="2013-11-24T22:17:00Z"/>
        </w:rPr>
        <w:pPrChange w:id="898" w:author="Anees Shaikh" w:date="2013-11-24T22:27:00Z">
          <w:pPr>
            <w:pStyle w:val="ListParagraph"/>
            <w:numPr>
              <w:numId w:val="31"/>
            </w:numPr>
            <w:ind w:hanging="360"/>
          </w:pPr>
        </w:pPrChange>
      </w:pPr>
      <w:r>
        <w:t xml:space="preserve">Instantiation of </w:t>
      </w:r>
      <w:del w:id="899" w:author="Anees Shaikh" w:date="2013-11-24T21:34:00Z">
        <w:r w:rsidDel="00465408">
          <w:delText xml:space="preserve">openflow </w:delText>
        </w:r>
      </w:del>
      <w:ins w:id="900" w:author="Anees Shaikh" w:date="2013-11-24T21:34:00Z">
        <w:r w:rsidR="00465408">
          <w:t xml:space="preserve">OpenFlow </w:t>
        </w:r>
      </w:ins>
      <w:r>
        <w:t xml:space="preserve">data planes (called </w:t>
      </w:r>
      <w:del w:id="901" w:author="Anees Shaikh" w:date="2013-11-24T21:34:00Z">
        <w:r w:rsidDel="00465408">
          <w:delText xml:space="preserve">openflow </w:delText>
        </w:r>
      </w:del>
      <w:ins w:id="902" w:author="Anees Shaikh" w:date="2013-11-24T21:34:00Z">
        <w:r w:rsidR="00465408">
          <w:t xml:space="preserve">OpenFlow </w:t>
        </w:r>
      </w:ins>
      <w:ins w:id="903" w:author="Anees Shaikh" w:date="2013-11-25T00:12:00Z">
        <w:r w:rsidR="00701288">
          <w:t>L</w:t>
        </w:r>
      </w:ins>
      <w:del w:id="904" w:author="Anees Shaikh" w:date="2013-11-25T00:12:00Z">
        <w:r w:rsidDel="00701288">
          <w:delText>l</w:delText>
        </w:r>
      </w:del>
      <w:r>
        <w:t xml:space="preserve">ogical </w:t>
      </w:r>
      <w:ins w:id="905" w:author="Anees Shaikh" w:date="2013-11-25T00:12:00Z">
        <w:r w:rsidR="00701288">
          <w:t>S</w:t>
        </w:r>
      </w:ins>
      <w:del w:id="906" w:author="Anees Shaikh" w:date="2013-11-25T00:12:00Z">
        <w:r w:rsidDel="00701288">
          <w:delText>s</w:delText>
        </w:r>
      </w:del>
      <w:r>
        <w:t>witches)</w:t>
      </w:r>
    </w:p>
    <w:p w14:paraId="62E41251" w14:textId="77777777" w:rsidR="00344709" w:rsidRDefault="00344709">
      <w:pPr>
        <w:rPr>
          <w:ins w:id="907" w:author="Anees Shaikh" w:date="2013-11-24T22:17:00Z"/>
        </w:rPr>
        <w:pPrChange w:id="908" w:author="Anees Shaikh" w:date="2013-11-24T22:27:00Z">
          <w:pPr>
            <w:pStyle w:val="ListParagraph"/>
            <w:numPr>
              <w:numId w:val="31"/>
            </w:numPr>
            <w:ind w:hanging="360"/>
          </w:pPr>
        </w:pPrChange>
      </w:pPr>
    </w:p>
    <w:p w14:paraId="0A05D1BD" w14:textId="594C06C8" w:rsidR="00DA4FF1" w:rsidDel="00404E0B" w:rsidRDefault="00DA4FF1">
      <w:pPr>
        <w:numPr>
          <w:ilvl w:val="0"/>
          <w:numId w:val="31"/>
        </w:numPr>
        <w:ind w:left="0"/>
        <w:rPr>
          <w:del w:id="909" w:author="Anees Shaikh" w:date="2013-11-24T22:12:00Z"/>
        </w:rPr>
        <w:pPrChange w:id="910" w:author="Anees Shaikh" w:date="2013-11-24T22:18:00Z">
          <w:pPr>
            <w:numPr>
              <w:numId w:val="31"/>
            </w:numPr>
            <w:ind w:left="720" w:hanging="360"/>
          </w:pPr>
        </w:pPrChange>
      </w:pPr>
      <w:r>
        <w:t>Assignment of resources o</w:t>
      </w:r>
      <w:r w:rsidR="000D4800">
        <w:t>f an</w:t>
      </w:r>
      <w:r>
        <w:t xml:space="preserve"> OpenFlow Capable Switch to one or more OpenFlow Logical Switches</w:t>
      </w:r>
    </w:p>
    <w:p w14:paraId="1FA8AC11" w14:textId="77777777" w:rsidR="00344709" w:rsidRDefault="00344709">
      <w:pPr>
        <w:rPr>
          <w:ins w:id="911" w:author="Anees Shaikh" w:date="2013-11-24T22:17:00Z"/>
          <w:rFonts w:cstheme="minorHAnsi"/>
        </w:rPr>
        <w:pPrChange w:id="912" w:author="Anees Shaikh" w:date="2013-11-24T22:18:00Z">
          <w:pPr>
            <w:pStyle w:val="ListParagraph"/>
            <w:numPr>
              <w:numId w:val="31"/>
            </w:numPr>
            <w:ind w:hanging="360"/>
          </w:pPr>
        </w:pPrChange>
      </w:pPr>
    </w:p>
    <w:p w14:paraId="2F19C0CA" w14:textId="12CE3D4E" w:rsidR="00DA4FF1" w:rsidRPr="001904A8" w:rsidDel="00404E0B" w:rsidRDefault="00DA4FF1">
      <w:pPr>
        <w:numPr>
          <w:ilvl w:val="0"/>
          <w:numId w:val="31"/>
        </w:numPr>
        <w:ind w:left="0"/>
        <w:rPr>
          <w:del w:id="913" w:author="Anees Shaikh" w:date="2013-11-24T21:34:00Z"/>
          <w:rFonts w:cstheme="minorHAnsi"/>
        </w:rPr>
        <w:pPrChange w:id="914" w:author="Anees Shaikh" w:date="2013-11-24T22:18:00Z">
          <w:pPr>
            <w:pStyle w:val="ListParagraph"/>
            <w:numPr>
              <w:numId w:val="31"/>
            </w:numPr>
            <w:ind w:hanging="360"/>
          </w:pPr>
        </w:pPrChange>
      </w:pPr>
      <w:r w:rsidRPr="001904A8">
        <w:lastRenderedPageBreak/>
        <w:t xml:space="preserve">Support for the emerging Negotiable Datapath Model (NDM) being developed in the ONF </w:t>
      </w:r>
    </w:p>
    <w:p w14:paraId="0F9E01FC" w14:textId="77777777" w:rsidR="00404E0B" w:rsidRDefault="00404E0B">
      <w:pPr>
        <w:rPr>
          <w:ins w:id="915" w:author="Anees Shaikh" w:date="2013-11-24T22:12:00Z"/>
        </w:rPr>
        <w:pPrChange w:id="916" w:author="Anees Shaikh" w:date="2013-11-24T22:18:00Z">
          <w:pPr>
            <w:pStyle w:val="ListParagraph"/>
            <w:numPr>
              <w:numId w:val="31"/>
            </w:numPr>
            <w:ind w:hanging="360"/>
          </w:pPr>
        </w:pPrChange>
      </w:pPr>
    </w:p>
    <w:p w14:paraId="3BBEDF56" w14:textId="77777777" w:rsidR="00404E0B" w:rsidRPr="00465408" w:rsidRDefault="00404E0B">
      <w:pPr>
        <w:pStyle w:val="ListParagraph"/>
        <w:rPr>
          <w:ins w:id="917" w:author="Anees Shaikh" w:date="2013-11-24T22:12:00Z"/>
          <w:rFonts w:asciiTheme="minorHAnsi" w:hAnsiTheme="minorHAnsi" w:cstheme="minorHAnsi"/>
          <w:rPrChange w:id="918" w:author="Anees Shaikh" w:date="2013-11-24T21:34:00Z">
            <w:rPr>
              <w:ins w:id="919" w:author="Anees Shaikh" w:date="2013-11-24T22:12:00Z"/>
              <w:rFonts w:cstheme="minorHAnsi"/>
            </w:rPr>
          </w:rPrChange>
        </w:rPr>
        <w:pPrChange w:id="920" w:author="Anees Shaikh" w:date="2013-11-24T22:12:00Z">
          <w:pPr>
            <w:pStyle w:val="ListParagraph"/>
            <w:numPr>
              <w:numId w:val="31"/>
            </w:numPr>
            <w:ind w:hanging="360"/>
          </w:pPr>
        </w:pPrChange>
      </w:pPr>
    </w:p>
    <w:p w14:paraId="6C0974AD" w14:textId="0223B5EE" w:rsidR="007A30A1" w:rsidRPr="001904A8" w:rsidRDefault="007A30A1">
      <w:pPr>
        <w:pStyle w:val="ListParagraph"/>
        <w:numPr>
          <w:ilvl w:val="0"/>
          <w:numId w:val="31"/>
        </w:numPr>
        <w:rPr>
          <w:rFonts w:cstheme="minorHAnsi"/>
        </w:rPr>
      </w:pPr>
      <w:r w:rsidRPr="00465408">
        <w:rPr>
          <w:rFonts w:asciiTheme="minorHAnsi" w:hAnsiTheme="minorHAnsi" w:cstheme="minorHAnsi"/>
          <w:rPrChange w:id="921" w:author="Anees Shaikh" w:date="2013-11-24T21:34:00Z">
            <w:rPr/>
          </w:rPrChange>
        </w:rPr>
        <w:t>Versioning Support</w:t>
      </w:r>
      <w:ins w:id="922" w:author="Anees Shaikh" w:date="2013-11-24T22:12:00Z">
        <w:r w:rsidR="00404E0B">
          <w:rPr>
            <w:rFonts w:asciiTheme="minorHAnsi" w:hAnsiTheme="minorHAnsi" w:cstheme="minorHAnsi"/>
          </w:rPr>
          <w:t xml:space="preserve"> for negotiating which version(s) of OF-CONFIG are supported</w:t>
        </w:r>
      </w:ins>
    </w:p>
    <w:p w14:paraId="57A9FB47" w14:textId="77777777" w:rsidR="00DA4FF1" w:rsidRPr="00AF5EB4" w:rsidRDefault="00DA4FF1" w:rsidP="001026D4">
      <w:pPr>
        <w:pStyle w:val="ListParagraph"/>
        <w:rPr>
          <w:rFonts w:cstheme="minorHAnsi"/>
        </w:rPr>
      </w:pPr>
    </w:p>
    <w:p w14:paraId="19D22515" w14:textId="3CB61F72" w:rsidR="007A30A1" w:rsidRDefault="007A30A1" w:rsidP="00D35927">
      <w:r>
        <w:t>Other functions and/or the description of their use have been improved.</w:t>
      </w:r>
    </w:p>
    <w:p w14:paraId="694F9F48" w14:textId="0722146E"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r w:rsidR="005918EE">
        <w:t xml:space="preserve"> The ONF Configuration and Management working group will publish additional specifications for net</w:t>
      </w:r>
      <w:r w:rsidR="000D4800">
        <w:t>w</w:t>
      </w:r>
      <w:r w:rsidR="005918EE">
        <w:t>ork operations, administration, and management (OAM), including</w:t>
      </w:r>
      <w:r>
        <w:t>, topology discovery</w:t>
      </w:r>
      <w:r w:rsidR="009C7A8A">
        <w:t xml:space="preserve">, </w:t>
      </w:r>
      <w:r>
        <w:t xml:space="preserve">event </w:t>
      </w:r>
      <w:r w:rsidR="005918EE">
        <w:t>management</w:t>
      </w:r>
      <w:r>
        <w:t>, and bootstrap of the OpenFlow capable network.</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923" w:name="_Toc243774025"/>
      <w:r>
        <w:t>Normative Language</w:t>
      </w:r>
      <w:bookmarkEnd w:id="923"/>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924" w:name="_Toc243774026"/>
      <w:r>
        <w:t>Terms</w:t>
      </w:r>
      <w:bookmarkEnd w:id="924"/>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925" w:name="_Toc243774027"/>
      <w:r>
        <w:t>OpenFlow Capable Switch</w:t>
      </w:r>
      <w:bookmarkEnd w:id="925"/>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926" w:name="_Toc243774028"/>
      <w:r>
        <w:t>OpenFlow Configuration Point</w:t>
      </w:r>
      <w:bookmarkEnd w:id="926"/>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927" w:name="_Toc243774029"/>
      <w:r>
        <w:t>OpenFlow Logical Switch</w:t>
      </w:r>
      <w:bookmarkEnd w:id="927"/>
    </w:p>
    <w:p w14:paraId="327EF6D9" w14:textId="133D4840" w:rsidR="00E64B71" w:rsidRDefault="00E64B71" w:rsidP="00E64B71">
      <w:r w:rsidRPr="00E83D4B">
        <w:t xml:space="preserve">An OpenFlow Logical Switch is a set of resources (e.g. ports) from an OpenFlow Capable Switch which can be associated with a specific OpenFlow Controller. An OpenFlow Logical switch is an instantiation of an OpenFlow </w:t>
      </w:r>
      <w:del w:id="928" w:author="Anees Shaikh" w:date="2013-11-25T00:13:00Z">
        <w:r w:rsidRPr="00E83D4B" w:rsidDel="00795478">
          <w:delText xml:space="preserve">Datapath </w:delText>
        </w:r>
      </w:del>
      <w:ins w:id="929" w:author="Anees Shaikh" w:date="2013-11-25T00:13:00Z">
        <w:r w:rsidR="00795478">
          <w:t>Switch</w:t>
        </w:r>
        <w:r w:rsidR="00795478" w:rsidRPr="00E83D4B">
          <w:t xml:space="preserve"> </w:t>
        </w:r>
      </w:ins>
      <w:r w:rsidRPr="00E83D4B">
        <w:t>as specified in (1).</w:t>
      </w:r>
    </w:p>
    <w:p w14:paraId="4BD0A07F" w14:textId="77777777" w:rsidR="00E64B71" w:rsidRDefault="00E64B71" w:rsidP="00BA30A0">
      <w:pPr>
        <w:pStyle w:val="Heading2"/>
      </w:pPr>
      <w:bookmarkStart w:id="930" w:name="_Toc243774030"/>
      <w:r>
        <w:lastRenderedPageBreak/>
        <w:t>OpenFlow Resource</w:t>
      </w:r>
      <w:bookmarkEnd w:id="930"/>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931" w:name="_Toc243774031"/>
      <w:r>
        <w:t>OpenFlow Queue</w:t>
      </w:r>
      <w:bookmarkEnd w:id="931"/>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932" w:name="_Toc243774032"/>
      <w:r>
        <w:t>OpenFlow Port</w:t>
      </w:r>
      <w:bookmarkEnd w:id="932"/>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933" w:name="_Toc243774033"/>
      <w:r>
        <w:t>OpenFlow Controller</w:t>
      </w:r>
      <w:bookmarkEnd w:id="933"/>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pPr>
      <w:bookmarkStart w:id="934" w:name="_Toc243774034"/>
      <w:r>
        <w:t>NDM</w:t>
      </w:r>
      <w:bookmarkEnd w:id="934"/>
    </w:p>
    <w:p w14:paraId="161F8262" w14:textId="35B0C90B" w:rsidR="00747312" w:rsidRPr="00747312" w:rsidRDefault="00747312" w:rsidP="00747312">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p>
    <w:p w14:paraId="5EDFE88E" w14:textId="77777777" w:rsidR="00E64B71" w:rsidRDefault="00E64B71" w:rsidP="00BA30A0">
      <w:pPr>
        <w:pStyle w:val="Heading1"/>
      </w:pPr>
      <w:bookmarkStart w:id="935" w:name="_Toc243774035"/>
      <w:r>
        <w:t>Requirements</w:t>
      </w:r>
      <w:bookmarkEnd w:id="93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936" w:name="_Toc243774036"/>
      <w:r w:rsidRPr="008206D7">
        <w:t>Requirements</w:t>
      </w:r>
      <w:r>
        <w:t xml:space="preserve"> from the OpenFlow 1.</w:t>
      </w:r>
      <w:r w:rsidR="00D35927">
        <w:t>3</w:t>
      </w:r>
      <w:r>
        <w:t xml:space="preserve"> Protocol Specification</w:t>
      </w:r>
      <w:bookmarkEnd w:id="936"/>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62650ED1" w:rsidR="000D4800" w:rsidRDefault="000D4800" w:rsidP="00C128FA">
      <w:pPr>
        <w:pStyle w:val="Heading3"/>
      </w:pPr>
      <w:bookmarkStart w:id="937" w:name="_Toc243774037"/>
      <w:r>
        <w:lastRenderedPageBreak/>
        <w:t>Instantiation of one or more Openflow Data Planes on an Openflow Capable Switch</w:t>
      </w:r>
      <w:del w:id="938" w:author="Anees Shaikh" w:date="2013-11-24T21:37:00Z">
        <w:r w:rsidR="00016664" w:rsidDel="00457B24">
          <w:delText xml:space="preserve"> and assignment of resources to these data planes</w:delText>
        </w:r>
      </w:del>
      <w:bookmarkEnd w:id="937"/>
    </w:p>
    <w:p w14:paraId="750AFA41" w14:textId="5B6A7E27" w:rsidR="000D4800" w:rsidRPr="00B433CD" w:rsidRDefault="000D4800" w:rsidP="001026D4">
      <w:r>
        <w:t xml:space="preserve">An </w:t>
      </w:r>
      <w:del w:id="939" w:author="Anees Shaikh" w:date="2013-11-24T21:36:00Z">
        <w:r w:rsidDel="00457B24">
          <w:delText>openflow</w:delText>
        </w:r>
      </w:del>
      <w:ins w:id="940" w:author="Anees Shaikh" w:date="2013-11-24T21:36:00Z">
        <w:r w:rsidR="00457B24">
          <w:t>OpenFlow</w:t>
        </w:r>
      </w:ins>
      <w:r>
        <w:t xml:space="preserve"> capable switch is capable of hosting one or more </w:t>
      </w:r>
      <w:del w:id="941" w:author="Anees Shaikh" w:date="2013-11-24T21:36:00Z">
        <w:r w:rsidDel="00457B24">
          <w:delText>openflow</w:delText>
        </w:r>
      </w:del>
      <w:ins w:id="942" w:author="Anees Shaikh" w:date="2013-11-24T21:36:00Z">
        <w:r w:rsidR="00457B24">
          <w:t>OpenFlow</w:t>
        </w:r>
      </w:ins>
      <w:r>
        <w:t xml:space="preserve"> data planes</w:t>
      </w:r>
      <w:r w:rsidR="00016664">
        <w:t xml:space="preserve"> (also refered to as </w:t>
      </w:r>
      <w:del w:id="943" w:author="Anees Shaikh" w:date="2013-11-24T21:36:00Z">
        <w:r w:rsidR="00016664" w:rsidDel="00457B24">
          <w:delText>openflow</w:delText>
        </w:r>
      </w:del>
      <w:ins w:id="944" w:author="Anees Shaikh" w:date="2013-11-24T21:36:00Z">
        <w:r w:rsidR="00457B24">
          <w:t>OpenFlow</w:t>
        </w:r>
      </w:ins>
      <w:r w:rsidR="00016664">
        <w:t xml:space="preserve"> logical switch)</w:t>
      </w:r>
      <w:r>
        <w:t xml:space="preserve">. Initially, </w:t>
      </w:r>
      <w:r w:rsidR="00261194">
        <w:t xml:space="preserve">the </w:t>
      </w:r>
      <w:del w:id="945" w:author="Anees Shaikh" w:date="2013-11-24T21:36:00Z">
        <w:r w:rsidR="00261194" w:rsidDel="00457B24">
          <w:delText>openflow</w:delText>
        </w:r>
      </w:del>
      <w:ins w:id="946" w:author="Anees Shaikh" w:date="2013-11-24T21:36:00Z">
        <w:r w:rsidR="00457B24">
          <w:t>OpenFlow</w:t>
        </w:r>
      </w:ins>
      <w:r w:rsidR="00261194">
        <w:t xml:space="preserve"> capable switch owns all the resources of the switch and does not have any data plane instantiated. Using the </w:t>
      </w:r>
      <w:ins w:id="947" w:author="Anees Shaikh" w:date="2013-11-24T21:37:00Z">
        <w:r w:rsidR="00457B24">
          <w:t>OF-CONFIG</w:t>
        </w:r>
      </w:ins>
      <w:del w:id="948" w:author="Anees Shaikh" w:date="2013-11-24T21:37:00Z">
        <w:r w:rsidR="00261194" w:rsidDel="00457B24">
          <w:delText>of-config</w:delText>
        </w:r>
      </w:del>
      <w:r w:rsidR="00261194">
        <w:t xml:space="preserve"> 1.2 protocol, OFCP can instantiate one or more </w:t>
      </w:r>
      <w:del w:id="949" w:author="Anees Shaikh" w:date="2013-11-24T21:36:00Z">
        <w:r w:rsidR="00261194" w:rsidDel="00457B24">
          <w:delText>openflow</w:delText>
        </w:r>
      </w:del>
      <w:ins w:id="950" w:author="Anees Shaikh" w:date="2013-11-24T21:36:00Z">
        <w:r w:rsidR="00457B24">
          <w:t>OpenFlow</w:t>
        </w:r>
      </w:ins>
      <w:r w:rsidR="00261194">
        <w:t xml:space="preserve"> data planes and can assign resources such as queues and ports to these </w:t>
      </w:r>
      <w:del w:id="951" w:author="Anees Shaikh" w:date="2013-11-24T21:36:00Z">
        <w:r w:rsidR="00261194" w:rsidDel="00457B24">
          <w:delText>openflow</w:delText>
        </w:r>
      </w:del>
      <w:ins w:id="952" w:author="Anees Shaikh" w:date="2013-11-24T21:36:00Z">
        <w:r w:rsidR="00457B24">
          <w:t>OpenFlow</w:t>
        </w:r>
      </w:ins>
      <w:r w:rsidR="00261194">
        <w:t xml:space="preserve"> data planes. </w:t>
      </w:r>
      <w:r w:rsidR="00016664">
        <w:t xml:space="preserve">Some of the resources like management port may not be assigned to any </w:t>
      </w:r>
      <w:del w:id="953" w:author="Anees Shaikh" w:date="2013-11-24T21:36:00Z">
        <w:r w:rsidR="00016664" w:rsidDel="00457B24">
          <w:delText>openflow</w:delText>
        </w:r>
      </w:del>
      <w:ins w:id="954" w:author="Anees Shaikh" w:date="2013-11-24T21:36:00Z">
        <w:r w:rsidR="00457B24">
          <w:t>OpenFlow</w:t>
        </w:r>
      </w:ins>
      <w:r w:rsidR="00016664">
        <w:t xml:space="preserve"> data plane. </w:t>
      </w:r>
    </w:p>
    <w:p w14:paraId="1F2B9F8C" w14:textId="77777777" w:rsidR="00E64B71" w:rsidRDefault="00E64B71" w:rsidP="00C128FA">
      <w:pPr>
        <w:pStyle w:val="Heading3"/>
      </w:pPr>
      <w:bookmarkStart w:id="955" w:name="_Toc243774038"/>
      <w:r>
        <w:t>Connection Setup to a Controller</w:t>
      </w:r>
      <w:bookmarkEnd w:id="955"/>
    </w:p>
    <w:p w14:paraId="6794730E" w14:textId="3E97A957" w:rsidR="00E64B71" w:rsidRDefault="00E64B71" w:rsidP="00E64B71">
      <w:r>
        <w:t>Section 6.</w:t>
      </w:r>
      <w:ins w:id="956" w:author="Anees Shaikh" w:date="2013-11-25T00:14:00Z">
        <w:r w:rsidR="00795478">
          <w:t>3</w:t>
        </w:r>
      </w:ins>
      <w:del w:id="957" w:author="Anees Shaikh" w:date="2013-11-25T00:14:00Z">
        <w:r w:rsidDel="00795478">
          <w:delText>2</w:delText>
        </w:r>
      </w:del>
      <w:r>
        <w:t xml:space="preserve"> (Connection Setup) of (1) </w:t>
      </w:r>
      <w:r w:rsidR="00311E03">
        <w:t xml:space="preserve">requires that an OpenFlow switch </w:t>
      </w:r>
      <w:del w:id="958" w:author="Anees Shaikh" w:date="2013-11-25T00:15:00Z">
        <w:r w:rsidR="00311E03" w:rsidDel="005A5959">
          <w:delText xml:space="preserve">always </w:delText>
        </w:r>
      </w:del>
      <w:ins w:id="959" w:author="Anees Shaikh" w:date="2013-11-25T00:15:00Z">
        <w:r w:rsidR="005A5959">
          <w:t xml:space="preserve">must be able to </w:t>
        </w:r>
      </w:ins>
      <w:r w:rsidR="00311E03">
        <w:t xml:space="preserve">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960" w:name="_Toc243774039"/>
      <w:r>
        <w:t xml:space="preserve">Multiple </w:t>
      </w:r>
      <w:r w:rsidRPr="005250DF">
        <w:t>Controllers</w:t>
      </w:r>
      <w:bookmarkEnd w:id="960"/>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961" w:name="_Toc243774040"/>
      <w:r>
        <w:t>OpenFlow</w:t>
      </w:r>
      <w:r w:rsidR="00E64B71">
        <w:t xml:space="preserve"> Logical Switches</w:t>
      </w:r>
      <w:bookmarkEnd w:id="961"/>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962" w:name="_Toc243774041"/>
      <w:r>
        <w:t>Connection Interruption</w:t>
      </w:r>
      <w:bookmarkEnd w:id="962"/>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t>fail standalone mode</w:t>
      </w:r>
    </w:p>
    <w:p w14:paraId="22418971" w14:textId="77777777" w:rsidR="00E64B71" w:rsidRDefault="00E64B71" w:rsidP="00E64B71">
      <w:r>
        <w:lastRenderedPageBreak/>
        <w:t>OF-CONFIG protocol must provide means for configuring the mode to enter in such a case.</w:t>
      </w:r>
    </w:p>
    <w:p w14:paraId="4742717E" w14:textId="77777777" w:rsidR="00E64B71" w:rsidRDefault="00E64B71" w:rsidP="00BA30A0">
      <w:pPr>
        <w:pStyle w:val="Heading3"/>
      </w:pPr>
      <w:bookmarkStart w:id="963" w:name="_Toc243774042"/>
      <w:r>
        <w:t>Encryption</w:t>
      </w:r>
      <w:bookmarkEnd w:id="963"/>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964" w:name="_Toc243774043"/>
      <w:r>
        <w:t>Queues</w:t>
      </w:r>
      <w:bookmarkEnd w:id="964"/>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965" w:name="_Toc243774044"/>
      <w:r>
        <w:t>Ports</w:t>
      </w:r>
      <w:bookmarkEnd w:id="965"/>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t>copper-medium</w:t>
      </w:r>
    </w:p>
    <w:p w14:paraId="60F8DD06" w14:textId="77777777" w:rsidR="00E64B71" w:rsidRDefault="00E64B71" w:rsidP="002C0E22">
      <w:pPr>
        <w:numPr>
          <w:ilvl w:val="0"/>
          <w:numId w:val="7"/>
        </w:numPr>
      </w:pPr>
      <w:r>
        <w:lastRenderedPageBreak/>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966" w:name="_Toc243774045"/>
      <w:r>
        <w:t>Capability Discovery</w:t>
      </w:r>
      <w:bookmarkEnd w:id="966"/>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967" w:name="_Toc243774046"/>
      <w:r>
        <w:t>Datapath ID</w:t>
      </w:r>
      <w:bookmarkEnd w:id="967"/>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pPr>
      <w:bookmarkStart w:id="968" w:name="_Toc243774047"/>
      <w:r>
        <w:t>Requirements for NDMs</w:t>
      </w:r>
      <w:bookmarkEnd w:id="968"/>
    </w:p>
    <w:p w14:paraId="41264338" w14:textId="77777777" w:rsidR="00DF5716" w:rsidRDefault="00DF5716" w:rsidP="00DF5716">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p>
    <w:p w14:paraId="32A327FD" w14:textId="77777777" w:rsidR="00DF5716" w:rsidRDefault="00DF5716" w:rsidP="00DF5716">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p>
    <w:p w14:paraId="1E29EB9B" w14:textId="10D43163" w:rsidR="001D0E99" w:rsidRDefault="001D0E99" w:rsidP="00DF5716">
      <w:r>
        <w:t xml:space="preserve">NDMs are characterized by parameters related to table sizes or optional functionality.  The NDM framework allows for implementations to have a range of flexibility in their parameters.  Some implementations may have no flexibility; others will allow some adjustment of parameters at the time the OFCP associates </w:t>
      </w:r>
      <w:r w:rsidR="00C61314">
        <w:t>the NDM with a logical switch.  NDM implementations that support parameter adjustment should</w:t>
      </w:r>
      <w:del w:id="969" w:author="Anees Shaikh" w:date="2013-10-19T01:44:00Z">
        <w:r w:rsidR="00C61314" w:rsidDel="004B664B">
          <w:delText xml:space="preserve"> (?)</w:delText>
        </w:r>
      </w:del>
      <w:r w:rsidR="00C61314">
        <w:t xml:space="preserve"> also offer an RPC mechanism to allow the OFCP and the capable</w:t>
      </w:r>
      <w:del w:id="970" w:author="Anees Shaikh" w:date="2013-10-19T01:44:00Z">
        <w:r w:rsidR="00C61314" w:rsidDel="004B664B">
          <w:delText xml:space="preserve"> (?)</w:delText>
        </w:r>
      </w:del>
      <w:r w:rsidR="00C61314">
        <w:t xml:space="preserve"> switch to determine the parameters in a specific situation.</w:t>
      </w:r>
    </w:p>
    <w:p w14:paraId="3593CB5F" w14:textId="01EDC578" w:rsidR="00DF5716" w:rsidRDefault="00DF5716" w:rsidP="00DF5716">
      <w:r w:rsidRPr="00DF5716">
        <w:lastRenderedPageBreak/>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p>
    <w:p w14:paraId="19BD4AC9" w14:textId="4830865F" w:rsidR="00DF5716" w:rsidRDefault="00DF5716" w:rsidP="00CB7B88">
      <w:r>
        <w:t>The optional NDM manageability feature must support the following requirements:</w:t>
      </w:r>
    </w:p>
    <w:p w14:paraId="25FFC656" w14:textId="16CBBDC1" w:rsidR="00CB7B88" w:rsidRDefault="00CB7B88" w:rsidP="00CB7B88">
      <w:pPr>
        <w:numPr>
          <w:ilvl w:val="0"/>
          <w:numId w:val="10"/>
        </w:numPr>
      </w:pPr>
      <w:r>
        <w:t>The ability to query the capable switch about support for NDMs</w:t>
      </w:r>
    </w:p>
    <w:p w14:paraId="307D0B8A" w14:textId="2E700BB0" w:rsidR="00DF5716" w:rsidRDefault="005D5382" w:rsidP="00CB7B88">
      <w:pPr>
        <w:numPr>
          <w:ilvl w:val="0"/>
          <w:numId w:val="10"/>
        </w:numPr>
      </w:pPr>
      <w:r>
        <w:t xml:space="preserve">The ability to query the capable switch for </w:t>
      </w:r>
      <w:r w:rsidR="00CB7B88">
        <w:t xml:space="preserve">the set of </w:t>
      </w:r>
      <w:r>
        <w:t xml:space="preserve">available </w:t>
      </w:r>
      <w:r w:rsidR="001D0E99">
        <w:t xml:space="preserve">supported </w:t>
      </w:r>
      <w:r>
        <w:t>NDMs</w:t>
      </w:r>
    </w:p>
    <w:p w14:paraId="63B85B03" w14:textId="66782449" w:rsidR="005D5382" w:rsidRDefault="005D5382" w:rsidP="00CB7B88">
      <w:pPr>
        <w:numPr>
          <w:ilvl w:val="0"/>
          <w:numId w:val="10"/>
        </w:numPr>
      </w:pPr>
      <w:r>
        <w:t>The ability to associate a logical switch with a paramet</w:t>
      </w:r>
      <w:r w:rsidR="001D0E99">
        <w:t>e</w:t>
      </w:r>
      <w:r>
        <w:t>rized NDM</w:t>
      </w:r>
    </w:p>
    <w:p w14:paraId="2EE40B41" w14:textId="2A14E421" w:rsidR="005D5382" w:rsidRPr="00DF5716" w:rsidRDefault="005D5382" w:rsidP="00CB7B88">
      <w:pPr>
        <w:numPr>
          <w:ilvl w:val="0"/>
          <w:numId w:val="10"/>
        </w:numPr>
      </w:pPr>
      <w:r>
        <w:t>The ability to remove a paramet</w:t>
      </w:r>
      <w:r w:rsidR="001D0E99">
        <w:t>e</w:t>
      </w:r>
      <w:r>
        <w:t>rized NDM from a logical switch</w:t>
      </w:r>
    </w:p>
    <w:p w14:paraId="7B64F9E1" w14:textId="77777777" w:rsidR="00E64B71" w:rsidRDefault="00E64B71" w:rsidP="00C128FA">
      <w:pPr>
        <w:pStyle w:val="Heading2"/>
      </w:pPr>
      <w:bookmarkStart w:id="971" w:name="_Toc243774048"/>
      <w:r>
        <w:t>Operational Requirements</w:t>
      </w:r>
      <w:bookmarkEnd w:id="971"/>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972" w:name="_Toc243774049"/>
      <w:r>
        <w:t>Requirements for the Switch Management Protocol</w:t>
      </w:r>
      <w:bookmarkEnd w:id="972"/>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pPr>
        <w:numPr>
          <w:ilvl w:val="0"/>
          <w:numId w:val="40"/>
        </w:numPr>
        <w:pPrChange w:id="973" w:author="Anees Shaikh" w:date="2013-11-24T22:32:00Z">
          <w:pPr>
            <w:numPr>
              <w:numId w:val="10"/>
            </w:numPr>
            <w:ind w:left="720" w:hanging="360"/>
          </w:pPr>
        </w:pPrChange>
      </w:pPr>
      <w:r>
        <w:t>The protocol must be secure providing integrity, privacy, and authentication. Authentication of both ends, switch and configuration point, must be supported.</w:t>
      </w:r>
    </w:p>
    <w:p w14:paraId="3D7DB4BE" w14:textId="77777777" w:rsidR="00E64B71" w:rsidRDefault="00E64B71">
      <w:pPr>
        <w:numPr>
          <w:ilvl w:val="0"/>
          <w:numId w:val="40"/>
        </w:numPr>
        <w:pPrChange w:id="974" w:author="Anees Shaikh" w:date="2013-11-24T22:32:00Z">
          <w:pPr>
            <w:numPr>
              <w:numId w:val="10"/>
            </w:numPr>
            <w:ind w:left="720" w:hanging="360"/>
          </w:pPr>
        </w:pPrChange>
      </w:pPr>
      <w:r>
        <w:t>The protocol must support reliable transport of configuration requests and replies.</w:t>
      </w:r>
    </w:p>
    <w:p w14:paraId="1A8BB18C" w14:textId="77777777" w:rsidR="00E64B71" w:rsidRDefault="00E64B71">
      <w:pPr>
        <w:numPr>
          <w:ilvl w:val="0"/>
          <w:numId w:val="40"/>
        </w:numPr>
        <w:pPrChange w:id="975" w:author="Anees Shaikh" w:date="2013-11-24T22:32:00Z">
          <w:pPr>
            <w:numPr>
              <w:numId w:val="10"/>
            </w:numPr>
            <w:ind w:left="720" w:hanging="360"/>
          </w:pPr>
        </w:pPrChange>
      </w:pPr>
      <w:r>
        <w:lastRenderedPageBreak/>
        <w:t>The protocol must support connection setup by the configuration point.</w:t>
      </w:r>
    </w:p>
    <w:p w14:paraId="7C26F723" w14:textId="77777777" w:rsidR="00E64B71" w:rsidRDefault="00E64B71">
      <w:pPr>
        <w:numPr>
          <w:ilvl w:val="0"/>
          <w:numId w:val="40"/>
        </w:numPr>
        <w:pPrChange w:id="976" w:author="Anees Shaikh" w:date="2013-11-24T22:32:00Z">
          <w:pPr>
            <w:numPr>
              <w:numId w:val="10"/>
            </w:numPr>
            <w:ind w:left="720" w:hanging="360"/>
          </w:pPr>
        </w:pPrChange>
      </w:pPr>
      <w:r>
        <w:t>The protocol should support connection setup by the switch.</w:t>
      </w:r>
    </w:p>
    <w:p w14:paraId="7DE3EB27" w14:textId="77777777" w:rsidR="00E64B71" w:rsidRDefault="00E64B71">
      <w:pPr>
        <w:numPr>
          <w:ilvl w:val="0"/>
          <w:numId w:val="40"/>
        </w:numPr>
        <w:pPrChange w:id="977" w:author="Anees Shaikh" w:date="2013-11-24T22:32:00Z">
          <w:pPr>
            <w:numPr>
              <w:numId w:val="10"/>
            </w:numPr>
            <w:ind w:left="720" w:hanging="360"/>
          </w:pPr>
        </w:pPrChange>
      </w:pPr>
      <w:r>
        <w:t>The protocol must be able to carry partial switch configurations.</w:t>
      </w:r>
    </w:p>
    <w:p w14:paraId="2BC137AC" w14:textId="77777777" w:rsidR="00E64B71" w:rsidRDefault="00E64B71">
      <w:pPr>
        <w:numPr>
          <w:ilvl w:val="0"/>
          <w:numId w:val="40"/>
        </w:numPr>
        <w:pPrChange w:id="978" w:author="Anees Shaikh" w:date="2013-11-24T22:32:00Z">
          <w:pPr>
            <w:numPr>
              <w:numId w:val="10"/>
            </w:numPr>
            <w:ind w:left="720" w:hanging="360"/>
          </w:pPr>
        </w:pPrChange>
      </w:pPr>
      <w:r>
        <w:t>The protocol must be able to carry bulk switch configurations.</w:t>
      </w:r>
    </w:p>
    <w:p w14:paraId="2E8188BE" w14:textId="77777777" w:rsidR="00E64B71" w:rsidRDefault="00E64B71">
      <w:pPr>
        <w:numPr>
          <w:ilvl w:val="0"/>
          <w:numId w:val="40"/>
        </w:numPr>
        <w:pPrChange w:id="979" w:author="Anees Shaikh" w:date="2013-11-24T22:32:00Z">
          <w:pPr>
            <w:numPr>
              <w:numId w:val="10"/>
            </w:numPr>
            <w:ind w:left="720" w:hanging="360"/>
          </w:pPr>
        </w:pPrChange>
      </w:pPr>
      <w:r>
        <w:t>The protocol must support the configuration point setting configuration data at the switch</w:t>
      </w:r>
    </w:p>
    <w:p w14:paraId="3A67B0E6" w14:textId="77777777" w:rsidR="00E64B71" w:rsidRDefault="00E64B71">
      <w:pPr>
        <w:numPr>
          <w:ilvl w:val="0"/>
          <w:numId w:val="40"/>
        </w:numPr>
        <w:pPrChange w:id="980" w:author="Anees Shaikh" w:date="2013-11-24T22:32:00Z">
          <w:pPr>
            <w:numPr>
              <w:numId w:val="10"/>
            </w:numPr>
            <w:ind w:left="720" w:hanging="360"/>
          </w:pPr>
        </w:pPrChange>
      </w:pPr>
      <w:r>
        <w:t>The protocol must support the configuration point retrieving configuration data from the switch.</w:t>
      </w:r>
    </w:p>
    <w:p w14:paraId="36FA3329" w14:textId="77777777" w:rsidR="00E64B71" w:rsidRDefault="00E64B71">
      <w:pPr>
        <w:numPr>
          <w:ilvl w:val="0"/>
          <w:numId w:val="40"/>
        </w:numPr>
        <w:pPrChange w:id="981" w:author="Anees Shaikh" w:date="2013-11-24T22:32:00Z">
          <w:pPr>
            <w:numPr>
              <w:numId w:val="10"/>
            </w:numPr>
            <w:ind w:left="720" w:hanging="360"/>
          </w:pPr>
        </w:pPrChange>
      </w:pPr>
      <w:r>
        <w:t>The protocol should support the configuration point retrieving status information from the switch.</w:t>
      </w:r>
    </w:p>
    <w:p w14:paraId="378969F0" w14:textId="77777777" w:rsidR="00E64B71" w:rsidRDefault="00E64B71">
      <w:pPr>
        <w:numPr>
          <w:ilvl w:val="0"/>
          <w:numId w:val="40"/>
        </w:numPr>
        <w:pPrChange w:id="982" w:author="Anees Shaikh" w:date="2013-11-24T22:32:00Z">
          <w:pPr>
            <w:numPr>
              <w:numId w:val="10"/>
            </w:numPr>
            <w:ind w:left="720" w:hanging="360"/>
          </w:pPr>
        </w:pPrChange>
      </w:pPr>
      <w:r>
        <w:t>The protocol must support creation, modification and deletion of configuration information at the switch.</w:t>
      </w:r>
    </w:p>
    <w:p w14:paraId="2DB1DEF3" w14:textId="77777777" w:rsidR="00E64B71" w:rsidRDefault="00E64B71">
      <w:pPr>
        <w:numPr>
          <w:ilvl w:val="0"/>
          <w:numId w:val="40"/>
        </w:numPr>
        <w:pPrChange w:id="983" w:author="Anees Shaikh" w:date="2013-11-24T22:32:00Z">
          <w:pPr>
            <w:numPr>
              <w:numId w:val="10"/>
            </w:numPr>
            <w:ind w:left="720" w:hanging="360"/>
          </w:pPr>
        </w:pPrChange>
      </w:pPr>
      <w:r>
        <w:t>The protocol must support reporting on the result of a successful configuration request.</w:t>
      </w:r>
    </w:p>
    <w:p w14:paraId="1BC2E40D" w14:textId="77777777" w:rsidR="00E64B71" w:rsidRDefault="00E64B71">
      <w:pPr>
        <w:numPr>
          <w:ilvl w:val="0"/>
          <w:numId w:val="40"/>
        </w:numPr>
        <w:pPrChange w:id="984" w:author="Anees Shaikh" w:date="2013-11-24T22:32:00Z">
          <w:pPr>
            <w:numPr>
              <w:numId w:val="10"/>
            </w:numPr>
            <w:ind w:left="720" w:hanging="360"/>
          </w:pPr>
        </w:pPrChange>
      </w:pPr>
      <w:r>
        <w:t>The protocol must support reporting error codes for partially or completely failed configuration requests.</w:t>
      </w:r>
    </w:p>
    <w:p w14:paraId="1EB37D0C" w14:textId="77777777" w:rsidR="00E64B71" w:rsidRDefault="00E64B71">
      <w:pPr>
        <w:numPr>
          <w:ilvl w:val="0"/>
          <w:numId w:val="40"/>
        </w:numPr>
        <w:pPrChange w:id="985" w:author="Anees Shaikh" w:date="2013-11-24T22:32:00Z">
          <w:pPr>
            <w:numPr>
              <w:numId w:val="10"/>
            </w:numPr>
            <w:ind w:left="720" w:hanging="360"/>
          </w:pPr>
        </w:pPrChange>
      </w:pPr>
      <w:r>
        <w:t>The protocol should support sending configuration requests independent of the completion of previous requests.</w:t>
      </w:r>
    </w:p>
    <w:p w14:paraId="66D10348" w14:textId="77777777" w:rsidR="00E64B71" w:rsidRDefault="00E64B71">
      <w:pPr>
        <w:numPr>
          <w:ilvl w:val="0"/>
          <w:numId w:val="40"/>
        </w:numPr>
        <w:pPrChange w:id="986" w:author="Anees Shaikh" w:date="2013-11-24T22:32:00Z">
          <w:pPr>
            <w:numPr>
              <w:numId w:val="10"/>
            </w:numPr>
            <w:ind w:left="720" w:hanging="360"/>
          </w:pPr>
        </w:pPrChange>
      </w:pPr>
      <w:r>
        <w:t xml:space="preserve">The protocol should support transaction capabilities including rollback per operation. </w:t>
      </w:r>
    </w:p>
    <w:p w14:paraId="7B77DDC2" w14:textId="0AE5C87F" w:rsidR="00E64B71" w:rsidRDefault="00E64B71">
      <w:pPr>
        <w:numPr>
          <w:ilvl w:val="0"/>
          <w:numId w:val="40"/>
        </w:numPr>
        <w:pPrChange w:id="987" w:author="Anees Shaikh" w:date="2013-11-24T22:32:00Z">
          <w:pPr>
            <w:numPr>
              <w:numId w:val="10"/>
            </w:numPr>
            <w:ind w:left="720" w:hanging="360"/>
          </w:pPr>
        </w:pPrChange>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pPr>
        <w:numPr>
          <w:ilvl w:val="0"/>
          <w:numId w:val="40"/>
        </w:numPr>
        <w:pPrChange w:id="988" w:author="Anees Shaikh" w:date="2013-11-24T22:32:00Z">
          <w:pPr>
            <w:numPr>
              <w:numId w:val="10"/>
            </w:numPr>
            <w:ind w:left="720" w:hanging="360"/>
          </w:pPr>
        </w:pPrChange>
      </w:pPr>
      <w:r>
        <w:t>The protocol should be extensible.</w:t>
      </w:r>
    </w:p>
    <w:p w14:paraId="0AC58F83" w14:textId="77777777" w:rsidR="00E64B71" w:rsidRDefault="00E64B71">
      <w:pPr>
        <w:numPr>
          <w:ilvl w:val="0"/>
          <w:numId w:val="40"/>
        </w:numPr>
        <w:pPrChange w:id="989" w:author="Anees Shaikh" w:date="2013-11-24T22:32:00Z">
          <w:pPr>
            <w:numPr>
              <w:numId w:val="10"/>
            </w:numPr>
            <w:ind w:left="720" w:hanging="360"/>
          </w:pPr>
        </w:pPrChange>
      </w:pPr>
      <w:r>
        <w:t>The protocol should support reporting its capabilities.</w:t>
      </w:r>
    </w:p>
    <w:p w14:paraId="6A292A16" w14:textId="249F6B1D" w:rsidR="005A3974" w:rsidRDefault="005A3974" w:rsidP="00C128FA">
      <w:pPr>
        <w:pStyle w:val="Heading1"/>
      </w:pPr>
      <w:bookmarkStart w:id="990" w:name="_Toc243774050"/>
      <w:bookmarkStart w:id="991" w:name="_Ref316762640"/>
      <w:r>
        <w:t>N</w:t>
      </w:r>
      <w:r w:rsidR="00C92724">
        <w:t>ETCONF</w:t>
      </w:r>
      <w:r>
        <w:t xml:space="preserve"> as the </w:t>
      </w:r>
      <w:r w:rsidR="00C92724">
        <w:t>T</w:t>
      </w:r>
      <w:r>
        <w:t xml:space="preserve">ransport </w:t>
      </w:r>
      <w:r w:rsidR="00C92724">
        <w:t>P</w:t>
      </w:r>
      <w:r>
        <w:t>rotocol</w:t>
      </w:r>
      <w:bookmarkEnd w:id="990"/>
    </w:p>
    <w:p w14:paraId="5A6D7858" w14:textId="5427AB7A" w:rsidR="005A3974" w:rsidRPr="006F4495" w:rsidRDefault="005A3974" w:rsidP="005A3974">
      <w:pPr>
        <w:rPr>
          <w:rFonts w:cstheme="minorHAnsi"/>
        </w:rPr>
      </w:pPr>
      <w:r w:rsidRPr="006F4495">
        <w:rPr>
          <w:rFonts w:cstheme="minorHAnsi"/>
        </w:rPr>
        <w:t>The OF-CONFIG</w:t>
      </w:r>
      <w:del w:id="992" w:author="Anees Shaikh" w:date="2013-11-24T22:07:00Z">
        <w:r w:rsidRPr="006F4495" w:rsidDel="00404E0B">
          <w:rPr>
            <w:rFonts w:cstheme="minorHAnsi"/>
          </w:rPr>
          <w:delText>1.</w:delText>
        </w:r>
        <w:r w:rsidDel="00404E0B">
          <w:rPr>
            <w:rFonts w:cstheme="minorHAnsi"/>
          </w:rPr>
          <w:delText>1.1</w:delText>
        </w:r>
      </w:del>
      <w:ins w:id="993" w:author="Anees Shaikh" w:date="2013-11-24T22:07:00Z">
        <w:r w:rsidR="00404E0B">
          <w:rPr>
            <w:rFonts w:cstheme="minorHAnsi"/>
          </w:rPr>
          <w:t>1.2</w:t>
        </w:r>
      </w:ins>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w:t>
      </w:r>
      <w:del w:id="994" w:author="Anees Shaikh" w:date="2013-11-24T22:07:00Z">
        <w:r w:rsidRPr="006F4495" w:rsidDel="00404E0B">
          <w:rPr>
            <w:rFonts w:cstheme="minorHAnsi"/>
          </w:rPr>
          <w:delText>1.</w:delText>
        </w:r>
        <w:r w:rsidDel="00404E0B">
          <w:rPr>
            <w:rFonts w:cstheme="minorHAnsi"/>
          </w:rPr>
          <w:delText>1.1</w:delText>
        </w:r>
      </w:del>
      <w:ins w:id="995" w:author="Anees Shaikh" w:date="2013-11-24T22:07:00Z">
        <w:r w:rsidR="00404E0B">
          <w:rPr>
            <w:rFonts w:cstheme="minorHAnsi"/>
          </w:rPr>
          <w:t xml:space="preserve"> 1.2</w:t>
        </w:r>
      </w:ins>
      <w:r w:rsidRPr="006F4495">
        <w:rPr>
          <w:rFonts w:cstheme="minorHAnsi"/>
        </w:rPr>
        <w:t xml:space="preserve"> requires that devices supporting OF-CONFIG</w:t>
      </w:r>
      <w:ins w:id="996" w:author="Anees Shaikh" w:date="2013-11-24T22:08:00Z">
        <w:r w:rsidR="00404E0B">
          <w:rPr>
            <w:rFonts w:cstheme="minorHAnsi"/>
          </w:rPr>
          <w:t xml:space="preserve"> </w:t>
        </w:r>
      </w:ins>
      <w:del w:id="997"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 xml:space="preserve">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w:t>
      </w:r>
      <w:ins w:id="998" w:author="Anees Shaikh" w:date="2013-11-24T22:11:00Z">
        <w:r w:rsidR="00404E0B">
          <w:rPr>
            <w:rFonts w:cstheme="minorHAnsi"/>
          </w:rPr>
          <w:t xml:space="preserve"> </w:t>
        </w:r>
      </w:ins>
      <w:del w:id="999"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must implement SSH as a transport protocol. In addition, the OpenFlow Capable Switches implementing OF-CONFIG</w:t>
      </w:r>
      <w:ins w:id="1000" w:author="Anees Shaikh" w:date="2013-11-24T22:08:00Z">
        <w:r w:rsidR="00404E0B">
          <w:rPr>
            <w:rFonts w:cstheme="minorHAnsi"/>
          </w:rPr>
          <w:t xml:space="preserve"> </w:t>
        </w:r>
      </w:ins>
      <w:del w:id="1001" w:author="Anees Shaikh" w:date="2013-11-24T22:08:00Z">
        <w:r w:rsidRPr="006F4495" w:rsidDel="00404E0B">
          <w:rPr>
            <w:rFonts w:cstheme="minorHAnsi"/>
          </w:rPr>
          <w:delText>1.</w:delText>
        </w:r>
        <w:r w:rsidDel="00404E0B">
          <w:rPr>
            <w:rFonts w:cstheme="minorHAnsi"/>
          </w:rPr>
          <w:delText>1.1</w:delText>
        </w:r>
        <w:r w:rsidRPr="006F4495" w:rsidDel="00404E0B">
          <w:rPr>
            <w:rFonts w:cstheme="minorHAnsi"/>
          </w:rPr>
          <w:delText xml:space="preserve"> </w:delText>
        </w:r>
      </w:del>
      <w:r w:rsidRPr="006F4495">
        <w:rPr>
          <w:rFonts w:cstheme="minorHAnsi"/>
        </w:rPr>
        <w:t>protocol may implement additional transports such as Web Services-Management or something else. Future versions of OF-CONFIG may specify binding to these additional transports.</w:t>
      </w:r>
    </w:p>
    <w:p w14:paraId="34AEA375" w14:textId="10EA5518"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w:t>
      </w:r>
      <w:ins w:id="1002" w:author="Anees Shaikh" w:date="2013-11-24T22:11:00Z">
        <w:r w:rsidR="00404E0B">
          <w:rPr>
            <w:rFonts w:cstheme="minorHAnsi"/>
          </w:rPr>
          <w:t>.</w:t>
        </w:r>
      </w:ins>
      <w:del w:id="1003" w:author="Anees Shaikh" w:date="2013-11-24T22:11:00Z">
        <w:r w:rsidRPr="006F4495" w:rsidDel="00404E0B">
          <w:rPr>
            <w:rFonts w:cstheme="minorHAnsi"/>
          </w:rPr>
          <w:delText>1.</w:delText>
        </w:r>
        <w:r w:rsidDel="00404E0B">
          <w:rPr>
            <w:rFonts w:cstheme="minorHAnsi"/>
          </w:rPr>
          <w:delText>1.1</w:delText>
        </w:r>
        <w:r w:rsidRPr="006F4495" w:rsidDel="00404E0B">
          <w:rPr>
            <w:rFonts w:cstheme="minorHAnsi"/>
          </w:rPr>
          <w:delText>.</w:delText>
        </w:r>
      </w:del>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r w:rsidR="00F41F83">
        <w:fldChar w:fldCharType="begin"/>
      </w:r>
      <w:r w:rsidR="00F41F83">
        <w:instrText xml:space="preserve"> SEQ Figure \* ARABIC </w:instrText>
      </w:r>
      <w:r w:rsidR="00F41F83">
        <w:fldChar w:fldCharType="separate"/>
      </w:r>
      <w:ins w:id="1004" w:author="Anees Shaikh" w:date="2013-10-19T23:57:00Z">
        <w:r w:rsidR="00EE43EB">
          <w:rPr>
            <w:noProof/>
          </w:rPr>
          <w:t>3</w:t>
        </w:r>
      </w:ins>
      <w:del w:id="1005" w:author="Anees Shaikh" w:date="2013-10-19T23:57:00Z">
        <w:r w:rsidRPr="00CE3A81" w:rsidDel="00EE43EB">
          <w:rPr>
            <w:noProof/>
          </w:rPr>
          <w:delText>1</w:delText>
        </w:r>
      </w:del>
      <w:r w:rsidR="00F41F83">
        <w:rPr>
          <w:noProof/>
        </w:rPr>
        <w:fldChar w:fldCharType="end"/>
      </w:r>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1006" w:name="_Ref333636009"/>
      <w:bookmarkStart w:id="1007" w:name="_Toc243774051"/>
      <w:r>
        <w:t>Data Model</w:t>
      </w:r>
      <w:bookmarkEnd w:id="991"/>
      <w:bookmarkEnd w:id="1006"/>
      <w:bookmarkEnd w:id="1007"/>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7FCC718D" w14:textId="4F6D9835" w:rsidR="00E64B71" w:rsidRDefault="00E64B71" w:rsidP="002316BC">
      <w:pPr>
        <w:numPr>
          <w:ilvl w:val="0"/>
          <w:numId w:val="11"/>
        </w:numPr>
      </w:pPr>
      <w:r>
        <w:t>a UML diagram giving an overview of the class,</w:t>
      </w:r>
    </w:p>
    <w:p w14:paraId="175141FB" w14:textId="77777777" w:rsidR="00E64B71" w:rsidRDefault="00E64B71" w:rsidP="002C0E22">
      <w:pPr>
        <w:numPr>
          <w:ilvl w:val="0"/>
          <w:numId w:val="11"/>
        </w:numPr>
        <w:rPr>
          <w:del w:id="1008" w:author="aas" w:date="2013-10-14T02:06:00Z"/>
        </w:rPr>
      </w:pPr>
      <w:del w:id="1009" w:author="aas" w:date="2013-10-14T02:06:00Z">
        <w:r>
          <w:delText>a portion of an XML schema</w:delText>
        </w:r>
        <w:r w:rsidR="00B719B3">
          <w:delText xml:space="preserve"> </w:delText>
        </w:r>
        <w:r>
          <w:delText xml:space="preserve">extracted from the normative XML schema in </w:delText>
        </w:r>
        <w:r w:rsidR="00E95DBE">
          <w:delText>2013</w:delText>
        </w:r>
        <w:r>
          <w:delText>,</w:delText>
        </w:r>
        <w:r w:rsidR="002B638C">
          <w:delText xml:space="preserve"> including normative constraints for instances of the class extending the XML schema by semantic specifications,</w:delText>
        </w:r>
      </w:del>
    </w:p>
    <w:p w14:paraId="3258C15E" w14:textId="3A750830" w:rsidR="00E64B71" w:rsidRDefault="00E64B71" w:rsidP="001026D4">
      <w:pPr>
        <w:numPr>
          <w:ilvl w:val="0"/>
          <w:numId w:val="11"/>
        </w:numPr>
      </w:pPr>
      <w:r>
        <w:t>an example for XML code encoding an instance of the class</w:t>
      </w:r>
    </w:p>
    <w:p w14:paraId="235CFC92" w14:textId="77777777" w:rsidR="00E64B71" w:rsidRDefault="00E64B71" w:rsidP="00C128FA">
      <w:pPr>
        <w:ind w:left="720"/>
        <w:rPr>
          <w:del w:id="1010" w:author="aas" w:date="2013-10-14T02:06:00Z"/>
        </w:rPr>
      </w:pPr>
    </w:p>
    <w:p w14:paraId="11FEFCA8" w14:textId="26D92B97" w:rsidR="00E64B71" w:rsidRDefault="00E64B71" w:rsidP="00E64B71">
      <w:r>
        <w:t xml:space="preserve">The full XML schema </w:t>
      </w:r>
      <w:del w:id="1011" w:author="aas" w:date="2013-10-14T02:06:00Z">
        <w:r>
          <w:delText>and the full YANG module are</w:delText>
        </w:r>
      </w:del>
      <w:ins w:id="1012" w:author="aas" w:date="2013-10-14T02:06:00Z">
        <w:r w:rsidR="00DF6825">
          <w:t>is</w:t>
        </w:r>
      </w:ins>
      <w:r w:rsidR="00DF6825">
        <w:t xml:space="preserve"> </w:t>
      </w:r>
      <w:del w:id="1013" w:author="Anees Shaikh" w:date="2013-10-19T02:06:00Z">
        <w:r w:rsidDel="006A4016">
          <w:delText xml:space="preserve">listed </w:delText>
        </w:r>
      </w:del>
      <w:ins w:id="1014" w:author="Anees Shaikh" w:date="2013-10-19T02:06:00Z">
        <w:r w:rsidR="006A4016">
          <w:t xml:space="preserve">provided as a </w:t>
        </w:r>
      </w:ins>
      <w:ins w:id="1015" w:author="Anees Shaikh" w:date="2013-10-19T02:07:00Z">
        <w:r w:rsidR="006A4016">
          <w:t xml:space="preserve">separate </w:t>
        </w:r>
      </w:ins>
      <w:ins w:id="1016" w:author="Anees Shaikh" w:date="2013-10-19T02:06:00Z">
        <w:r w:rsidR="006A4016">
          <w:t>companion file</w:t>
        </w:r>
      </w:ins>
      <w:del w:id="1017" w:author="Anees Shaikh" w:date="2013-10-19T02:06:00Z">
        <w:r w:rsidDel="006A4016">
          <w:delText xml:space="preserve">in </w:delText>
        </w:r>
      </w:del>
      <w:del w:id="1018" w:author="aas" w:date="2013-10-14T02:06:00Z">
        <w:r>
          <w:delText>Appendices</w:delText>
        </w:r>
      </w:del>
      <w:ins w:id="1019" w:author="aas" w:date="2013-10-14T02:06:00Z">
        <w:del w:id="1020" w:author="Anees Shaikh" w:date="2013-10-19T02:06:00Z">
          <w:r w:rsidDel="006A4016">
            <w:delText>Ap</w:delText>
          </w:r>
        </w:del>
        <w:del w:id="1021" w:author="Anees Shaikh" w:date="2013-10-19T02:07:00Z">
          <w:r w:rsidDel="006A4016">
            <w:delText>pendi</w:delText>
          </w:r>
          <w:r w:rsidR="00DF6825" w:rsidDel="006A4016">
            <w:delText>x</w:delText>
          </w:r>
        </w:del>
      </w:ins>
      <w:del w:id="1022" w:author="Anees Shaikh" w:date="2013-10-19T02:07:00Z">
        <w:r w:rsidDel="006A4016">
          <w:delText xml:space="preserve"> A </w:delText>
        </w:r>
      </w:del>
      <w:del w:id="1023" w:author="aas" w:date="2013-10-14T02:06:00Z">
        <w:r>
          <w:delText>and B</w:delText>
        </w:r>
      </w:del>
      <w:r>
        <w:t xml:space="preserve">. Normative for </w:t>
      </w:r>
      <w:r w:rsidR="00E34319">
        <w:t>OF-CONFIG 1.2</w:t>
      </w:r>
      <w:r>
        <w:t xml:space="preserve"> is the XML schema </w:t>
      </w:r>
      <w:del w:id="1024" w:author="Anees Shaikh" w:date="2013-11-24T22:47:00Z">
        <w:r w:rsidDel="00983DE7">
          <w:delText xml:space="preserve">in </w:delText>
        </w:r>
        <w:r w:rsidR="00E95DBE" w:rsidDel="00983DE7">
          <w:delText>2013</w:delText>
        </w:r>
        <w:r w:rsidDel="00983DE7">
          <w:delText xml:space="preserve"> and </w:delText>
        </w:r>
      </w:del>
      <w:ins w:id="1025" w:author="Anees Shaikh" w:date="2013-11-24T22:47:00Z">
        <w:r w:rsidR="00983DE7">
          <w:t xml:space="preserve">and </w:t>
        </w:r>
      </w:ins>
      <w:r>
        <w:t xml:space="preserve">the normative constraints in </w:t>
      </w:r>
      <w:r w:rsidR="002B638C">
        <w:t>the descriptions of the individual elements.</w:t>
      </w:r>
      <w:r>
        <w:t xml:space="preserve"> </w:t>
      </w:r>
      <w:del w:id="1026" w:author="aas" w:date="2013-10-14T02:06:00Z">
        <w:r>
          <w:delText>The YANG module in Appendix B incorporates the XML schema specifications as well as the normative constraints</w:delText>
        </w:r>
        <w:r w:rsidR="00264303">
          <w:delText xml:space="preserve"> though is not normative for this specification</w:delText>
        </w:r>
        <w:r>
          <w:delText>.</w:delText>
        </w:r>
      </w:del>
    </w:p>
    <w:p w14:paraId="46FB2225" w14:textId="51F0AD70" w:rsidR="00502971" w:rsidRDefault="00502971" w:rsidP="00E64B71">
      <w:r>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1027" w:name="_Toc243774052"/>
      <w:r>
        <w:lastRenderedPageBreak/>
        <w:t>YANG Module</w:t>
      </w:r>
      <w:bookmarkEnd w:id="1027"/>
    </w:p>
    <w:p w14:paraId="418A4881" w14:textId="4E12BF63" w:rsidR="00BA474E" w:rsidRDefault="00BA474E" w:rsidP="00BA474E">
      <w:pPr>
        <w:pStyle w:val="PlainText"/>
      </w:pPr>
      <w:del w:id="1028" w:author="aas" w:date="2013-10-14T02:06:00Z">
        <w:r>
          <w:delText>In Appendix B you can find a YANG module that</w:delText>
        </w:r>
      </w:del>
      <w:ins w:id="1029" w:author="aas" w:date="2013-10-14T02:06:00Z">
        <w:r w:rsidR="00DF6825">
          <w:t xml:space="preserve">OF-CONFIG 1.2 has a companion YANG module, </w:t>
        </w:r>
      </w:ins>
      <w:ins w:id="1030" w:author="Anees Shaikh" w:date="2013-10-19T02:07:00Z">
        <w:r w:rsidR="006A4016">
          <w:t xml:space="preserve">also </w:t>
        </w:r>
      </w:ins>
      <w:ins w:id="1031" w:author="aas" w:date="2013-10-14T02:06:00Z">
        <w:r w:rsidR="00DF6825">
          <w:t xml:space="preserve">distributed as a separate file to aid in implementation of the OF-CONFIG data model.  It incorporates the XML schema specifications as well as the normative constraints though is not normative for this specification.  The </w:t>
        </w:r>
        <w:r>
          <w:t>YANG module</w:t>
        </w:r>
      </w:ins>
      <w:r>
        <w:t xml:space="preserve">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1032" w:name="_Toc243774053"/>
      <w:r>
        <w:t>Core Data Model</w:t>
      </w:r>
      <w:bookmarkEnd w:id="1032"/>
    </w:p>
    <w:p w14:paraId="7E2F73C6" w14:textId="193A8D70" w:rsidR="00E64B71" w:rsidRDefault="00E64B71" w:rsidP="00E64B71">
      <w:r>
        <w:t xml:space="preserve">The following UML diagram describes the top-level classes of the data model. </w:t>
      </w:r>
    </w:p>
    <w:p w14:paraId="0925F29F" w14:textId="77777777" w:rsidR="00E64B71" w:rsidRDefault="00106C2C" w:rsidP="00E64B71">
      <w:r>
        <w:object w:dxaOrig="10831" w:dyaOrig="7245" w14:anchorId="72F3AC4D">
          <v:shape id="_x0000_i1026" type="#_x0000_t75" style="width:468pt;height:312.75pt" o:ole="">
            <v:imagedata r:id="rId17" o:title=""/>
          </v:shape>
          <o:OLEObject Type="Embed" ProgID="Visio.Drawing.15" ShapeID="_x0000_i1026" DrawAspect="Content" ObjectID="_1448698026" r:id="rId18"/>
        </w:object>
      </w:r>
    </w:p>
    <w:p w14:paraId="7D795C5A" w14:textId="1B43975F" w:rsidR="00E64B71" w:rsidDel="006A4016" w:rsidRDefault="001D1E49" w:rsidP="00E64B71">
      <w:pPr>
        <w:rPr>
          <w:ins w:id="1033" w:author="aas" w:date="2013-10-14T02:06:00Z"/>
          <w:del w:id="1034" w:author="Anees Shaikh" w:date="2013-10-19T02:09:00Z"/>
        </w:rPr>
      </w:pPr>
      <w:ins w:id="1035" w:author="aas" w:date="2013-10-14T02:06:00Z">
        <w:del w:id="1036" w:author="Anees Shaikh" w:date="2013-10-19T02:08:00Z">
          <w:r w:rsidDel="006A4016">
            <w:object w:dxaOrig="8965" w:dyaOrig="7275" w14:anchorId="753617CE">
              <v:shape id="_x0000_i1027" type="#_x0000_t75" style="width:6in;height:350.25pt" o:ole="">
                <v:imagedata r:id="rId19" o:title=""/>
              </v:shape>
              <o:OLEObject Type="Embed" ProgID="Visio.Drawing.11" ShapeID="_x0000_i1027" DrawAspect="Content" ObjectID="_1448698027" r:id="rId20"/>
            </w:object>
          </w:r>
        </w:del>
      </w:ins>
    </w:p>
    <w:p w14:paraId="33D8D86A" w14:textId="77777777" w:rsidR="001F476B" w:rsidRDefault="001F476B" w:rsidP="001F476B">
      <w:pPr>
        <w:pStyle w:val="Caption"/>
      </w:pPr>
      <w:r>
        <w:t xml:space="preserve">Figure </w:t>
      </w:r>
      <w:r w:rsidR="00F41F83">
        <w:fldChar w:fldCharType="begin"/>
      </w:r>
      <w:r w:rsidR="00F41F83">
        <w:instrText xml:space="preserve"> SEQ Figure \* ARABIC </w:instrText>
      </w:r>
      <w:r w:rsidR="00F41F83">
        <w:fldChar w:fldCharType="separate"/>
      </w:r>
      <w:ins w:id="1037" w:author="Anees Shaikh" w:date="2013-10-19T23:57:00Z">
        <w:r w:rsidR="00EE43EB">
          <w:rPr>
            <w:noProof/>
          </w:rPr>
          <w:t>4</w:t>
        </w:r>
      </w:ins>
      <w:del w:id="1038" w:author="Anees Shaikh" w:date="2013-10-19T23:57:00Z">
        <w:r w:rsidDel="00EE43EB">
          <w:rPr>
            <w:noProof/>
          </w:rPr>
          <w:delText>3</w:delText>
        </w:r>
      </w:del>
      <w:r w:rsidR="00F41F83">
        <w:rPr>
          <w:noProof/>
        </w:rPr>
        <w:fldChar w:fldCharType="end"/>
      </w:r>
      <w:r>
        <w:t xml:space="preserve">: </w:t>
      </w:r>
      <w:r w:rsidRPr="00A06B8E">
        <w:t>UML Class Diagram for OF-CONFIG Data Model</w:t>
      </w:r>
    </w:p>
    <w:p w14:paraId="20F32DC1" w14:textId="77777777" w:rsidR="00E64B71" w:rsidRDefault="00E64B71" w:rsidP="00E64B71">
      <w:r>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lastRenderedPageBreak/>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1039" w:name="_Toc333522884"/>
      <w:bookmarkStart w:id="1040" w:name="_Toc335146808"/>
      <w:bookmarkStart w:id="1041" w:name="_Toc243774054"/>
      <w:bookmarkEnd w:id="1039"/>
      <w:bookmarkEnd w:id="1040"/>
      <w:r>
        <w:t>OpenFlow Capable Switch</w:t>
      </w:r>
      <w:bookmarkEnd w:id="1041"/>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1042" w:name="_Toc243774055"/>
      <w:r>
        <w:t>UML Diagram</w:t>
      </w:r>
      <w:bookmarkEnd w:id="1042"/>
    </w:p>
    <w:p w14:paraId="0BFC3B0A" w14:textId="7F71EB9F" w:rsidR="00E64B71" w:rsidRDefault="00B80901" w:rsidP="000B2FB6">
      <w:pPr>
        <w:jc w:val="center"/>
      </w:pPr>
      <w:r>
        <w:object w:dxaOrig="8155" w:dyaOrig="4195" w14:anchorId="5AA61D9C">
          <v:shape id="_x0000_i1028" type="#_x0000_t75" style="width:408pt;height:209.25pt" o:ole="">
            <v:imagedata r:id="rId21" o:title=""/>
          </v:shape>
          <o:OLEObject Type="Embed" ProgID="Visio.Drawing.11" ShapeID="_x0000_i1028" DrawAspect="Content" ObjectID="_1448698028" r:id="rId22"/>
        </w:object>
      </w:r>
    </w:p>
    <w:p w14:paraId="3133D489" w14:textId="18DB3F02" w:rsidR="00D84428" w:rsidRPr="009F1B7D" w:rsidRDefault="001F476B" w:rsidP="001026D4">
      <w:pPr>
        <w:pStyle w:val="Caption"/>
      </w:pPr>
      <w:r>
        <w:t xml:space="preserve">Figure </w:t>
      </w:r>
      <w:r w:rsidR="001026D4">
        <w:rPr>
          <w:b w:val="0"/>
          <w:rPrChange w:id="1043" w:author="aas" w:date="2013-10-14T02:06:00Z">
            <w:rPr>
              <w:lang w:bidi="ar-SA"/>
            </w:rPr>
          </w:rPrChange>
        </w:rPr>
        <w:fldChar w:fldCharType="begin"/>
      </w:r>
      <w:r w:rsidR="001026D4">
        <w:rPr>
          <w:b w:val="0"/>
          <w:rPrChange w:id="1044" w:author="aas" w:date="2013-10-14T02:06:00Z">
            <w:rPr/>
          </w:rPrChange>
        </w:rPr>
        <w:instrText xml:space="preserve"> SEQ Figure \* ARABIC </w:instrText>
      </w:r>
      <w:r w:rsidR="001026D4">
        <w:rPr>
          <w:b w:val="0"/>
          <w:rPrChange w:id="1045" w:author="aas" w:date="2013-10-14T02:06:00Z">
            <w:rPr>
              <w:lang w:bidi="ar-SA"/>
            </w:rPr>
          </w:rPrChange>
        </w:rPr>
        <w:fldChar w:fldCharType="separate"/>
      </w:r>
      <w:ins w:id="1046" w:author="Anees Shaikh" w:date="2013-10-19T23:57:00Z">
        <w:r w:rsidR="00EE43EB">
          <w:rPr>
            <w:b w:val="0"/>
            <w:noProof/>
          </w:rPr>
          <w:t>5</w:t>
        </w:r>
      </w:ins>
      <w:del w:id="1047" w:author="Anees Shaikh" w:date="2013-10-19T23:57:00Z">
        <w:r w:rsidDel="00EE43EB">
          <w:rPr>
            <w:noProof/>
          </w:rPr>
          <w:delText>4</w:delText>
        </w:r>
      </w:del>
      <w:r w:rsidR="001026D4">
        <w:rPr>
          <w:rFonts w:asciiTheme="minorHAnsi" w:hAnsiTheme="minorHAnsi"/>
          <w:b w:val="0"/>
          <w:color w:val="auto"/>
          <w:sz w:val="22"/>
          <w:rPrChange w:id="1048" w:author="aas" w:date="2013-10-14T02:06:00Z">
            <w:rPr>
              <w:lang w:bidi="ar-SA"/>
            </w:rPr>
          </w:rPrChange>
        </w:rPr>
        <w:fldChar w:fldCharType="end"/>
      </w:r>
      <w:r>
        <w:t xml:space="preserve">: </w:t>
      </w:r>
      <w:r w:rsidRPr="00337B8B">
        <w:t>Data Model Diagram for OpenFlow Capable Switch</w:t>
      </w:r>
    </w:p>
    <w:p w14:paraId="0FD97FED" w14:textId="77777777" w:rsidR="00D84428" w:rsidRPr="009F1B7D" w:rsidRDefault="00013F69" w:rsidP="00BA30A0">
      <w:pPr>
        <w:pStyle w:val="Heading3"/>
        <w:rPr>
          <w:del w:id="1049" w:author="aas" w:date="2013-10-14T02:06:00Z"/>
        </w:rPr>
      </w:pPr>
      <w:del w:id="1050" w:author="aas" w:date="2013-10-14T02:06:00Z">
        <w:r>
          <w:delText xml:space="preserve">XML </w:delText>
        </w:r>
        <w:r w:rsidR="001F476B">
          <w:delText>Schema</w:delText>
        </w:r>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76B8C64C" w14:textId="77777777" w:rsidTr="00C128FA">
        <w:trPr>
          <w:del w:id="1051" w:author="aas" w:date="2013-10-14T02:06:00Z"/>
        </w:trPr>
        <w:tc>
          <w:tcPr>
            <w:tcW w:w="5000" w:type="pct"/>
            <w:shd w:val="clear" w:color="auto" w:fill="C8FCCD"/>
          </w:tcPr>
          <w:p w14:paraId="260D697C" w14:textId="77777777" w:rsidR="00DC2CE4" w:rsidRDefault="00DC2CE4" w:rsidP="00DC2CE4">
            <w:pPr>
              <w:pStyle w:val="XML1"/>
              <w:rPr>
                <w:del w:id="1052" w:author="aas" w:date="2013-10-14T02:06:00Z"/>
              </w:rPr>
            </w:pPr>
            <w:del w:id="1053" w:author="aas" w:date="2013-10-14T02:06:00Z">
              <w:r>
                <w:delText xml:space="preserve">  &lt;xs:element name="capable-switch"&gt;</w:delText>
              </w:r>
            </w:del>
          </w:p>
          <w:p w14:paraId="6B949156" w14:textId="77777777" w:rsidR="00DC2CE4" w:rsidRDefault="00DC2CE4" w:rsidP="00DC2CE4">
            <w:pPr>
              <w:pStyle w:val="XML1"/>
              <w:rPr>
                <w:del w:id="1054" w:author="aas" w:date="2013-10-14T02:06:00Z"/>
              </w:rPr>
            </w:pPr>
            <w:del w:id="1055" w:author="aas" w:date="2013-10-14T02:06:00Z">
              <w:r>
                <w:delText xml:space="preserve">    &lt;xs:annotation&gt;</w:delText>
              </w:r>
            </w:del>
          </w:p>
          <w:p w14:paraId="3D988189" w14:textId="77777777" w:rsidR="00DC2CE4" w:rsidRDefault="00DC2CE4" w:rsidP="00DC2CE4">
            <w:pPr>
              <w:pStyle w:val="XML1"/>
              <w:rPr>
                <w:del w:id="1056" w:author="aas" w:date="2013-10-14T02:06:00Z"/>
              </w:rPr>
            </w:pPr>
            <w:del w:id="1057" w:author="aas" w:date="2013-10-14T02:06:00Z">
              <w:r>
                <w:delText xml:space="preserve">      &lt;xs:documentation&gt;</w:delText>
              </w:r>
            </w:del>
          </w:p>
          <w:p w14:paraId="1EAE30D3" w14:textId="77777777" w:rsidR="00DC2CE4" w:rsidRDefault="00DC2CE4" w:rsidP="00DC2CE4">
            <w:pPr>
              <w:pStyle w:val="XML1"/>
              <w:rPr>
                <w:del w:id="1058" w:author="aas" w:date="2013-10-14T02:06:00Z"/>
              </w:rPr>
            </w:pPr>
            <w:del w:id="1059" w:author="aas" w:date="2013-10-14T02:06:00Z">
              <w:r>
                <w:delText xml:space="preserve">        The OpenFlow Capable Switch serves as the root </w:delText>
              </w:r>
            </w:del>
          </w:p>
          <w:p w14:paraId="1B93D024" w14:textId="77777777" w:rsidR="00DC2CE4" w:rsidRDefault="00DC2CE4" w:rsidP="00DC2CE4">
            <w:pPr>
              <w:pStyle w:val="XML1"/>
              <w:rPr>
                <w:del w:id="1060" w:author="aas" w:date="2013-10-14T02:06:00Z"/>
              </w:rPr>
            </w:pPr>
            <w:del w:id="1061" w:author="aas" w:date="2013-10-14T02:06:00Z">
              <w:r>
                <w:delText xml:space="preserve">        element for an OpenFlow configuration.  It contains </w:delText>
              </w:r>
              <w:r w:rsidR="00076EE8">
                <w:delText xml:space="preserve">OpenFlow </w:delText>
              </w:r>
              <w:r>
                <w:delText>logical</w:delText>
              </w:r>
            </w:del>
          </w:p>
          <w:p w14:paraId="10A4C57B" w14:textId="77777777" w:rsidR="00DC2CE4" w:rsidRDefault="00DC2CE4" w:rsidP="00DC2CE4">
            <w:pPr>
              <w:pStyle w:val="XML1"/>
              <w:rPr>
                <w:del w:id="1062" w:author="aas" w:date="2013-10-14T02:06:00Z"/>
              </w:rPr>
            </w:pPr>
            <w:del w:id="1063" w:author="aas" w:date="2013-10-14T02:06:00Z">
              <w:r>
                <w:delText xml:space="preserve">        switches and resources that can be assigned to logical</w:delText>
              </w:r>
            </w:del>
          </w:p>
          <w:p w14:paraId="1C38AF57" w14:textId="77777777" w:rsidR="00DC2CE4" w:rsidRDefault="00DC2CE4" w:rsidP="00DC2CE4">
            <w:pPr>
              <w:pStyle w:val="XML1"/>
              <w:rPr>
                <w:del w:id="1064" w:author="aas" w:date="2013-10-14T02:06:00Z"/>
              </w:rPr>
            </w:pPr>
            <w:del w:id="1065" w:author="aas" w:date="2013-10-14T02:06:00Z">
              <w:r>
                <w:delText xml:space="preserve">        switches.  It may have relations to OpenFlow Configuration </w:delText>
              </w:r>
            </w:del>
          </w:p>
          <w:p w14:paraId="45AB6429" w14:textId="77777777" w:rsidR="00DC2CE4" w:rsidRDefault="00DC2CE4" w:rsidP="00DC2CE4">
            <w:pPr>
              <w:pStyle w:val="XML1"/>
              <w:rPr>
                <w:del w:id="1066" w:author="aas" w:date="2013-10-14T02:06:00Z"/>
              </w:rPr>
            </w:pPr>
            <w:del w:id="1067" w:author="aas" w:date="2013-10-14T02:06:00Z">
              <w:r>
                <w:delText xml:space="preserve">        Points.</w:delText>
              </w:r>
            </w:del>
          </w:p>
          <w:p w14:paraId="5B2E64A4" w14:textId="77777777" w:rsidR="00DC2CE4" w:rsidRDefault="00DC2CE4" w:rsidP="00DC2CE4">
            <w:pPr>
              <w:pStyle w:val="XML1"/>
              <w:rPr>
                <w:del w:id="1068" w:author="aas" w:date="2013-10-14T02:06:00Z"/>
              </w:rPr>
            </w:pPr>
            <w:del w:id="1069" w:author="aas" w:date="2013-10-14T02:06:00Z">
              <w:r>
                <w:delText xml:space="preserve">      &lt;/xs:documentation&gt;</w:delText>
              </w:r>
            </w:del>
          </w:p>
          <w:p w14:paraId="1DD7C910" w14:textId="77777777" w:rsidR="00DC2CE4" w:rsidRDefault="00DC2CE4" w:rsidP="00DC2CE4">
            <w:pPr>
              <w:pStyle w:val="XML1"/>
              <w:rPr>
                <w:del w:id="1070" w:author="aas" w:date="2013-10-14T02:06:00Z"/>
              </w:rPr>
            </w:pPr>
            <w:del w:id="1071" w:author="aas" w:date="2013-10-14T02:06:00Z">
              <w:r>
                <w:delText xml:space="preserve">    &lt;/xs:annotation&gt;</w:delText>
              </w:r>
            </w:del>
          </w:p>
          <w:p w14:paraId="7A492A59" w14:textId="77777777" w:rsidR="00DC2CE4" w:rsidRDefault="00DC2CE4" w:rsidP="00DC2CE4">
            <w:pPr>
              <w:pStyle w:val="XML1"/>
              <w:rPr>
                <w:del w:id="1072" w:author="aas" w:date="2013-10-14T02:06:00Z"/>
              </w:rPr>
            </w:pPr>
            <w:del w:id="1073" w:author="aas" w:date="2013-10-14T02:06:00Z">
              <w:r>
                <w:delText xml:space="preserve">    &lt;xs:complexType&gt;</w:delText>
              </w:r>
            </w:del>
          </w:p>
          <w:p w14:paraId="63EA99BB" w14:textId="77777777" w:rsidR="00DC2CE4" w:rsidRDefault="00DC2CE4" w:rsidP="00DC2CE4">
            <w:pPr>
              <w:pStyle w:val="XML1"/>
              <w:rPr>
                <w:del w:id="1074" w:author="aas" w:date="2013-10-14T02:06:00Z"/>
              </w:rPr>
            </w:pPr>
            <w:del w:id="1075" w:author="aas" w:date="2013-10-14T02:06:00Z">
              <w:r>
                <w:delText xml:space="preserve">      &lt;xs:sequence&gt;</w:delText>
              </w:r>
            </w:del>
          </w:p>
          <w:p w14:paraId="3A188F73" w14:textId="77777777" w:rsidR="00DC2CE4" w:rsidRDefault="00DC2CE4" w:rsidP="00DC2CE4">
            <w:pPr>
              <w:pStyle w:val="XML1"/>
              <w:rPr>
                <w:del w:id="1076" w:author="aas" w:date="2013-10-14T02:06:00Z"/>
              </w:rPr>
            </w:pPr>
            <w:del w:id="1077" w:author="aas" w:date="2013-10-14T02:06:00Z">
              <w:r>
                <w:delText xml:space="preserve">        &lt;xs:element name="id"  type="inet:uri"&gt;</w:delText>
              </w:r>
            </w:del>
          </w:p>
          <w:p w14:paraId="5B43F38F" w14:textId="77777777" w:rsidR="00DC2CE4" w:rsidRDefault="00DC2CE4" w:rsidP="00DC2CE4">
            <w:pPr>
              <w:pStyle w:val="XML1"/>
              <w:rPr>
                <w:del w:id="1078" w:author="aas" w:date="2013-10-14T02:06:00Z"/>
              </w:rPr>
            </w:pPr>
            <w:del w:id="1079" w:author="aas" w:date="2013-10-14T02:06:00Z">
              <w:r>
                <w:delText xml:space="preserve">          &lt;xs:annotation&gt;</w:delText>
              </w:r>
            </w:del>
          </w:p>
          <w:p w14:paraId="58E3AB69" w14:textId="77777777" w:rsidR="00DC2CE4" w:rsidRDefault="00DC2CE4" w:rsidP="00DC2CE4">
            <w:pPr>
              <w:pStyle w:val="XML1"/>
              <w:rPr>
                <w:del w:id="1080" w:author="aas" w:date="2013-10-14T02:06:00Z"/>
              </w:rPr>
            </w:pPr>
            <w:del w:id="1081" w:author="aas" w:date="2013-10-14T02:06:00Z">
              <w:r>
                <w:delText xml:space="preserve">            &lt;xs:documentation&gt;</w:delText>
              </w:r>
            </w:del>
          </w:p>
          <w:p w14:paraId="3133BBA7" w14:textId="77777777" w:rsidR="00DC2CE4" w:rsidRDefault="00DC2CE4" w:rsidP="00DC2CE4">
            <w:pPr>
              <w:pStyle w:val="XML1"/>
              <w:rPr>
                <w:del w:id="1082" w:author="aas" w:date="2013-10-14T02:06:00Z"/>
              </w:rPr>
            </w:pPr>
            <w:del w:id="1083" w:author="aas" w:date="2013-10-14T02:06:00Z">
              <w:r>
                <w:delText xml:space="preserve">              A unique but locally arbitrary identifier that</w:delText>
              </w:r>
            </w:del>
          </w:p>
          <w:p w14:paraId="28B2CDB6" w14:textId="77777777" w:rsidR="00DC2CE4" w:rsidRDefault="00DC2CE4" w:rsidP="00DC2CE4">
            <w:pPr>
              <w:pStyle w:val="XML1"/>
              <w:rPr>
                <w:del w:id="1084" w:author="aas" w:date="2013-10-14T02:06:00Z"/>
              </w:rPr>
            </w:pPr>
            <w:del w:id="1085" w:author="aas" w:date="2013-10-14T02:06:00Z">
              <w:r>
                <w:delText xml:space="preserve">              uniquely identifies a Capable Switch within the context of </w:delText>
              </w:r>
            </w:del>
          </w:p>
          <w:p w14:paraId="6E8A8300" w14:textId="77777777" w:rsidR="00DC2CE4" w:rsidRDefault="00DC2CE4" w:rsidP="00DC2CE4">
            <w:pPr>
              <w:pStyle w:val="XML1"/>
              <w:rPr>
                <w:del w:id="1086" w:author="aas" w:date="2013-10-14T02:06:00Z"/>
              </w:rPr>
            </w:pPr>
            <w:del w:id="1087" w:author="aas" w:date="2013-10-14T02:06:00Z">
              <w:r>
                <w:delText xml:space="preserve">              potential OpenFlow Configuration Points.  It MUST be </w:delText>
              </w:r>
            </w:del>
          </w:p>
          <w:p w14:paraId="52D08691" w14:textId="77777777" w:rsidR="00DC2CE4" w:rsidRDefault="00DC2CE4" w:rsidP="00DC2CE4">
            <w:pPr>
              <w:pStyle w:val="XML1"/>
              <w:rPr>
                <w:del w:id="1088" w:author="aas" w:date="2013-10-14T02:06:00Z"/>
              </w:rPr>
            </w:pPr>
            <w:del w:id="1089" w:author="aas" w:date="2013-10-14T02:06:00Z">
              <w:r>
                <w:delText xml:space="preserve">              persistent across reboots of the OpenFlow Capable Switch.</w:delText>
              </w:r>
            </w:del>
          </w:p>
          <w:p w14:paraId="24C7545A" w14:textId="77777777" w:rsidR="00DC2CE4" w:rsidRDefault="00DC2CE4" w:rsidP="00DC2CE4">
            <w:pPr>
              <w:pStyle w:val="XML1"/>
              <w:rPr>
                <w:del w:id="1090" w:author="aas" w:date="2013-10-14T02:06:00Z"/>
              </w:rPr>
            </w:pPr>
          </w:p>
          <w:p w14:paraId="0DFBB4D9" w14:textId="77777777" w:rsidR="00DC2CE4" w:rsidRDefault="00DC2CE4" w:rsidP="00DC2CE4">
            <w:pPr>
              <w:pStyle w:val="XML1"/>
              <w:rPr>
                <w:del w:id="1091" w:author="aas" w:date="2013-10-14T02:06:00Z"/>
              </w:rPr>
            </w:pPr>
            <w:del w:id="1092" w:author="aas" w:date="2013-10-14T02:06:00Z">
              <w:r>
                <w:delText xml:space="preserve">              This element MUST be present in the NETCONF data store.</w:delText>
              </w:r>
            </w:del>
          </w:p>
          <w:p w14:paraId="0C55AC7F" w14:textId="77777777" w:rsidR="00DC2CE4" w:rsidRDefault="00DC2CE4" w:rsidP="00DC2CE4">
            <w:pPr>
              <w:pStyle w:val="XML1"/>
              <w:rPr>
                <w:del w:id="1093" w:author="aas" w:date="2013-10-14T02:06:00Z"/>
              </w:rPr>
            </w:pPr>
            <w:del w:id="1094" w:author="aas" w:date="2013-10-14T02:06:00Z">
              <w:r>
                <w:delText xml:space="preserve">              If this element is not present in a NETCONF &amp;lt;edit-config&amp;gt;</w:delText>
              </w:r>
            </w:del>
          </w:p>
          <w:p w14:paraId="4DC73870" w14:textId="77777777" w:rsidR="00DC2CE4" w:rsidRDefault="00DC2CE4" w:rsidP="00DC2CE4">
            <w:pPr>
              <w:pStyle w:val="XML1"/>
              <w:rPr>
                <w:del w:id="1095" w:author="aas" w:date="2013-10-14T02:06:00Z"/>
              </w:rPr>
            </w:pPr>
            <w:del w:id="1096" w:author="aas" w:date="2013-10-14T02:06:00Z">
              <w:r>
                <w:delText xml:space="preserve">              operation 'create', 'merge' or 'replace' and the parent</w:delText>
              </w:r>
            </w:del>
          </w:p>
          <w:p w14:paraId="6ECCF248" w14:textId="77777777" w:rsidR="00DC2CE4" w:rsidRDefault="00DC2CE4" w:rsidP="00DC2CE4">
            <w:pPr>
              <w:pStyle w:val="XML1"/>
              <w:rPr>
                <w:del w:id="1097" w:author="aas" w:date="2013-10-14T02:06:00Z"/>
              </w:rPr>
            </w:pPr>
            <w:del w:id="1098" w:author="aas" w:date="2013-10-14T02:06:00Z">
              <w:r>
                <w:delText xml:space="preserve">              element does not exist, a 'data-missing' error is</w:delText>
              </w:r>
            </w:del>
          </w:p>
          <w:p w14:paraId="4777ACF1" w14:textId="77777777" w:rsidR="00DC2CE4" w:rsidRDefault="00DC2CE4" w:rsidP="00DC2CE4">
            <w:pPr>
              <w:pStyle w:val="XML1"/>
              <w:rPr>
                <w:del w:id="1099" w:author="aas" w:date="2013-10-14T02:06:00Z"/>
              </w:rPr>
            </w:pPr>
            <w:del w:id="1100" w:author="aas" w:date="2013-10-14T02:06:00Z">
              <w:r>
                <w:delText xml:space="preserve">              returned.</w:delText>
              </w:r>
            </w:del>
          </w:p>
          <w:p w14:paraId="55326BE5" w14:textId="77777777" w:rsidR="00DC2CE4" w:rsidRDefault="00DC2CE4" w:rsidP="00DC2CE4">
            <w:pPr>
              <w:pStyle w:val="XML1"/>
              <w:rPr>
                <w:del w:id="1101" w:author="aas" w:date="2013-10-14T02:06:00Z"/>
              </w:rPr>
            </w:pPr>
            <w:del w:id="1102" w:author="aas" w:date="2013-10-14T02:06:00Z">
              <w:r>
                <w:delText xml:space="preserve">            &lt;/xs:documentation&gt;</w:delText>
              </w:r>
            </w:del>
          </w:p>
          <w:p w14:paraId="0A6221F0" w14:textId="77777777" w:rsidR="00DC2CE4" w:rsidRDefault="00DC2CE4" w:rsidP="00DC2CE4">
            <w:pPr>
              <w:pStyle w:val="XML1"/>
              <w:rPr>
                <w:del w:id="1103" w:author="aas" w:date="2013-10-14T02:06:00Z"/>
              </w:rPr>
            </w:pPr>
            <w:del w:id="1104" w:author="aas" w:date="2013-10-14T02:06:00Z">
              <w:r>
                <w:delText xml:space="preserve">          &lt;/xs:annotation&gt;</w:delText>
              </w:r>
            </w:del>
          </w:p>
          <w:p w14:paraId="71BC9D52" w14:textId="77777777" w:rsidR="00DC2CE4" w:rsidRDefault="00DC2CE4" w:rsidP="00DC2CE4">
            <w:pPr>
              <w:pStyle w:val="XML1"/>
              <w:rPr>
                <w:del w:id="1105" w:author="aas" w:date="2013-10-14T02:06:00Z"/>
              </w:rPr>
            </w:pPr>
            <w:del w:id="1106" w:author="aas" w:date="2013-10-14T02:06:00Z">
              <w:r>
                <w:delText xml:space="preserve">        &lt;/xs:element&gt;</w:delText>
              </w:r>
            </w:del>
          </w:p>
          <w:p w14:paraId="6BEC4846" w14:textId="77777777" w:rsidR="00DC2CE4" w:rsidRDefault="00DC2CE4" w:rsidP="00DC2CE4">
            <w:pPr>
              <w:pStyle w:val="XML1"/>
              <w:rPr>
                <w:del w:id="1107" w:author="aas" w:date="2013-10-14T02:06:00Z"/>
              </w:rPr>
            </w:pPr>
            <w:del w:id="1108" w:author="aas" w:date="2013-10-14T02:06:00Z">
              <w:r>
                <w:delText xml:space="preserve">        &lt;xs:element name="config-version" minOccurs="0"  type="xs:string"&gt;</w:delText>
              </w:r>
            </w:del>
          </w:p>
          <w:p w14:paraId="629D9E70" w14:textId="77777777" w:rsidR="00DC2CE4" w:rsidRDefault="00DC2CE4" w:rsidP="00DC2CE4">
            <w:pPr>
              <w:pStyle w:val="XML1"/>
              <w:rPr>
                <w:del w:id="1109" w:author="aas" w:date="2013-10-14T02:06:00Z"/>
              </w:rPr>
            </w:pPr>
            <w:del w:id="1110" w:author="aas" w:date="2013-10-14T02:06:00Z">
              <w:r>
                <w:delText xml:space="preserve">          &lt;xs:annotation&gt;</w:delText>
              </w:r>
            </w:del>
          </w:p>
          <w:p w14:paraId="53D41603" w14:textId="77777777" w:rsidR="00DC2CE4" w:rsidRDefault="00DC2CE4" w:rsidP="00DC2CE4">
            <w:pPr>
              <w:pStyle w:val="XML1"/>
              <w:rPr>
                <w:del w:id="1111" w:author="aas" w:date="2013-10-14T02:06:00Z"/>
              </w:rPr>
            </w:pPr>
            <w:del w:id="1112" w:author="aas" w:date="2013-10-14T02:06:00Z">
              <w:r>
                <w:delText xml:space="preserve">            &lt;xs:documentation&gt;</w:delText>
              </w:r>
            </w:del>
          </w:p>
          <w:p w14:paraId="0A5D5D71" w14:textId="77777777" w:rsidR="00DC2CE4" w:rsidRDefault="00DC2CE4" w:rsidP="00DC2CE4">
            <w:pPr>
              <w:pStyle w:val="XML1"/>
              <w:rPr>
                <w:del w:id="1113" w:author="aas" w:date="2013-10-14T02:06:00Z"/>
              </w:rPr>
            </w:pPr>
            <w:del w:id="1114" w:author="aas" w:date="2013-10-14T02:06:00Z">
              <w:r>
                <w:delText xml:space="preserve">              The maximum supported OF-CONFIG version that is</w:delText>
              </w:r>
            </w:del>
          </w:p>
          <w:p w14:paraId="3AD65E31" w14:textId="77777777" w:rsidR="00DC2CE4" w:rsidRDefault="00DC2CE4" w:rsidP="00DC2CE4">
            <w:pPr>
              <w:pStyle w:val="XML1"/>
              <w:rPr>
                <w:del w:id="1115" w:author="aas" w:date="2013-10-14T02:06:00Z"/>
              </w:rPr>
            </w:pPr>
            <w:del w:id="1116" w:author="aas" w:date="2013-10-14T02:06:00Z">
              <w:r>
                <w:delText xml:space="preserve">              supported by the OpenFlow Capable Switch. For switches</w:delText>
              </w:r>
            </w:del>
          </w:p>
          <w:p w14:paraId="4CE842BC" w14:textId="77777777" w:rsidR="00DC2CE4" w:rsidRDefault="00DC2CE4" w:rsidP="00DC2CE4">
            <w:pPr>
              <w:pStyle w:val="XML1"/>
              <w:rPr>
                <w:del w:id="1117" w:author="aas" w:date="2013-10-14T02:06:00Z"/>
              </w:rPr>
            </w:pPr>
            <w:del w:id="1118" w:author="aas" w:date="2013-10-14T02:06:00Z">
              <w:r>
                <w:delText xml:space="preserve">              implementing this version of the OF-CONFIG protocol this</w:delText>
              </w:r>
            </w:del>
          </w:p>
          <w:p w14:paraId="05550456" w14:textId="77777777" w:rsidR="00DC2CE4" w:rsidRDefault="00DC2CE4" w:rsidP="00DC2CE4">
            <w:pPr>
              <w:pStyle w:val="XML1"/>
              <w:rPr>
                <w:del w:id="1119" w:author="aas" w:date="2013-10-14T02:06:00Z"/>
              </w:rPr>
            </w:pPr>
            <w:del w:id="1120" w:author="aas" w:date="2013-10-14T02:06:00Z">
              <w:r>
                <w:delText xml:space="preserve">              MUST always be 1.1.1.</w:delText>
              </w:r>
            </w:del>
          </w:p>
          <w:p w14:paraId="29940925" w14:textId="77777777" w:rsidR="00DC2CE4" w:rsidRDefault="00DC2CE4" w:rsidP="00DC2CE4">
            <w:pPr>
              <w:pStyle w:val="XML1"/>
              <w:rPr>
                <w:del w:id="1121" w:author="aas" w:date="2013-10-14T02:06:00Z"/>
              </w:rPr>
            </w:pPr>
          </w:p>
          <w:p w14:paraId="2F2FA93C" w14:textId="77777777" w:rsidR="00DC2CE4" w:rsidRDefault="00DC2CE4" w:rsidP="00DC2CE4">
            <w:pPr>
              <w:pStyle w:val="XML1"/>
              <w:rPr>
                <w:del w:id="1122" w:author="aas" w:date="2013-10-14T02:06:00Z"/>
              </w:rPr>
            </w:pPr>
            <w:del w:id="1123" w:author="aas" w:date="2013-10-14T02:06:00Z">
              <w:r>
                <w:delText xml:space="preserve">              This object can be used to identify the OF-CONFIG version</w:delText>
              </w:r>
            </w:del>
          </w:p>
          <w:p w14:paraId="527C1FA3" w14:textId="77777777" w:rsidR="00DC2CE4" w:rsidRDefault="00DC2CE4" w:rsidP="00DC2CE4">
            <w:pPr>
              <w:pStyle w:val="XML1"/>
              <w:rPr>
                <w:del w:id="1124" w:author="aas" w:date="2013-10-14T02:06:00Z"/>
              </w:rPr>
            </w:pPr>
            <w:del w:id="1125" w:author="aas" w:date="2013-10-14T02:06:00Z">
              <w:r>
                <w:delText xml:space="preserve">              a capable switch supports beginning with version 1.1.1 of </w:delText>
              </w:r>
            </w:del>
          </w:p>
          <w:p w14:paraId="7ED69CEF" w14:textId="77777777" w:rsidR="00DC2CE4" w:rsidRDefault="00DC2CE4" w:rsidP="00DC2CE4">
            <w:pPr>
              <w:pStyle w:val="XML1"/>
              <w:rPr>
                <w:del w:id="1126" w:author="aas" w:date="2013-10-14T02:06:00Z"/>
              </w:rPr>
            </w:pPr>
            <w:del w:id="1127" w:author="aas" w:date="2013-10-14T02:06:00Z">
              <w:r>
                <w:delText xml:space="preserve">              OF-CONFIG. In add</w:delText>
              </w:r>
              <w:r w:rsidR="00EF7C1F">
                <w:delText>i</w:delText>
              </w:r>
              <w:r>
                <w:delText>tion the supported version can be</w:delText>
              </w:r>
            </w:del>
          </w:p>
          <w:p w14:paraId="0A4F6C2C" w14:textId="77777777" w:rsidR="00DC2CE4" w:rsidRDefault="00DC2CE4" w:rsidP="00DC2CE4">
            <w:pPr>
              <w:pStyle w:val="XML1"/>
              <w:rPr>
                <w:del w:id="1128" w:author="aas" w:date="2013-10-14T02:06:00Z"/>
              </w:rPr>
            </w:pPr>
            <w:del w:id="1129" w:author="aas" w:date="2013-10-14T02:06:00Z">
              <w:r>
                <w:delText xml:space="preserve">              determined by the namespace the OpenFlow Capable Switch</w:delText>
              </w:r>
            </w:del>
          </w:p>
          <w:p w14:paraId="23F58477" w14:textId="77777777" w:rsidR="00DC2CE4" w:rsidRDefault="00DC2CE4" w:rsidP="00DC2CE4">
            <w:pPr>
              <w:pStyle w:val="XML1"/>
              <w:rPr>
                <w:del w:id="1130" w:author="aas" w:date="2013-10-14T02:06:00Z"/>
              </w:rPr>
            </w:pPr>
            <w:del w:id="1131" w:author="aas" w:date="2013-10-14T02:06:00Z">
              <w:r>
                <w:delText xml:space="preserve">              returns to configuration request of an element (like </w:delText>
              </w:r>
            </w:del>
          </w:p>
          <w:p w14:paraId="1CE790B7" w14:textId="77777777" w:rsidR="00DC2CE4" w:rsidRDefault="00DC2CE4" w:rsidP="00DC2CE4">
            <w:pPr>
              <w:pStyle w:val="XML1"/>
              <w:rPr>
                <w:del w:id="1132" w:author="aas" w:date="2013-10-14T02:06:00Z"/>
              </w:rPr>
            </w:pPr>
            <w:del w:id="1133" w:author="aas" w:date="2013-10-14T02:06:00Z">
              <w:r>
                <w:delText xml:space="preserve">              capable-switch) that is present in all OF-CONFIG versions</w:delText>
              </w:r>
            </w:del>
          </w:p>
          <w:p w14:paraId="7AA77AE4" w14:textId="77777777" w:rsidR="00DC2CE4" w:rsidRDefault="00DC2CE4" w:rsidP="00DC2CE4">
            <w:pPr>
              <w:pStyle w:val="XML1"/>
              <w:rPr>
                <w:del w:id="1134" w:author="aas" w:date="2013-10-14T02:06:00Z"/>
              </w:rPr>
            </w:pPr>
            <w:del w:id="1135" w:author="aas" w:date="2013-10-14T02:06:00Z">
              <w:r>
                <w:delText xml:space="preserve">              specified so far. This is the only possiblity to identify</w:delText>
              </w:r>
            </w:del>
          </w:p>
          <w:p w14:paraId="062288CC" w14:textId="77777777" w:rsidR="00DC2CE4" w:rsidRDefault="00DC2CE4" w:rsidP="00DC2CE4">
            <w:pPr>
              <w:pStyle w:val="XML1"/>
              <w:rPr>
                <w:del w:id="1136" w:author="aas" w:date="2013-10-14T02:06:00Z"/>
              </w:rPr>
            </w:pPr>
            <w:del w:id="1137" w:author="aas" w:date="2013-10-14T02:06:00Z">
              <w:r>
                <w:delText xml:space="preserve">              OF-CONFIG versions prior to </w:delText>
              </w:r>
              <w:r w:rsidR="00E34319">
                <w:delText>OF-CONFIG 1.2</w:delText>
              </w:r>
              <w:r>
                <w:delText>.</w:delText>
              </w:r>
            </w:del>
          </w:p>
          <w:p w14:paraId="75E6B945" w14:textId="77777777" w:rsidR="00DC2CE4" w:rsidRDefault="00DC2CE4" w:rsidP="00DC2CE4">
            <w:pPr>
              <w:pStyle w:val="XML1"/>
              <w:rPr>
                <w:del w:id="1138" w:author="aas" w:date="2013-10-14T02:06:00Z"/>
              </w:rPr>
            </w:pPr>
            <w:del w:id="1139" w:author="aas" w:date="2013-10-14T02:06:00Z">
              <w:r>
                <w:delText xml:space="preserve">            &lt;/xs:documentation&gt;</w:delText>
              </w:r>
            </w:del>
          </w:p>
          <w:p w14:paraId="2F5E90FE" w14:textId="77777777" w:rsidR="00DC2CE4" w:rsidRDefault="00DC2CE4" w:rsidP="00DC2CE4">
            <w:pPr>
              <w:pStyle w:val="XML1"/>
              <w:rPr>
                <w:del w:id="1140" w:author="aas" w:date="2013-10-14T02:06:00Z"/>
              </w:rPr>
            </w:pPr>
            <w:del w:id="1141" w:author="aas" w:date="2013-10-14T02:06:00Z">
              <w:r>
                <w:delText xml:space="preserve">          &lt;/xs:annotation&gt;</w:delText>
              </w:r>
            </w:del>
          </w:p>
          <w:p w14:paraId="59ED1CBD" w14:textId="77777777" w:rsidR="00DC2CE4" w:rsidRDefault="00DC2CE4" w:rsidP="00DC2CE4">
            <w:pPr>
              <w:pStyle w:val="XML1"/>
              <w:rPr>
                <w:del w:id="1142" w:author="aas" w:date="2013-10-14T02:06:00Z"/>
              </w:rPr>
            </w:pPr>
            <w:del w:id="1143" w:author="aas" w:date="2013-10-14T02:06:00Z">
              <w:r>
                <w:delText xml:space="preserve">        &lt;/xs:element&gt;</w:delText>
              </w:r>
            </w:del>
          </w:p>
          <w:p w14:paraId="78746EE6" w14:textId="77777777" w:rsidR="00DC2CE4" w:rsidRDefault="00DC2CE4" w:rsidP="00DC2CE4">
            <w:pPr>
              <w:pStyle w:val="XML1"/>
              <w:rPr>
                <w:del w:id="1144" w:author="aas" w:date="2013-10-14T02:06:00Z"/>
              </w:rPr>
            </w:pPr>
            <w:del w:id="1145" w:author="aas" w:date="2013-10-14T02:06:00Z">
              <w:r>
                <w:delText xml:space="preserve">        &lt;xs:element name="configuration-points" minOccurs="0"&gt;</w:delText>
              </w:r>
            </w:del>
          </w:p>
          <w:p w14:paraId="25CF7181" w14:textId="77777777" w:rsidR="00DC2CE4" w:rsidRDefault="00DC2CE4" w:rsidP="00DC2CE4">
            <w:pPr>
              <w:pStyle w:val="XML1"/>
              <w:rPr>
                <w:del w:id="1146" w:author="aas" w:date="2013-10-14T02:06:00Z"/>
              </w:rPr>
            </w:pPr>
            <w:del w:id="1147" w:author="aas" w:date="2013-10-14T02:06:00Z">
              <w:r>
                <w:delText xml:space="preserve">          &lt;xs:complexType&gt;</w:delText>
              </w:r>
            </w:del>
          </w:p>
          <w:p w14:paraId="224236C2" w14:textId="77777777" w:rsidR="00DC2CE4" w:rsidRDefault="00DC2CE4" w:rsidP="00DC2CE4">
            <w:pPr>
              <w:pStyle w:val="XML1"/>
              <w:rPr>
                <w:del w:id="1148" w:author="aas" w:date="2013-10-14T02:06:00Z"/>
              </w:rPr>
            </w:pPr>
            <w:del w:id="1149" w:author="aas" w:date="2013-10-14T02:06:00Z">
              <w:r>
                <w:delText xml:space="preserve">            &lt;xs:sequence&gt;</w:delText>
              </w:r>
            </w:del>
          </w:p>
          <w:p w14:paraId="613B8299" w14:textId="77777777" w:rsidR="00DC2CE4" w:rsidRDefault="00DC2CE4" w:rsidP="00DC2CE4">
            <w:pPr>
              <w:pStyle w:val="XML1"/>
              <w:rPr>
                <w:del w:id="1150" w:author="aas" w:date="2013-10-14T02:06:00Z"/>
              </w:rPr>
            </w:pPr>
            <w:del w:id="1151" w:author="aas" w:date="2013-10-14T02:06:00Z">
              <w:r>
                <w:delText xml:space="preserve">              &lt;xs:element name="configuration-point" minOccurs="0" maxOccurs="unbounded"&gt;</w:delText>
              </w:r>
            </w:del>
          </w:p>
          <w:p w14:paraId="430E046B" w14:textId="77777777" w:rsidR="00DC2CE4" w:rsidRDefault="00DC2CE4" w:rsidP="00DC2CE4">
            <w:pPr>
              <w:pStyle w:val="XML1"/>
              <w:rPr>
                <w:del w:id="1152" w:author="aas" w:date="2013-10-14T02:06:00Z"/>
              </w:rPr>
            </w:pPr>
            <w:del w:id="1153" w:author="aas" w:date="2013-10-14T02:06:00Z">
              <w:r>
                <w:delText xml:space="preserve">                &lt;xs:annotation&gt;</w:delText>
              </w:r>
            </w:del>
          </w:p>
          <w:p w14:paraId="0BCC58BD" w14:textId="77777777" w:rsidR="00DC2CE4" w:rsidRDefault="00DC2CE4" w:rsidP="00DC2CE4">
            <w:pPr>
              <w:pStyle w:val="XML1"/>
              <w:rPr>
                <w:del w:id="1154" w:author="aas" w:date="2013-10-14T02:06:00Z"/>
              </w:rPr>
            </w:pPr>
            <w:del w:id="1155" w:author="aas" w:date="2013-10-14T02:06:00Z">
              <w:r>
                <w:delText xml:space="preserve">                  &lt;xs:documentation&gt;</w:delText>
              </w:r>
            </w:del>
          </w:p>
          <w:p w14:paraId="3974F24C" w14:textId="77777777" w:rsidR="00DC2CE4" w:rsidRDefault="00DC2CE4" w:rsidP="00DC2CE4">
            <w:pPr>
              <w:pStyle w:val="XML1"/>
              <w:rPr>
                <w:del w:id="1156" w:author="aas" w:date="2013-10-14T02:06:00Z"/>
              </w:rPr>
            </w:pPr>
            <w:del w:id="1157" w:author="aas" w:date="2013-10-14T02:06:00Z">
              <w:r>
                <w:delText xml:space="preserve">                    The list of all Configuration Points known to</w:delText>
              </w:r>
            </w:del>
          </w:p>
          <w:p w14:paraId="56802AD2" w14:textId="77777777" w:rsidR="00DC2CE4" w:rsidRDefault="00DC2CE4" w:rsidP="00DC2CE4">
            <w:pPr>
              <w:pStyle w:val="XML1"/>
              <w:rPr>
                <w:del w:id="1158" w:author="aas" w:date="2013-10-14T02:06:00Z"/>
              </w:rPr>
            </w:pPr>
            <w:del w:id="1159" w:author="aas" w:date="2013-10-14T02:06:00Z">
              <w:r>
                <w:delText xml:space="preserve">                    the OpenFlow Capable Switch that may manage it using</w:delText>
              </w:r>
            </w:del>
          </w:p>
          <w:p w14:paraId="0DF792A2" w14:textId="77777777" w:rsidR="00DC2CE4" w:rsidRDefault="00DC2CE4" w:rsidP="00DC2CE4">
            <w:pPr>
              <w:pStyle w:val="XML1"/>
              <w:rPr>
                <w:del w:id="1160" w:author="aas" w:date="2013-10-14T02:06:00Z"/>
              </w:rPr>
            </w:pPr>
            <w:del w:id="1161" w:author="aas" w:date="2013-10-14T02:06:00Z">
              <w:r>
                <w:delText xml:space="preserve">                    OF-CONFIG.</w:delText>
              </w:r>
            </w:del>
          </w:p>
          <w:p w14:paraId="6DC10A3F" w14:textId="77777777" w:rsidR="00DC2CE4" w:rsidRDefault="00DC2CE4" w:rsidP="00DC2CE4">
            <w:pPr>
              <w:pStyle w:val="XML1"/>
              <w:rPr>
                <w:del w:id="1162" w:author="aas" w:date="2013-10-14T02:06:00Z"/>
              </w:rPr>
            </w:pPr>
          </w:p>
          <w:p w14:paraId="21B2F1F9" w14:textId="77777777" w:rsidR="00DC2CE4" w:rsidRDefault="00DC2CE4" w:rsidP="00DC2CE4">
            <w:pPr>
              <w:pStyle w:val="XML1"/>
              <w:rPr>
                <w:del w:id="1163" w:author="aas" w:date="2013-10-14T02:06:00Z"/>
              </w:rPr>
            </w:pPr>
            <w:del w:id="1164" w:author="aas" w:date="2013-10-14T02:06:00Z">
              <w:r>
                <w:delText xml:space="preserve">                    The element 'id' of OFConfigurationType MUST be unique</w:delText>
              </w:r>
            </w:del>
          </w:p>
          <w:p w14:paraId="68F9A443" w14:textId="77777777" w:rsidR="00DC2CE4" w:rsidRDefault="00DC2CE4" w:rsidP="00DC2CE4">
            <w:pPr>
              <w:pStyle w:val="XML1"/>
              <w:rPr>
                <w:del w:id="1165" w:author="aas" w:date="2013-10-14T02:06:00Z"/>
              </w:rPr>
            </w:pPr>
            <w:del w:id="1166" w:author="aas" w:date="2013-10-14T02:06:00Z">
              <w:r>
                <w:delText xml:space="preserve">                    within this list.</w:delText>
              </w:r>
            </w:del>
          </w:p>
          <w:p w14:paraId="4C1F9121" w14:textId="77777777" w:rsidR="00DC2CE4" w:rsidRDefault="00DC2CE4" w:rsidP="00DC2CE4">
            <w:pPr>
              <w:pStyle w:val="XML1"/>
              <w:rPr>
                <w:del w:id="1167" w:author="aas" w:date="2013-10-14T02:06:00Z"/>
              </w:rPr>
            </w:pPr>
            <w:del w:id="1168" w:author="aas" w:date="2013-10-14T02:06:00Z">
              <w:r>
                <w:delText xml:space="preserve">                  &lt;/xs:documentation&gt;</w:delText>
              </w:r>
            </w:del>
          </w:p>
          <w:p w14:paraId="720F8351" w14:textId="77777777" w:rsidR="00DC2CE4" w:rsidRDefault="00DC2CE4" w:rsidP="00DC2CE4">
            <w:pPr>
              <w:pStyle w:val="XML1"/>
              <w:rPr>
                <w:del w:id="1169" w:author="aas" w:date="2013-10-14T02:06:00Z"/>
              </w:rPr>
            </w:pPr>
            <w:del w:id="1170" w:author="aas" w:date="2013-10-14T02:06:00Z">
              <w:r>
                <w:delText xml:space="preserve">                &lt;/xs:annotation&gt;</w:delText>
              </w:r>
            </w:del>
          </w:p>
          <w:p w14:paraId="582D9C95" w14:textId="77777777" w:rsidR="00DC2CE4" w:rsidRDefault="00DC2CE4" w:rsidP="00DC2CE4">
            <w:pPr>
              <w:pStyle w:val="XML1"/>
              <w:rPr>
                <w:del w:id="1171" w:author="aas" w:date="2013-10-14T02:06:00Z"/>
              </w:rPr>
            </w:pPr>
            <w:del w:id="1172" w:author="aas" w:date="2013-10-14T02:06:00Z">
              <w:r>
                <w:delText xml:space="preserve">                &lt;xs:complexType&gt;</w:delText>
              </w:r>
            </w:del>
          </w:p>
          <w:p w14:paraId="68DCD82B" w14:textId="77777777" w:rsidR="00DC2CE4" w:rsidRDefault="00DC2CE4" w:rsidP="00DC2CE4">
            <w:pPr>
              <w:pStyle w:val="XML1"/>
              <w:rPr>
                <w:del w:id="1173" w:author="aas" w:date="2013-10-14T02:06:00Z"/>
              </w:rPr>
            </w:pPr>
            <w:del w:id="1174" w:author="aas" w:date="2013-10-14T02:06:00Z">
              <w:r>
                <w:delText xml:space="preserve">                  &lt;xs:sequence&gt;</w:delText>
              </w:r>
            </w:del>
          </w:p>
          <w:p w14:paraId="7B5DD3DE" w14:textId="77777777" w:rsidR="00DC2CE4" w:rsidRDefault="00DC2CE4" w:rsidP="00DC2CE4">
            <w:pPr>
              <w:pStyle w:val="XML1"/>
              <w:rPr>
                <w:del w:id="1175" w:author="aas" w:date="2013-10-14T02:06:00Z"/>
              </w:rPr>
            </w:pPr>
            <w:del w:id="1176" w:author="aas" w:date="2013-10-14T02:06:00Z">
              <w:r>
                <w:delText xml:space="preserve">                    &lt;xs:group ref="OFConfigurationPointType"/&gt;</w:delText>
              </w:r>
            </w:del>
          </w:p>
          <w:p w14:paraId="5995DB37" w14:textId="77777777" w:rsidR="00DC2CE4" w:rsidRDefault="00DC2CE4" w:rsidP="00DC2CE4">
            <w:pPr>
              <w:pStyle w:val="XML1"/>
              <w:rPr>
                <w:del w:id="1177" w:author="aas" w:date="2013-10-14T02:06:00Z"/>
              </w:rPr>
            </w:pPr>
            <w:del w:id="1178" w:author="aas" w:date="2013-10-14T02:06:00Z">
              <w:r>
                <w:delText xml:space="preserve">                  &lt;/xs:sequence&gt;</w:delText>
              </w:r>
            </w:del>
          </w:p>
          <w:p w14:paraId="6507B8A7" w14:textId="77777777" w:rsidR="00DC2CE4" w:rsidRDefault="00DC2CE4" w:rsidP="00DC2CE4">
            <w:pPr>
              <w:pStyle w:val="XML1"/>
              <w:rPr>
                <w:del w:id="1179" w:author="aas" w:date="2013-10-14T02:06:00Z"/>
              </w:rPr>
            </w:pPr>
            <w:del w:id="1180" w:author="aas" w:date="2013-10-14T02:06:00Z">
              <w:r>
                <w:delText xml:space="preserve">                &lt;/xs:complexType&gt;</w:delText>
              </w:r>
            </w:del>
          </w:p>
          <w:p w14:paraId="7443B92E" w14:textId="77777777" w:rsidR="00DC2CE4" w:rsidRDefault="00DC2CE4" w:rsidP="00DC2CE4">
            <w:pPr>
              <w:pStyle w:val="XML1"/>
              <w:rPr>
                <w:del w:id="1181" w:author="aas" w:date="2013-10-14T02:06:00Z"/>
              </w:rPr>
            </w:pPr>
            <w:del w:id="1182" w:author="aas" w:date="2013-10-14T02:06:00Z">
              <w:r>
                <w:delText xml:space="preserve">              &lt;/xs:element&gt;</w:delText>
              </w:r>
            </w:del>
          </w:p>
          <w:p w14:paraId="652403BC" w14:textId="77777777" w:rsidR="00DC2CE4" w:rsidRDefault="00DC2CE4" w:rsidP="00DC2CE4">
            <w:pPr>
              <w:pStyle w:val="XML1"/>
              <w:rPr>
                <w:del w:id="1183" w:author="aas" w:date="2013-10-14T02:06:00Z"/>
              </w:rPr>
            </w:pPr>
            <w:del w:id="1184" w:author="aas" w:date="2013-10-14T02:06:00Z">
              <w:r>
                <w:delText xml:space="preserve">            &lt;/xs:sequence&gt;</w:delText>
              </w:r>
            </w:del>
          </w:p>
          <w:p w14:paraId="31B01E09" w14:textId="77777777" w:rsidR="00DC2CE4" w:rsidRDefault="00DC2CE4" w:rsidP="00DC2CE4">
            <w:pPr>
              <w:pStyle w:val="XML1"/>
              <w:rPr>
                <w:del w:id="1185" w:author="aas" w:date="2013-10-14T02:06:00Z"/>
              </w:rPr>
            </w:pPr>
            <w:del w:id="1186" w:author="aas" w:date="2013-10-14T02:06:00Z">
              <w:r>
                <w:delText xml:space="preserve">          &lt;/xs:complexType&gt;</w:delText>
              </w:r>
            </w:del>
          </w:p>
          <w:p w14:paraId="4C7D17D6" w14:textId="77777777" w:rsidR="00DC2CE4" w:rsidRDefault="00DC2CE4" w:rsidP="00DC2CE4">
            <w:pPr>
              <w:pStyle w:val="XML1"/>
              <w:rPr>
                <w:del w:id="1187" w:author="aas" w:date="2013-10-14T02:06:00Z"/>
              </w:rPr>
            </w:pPr>
            <w:del w:id="1188" w:author="aas" w:date="2013-10-14T02:06:00Z">
              <w:r>
                <w:delText xml:space="preserve">          &lt;xs:key name="key_configuration-points_capable-switch_configuration-point"&gt;</w:delText>
              </w:r>
            </w:del>
          </w:p>
          <w:p w14:paraId="76083B0A" w14:textId="77777777" w:rsidR="00DC2CE4" w:rsidRDefault="00DC2CE4" w:rsidP="00DC2CE4">
            <w:pPr>
              <w:pStyle w:val="XML1"/>
              <w:rPr>
                <w:del w:id="1189" w:author="aas" w:date="2013-10-14T02:06:00Z"/>
              </w:rPr>
            </w:pPr>
            <w:del w:id="1190" w:author="aas" w:date="2013-10-14T02:06:00Z">
              <w:r>
                <w:delText xml:space="preserve">            &lt;xs:selector xpath="of11-config:configuration-point"/&gt;</w:delText>
              </w:r>
            </w:del>
          </w:p>
          <w:p w14:paraId="34CDE7B8" w14:textId="77777777" w:rsidR="00DC2CE4" w:rsidRDefault="00DC2CE4" w:rsidP="00DC2CE4">
            <w:pPr>
              <w:pStyle w:val="XML1"/>
              <w:rPr>
                <w:del w:id="1191" w:author="aas" w:date="2013-10-14T02:06:00Z"/>
              </w:rPr>
            </w:pPr>
            <w:del w:id="1192" w:author="aas" w:date="2013-10-14T02:06:00Z">
              <w:r>
                <w:delText xml:space="preserve">            &lt;xs:field xpath="of11-config:id"/&gt;</w:delText>
              </w:r>
            </w:del>
          </w:p>
          <w:p w14:paraId="5A3F45B3" w14:textId="77777777" w:rsidR="00DC2CE4" w:rsidRDefault="00DC2CE4" w:rsidP="00DC2CE4">
            <w:pPr>
              <w:pStyle w:val="XML1"/>
              <w:rPr>
                <w:del w:id="1193" w:author="aas" w:date="2013-10-14T02:06:00Z"/>
              </w:rPr>
            </w:pPr>
            <w:del w:id="1194" w:author="aas" w:date="2013-10-14T02:06:00Z">
              <w:r>
                <w:delText xml:space="preserve">          &lt;/xs:key&gt;</w:delText>
              </w:r>
            </w:del>
          </w:p>
          <w:p w14:paraId="4861C549" w14:textId="77777777" w:rsidR="00DC2CE4" w:rsidRDefault="00DC2CE4" w:rsidP="00DC2CE4">
            <w:pPr>
              <w:pStyle w:val="XML1"/>
              <w:rPr>
                <w:del w:id="1195" w:author="aas" w:date="2013-10-14T02:06:00Z"/>
              </w:rPr>
            </w:pPr>
            <w:del w:id="1196" w:author="aas" w:date="2013-10-14T02:06:00Z">
              <w:r>
                <w:delText xml:space="preserve">        &lt;/xs:element&gt;</w:delText>
              </w:r>
            </w:del>
          </w:p>
          <w:p w14:paraId="69DA5284" w14:textId="77777777" w:rsidR="00DC2CE4" w:rsidRDefault="00DC2CE4" w:rsidP="00DC2CE4">
            <w:pPr>
              <w:pStyle w:val="XML1"/>
              <w:rPr>
                <w:del w:id="1197" w:author="aas" w:date="2013-10-14T02:06:00Z"/>
              </w:rPr>
            </w:pPr>
            <w:del w:id="1198" w:author="aas" w:date="2013-10-14T02:06:00Z">
              <w:r>
                <w:delText xml:space="preserve">        &lt;xs:element name="resources" minOccurs="0"&gt;</w:delText>
              </w:r>
            </w:del>
          </w:p>
          <w:p w14:paraId="779C795A" w14:textId="77777777" w:rsidR="00DC2CE4" w:rsidRDefault="00DC2CE4" w:rsidP="00DC2CE4">
            <w:pPr>
              <w:pStyle w:val="XML1"/>
              <w:rPr>
                <w:del w:id="1199" w:author="aas" w:date="2013-10-14T02:06:00Z"/>
              </w:rPr>
            </w:pPr>
            <w:del w:id="1200" w:author="aas" w:date="2013-10-14T02:06:00Z">
              <w:r>
                <w:delText xml:space="preserve">          &lt;xs:annotation&gt;</w:delText>
              </w:r>
            </w:del>
          </w:p>
          <w:p w14:paraId="48E86502" w14:textId="77777777" w:rsidR="00DC2CE4" w:rsidRDefault="00DC2CE4" w:rsidP="00DC2CE4">
            <w:pPr>
              <w:pStyle w:val="XML1"/>
              <w:rPr>
                <w:del w:id="1201" w:author="aas" w:date="2013-10-14T02:06:00Z"/>
              </w:rPr>
            </w:pPr>
            <w:del w:id="1202" w:author="aas" w:date="2013-10-14T02:06:00Z">
              <w:r>
                <w:delText xml:space="preserve">            &lt;xs:documentation&gt;</w:delText>
              </w:r>
            </w:del>
          </w:p>
          <w:p w14:paraId="1677EC8C" w14:textId="77777777" w:rsidR="00DC2CE4" w:rsidRDefault="00DC2CE4" w:rsidP="00DC2CE4">
            <w:pPr>
              <w:pStyle w:val="XML1"/>
              <w:rPr>
                <w:del w:id="1203" w:author="aas" w:date="2013-10-14T02:06:00Z"/>
              </w:rPr>
            </w:pPr>
            <w:del w:id="1204" w:author="aas" w:date="2013-10-14T02:06:00Z">
              <w:r>
                <w:delText xml:space="preserve">              A lists containing all resources of the OpenFlow</w:delText>
              </w:r>
            </w:del>
          </w:p>
          <w:p w14:paraId="11BA8324" w14:textId="77777777" w:rsidR="00DC2CE4" w:rsidRDefault="00DC2CE4" w:rsidP="00DC2CE4">
            <w:pPr>
              <w:pStyle w:val="XML1"/>
              <w:rPr>
                <w:del w:id="1205" w:author="aas" w:date="2013-10-14T02:06:00Z"/>
              </w:rPr>
            </w:pPr>
            <w:del w:id="1206" w:author="aas" w:date="2013-10-14T02:06:00Z">
              <w:r>
                <w:delText xml:space="preserve">              Capable Switch that can be used by OpenFlow Logical</w:delText>
              </w:r>
            </w:del>
          </w:p>
          <w:p w14:paraId="3B45AC1C" w14:textId="77777777" w:rsidR="00DC2CE4" w:rsidRDefault="00DC2CE4" w:rsidP="00DC2CE4">
            <w:pPr>
              <w:pStyle w:val="XML1"/>
              <w:rPr>
                <w:del w:id="1207" w:author="aas" w:date="2013-10-14T02:06:00Z"/>
              </w:rPr>
            </w:pPr>
            <w:del w:id="1208" w:author="aas" w:date="2013-10-14T02:06:00Z">
              <w:r>
                <w:delText xml:space="preserve">              Switches.  Resources are listed here independent of their</w:delText>
              </w:r>
            </w:del>
          </w:p>
          <w:p w14:paraId="7AE87234" w14:textId="77777777" w:rsidR="00DC2CE4" w:rsidRDefault="00DC2CE4" w:rsidP="00DC2CE4">
            <w:pPr>
              <w:pStyle w:val="XML1"/>
              <w:rPr>
                <w:del w:id="1209" w:author="aas" w:date="2013-10-14T02:06:00Z"/>
              </w:rPr>
            </w:pPr>
            <w:del w:id="1210" w:author="aas" w:date="2013-10-14T02:06:00Z">
              <w:r>
                <w:delText xml:space="preserve">              actual assignment to OpenFlow Logical Switches.  They may</w:delText>
              </w:r>
            </w:del>
          </w:p>
          <w:p w14:paraId="42723265" w14:textId="77777777" w:rsidR="00DC2CE4" w:rsidRDefault="00DC2CE4" w:rsidP="00DC2CE4">
            <w:pPr>
              <w:pStyle w:val="XML1"/>
              <w:rPr>
                <w:del w:id="1211" w:author="aas" w:date="2013-10-14T02:06:00Z"/>
              </w:rPr>
            </w:pPr>
            <w:del w:id="1212" w:author="aas" w:date="2013-10-14T02:06:00Z">
              <w:r>
                <w:delText xml:space="preserve">              be available to be assigned to an OpenFlow Logical Switch</w:delText>
              </w:r>
            </w:del>
          </w:p>
          <w:p w14:paraId="3204301F" w14:textId="77777777" w:rsidR="00DC2CE4" w:rsidRDefault="00DC2CE4" w:rsidP="00DC2CE4">
            <w:pPr>
              <w:pStyle w:val="XML1"/>
              <w:rPr>
                <w:del w:id="1213" w:author="aas" w:date="2013-10-14T02:06:00Z"/>
              </w:rPr>
            </w:pPr>
            <w:del w:id="1214" w:author="aas" w:date="2013-10-14T02:06:00Z">
              <w:r>
                <w:delText xml:space="preserve">              or already in use by an OpenFlow Logical Switch.</w:delText>
              </w:r>
            </w:del>
          </w:p>
          <w:p w14:paraId="65B6F086" w14:textId="77777777" w:rsidR="00DC2CE4" w:rsidRDefault="00DC2CE4" w:rsidP="00DC2CE4">
            <w:pPr>
              <w:pStyle w:val="XML1"/>
              <w:rPr>
                <w:del w:id="1215" w:author="aas" w:date="2013-10-14T02:06:00Z"/>
              </w:rPr>
            </w:pPr>
            <w:del w:id="1216" w:author="aas" w:date="2013-10-14T02:06:00Z">
              <w:r>
                <w:delText xml:space="preserve">            &lt;/xs:documentation&gt;</w:delText>
              </w:r>
            </w:del>
          </w:p>
          <w:p w14:paraId="363627A9" w14:textId="77777777" w:rsidR="00DC2CE4" w:rsidRDefault="00DC2CE4" w:rsidP="00DC2CE4">
            <w:pPr>
              <w:pStyle w:val="XML1"/>
              <w:rPr>
                <w:del w:id="1217" w:author="aas" w:date="2013-10-14T02:06:00Z"/>
              </w:rPr>
            </w:pPr>
            <w:del w:id="1218" w:author="aas" w:date="2013-10-14T02:06:00Z">
              <w:r>
                <w:delText xml:space="preserve">          &lt;/xs:annotation&gt;</w:delText>
              </w:r>
            </w:del>
          </w:p>
          <w:p w14:paraId="569C5636" w14:textId="77777777" w:rsidR="00DC2CE4" w:rsidRDefault="00DC2CE4" w:rsidP="00DC2CE4">
            <w:pPr>
              <w:pStyle w:val="XML1"/>
              <w:rPr>
                <w:del w:id="1219" w:author="aas" w:date="2013-10-14T02:06:00Z"/>
              </w:rPr>
            </w:pPr>
            <w:del w:id="1220" w:author="aas" w:date="2013-10-14T02:06:00Z">
              <w:r>
                <w:delText xml:space="preserve">          &lt;xs:complexType&gt;</w:delText>
              </w:r>
            </w:del>
          </w:p>
          <w:p w14:paraId="46A42AF6" w14:textId="77777777" w:rsidR="00DC2CE4" w:rsidRDefault="00DC2CE4" w:rsidP="00DC2CE4">
            <w:pPr>
              <w:pStyle w:val="XML1"/>
              <w:rPr>
                <w:del w:id="1221" w:author="aas" w:date="2013-10-14T02:06:00Z"/>
              </w:rPr>
            </w:pPr>
            <w:del w:id="1222" w:author="aas" w:date="2013-10-14T02:06:00Z">
              <w:r>
                <w:delText xml:space="preserve">            &lt;xs:sequence&gt;</w:delText>
              </w:r>
            </w:del>
          </w:p>
          <w:p w14:paraId="2310F4F0" w14:textId="77777777" w:rsidR="00DC2CE4" w:rsidRDefault="00DC2CE4" w:rsidP="00DC2CE4">
            <w:pPr>
              <w:pStyle w:val="XML1"/>
              <w:rPr>
                <w:del w:id="1223" w:author="aas" w:date="2013-10-14T02:06:00Z"/>
              </w:rPr>
            </w:pPr>
            <w:del w:id="1224" w:author="aas" w:date="2013-10-14T02:06:00Z">
              <w:r>
                <w:delText xml:space="preserve">              &lt;xs:element name="port" minOccurs="0" maxOccurs="unbounded"&gt;</w:delText>
              </w:r>
            </w:del>
          </w:p>
          <w:p w14:paraId="5C915F4C" w14:textId="77777777" w:rsidR="00DC2CE4" w:rsidRDefault="00DC2CE4" w:rsidP="00DC2CE4">
            <w:pPr>
              <w:pStyle w:val="XML1"/>
              <w:rPr>
                <w:del w:id="1225" w:author="aas" w:date="2013-10-14T02:06:00Z"/>
              </w:rPr>
            </w:pPr>
            <w:del w:id="1226" w:author="aas" w:date="2013-10-14T02:06:00Z">
              <w:r>
                <w:delText xml:space="preserve">                &lt;xs:annotation&gt;</w:delText>
              </w:r>
            </w:del>
          </w:p>
          <w:p w14:paraId="5001C4B8" w14:textId="77777777" w:rsidR="00DC2CE4" w:rsidRDefault="00DC2CE4" w:rsidP="00DC2CE4">
            <w:pPr>
              <w:pStyle w:val="XML1"/>
              <w:rPr>
                <w:del w:id="1227" w:author="aas" w:date="2013-10-14T02:06:00Z"/>
              </w:rPr>
            </w:pPr>
            <w:del w:id="1228" w:author="aas" w:date="2013-10-14T02:06:00Z">
              <w:r>
                <w:delText xml:space="preserve">                  &lt;xs:documentation&gt;</w:delText>
              </w:r>
            </w:del>
          </w:p>
          <w:p w14:paraId="6EE4A613" w14:textId="77777777" w:rsidR="00DC2CE4" w:rsidRDefault="00DC2CE4" w:rsidP="00DC2CE4">
            <w:pPr>
              <w:pStyle w:val="XML1"/>
              <w:rPr>
                <w:del w:id="1229" w:author="aas" w:date="2013-10-14T02:06:00Z"/>
              </w:rPr>
            </w:pPr>
            <w:del w:id="1230" w:author="aas" w:date="2013-10-14T02:06:00Z">
              <w:r>
                <w:delText xml:space="preserve">                    The list contains all port resources of the</w:delText>
              </w:r>
            </w:del>
          </w:p>
          <w:p w14:paraId="54C421EF" w14:textId="77777777" w:rsidR="00DC2CE4" w:rsidRDefault="00DC2CE4" w:rsidP="00DC2CE4">
            <w:pPr>
              <w:pStyle w:val="XML1"/>
              <w:rPr>
                <w:del w:id="1231" w:author="aas" w:date="2013-10-14T02:06:00Z"/>
              </w:rPr>
            </w:pPr>
            <w:del w:id="1232" w:author="aas" w:date="2013-10-14T02:06:00Z">
              <w:r>
                <w:delText xml:space="preserve">                    OpenFlow Capable Switch.</w:delText>
              </w:r>
            </w:del>
          </w:p>
          <w:p w14:paraId="0356B18F" w14:textId="77777777" w:rsidR="00DC2CE4" w:rsidRDefault="00DC2CE4" w:rsidP="00DC2CE4">
            <w:pPr>
              <w:pStyle w:val="XML1"/>
              <w:rPr>
                <w:del w:id="1233" w:author="aas" w:date="2013-10-14T02:06:00Z"/>
              </w:rPr>
            </w:pPr>
          </w:p>
          <w:p w14:paraId="2FE6655C" w14:textId="77777777" w:rsidR="00DC2CE4" w:rsidRDefault="00DC2CE4" w:rsidP="00DC2CE4">
            <w:pPr>
              <w:pStyle w:val="XML1"/>
              <w:rPr>
                <w:del w:id="1234" w:author="aas" w:date="2013-10-14T02:06:00Z"/>
              </w:rPr>
            </w:pPr>
            <w:del w:id="1235" w:author="aas" w:date="2013-10-14T02:06:00Z">
              <w:r>
                <w:delText xml:space="preserve">                    The element 'resource-id' of OFPortType MUST be unique</w:delText>
              </w:r>
            </w:del>
          </w:p>
          <w:p w14:paraId="34CB4CEB" w14:textId="77777777" w:rsidR="00DC2CE4" w:rsidRDefault="00DC2CE4" w:rsidP="00DC2CE4">
            <w:pPr>
              <w:pStyle w:val="XML1"/>
              <w:rPr>
                <w:del w:id="1236" w:author="aas" w:date="2013-10-14T02:06:00Z"/>
              </w:rPr>
            </w:pPr>
            <w:del w:id="1237" w:author="aas" w:date="2013-10-14T02:06:00Z">
              <w:r>
                <w:delText xml:space="preserve">                    within this list.</w:delText>
              </w:r>
            </w:del>
          </w:p>
          <w:p w14:paraId="7652ACAF" w14:textId="77777777" w:rsidR="00DC2CE4" w:rsidRDefault="00DC2CE4" w:rsidP="00DC2CE4">
            <w:pPr>
              <w:pStyle w:val="XML1"/>
              <w:rPr>
                <w:del w:id="1238" w:author="aas" w:date="2013-10-14T02:06:00Z"/>
              </w:rPr>
            </w:pPr>
            <w:del w:id="1239" w:author="aas" w:date="2013-10-14T02:06:00Z">
              <w:r>
                <w:delText xml:space="preserve">                  &lt;/xs:documentation&gt;</w:delText>
              </w:r>
            </w:del>
          </w:p>
          <w:p w14:paraId="5CB7A331" w14:textId="77777777" w:rsidR="00DC2CE4" w:rsidRDefault="00DC2CE4" w:rsidP="00DC2CE4">
            <w:pPr>
              <w:pStyle w:val="XML1"/>
              <w:rPr>
                <w:del w:id="1240" w:author="aas" w:date="2013-10-14T02:06:00Z"/>
              </w:rPr>
            </w:pPr>
            <w:del w:id="1241" w:author="aas" w:date="2013-10-14T02:06:00Z">
              <w:r>
                <w:delText xml:space="preserve">                &lt;/xs:annotation&gt;</w:delText>
              </w:r>
            </w:del>
          </w:p>
          <w:p w14:paraId="0BFC851E" w14:textId="77777777" w:rsidR="00DC2CE4" w:rsidRDefault="00DC2CE4" w:rsidP="00DC2CE4">
            <w:pPr>
              <w:pStyle w:val="XML1"/>
              <w:rPr>
                <w:del w:id="1242" w:author="aas" w:date="2013-10-14T02:06:00Z"/>
              </w:rPr>
            </w:pPr>
            <w:del w:id="1243" w:author="aas" w:date="2013-10-14T02:06:00Z">
              <w:r>
                <w:delText xml:space="preserve">                &lt;xs:complexType&gt;</w:delText>
              </w:r>
            </w:del>
          </w:p>
          <w:p w14:paraId="718B7C1A" w14:textId="77777777" w:rsidR="00DC2CE4" w:rsidRDefault="00DC2CE4" w:rsidP="00DC2CE4">
            <w:pPr>
              <w:pStyle w:val="XML1"/>
              <w:rPr>
                <w:del w:id="1244" w:author="aas" w:date="2013-10-14T02:06:00Z"/>
              </w:rPr>
            </w:pPr>
            <w:del w:id="1245" w:author="aas" w:date="2013-10-14T02:06:00Z">
              <w:r>
                <w:delText xml:space="preserve">                  &lt;xs:sequence&gt;</w:delText>
              </w:r>
            </w:del>
          </w:p>
          <w:p w14:paraId="0F24F818" w14:textId="77777777" w:rsidR="00DC2CE4" w:rsidRDefault="00DC2CE4" w:rsidP="00DC2CE4">
            <w:pPr>
              <w:pStyle w:val="XML1"/>
              <w:rPr>
                <w:del w:id="1246" w:author="aas" w:date="2013-10-14T02:06:00Z"/>
              </w:rPr>
            </w:pPr>
            <w:del w:id="1247" w:author="aas" w:date="2013-10-14T02:06:00Z">
              <w:r>
                <w:delText xml:space="preserve">                    &lt;xs:group ref="OFPortType"/&gt;</w:delText>
              </w:r>
            </w:del>
          </w:p>
          <w:p w14:paraId="184E73EF" w14:textId="77777777" w:rsidR="00DC2CE4" w:rsidRDefault="00DC2CE4" w:rsidP="00DC2CE4">
            <w:pPr>
              <w:pStyle w:val="XML1"/>
              <w:rPr>
                <w:del w:id="1248" w:author="aas" w:date="2013-10-14T02:06:00Z"/>
              </w:rPr>
            </w:pPr>
            <w:del w:id="1249" w:author="aas" w:date="2013-10-14T02:06:00Z">
              <w:r>
                <w:delText xml:space="preserve">                  &lt;/xs:sequence&gt;</w:delText>
              </w:r>
            </w:del>
          </w:p>
          <w:p w14:paraId="14C248AE" w14:textId="77777777" w:rsidR="00DC2CE4" w:rsidRDefault="00DC2CE4" w:rsidP="00DC2CE4">
            <w:pPr>
              <w:pStyle w:val="XML1"/>
              <w:rPr>
                <w:del w:id="1250" w:author="aas" w:date="2013-10-14T02:06:00Z"/>
              </w:rPr>
            </w:pPr>
            <w:del w:id="1251" w:author="aas" w:date="2013-10-14T02:06:00Z">
              <w:r>
                <w:delText xml:space="preserve">                &lt;/xs:complexType&gt;</w:delText>
              </w:r>
            </w:del>
          </w:p>
          <w:p w14:paraId="7C6AFF2B" w14:textId="77777777" w:rsidR="00DC2CE4" w:rsidRDefault="00DC2CE4" w:rsidP="00DC2CE4">
            <w:pPr>
              <w:pStyle w:val="XML1"/>
              <w:rPr>
                <w:del w:id="1252" w:author="aas" w:date="2013-10-14T02:06:00Z"/>
              </w:rPr>
            </w:pPr>
            <w:del w:id="1253" w:author="aas" w:date="2013-10-14T02:06:00Z">
              <w:r>
                <w:delText xml:space="preserve">              &lt;/xs:element&gt;</w:delText>
              </w:r>
            </w:del>
          </w:p>
          <w:p w14:paraId="2FCC0B29" w14:textId="77777777" w:rsidR="00DC2CE4" w:rsidRDefault="00DC2CE4" w:rsidP="00DC2CE4">
            <w:pPr>
              <w:pStyle w:val="XML1"/>
              <w:rPr>
                <w:del w:id="1254" w:author="aas" w:date="2013-10-14T02:06:00Z"/>
              </w:rPr>
            </w:pPr>
            <w:del w:id="1255" w:author="aas" w:date="2013-10-14T02:06:00Z">
              <w:r>
                <w:delText xml:space="preserve">              &lt;xs:element name="queue" minOccurs="0" maxOccurs="unbounded"&gt;</w:delText>
              </w:r>
            </w:del>
          </w:p>
          <w:p w14:paraId="41D4E528" w14:textId="77777777" w:rsidR="00DC2CE4" w:rsidRDefault="00DC2CE4" w:rsidP="00DC2CE4">
            <w:pPr>
              <w:pStyle w:val="XML1"/>
              <w:rPr>
                <w:del w:id="1256" w:author="aas" w:date="2013-10-14T02:06:00Z"/>
              </w:rPr>
            </w:pPr>
            <w:del w:id="1257" w:author="aas" w:date="2013-10-14T02:06:00Z">
              <w:r>
                <w:delText xml:space="preserve">                &lt;xs:annotation&gt;</w:delText>
              </w:r>
            </w:del>
          </w:p>
          <w:p w14:paraId="1F681164" w14:textId="77777777" w:rsidR="00DC2CE4" w:rsidRDefault="00DC2CE4" w:rsidP="00DC2CE4">
            <w:pPr>
              <w:pStyle w:val="XML1"/>
              <w:rPr>
                <w:del w:id="1258" w:author="aas" w:date="2013-10-14T02:06:00Z"/>
              </w:rPr>
            </w:pPr>
            <w:del w:id="1259" w:author="aas" w:date="2013-10-14T02:06:00Z">
              <w:r>
                <w:delText xml:space="preserve">                  &lt;xs:documentation&gt;</w:delText>
              </w:r>
            </w:del>
          </w:p>
          <w:p w14:paraId="766FE558" w14:textId="77777777" w:rsidR="00DC2CE4" w:rsidRDefault="00DC2CE4" w:rsidP="00DC2CE4">
            <w:pPr>
              <w:pStyle w:val="XML1"/>
              <w:rPr>
                <w:del w:id="1260" w:author="aas" w:date="2013-10-14T02:06:00Z"/>
              </w:rPr>
            </w:pPr>
            <w:del w:id="1261" w:author="aas" w:date="2013-10-14T02:06:00Z">
              <w:r>
                <w:delText xml:space="preserve">                    The list contains all queue resources of the</w:delText>
              </w:r>
            </w:del>
          </w:p>
          <w:p w14:paraId="3DBE4DC4" w14:textId="77777777" w:rsidR="00DC2CE4" w:rsidRDefault="00DC2CE4" w:rsidP="00DC2CE4">
            <w:pPr>
              <w:pStyle w:val="XML1"/>
              <w:rPr>
                <w:del w:id="1262" w:author="aas" w:date="2013-10-14T02:06:00Z"/>
              </w:rPr>
            </w:pPr>
            <w:del w:id="1263" w:author="aas" w:date="2013-10-14T02:06:00Z">
              <w:r>
                <w:delText xml:space="preserve">                    OpenFlow Capable Switch.</w:delText>
              </w:r>
            </w:del>
          </w:p>
          <w:p w14:paraId="48BA2827" w14:textId="77777777" w:rsidR="00DC2CE4" w:rsidRDefault="00DC2CE4" w:rsidP="00DC2CE4">
            <w:pPr>
              <w:pStyle w:val="XML1"/>
              <w:rPr>
                <w:del w:id="1264" w:author="aas" w:date="2013-10-14T02:06:00Z"/>
              </w:rPr>
            </w:pPr>
          </w:p>
          <w:p w14:paraId="28A332BE" w14:textId="77777777" w:rsidR="00DC2CE4" w:rsidRDefault="00DC2CE4" w:rsidP="00DC2CE4">
            <w:pPr>
              <w:pStyle w:val="XML1"/>
              <w:rPr>
                <w:del w:id="1265" w:author="aas" w:date="2013-10-14T02:06:00Z"/>
              </w:rPr>
            </w:pPr>
            <w:del w:id="1266" w:author="aas" w:date="2013-10-14T02:06:00Z">
              <w:r>
                <w:delText xml:space="preserve">                    The element 'resource-id' of OFQueueType MUST be unique</w:delText>
              </w:r>
            </w:del>
          </w:p>
          <w:p w14:paraId="17DE5CF2" w14:textId="77777777" w:rsidR="00DC2CE4" w:rsidRDefault="00DC2CE4" w:rsidP="00DC2CE4">
            <w:pPr>
              <w:pStyle w:val="XML1"/>
              <w:rPr>
                <w:del w:id="1267" w:author="aas" w:date="2013-10-14T02:06:00Z"/>
              </w:rPr>
            </w:pPr>
            <w:del w:id="1268" w:author="aas" w:date="2013-10-14T02:06:00Z">
              <w:r>
                <w:delText xml:space="preserve">                    within this list.</w:delText>
              </w:r>
            </w:del>
          </w:p>
          <w:p w14:paraId="48A0730D" w14:textId="77777777" w:rsidR="00DC2CE4" w:rsidRDefault="00DC2CE4" w:rsidP="00DC2CE4">
            <w:pPr>
              <w:pStyle w:val="XML1"/>
              <w:rPr>
                <w:del w:id="1269" w:author="aas" w:date="2013-10-14T02:06:00Z"/>
              </w:rPr>
            </w:pPr>
            <w:del w:id="1270" w:author="aas" w:date="2013-10-14T02:06:00Z">
              <w:r>
                <w:delText xml:space="preserve">                  &lt;/xs:documentation&gt;</w:delText>
              </w:r>
            </w:del>
          </w:p>
          <w:p w14:paraId="4E6A89F8" w14:textId="77777777" w:rsidR="00DC2CE4" w:rsidRDefault="00DC2CE4" w:rsidP="00DC2CE4">
            <w:pPr>
              <w:pStyle w:val="XML1"/>
              <w:rPr>
                <w:del w:id="1271" w:author="aas" w:date="2013-10-14T02:06:00Z"/>
              </w:rPr>
            </w:pPr>
            <w:del w:id="1272" w:author="aas" w:date="2013-10-14T02:06:00Z">
              <w:r>
                <w:delText xml:space="preserve">                &lt;/xs:annotation&gt;</w:delText>
              </w:r>
            </w:del>
          </w:p>
          <w:p w14:paraId="683BDD89" w14:textId="77777777" w:rsidR="00DC2CE4" w:rsidRDefault="00DC2CE4" w:rsidP="00DC2CE4">
            <w:pPr>
              <w:pStyle w:val="XML1"/>
              <w:rPr>
                <w:del w:id="1273" w:author="aas" w:date="2013-10-14T02:06:00Z"/>
              </w:rPr>
            </w:pPr>
            <w:del w:id="1274" w:author="aas" w:date="2013-10-14T02:06:00Z">
              <w:r>
                <w:delText xml:space="preserve">                &lt;xs:complexType&gt;</w:delText>
              </w:r>
            </w:del>
          </w:p>
          <w:p w14:paraId="5BAEC6EE" w14:textId="77777777" w:rsidR="00DC2CE4" w:rsidRDefault="00DC2CE4" w:rsidP="00DC2CE4">
            <w:pPr>
              <w:pStyle w:val="XML1"/>
              <w:rPr>
                <w:del w:id="1275" w:author="aas" w:date="2013-10-14T02:06:00Z"/>
              </w:rPr>
            </w:pPr>
            <w:del w:id="1276" w:author="aas" w:date="2013-10-14T02:06:00Z">
              <w:r>
                <w:delText xml:space="preserve">                  &lt;xs:sequence&gt;</w:delText>
              </w:r>
            </w:del>
          </w:p>
          <w:p w14:paraId="5B128375" w14:textId="77777777" w:rsidR="00DC2CE4" w:rsidRDefault="00DC2CE4" w:rsidP="00DC2CE4">
            <w:pPr>
              <w:pStyle w:val="XML1"/>
              <w:rPr>
                <w:del w:id="1277" w:author="aas" w:date="2013-10-14T02:06:00Z"/>
              </w:rPr>
            </w:pPr>
            <w:del w:id="1278" w:author="aas" w:date="2013-10-14T02:06:00Z">
              <w:r>
                <w:delText xml:space="preserve">                    &lt;xs:group ref="OFQueueType"/&gt;</w:delText>
              </w:r>
            </w:del>
          </w:p>
          <w:p w14:paraId="704A0807" w14:textId="77777777" w:rsidR="00DC2CE4" w:rsidRDefault="00DC2CE4" w:rsidP="00DC2CE4">
            <w:pPr>
              <w:pStyle w:val="XML1"/>
              <w:rPr>
                <w:del w:id="1279" w:author="aas" w:date="2013-10-14T02:06:00Z"/>
              </w:rPr>
            </w:pPr>
            <w:del w:id="1280" w:author="aas" w:date="2013-10-14T02:06:00Z">
              <w:r>
                <w:delText xml:space="preserve">                  &lt;/xs:sequence&gt;</w:delText>
              </w:r>
            </w:del>
          </w:p>
          <w:p w14:paraId="6322DD4A" w14:textId="77777777" w:rsidR="00DC2CE4" w:rsidRDefault="00DC2CE4" w:rsidP="00DC2CE4">
            <w:pPr>
              <w:pStyle w:val="XML1"/>
              <w:rPr>
                <w:del w:id="1281" w:author="aas" w:date="2013-10-14T02:06:00Z"/>
              </w:rPr>
            </w:pPr>
            <w:del w:id="1282" w:author="aas" w:date="2013-10-14T02:06:00Z">
              <w:r>
                <w:delText xml:space="preserve">                &lt;/xs:complexType&gt;</w:delText>
              </w:r>
            </w:del>
          </w:p>
          <w:p w14:paraId="4B905DB0" w14:textId="77777777" w:rsidR="00DC2CE4" w:rsidRDefault="00DC2CE4" w:rsidP="00DC2CE4">
            <w:pPr>
              <w:pStyle w:val="XML1"/>
              <w:rPr>
                <w:del w:id="1283" w:author="aas" w:date="2013-10-14T02:06:00Z"/>
              </w:rPr>
            </w:pPr>
            <w:del w:id="1284" w:author="aas" w:date="2013-10-14T02:06:00Z">
              <w:r>
                <w:delText xml:space="preserve">              &lt;/xs:element&gt;</w:delText>
              </w:r>
            </w:del>
          </w:p>
          <w:p w14:paraId="7C6701CD" w14:textId="77777777" w:rsidR="00DC2CE4" w:rsidRDefault="00DC2CE4" w:rsidP="00DC2CE4">
            <w:pPr>
              <w:pStyle w:val="XML1"/>
              <w:rPr>
                <w:del w:id="1285" w:author="aas" w:date="2013-10-14T02:06:00Z"/>
              </w:rPr>
            </w:pPr>
            <w:del w:id="1286" w:author="aas" w:date="2013-10-14T02:06:00Z">
              <w:r>
                <w:delText xml:space="preserve">              &lt;xs:element name="owned-certificate" minOccurs="0" maxOccurs="unbounded"&gt;</w:delText>
              </w:r>
            </w:del>
          </w:p>
          <w:p w14:paraId="16BCFFA6" w14:textId="77777777" w:rsidR="00DC2CE4" w:rsidRDefault="00DC2CE4" w:rsidP="00DC2CE4">
            <w:pPr>
              <w:pStyle w:val="XML1"/>
              <w:rPr>
                <w:del w:id="1287" w:author="aas" w:date="2013-10-14T02:06:00Z"/>
              </w:rPr>
            </w:pPr>
            <w:del w:id="1288" w:author="aas" w:date="2013-10-14T02:06:00Z">
              <w:r>
                <w:delText xml:space="preserve">                &lt;xs:annotation&gt;</w:delText>
              </w:r>
            </w:del>
          </w:p>
          <w:p w14:paraId="6BA8459D" w14:textId="77777777" w:rsidR="00DC2CE4" w:rsidRDefault="00DC2CE4" w:rsidP="00DC2CE4">
            <w:pPr>
              <w:pStyle w:val="XML1"/>
              <w:rPr>
                <w:del w:id="1289" w:author="aas" w:date="2013-10-14T02:06:00Z"/>
              </w:rPr>
            </w:pPr>
            <w:del w:id="1290" w:author="aas" w:date="2013-10-14T02:06:00Z">
              <w:r>
                <w:delText xml:space="preserve">                  &lt;xs:documentation&gt;</w:delText>
              </w:r>
            </w:del>
          </w:p>
          <w:p w14:paraId="31838EB9" w14:textId="77777777" w:rsidR="00DC2CE4" w:rsidRDefault="00DC2CE4" w:rsidP="00DC2CE4">
            <w:pPr>
              <w:pStyle w:val="XML1"/>
              <w:rPr>
                <w:del w:id="1291" w:author="aas" w:date="2013-10-14T02:06:00Z"/>
              </w:rPr>
            </w:pPr>
            <w:del w:id="1292" w:author="aas" w:date="2013-10-14T02:06:00Z">
              <w:r>
                <w:delText xml:space="preserve">                    The list contains all owned certificate</w:delText>
              </w:r>
            </w:del>
          </w:p>
          <w:p w14:paraId="1F071E42" w14:textId="77777777" w:rsidR="00DC2CE4" w:rsidRDefault="00DC2CE4" w:rsidP="00DC2CE4">
            <w:pPr>
              <w:pStyle w:val="XML1"/>
              <w:rPr>
                <w:del w:id="1293" w:author="aas" w:date="2013-10-14T02:06:00Z"/>
              </w:rPr>
            </w:pPr>
            <w:del w:id="1294" w:author="aas" w:date="2013-10-14T02:06:00Z">
              <w:r>
                <w:delText xml:space="preserve">                    resources of the OpenFlow Capable Switch.</w:delText>
              </w:r>
            </w:del>
          </w:p>
          <w:p w14:paraId="6F2095A7" w14:textId="77777777" w:rsidR="00DC2CE4" w:rsidRDefault="00DC2CE4" w:rsidP="00DC2CE4">
            <w:pPr>
              <w:pStyle w:val="XML1"/>
              <w:rPr>
                <w:del w:id="1295" w:author="aas" w:date="2013-10-14T02:06:00Z"/>
              </w:rPr>
            </w:pPr>
          </w:p>
          <w:p w14:paraId="501A130A" w14:textId="77777777" w:rsidR="00DC2CE4" w:rsidRDefault="00DC2CE4" w:rsidP="00DC2CE4">
            <w:pPr>
              <w:pStyle w:val="XML1"/>
              <w:rPr>
                <w:del w:id="1296" w:author="aas" w:date="2013-10-14T02:06:00Z"/>
              </w:rPr>
            </w:pPr>
            <w:del w:id="1297" w:author="aas" w:date="2013-10-14T02:06:00Z">
              <w:r>
                <w:delText xml:space="preserve">                    The element 'resource-id' of OFOwnedCertificateType MUST</w:delText>
              </w:r>
            </w:del>
          </w:p>
          <w:p w14:paraId="13594BB7" w14:textId="77777777" w:rsidR="00DC2CE4" w:rsidRDefault="00DC2CE4" w:rsidP="00DC2CE4">
            <w:pPr>
              <w:pStyle w:val="XML1"/>
              <w:rPr>
                <w:del w:id="1298" w:author="aas" w:date="2013-10-14T02:06:00Z"/>
              </w:rPr>
            </w:pPr>
            <w:del w:id="1299" w:author="aas" w:date="2013-10-14T02:06:00Z">
              <w:r>
                <w:delText xml:space="preserve">                    be unique within this list.</w:delText>
              </w:r>
            </w:del>
          </w:p>
          <w:p w14:paraId="63BA603A" w14:textId="77777777" w:rsidR="00DC2CE4" w:rsidRDefault="00DC2CE4" w:rsidP="00DC2CE4">
            <w:pPr>
              <w:pStyle w:val="XML1"/>
              <w:rPr>
                <w:del w:id="1300" w:author="aas" w:date="2013-10-14T02:06:00Z"/>
              </w:rPr>
            </w:pPr>
            <w:del w:id="1301" w:author="aas" w:date="2013-10-14T02:06:00Z">
              <w:r>
                <w:delText xml:space="preserve">                  &lt;/xs:documentation&gt;</w:delText>
              </w:r>
            </w:del>
          </w:p>
          <w:p w14:paraId="000A8C7B" w14:textId="77777777" w:rsidR="00DC2CE4" w:rsidRDefault="00DC2CE4" w:rsidP="00DC2CE4">
            <w:pPr>
              <w:pStyle w:val="XML1"/>
              <w:rPr>
                <w:del w:id="1302" w:author="aas" w:date="2013-10-14T02:06:00Z"/>
              </w:rPr>
            </w:pPr>
            <w:del w:id="1303" w:author="aas" w:date="2013-10-14T02:06:00Z">
              <w:r>
                <w:delText xml:space="preserve">                &lt;/xs:annotation&gt;</w:delText>
              </w:r>
            </w:del>
          </w:p>
          <w:p w14:paraId="2FBC0461" w14:textId="77777777" w:rsidR="00DC2CE4" w:rsidRDefault="00DC2CE4" w:rsidP="00DC2CE4">
            <w:pPr>
              <w:pStyle w:val="XML1"/>
              <w:rPr>
                <w:del w:id="1304" w:author="aas" w:date="2013-10-14T02:06:00Z"/>
              </w:rPr>
            </w:pPr>
            <w:del w:id="1305" w:author="aas" w:date="2013-10-14T02:06:00Z">
              <w:r>
                <w:delText xml:space="preserve">                &lt;xs:complexType&gt;</w:delText>
              </w:r>
            </w:del>
          </w:p>
          <w:p w14:paraId="5B00D1D5" w14:textId="77777777" w:rsidR="00DC2CE4" w:rsidRDefault="00DC2CE4" w:rsidP="00DC2CE4">
            <w:pPr>
              <w:pStyle w:val="XML1"/>
              <w:rPr>
                <w:del w:id="1306" w:author="aas" w:date="2013-10-14T02:06:00Z"/>
              </w:rPr>
            </w:pPr>
            <w:del w:id="1307" w:author="aas" w:date="2013-10-14T02:06:00Z">
              <w:r>
                <w:delText xml:space="preserve">                  &lt;xs:sequence&gt;</w:delText>
              </w:r>
            </w:del>
          </w:p>
          <w:p w14:paraId="497EC2A1" w14:textId="77777777" w:rsidR="00DC2CE4" w:rsidRDefault="00DC2CE4" w:rsidP="00DC2CE4">
            <w:pPr>
              <w:pStyle w:val="XML1"/>
              <w:rPr>
                <w:del w:id="1308" w:author="aas" w:date="2013-10-14T02:06:00Z"/>
              </w:rPr>
            </w:pPr>
            <w:del w:id="1309" w:author="aas" w:date="2013-10-14T02:06:00Z">
              <w:r>
                <w:delText xml:space="preserve">                    &lt;xs:group ref="OFOwnedCertificateType"/&gt;</w:delText>
              </w:r>
            </w:del>
          </w:p>
          <w:p w14:paraId="1EFD63B2" w14:textId="77777777" w:rsidR="00DC2CE4" w:rsidRDefault="00DC2CE4" w:rsidP="00DC2CE4">
            <w:pPr>
              <w:pStyle w:val="XML1"/>
              <w:rPr>
                <w:del w:id="1310" w:author="aas" w:date="2013-10-14T02:06:00Z"/>
              </w:rPr>
            </w:pPr>
            <w:del w:id="1311" w:author="aas" w:date="2013-10-14T02:06:00Z">
              <w:r>
                <w:delText xml:space="preserve">                  &lt;/xs:sequence&gt;</w:delText>
              </w:r>
            </w:del>
          </w:p>
          <w:p w14:paraId="79E668E5" w14:textId="77777777" w:rsidR="00DC2CE4" w:rsidRDefault="00DC2CE4" w:rsidP="00DC2CE4">
            <w:pPr>
              <w:pStyle w:val="XML1"/>
              <w:rPr>
                <w:del w:id="1312" w:author="aas" w:date="2013-10-14T02:06:00Z"/>
              </w:rPr>
            </w:pPr>
            <w:del w:id="1313" w:author="aas" w:date="2013-10-14T02:06:00Z">
              <w:r>
                <w:delText xml:space="preserve">                &lt;/xs:complexType&gt;</w:delText>
              </w:r>
            </w:del>
          </w:p>
          <w:p w14:paraId="1753131A" w14:textId="77777777" w:rsidR="00DC2CE4" w:rsidRDefault="00DC2CE4" w:rsidP="00DC2CE4">
            <w:pPr>
              <w:pStyle w:val="XML1"/>
              <w:rPr>
                <w:del w:id="1314" w:author="aas" w:date="2013-10-14T02:06:00Z"/>
              </w:rPr>
            </w:pPr>
            <w:del w:id="1315" w:author="aas" w:date="2013-10-14T02:06:00Z">
              <w:r>
                <w:delText xml:space="preserve">              &lt;/xs:element&gt;</w:delText>
              </w:r>
            </w:del>
          </w:p>
          <w:p w14:paraId="6910944D" w14:textId="77777777" w:rsidR="00DC2CE4" w:rsidRDefault="00DC2CE4" w:rsidP="00DC2CE4">
            <w:pPr>
              <w:pStyle w:val="XML1"/>
              <w:rPr>
                <w:del w:id="1316" w:author="aas" w:date="2013-10-14T02:06:00Z"/>
              </w:rPr>
            </w:pPr>
            <w:del w:id="1317" w:author="aas" w:date="2013-10-14T02:06:00Z">
              <w:r>
                <w:delText xml:space="preserve">              &lt;xs:element name="external-certificate" minOccurs="0" maxOccurs="unbounded"&gt;</w:delText>
              </w:r>
            </w:del>
          </w:p>
          <w:p w14:paraId="3C162F3B" w14:textId="77777777" w:rsidR="00DC2CE4" w:rsidRDefault="00DC2CE4" w:rsidP="00DC2CE4">
            <w:pPr>
              <w:pStyle w:val="XML1"/>
              <w:rPr>
                <w:del w:id="1318" w:author="aas" w:date="2013-10-14T02:06:00Z"/>
              </w:rPr>
            </w:pPr>
            <w:del w:id="1319" w:author="aas" w:date="2013-10-14T02:06:00Z">
              <w:r>
                <w:delText xml:space="preserve">                &lt;xs:annotation&gt;</w:delText>
              </w:r>
            </w:del>
          </w:p>
          <w:p w14:paraId="3A1EBB6F" w14:textId="77777777" w:rsidR="00DC2CE4" w:rsidRDefault="00DC2CE4" w:rsidP="00DC2CE4">
            <w:pPr>
              <w:pStyle w:val="XML1"/>
              <w:rPr>
                <w:del w:id="1320" w:author="aas" w:date="2013-10-14T02:06:00Z"/>
              </w:rPr>
            </w:pPr>
            <w:del w:id="1321" w:author="aas" w:date="2013-10-14T02:06:00Z">
              <w:r>
                <w:delText xml:space="preserve">                  &lt;xs:documentation&gt;</w:delText>
              </w:r>
            </w:del>
          </w:p>
          <w:p w14:paraId="4809525D" w14:textId="77777777" w:rsidR="00DC2CE4" w:rsidRDefault="00DC2CE4" w:rsidP="00DC2CE4">
            <w:pPr>
              <w:pStyle w:val="XML1"/>
              <w:rPr>
                <w:del w:id="1322" w:author="aas" w:date="2013-10-14T02:06:00Z"/>
              </w:rPr>
            </w:pPr>
            <w:del w:id="1323" w:author="aas" w:date="2013-10-14T02:06:00Z">
              <w:r>
                <w:delText xml:space="preserve">                    The list contains all external certificate</w:delText>
              </w:r>
            </w:del>
          </w:p>
          <w:p w14:paraId="28A986BD" w14:textId="77777777" w:rsidR="00DC2CE4" w:rsidRDefault="00DC2CE4" w:rsidP="00DC2CE4">
            <w:pPr>
              <w:pStyle w:val="XML1"/>
              <w:rPr>
                <w:del w:id="1324" w:author="aas" w:date="2013-10-14T02:06:00Z"/>
              </w:rPr>
            </w:pPr>
            <w:del w:id="1325" w:author="aas" w:date="2013-10-14T02:06:00Z">
              <w:r>
                <w:delText xml:space="preserve">                    resources of the OpenFlow Capable Switch.</w:delText>
              </w:r>
            </w:del>
          </w:p>
          <w:p w14:paraId="0AA2C90B" w14:textId="77777777" w:rsidR="00DC2CE4" w:rsidRDefault="00DC2CE4" w:rsidP="00DC2CE4">
            <w:pPr>
              <w:pStyle w:val="XML1"/>
              <w:rPr>
                <w:del w:id="1326" w:author="aas" w:date="2013-10-14T02:06:00Z"/>
              </w:rPr>
            </w:pPr>
          </w:p>
          <w:p w14:paraId="2207704F" w14:textId="77777777" w:rsidR="00DC2CE4" w:rsidRDefault="00DC2CE4" w:rsidP="00DC2CE4">
            <w:pPr>
              <w:pStyle w:val="XML1"/>
              <w:rPr>
                <w:del w:id="1327" w:author="aas" w:date="2013-10-14T02:06:00Z"/>
              </w:rPr>
            </w:pPr>
            <w:del w:id="1328" w:author="aas" w:date="2013-10-14T02:06:00Z">
              <w:r>
                <w:delText xml:space="preserve">                    The element 'resource-id' of OFExternalCertificateType</w:delText>
              </w:r>
            </w:del>
          </w:p>
          <w:p w14:paraId="126C3ADA" w14:textId="77777777" w:rsidR="00DC2CE4" w:rsidRDefault="00DC2CE4" w:rsidP="00DC2CE4">
            <w:pPr>
              <w:pStyle w:val="XML1"/>
              <w:rPr>
                <w:del w:id="1329" w:author="aas" w:date="2013-10-14T02:06:00Z"/>
              </w:rPr>
            </w:pPr>
            <w:del w:id="1330" w:author="aas" w:date="2013-10-14T02:06:00Z">
              <w:r>
                <w:delText xml:space="preserve">                    MUST be unique within this list.</w:delText>
              </w:r>
            </w:del>
          </w:p>
          <w:p w14:paraId="5D1A80DB" w14:textId="77777777" w:rsidR="00DC2CE4" w:rsidRDefault="00DC2CE4" w:rsidP="00DC2CE4">
            <w:pPr>
              <w:pStyle w:val="XML1"/>
              <w:rPr>
                <w:del w:id="1331" w:author="aas" w:date="2013-10-14T02:06:00Z"/>
              </w:rPr>
            </w:pPr>
            <w:del w:id="1332" w:author="aas" w:date="2013-10-14T02:06:00Z">
              <w:r>
                <w:delText xml:space="preserve">                  &lt;/xs:documentation&gt;</w:delText>
              </w:r>
            </w:del>
          </w:p>
          <w:p w14:paraId="5CCE2C38" w14:textId="77777777" w:rsidR="00DC2CE4" w:rsidRDefault="00DC2CE4" w:rsidP="00DC2CE4">
            <w:pPr>
              <w:pStyle w:val="XML1"/>
              <w:rPr>
                <w:del w:id="1333" w:author="aas" w:date="2013-10-14T02:06:00Z"/>
              </w:rPr>
            </w:pPr>
            <w:del w:id="1334" w:author="aas" w:date="2013-10-14T02:06:00Z">
              <w:r>
                <w:delText xml:space="preserve">                &lt;/xs:annotation&gt;</w:delText>
              </w:r>
            </w:del>
          </w:p>
          <w:p w14:paraId="6C83584D" w14:textId="77777777" w:rsidR="00DC2CE4" w:rsidRDefault="00DC2CE4" w:rsidP="00DC2CE4">
            <w:pPr>
              <w:pStyle w:val="XML1"/>
              <w:rPr>
                <w:del w:id="1335" w:author="aas" w:date="2013-10-14T02:06:00Z"/>
              </w:rPr>
            </w:pPr>
            <w:del w:id="1336" w:author="aas" w:date="2013-10-14T02:06:00Z">
              <w:r>
                <w:delText xml:space="preserve">                &lt;xs:complexType&gt;</w:delText>
              </w:r>
            </w:del>
          </w:p>
          <w:p w14:paraId="05DF7AC3" w14:textId="77777777" w:rsidR="00DC2CE4" w:rsidRDefault="00DC2CE4" w:rsidP="00DC2CE4">
            <w:pPr>
              <w:pStyle w:val="XML1"/>
              <w:rPr>
                <w:del w:id="1337" w:author="aas" w:date="2013-10-14T02:06:00Z"/>
              </w:rPr>
            </w:pPr>
            <w:del w:id="1338" w:author="aas" w:date="2013-10-14T02:06:00Z">
              <w:r>
                <w:delText xml:space="preserve">                  &lt;xs:sequence&gt;</w:delText>
              </w:r>
            </w:del>
          </w:p>
          <w:p w14:paraId="697536D2" w14:textId="77777777" w:rsidR="00DC2CE4" w:rsidRDefault="00DC2CE4" w:rsidP="00DC2CE4">
            <w:pPr>
              <w:pStyle w:val="XML1"/>
              <w:rPr>
                <w:del w:id="1339" w:author="aas" w:date="2013-10-14T02:06:00Z"/>
              </w:rPr>
            </w:pPr>
            <w:del w:id="1340" w:author="aas" w:date="2013-10-14T02:06:00Z">
              <w:r>
                <w:delText xml:space="preserve">                    &lt;xs:group ref="OFExternalCertificateType"/&gt;</w:delText>
              </w:r>
            </w:del>
          </w:p>
          <w:p w14:paraId="50C50808" w14:textId="77777777" w:rsidR="00DC2CE4" w:rsidRDefault="00DC2CE4" w:rsidP="00DC2CE4">
            <w:pPr>
              <w:pStyle w:val="XML1"/>
              <w:rPr>
                <w:del w:id="1341" w:author="aas" w:date="2013-10-14T02:06:00Z"/>
              </w:rPr>
            </w:pPr>
            <w:del w:id="1342" w:author="aas" w:date="2013-10-14T02:06:00Z">
              <w:r>
                <w:delText xml:space="preserve">                  &lt;/xs:sequence&gt;</w:delText>
              </w:r>
            </w:del>
          </w:p>
          <w:p w14:paraId="31D1EA68" w14:textId="77777777" w:rsidR="00DC2CE4" w:rsidRDefault="00DC2CE4" w:rsidP="00DC2CE4">
            <w:pPr>
              <w:pStyle w:val="XML1"/>
              <w:rPr>
                <w:del w:id="1343" w:author="aas" w:date="2013-10-14T02:06:00Z"/>
              </w:rPr>
            </w:pPr>
            <w:del w:id="1344" w:author="aas" w:date="2013-10-14T02:06:00Z">
              <w:r>
                <w:delText xml:space="preserve">                &lt;/xs:complexType&gt;</w:delText>
              </w:r>
            </w:del>
          </w:p>
          <w:p w14:paraId="5D1A66E7" w14:textId="77777777" w:rsidR="00DC2CE4" w:rsidRDefault="00DC2CE4" w:rsidP="00DC2CE4">
            <w:pPr>
              <w:pStyle w:val="XML1"/>
              <w:rPr>
                <w:del w:id="1345" w:author="aas" w:date="2013-10-14T02:06:00Z"/>
              </w:rPr>
            </w:pPr>
            <w:del w:id="1346" w:author="aas" w:date="2013-10-14T02:06:00Z">
              <w:r>
                <w:delText xml:space="preserve">              &lt;/xs:element&gt;</w:delText>
              </w:r>
            </w:del>
          </w:p>
          <w:p w14:paraId="58EAA4ED" w14:textId="77777777" w:rsidR="00DC2CE4" w:rsidRDefault="00DC2CE4" w:rsidP="00DC2CE4">
            <w:pPr>
              <w:pStyle w:val="XML1"/>
              <w:rPr>
                <w:del w:id="1347" w:author="aas" w:date="2013-10-14T02:06:00Z"/>
              </w:rPr>
            </w:pPr>
            <w:del w:id="1348" w:author="aas" w:date="2013-10-14T02:06:00Z">
              <w:r>
                <w:delText xml:space="preserve">              &lt;xs:element name="flow-table" minOccurs="0" maxOccurs="unbounded"&gt;</w:delText>
              </w:r>
            </w:del>
          </w:p>
          <w:p w14:paraId="3CC5FF59" w14:textId="77777777" w:rsidR="00DC2CE4" w:rsidRDefault="00DC2CE4" w:rsidP="00DC2CE4">
            <w:pPr>
              <w:pStyle w:val="XML1"/>
              <w:rPr>
                <w:del w:id="1349" w:author="aas" w:date="2013-10-14T02:06:00Z"/>
              </w:rPr>
            </w:pPr>
            <w:del w:id="1350" w:author="aas" w:date="2013-10-14T02:06:00Z">
              <w:r>
                <w:delText xml:space="preserve">                &lt;xs:annotation&gt;</w:delText>
              </w:r>
            </w:del>
          </w:p>
          <w:p w14:paraId="12E1DEB7" w14:textId="77777777" w:rsidR="00DC2CE4" w:rsidRDefault="00DC2CE4" w:rsidP="00DC2CE4">
            <w:pPr>
              <w:pStyle w:val="XML1"/>
              <w:rPr>
                <w:del w:id="1351" w:author="aas" w:date="2013-10-14T02:06:00Z"/>
              </w:rPr>
            </w:pPr>
            <w:del w:id="1352" w:author="aas" w:date="2013-10-14T02:06:00Z">
              <w:r>
                <w:delText xml:space="preserve">                  &lt;xs:documentation&gt;</w:delText>
              </w:r>
            </w:del>
          </w:p>
          <w:p w14:paraId="7E29BCBD" w14:textId="77777777" w:rsidR="00DC2CE4" w:rsidRDefault="00DC2CE4" w:rsidP="00DC2CE4">
            <w:pPr>
              <w:pStyle w:val="XML1"/>
              <w:rPr>
                <w:del w:id="1353" w:author="aas" w:date="2013-10-14T02:06:00Z"/>
              </w:rPr>
            </w:pPr>
            <w:del w:id="1354" w:author="aas" w:date="2013-10-14T02:06:00Z">
              <w:r>
                <w:delText xml:space="preserve">                    The list contains all flow table resources of</w:delText>
              </w:r>
            </w:del>
          </w:p>
          <w:p w14:paraId="223A8996" w14:textId="77777777" w:rsidR="00DC2CE4" w:rsidRDefault="00DC2CE4" w:rsidP="00DC2CE4">
            <w:pPr>
              <w:pStyle w:val="XML1"/>
              <w:rPr>
                <w:del w:id="1355" w:author="aas" w:date="2013-10-14T02:06:00Z"/>
              </w:rPr>
            </w:pPr>
            <w:del w:id="1356" w:author="aas" w:date="2013-10-14T02:06:00Z">
              <w:r>
                <w:delText xml:space="preserve">                    the OpenFlow Capable Switch.</w:delText>
              </w:r>
            </w:del>
          </w:p>
          <w:p w14:paraId="3ABCFAC3" w14:textId="77777777" w:rsidR="00DC2CE4" w:rsidRDefault="00DC2CE4" w:rsidP="00DC2CE4">
            <w:pPr>
              <w:pStyle w:val="XML1"/>
              <w:rPr>
                <w:del w:id="1357" w:author="aas" w:date="2013-10-14T02:06:00Z"/>
              </w:rPr>
            </w:pPr>
          </w:p>
          <w:p w14:paraId="7EECD850" w14:textId="77777777" w:rsidR="00DC2CE4" w:rsidRDefault="00DC2CE4" w:rsidP="00DC2CE4">
            <w:pPr>
              <w:pStyle w:val="XML1"/>
              <w:rPr>
                <w:del w:id="1358" w:author="aas" w:date="2013-10-14T02:06:00Z"/>
              </w:rPr>
            </w:pPr>
            <w:del w:id="1359" w:author="aas" w:date="2013-10-14T02:06:00Z">
              <w:r>
                <w:delText xml:space="preserve">                    The element 'resource-id' of OFFlowTableType MUST be</w:delText>
              </w:r>
            </w:del>
          </w:p>
          <w:p w14:paraId="5F336E38" w14:textId="77777777" w:rsidR="00DC2CE4" w:rsidRDefault="00DC2CE4" w:rsidP="00DC2CE4">
            <w:pPr>
              <w:pStyle w:val="XML1"/>
              <w:rPr>
                <w:del w:id="1360" w:author="aas" w:date="2013-10-14T02:06:00Z"/>
              </w:rPr>
            </w:pPr>
            <w:del w:id="1361" w:author="aas" w:date="2013-10-14T02:06:00Z">
              <w:r>
                <w:delText xml:space="preserve">                    unique within this list.</w:delText>
              </w:r>
            </w:del>
          </w:p>
          <w:p w14:paraId="53184F9B" w14:textId="77777777" w:rsidR="00DC2CE4" w:rsidRDefault="00DC2CE4" w:rsidP="00DC2CE4">
            <w:pPr>
              <w:pStyle w:val="XML1"/>
              <w:rPr>
                <w:del w:id="1362" w:author="aas" w:date="2013-10-14T02:06:00Z"/>
              </w:rPr>
            </w:pPr>
            <w:del w:id="1363" w:author="aas" w:date="2013-10-14T02:06:00Z">
              <w:r>
                <w:delText xml:space="preserve">                  &lt;/xs:documentation&gt;</w:delText>
              </w:r>
            </w:del>
          </w:p>
          <w:p w14:paraId="66B2D169" w14:textId="77777777" w:rsidR="00DC2CE4" w:rsidRDefault="00DC2CE4" w:rsidP="00DC2CE4">
            <w:pPr>
              <w:pStyle w:val="XML1"/>
              <w:rPr>
                <w:del w:id="1364" w:author="aas" w:date="2013-10-14T02:06:00Z"/>
              </w:rPr>
            </w:pPr>
            <w:del w:id="1365" w:author="aas" w:date="2013-10-14T02:06:00Z">
              <w:r>
                <w:delText xml:space="preserve">                &lt;/xs:annotation&gt;</w:delText>
              </w:r>
            </w:del>
          </w:p>
          <w:p w14:paraId="75189CC2" w14:textId="77777777" w:rsidR="00DC2CE4" w:rsidRDefault="00DC2CE4" w:rsidP="00DC2CE4">
            <w:pPr>
              <w:pStyle w:val="XML1"/>
              <w:rPr>
                <w:del w:id="1366" w:author="aas" w:date="2013-10-14T02:06:00Z"/>
              </w:rPr>
            </w:pPr>
            <w:del w:id="1367" w:author="aas" w:date="2013-10-14T02:06:00Z">
              <w:r>
                <w:delText xml:space="preserve">                &lt;xs:complexType&gt;</w:delText>
              </w:r>
            </w:del>
          </w:p>
          <w:p w14:paraId="4C42A2BB" w14:textId="77777777" w:rsidR="00DC2CE4" w:rsidRDefault="00DC2CE4" w:rsidP="00DC2CE4">
            <w:pPr>
              <w:pStyle w:val="XML1"/>
              <w:rPr>
                <w:del w:id="1368" w:author="aas" w:date="2013-10-14T02:06:00Z"/>
              </w:rPr>
            </w:pPr>
            <w:del w:id="1369" w:author="aas" w:date="2013-10-14T02:06:00Z">
              <w:r>
                <w:delText xml:space="preserve">                  &lt;xs:sequence&gt;</w:delText>
              </w:r>
            </w:del>
          </w:p>
          <w:p w14:paraId="3369BB46" w14:textId="77777777" w:rsidR="00DC2CE4" w:rsidRDefault="00DC2CE4" w:rsidP="00DC2CE4">
            <w:pPr>
              <w:pStyle w:val="XML1"/>
              <w:rPr>
                <w:del w:id="1370" w:author="aas" w:date="2013-10-14T02:06:00Z"/>
              </w:rPr>
            </w:pPr>
            <w:del w:id="1371" w:author="aas" w:date="2013-10-14T02:06:00Z">
              <w:r>
                <w:delText xml:space="preserve">                    &lt;xs:group ref="OFFlowTableType"/&gt;</w:delText>
              </w:r>
            </w:del>
          </w:p>
          <w:p w14:paraId="7A423003" w14:textId="77777777" w:rsidR="00DC2CE4" w:rsidRDefault="00DC2CE4" w:rsidP="00DC2CE4">
            <w:pPr>
              <w:pStyle w:val="XML1"/>
              <w:rPr>
                <w:del w:id="1372" w:author="aas" w:date="2013-10-14T02:06:00Z"/>
              </w:rPr>
            </w:pPr>
            <w:del w:id="1373" w:author="aas" w:date="2013-10-14T02:06:00Z">
              <w:r>
                <w:delText xml:space="preserve">                  &lt;/xs:sequence&gt;</w:delText>
              </w:r>
            </w:del>
          </w:p>
          <w:p w14:paraId="5838DD26" w14:textId="77777777" w:rsidR="00DC2CE4" w:rsidRDefault="00DC2CE4" w:rsidP="00DC2CE4">
            <w:pPr>
              <w:pStyle w:val="XML1"/>
              <w:rPr>
                <w:del w:id="1374" w:author="aas" w:date="2013-10-14T02:06:00Z"/>
              </w:rPr>
            </w:pPr>
            <w:del w:id="1375" w:author="aas" w:date="2013-10-14T02:06:00Z">
              <w:r>
                <w:delText xml:space="preserve">                &lt;/xs:complexType&gt;</w:delText>
              </w:r>
            </w:del>
          </w:p>
          <w:p w14:paraId="1888D09A" w14:textId="77777777" w:rsidR="00DC2CE4" w:rsidRDefault="00DC2CE4" w:rsidP="00DC2CE4">
            <w:pPr>
              <w:pStyle w:val="XML1"/>
              <w:rPr>
                <w:del w:id="1376" w:author="aas" w:date="2013-10-14T02:06:00Z"/>
              </w:rPr>
            </w:pPr>
            <w:del w:id="1377" w:author="aas" w:date="2013-10-14T02:06:00Z">
              <w:r>
                <w:delText xml:space="preserve">              &lt;/xs:element&gt;</w:delText>
              </w:r>
            </w:del>
          </w:p>
          <w:p w14:paraId="53B75699" w14:textId="77777777" w:rsidR="00DC2CE4" w:rsidRDefault="00DC2CE4" w:rsidP="00DC2CE4">
            <w:pPr>
              <w:pStyle w:val="XML1"/>
              <w:rPr>
                <w:del w:id="1378" w:author="aas" w:date="2013-10-14T02:06:00Z"/>
              </w:rPr>
            </w:pPr>
            <w:del w:id="1379" w:author="aas" w:date="2013-10-14T02:06:00Z">
              <w:r>
                <w:delText xml:space="preserve">            &lt;/xs:sequence&gt;</w:delText>
              </w:r>
            </w:del>
          </w:p>
          <w:p w14:paraId="3B81FD54" w14:textId="77777777" w:rsidR="00DC2CE4" w:rsidRDefault="00DC2CE4" w:rsidP="00DC2CE4">
            <w:pPr>
              <w:pStyle w:val="XML1"/>
              <w:rPr>
                <w:del w:id="1380" w:author="aas" w:date="2013-10-14T02:06:00Z"/>
              </w:rPr>
            </w:pPr>
            <w:del w:id="1381" w:author="aas" w:date="2013-10-14T02:06:00Z">
              <w:r>
                <w:delText xml:space="preserve">          &lt;/xs:complexType&gt;</w:delText>
              </w:r>
            </w:del>
          </w:p>
          <w:p w14:paraId="04E05FE1" w14:textId="77777777" w:rsidR="00DC2CE4" w:rsidRDefault="00DC2CE4" w:rsidP="00DC2CE4">
            <w:pPr>
              <w:pStyle w:val="XML1"/>
              <w:rPr>
                <w:del w:id="1382" w:author="aas" w:date="2013-10-14T02:06:00Z"/>
              </w:rPr>
            </w:pPr>
            <w:del w:id="1383" w:author="aas" w:date="2013-10-14T02:06:00Z">
              <w:r>
                <w:delText xml:space="preserve">          &lt;xs:key name="key_resources_capable-switch_port"&gt;</w:delText>
              </w:r>
            </w:del>
          </w:p>
          <w:p w14:paraId="2ECADE7B" w14:textId="77777777" w:rsidR="00DC2CE4" w:rsidRDefault="00DC2CE4" w:rsidP="00DC2CE4">
            <w:pPr>
              <w:pStyle w:val="XML1"/>
              <w:rPr>
                <w:del w:id="1384" w:author="aas" w:date="2013-10-14T02:06:00Z"/>
              </w:rPr>
            </w:pPr>
            <w:del w:id="1385" w:author="aas" w:date="2013-10-14T02:06:00Z">
              <w:r>
                <w:delText xml:space="preserve">            &lt;xs:selector xpath="of11-config:port"/&gt;</w:delText>
              </w:r>
            </w:del>
          </w:p>
          <w:p w14:paraId="37C5E0D0" w14:textId="77777777" w:rsidR="00DC2CE4" w:rsidRDefault="00DC2CE4" w:rsidP="00DC2CE4">
            <w:pPr>
              <w:pStyle w:val="XML1"/>
              <w:rPr>
                <w:del w:id="1386" w:author="aas" w:date="2013-10-14T02:06:00Z"/>
              </w:rPr>
            </w:pPr>
            <w:del w:id="1387" w:author="aas" w:date="2013-10-14T02:06:00Z">
              <w:r>
                <w:delText xml:space="preserve">            &lt;xs:field xpath="of11-config:resource-id"/&gt;</w:delText>
              </w:r>
            </w:del>
          </w:p>
          <w:p w14:paraId="3D4E5405" w14:textId="77777777" w:rsidR="00DC2CE4" w:rsidRDefault="00DC2CE4" w:rsidP="00DC2CE4">
            <w:pPr>
              <w:pStyle w:val="XML1"/>
              <w:rPr>
                <w:del w:id="1388" w:author="aas" w:date="2013-10-14T02:06:00Z"/>
              </w:rPr>
            </w:pPr>
            <w:del w:id="1389" w:author="aas" w:date="2013-10-14T02:06:00Z">
              <w:r>
                <w:delText xml:space="preserve">          &lt;/xs:key&gt;</w:delText>
              </w:r>
            </w:del>
          </w:p>
          <w:p w14:paraId="00FA1019" w14:textId="77777777" w:rsidR="00DC2CE4" w:rsidRDefault="00DC2CE4" w:rsidP="00DC2CE4">
            <w:pPr>
              <w:pStyle w:val="XML1"/>
              <w:rPr>
                <w:del w:id="1390" w:author="aas" w:date="2013-10-14T02:06:00Z"/>
              </w:rPr>
            </w:pPr>
            <w:del w:id="1391" w:author="aas" w:date="2013-10-14T02:06:00Z">
              <w:r>
                <w:delText xml:space="preserve">          &lt;xs:key name="key_resources_capable-switch_queue"&gt;</w:delText>
              </w:r>
            </w:del>
          </w:p>
          <w:p w14:paraId="14483F1D" w14:textId="77777777" w:rsidR="00DC2CE4" w:rsidRDefault="00DC2CE4" w:rsidP="00DC2CE4">
            <w:pPr>
              <w:pStyle w:val="XML1"/>
              <w:rPr>
                <w:del w:id="1392" w:author="aas" w:date="2013-10-14T02:06:00Z"/>
              </w:rPr>
            </w:pPr>
            <w:del w:id="1393" w:author="aas" w:date="2013-10-14T02:06:00Z">
              <w:r>
                <w:delText xml:space="preserve">            &lt;xs:selector xpath="of11-config:queue"/&gt;</w:delText>
              </w:r>
            </w:del>
          </w:p>
          <w:p w14:paraId="32A9FF93" w14:textId="77777777" w:rsidR="00DC2CE4" w:rsidRDefault="00DC2CE4" w:rsidP="00DC2CE4">
            <w:pPr>
              <w:pStyle w:val="XML1"/>
              <w:rPr>
                <w:del w:id="1394" w:author="aas" w:date="2013-10-14T02:06:00Z"/>
              </w:rPr>
            </w:pPr>
            <w:del w:id="1395" w:author="aas" w:date="2013-10-14T02:06:00Z">
              <w:r>
                <w:delText xml:space="preserve">            &lt;xs:field xpath="of11-config:resource-id"/&gt;</w:delText>
              </w:r>
            </w:del>
          </w:p>
          <w:p w14:paraId="3EBE66AF" w14:textId="77777777" w:rsidR="00DC2CE4" w:rsidRDefault="00DC2CE4" w:rsidP="00DC2CE4">
            <w:pPr>
              <w:pStyle w:val="XML1"/>
              <w:rPr>
                <w:del w:id="1396" w:author="aas" w:date="2013-10-14T02:06:00Z"/>
              </w:rPr>
            </w:pPr>
            <w:del w:id="1397" w:author="aas" w:date="2013-10-14T02:06:00Z">
              <w:r>
                <w:delText xml:space="preserve">          &lt;/xs:key&gt;</w:delText>
              </w:r>
            </w:del>
          </w:p>
          <w:p w14:paraId="29761337" w14:textId="77777777" w:rsidR="00DC2CE4" w:rsidRDefault="00DC2CE4" w:rsidP="00DC2CE4">
            <w:pPr>
              <w:pStyle w:val="XML1"/>
              <w:rPr>
                <w:del w:id="1398" w:author="aas" w:date="2013-10-14T02:06:00Z"/>
              </w:rPr>
            </w:pPr>
            <w:del w:id="1399" w:author="aas" w:date="2013-10-14T02:06:00Z">
              <w:r>
                <w:delText xml:space="preserve">          &lt;xs:key name="key_resources_capable-switch_owned-certificate"&gt;</w:delText>
              </w:r>
            </w:del>
          </w:p>
          <w:p w14:paraId="31CBF9A7" w14:textId="77777777" w:rsidR="00DC2CE4" w:rsidRDefault="00DC2CE4" w:rsidP="00DC2CE4">
            <w:pPr>
              <w:pStyle w:val="XML1"/>
              <w:rPr>
                <w:del w:id="1400" w:author="aas" w:date="2013-10-14T02:06:00Z"/>
              </w:rPr>
            </w:pPr>
            <w:del w:id="1401" w:author="aas" w:date="2013-10-14T02:06:00Z">
              <w:r>
                <w:delText xml:space="preserve">            &lt;xs:selector xpath="of11-config:owned-certificate"/&gt;</w:delText>
              </w:r>
            </w:del>
          </w:p>
          <w:p w14:paraId="793538E2" w14:textId="77777777" w:rsidR="00DC2CE4" w:rsidRDefault="00DC2CE4" w:rsidP="00DC2CE4">
            <w:pPr>
              <w:pStyle w:val="XML1"/>
              <w:rPr>
                <w:del w:id="1402" w:author="aas" w:date="2013-10-14T02:06:00Z"/>
              </w:rPr>
            </w:pPr>
            <w:del w:id="1403" w:author="aas" w:date="2013-10-14T02:06:00Z">
              <w:r>
                <w:delText xml:space="preserve">            &lt;xs:field xpath="of11-config:resource-id"/&gt;</w:delText>
              </w:r>
            </w:del>
          </w:p>
          <w:p w14:paraId="09D41F4E" w14:textId="77777777" w:rsidR="00DC2CE4" w:rsidRDefault="00DC2CE4" w:rsidP="00DC2CE4">
            <w:pPr>
              <w:pStyle w:val="XML1"/>
              <w:rPr>
                <w:del w:id="1404" w:author="aas" w:date="2013-10-14T02:06:00Z"/>
              </w:rPr>
            </w:pPr>
            <w:del w:id="1405" w:author="aas" w:date="2013-10-14T02:06:00Z">
              <w:r>
                <w:delText xml:space="preserve">          &lt;/xs:key&gt;</w:delText>
              </w:r>
            </w:del>
          </w:p>
          <w:p w14:paraId="29C1A7B6" w14:textId="77777777" w:rsidR="00DC2CE4" w:rsidRDefault="00DC2CE4" w:rsidP="00DC2CE4">
            <w:pPr>
              <w:pStyle w:val="XML1"/>
              <w:rPr>
                <w:del w:id="1406" w:author="aas" w:date="2013-10-14T02:06:00Z"/>
              </w:rPr>
            </w:pPr>
            <w:del w:id="1407" w:author="aas" w:date="2013-10-14T02:06:00Z">
              <w:r>
                <w:delText xml:space="preserve">          &lt;xs:key name="key_resources_capable-switch_external-certificate"&gt;</w:delText>
              </w:r>
            </w:del>
          </w:p>
          <w:p w14:paraId="054BC9B0" w14:textId="77777777" w:rsidR="00DC2CE4" w:rsidRDefault="00DC2CE4" w:rsidP="00DC2CE4">
            <w:pPr>
              <w:pStyle w:val="XML1"/>
              <w:rPr>
                <w:del w:id="1408" w:author="aas" w:date="2013-10-14T02:06:00Z"/>
              </w:rPr>
            </w:pPr>
            <w:del w:id="1409" w:author="aas" w:date="2013-10-14T02:06:00Z">
              <w:r>
                <w:delText xml:space="preserve">            &lt;xs:selector xpath="of11-config:external-certificate"/&gt;</w:delText>
              </w:r>
            </w:del>
          </w:p>
          <w:p w14:paraId="47850CE0" w14:textId="77777777" w:rsidR="00DC2CE4" w:rsidRDefault="00DC2CE4" w:rsidP="00DC2CE4">
            <w:pPr>
              <w:pStyle w:val="XML1"/>
              <w:rPr>
                <w:del w:id="1410" w:author="aas" w:date="2013-10-14T02:06:00Z"/>
              </w:rPr>
            </w:pPr>
            <w:del w:id="1411" w:author="aas" w:date="2013-10-14T02:06:00Z">
              <w:r>
                <w:delText xml:space="preserve">            &lt;xs:field xpath="of11-config:resource-id"/&gt;</w:delText>
              </w:r>
            </w:del>
          </w:p>
          <w:p w14:paraId="564BC018" w14:textId="77777777" w:rsidR="00DC2CE4" w:rsidRDefault="00DC2CE4" w:rsidP="00DC2CE4">
            <w:pPr>
              <w:pStyle w:val="XML1"/>
              <w:rPr>
                <w:del w:id="1412" w:author="aas" w:date="2013-10-14T02:06:00Z"/>
              </w:rPr>
            </w:pPr>
            <w:del w:id="1413" w:author="aas" w:date="2013-10-14T02:06:00Z">
              <w:r>
                <w:delText xml:space="preserve">          &lt;/xs:key&gt;</w:delText>
              </w:r>
            </w:del>
          </w:p>
          <w:p w14:paraId="331546F0" w14:textId="77777777" w:rsidR="00DC2CE4" w:rsidRDefault="00DC2CE4" w:rsidP="00DC2CE4">
            <w:pPr>
              <w:pStyle w:val="XML1"/>
              <w:rPr>
                <w:del w:id="1414" w:author="aas" w:date="2013-10-14T02:06:00Z"/>
              </w:rPr>
            </w:pPr>
            <w:del w:id="1415" w:author="aas" w:date="2013-10-14T02:06:00Z">
              <w:r>
                <w:delText xml:space="preserve">          &lt;xs:key name="key_resources_capable-switch_flow-table"&gt;</w:delText>
              </w:r>
            </w:del>
          </w:p>
          <w:p w14:paraId="524F4672" w14:textId="77777777" w:rsidR="00DC2CE4" w:rsidRDefault="00DC2CE4" w:rsidP="00DC2CE4">
            <w:pPr>
              <w:pStyle w:val="XML1"/>
              <w:rPr>
                <w:del w:id="1416" w:author="aas" w:date="2013-10-14T02:06:00Z"/>
              </w:rPr>
            </w:pPr>
            <w:del w:id="1417" w:author="aas" w:date="2013-10-14T02:06:00Z">
              <w:r>
                <w:delText xml:space="preserve">            &lt;xs:selector xpath="of11-config:flow-table"/&gt;</w:delText>
              </w:r>
            </w:del>
          </w:p>
          <w:p w14:paraId="464E5469" w14:textId="77777777" w:rsidR="00DC2CE4" w:rsidRDefault="00DC2CE4" w:rsidP="00DC2CE4">
            <w:pPr>
              <w:pStyle w:val="XML1"/>
              <w:rPr>
                <w:del w:id="1418" w:author="aas" w:date="2013-10-14T02:06:00Z"/>
              </w:rPr>
            </w:pPr>
            <w:del w:id="1419" w:author="aas" w:date="2013-10-14T02:06:00Z">
              <w:r>
                <w:delText xml:space="preserve">            &lt;xs:field xpath="of11-config:resource-id"/&gt;</w:delText>
              </w:r>
            </w:del>
          </w:p>
          <w:p w14:paraId="4609278C" w14:textId="77777777" w:rsidR="00DC2CE4" w:rsidRDefault="00DC2CE4" w:rsidP="00DC2CE4">
            <w:pPr>
              <w:pStyle w:val="XML1"/>
              <w:rPr>
                <w:del w:id="1420" w:author="aas" w:date="2013-10-14T02:06:00Z"/>
              </w:rPr>
            </w:pPr>
            <w:del w:id="1421" w:author="aas" w:date="2013-10-14T02:06:00Z">
              <w:r>
                <w:delText xml:space="preserve">          &lt;/xs:key&gt;</w:delText>
              </w:r>
            </w:del>
          </w:p>
          <w:p w14:paraId="683EF2CF" w14:textId="77777777" w:rsidR="00DC2CE4" w:rsidRDefault="00DC2CE4" w:rsidP="00DC2CE4">
            <w:pPr>
              <w:pStyle w:val="XML1"/>
              <w:rPr>
                <w:del w:id="1422" w:author="aas" w:date="2013-10-14T02:06:00Z"/>
              </w:rPr>
            </w:pPr>
            <w:del w:id="1423" w:author="aas" w:date="2013-10-14T02:06:00Z">
              <w:r>
                <w:delText xml:space="preserve">        &lt;/xs:element&gt;</w:delText>
              </w:r>
            </w:del>
          </w:p>
          <w:p w14:paraId="51F5DDF1" w14:textId="77777777" w:rsidR="00DC2CE4" w:rsidRDefault="00DC2CE4" w:rsidP="00DC2CE4">
            <w:pPr>
              <w:pStyle w:val="XML1"/>
              <w:rPr>
                <w:del w:id="1424" w:author="aas" w:date="2013-10-14T02:06:00Z"/>
              </w:rPr>
            </w:pPr>
            <w:del w:id="1425" w:author="aas" w:date="2013-10-14T02:06:00Z">
              <w:r>
                <w:delText xml:space="preserve">        &lt;xs:element name="logical-switches" minOccurs="0"&gt;</w:delText>
              </w:r>
            </w:del>
          </w:p>
          <w:p w14:paraId="60505239" w14:textId="77777777" w:rsidR="00DC2CE4" w:rsidRDefault="00DC2CE4" w:rsidP="00DC2CE4">
            <w:pPr>
              <w:pStyle w:val="XML1"/>
              <w:rPr>
                <w:del w:id="1426" w:author="aas" w:date="2013-10-14T02:06:00Z"/>
              </w:rPr>
            </w:pPr>
            <w:del w:id="1427" w:author="aas" w:date="2013-10-14T02:06:00Z">
              <w:r>
                <w:delText xml:space="preserve">          &lt;xs:annotation&gt;</w:delText>
              </w:r>
            </w:del>
          </w:p>
          <w:p w14:paraId="046F2F39" w14:textId="77777777" w:rsidR="00DC2CE4" w:rsidRDefault="00DC2CE4" w:rsidP="00DC2CE4">
            <w:pPr>
              <w:pStyle w:val="XML1"/>
              <w:rPr>
                <w:del w:id="1428" w:author="aas" w:date="2013-10-14T02:06:00Z"/>
              </w:rPr>
            </w:pPr>
            <w:del w:id="1429" w:author="aas" w:date="2013-10-14T02:06:00Z">
              <w:r>
                <w:delText xml:space="preserve">            &lt;xs:documentation&gt;</w:delText>
              </w:r>
            </w:del>
          </w:p>
          <w:p w14:paraId="3873615E" w14:textId="77777777" w:rsidR="00DC2CE4" w:rsidRDefault="00DC2CE4" w:rsidP="00DC2CE4">
            <w:pPr>
              <w:pStyle w:val="XML1"/>
              <w:rPr>
                <w:del w:id="1430" w:author="aas" w:date="2013-10-14T02:06:00Z"/>
              </w:rPr>
            </w:pPr>
            <w:del w:id="1431" w:author="aas" w:date="2013-10-14T02:06:00Z">
              <w:r>
                <w:delText xml:space="preserve">              This element contains a list of all OpenFlow </w:delText>
              </w:r>
            </w:del>
          </w:p>
          <w:p w14:paraId="3D6B2DD0" w14:textId="77777777" w:rsidR="00DC2CE4" w:rsidRDefault="00DC2CE4" w:rsidP="00DC2CE4">
            <w:pPr>
              <w:pStyle w:val="XML1"/>
              <w:rPr>
                <w:del w:id="1432" w:author="aas" w:date="2013-10-14T02:06:00Z"/>
              </w:rPr>
            </w:pPr>
            <w:del w:id="1433" w:author="aas" w:date="2013-10-14T02:06:00Z">
              <w:r>
                <w:delText xml:space="preserve">              Logical Switches available at the OpenFlow Capable</w:delText>
              </w:r>
            </w:del>
          </w:p>
          <w:p w14:paraId="53C95629" w14:textId="77777777" w:rsidR="00DC2CE4" w:rsidRDefault="00DC2CE4" w:rsidP="00DC2CE4">
            <w:pPr>
              <w:pStyle w:val="XML1"/>
              <w:rPr>
                <w:del w:id="1434" w:author="aas" w:date="2013-10-14T02:06:00Z"/>
              </w:rPr>
            </w:pPr>
            <w:del w:id="1435" w:author="aas" w:date="2013-10-14T02:06:00Z">
              <w:r>
                <w:delText xml:space="preserve">              Switch.</w:delText>
              </w:r>
            </w:del>
          </w:p>
          <w:p w14:paraId="6DFB3550" w14:textId="77777777" w:rsidR="00DC2CE4" w:rsidRDefault="00DC2CE4" w:rsidP="00DC2CE4">
            <w:pPr>
              <w:pStyle w:val="XML1"/>
              <w:rPr>
                <w:del w:id="1436" w:author="aas" w:date="2013-10-14T02:06:00Z"/>
              </w:rPr>
            </w:pPr>
            <w:del w:id="1437" w:author="aas" w:date="2013-10-14T02:06:00Z">
              <w:r>
                <w:delText xml:space="preserve">            &lt;/xs:documentation&gt;</w:delText>
              </w:r>
            </w:del>
          </w:p>
          <w:p w14:paraId="593936C5" w14:textId="77777777" w:rsidR="00DC2CE4" w:rsidRDefault="00DC2CE4" w:rsidP="00DC2CE4">
            <w:pPr>
              <w:pStyle w:val="XML1"/>
              <w:rPr>
                <w:del w:id="1438" w:author="aas" w:date="2013-10-14T02:06:00Z"/>
              </w:rPr>
            </w:pPr>
            <w:del w:id="1439" w:author="aas" w:date="2013-10-14T02:06:00Z">
              <w:r>
                <w:delText xml:space="preserve">          &lt;/xs:annotation&gt;</w:delText>
              </w:r>
            </w:del>
          </w:p>
          <w:p w14:paraId="02F71563" w14:textId="77777777" w:rsidR="00DC2CE4" w:rsidRDefault="00DC2CE4" w:rsidP="00DC2CE4">
            <w:pPr>
              <w:pStyle w:val="XML1"/>
              <w:rPr>
                <w:del w:id="1440" w:author="aas" w:date="2013-10-14T02:06:00Z"/>
              </w:rPr>
            </w:pPr>
            <w:del w:id="1441" w:author="aas" w:date="2013-10-14T02:06:00Z">
              <w:r>
                <w:delText xml:space="preserve">          &lt;xs:complexType&gt;</w:delText>
              </w:r>
            </w:del>
          </w:p>
          <w:p w14:paraId="5BFC2711" w14:textId="77777777" w:rsidR="00DC2CE4" w:rsidRDefault="00DC2CE4" w:rsidP="00DC2CE4">
            <w:pPr>
              <w:pStyle w:val="XML1"/>
              <w:rPr>
                <w:del w:id="1442" w:author="aas" w:date="2013-10-14T02:06:00Z"/>
              </w:rPr>
            </w:pPr>
            <w:del w:id="1443" w:author="aas" w:date="2013-10-14T02:06:00Z">
              <w:r>
                <w:delText xml:space="preserve">            &lt;xs:sequence&gt;</w:delText>
              </w:r>
            </w:del>
          </w:p>
          <w:p w14:paraId="7373A88B" w14:textId="77777777" w:rsidR="00DC2CE4" w:rsidRDefault="00DC2CE4" w:rsidP="00DC2CE4">
            <w:pPr>
              <w:pStyle w:val="XML1"/>
              <w:rPr>
                <w:del w:id="1444" w:author="aas" w:date="2013-10-14T02:06:00Z"/>
              </w:rPr>
            </w:pPr>
            <w:del w:id="1445" w:author="aas" w:date="2013-10-14T02:06:00Z">
              <w:r>
                <w:delText xml:space="preserve">              &lt;xs:element name="switch" minOccurs="0" maxOccurs="unbounded"&gt;</w:delText>
              </w:r>
            </w:del>
          </w:p>
          <w:p w14:paraId="3715C685" w14:textId="77777777" w:rsidR="00DC2CE4" w:rsidRDefault="00DC2CE4" w:rsidP="00DC2CE4">
            <w:pPr>
              <w:pStyle w:val="XML1"/>
              <w:rPr>
                <w:del w:id="1446" w:author="aas" w:date="2013-10-14T02:06:00Z"/>
              </w:rPr>
            </w:pPr>
            <w:del w:id="1447" w:author="aas" w:date="2013-10-14T02:06:00Z">
              <w:r>
                <w:delText xml:space="preserve">                &lt;xs:annotation&gt;</w:delText>
              </w:r>
            </w:del>
          </w:p>
          <w:p w14:paraId="596DB70E" w14:textId="77777777" w:rsidR="00DC2CE4" w:rsidRDefault="00DC2CE4" w:rsidP="00DC2CE4">
            <w:pPr>
              <w:pStyle w:val="XML1"/>
              <w:rPr>
                <w:del w:id="1448" w:author="aas" w:date="2013-10-14T02:06:00Z"/>
              </w:rPr>
            </w:pPr>
            <w:del w:id="1449" w:author="aas" w:date="2013-10-14T02:06:00Z">
              <w:r>
                <w:delText xml:space="preserve">                  &lt;xs:documentation&gt;</w:delText>
              </w:r>
            </w:del>
          </w:p>
          <w:p w14:paraId="61146CA6" w14:textId="77777777" w:rsidR="00DC2CE4" w:rsidRDefault="00DC2CE4" w:rsidP="00DC2CE4">
            <w:pPr>
              <w:pStyle w:val="XML1"/>
              <w:rPr>
                <w:del w:id="1450" w:author="aas" w:date="2013-10-14T02:06:00Z"/>
              </w:rPr>
            </w:pPr>
            <w:del w:id="1451" w:author="aas" w:date="2013-10-14T02:06:00Z">
              <w:r>
                <w:delText xml:space="preserve">                    The list of all OpenFlow Logical Switches on</w:delText>
              </w:r>
            </w:del>
          </w:p>
          <w:p w14:paraId="679910F7" w14:textId="77777777" w:rsidR="00DC2CE4" w:rsidRDefault="00DC2CE4" w:rsidP="00DC2CE4">
            <w:pPr>
              <w:pStyle w:val="XML1"/>
              <w:rPr>
                <w:del w:id="1452" w:author="aas" w:date="2013-10-14T02:06:00Z"/>
              </w:rPr>
            </w:pPr>
            <w:del w:id="1453" w:author="aas" w:date="2013-10-14T02:06:00Z">
              <w:r>
                <w:delText xml:space="preserve">                    the OpenFlow Capable Switch.</w:delText>
              </w:r>
            </w:del>
          </w:p>
          <w:p w14:paraId="762CCCD0" w14:textId="77777777" w:rsidR="00DC2CE4" w:rsidRDefault="00DC2CE4" w:rsidP="00DC2CE4">
            <w:pPr>
              <w:pStyle w:val="XML1"/>
              <w:rPr>
                <w:del w:id="1454" w:author="aas" w:date="2013-10-14T02:06:00Z"/>
              </w:rPr>
            </w:pPr>
          </w:p>
          <w:p w14:paraId="2FBA35C9" w14:textId="77777777" w:rsidR="00DC2CE4" w:rsidRDefault="00DC2CE4" w:rsidP="00DC2CE4">
            <w:pPr>
              <w:pStyle w:val="XML1"/>
              <w:rPr>
                <w:del w:id="1455" w:author="aas" w:date="2013-10-14T02:06:00Z"/>
              </w:rPr>
            </w:pPr>
            <w:del w:id="1456" w:author="aas" w:date="2013-10-14T02:06:00Z">
              <w:r>
                <w:delText xml:space="preserve">                    The element 'resource-id' of OFLogicalSwitchType MUST be</w:delText>
              </w:r>
            </w:del>
          </w:p>
          <w:p w14:paraId="15AE1AFE" w14:textId="77777777" w:rsidR="00DC2CE4" w:rsidRDefault="00DC2CE4" w:rsidP="00DC2CE4">
            <w:pPr>
              <w:pStyle w:val="XML1"/>
              <w:rPr>
                <w:del w:id="1457" w:author="aas" w:date="2013-10-14T02:06:00Z"/>
              </w:rPr>
            </w:pPr>
            <w:del w:id="1458" w:author="aas" w:date="2013-10-14T02:06:00Z">
              <w:r>
                <w:delText xml:space="preserve">                    unique within this list.</w:delText>
              </w:r>
            </w:del>
          </w:p>
          <w:p w14:paraId="534E33E0" w14:textId="77777777" w:rsidR="00DC2CE4" w:rsidRDefault="00DC2CE4" w:rsidP="00DC2CE4">
            <w:pPr>
              <w:pStyle w:val="XML1"/>
              <w:rPr>
                <w:del w:id="1459" w:author="aas" w:date="2013-10-14T02:06:00Z"/>
              </w:rPr>
            </w:pPr>
            <w:del w:id="1460" w:author="aas" w:date="2013-10-14T02:06:00Z">
              <w:r>
                <w:delText xml:space="preserve">                  &lt;/xs:documentation&gt;</w:delText>
              </w:r>
            </w:del>
          </w:p>
          <w:p w14:paraId="7A28FBA7" w14:textId="77777777" w:rsidR="00DC2CE4" w:rsidRDefault="00DC2CE4" w:rsidP="00DC2CE4">
            <w:pPr>
              <w:pStyle w:val="XML1"/>
              <w:rPr>
                <w:del w:id="1461" w:author="aas" w:date="2013-10-14T02:06:00Z"/>
              </w:rPr>
            </w:pPr>
            <w:del w:id="1462" w:author="aas" w:date="2013-10-14T02:06:00Z">
              <w:r>
                <w:delText xml:space="preserve">                &lt;/xs:annotation&gt;</w:delText>
              </w:r>
            </w:del>
          </w:p>
          <w:p w14:paraId="114B295C" w14:textId="77777777" w:rsidR="00DC2CE4" w:rsidRDefault="00DC2CE4" w:rsidP="00DC2CE4">
            <w:pPr>
              <w:pStyle w:val="XML1"/>
              <w:rPr>
                <w:del w:id="1463" w:author="aas" w:date="2013-10-14T02:06:00Z"/>
              </w:rPr>
            </w:pPr>
            <w:del w:id="1464" w:author="aas" w:date="2013-10-14T02:06:00Z">
              <w:r>
                <w:delText xml:space="preserve">                &lt;xs:complexType&gt;</w:delText>
              </w:r>
            </w:del>
          </w:p>
          <w:p w14:paraId="0B7E7349" w14:textId="77777777" w:rsidR="00DC2CE4" w:rsidRDefault="00DC2CE4" w:rsidP="00DC2CE4">
            <w:pPr>
              <w:pStyle w:val="XML1"/>
              <w:rPr>
                <w:del w:id="1465" w:author="aas" w:date="2013-10-14T02:06:00Z"/>
              </w:rPr>
            </w:pPr>
            <w:del w:id="1466" w:author="aas" w:date="2013-10-14T02:06:00Z">
              <w:r>
                <w:delText xml:space="preserve">                  &lt;xs:sequence&gt;</w:delText>
              </w:r>
            </w:del>
          </w:p>
          <w:p w14:paraId="0D19683A" w14:textId="77777777" w:rsidR="00DC2CE4" w:rsidRDefault="00DC2CE4" w:rsidP="00DC2CE4">
            <w:pPr>
              <w:pStyle w:val="XML1"/>
              <w:rPr>
                <w:del w:id="1467" w:author="aas" w:date="2013-10-14T02:06:00Z"/>
              </w:rPr>
            </w:pPr>
            <w:del w:id="1468" w:author="aas" w:date="2013-10-14T02:06:00Z">
              <w:r>
                <w:delText xml:space="preserve">                    &lt;xs:group ref="OFLogicalSwitchType"/&gt;</w:delText>
              </w:r>
            </w:del>
          </w:p>
          <w:p w14:paraId="22C02F19" w14:textId="77777777" w:rsidR="00DC2CE4" w:rsidRDefault="00DC2CE4" w:rsidP="00DC2CE4">
            <w:pPr>
              <w:pStyle w:val="XML1"/>
              <w:rPr>
                <w:del w:id="1469" w:author="aas" w:date="2013-10-14T02:06:00Z"/>
              </w:rPr>
            </w:pPr>
            <w:del w:id="1470" w:author="aas" w:date="2013-10-14T02:06:00Z">
              <w:r>
                <w:delText xml:space="preserve">                  &lt;/xs:sequence&gt;</w:delText>
              </w:r>
            </w:del>
          </w:p>
          <w:p w14:paraId="41DB8422" w14:textId="77777777" w:rsidR="00DC2CE4" w:rsidRDefault="00DC2CE4" w:rsidP="00DC2CE4">
            <w:pPr>
              <w:pStyle w:val="XML1"/>
              <w:rPr>
                <w:del w:id="1471" w:author="aas" w:date="2013-10-14T02:06:00Z"/>
              </w:rPr>
            </w:pPr>
            <w:del w:id="1472" w:author="aas" w:date="2013-10-14T02:06:00Z">
              <w:r>
                <w:delText xml:space="preserve">                &lt;/xs:complexType&gt;</w:delText>
              </w:r>
            </w:del>
          </w:p>
          <w:p w14:paraId="1D68F315" w14:textId="77777777" w:rsidR="00DC2CE4" w:rsidRDefault="00DC2CE4" w:rsidP="00DC2CE4">
            <w:pPr>
              <w:pStyle w:val="XML1"/>
              <w:rPr>
                <w:del w:id="1473" w:author="aas" w:date="2013-10-14T02:06:00Z"/>
              </w:rPr>
            </w:pPr>
            <w:del w:id="1474" w:author="aas" w:date="2013-10-14T02:06:00Z">
              <w:r>
                <w:delText xml:space="preserve">              &lt;/xs:element&gt;</w:delText>
              </w:r>
            </w:del>
          </w:p>
          <w:p w14:paraId="5E42213A" w14:textId="77777777" w:rsidR="00DC2CE4" w:rsidRDefault="00DC2CE4" w:rsidP="00DC2CE4">
            <w:pPr>
              <w:pStyle w:val="XML1"/>
              <w:rPr>
                <w:del w:id="1475" w:author="aas" w:date="2013-10-14T02:06:00Z"/>
              </w:rPr>
            </w:pPr>
            <w:del w:id="1476" w:author="aas" w:date="2013-10-14T02:06:00Z">
              <w:r>
                <w:delText xml:space="preserve">            &lt;/xs:sequence&gt;</w:delText>
              </w:r>
            </w:del>
          </w:p>
          <w:p w14:paraId="2A019B8B" w14:textId="77777777" w:rsidR="00DC2CE4" w:rsidRDefault="00DC2CE4" w:rsidP="00DC2CE4">
            <w:pPr>
              <w:pStyle w:val="XML1"/>
              <w:rPr>
                <w:del w:id="1477" w:author="aas" w:date="2013-10-14T02:06:00Z"/>
              </w:rPr>
            </w:pPr>
            <w:del w:id="1478" w:author="aas" w:date="2013-10-14T02:06:00Z">
              <w:r>
                <w:delText xml:space="preserve">          &lt;/xs:complexType&gt;</w:delText>
              </w:r>
            </w:del>
          </w:p>
          <w:p w14:paraId="1AB8E570" w14:textId="77777777" w:rsidR="00DC2CE4" w:rsidRDefault="00DC2CE4" w:rsidP="00DC2CE4">
            <w:pPr>
              <w:pStyle w:val="XML1"/>
              <w:rPr>
                <w:del w:id="1479" w:author="aas" w:date="2013-10-14T02:06:00Z"/>
              </w:rPr>
            </w:pPr>
            <w:del w:id="1480" w:author="aas" w:date="2013-10-14T02:06:00Z">
              <w:r>
                <w:delText xml:space="preserve">          &lt;xs:key name="key_logical-switches_capable-switch_switch"&gt;</w:delText>
              </w:r>
            </w:del>
          </w:p>
          <w:p w14:paraId="4246A72B" w14:textId="77777777" w:rsidR="00DC2CE4" w:rsidRDefault="00DC2CE4" w:rsidP="00DC2CE4">
            <w:pPr>
              <w:pStyle w:val="XML1"/>
              <w:rPr>
                <w:del w:id="1481" w:author="aas" w:date="2013-10-14T02:06:00Z"/>
              </w:rPr>
            </w:pPr>
            <w:del w:id="1482" w:author="aas" w:date="2013-10-14T02:06:00Z">
              <w:r>
                <w:delText xml:space="preserve">            &lt;xs:selector xpath="of11-config:switch"/&gt;</w:delText>
              </w:r>
            </w:del>
          </w:p>
          <w:p w14:paraId="2B880047" w14:textId="77777777" w:rsidR="00DC2CE4" w:rsidRDefault="00DC2CE4" w:rsidP="00DC2CE4">
            <w:pPr>
              <w:pStyle w:val="XML1"/>
              <w:rPr>
                <w:del w:id="1483" w:author="aas" w:date="2013-10-14T02:06:00Z"/>
              </w:rPr>
            </w:pPr>
            <w:del w:id="1484" w:author="aas" w:date="2013-10-14T02:06:00Z">
              <w:r>
                <w:delText xml:space="preserve">            &lt;xs:field xpath="of11-config:id"/&gt;</w:delText>
              </w:r>
            </w:del>
          </w:p>
          <w:p w14:paraId="1B7F6D9A" w14:textId="77777777" w:rsidR="00DC2CE4" w:rsidRDefault="00DC2CE4" w:rsidP="00DC2CE4">
            <w:pPr>
              <w:pStyle w:val="XML1"/>
              <w:rPr>
                <w:del w:id="1485" w:author="aas" w:date="2013-10-14T02:06:00Z"/>
              </w:rPr>
            </w:pPr>
            <w:del w:id="1486" w:author="aas" w:date="2013-10-14T02:06:00Z">
              <w:r>
                <w:delText xml:space="preserve">          &lt;/xs:key&gt;</w:delText>
              </w:r>
            </w:del>
          </w:p>
          <w:p w14:paraId="029C5D34" w14:textId="77777777" w:rsidR="00DC2CE4" w:rsidRDefault="00DC2CE4" w:rsidP="00DC2CE4">
            <w:pPr>
              <w:pStyle w:val="XML1"/>
              <w:rPr>
                <w:del w:id="1487" w:author="aas" w:date="2013-10-14T02:06:00Z"/>
              </w:rPr>
            </w:pPr>
            <w:del w:id="1488" w:author="aas" w:date="2013-10-14T02:06:00Z">
              <w:r>
                <w:delText xml:space="preserve">        &lt;/xs:element&gt;</w:delText>
              </w:r>
            </w:del>
          </w:p>
          <w:p w14:paraId="43B04678" w14:textId="77777777" w:rsidR="00DC2CE4" w:rsidRDefault="00DC2CE4" w:rsidP="00DC2CE4">
            <w:pPr>
              <w:pStyle w:val="XML1"/>
              <w:rPr>
                <w:del w:id="1489" w:author="aas" w:date="2013-10-14T02:06:00Z"/>
              </w:rPr>
            </w:pPr>
            <w:del w:id="1490" w:author="aas" w:date="2013-10-14T02:06:00Z">
              <w:r>
                <w:delText xml:space="preserve">      &lt;/xs:sequence&gt;</w:delText>
              </w:r>
            </w:del>
          </w:p>
          <w:p w14:paraId="5C8C3460" w14:textId="77777777" w:rsidR="00DC2CE4" w:rsidRDefault="00DC2CE4" w:rsidP="00DC2CE4">
            <w:pPr>
              <w:pStyle w:val="XML1"/>
              <w:rPr>
                <w:del w:id="1491" w:author="aas" w:date="2013-10-14T02:06:00Z"/>
              </w:rPr>
            </w:pPr>
            <w:del w:id="1492" w:author="aas" w:date="2013-10-14T02:06:00Z">
              <w:r>
                <w:delText xml:space="preserve">    &lt;/xs:complexType&gt;</w:delText>
              </w:r>
            </w:del>
          </w:p>
          <w:p w14:paraId="09C21BFF" w14:textId="77777777" w:rsidR="00D84428" w:rsidRPr="009F1B7D" w:rsidRDefault="00DC2CE4" w:rsidP="00DC2CE4">
            <w:pPr>
              <w:pStyle w:val="XML1"/>
              <w:rPr>
                <w:del w:id="1493" w:author="aas" w:date="2013-10-14T02:06:00Z"/>
              </w:rPr>
            </w:pPr>
            <w:del w:id="1494" w:author="aas" w:date="2013-10-14T02:06:00Z">
              <w:r>
                <w:delText xml:space="preserve">  &lt;/xs:element&gt;</w:delText>
              </w:r>
            </w:del>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1495" w:name="_Toc243774056"/>
      <w:r>
        <w:lastRenderedPageBreak/>
        <w:t>XML Example</w:t>
      </w:r>
      <w:bookmarkEnd w:id="1495"/>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1496" w:name="_Toc335146813"/>
      <w:bookmarkStart w:id="1497" w:name="_Toc335146814"/>
      <w:bookmarkStart w:id="1498" w:name="_Toc335146815"/>
      <w:bookmarkStart w:id="1499" w:name="_Toc335146816"/>
      <w:bookmarkStart w:id="1500" w:name="_Toc335146817"/>
      <w:bookmarkStart w:id="1501" w:name="_Toc335146818"/>
      <w:bookmarkStart w:id="1502" w:name="_Toc335146976"/>
      <w:bookmarkStart w:id="1503" w:name="_Toc243774057"/>
      <w:bookmarkEnd w:id="1496"/>
      <w:bookmarkEnd w:id="1497"/>
      <w:bookmarkEnd w:id="1498"/>
      <w:bookmarkEnd w:id="1499"/>
      <w:bookmarkEnd w:id="1500"/>
      <w:bookmarkEnd w:id="1501"/>
      <w:bookmarkEnd w:id="1502"/>
      <w:r>
        <w:t>OpenFlow Configuration Point</w:t>
      </w:r>
      <w:bookmarkEnd w:id="1503"/>
    </w:p>
    <w:p w14:paraId="5EA3C479" w14:textId="77777777" w:rsidR="00E366DF" w:rsidRDefault="00E366DF" w:rsidP="00E366DF">
      <w:r>
        <w:t>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1504" w:name="_Toc315953989"/>
      <w:bookmarkStart w:id="1505" w:name="_Toc316542499"/>
      <w:bookmarkStart w:id="1506" w:name="_Toc243774058"/>
      <w:r w:rsidRPr="00DB42FD">
        <w:t>UML Diagram</w:t>
      </w:r>
      <w:bookmarkEnd w:id="1504"/>
      <w:bookmarkEnd w:id="1505"/>
      <w:bookmarkEnd w:id="1506"/>
    </w:p>
    <w:p w14:paraId="55724BE6" w14:textId="679254FF" w:rsidR="00A47610" w:rsidRPr="009F1B7D" w:rsidRDefault="00CA2CAF" w:rsidP="00A47610">
      <w:pPr>
        <w:keepNext/>
        <w:jc w:val="center"/>
      </w:pPr>
      <w:r>
        <w:object w:dxaOrig="3214" w:dyaOrig="2755" w14:anchorId="7EAA552B">
          <v:shape id="_x0000_i1029" type="#_x0000_t75" style="width:159.75pt;height:137.25pt" o:ole="">
            <v:imagedata r:id="rId23" o:title=""/>
          </v:shape>
          <o:OLEObject Type="Embed" ProgID="Visio.Drawing.11" ShapeID="_x0000_i1029" DrawAspect="Content" ObjectID="_1448698029" r:id="rId24"/>
        </w:object>
      </w:r>
    </w:p>
    <w:p w14:paraId="1CD6A633" w14:textId="77777777" w:rsidR="00A47610" w:rsidRPr="00CE3A81" w:rsidRDefault="00A47610" w:rsidP="00A47610">
      <w:pPr>
        <w:pStyle w:val="Caption"/>
      </w:pPr>
      <w:r w:rsidRPr="00CE3A81">
        <w:t xml:space="preserve">Figure </w:t>
      </w:r>
      <w:r w:rsidR="00F41F83">
        <w:fldChar w:fldCharType="begin"/>
      </w:r>
      <w:r w:rsidR="00F41F83">
        <w:instrText xml:space="preserve"> SEQ Figure \* ARABIC </w:instrText>
      </w:r>
      <w:r w:rsidR="00F41F83">
        <w:fldChar w:fldCharType="separate"/>
      </w:r>
      <w:ins w:id="1507" w:author="Anees Shaikh" w:date="2013-10-19T23:57:00Z">
        <w:r w:rsidR="00EE43EB">
          <w:rPr>
            <w:noProof/>
          </w:rPr>
          <w:t>6</w:t>
        </w:r>
      </w:ins>
      <w:del w:id="1508" w:author="Anees Shaikh" w:date="2013-10-19T23:57:00Z">
        <w:r w:rsidRPr="00CE3A81" w:rsidDel="00EE43EB">
          <w:rPr>
            <w:noProof/>
          </w:rPr>
          <w:delText>5</w:delText>
        </w:r>
      </w:del>
      <w:r w:rsidR="00F41F83">
        <w:rPr>
          <w:noProof/>
        </w:rPr>
        <w:fldChar w:fldCharType="end"/>
      </w:r>
      <w:r w:rsidRPr="00CE3A81">
        <w:t>: Data Model Diagram for an OpenFlow Configuration Point</w:t>
      </w:r>
    </w:p>
    <w:p w14:paraId="299C4873" w14:textId="77777777" w:rsidR="00A47610" w:rsidRPr="009F1B7D" w:rsidRDefault="00A47610" w:rsidP="00BA30A0">
      <w:pPr>
        <w:pStyle w:val="Heading3"/>
        <w:rPr>
          <w:del w:id="1509" w:author="aas" w:date="2013-10-14T02:06:00Z"/>
        </w:rPr>
      </w:pPr>
      <w:bookmarkStart w:id="1510" w:name="_Toc315953990"/>
      <w:bookmarkStart w:id="1511" w:name="_Toc316542500"/>
      <w:del w:id="1512" w:author="aas" w:date="2013-10-14T02:06:00Z">
        <w:r w:rsidRPr="00DB42FD">
          <w:delText>XML Schema</w:delText>
        </w:r>
        <w:bookmarkEnd w:id="1510"/>
        <w:bookmarkEnd w:id="151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10BDD008" w14:textId="77777777" w:rsidTr="00C128FA">
        <w:trPr>
          <w:del w:id="1513" w:author="aas" w:date="2013-10-14T02:06:00Z"/>
        </w:trPr>
        <w:tc>
          <w:tcPr>
            <w:tcW w:w="8820" w:type="dxa"/>
            <w:shd w:val="clear" w:color="auto" w:fill="C8FCCD"/>
          </w:tcPr>
          <w:p w14:paraId="6B941A8C" w14:textId="77777777" w:rsidR="00DC2CE4" w:rsidRDefault="00DC2CE4" w:rsidP="00DC2CE4">
            <w:pPr>
              <w:pStyle w:val="XML1"/>
              <w:rPr>
                <w:del w:id="1514" w:author="aas" w:date="2013-10-14T02:06:00Z"/>
              </w:rPr>
            </w:pPr>
            <w:del w:id="1515" w:author="aas" w:date="2013-10-14T02:06:00Z">
              <w:r>
                <w:delText xml:space="preserve">  &lt;xs:group name="OFConfigurationPointType"&gt;</w:delText>
              </w:r>
            </w:del>
          </w:p>
          <w:p w14:paraId="2BCB6499" w14:textId="77777777" w:rsidR="00DC2CE4" w:rsidRDefault="00DC2CE4" w:rsidP="00DC2CE4">
            <w:pPr>
              <w:pStyle w:val="XML1"/>
              <w:rPr>
                <w:del w:id="1516" w:author="aas" w:date="2013-10-14T02:06:00Z"/>
              </w:rPr>
            </w:pPr>
            <w:del w:id="1517" w:author="aas" w:date="2013-10-14T02:06:00Z">
              <w:r>
                <w:delText xml:space="preserve">    &lt;xs:annotation&gt;</w:delText>
              </w:r>
            </w:del>
          </w:p>
          <w:p w14:paraId="34DEFF40" w14:textId="77777777" w:rsidR="00DC2CE4" w:rsidRDefault="00DC2CE4" w:rsidP="00DC2CE4">
            <w:pPr>
              <w:pStyle w:val="XML1"/>
              <w:rPr>
                <w:del w:id="1518" w:author="aas" w:date="2013-10-14T02:06:00Z"/>
              </w:rPr>
            </w:pPr>
            <w:del w:id="1519" w:author="aas" w:date="2013-10-14T02:06:00Z">
              <w:r>
                <w:delText xml:space="preserve">      &lt;xs:documentation&gt;</w:delText>
              </w:r>
            </w:del>
          </w:p>
          <w:p w14:paraId="69F30088" w14:textId="77777777" w:rsidR="00DC2CE4" w:rsidRDefault="00DC2CE4" w:rsidP="00DC2CE4">
            <w:pPr>
              <w:pStyle w:val="XML1"/>
              <w:rPr>
                <w:del w:id="1520" w:author="aas" w:date="2013-10-14T02:06:00Z"/>
              </w:rPr>
            </w:pPr>
            <w:del w:id="1521" w:author="aas" w:date="2013-10-14T02:06:00Z">
              <w:r>
                <w:delText xml:space="preserve">        Representation of an OpenFlow Configuration Point.</w:delText>
              </w:r>
            </w:del>
          </w:p>
          <w:p w14:paraId="2A6849C8" w14:textId="77777777" w:rsidR="00DC2CE4" w:rsidRDefault="00DC2CE4" w:rsidP="00DC2CE4">
            <w:pPr>
              <w:pStyle w:val="XML1"/>
              <w:rPr>
                <w:del w:id="1522" w:author="aas" w:date="2013-10-14T02:06:00Z"/>
              </w:rPr>
            </w:pPr>
            <w:del w:id="1523" w:author="aas" w:date="2013-10-14T02:06:00Z">
              <w:r>
                <w:delText xml:space="preserve">        Instances of the Configuration Point class SHOULD be stored </w:delText>
              </w:r>
            </w:del>
          </w:p>
          <w:p w14:paraId="7DE35877" w14:textId="77777777" w:rsidR="00DC2CE4" w:rsidRDefault="00DC2CE4" w:rsidP="00DC2CE4">
            <w:pPr>
              <w:pStyle w:val="XML1"/>
              <w:rPr>
                <w:del w:id="1524" w:author="aas" w:date="2013-10-14T02:06:00Z"/>
              </w:rPr>
            </w:pPr>
            <w:del w:id="1525" w:author="aas" w:date="2013-10-14T02:06:00Z">
              <w:r>
                <w:delText xml:space="preserve">        persistently across reboots of the OpenFlow Capable Switch.</w:delText>
              </w:r>
            </w:del>
          </w:p>
          <w:p w14:paraId="15C5D321" w14:textId="77777777" w:rsidR="00DC2CE4" w:rsidRDefault="00DC2CE4" w:rsidP="00DC2CE4">
            <w:pPr>
              <w:pStyle w:val="XML1"/>
              <w:rPr>
                <w:del w:id="1526" w:author="aas" w:date="2013-10-14T02:06:00Z"/>
              </w:rPr>
            </w:pPr>
            <w:del w:id="1527" w:author="aas" w:date="2013-10-14T02:06:00Z">
              <w:r>
                <w:delText xml:space="preserve">            </w:delText>
              </w:r>
            </w:del>
          </w:p>
          <w:p w14:paraId="6141633E" w14:textId="77777777" w:rsidR="00DC2CE4" w:rsidRDefault="00DC2CE4" w:rsidP="00DC2CE4">
            <w:pPr>
              <w:pStyle w:val="XML1"/>
              <w:rPr>
                <w:del w:id="1528" w:author="aas" w:date="2013-10-14T02:06:00Z"/>
              </w:rPr>
            </w:pPr>
            <w:del w:id="1529" w:author="aas" w:date="2013-10-14T02:06:00Z">
              <w:r>
                <w:delText xml:space="preserve">        When a connection is established between an OpenFlow Capable </w:delText>
              </w:r>
            </w:del>
          </w:p>
          <w:p w14:paraId="24891B97" w14:textId="77777777" w:rsidR="00DC2CE4" w:rsidRDefault="00DC2CE4" w:rsidP="00DC2CE4">
            <w:pPr>
              <w:pStyle w:val="XML1"/>
              <w:rPr>
                <w:del w:id="1530" w:author="aas" w:date="2013-10-14T02:06:00Z"/>
              </w:rPr>
            </w:pPr>
            <w:del w:id="1531" w:author="aas" w:date="2013-10-14T02:06:00Z">
              <w:r>
                <w:delText xml:space="preserve">        Switch and a Configuration Point the switch  MUST store the </w:delText>
              </w:r>
            </w:del>
          </w:p>
          <w:p w14:paraId="3AF43012" w14:textId="77777777" w:rsidR="00DC2CE4" w:rsidRDefault="00DC2CE4" w:rsidP="00DC2CE4">
            <w:pPr>
              <w:pStyle w:val="XML1"/>
              <w:rPr>
                <w:del w:id="1532" w:author="aas" w:date="2013-10-14T02:06:00Z"/>
              </w:rPr>
            </w:pPr>
            <w:del w:id="1533" w:author="aas" w:date="2013-10-14T02:06:00Z">
              <w:r>
                <w:delText xml:space="preserve">        connection information in an instance of the Configuration </w:delText>
              </w:r>
            </w:del>
          </w:p>
          <w:p w14:paraId="44E4EF91" w14:textId="77777777" w:rsidR="00DC2CE4" w:rsidRDefault="00DC2CE4" w:rsidP="00DC2CE4">
            <w:pPr>
              <w:pStyle w:val="XML1"/>
              <w:rPr>
                <w:del w:id="1534" w:author="aas" w:date="2013-10-14T02:06:00Z"/>
              </w:rPr>
            </w:pPr>
            <w:del w:id="1535" w:author="aas" w:date="2013-10-14T02:06:00Z">
              <w:r>
                <w:delText xml:space="preserve">        Point class. If such an instance does not exist, the OpenFlow</w:delText>
              </w:r>
            </w:del>
          </w:p>
          <w:p w14:paraId="1DC75D07" w14:textId="77777777" w:rsidR="00DC2CE4" w:rsidRDefault="00DC2CE4" w:rsidP="00DC2CE4">
            <w:pPr>
              <w:pStyle w:val="XML1"/>
              <w:rPr>
                <w:del w:id="1536" w:author="aas" w:date="2013-10-14T02:06:00Z"/>
              </w:rPr>
            </w:pPr>
            <w:del w:id="1537" w:author="aas" w:date="2013-10-14T02:06:00Z">
              <w:r>
                <w:delText xml:space="preserve">        Capable Switch MUST create an instance where it then stores </w:delText>
              </w:r>
            </w:del>
          </w:p>
          <w:p w14:paraId="044896BC" w14:textId="77777777" w:rsidR="00DC2CE4" w:rsidRDefault="00DC2CE4" w:rsidP="00DC2CE4">
            <w:pPr>
              <w:pStyle w:val="XML1"/>
              <w:rPr>
                <w:del w:id="1538" w:author="aas" w:date="2013-10-14T02:06:00Z"/>
              </w:rPr>
            </w:pPr>
            <w:del w:id="1539" w:author="aas" w:date="2013-10-14T02:06:00Z">
              <w:r>
                <w:delText xml:space="preserve">        the connection information.</w:delText>
              </w:r>
            </w:del>
          </w:p>
          <w:p w14:paraId="6FCB5ED2" w14:textId="77777777" w:rsidR="00DC2CE4" w:rsidRDefault="00DC2CE4" w:rsidP="00DC2CE4">
            <w:pPr>
              <w:pStyle w:val="XML1"/>
              <w:rPr>
                <w:del w:id="1540" w:author="aas" w:date="2013-10-14T02:06:00Z"/>
              </w:rPr>
            </w:pPr>
            <w:del w:id="1541" w:author="aas" w:date="2013-10-14T02:06:00Z">
              <w:r>
                <w:delText xml:space="preserve">            </w:delText>
              </w:r>
            </w:del>
          </w:p>
          <w:p w14:paraId="680184CA" w14:textId="77777777" w:rsidR="00DC2CE4" w:rsidRDefault="00DC2CE4" w:rsidP="00DC2CE4">
            <w:pPr>
              <w:pStyle w:val="XML1"/>
              <w:rPr>
                <w:del w:id="1542" w:author="aas" w:date="2013-10-14T02:06:00Z"/>
              </w:rPr>
            </w:pPr>
            <w:del w:id="1543" w:author="aas" w:date="2013-10-14T02:06:00Z">
              <w:r>
                <w:delText xml:space="preserve">        An OpenFlow Capable Switch that cannot initiate a connection </w:delText>
              </w:r>
            </w:del>
          </w:p>
          <w:p w14:paraId="1D5025CE" w14:textId="77777777" w:rsidR="00DC2CE4" w:rsidRDefault="00DC2CE4" w:rsidP="00DC2CE4">
            <w:pPr>
              <w:pStyle w:val="XML1"/>
              <w:rPr>
                <w:del w:id="1544" w:author="aas" w:date="2013-10-14T02:06:00Z"/>
              </w:rPr>
            </w:pPr>
            <w:del w:id="1545" w:author="aas" w:date="2013-10-14T02:06:00Z">
              <w:r>
                <w:delText xml:space="preserve">        to a configuration point does not have to implement the </w:delText>
              </w:r>
            </w:del>
          </w:p>
          <w:p w14:paraId="26C7234F" w14:textId="77777777" w:rsidR="00DC2CE4" w:rsidRDefault="00DC2CE4" w:rsidP="00DC2CE4">
            <w:pPr>
              <w:pStyle w:val="XML1"/>
              <w:rPr>
                <w:del w:id="1546" w:author="aas" w:date="2013-10-14T02:06:00Z"/>
              </w:rPr>
            </w:pPr>
            <w:del w:id="1547" w:author="aas" w:date="2013-10-14T02:06:00Z">
              <w:r>
                <w:delText xml:space="preserve">        Configuration Point class. It SHOULD block attempts to write</w:delText>
              </w:r>
            </w:del>
          </w:p>
          <w:p w14:paraId="40A24E83" w14:textId="77777777" w:rsidR="00DC2CE4" w:rsidRDefault="00DC2CE4" w:rsidP="00DC2CE4">
            <w:pPr>
              <w:pStyle w:val="XML1"/>
              <w:rPr>
                <w:del w:id="1548" w:author="aas" w:date="2013-10-14T02:06:00Z"/>
              </w:rPr>
            </w:pPr>
            <w:del w:id="1549" w:author="aas" w:date="2013-10-14T02:06:00Z">
              <w:r>
                <w:delText xml:space="preserve">        to instances of the Configuration Point class with NETCONF </w:delText>
              </w:r>
            </w:del>
          </w:p>
          <w:p w14:paraId="2DAAD600" w14:textId="77777777" w:rsidR="00DC2CE4" w:rsidRDefault="00DC2CE4" w:rsidP="00DC2CE4">
            <w:pPr>
              <w:pStyle w:val="XML1"/>
              <w:rPr>
                <w:del w:id="1550" w:author="aas" w:date="2013-10-14T02:06:00Z"/>
              </w:rPr>
            </w:pPr>
            <w:del w:id="1551" w:author="aas" w:date="2013-10-14T02:06:00Z">
              <w:r>
                <w:delText xml:space="preserve">        &amp;lt;edit-config&amp;gt; operations.</w:delText>
              </w:r>
            </w:del>
          </w:p>
          <w:p w14:paraId="0DE092BF" w14:textId="77777777" w:rsidR="00DC2CE4" w:rsidRDefault="00DC2CE4" w:rsidP="00DC2CE4">
            <w:pPr>
              <w:pStyle w:val="XML1"/>
              <w:rPr>
                <w:del w:id="1552" w:author="aas" w:date="2013-10-14T02:06:00Z"/>
              </w:rPr>
            </w:pPr>
          </w:p>
          <w:p w14:paraId="7B6A6D91" w14:textId="77777777" w:rsidR="00DC2CE4" w:rsidRDefault="00DC2CE4" w:rsidP="00DC2CE4">
            <w:pPr>
              <w:pStyle w:val="XML1"/>
              <w:rPr>
                <w:del w:id="1553" w:author="aas" w:date="2013-10-14T02:06:00Z"/>
              </w:rPr>
            </w:pPr>
            <w:del w:id="1554" w:author="aas" w:date="2013-10-14T02:06:00Z">
              <w:r>
                <w:delText xml:space="preserve">        NETCONF &amp;lt;edit-config&amp;gt; operations MUST be implemented as </w:delText>
              </w:r>
            </w:del>
          </w:p>
          <w:p w14:paraId="3CFA5F1E" w14:textId="77777777" w:rsidR="00DC2CE4" w:rsidRDefault="00DC2CE4" w:rsidP="00DC2CE4">
            <w:pPr>
              <w:pStyle w:val="XML1"/>
              <w:rPr>
                <w:del w:id="1555" w:author="aas" w:date="2013-10-14T02:06:00Z"/>
              </w:rPr>
            </w:pPr>
            <w:del w:id="1556" w:author="aas" w:date="2013-10-14T02:06:00Z">
              <w:r>
                <w:delText xml:space="preserve">        follows: </w:delText>
              </w:r>
            </w:del>
          </w:p>
          <w:p w14:paraId="6C1FDD15" w14:textId="77777777" w:rsidR="00DC2CE4" w:rsidRDefault="00DC2CE4" w:rsidP="00DC2CE4">
            <w:pPr>
              <w:pStyle w:val="XML1"/>
              <w:rPr>
                <w:del w:id="1557" w:author="aas" w:date="2013-10-14T02:06:00Z"/>
              </w:rPr>
            </w:pPr>
          </w:p>
          <w:p w14:paraId="1D717102" w14:textId="77777777" w:rsidR="00DC2CE4" w:rsidRDefault="00DC2CE4" w:rsidP="00DC2CE4">
            <w:pPr>
              <w:pStyle w:val="XML1"/>
              <w:rPr>
                <w:del w:id="1558" w:author="aas" w:date="2013-10-14T02:06:00Z"/>
              </w:rPr>
            </w:pPr>
            <w:del w:id="1559" w:author="aas" w:date="2013-10-14T02:06:00Z">
              <w:r>
                <w:delText xml:space="preserve">        * The 'id' element MUST be present at all &amp;lt;edit-config&amp;gt;</w:delText>
              </w:r>
            </w:del>
          </w:p>
          <w:p w14:paraId="24090F4D" w14:textId="77777777" w:rsidR="00DC2CE4" w:rsidRDefault="00DC2CE4" w:rsidP="00DC2CE4">
            <w:pPr>
              <w:pStyle w:val="XML1"/>
              <w:rPr>
                <w:del w:id="1560" w:author="aas" w:date="2013-10-14T02:06:00Z"/>
              </w:rPr>
            </w:pPr>
            <w:del w:id="1561" w:author="aas" w:date="2013-10-14T02:06:00Z">
              <w:r>
                <w:delText xml:space="preserve">        operations to identify the configuration point.</w:delText>
              </w:r>
            </w:del>
          </w:p>
          <w:p w14:paraId="0A9CD1F2" w14:textId="77777777" w:rsidR="00DC2CE4" w:rsidRDefault="00DC2CE4" w:rsidP="00DC2CE4">
            <w:pPr>
              <w:pStyle w:val="XML1"/>
              <w:rPr>
                <w:del w:id="1562" w:author="aas" w:date="2013-10-14T02:06:00Z"/>
              </w:rPr>
            </w:pPr>
            <w:del w:id="1563" w:author="aas" w:date="2013-10-14T02:06:00Z">
              <w:r>
                <w:delText xml:space="preserve">        * If the operation is 'merge' or 'replace', the element is</w:delText>
              </w:r>
            </w:del>
          </w:p>
          <w:p w14:paraId="3D2EE3A4" w14:textId="77777777" w:rsidR="00DC2CE4" w:rsidRDefault="00DC2CE4" w:rsidP="00DC2CE4">
            <w:pPr>
              <w:pStyle w:val="XML1"/>
              <w:rPr>
                <w:del w:id="1564" w:author="aas" w:date="2013-10-14T02:06:00Z"/>
              </w:rPr>
            </w:pPr>
            <w:del w:id="1565" w:author="aas" w:date="2013-10-14T02:06:00Z">
              <w:r>
                <w:delText xml:space="preserve">        created if it does not exist, and its value is set to the</w:delText>
              </w:r>
            </w:del>
          </w:p>
          <w:p w14:paraId="4ADFE34B" w14:textId="77777777" w:rsidR="00DC2CE4" w:rsidRDefault="00DC2CE4" w:rsidP="00DC2CE4">
            <w:pPr>
              <w:pStyle w:val="XML1"/>
              <w:rPr>
                <w:del w:id="1566" w:author="aas" w:date="2013-10-14T02:06:00Z"/>
              </w:rPr>
            </w:pPr>
            <w:del w:id="1567" w:author="aas" w:date="2013-10-14T02:06:00Z">
              <w:r>
                <w:delText xml:space="preserve">        value found in the XML RPC data.</w:delText>
              </w:r>
            </w:del>
          </w:p>
          <w:p w14:paraId="0A1F907D" w14:textId="77777777" w:rsidR="00DC2CE4" w:rsidRDefault="00DC2CE4" w:rsidP="00DC2CE4">
            <w:pPr>
              <w:pStyle w:val="XML1"/>
              <w:rPr>
                <w:del w:id="1568" w:author="aas" w:date="2013-10-14T02:06:00Z"/>
              </w:rPr>
            </w:pPr>
            <w:del w:id="1569" w:author="aas" w:date="2013-10-14T02:06:00Z">
              <w:r>
                <w:delText xml:space="preserve">        * If the operation is 'create', the element is created if it</w:delText>
              </w:r>
            </w:del>
          </w:p>
          <w:p w14:paraId="77F6AF86" w14:textId="77777777" w:rsidR="00DC2CE4" w:rsidRDefault="00DC2CE4" w:rsidP="00DC2CE4">
            <w:pPr>
              <w:pStyle w:val="XML1"/>
              <w:rPr>
                <w:del w:id="1570" w:author="aas" w:date="2013-10-14T02:06:00Z"/>
              </w:rPr>
            </w:pPr>
            <w:del w:id="1571" w:author="aas" w:date="2013-10-14T02:06:00Z">
              <w:r>
                <w:delText xml:space="preserve">        does not exist. If the element already exists, a</w:delText>
              </w:r>
            </w:del>
          </w:p>
          <w:p w14:paraId="4DB896A6" w14:textId="77777777" w:rsidR="00DC2CE4" w:rsidRDefault="00DC2CE4" w:rsidP="00DC2CE4">
            <w:pPr>
              <w:pStyle w:val="XML1"/>
              <w:rPr>
                <w:del w:id="1572" w:author="aas" w:date="2013-10-14T02:06:00Z"/>
              </w:rPr>
            </w:pPr>
            <w:del w:id="1573" w:author="aas" w:date="2013-10-14T02:06:00Z">
              <w:r>
                <w:delText xml:space="preserve">        'data</w:delText>
              </w:r>
              <w:r>
                <w:rPr>
                  <w:rFonts w:ascii="MS Mincho" w:eastAsia="MS Mincho" w:hAnsi="MS Mincho" w:cs="MS Mincho" w:hint="eastAsia"/>
                </w:rPr>
                <w:delText>‑</w:delText>
              </w:r>
              <w:r>
                <w:delText>exists' error is returned.</w:delText>
              </w:r>
            </w:del>
          </w:p>
          <w:p w14:paraId="3D783898" w14:textId="77777777" w:rsidR="00DC2CE4" w:rsidRDefault="00DC2CE4" w:rsidP="00DC2CE4">
            <w:pPr>
              <w:pStyle w:val="XML1"/>
              <w:rPr>
                <w:del w:id="1574" w:author="aas" w:date="2013-10-14T02:06:00Z"/>
              </w:rPr>
            </w:pPr>
            <w:del w:id="1575" w:author="aas" w:date="2013-10-14T02:06:00Z">
              <w:r>
                <w:delText xml:space="preserve">        * If the operation is 'delete', the element is deleted if it</w:delText>
              </w:r>
            </w:del>
          </w:p>
          <w:p w14:paraId="481FF456" w14:textId="77777777" w:rsidR="00DC2CE4" w:rsidRDefault="00DC2CE4" w:rsidP="00DC2CE4">
            <w:pPr>
              <w:pStyle w:val="XML1"/>
              <w:rPr>
                <w:del w:id="1576" w:author="aas" w:date="2013-10-14T02:06:00Z"/>
              </w:rPr>
            </w:pPr>
            <w:del w:id="1577"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0CED6E46" w14:textId="77777777" w:rsidR="00DC2CE4" w:rsidRDefault="00DC2CE4" w:rsidP="00DC2CE4">
            <w:pPr>
              <w:pStyle w:val="XML1"/>
              <w:rPr>
                <w:del w:id="1578" w:author="aas" w:date="2013-10-14T02:06:00Z"/>
              </w:rPr>
            </w:pPr>
            <w:del w:id="1579" w:author="aas" w:date="2013-10-14T02:06:00Z">
              <w:r>
                <w:delText xml:space="preserve">        error is returned.</w:delText>
              </w:r>
            </w:del>
          </w:p>
          <w:p w14:paraId="0BAC1D8B" w14:textId="77777777" w:rsidR="00DC2CE4" w:rsidRDefault="00DC2CE4" w:rsidP="00DC2CE4">
            <w:pPr>
              <w:pStyle w:val="XML1"/>
              <w:rPr>
                <w:del w:id="1580" w:author="aas" w:date="2013-10-14T02:06:00Z"/>
              </w:rPr>
            </w:pPr>
            <w:del w:id="1581" w:author="aas" w:date="2013-10-14T02:06:00Z">
              <w:r>
                <w:delText xml:space="preserve">      &lt;/xs:documentation&gt;</w:delText>
              </w:r>
            </w:del>
          </w:p>
          <w:p w14:paraId="64F6141E" w14:textId="77777777" w:rsidR="00DC2CE4" w:rsidRDefault="00DC2CE4" w:rsidP="00DC2CE4">
            <w:pPr>
              <w:pStyle w:val="XML1"/>
              <w:rPr>
                <w:del w:id="1582" w:author="aas" w:date="2013-10-14T02:06:00Z"/>
              </w:rPr>
            </w:pPr>
            <w:del w:id="1583" w:author="aas" w:date="2013-10-14T02:06:00Z">
              <w:r>
                <w:delText xml:space="preserve">    &lt;/xs:annotation&gt;</w:delText>
              </w:r>
            </w:del>
          </w:p>
          <w:p w14:paraId="4F6EACB2" w14:textId="77777777" w:rsidR="00DC2CE4" w:rsidRDefault="00DC2CE4" w:rsidP="00DC2CE4">
            <w:pPr>
              <w:pStyle w:val="XML1"/>
              <w:rPr>
                <w:del w:id="1584" w:author="aas" w:date="2013-10-14T02:06:00Z"/>
              </w:rPr>
            </w:pPr>
          </w:p>
          <w:p w14:paraId="63E414C9" w14:textId="77777777" w:rsidR="00DC2CE4" w:rsidRDefault="00DC2CE4" w:rsidP="00DC2CE4">
            <w:pPr>
              <w:pStyle w:val="XML1"/>
              <w:rPr>
                <w:del w:id="1585" w:author="aas" w:date="2013-10-14T02:06:00Z"/>
              </w:rPr>
            </w:pPr>
            <w:del w:id="1586" w:author="aas" w:date="2013-10-14T02:06:00Z">
              <w:r>
                <w:delText xml:space="preserve">    &lt;xs:sequence&gt;</w:delText>
              </w:r>
            </w:del>
          </w:p>
          <w:p w14:paraId="3FFE40FB" w14:textId="77777777" w:rsidR="00DC2CE4" w:rsidRDefault="00DC2CE4" w:rsidP="00DC2CE4">
            <w:pPr>
              <w:pStyle w:val="XML1"/>
              <w:rPr>
                <w:del w:id="1587" w:author="aas" w:date="2013-10-14T02:06:00Z"/>
              </w:rPr>
            </w:pPr>
            <w:del w:id="1588" w:author="aas" w:date="2013-10-14T02:06:00Z">
              <w:r>
                <w:delText xml:space="preserve">      &lt;xs:element name="id"  type="OFConfigId"&gt;</w:delText>
              </w:r>
            </w:del>
          </w:p>
          <w:p w14:paraId="180FAE7C" w14:textId="77777777" w:rsidR="00DC2CE4" w:rsidRDefault="00DC2CE4" w:rsidP="00DC2CE4">
            <w:pPr>
              <w:pStyle w:val="XML1"/>
              <w:rPr>
                <w:del w:id="1589" w:author="aas" w:date="2013-10-14T02:06:00Z"/>
              </w:rPr>
            </w:pPr>
            <w:del w:id="1590" w:author="aas" w:date="2013-10-14T02:06:00Z">
              <w:r>
                <w:delText xml:space="preserve">        &lt;xs:annotation&gt;</w:delText>
              </w:r>
            </w:del>
          </w:p>
          <w:p w14:paraId="2CA58199" w14:textId="77777777" w:rsidR="00DC2CE4" w:rsidRDefault="00DC2CE4" w:rsidP="00DC2CE4">
            <w:pPr>
              <w:pStyle w:val="XML1"/>
              <w:rPr>
                <w:del w:id="1591" w:author="aas" w:date="2013-10-14T02:06:00Z"/>
              </w:rPr>
            </w:pPr>
            <w:del w:id="1592" w:author="aas" w:date="2013-10-14T02:06:00Z">
              <w:r>
                <w:delText xml:space="preserve">          &lt;xs:documentation&gt;</w:delText>
              </w:r>
            </w:del>
          </w:p>
          <w:p w14:paraId="6469870C" w14:textId="77777777" w:rsidR="00DC2CE4" w:rsidRDefault="00DC2CE4" w:rsidP="00DC2CE4">
            <w:pPr>
              <w:pStyle w:val="XML1"/>
              <w:rPr>
                <w:del w:id="1593" w:author="aas" w:date="2013-10-14T02:06:00Z"/>
              </w:rPr>
            </w:pPr>
            <w:del w:id="1594" w:author="aas" w:date="2013-10-14T02:06:00Z">
              <w:r>
                <w:delText xml:space="preserve">            A unique but locally arbitrary identifier that</w:delText>
              </w:r>
            </w:del>
          </w:p>
          <w:p w14:paraId="3F6EC79A" w14:textId="77777777" w:rsidR="00DC2CE4" w:rsidRDefault="00DC2CE4" w:rsidP="00DC2CE4">
            <w:pPr>
              <w:pStyle w:val="XML1"/>
              <w:rPr>
                <w:del w:id="1595" w:author="aas" w:date="2013-10-14T02:06:00Z"/>
              </w:rPr>
            </w:pPr>
            <w:del w:id="1596" w:author="aas" w:date="2013-10-14T02:06:00Z">
              <w:r>
                <w:delText xml:space="preserve">            identifies a Configuration Point within the context of an </w:delText>
              </w:r>
            </w:del>
          </w:p>
          <w:p w14:paraId="17EC3C89" w14:textId="77777777" w:rsidR="00DC2CE4" w:rsidRDefault="00DC2CE4" w:rsidP="00DC2CE4">
            <w:pPr>
              <w:pStyle w:val="XML1"/>
              <w:rPr>
                <w:del w:id="1597" w:author="aas" w:date="2013-10-14T02:06:00Z"/>
              </w:rPr>
            </w:pPr>
            <w:del w:id="1598" w:author="aas" w:date="2013-10-14T02:06:00Z">
              <w:r>
                <w:delText xml:space="preserve">            OpenFlow Capable Switch.</w:delText>
              </w:r>
            </w:del>
          </w:p>
          <w:p w14:paraId="5CDB0239" w14:textId="77777777" w:rsidR="00DC2CE4" w:rsidRDefault="00DC2CE4" w:rsidP="00DC2CE4">
            <w:pPr>
              <w:pStyle w:val="XML1"/>
              <w:rPr>
                <w:del w:id="1599" w:author="aas" w:date="2013-10-14T02:06:00Z"/>
              </w:rPr>
            </w:pPr>
          </w:p>
          <w:p w14:paraId="58F13639" w14:textId="77777777" w:rsidR="00DC2CE4" w:rsidRDefault="00DC2CE4" w:rsidP="00DC2CE4">
            <w:pPr>
              <w:pStyle w:val="XML1"/>
              <w:rPr>
                <w:del w:id="1600" w:author="aas" w:date="2013-10-14T02:06:00Z"/>
              </w:rPr>
            </w:pPr>
            <w:del w:id="1601" w:author="aas" w:date="2013-10-14T02:06:00Z">
              <w:r>
                <w:delText xml:space="preserve">            This element MUST be present to identify the configuration</w:delText>
              </w:r>
            </w:del>
          </w:p>
          <w:p w14:paraId="38BA09AA" w14:textId="77777777" w:rsidR="00DC2CE4" w:rsidRDefault="00DC2CE4" w:rsidP="00DC2CE4">
            <w:pPr>
              <w:pStyle w:val="XML1"/>
              <w:rPr>
                <w:del w:id="1602" w:author="aas" w:date="2013-10-14T02:06:00Z"/>
              </w:rPr>
            </w:pPr>
            <w:del w:id="1603" w:author="aas" w:date="2013-10-14T02:06:00Z">
              <w:r>
                <w:delText xml:space="preserve">            point.</w:delText>
              </w:r>
            </w:del>
          </w:p>
          <w:p w14:paraId="54119A3F" w14:textId="77777777" w:rsidR="00DC2CE4" w:rsidRDefault="00DC2CE4" w:rsidP="00DC2CE4">
            <w:pPr>
              <w:pStyle w:val="XML1"/>
              <w:rPr>
                <w:del w:id="1604" w:author="aas" w:date="2013-10-14T02:06:00Z"/>
              </w:rPr>
            </w:pPr>
            <w:del w:id="1605" w:author="aas" w:date="2013-10-14T02:06:00Z">
              <w:r>
                <w:delText xml:space="preserve">          &lt;/xs:documentation&gt;</w:delText>
              </w:r>
            </w:del>
          </w:p>
          <w:p w14:paraId="42573469" w14:textId="77777777" w:rsidR="00DC2CE4" w:rsidRDefault="00DC2CE4" w:rsidP="00DC2CE4">
            <w:pPr>
              <w:pStyle w:val="XML1"/>
              <w:rPr>
                <w:del w:id="1606" w:author="aas" w:date="2013-10-14T02:06:00Z"/>
              </w:rPr>
            </w:pPr>
            <w:del w:id="1607" w:author="aas" w:date="2013-10-14T02:06:00Z">
              <w:r>
                <w:delText xml:space="preserve">        &lt;/xs:annotation&gt;</w:delText>
              </w:r>
            </w:del>
          </w:p>
          <w:p w14:paraId="26826B99" w14:textId="77777777" w:rsidR="00DC2CE4" w:rsidRDefault="00DC2CE4" w:rsidP="00DC2CE4">
            <w:pPr>
              <w:pStyle w:val="XML1"/>
              <w:rPr>
                <w:del w:id="1608" w:author="aas" w:date="2013-10-14T02:06:00Z"/>
              </w:rPr>
            </w:pPr>
            <w:del w:id="1609" w:author="aas" w:date="2013-10-14T02:06:00Z">
              <w:r>
                <w:delText xml:space="preserve">      &lt;/xs:element&gt;</w:delText>
              </w:r>
            </w:del>
          </w:p>
          <w:p w14:paraId="7466A30C" w14:textId="77777777" w:rsidR="00DC2CE4" w:rsidRDefault="00DC2CE4" w:rsidP="00DC2CE4">
            <w:pPr>
              <w:pStyle w:val="XML1"/>
              <w:rPr>
                <w:del w:id="1610" w:author="aas" w:date="2013-10-14T02:06:00Z"/>
              </w:rPr>
            </w:pPr>
            <w:del w:id="1611" w:author="aas" w:date="2013-10-14T02:06:00Z">
              <w:r>
                <w:delText xml:space="preserve">      &lt;xs:element name="uri"  type="inet:uri"&gt;</w:delText>
              </w:r>
            </w:del>
          </w:p>
          <w:p w14:paraId="2089F4BA" w14:textId="77777777" w:rsidR="00DC2CE4" w:rsidRDefault="00DC2CE4" w:rsidP="00DC2CE4">
            <w:pPr>
              <w:pStyle w:val="XML1"/>
              <w:rPr>
                <w:del w:id="1612" w:author="aas" w:date="2013-10-14T02:06:00Z"/>
              </w:rPr>
            </w:pPr>
            <w:del w:id="1613" w:author="aas" w:date="2013-10-14T02:06:00Z">
              <w:r>
                <w:delText xml:space="preserve">        &lt;xs:annotation&gt;</w:delText>
              </w:r>
            </w:del>
          </w:p>
          <w:p w14:paraId="677E56AA" w14:textId="77777777" w:rsidR="00DC2CE4" w:rsidRDefault="00DC2CE4" w:rsidP="00DC2CE4">
            <w:pPr>
              <w:pStyle w:val="XML1"/>
              <w:rPr>
                <w:del w:id="1614" w:author="aas" w:date="2013-10-14T02:06:00Z"/>
              </w:rPr>
            </w:pPr>
            <w:del w:id="1615" w:author="aas" w:date="2013-10-14T02:06:00Z">
              <w:r>
                <w:delText xml:space="preserve">          &lt;xs:documentation&gt;</w:delText>
              </w:r>
            </w:del>
          </w:p>
          <w:p w14:paraId="74CFA274" w14:textId="77777777" w:rsidR="00DC2CE4" w:rsidRDefault="00DC2CE4" w:rsidP="00DC2CE4">
            <w:pPr>
              <w:pStyle w:val="XML1"/>
              <w:rPr>
                <w:del w:id="1616" w:author="aas" w:date="2013-10-14T02:06:00Z"/>
              </w:rPr>
            </w:pPr>
            <w:del w:id="1617" w:author="aas" w:date="2013-10-14T02:06:00Z">
              <w:r>
                <w:delText xml:space="preserve">            A locator of the Configuration Point.  It </w:delText>
              </w:r>
            </w:del>
          </w:p>
          <w:p w14:paraId="5C982F27" w14:textId="77777777" w:rsidR="00DC2CE4" w:rsidRDefault="00DC2CE4" w:rsidP="00DC2CE4">
            <w:pPr>
              <w:pStyle w:val="XML1"/>
              <w:rPr>
                <w:del w:id="1618" w:author="aas" w:date="2013-10-14T02:06:00Z"/>
              </w:rPr>
            </w:pPr>
            <w:del w:id="1619" w:author="aas" w:date="2013-10-14T02:06:00Z">
              <w:r>
                <w:delText xml:space="preserve">            identifies the location of the Configuration Point as a </w:delText>
              </w:r>
            </w:del>
          </w:p>
          <w:p w14:paraId="5555E47A" w14:textId="77777777" w:rsidR="00DC2CE4" w:rsidRDefault="00DC2CE4" w:rsidP="00DC2CE4">
            <w:pPr>
              <w:pStyle w:val="XML1"/>
              <w:rPr>
                <w:del w:id="1620" w:author="aas" w:date="2013-10-14T02:06:00Z"/>
              </w:rPr>
            </w:pPr>
            <w:del w:id="1621" w:author="aas" w:date="2013-10-14T02:06:00Z">
              <w:r>
                <w:delText xml:space="preserve">            service resource and MUST include all information necessary</w:delText>
              </w:r>
            </w:del>
          </w:p>
          <w:p w14:paraId="5B2AF915" w14:textId="77777777" w:rsidR="00DC2CE4" w:rsidRDefault="00DC2CE4" w:rsidP="00DC2CE4">
            <w:pPr>
              <w:pStyle w:val="XML1"/>
              <w:rPr>
                <w:del w:id="1622" w:author="aas" w:date="2013-10-14T02:06:00Z"/>
              </w:rPr>
            </w:pPr>
            <w:del w:id="1623" w:author="aas" w:date="2013-10-14T02:06:00Z">
              <w:r>
                <w:delText xml:space="preserve">            for the OpenFlow Capable Switch to connect to the </w:delText>
              </w:r>
            </w:del>
          </w:p>
          <w:p w14:paraId="1AA26F86" w14:textId="77777777" w:rsidR="00DC2CE4" w:rsidRDefault="00DC2CE4" w:rsidP="00DC2CE4">
            <w:pPr>
              <w:pStyle w:val="XML1"/>
              <w:rPr>
                <w:del w:id="1624" w:author="aas" w:date="2013-10-14T02:06:00Z"/>
              </w:rPr>
            </w:pPr>
            <w:del w:id="1625" w:author="aas" w:date="2013-10-14T02:06:00Z">
              <w:r>
                <w:delText xml:space="preserve">            Configuration Point or re-connect to it should it become </w:delText>
              </w:r>
            </w:del>
          </w:p>
          <w:p w14:paraId="649D39CD" w14:textId="77777777" w:rsidR="00DC2CE4" w:rsidRDefault="00DC2CE4" w:rsidP="00DC2CE4">
            <w:pPr>
              <w:pStyle w:val="XML1"/>
              <w:rPr>
                <w:del w:id="1626" w:author="aas" w:date="2013-10-14T02:06:00Z"/>
              </w:rPr>
            </w:pPr>
            <w:del w:id="1627" w:author="aas" w:date="2013-10-14T02:06:00Z">
              <w:r>
                <w:delText xml:space="preserve">            disconnected.  Such information MAY include, for example, </w:delText>
              </w:r>
            </w:del>
          </w:p>
          <w:p w14:paraId="7EBF4A4E" w14:textId="77777777" w:rsidR="00DC2CE4" w:rsidRDefault="00DC2CE4" w:rsidP="00DC2CE4">
            <w:pPr>
              <w:pStyle w:val="XML1"/>
              <w:rPr>
                <w:del w:id="1628" w:author="aas" w:date="2013-10-14T02:06:00Z"/>
              </w:rPr>
            </w:pPr>
            <w:del w:id="1629" w:author="aas" w:date="2013-10-14T02:06:00Z">
              <w:r>
                <w:delText xml:space="preserve">            protocol, fully qualified domain name, IP address, port </w:delText>
              </w:r>
            </w:del>
          </w:p>
          <w:p w14:paraId="0B929491" w14:textId="77777777" w:rsidR="00DC2CE4" w:rsidRDefault="00DC2CE4" w:rsidP="00DC2CE4">
            <w:pPr>
              <w:pStyle w:val="XML1"/>
              <w:rPr>
                <w:del w:id="1630" w:author="aas" w:date="2013-10-14T02:06:00Z"/>
              </w:rPr>
            </w:pPr>
            <w:del w:id="1631" w:author="aas" w:date="2013-10-14T02:06:00Z">
              <w:r>
                <w:delText xml:space="preserve">            number, etc.</w:delText>
              </w:r>
            </w:del>
          </w:p>
          <w:p w14:paraId="115A2677" w14:textId="77777777" w:rsidR="00DC2CE4" w:rsidRDefault="00DC2CE4" w:rsidP="00DC2CE4">
            <w:pPr>
              <w:pStyle w:val="XML1"/>
              <w:rPr>
                <w:del w:id="1632" w:author="aas" w:date="2013-10-14T02:06:00Z"/>
              </w:rPr>
            </w:pPr>
          </w:p>
          <w:p w14:paraId="4A826804" w14:textId="77777777" w:rsidR="00DC2CE4" w:rsidRDefault="00DC2CE4" w:rsidP="00DC2CE4">
            <w:pPr>
              <w:pStyle w:val="XML1"/>
              <w:rPr>
                <w:del w:id="1633" w:author="aas" w:date="2013-10-14T02:06:00Z"/>
              </w:rPr>
            </w:pPr>
            <w:del w:id="1634" w:author="aas" w:date="2013-10-14T02:06:00Z">
              <w:r>
                <w:delText xml:space="preserve">            This element MUST be present in the NETCONF data store.</w:delText>
              </w:r>
            </w:del>
          </w:p>
          <w:p w14:paraId="07DD318E" w14:textId="77777777" w:rsidR="00DC2CE4" w:rsidRDefault="00DC2CE4" w:rsidP="00DC2CE4">
            <w:pPr>
              <w:pStyle w:val="XML1"/>
              <w:rPr>
                <w:del w:id="1635" w:author="aas" w:date="2013-10-14T02:06:00Z"/>
              </w:rPr>
            </w:pPr>
            <w:del w:id="1636" w:author="aas" w:date="2013-10-14T02:06:00Z">
              <w:r>
                <w:delText xml:space="preserve">            If this element is not present in a NETCONF &amp;lt;edit-config&amp;gt;</w:delText>
              </w:r>
            </w:del>
          </w:p>
          <w:p w14:paraId="4BC2CEBB" w14:textId="77777777" w:rsidR="00DC2CE4" w:rsidRDefault="00DC2CE4" w:rsidP="00DC2CE4">
            <w:pPr>
              <w:pStyle w:val="XML1"/>
              <w:rPr>
                <w:del w:id="1637" w:author="aas" w:date="2013-10-14T02:06:00Z"/>
              </w:rPr>
            </w:pPr>
            <w:del w:id="1638" w:author="aas" w:date="2013-10-14T02:06:00Z">
              <w:r>
                <w:delText xml:space="preserve">            operation 'create', 'merge' or 'replace' and the parent</w:delText>
              </w:r>
            </w:del>
          </w:p>
          <w:p w14:paraId="0B81B3FA" w14:textId="77777777" w:rsidR="00DC2CE4" w:rsidRDefault="00DC2CE4" w:rsidP="00DC2CE4">
            <w:pPr>
              <w:pStyle w:val="XML1"/>
              <w:rPr>
                <w:del w:id="1639" w:author="aas" w:date="2013-10-14T02:06:00Z"/>
              </w:rPr>
            </w:pPr>
            <w:del w:id="1640" w:author="aas" w:date="2013-10-14T02:06:00Z">
              <w:r>
                <w:delText xml:space="preserve">            element does not exist, a 'data-missing' error is</w:delText>
              </w:r>
            </w:del>
          </w:p>
          <w:p w14:paraId="09E241B5" w14:textId="77777777" w:rsidR="00DC2CE4" w:rsidRDefault="00DC2CE4" w:rsidP="00DC2CE4">
            <w:pPr>
              <w:pStyle w:val="XML1"/>
              <w:rPr>
                <w:del w:id="1641" w:author="aas" w:date="2013-10-14T02:06:00Z"/>
              </w:rPr>
            </w:pPr>
            <w:del w:id="1642" w:author="aas" w:date="2013-10-14T02:06:00Z">
              <w:r>
                <w:delText xml:space="preserve">            returned.</w:delText>
              </w:r>
            </w:del>
          </w:p>
          <w:p w14:paraId="47FF85F5" w14:textId="77777777" w:rsidR="00DC2CE4" w:rsidRDefault="00DC2CE4" w:rsidP="00DC2CE4">
            <w:pPr>
              <w:pStyle w:val="XML1"/>
              <w:rPr>
                <w:del w:id="1643" w:author="aas" w:date="2013-10-14T02:06:00Z"/>
              </w:rPr>
            </w:pPr>
            <w:del w:id="1644" w:author="aas" w:date="2013-10-14T02:06:00Z">
              <w:r>
                <w:delText xml:space="preserve">          &lt;/xs:documentation&gt;</w:delText>
              </w:r>
            </w:del>
          </w:p>
          <w:p w14:paraId="30C2F39A" w14:textId="77777777" w:rsidR="00DC2CE4" w:rsidRDefault="00DC2CE4" w:rsidP="00DC2CE4">
            <w:pPr>
              <w:pStyle w:val="XML1"/>
              <w:rPr>
                <w:del w:id="1645" w:author="aas" w:date="2013-10-14T02:06:00Z"/>
              </w:rPr>
            </w:pPr>
            <w:del w:id="1646" w:author="aas" w:date="2013-10-14T02:06:00Z">
              <w:r>
                <w:delText xml:space="preserve">        &lt;/xs:annotation&gt;</w:delText>
              </w:r>
            </w:del>
          </w:p>
          <w:p w14:paraId="42082E7E" w14:textId="77777777" w:rsidR="00DC2CE4" w:rsidRDefault="00DC2CE4" w:rsidP="00DC2CE4">
            <w:pPr>
              <w:pStyle w:val="XML1"/>
              <w:rPr>
                <w:del w:id="1647" w:author="aas" w:date="2013-10-14T02:06:00Z"/>
              </w:rPr>
            </w:pPr>
            <w:del w:id="1648" w:author="aas" w:date="2013-10-14T02:06:00Z">
              <w:r>
                <w:delText xml:space="preserve">      &lt;/xs:element&gt;</w:delText>
              </w:r>
            </w:del>
          </w:p>
          <w:p w14:paraId="4EEC5F8E" w14:textId="77777777" w:rsidR="00DC2CE4" w:rsidRDefault="00DC2CE4" w:rsidP="00DC2CE4">
            <w:pPr>
              <w:pStyle w:val="XML1"/>
              <w:rPr>
                <w:del w:id="1649" w:author="aas" w:date="2013-10-14T02:06:00Z"/>
              </w:rPr>
            </w:pPr>
            <w:del w:id="1650" w:author="aas" w:date="2013-10-14T02:06:00Z">
              <w:r>
                <w:delText xml:space="preserve">      &lt;xs:element name="protocol"  type="OFConfigurationPointProtocolType"&gt;</w:delText>
              </w:r>
            </w:del>
          </w:p>
          <w:p w14:paraId="5D1AA4E0" w14:textId="77777777" w:rsidR="00DC2CE4" w:rsidRDefault="00DC2CE4" w:rsidP="00DC2CE4">
            <w:pPr>
              <w:pStyle w:val="XML1"/>
              <w:rPr>
                <w:del w:id="1651" w:author="aas" w:date="2013-10-14T02:06:00Z"/>
              </w:rPr>
            </w:pPr>
            <w:del w:id="1652" w:author="aas" w:date="2013-10-14T02:06:00Z">
              <w:r>
                <w:delText xml:space="preserve">        &lt;xs:annotation&gt;</w:delText>
              </w:r>
            </w:del>
          </w:p>
          <w:p w14:paraId="6233FA7E" w14:textId="77777777" w:rsidR="00DC2CE4" w:rsidRDefault="00DC2CE4" w:rsidP="00DC2CE4">
            <w:pPr>
              <w:pStyle w:val="XML1"/>
              <w:rPr>
                <w:del w:id="1653" w:author="aas" w:date="2013-10-14T02:06:00Z"/>
              </w:rPr>
            </w:pPr>
            <w:del w:id="1654" w:author="aas" w:date="2013-10-14T02:06:00Z">
              <w:r>
                <w:delText xml:space="preserve">          &lt;xs:documentation&gt;</w:delText>
              </w:r>
            </w:del>
          </w:p>
          <w:p w14:paraId="7F1D9ACC" w14:textId="77777777" w:rsidR="00DC2CE4" w:rsidRDefault="00DC2CE4" w:rsidP="00DC2CE4">
            <w:pPr>
              <w:pStyle w:val="XML1"/>
              <w:rPr>
                <w:del w:id="1655" w:author="aas" w:date="2013-10-14T02:06:00Z"/>
              </w:rPr>
            </w:pPr>
            <w:del w:id="1656" w:author="aas" w:date="2013-10-14T02:06:00Z">
              <w:r>
                <w:delText xml:space="preserve">            The transport protocol that the Configuration</w:delText>
              </w:r>
            </w:del>
          </w:p>
          <w:p w14:paraId="2DC87AF2" w14:textId="77777777" w:rsidR="00DC2CE4" w:rsidRDefault="00DC2CE4" w:rsidP="00DC2CE4">
            <w:pPr>
              <w:pStyle w:val="XML1"/>
              <w:rPr>
                <w:del w:id="1657" w:author="aas" w:date="2013-10-14T02:06:00Z"/>
              </w:rPr>
            </w:pPr>
            <w:del w:id="1658" w:author="aas" w:date="2013-10-14T02:06:00Z">
              <w:r>
                <w:delText xml:space="preserve">            Point uses when communicating via NETCONF with the OpenFlow</w:delText>
              </w:r>
            </w:del>
          </w:p>
          <w:p w14:paraId="7F21730C" w14:textId="77777777" w:rsidR="00DC2CE4" w:rsidRDefault="00DC2CE4" w:rsidP="00DC2CE4">
            <w:pPr>
              <w:pStyle w:val="XML1"/>
              <w:rPr>
                <w:del w:id="1659" w:author="aas" w:date="2013-10-14T02:06:00Z"/>
              </w:rPr>
            </w:pPr>
            <w:del w:id="1660" w:author="aas" w:date="2013-10-14T02:06:00Z">
              <w:r>
                <w:delText xml:space="preserve">            Capable Switch.</w:delText>
              </w:r>
            </w:del>
          </w:p>
          <w:p w14:paraId="41478B18" w14:textId="77777777" w:rsidR="00DC2CE4" w:rsidRDefault="00DC2CE4" w:rsidP="00DC2CE4">
            <w:pPr>
              <w:pStyle w:val="XML1"/>
              <w:rPr>
                <w:del w:id="1661" w:author="aas" w:date="2013-10-14T02:06:00Z"/>
              </w:rPr>
            </w:pPr>
          </w:p>
          <w:p w14:paraId="70AFFBBF" w14:textId="77777777" w:rsidR="00DC2CE4" w:rsidRDefault="00DC2CE4" w:rsidP="00DC2CE4">
            <w:pPr>
              <w:pStyle w:val="XML1"/>
              <w:rPr>
                <w:del w:id="1662" w:author="aas" w:date="2013-10-14T02:06:00Z"/>
              </w:rPr>
            </w:pPr>
            <w:del w:id="1663" w:author="aas" w:date="2013-10-14T02:06:00Z">
              <w:r>
                <w:delText xml:space="preserve">            This element is optional. If it is not present its value </w:delText>
              </w:r>
            </w:del>
          </w:p>
          <w:p w14:paraId="2A59BB09" w14:textId="77777777" w:rsidR="00DC2CE4" w:rsidRDefault="00DC2CE4" w:rsidP="00DC2CE4">
            <w:pPr>
              <w:pStyle w:val="XML1"/>
              <w:rPr>
                <w:del w:id="1664" w:author="aas" w:date="2013-10-14T02:06:00Z"/>
              </w:rPr>
            </w:pPr>
            <w:del w:id="1665" w:author="aas" w:date="2013-10-14T02:06:00Z">
              <w:r>
                <w:delText xml:space="preserve">            defaults to 'ssh'.</w:delText>
              </w:r>
            </w:del>
          </w:p>
          <w:p w14:paraId="4F690A6E" w14:textId="77777777" w:rsidR="00DC2CE4" w:rsidRDefault="00DC2CE4" w:rsidP="00DC2CE4">
            <w:pPr>
              <w:pStyle w:val="XML1"/>
              <w:rPr>
                <w:del w:id="1666" w:author="aas" w:date="2013-10-14T02:06:00Z"/>
              </w:rPr>
            </w:pPr>
            <w:del w:id="1667" w:author="aas" w:date="2013-10-14T02:06:00Z">
              <w:r>
                <w:delText xml:space="preserve">          &lt;/xs:documentation&gt;</w:delText>
              </w:r>
            </w:del>
          </w:p>
          <w:p w14:paraId="0BC206B7" w14:textId="77777777" w:rsidR="00DC2CE4" w:rsidRDefault="00DC2CE4" w:rsidP="00DC2CE4">
            <w:pPr>
              <w:pStyle w:val="XML1"/>
              <w:rPr>
                <w:del w:id="1668" w:author="aas" w:date="2013-10-14T02:06:00Z"/>
              </w:rPr>
            </w:pPr>
            <w:del w:id="1669" w:author="aas" w:date="2013-10-14T02:06:00Z">
              <w:r>
                <w:delText xml:space="preserve">        &lt;/xs:annotation&gt;</w:delText>
              </w:r>
            </w:del>
          </w:p>
          <w:p w14:paraId="2D884B69" w14:textId="77777777" w:rsidR="00DC2CE4" w:rsidRDefault="00DC2CE4" w:rsidP="00DC2CE4">
            <w:pPr>
              <w:pStyle w:val="XML1"/>
              <w:rPr>
                <w:del w:id="1670" w:author="aas" w:date="2013-10-14T02:06:00Z"/>
              </w:rPr>
            </w:pPr>
            <w:del w:id="1671" w:author="aas" w:date="2013-10-14T02:06:00Z">
              <w:r>
                <w:delText xml:space="preserve">      &lt;/xs:element&gt;</w:delText>
              </w:r>
            </w:del>
          </w:p>
          <w:p w14:paraId="60C1C612" w14:textId="77777777" w:rsidR="00DC2CE4" w:rsidRDefault="00DC2CE4" w:rsidP="00DC2CE4">
            <w:pPr>
              <w:pStyle w:val="XML1"/>
              <w:rPr>
                <w:del w:id="1672" w:author="aas" w:date="2013-10-14T02:06:00Z"/>
              </w:rPr>
            </w:pPr>
            <w:del w:id="1673" w:author="aas" w:date="2013-10-14T02:06:00Z">
              <w:r>
                <w:delText xml:space="preserve">    &lt;/xs:sequence&gt;</w:delText>
              </w:r>
            </w:del>
          </w:p>
          <w:p w14:paraId="04D892F5" w14:textId="77777777" w:rsidR="0004515F" w:rsidRDefault="00DC2CE4" w:rsidP="0004515F">
            <w:pPr>
              <w:pStyle w:val="XML1"/>
              <w:rPr>
                <w:del w:id="1674" w:author="aas" w:date="2013-10-14T02:06:00Z"/>
              </w:rPr>
            </w:pPr>
            <w:del w:id="1675" w:author="aas" w:date="2013-10-14T02:06:00Z">
              <w:r>
                <w:delText xml:space="preserve">  &lt;/xs:group&gt;</w:delText>
              </w:r>
            </w:del>
          </w:p>
          <w:p w14:paraId="038A827F" w14:textId="77777777" w:rsidR="0004515F" w:rsidRDefault="0004515F" w:rsidP="0004515F">
            <w:pPr>
              <w:pStyle w:val="XML1"/>
              <w:rPr>
                <w:del w:id="1676" w:author="aas" w:date="2013-10-14T02:06:00Z"/>
              </w:rPr>
            </w:pPr>
          </w:p>
          <w:p w14:paraId="73BCEC2B" w14:textId="77777777" w:rsidR="0004515F" w:rsidRDefault="0004515F" w:rsidP="0004515F">
            <w:pPr>
              <w:pStyle w:val="XML1"/>
              <w:rPr>
                <w:del w:id="1677" w:author="aas" w:date="2013-10-14T02:06:00Z"/>
              </w:rPr>
            </w:pPr>
            <w:del w:id="1678" w:author="aas" w:date="2013-10-14T02:06:00Z">
              <w:r>
                <w:delText xml:space="preserve">  &lt;xs:simpleType name="OFConfigurationPointProtocolType"&gt;</w:delText>
              </w:r>
            </w:del>
          </w:p>
          <w:p w14:paraId="31BD2A01" w14:textId="77777777" w:rsidR="0004515F" w:rsidRDefault="0004515F" w:rsidP="0004515F">
            <w:pPr>
              <w:pStyle w:val="XML1"/>
              <w:rPr>
                <w:del w:id="1679" w:author="aas" w:date="2013-10-14T02:06:00Z"/>
              </w:rPr>
            </w:pPr>
            <w:del w:id="1680" w:author="aas" w:date="2013-10-14T02:06:00Z">
              <w:r>
                <w:delText xml:space="preserve">    &lt;xs:annotation&gt;</w:delText>
              </w:r>
            </w:del>
          </w:p>
          <w:p w14:paraId="41012FEC" w14:textId="77777777" w:rsidR="0004515F" w:rsidRDefault="0004515F" w:rsidP="0004515F">
            <w:pPr>
              <w:pStyle w:val="XML1"/>
              <w:rPr>
                <w:del w:id="1681" w:author="aas" w:date="2013-10-14T02:06:00Z"/>
              </w:rPr>
            </w:pPr>
            <w:del w:id="1682" w:author="aas" w:date="2013-10-14T02:06:00Z">
              <w:r>
                <w:delText xml:space="preserve">      &lt;xs:documentation&gt;</w:delText>
              </w:r>
            </w:del>
          </w:p>
          <w:p w14:paraId="6598361E" w14:textId="77777777" w:rsidR="0004515F" w:rsidRDefault="0004515F" w:rsidP="0004515F">
            <w:pPr>
              <w:pStyle w:val="XML1"/>
              <w:rPr>
                <w:del w:id="1683" w:author="aas" w:date="2013-10-14T02:06:00Z"/>
              </w:rPr>
            </w:pPr>
            <w:del w:id="1684" w:author="aas" w:date="2013-10-14T02:06:00Z">
              <w:r>
                <w:delText xml:space="preserve">        Possible protocols to connect ot an OF</w:delText>
              </w:r>
            </w:del>
          </w:p>
          <w:p w14:paraId="1B60FE62" w14:textId="77777777" w:rsidR="0004515F" w:rsidRDefault="0004515F" w:rsidP="0004515F">
            <w:pPr>
              <w:pStyle w:val="XML1"/>
              <w:rPr>
                <w:del w:id="1685" w:author="aas" w:date="2013-10-14T02:06:00Z"/>
              </w:rPr>
            </w:pPr>
            <w:del w:id="1686" w:author="aas" w:date="2013-10-14T02:06:00Z">
              <w:r>
                <w:delText xml:space="preserve">        Configuration Point</w:delText>
              </w:r>
            </w:del>
          </w:p>
          <w:p w14:paraId="730BB523" w14:textId="77777777" w:rsidR="0004515F" w:rsidRDefault="0004515F" w:rsidP="0004515F">
            <w:pPr>
              <w:pStyle w:val="XML1"/>
              <w:rPr>
                <w:del w:id="1687" w:author="aas" w:date="2013-10-14T02:06:00Z"/>
              </w:rPr>
            </w:pPr>
            <w:del w:id="1688" w:author="aas" w:date="2013-10-14T02:06:00Z">
              <w:r>
                <w:delText xml:space="preserve">      &lt;/xs:documentation&gt;</w:delText>
              </w:r>
            </w:del>
          </w:p>
          <w:p w14:paraId="2331011E" w14:textId="77777777" w:rsidR="0004515F" w:rsidRDefault="0004515F" w:rsidP="0004515F">
            <w:pPr>
              <w:pStyle w:val="XML1"/>
              <w:rPr>
                <w:del w:id="1689" w:author="aas" w:date="2013-10-14T02:06:00Z"/>
              </w:rPr>
            </w:pPr>
            <w:del w:id="1690" w:author="aas" w:date="2013-10-14T02:06:00Z">
              <w:r>
                <w:delText xml:space="preserve">    &lt;/xs:annotation&gt;</w:delText>
              </w:r>
            </w:del>
          </w:p>
          <w:p w14:paraId="2A04AA0D" w14:textId="77777777" w:rsidR="0004515F" w:rsidRDefault="0004515F" w:rsidP="0004515F">
            <w:pPr>
              <w:pStyle w:val="XML1"/>
              <w:rPr>
                <w:del w:id="1691" w:author="aas" w:date="2013-10-14T02:06:00Z"/>
              </w:rPr>
            </w:pPr>
          </w:p>
          <w:p w14:paraId="0FFC7983" w14:textId="77777777" w:rsidR="0004515F" w:rsidRDefault="0004515F" w:rsidP="0004515F">
            <w:pPr>
              <w:pStyle w:val="XML1"/>
              <w:rPr>
                <w:del w:id="1692" w:author="aas" w:date="2013-10-14T02:06:00Z"/>
              </w:rPr>
            </w:pPr>
            <w:del w:id="1693" w:author="aas" w:date="2013-10-14T02:06:00Z">
              <w:r>
                <w:delText xml:space="preserve">    &lt;xs:restriction base="xs:string"&gt;</w:delText>
              </w:r>
            </w:del>
          </w:p>
          <w:p w14:paraId="63CE4053" w14:textId="77777777" w:rsidR="0004515F" w:rsidRDefault="0004515F" w:rsidP="0004515F">
            <w:pPr>
              <w:pStyle w:val="XML1"/>
              <w:rPr>
                <w:del w:id="1694" w:author="aas" w:date="2013-10-14T02:06:00Z"/>
              </w:rPr>
            </w:pPr>
            <w:del w:id="1695" w:author="aas" w:date="2013-10-14T02:06:00Z">
              <w:r>
                <w:delText xml:space="preserve">      &lt;xs:enumeration value="ssh"/&gt;</w:delText>
              </w:r>
            </w:del>
          </w:p>
          <w:p w14:paraId="7A8690A8" w14:textId="77777777" w:rsidR="0004515F" w:rsidRDefault="0004515F" w:rsidP="0004515F">
            <w:pPr>
              <w:pStyle w:val="XML1"/>
              <w:rPr>
                <w:del w:id="1696" w:author="aas" w:date="2013-10-14T02:06:00Z"/>
              </w:rPr>
            </w:pPr>
            <w:del w:id="1697" w:author="aas" w:date="2013-10-14T02:06:00Z">
              <w:r>
                <w:delText xml:space="preserve">      &lt;xs:enumeration value="soap"/&gt;</w:delText>
              </w:r>
            </w:del>
          </w:p>
          <w:p w14:paraId="17687B70" w14:textId="77777777" w:rsidR="0004515F" w:rsidRDefault="0004515F" w:rsidP="0004515F">
            <w:pPr>
              <w:pStyle w:val="XML1"/>
              <w:rPr>
                <w:del w:id="1698" w:author="aas" w:date="2013-10-14T02:06:00Z"/>
              </w:rPr>
            </w:pPr>
            <w:del w:id="1699" w:author="aas" w:date="2013-10-14T02:06:00Z">
              <w:r>
                <w:delText xml:space="preserve">      &lt;xs:enumeration value="tls"/&gt;</w:delText>
              </w:r>
            </w:del>
          </w:p>
          <w:p w14:paraId="1E543BA6" w14:textId="77777777" w:rsidR="0004515F" w:rsidRDefault="0004515F" w:rsidP="0004515F">
            <w:pPr>
              <w:pStyle w:val="XML1"/>
              <w:rPr>
                <w:del w:id="1700" w:author="aas" w:date="2013-10-14T02:06:00Z"/>
              </w:rPr>
            </w:pPr>
            <w:del w:id="1701" w:author="aas" w:date="2013-10-14T02:06:00Z">
              <w:r>
                <w:delText xml:space="preserve">      &lt;xs:enumeration value="beep"/&gt;</w:delText>
              </w:r>
            </w:del>
          </w:p>
          <w:p w14:paraId="20811F7B" w14:textId="77777777" w:rsidR="0004515F" w:rsidRDefault="0004515F" w:rsidP="0004515F">
            <w:pPr>
              <w:pStyle w:val="XML1"/>
              <w:rPr>
                <w:del w:id="1702" w:author="aas" w:date="2013-10-14T02:06:00Z"/>
              </w:rPr>
            </w:pPr>
            <w:del w:id="1703" w:author="aas" w:date="2013-10-14T02:06:00Z">
              <w:r>
                <w:delText xml:space="preserve">    &lt;/xs:restriction&gt;</w:delText>
              </w:r>
            </w:del>
          </w:p>
          <w:p w14:paraId="14A172CD" w14:textId="77777777" w:rsidR="00A47610" w:rsidRPr="009F1B7D" w:rsidRDefault="0004515F" w:rsidP="0004515F">
            <w:pPr>
              <w:pStyle w:val="XML1"/>
              <w:rPr>
                <w:del w:id="1704" w:author="aas" w:date="2013-10-14T02:06:00Z"/>
                <w:b/>
              </w:rPr>
            </w:pPr>
            <w:del w:id="1705" w:author="aas" w:date="2013-10-14T02:06:00Z">
              <w:r>
                <w:delText xml:space="preserve">  &lt;/xs:simpleType&gt;</w:delText>
              </w:r>
            </w:del>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1706" w:name="_Toc315953991"/>
      <w:bookmarkStart w:id="1707" w:name="_Toc316542501"/>
      <w:bookmarkStart w:id="1708" w:name="_Toc243774059"/>
      <w:r w:rsidRPr="00DB42FD">
        <w:t>XML Example</w:t>
      </w:r>
      <w:bookmarkEnd w:id="1706"/>
      <w:bookmarkEnd w:id="1707"/>
      <w:bookmarkEnd w:id="1708"/>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lastRenderedPageBreak/>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1709" w:name="_Toc243774060"/>
      <w:r>
        <w:t>OpenFlow Logical Switch</w:t>
      </w:r>
      <w:bookmarkEnd w:id="1709"/>
    </w:p>
    <w:p w14:paraId="0222CB2B" w14:textId="401BCC10" w:rsidR="00C805D1" w:rsidRDefault="00C805D1" w:rsidP="00C805D1">
      <w:r>
        <w:t>The OpenFlow Logical Switch represents an instan</w:t>
      </w:r>
      <w:r w:rsidR="00016664">
        <w:t>ce</w:t>
      </w:r>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1710" w:name="_Toc315953995"/>
      <w:bookmarkStart w:id="1711" w:name="_Toc316542505"/>
      <w:bookmarkStart w:id="1712" w:name="_Toc243774061"/>
      <w:r w:rsidRPr="00DB42FD">
        <w:t>UML Diagram</w:t>
      </w:r>
      <w:bookmarkEnd w:id="1710"/>
      <w:bookmarkEnd w:id="1711"/>
      <w:bookmarkEnd w:id="1712"/>
    </w:p>
    <w:p w14:paraId="1C1F23C0" w14:textId="19B7D0FB" w:rsidR="00C805D1" w:rsidRPr="009F1B7D" w:rsidRDefault="00056F2B" w:rsidP="00C805D1">
      <w:pPr>
        <w:keepNext/>
        <w:jc w:val="center"/>
      </w:pPr>
      <w:r>
        <w:object w:dxaOrig="7209" w:dyaOrig="5365" w14:anchorId="6ED26D4B">
          <v:shape id="_x0000_i1030" type="#_x0000_t75" style="width:5in;height:269.25pt" o:ole="">
            <v:imagedata r:id="rId25" o:title=""/>
          </v:shape>
          <o:OLEObject Type="Embed" ProgID="Visio.Drawing.11" ShapeID="_x0000_i1030" DrawAspect="Content" ObjectID="_1448698030" r:id="rId26"/>
        </w:object>
      </w:r>
    </w:p>
    <w:p w14:paraId="71AB38BA" w14:textId="77777777" w:rsidR="00C805D1" w:rsidRPr="00CE3A81" w:rsidRDefault="00C805D1" w:rsidP="00C805D1">
      <w:pPr>
        <w:pStyle w:val="Caption"/>
      </w:pPr>
      <w:r w:rsidRPr="00CE3A81">
        <w:t xml:space="preserve">Figure </w:t>
      </w:r>
      <w:r w:rsidR="00F41F83">
        <w:fldChar w:fldCharType="begin"/>
      </w:r>
      <w:r w:rsidR="00F41F83">
        <w:instrText xml:space="preserve"> SEQ Figure \* ARABIC </w:instrText>
      </w:r>
      <w:r w:rsidR="00F41F83">
        <w:fldChar w:fldCharType="separate"/>
      </w:r>
      <w:ins w:id="1713" w:author="Anees Shaikh" w:date="2013-10-19T23:57:00Z">
        <w:r w:rsidR="00EE43EB">
          <w:rPr>
            <w:noProof/>
          </w:rPr>
          <w:t>7</w:t>
        </w:r>
      </w:ins>
      <w:del w:id="1714" w:author="Anees Shaikh" w:date="2013-10-19T23:57:00Z">
        <w:r w:rsidRPr="00CE3A81" w:rsidDel="00EE43EB">
          <w:rPr>
            <w:noProof/>
          </w:rPr>
          <w:delText>6</w:delText>
        </w:r>
      </w:del>
      <w:r w:rsidR="00F41F83">
        <w:rPr>
          <w:noProof/>
        </w:rPr>
        <w:fldChar w:fldCharType="end"/>
      </w:r>
      <w:r w:rsidRPr="00CE3A81">
        <w:t>: Data Model Diagram for an OpenFlow Logical Switch</w:t>
      </w:r>
    </w:p>
    <w:p w14:paraId="5CE2872A" w14:textId="77777777" w:rsidR="00C805D1" w:rsidRPr="009F1B7D" w:rsidRDefault="00C805D1" w:rsidP="00BA30A0">
      <w:pPr>
        <w:pStyle w:val="Heading3"/>
        <w:rPr>
          <w:del w:id="1715" w:author="aas" w:date="2013-10-14T02:06:00Z"/>
        </w:rPr>
      </w:pPr>
      <w:bookmarkStart w:id="1716" w:name="_Toc315953996"/>
      <w:bookmarkStart w:id="1717" w:name="_Toc316542506"/>
      <w:del w:id="1718" w:author="aas" w:date="2013-10-14T02:06:00Z">
        <w:r w:rsidRPr="00DB42FD">
          <w:delText>XML Schema</w:delText>
        </w:r>
        <w:bookmarkEnd w:id="1716"/>
        <w:bookmarkEnd w:id="1717"/>
      </w:del>
    </w:p>
    <w:tbl>
      <w:tblPr>
        <w:tblStyle w:val="XMLtable"/>
        <w:tblW w:w="5000" w:type="pct"/>
        <w:tblLook w:val="04A0" w:firstRow="1" w:lastRow="0" w:firstColumn="1" w:lastColumn="0" w:noHBand="0" w:noVBand="1"/>
      </w:tblPr>
      <w:tblGrid>
        <w:gridCol w:w="9474"/>
      </w:tblGrid>
      <w:tr w:rsidR="00C805D1" w:rsidRPr="009F1B7D" w14:paraId="00B664DC" w14:textId="77777777" w:rsidTr="00C128FA">
        <w:trPr>
          <w:del w:id="1719" w:author="aas" w:date="2013-10-14T02:06:00Z"/>
        </w:trPr>
        <w:tc>
          <w:tcPr>
            <w:tcW w:w="5000" w:type="pct"/>
          </w:tcPr>
          <w:p w14:paraId="7968424D" w14:textId="77777777" w:rsidR="00257D58" w:rsidRDefault="00257D58" w:rsidP="00257D58">
            <w:pPr>
              <w:pStyle w:val="XML1"/>
              <w:rPr>
                <w:del w:id="1720" w:author="aas" w:date="2013-10-14T02:06:00Z"/>
              </w:rPr>
            </w:pPr>
            <w:del w:id="1721" w:author="aas" w:date="2013-10-14T02:06:00Z">
              <w:r>
                <w:delText xml:space="preserve">  &lt;xs:group name="OFLogicalSwitchType"&gt;</w:delText>
              </w:r>
            </w:del>
          </w:p>
          <w:p w14:paraId="2FC48154" w14:textId="77777777" w:rsidR="00257D58" w:rsidRDefault="00257D58" w:rsidP="00257D58">
            <w:pPr>
              <w:pStyle w:val="XML1"/>
              <w:rPr>
                <w:del w:id="1722" w:author="aas" w:date="2013-10-14T02:06:00Z"/>
              </w:rPr>
            </w:pPr>
            <w:del w:id="1723" w:author="aas" w:date="2013-10-14T02:06:00Z">
              <w:r>
                <w:delText xml:space="preserve">    &lt;xs:annotation&gt;</w:delText>
              </w:r>
            </w:del>
          </w:p>
          <w:p w14:paraId="20A24903" w14:textId="77777777" w:rsidR="00257D58" w:rsidRDefault="00257D58" w:rsidP="00257D58">
            <w:pPr>
              <w:pStyle w:val="XML1"/>
              <w:rPr>
                <w:del w:id="1724" w:author="aas" w:date="2013-10-14T02:06:00Z"/>
              </w:rPr>
            </w:pPr>
            <w:del w:id="1725" w:author="aas" w:date="2013-10-14T02:06:00Z">
              <w:r>
                <w:delText xml:space="preserve">      &lt;xs:documentation&gt;</w:delText>
              </w:r>
            </w:del>
          </w:p>
          <w:p w14:paraId="0CD7B53C" w14:textId="77777777" w:rsidR="00257D58" w:rsidRDefault="00257D58" w:rsidP="00257D58">
            <w:pPr>
              <w:pStyle w:val="XML1"/>
              <w:rPr>
                <w:del w:id="1726" w:author="aas" w:date="2013-10-14T02:06:00Z"/>
              </w:rPr>
            </w:pPr>
            <w:del w:id="1727" w:author="aas" w:date="2013-10-14T02:06:00Z">
              <w:r>
                <w:delText xml:space="preserve">        This grouping specifies all properties of an</w:delText>
              </w:r>
            </w:del>
          </w:p>
          <w:p w14:paraId="4A507AAA" w14:textId="77777777" w:rsidR="00257D58" w:rsidRDefault="00257D58" w:rsidP="00257D58">
            <w:pPr>
              <w:pStyle w:val="XML1"/>
              <w:rPr>
                <w:del w:id="1728" w:author="aas" w:date="2013-10-14T02:06:00Z"/>
              </w:rPr>
            </w:pPr>
            <w:del w:id="1729" w:author="aas" w:date="2013-10-14T02:06:00Z">
              <w:r>
                <w:delText xml:space="preserve">        OpenFlow Logical Switch.</w:delText>
              </w:r>
            </w:del>
          </w:p>
          <w:p w14:paraId="0C7EAA9F" w14:textId="77777777" w:rsidR="00257D58" w:rsidRDefault="00257D58" w:rsidP="00257D58">
            <w:pPr>
              <w:pStyle w:val="XML1"/>
              <w:rPr>
                <w:del w:id="1730" w:author="aas" w:date="2013-10-14T02:06:00Z"/>
              </w:rPr>
            </w:pPr>
          </w:p>
          <w:p w14:paraId="72644796" w14:textId="77777777" w:rsidR="00257D58" w:rsidRDefault="00257D58" w:rsidP="00257D58">
            <w:pPr>
              <w:pStyle w:val="XML1"/>
              <w:rPr>
                <w:del w:id="1731" w:author="aas" w:date="2013-10-14T02:06:00Z"/>
              </w:rPr>
            </w:pPr>
            <w:del w:id="1732" w:author="aas" w:date="2013-10-14T02:06:00Z">
              <w:r>
                <w:delText xml:space="preserve">        Elements of type OFLogicalSwitchType can </w:delText>
              </w:r>
              <w:r w:rsidR="0079721D">
                <w:delText xml:space="preserve">be </w:delText>
              </w:r>
              <w:r>
                <w:delText>created or</w:delText>
              </w:r>
            </w:del>
          </w:p>
          <w:p w14:paraId="0C1B3DAE" w14:textId="77777777" w:rsidR="00257D58" w:rsidRDefault="00257D58" w:rsidP="00257D58">
            <w:pPr>
              <w:pStyle w:val="XML1"/>
              <w:rPr>
                <w:del w:id="1733" w:author="aas" w:date="2013-10-14T02:06:00Z"/>
              </w:rPr>
            </w:pPr>
            <w:del w:id="1734" w:author="aas" w:date="2013-10-14T02:06:00Z">
              <w:r>
                <w:delText xml:space="preserve">        deleted with NETCONF &amp;lt;edit-config&amp;gt; 'create' or</w:delText>
              </w:r>
            </w:del>
          </w:p>
          <w:p w14:paraId="0C19FD2D" w14:textId="77777777" w:rsidR="00257D58" w:rsidRDefault="00257D58" w:rsidP="00257D58">
            <w:pPr>
              <w:pStyle w:val="XML1"/>
              <w:rPr>
                <w:del w:id="1735" w:author="aas" w:date="2013-10-14T02:06:00Z"/>
              </w:rPr>
            </w:pPr>
            <w:del w:id="1736" w:author="aas" w:date="2013-10-14T02:06:00Z">
              <w:r>
                <w:delText xml:space="preserve">        'delete'</w:delText>
              </w:r>
              <w:r w:rsidR="00EF5448">
                <w:delText xml:space="preserve"> operations</w:delText>
              </w:r>
              <w:r>
                <w:delText xml:space="preserve">. The NETCONF &amp;lt;edit-config&amp;gt; operations MUST </w:delText>
              </w:r>
              <w:r w:rsidR="00225723">
                <w:delText xml:space="preserve">     </w:delText>
              </w:r>
              <w:r>
                <w:delText>be</w:delText>
              </w:r>
            </w:del>
          </w:p>
          <w:p w14:paraId="5C126D54" w14:textId="77777777" w:rsidR="00257D58" w:rsidRDefault="00257D58" w:rsidP="00257D58">
            <w:pPr>
              <w:pStyle w:val="XML1"/>
              <w:rPr>
                <w:del w:id="1737" w:author="aas" w:date="2013-10-14T02:06:00Z"/>
              </w:rPr>
            </w:pPr>
            <w:del w:id="1738" w:author="aas" w:date="2013-10-14T02:06:00Z">
              <w:r>
                <w:delText xml:space="preserve">        implemented as follows: </w:delText>
              </w:r>
            </w:del>
          </w:p>
          <w:p w14:paraId="49F92261" w14:textId="77777777" w:rsidR="00257D58" w:rsidRDefault="00257D58" w:rsidP="00257D58">
            <w:pPr>
              <w:pStyle w:val="XML1"/>
              <w:rPr>
                <w:del w:id="1739" w:author="aas" w:date="2013-10-14T02:06:00Z"/>
              </w:rPr>
            </w:pPr>
          </w:p>
          <w:p w14:paraId="75A8CE88" w14:textId="77777777" w:rsidR="00257D58" w:rsidRDefault="00257D58" w:rsidP="00257D58">
            <w:pPr>
              <w:pStyle w:val="XML1"/>
              <w:rPr>
                <w:del w:id="1740" w:author="aas" w:date="2013-10-14T02:06:00Z"/>
              </w:rPr>
            </w:pPr>
            <w:del w:id="1741" w:author="aas" w:date="2013-10-14T02:06:00Z">
              <w:r>
                <w:delText xml:space="preserve">        * The 'id' element MUST be present at all &amp;lt;edit-config&amp;gt;</w:delText>
              </w:r>
            </w:del>
          </w:p>
          <w:p w14:paraId="68083BCD" w14:textId="77777777" w:rsidR="00257D58" w:rsidRDefault="00257D58" w:rsidP="00257D58">
            <w:pPr>
              <w:pStyle w:val="XML1"/>
              <w:rPr>
                <w:del w:id="1742" w:author="aas" w:date="2013-10-14T02:06:00Z"/>
              </w:rPr>
            </w:pPr>
            <w:del w:id="1743" w:author="aas" w:date="2013-10-14T02:06:00Z">
              <w:r>
                <w:delText xml:space="preserve">        operations to identify the OpenFlow Logical Switch.</w:delText>
              </w:r>
            </w:del>
          </w:p>
          <w:p w14:paraId="1EEB262E" w14:textId="77777777" w:rsidR="00257D58" w:rsidRDefault="00257D58" w:rsidP="00257D58">
            <w:pPr>
              <w:pStyle w:val="XML1"/>
              <w:rPr>
                <w:del w:id="1744" w:author="aas" w:date="2013-10-14T02:06:00Z"/>
              </w:rPr>
            </w:pPr>
            <w:del w:id="1745" w:author="aas" w:date="2013-10-14T02:06:00Z">
              <w:r>
                <w:delText xml:space="preserve">        * If the operation is 'merge' or 'replace', and the element</w:delText>
              </w:r>
            </w:del>
          </w:p>
          <w:p w14:paraId="3E246C1B" w14:textId="77777777" w:rsidR="00257D58" w:rsidRDefault="00257D58" w:rsidP="00257D58">
            <w:pPr>
              <w:pStyle w:val="XML1"/>
              <w:rPr>
                <w:del w:id="1746" w:author="aas" w:date="2013-10-14T02:06:00Z"/>
              </w:rPr>
            </w:pPr>
            <w:del w:id="1747" w:author="aas" w:date="2013-10-14T02:06:00Z">
              <w:r>
                <w:delText xml:space="preserve">        does not exist, a 'data-missing' error is returned. If the</w:delText>
              </w:r>
            </w:del>
          </w:p>
          <w:p w14:paraId="165426E5" w14:textId="77777777" w:rsidR="00257D58" w:rsidRDefault="00257D58" w:rsidP="00257D58">
            <w:pPr>
              <w:pStyle w:val="XML1"/>
              <w:rPr>
                <w:del w:id="1748" w:author="aas" w:date="2013-10-14T02:06:00Z"/>
              </w:rPr>
            </w:pPr>
            <w:del w:id="1749" w:author="aas" w:date="2013-10-14T02:06:00Z">
              <w:r>
                <w:delText xml:space="preserve">        element exists its value is set to the value found in the</w:delText>
              </w:r>
            </w:del>
          </w:p>
          <w:p w14:paraId="3564E5ED" w14:textId="77777777" w:rsidR="00257D58" w:rsidRDefault="00257D58" w:rsidP="00257D58">
            <w:pPr>
              <w:pStyle w:val="XML1"/>
              <w:rPr>
                <w:del w:id="1750" w:author="aas" w:date="2013-10-14T02:06:00Z"/>
              </w:rPr>
            </w:pPr>
            <w:del w:id="1751" w:author="aas" w:date="2013-10-14T02:06:00Z">
              <w:r>
                <w:delText xml:space="preserve">        XML RPC data.</w:delText>
              </w:r>
            </w:del>
          </w:p>
          <w:p w14:paraId="7AD57A8E" w14:textId="77777777" w:rsidR="00257D58" w:rsidRDefault="00257D58" w:rsidP="00257D58">
            <w:pPr>
              <w:pStyle w:val="XML1"/>
              <w:rPr>
                <w:del w:id="1752" w:author="aas" w:date="2013-10-14T02:06:00Z"/>
              </w:rPr>
            </w:pPr>
            <w:del w:id="1753" w:author="aas" w:date="2013-10-14T02:06:00Z">
              <w:r>
                <w:delText xml:space="preserve">        * If the operation is 'create', a 'operation-not-supported'</w:delText>
              </w:r>
            </w:del>
          </w:p>
          <w:p w14:paraId="6ACB8209" w14:textId="77777777" w:rsidR="00257D58" w:rsidRDefault="00257D58" w:rsidP="00257D58">
            <w:pPr>
              <w:pStyle w:val="XML1"/>
              <w:rPr>
                <w:del w:id="1754" w:author="aas" w:date="2013-10-14T02:06:00Z"/>
              </w:rPr>
            </w:pPr>
            <w:del w:id="1755" w:author="aas" w:date="2013-10-14T02:06:00Z">
              <w:r>
                <w:delText xml:space="preserve">        error with type 'application' is returned.</w:delText>
              </w:r>
            </w:del>
          </w:p>
          <w:p w14:paraId="1C487534" w14:textId="77777777" w:rsidR="00257D58" w:rsidRDefault="00257D58" w:rsidP="00257D58">
            <w:pPr>
              <w:pStyle w:val="XML1"/>
              <w:rPr>
                <w:del w:id="1756" w:author="aas" w:date="2013-10-14T02:06:00Z"/>
              </w:rPr>
            </w:pPr>
            <w:del w:id="1757" w:author="aas" w:date="2013-10-14T02:06:00Z">
              <w:r>
                <w:delText xml:space="preserve">        * If the operation is 'delete', 'operation-not-supported'</w:delText>
              </w:r>
            </w:del>
          </w:p>
          <w:p w14:paraId="22C50EF4" w14:textId="77777777" w:rsidR="00257D58" w:rsidRDefault="00257D58" w:rsidP="00257D58">
            <w:pPr>
              <w:pStyle w:val="XML1"/>
              <w:rPr>
                <w:del w:id="1758" w:author="aas" w:date="2013-10-14T02:06:00Z"/>
              </w:rPr>
            </w:pPr>
            <w:del w:id="1759" w:author="aas" w:date="2013-10-14T02:06:00Z">
              <w:r>
                <w:delText xml:space="preserve">        error with type 'application' is returned.</w:delText>
              </w:r>
            </w:del>
          </w:p>
          <w:p w14:paraId="7CDB6FEB" w14:textId="77777777" w:rsidR="00257D58" w:rsidRDefault="00257D58" w:rsidP="00257D58">
            <w:pPr>
              <w:pStyle w:val="XML1"/>
              <w:rPr>
                <w:del w:id="1760" w:author="aas" w:date="2013-10-14T02:06:00Z"/>
              </w:rPr>
            </w:pPr>
            <w:del w:id="1761" w:author="aas" w:date="2013-10-14T02:06:00Z">
              <w:r>
                <w:delText xml:space="preserve">      &lt;/xs:documentation&gt;</w:delText>
              </w:r>
            </w:del>
          </w:p>
          <w:p w14:paraId="09617CF1" w14:textId="77777777" w:rsidR="00257D58" w:rsidRDefault="00257D58" w:rsidP="00257D58">
            <w:pPr>
              <w:pStyle w:val="XML1"/>
              <w:rPr>
                <w:del w:id="1762" w:author="aas" w:date="2013-10-14T02:06:00Z"/>
              </w:rPr>
            </w:pPr>
            <w:del w:id="1763" w:author="aas" w:date="2013-10-14T02:06:00Z">
              <w:r>
                <w:delText xml:space="preserve">    &lt;/xs:annotation&gt;</w:delText>
              </w:r>
            </w:del>
          </w:p>
          <w:p w14:paraId="7C02D2AF" w14:textId="77777777" w:rsidR="00257D58" w:rsidRDefault="00257D58" w:rsidP="00257D58">
            <w:pPr>
              <w:pStyle w:val="XML1"/>
              <w:rPr>
                <w:del w:id="1764" w:author="aas" w:date="2013-10-14T02:06:00Z"/>
              </w:rPr>
            </w:pPr>
          </w:p>
          <w:p w14:paraId="13597911" w14:textId="77777777" w:rsidR="00257D58" w:rsidRDefault="00257D58" w:rsidP="00257D58">
            <w:pPr>
              <w:pStyle w:val="XML1"/>
              <w:rPr>
                <w:del w:id="1765" w:author="aas" w:date="2013-10-14T02:06:00Z"/>
              </w:rPr>
            </w:pPr>
            <w:del w:id="1766" w:author="aas" w:date="2013-10-14T02:06:00Z">
              <w:r>
                <w:delText xml:space="preserve">    &lt;xs:sequence&gt;</w:delText>
              </w:r>
            </w:del>
          </w:p>
          <w:p w14:paraId="6A862D75" w14:textId="77777777" w:rsidR="00257D58" w:rsidRDefault="00257D58" w:rsidP="00257D58">
            <w:pPr>
              <w:pStyle w:val="XML1"/>
              <w:rPr>
                <w:del w:id="1767" w:author="aas" w:date="2013-10-14T02:06:00Z"/>
              </w:rPr>
            </w:pPr>
            <w:del w:id="1768" w:author="aas" w:date="2013-10-14T02:06:00Z">
              <w:r>
                <w:delText xml:space="preserve">      &lt;xs:element name="id"  type="OFConfigId"&gt;</w:delText>
              </w:r>
            </w:del>
          </w:p>
          <w:p w14:paraId="388AC8C2" w14:textId="77777777" w:rsidR="00257D58" w:rsidRDefault="00257D58" w:rsidP="00257D58">
            <w:pPr>
              <w:pStyle w:val="XML1"/>
              <w:rPr>
                <w:del w:id="1769" w:author="aas" w:date="2013-10-14T02:06:00Z"/>
              </w:rPr>
            </w:pPr>
            <w:del w:id="1770" w:author="aas" w:date="2013-10-14T02:06:00Z">
              <w:r>
                <w:delText xml:space="preserve">        &lt;xs:annotation&gt;</w:delText>
              </w:r>
            </w:del>
          </w:p>
          <w:p w14:paraId="3F44797E" w14:textId="77777777" w:rsidR="00257D58" w:rsidRDefault="00257D58" w:rsidP="00257D58">
            <w:pPr>
              <w:pStyle w:val="XML1"/>
              <w:rPr>
                <w:del w:id="1771" w:author="aas" w:date="2013-10-14T02:06:00Z"/>
              </w:rPr>
            </w:pPr>
            <w:del w:id="1772" w:author="aas" w:date="2013-10-14T02:06:00Z">
              <w:r>
                <w:delText xml:space="preserve">          &lt;xs:documentation&gt;</w:delText>
              </w:r>
            </w:del>
          </w:p>
          <w:p w14:paraId="40F5A766" w14:textId="77777777" w:rsidR="00257D58" w:rsidRDefault="00257D58" w:rsidP="00257D58">
            <w:pPr>
              <w:pStyle w:val="XML1"/>
              <w:rPr>
                <w:del w:id="1773" w:author="aas" w:date="2013-10-14T02:06:00Z"/>
              </w:rPr>
            </w:pPr>
            <w:del w:id="1774" w:author="aas" w:date="2013-10-14T02:06:00Z">
              <w:r>
                <w:delText xml:space="preserve">            A unique but locally arbitrary identifier that</w:delText>
              </w:r>
            </w:del>
          </w:p>
          <w:p w14:paraId="2B23B89E" w14:textId="77777777" w:rsidR="00257D58" w:rsidRDefault="00257D58" w:rsidP="00257D58">
            <w:pPr>
              <w:pStyle w:val="XML1"/>
              <w:rPr>
                <w:del w:id="1775" w:author="aas" w:date="2013-10-14T02:06:00Z"/>
              </w:rPr>
            </w:pPr>
            <w:del w:id="1776" w:author="aas" w:date="2013-10-14T02:06:00Z">
              <w:r>
                <w:delText xml:space="preserve">            identifies a Logical Switch within the context of an</w:delText>
              </w:r>
            </w:del>
          </w:p>
          <w:p w14:paraId="146E4098" w14:textId="77777777" w:rsidR="00257D58" w:rsidRDefault="00257D58" w:rsidP="00257D58">
            <w:pPr>
              <w:pStyle w:val="XML1"/>
              <w:rPr>
                <w:del w:id="1777" w:author="aas" w:date="2013-10-14T02:06:00Z"/>
              </w:rPr>
            </w:pPr>
            <w:del w:id="1778" w:author="aas" w:date="2013-10-14T02:06:00Z">
              <w:r>
                <w:delText xml:space="preserve">            OpenFlow Capable Switch. It MUST be persistent across</w:delText>
              </w:r>
            </w:del>
          </w:p>
          <w:p w14:paraId="64B0CDB9" w14:textId="77777777" w:rsidR="00257D58" w:rsidRDefault="00257D58" w:rsidP="00257D58">
            <w:pPr>
              <w:pStyle w:val="XML1"/>
              <w:rPr>
                <w:del w:id="1779" w:author="aas" w:date="2013-10-14T02:06:00Z"/>
              </w:rPr>
            </w:pPr>
            <w:del w:id="1780" w:author="aas" w:date="2013-10-14T02:06:00Z">
              <w:r>
                <w:delText xml:space="preserve">            reboots of the OpenFlow Capable Switch.</w:delText>
              </w:r>
            </w:del>
          </w:p>
          <w:p w14:paraId="6DD12F7C" w14:textId="77777777" w:rsidR="00257D58" w:rsidRDefault="00257D58" w:rsidP="00257D58">
            <w:pPr>
              <w:pStyle w:val="XML1"/>
              <w:rPr>
                <w:del w:id="1781" w:author="aas" w:date="2013-10-14T02:06:00Z"/>
              </w:rPr>
            </w:pPr>
          </w:p>
          <w:p w14:paraId="0D179CDD" w14:textId="77777777" w:rsidR="00257D58" w:rsidRDefault="00257D58" w:rsidP="00257D58">
            <w:pPr>
              <w:pStyle w:val="XML1"/>
              <w:rPr>
                <w:del w:id="1782" w:author="aas" w:date="2013-10-14T02:06:00Z"/>
              </w:rPr>
            </w:pPr>
            <w:del w:id="1783" w:author="aas" w:date="2013-10-14T02:06:00Z">
              <w:r>
                <w:delText xml:space="preserve">            This element MUST be present to identify the OpenFlow</w:delText>
              </w:r>
            </w:del>
          </w:p>
          <w:p w14:paraId="5DE984A7" w14:textId="77777777" w:rsidR="00257D58" w:rsidRDefault="00257D58" w:rsidP="00257D58">
            <w:pPr>
              <w:pStyle w:val="XML1"/>
              <w:rPr>
                <w:del w:id="1784" w:author="aas" w:date="2013-10-14T02:06:00Z"/>
              </w:rPr>
            </w:pPr>
            <w:del w:id="1785" w:author="aas" w:date="2013-10-14T02:06:00Z">
              <w:r>
                <w:delText xml:space="preserve">            Logical Switch.</w:delText>
              </w:r>
            </w:del>
          </w:p>
          <w:p w14:paraId="6292E79D" w14:textId="77777777" w:rsidR="00257D58" w:rsidRDefault="00257D58" w:rsidP="00257D58">
            <w:pPr>
              <w:pStyle w:val="XML1"/>
              <w:rPr>
                <w:del w:id="1786" w:author="aas" w:date="2013-10-14T02:06:00Z"/>
              </w:rPr>
            </w:pPr>
            <w:del w:id="1787" w:author="aas" w:date="2013-10-14T02:06:00Z">
              <w:r>
                <w:delText xml:space="preserve">          &lt;/xs:documentation&gt;</w:delText>
              </w:r>
            </w:del>
          </w:p>
          <w:p w14:paraId="38CC4FEC" w14:textId="77777777" w:rsidR="00257D58" w:rsidRDefault="00257D58" w:rsidP="00257D58">
            <w:pPr>
              <w:pStyle w:val="XML1"/>
              <w:rPr>
                <w:del w:id="1788" w:author="aas" w:date="2013-10-14T02:06:00Z"/>
              </w:rPr>
            </w:pPr>
            <w:del w:id="1789" w:author="aas" w:date="2013-10-14T02:06:00Z">
              <w:r>
                <w:delText xml:space="preserve">        &lt;/xs:annotation&gt;</w:delText>
              </w:r>
            </w:del>
          </w:p>
          <w:p w14:paraId="1122DB11" w14:textId="77777777" w:rsidR="00257D58" w:rsidRDefault="00257D58" w:rsidP="00257D58">
            <w:pPr>
              <w:pStyle w:val="XML1"/>
              <w:rPr>
                <w:del w:id="1790" w:author="aas" w:date="2013-10-14T02:06:00Z"/>
              </w:rPr>
            </w:pPr>
            <w:del w:id="1791" w:author="aas" w:date="2013-10-14T02:06:00Z">
              <w:r>
                <w:delText xml:space="preserve">      &lt;/xs:element&gt;</w:delText>
              </w:r>
            </w:del>
          </w:p>
          <w:p w14:paraId="013AD5D9" w14:textId="77777777" w:rsidR="00257D58" w:rsidRDefault="00257D58" w:rsidP="00257D58">
            <w:pPr>
              <w:pStyle w:val="XML1"/>
              <w:rPr>
                <w:del w:id="1792" w:author="aas" w:date="2013-10-14T02:06:00Z"/>
              </w:rPr>
            </w:pPr>
            <w:del w:id="1793" w:author="aas" w:date="2013-10-14T02:06:00Z">
              <w:r>
                <w:delText xml:space="preserve">      &lt;xs:element name="capabilities"&gt;</w:delText>
              </w:r>
            </w:del>
          </w:p>
          <w:p w14:paraId="492AA1ED" w14:textId="77777777" w:rsidR="00257D58" w:rsidRDefault="00257D58" w:rsidP="00257D58">
            <w:pPr>
              <w:pStyle w:val="XML1"/>
              <w:rPr>
                <w:del w:id="1794" w:author="aas" w:date="2013-10-14T02:06:00Z"/>
              </w:rPr>
            </w:pPr>
            <w:del w:id="1795" w:author="aas" w:date="2013-10-14T02:06:00Z">
              <w:r>
                <w:delText xml:space="preserve">        &lt;xs:annotation&gt;</w:delText>
              </w:r>
            </w:del>
          </w:p>
          <w:p w14:paraId="0392CE81" w14:textId="77777777" w:rsidR="00257D58" w:rsidRDefault="00257D58" w:rsidP="00257D58">
            <w:pPr>
              <w:pStyle w:val="XML1"/>
              <w:rPr>
                <w:del w:id="1796" w:author="aas" w:date="2013-10-14T02:06:00Z"/>
              </w:rPr>
            </w:pPr>
            <w:del w:id="1797" w:author="aas" w:date="2013-10-14T02:06:00Z">
              <w:r>
                <w:delText xml:space="preserve">          &lt;xs:documentation&gt;</w:delText>
              </w:r>
            </w:del>
          </w:p>
          <w:p w14:paraId="3208DBCB" w14:textId="77777777" w:rsidR="00257D58" w:rsidRDefault="00257D58" w:rsidP="00257D58">
            <w:pPr>
              <w:pStyle w:val="XML1"/>
              <w:rPr>
                <w:del w:id="1798" w:author="aas" w:date="2013-10-14T02:06:00Z"/>
              </w:rPr>
            </w:pPr>
            <w:del w:id="1799" w:author="aas" w:date="2013-10-14T02:06:00Z">
              <w:r>
                <w:delText xml:space="preserve">            This element contains all capability items that</w:delText>
              </w:r>
            </w:del>
          </w:p>
          <w:p w14:paraId="18E4C5AD" w14:textId="77777777" w:rsidR="00257D58" w:rsidRDefault="00257D58" w:rsidP="00257D58">
            <w:pPr>
              <w:pStyle w:val="XML1"/>
              <w:rPr>
                <w:del w:id="1800" w:author="aas" w:date="2013-10-14T02:06:00Z"/>
              </w:rPr>
            </w:pPr>
            <w:del w:id="1801" w:author="aas" w:date="2013-10-14T02:06:00Z">
              <w:r>
                <w:delText xml:space="preserve">            an OpenFlow Logical Switch MAY implement.</w:delText>
              </w:r>
            </w:del>
          </w:p>
          <w:p w14:paraId="1B8049E7" w14:textId="77777777" w:rsidR="00257D58" w:rsidRDefault="00257D58" w:rsidP="00257D58">
            <w:pPr>
              <w:pStyle w:val="XML1"/>
              <w:rPr>
                <w:del w:id="1802" w:author="aas" w:date="2013-10-14T02:06:00Z"/>
              </w:rPr>
            </w:pPr>
          </w:p>
          <w:p w14:paraId="239FE468" w14:textId="77777777" w:rsidR="00257D58" w:rsidRDefault="00257D58" w:rsidP="00257D58">
            <w:pPr>
              <w:pStyle w:val="XML1"/>
              <w:rPr>
                <w:del w:id="1803" w:author="aas" w:date="2013-10-14T02:06:00Z"/>
              </w:rPr>
            </w:pPr>
            <w:del w:id="1804" w:author="aas" w:date="2013-10-14T02:06:00Z">
              <w:r>
                <w:delText xml:space="preserve">            This element and its children can only be retrieved by</w:delText>
              </w:r>
            </w:del>
          </w:p>
          <w:p w14:paraId="480A3A2E" w14:textId="77777777" w:rsidR="00257D58" w:rsidRDefault="00257D58" w:rsidP="00257D58">
            <w:pPr>
              <w:pStyle w:val="XML1"/>
              <w:rPr>
                <w:del w:id="1805" w:author="aas" w:date="2013-10-14T02:06:00Z"/>
              </w:rPr>
            </w:pPr>
            <w:del w:id="1806" w:author="aas" w:date="2013-10-14T02:06:00Z">
              <w:r>
                <w:delText xml:space="preserve">            NETCONF &amp;lt;get&amp;gt; operation since it contain no configuration</w:delText>
              </w:r>
            </w:del>
          </w:p>
          <w:p w14:paraId="4B66CCBA" w14:textId="77777777" w:rsidR="00257D58" w:rsidRDefault="00257D58" w:rsidP="00257D58">
            <w:pPr>
              <w:pStyle w:val="XML1"/>
              <w:rPr>
                <w:del w:id="1807" w:author="aas" w:date="2013-10-14T02:06:00Z"/>
              </w:rPr>
            </w:pPr>
            <w:del w:id="1808" w:author="aas" w:date="2013-10-14T02:06:00Z">
              <w:r>
                <w:delText xml:space="preserve">            data.</w:delText>
              </w:r>
            </w:del>
          </w:p>
          <w:p w14:paraId="41C8E97E" w14:textId="77777777" w:rsidR="00257D58" w:rsidRDefault="00257D58" w:rsidP="00257D58">
            <w:pPr>
              <w:pStyle w:val="XML1"/>
              <w:rPr>
                <w:del w:id="1809" w:author="aas" w:date="2013-10-14T02:06:00Z"/>
              </w:rPr>
            </w:pPr>
            <w:del w:id="1810" w:author="aas" w:date="2013-10-14T02:06:00Z">
              <w:r>
                <w:delText xml:space="preserve">          &lt;/xs:documentation&gt;</w:delText>
              </w:r>
            </w:del>
          </w:p>
          <w:p w14:paraId="53B24C28" w14:textId="77777777" w:rsidR="00257D58" w:rsidRDefault="00257D58" w:rsidP="00257D58">
            <w:pPr>
              <w:pStyle w:val="XML1"/>
              <w:rPr>
                <w:del w:id="1811" w:author="aas" w:date="2013-10-14T02:06:00Z"/>
              </w:rPr>
            </w:pPr>
            <w:del w:id="1812" w:author="aas" w:date="2013-10-14T02:06:00Z">
              <w:r>
                <w:delText xml:space="preserve">        &lt;/xs:annotation&gt;</w:delText>
              </w:r>
            </w:del>
          </w:p>
          <w:p w14:paraId="7A207C02" w14:textId="77777777" w:rsidR="00257D58" w:rsidRDefault="00257D58" w:rsidP="00257D58">
            <w:pPr>
              <w:pStyle w:val="XML1"/>
              <w:rPr>
                <w:del w:id="1813" w:author="aas" w:date="2013-10-14T02:06:00Z"/>
              </w:rPr>
            </w:pPr>
            <w:del w:id="1814" w:author="aas" w:date="2013-10-14T02:06:00Z">
              <w:r>
                <w:delText xml:space="preserve">        &lt;xs:complexType&gt;</w:delText>
              </w:r>
            </w:del>
          </w:p>
          <w:p w14:paraId="4B4264FE" w14:textId="77777777" w:rsidR="00257D58" w:rsidRDefault="00257D58" w:rsidP="00257D58">
            <w:pPr>
              <w:pStyle w:val="XML1"/>
              <w:rPr>
                <w:del w:id="1815" w:author="aas" w:date="2013-10-14T02:06:00Z"/>
              </w:rPr>
            </w:pPr>
            <w:del w:id="1816" w:author="aas" w:date="2013-10-14T02:06:00Z">
              <w:r>
                <w:delText xml:space="preserve">          &lt;xs:sequence&gt;</w:delText>
              </w:r>
            </w:del>
          </w:p>
          <w:p w14:paraId="4D293F50" w14:textId="77777777" w:rsidR="00257D58" w:rsidRDefault="00257D58" w:rsidP="00257D58">
            <w:pPr>
              <w:pStyle w:val="XML1"/>
              <w:rPr>
                <w:del w:id="1817" w:author="aas" w:date="2013-10-14T02:06:00Z"/>
              </w:rPr>
            </w:pPr>
            <w:del w:id="1818" w:author="aas" w:date="2013-10-14T02:06:00Z">
              <w:r>
                <w:delText xml:space="preserve">            &lt;xs:group ref="OFLogicalSwitchCapabilitiesType"/&gt;</w:delText>
              </w:r>
            </w:del>
          </w:p>
          <w:p w14:paraId="426EAE23" w14:textId="77777777" w:rsidR="00257D58" w:rsidRDefault="00257D58" w:rsidP="00257D58">
            <w:pPr>
              <w:pStyle w:val="XML1"/>
              <w:rPr>
                <w:del w:id="1819" w:author="aas" w:date="2013-10-14T02:06:00Z"/>
              </w:rPr>
            </w:pPr>
            <w:del w:id="1820" w:author="aas" w:date="2013-10-14T02:06:00Z">
              <w:r>
                <w:delText xml:space="preserve">          &lt;/xs:sequence&gt;</w:delText>
              </w:r>
            </w:del>
          </w:p>
          <w:p w14:paraId="2B1B58E5" w14:textId="77777777" w:rsidR="00257D58" w:rsidRDefault="00257D58" w:rsidP="00257D58">
            <w:pPr>
              <w:pStyle w:val="XML1"/>
              <w:rPr>
                <w:del w:id="1821" w:author="aas" w:date="2013-10-14T02:06:00Z"/>
              </w:rPr>
            </w:pPr>
            <w:del w:id="1822" w:author="aas" w:date="2013-10-14T02:06:00Z">
              <w:r>
                <w:delText xml:space="preserve">        &lt;/xs:complexType&gt;</w:delText>
              </w:r>
            </w:del>
          </w:p>
          <w:p w14:paraId="532E1D69" w14:textId="77777777" w:rsidR="00257D58" w:rsidRDefault="00257D58" w:rsidP="00257D58">
            <w:pPr>
              <w:pStyle w:val="XML1"/>
              <w:rPr>
                <w:del w:id="1823" w:author="aas" w:date="2013-10-14T02:06:00Z"/>
              </w:rPr>
            </w:pPr>
            <w:del w:id="1824" w:author="aas" w:date="2013-10-14T02:06:00Z">
              <w:r>
                <w:delText xml:space="preserve">      &lt;/xs:element&gt;</w:delText>
              </w:r>
            </w:del>
          </w:p>
          <w:p w14:paraId="2B2B2547" w14:textId="77777777" w:rsidR="00257D58" w:rsidRDefault="00257D58" w:rsidP="00257D58">
            <w:pPr>
              <w:pStyle w:val="XML1"/>
              <w:rPr>
                <w:del w:id="1825" w:author="aas" w:date="2013-10-14T02:06:00Z"/>
              </w:rPr>
            </w:pPr>
            <w:del w:id="1826" w:author="aas" w:date="2013-10-14T02:06:00Z">
              <w:r>
                <w:delText xml:space="preserve">      &lt;xs:element name="datapath-id"  type="datapath-id-type"&gt;</w:delText>
              </w:r>
            </w:del>
          </w:p>
          <w:p w14:paraId="3141F05B" w14:textId="77777777" w:rsidR="00257D58" w:rsidRDefault="00257D58" w:rsidP="00257D58">
            <w:pPr>
              <w:pStyle w:val="XML1"/>
              <w:rPr>
                <w:del w:id="1827" w:author="aas" w:date="2013-10-14T02:06:00Z"/>
              </w:rPr>
            </w:pPr>
            <w:del w:id="1828" w:author="aas" w:date="2013-10-14T02:06:00Z">
              <w:r>
                <w:delText xml:space="preserve">        &lt;xs:annotation&gt;</w:delText>
              </w:r>
            </w:del>
          </w:p>
          <w:p w14:paraId="49AEAB8C" w14:textId="77777777" w:rsidR="00257D58" w:rsidRDefault="00257D58" w:rsidP="00257D58">
            <w:pPr>
              <w:pStyle w:val="XML1"/>
              <w:rPr>
                <w:del w:id="1829" w:author="aas" w:date="2013-10-14T02:06:00Z"/>
              </w:rPr>
            </w:pPr>
            <w:del w:id="1830" w:author="aas" w:date="2013-10-14T02:06:00Z">
              <w:r>
                <w:delText xml:space="preserve">          &lt;xs:documentation&gt;</w:delText>
              </w:r>
            </w:del>
          </w:p>
          <w:p w14:paraId="4CF8078E" w14:textId="77777777" w:rsidR="00257D58" w:rsidRDefault="00257D58" w:rsidP="00257D58">
            <w:pPr>
              <w:pStyle w:val="XML1"/>
              <w:rPr>
                <w:del w:id="1831" w:author="aas" w:date="2013-10-14T02:06:00Z"/>
              </w:rPr>
            </w:pPr>
            <w:del w:id="1832" w:author="aas" w:date="2013-10-14T02:06:00Z">
              <w:r>
                <w:delText xml:space="preserve">            The datapath identifier of the Logical Switch</w:delText>
              </w:r>
            </w:del>
          </w:p>
          <w:p w14:paraId="6246A96D" w14:textId="77777777" w:rsidR="00257D58" w:rsidRDefault="00257D58" w:rsidP="00257D58">
            <w:pPr>
              <w:pStyle w:val="XML1"/>
              <w:rPr>
                <w:del w:id="1833" w:author="aas" w:date="2013-10-14T02:06:00Z"/>
              </w:rPr>
            </w:pPr>
            <w:del w:id="1834" w:author="aas" w:date="2013-10-14T02:06:00Z">
              <w:r>
                <w:delText xml:space="preserve">            that uniquely identifies this Logical Switch within the</w:delText>
              </w:r>
            </w:del>
          </w:p>
          <w:p w14:paraId="4BDEA871" w14:textId="77777777" w:rsidR="00257D58" w:rsidRDefault="00257D58" w:rsidP="00257D58">
            <w:pPr>
              <w:pStyle w:val="XML1"/>
              <w:rPr>
                <w:del w:id="1835" w:author="aas" w:date="2013-10-14T02:06:00Z"/>
              </w:rPr>
            </w:pPr>
            <w:del w:id="1836" w:author="aas" w:date="2013-10-14T02:06:00Z">
              <w:r>
                <w:delText xml:space="preserve">            context of all OpenFlow Controllers associated with the</w:delText>
              </w:r>
            </w:del>
          </w:p>
          <w:p w14:paraId="37F0DBD5" w14:textId="77777777" w:rsidR="00257D58" w:rsidRDefault="00257D58" w:rsidP="00257D58">
            <w:pPr>
              <w:pStyle w:val="XML1"/>
              <w:rPr>
                <w:del w:id="1837" w:author="aas" w:date="2013-10-14T02:06:00Z"/>
              </w:rPr>
            </w:pPr>
            <w:del w:id="1838" w:author="aas" w:date="2013-10-14T02:06:00Z">
              <w:r>
                <w:delText xml:space="preserve">            OpenFlow Logical Switch.  The datapath identifier is a</w:delText>
              </w:r>
            </w:del>
          </w:p>
          <w:p w14:paraId="2E2E399F" w14:textId="77777777" w:rsidR="00257D58" w:rsidRDefault="00257D58" w:rsidP="00257D58">
            <w:pPr>
              <w:pStyle w:val="XML1"/>
              <w:rPr>
                <w:del w:id="1839" w:author="aas" w:date="2013-10-14T02:06:00Z"/>
              </w:rPr>
            </w:pPr>
            <w:del w:id="1840" w:author="aas" w:date="2013-10-14T02:06:00Z">
              <w:r>
                <w:delText xml:space="preserve">            string value that MUST be formatted as a sequence of 8</w:delText>
              </w:r>
            </w:del>
          </w:p>
          <w:p w14:paraId="3E6547ED" w14:textId="77777777" w:rsidR="00257D58" w:rsidRDefault="00257D58" w:rsidP="00257D58">
            <w:pPr>
              <w:pStyle w:val="XML1"/>
              <w:rPr>
                <w:del w:id="1841" w:author="aas" w:date="2013-10-14T02:06:00Z"/>
              </w:rPr>
            </w:pPr>
            <w:del w:id="1842" w:author="aas" w:date="2013-10-14T02:06:00Z">
              <w:r>
                <w:delText xml:space="preserve">            2-digit hexadecimal numbers that are separated by colons,</w:delText>
              </w:r>
            </w:del>
          </w:p>
          <w:p w14:paraId="4E852DA8" w14:textId="77777777" w:rsidR="00257D58" w:rsidRDefault="00257D58" w:rsidP="00257D58">
            <w:pPr>
              <w:pStyle w:val="XML1"/>
              <w:rPr>
                <w:del w:id="1843" w:author="aas" w:date="2013-10-14T02:06:00Z"/>
              </w:rPr>
            </w:pPr>
            <w:del w:id="1844" w:author="aas" w:date="2013-10-14T02:06:00Z">
              <w:r>
                <w:delText xml:space="preserve">            for example, '01:23:45:67:89:ab:cd:ef'.  When processing a</w:delText>
              </w:r>
            </w:del>
          </w:p>
          <w:p w14:paraId="663568B6" w14:textId="77777777" w:rsidR="00257D58" w:rsidRDefault="00257D58" w:rsidP="00257D58">
            <w:pPr>
              <w:pStyle w:val="XML1"/>
              <w:rPr>
                <w:del w:id="1845" w:author="aas" w:date="2013-10-14T02:06:00Z"/>
              </w:rPr>
            </w:pPr>
            <w:del w:id="1846" w:author="aas" w:date="2013-10-14T02:06:00Z">
              <w:r>
                <w:delText xml:space="preserve">            datapath identifier, the case of the decimal digits MUST be</w:delText>
              </w:r>
            </w:del>
          </w:p>
          <w:p w14:paraId="29FEF06D" w14:textId="77777777" w:rsidR="00257D58" w:rsidRDefault="00257D58" w:rsidP="00257D58">
            <w:pPr>
              <w:pStyle w:val="XML1"/>
              <w:rPr>
                <w:del w:id="1847" w:author="aas" w:date="2013-10-14T02:06:00Z"/>
              </w:rPr>
            </w:pPr>
            <w:del w:id="1848" w:author="aas" w:date="2013-10-14T02:06:00Z">
              <w:r>
                <w:delText xml:space="preserve">            ignored.</w:delText>
              </w:r>
            </w:del>
          </w:p>
          <w:p w14:paraId="345A4510" w14:textId="77777777" w:rsidR="00257D58" w:rsidRDefault="00257D58" w:rsidP="00257D58">
            <w:pPr>
              <w:pStyle w:val="XML1"/>
              <w:rPr>
                <w:del w:id="1849" w:author="aas" w:date="2013-10-14T02:06:00Z"/>
              </w:rPr>
            </w:pPr>
          </w:p>
          <w:p w14:paraId="06184AE3" w14:textId="77777777" w:rsidR="00257D58" w:rsidRDefault="00257D58" w:rsidP="00257D58">
            <w:pPr>
              <w:pStyle w:val="XML1"/>
              <w:rPr>
                <w:del w:id="1850" w:author="aas" w:date="2013-10-14T02:06:00Z"/>
              </w:rPr>
            </w:pPr>
            <w:del w:id="1851" w:author="aas" w:date="2013-10-14T02:06:00Z">
              <w:r>
                <w:delText xml:space="preserve">            This element MUST be present in the NETCONF data store.</w:delText>
              </w:r>
            </w:del>
          </w:p>
          <w:p w14:paraId="6CFD924C" w14:textId="77777777" w:rsidR="00257D58" w:rsidRDefault="00257D58" w:rsidP="00257D58">
            <w:pPr>
              <w:pStyle w:val="XML1"/>
              <w:rPr>
                <w:del w:id="1852" w:author="aas" w:date="2013-10-14T02:06:00Z"/>
              </w:rPr>
            </w:pPr>
            <w:del w:id="1853" w:author="aas" w:date="2013-10-14T02:06:00Z">
              <w:r>
                <w:delText xml:space="preserve">            If this element is not present in a NETCONF &amp;lt;edit-config&amp;gt;</w:delText>
              </w:r>
            </w:del>
          </w:p>
          <w:p w14:paraId="56E2516A" w14:textId="77777777" w:rsidR="00257D58" w:rsidRDefault="00257D58" w:rsidP="00257D58">
            <w:pPr>
              <w:pStyle w:val="XML1"/>
              <w:rPr>
                <w:del w:id="1854" w:author="aas" w:date="2013-10-14T02:06:00Z"/>
              </w:rPr>
            </w:pPr>
            <w:del w:id="1855" w:author="aas" w:date="2013-10-14T02:06:00Z">
              <w:r>
                <w:delText xml:space="preserve">            operation 'create', 'merge' or 'replace' and the parent</w:delText>
              </w:r>
            </w:del>
          </w:p>
          <w:p w14:paraId="435A2740" w14:textId="77777777" w:rsidR="00257D58" w:rsidRDefault="00257D58" w:rsidP="00257D58">
            <w:pPr>
              <w:pStyle w:val="XML1"/>
              <w:rPr>
                <w:del w:id="1856" w:author="aas" w:date="2013-10-14T02:06:00Z"/>
              </w:rPr>
            </w:pPr>
            <w:del w:id="1857" w:author="aas" w:date="2013-10-14T02:06:00Z">
              <w:r>
                <w:delText xml:space="preserve">            element does not exist, a 'data-missing' error is</w:delText>
              </w:r>
            </w:del>
          </w:p>
          <w:p w14:paraId="74A0909F" w14:textId="77777777" w:rsidR="00257D58" w:rsidRDefault="00257D58" w:rsidP="00257D58">
            <w:pPr>
              <w:pStyle w:val="XML1"/>
              <w:rPr>
                <w:del w:id="1858" w:author="aas" w:date="2013-10-14T02:06:00Z"/>
              </w:rPr>
            </w:pPr>
            <w:del w:id="1859" w:author="aas" w:date="2013-10-14T02:06:00Z">
              <w:r>
                <w:delText xml:space="preserve">            returned.</w:delText>
              </w:r>
            </w:del>
          </w:p>
          <w:p w14:paraId="4ED923D0" w14:textId="77777777" w:rsidR="00257D58" w:rsidRDefault="00257D58" w:rsidP="00257D58">
            <w:pPr>
              <w:pStyle w:val="XML1"/>
              <w:rPr>
                <w:del w:id="1860" w:author="aas" w:date="2013-10-14T02:06:00Z"/>
              </w:rPr>
            </w:pPr>
            <w:del w:id="1861" w:author="aas" w:date="2013-10-14T02:06:00Z">
              <w:r>
                <w:delText xml:space="preserve">          &lt;/xs:documentation&gt;</w:delText>
              </w:r>
            </w:del>
          </w:p>
          <w:p w14:paraId="7B3FCCBC" w14:textId="77777777" w:rsidR="00257D58" w:rsidRDefault="00257D58" w:rsidP="00257D58">
            <w:pPr>
              <w:pStyle w:val="XML1"/>
              <w:rPr>
                <w:del w:id="1862" w:author="aas" w:date="2013-10-14T02:06:00Z"/>
              </w:rPr>
            </w:pPr>
            <w:del w:id="1863" w:author="aas" w:date="2013-10-14T02:06:00Z">
              <w:r>
                <w:delText xml:space="preserve">        &lt;/xs:annotation&gt;</w:delText>
              </w:r>
            </w:del>
          </w:p>
          <w:p w14:paraId="599E30E5" w14:textId="77777777" w:rsidR="00257D58" w:rsidRDefault="00257D58" w:rsidP="00257D58">
            <w:pPr>
              <w:pStyle w:val="XML1"/>
              <w:rPr>
                <w:del w:id="1864" w:author="aas" w:date="2013-10-14T02:06:00Z"/>
              </w:rPr>
            </w:pPr>
            <w:del w:id="1865" w:author="aas" w:date="2013-10-14T02:06:00Z">
              <w:r>
                <w:delText xml:space="preserve">      &lt;/xs:element&gt;</w:delText>
              </w:r>
            </w:del>
          </w:p>
          <w:p w14:paraId="24C6B0E9" w14:textId="77777777" w:rsidR="00257D58" w:rsidRDefault="00257D58" w:rsidP="00257D58">
            <w:pPr>
              <w:pStyle w:val="XML1"/>
              <w:rPr>
                <w:del w:id="1866" w:author="aas" w:date="2013-10-14T02:06:00Z"/>
              </w:rPr>
            </w:pPr>
            <w:del w:id="1867" w:author="aas" w:date="2013-10-14T02:06:00Z">
              <w:r>
                <w:delText xml:space="preserve">      &lt;xs:element name="enabled"  type="xs:boolean"&gt;</w:delText>
              </w:r>
            </w:del>
          </w:p>
          <w:p w14:paraId="757DADD0" w14:textId="77777777" w:rsidR="00257D58" w:rsidRDefault="00257D58" w:rsidP="00257D58">
            <w:pPr>
              <w:pStyle w:val="XML1"/>
              <w:rPr>
                <w:del w:id="1868" w:author="aas" w:date="2013-10-14T02:06:00Z"/>
              </w:rPr>
            </w:pPr>
            <w:del w:id="1869" w:author="aas" w:date="2013-10-14T02:06:00Z">
              <w:r>
                <w:delText xml:space="preserve">        &lt;xs:annotation&gt;</w:delText>
              </w:r>
            </w:del>
          </w:p>
          <w:p w14:paraId="7181F63A" w14:textId="77777777" w:rsidR="00257D58" w:rsidRDefault="00257D58" w:rsidP="00257D58">
            <w:pPr>
              <w:pStyle w:val="XML1"/>
              <w:rPr>
                <w:del w:id="1870" w:author="aas" w:date="2013-10-14T02:06:00Z"/>
              </w:rPr>
            </w:pPr>
            <w:del w:id="1871" w:author="aas" w:date="2013-10-14T02:06:00Z">
              <w:r>
                <w:delText xml:space="preserve">          &lt;xs:documentation&gt;</w:delText>
              </w:r>
            </w:del>
          </w:p>
          <w:p w14:paraId="21CFFE0B" w14:textId="77777777" w:rsidR="00257D58" w:rsidRDefault="00257D58" w:rsidP="00257D58">
            <w:pPr>
              <w:pStyle w:val="XML1"/>
              <w:rPr>
                <w:del w:id="1872" w:author="aas" w:date="2013-10-14T02:06:00Z"/>
              </w:rPr>
            </w:pPr>
            <w:del w:id="1873" w:author="aas" w:date="2013-10-14T02:06:00Z">
              <w:r>
                <w:delText xml:space="preserve">            This element indicates the administrative state</w:delText>
              </w:r>
            </w:del>
          </w:p>
          <w:p w14:paraId="43519FEC" w14:textId="77777777" w:rsidR="00257D58" w:rsidRDefault="00257D58" w:rsidP="00257D58">
            <w:pPr>
              <w:pStyle w:val="XML1"/>
              <w:rPr>
                <w:del w:id="1874" w:author="aas" w:date="2013-10-14T02:06:00Z"/>
              </w:rPr>
            </w:pPr>
            <w:del w:id="1875" w:author="aas" w:date="2013-10-14T02:06:00Z">
              <w:r>
                <w:delText xml:space="preserve">            of the OpenFlow Logical Switch.  A value of 'false' means</w:delText>
              </w:r>
            </w:del>
          </w:p>
          <w:p w14:paraId="2D70F5DB" w14:textId="77777777" w:rsidR="00257D58" w:rsidRDefault="00257D58" w:rsidP="00257D58">
            <w:pPr>
              <w:pStyle w:val="XML1"/>
              <w:rPr>
                <w:del w:id="1876" w:author="aas" w:date="2013-10-14T02:06:00Z"/>
              </w:rPr>
            </w:pPr>
            <w:del w:id="1877" w:author="aas" w:date="2013-10-14T02:06:00Z">
              <w:r>
                <w:delText xml:space="preserve">            the OpenFlow Logical Switch MUST NOT communicate with any </w:delText>
              </w:r>
            </w:del>
          </w:p>
          <w:p w14:paraId="61949338" w14:textId="77777777" w:rsidR="00257D58" w:rsidRDefault="00257D58" w:rsidP="00257D58">
            <w:pPr>
              <w:pStyle w:val="XML1"/>
              <w:rPr>
                <w:del w:id="1878" w:author="aas" w:date="2013-10-14T02:06:00Z"/>
              </w:rPr>
            </w:pPr>
            <w:del w:id="1879" w:author="aas" w:date="2013-10-14T02:06:00Z">
              <w:r>
                <w:delText xml:space="preserve">            OpenFlow Controllers, MUST NOT conduct any OpenFlow </w:delText>
              </w:r>
            </w:del>
          </w:p>
          <w:p w14:paraId="1BE0C22F" w14:textId="77777777" w:rsidR="00257D58" w:rsidRDefault="00257D58" w:rsidP="00257D58">
            <w:pPr>
              <w:pStyle w:val="XML1"/>
              <w:rPr>
                <w:del w:id="1880" w:author="aas" w:date="2013-10-14T02:06:00Z"/>
              </w:rPr>
            </w:pPr>
            <w:del w:id="1881" w:author="aas" w:date="2013-10-14T02:06:00Z">
              <w:r>
                <w:delText xml:space="preserve">            processing, and SHOULD NOT be utilizing computational or </w:delText>
              </w:r>
            </w:del>
          </w:p>
          <w:p w14:paraId="18863BB3" w14:textId="77777777" w:rsidR="00257D58" w:rsidRDefault="00257D58" w:rsidP="00257D58">
            <w:pPr>
              <w:pStyle w:val="XML1"/>
              <w:rPr>
                <w:del w:id="1882" w:author="aas" w:date="2013-10-14T02:06:00Z"/>
              </w:rPr>
            </w:pPr>
            <w:del w:id="1883" w:author="aas" w:date="2013-10-14T02:06:00Z">
              <w:r>
                <w:delText xml:space="preserve">            network resources of the underlying platform.</w:delText>
              </w:r>
            </w:del>
          </w:p>
          <w:p w14:paraId="70AD0576" w14:textId="77777777" w:rsidR="00257D58" w:rsidRDefault="00257D58" w:rsidP="00257D58">
            <w:pPr>
              <w:pStyle w:val="XML1"/>
              <w:rPr>
                <w:del w:id="1884" w:author="aas" w:date="2013-10-14T02:06:00Z"/>
              </w:rPr>
            </w:pPr>
          </w:p>
          <w:p w14:paraId="38B76BFD" w14:textId="77777777" w:rsidR="00257D58" w:rsidRDefault="00257D58" w:rsidP="00257D58">
            <w:pPr>
              <w:pStyle w:val="XML1"/>
              <w:rPr>
                <w:del w:id="1885" w:author="aas" w:date="2013-10-14T02:06:00Z"/>
              </w:rPr>
            </w:pPr>
            <w:del w:id="1886" w:author="aas" w:date="2013-10-14T02:06:00Z">
              <w:r>
                <w:delText xml:space="preserve">            This element is optional. If this element is not present it</w:delText>
              </w:r>
            </w:del>
          </w:p>
          <w:p w14:paraId="6FB6A6F1" w14:textId="77777777" w:rsidR="00257D58" w:rsidRDefault="00257D58" w:rsidP="00257D58">
            <w:pPr>
              <w:pStyle w:val="XML1"/>
              <w:rPr>
                <w:del w:id="1887" w:author="aas" w:date="2013-10-14T02:06:00Z"/>
              </w:rPr>
            </w:pPr>
            <w:del w:id="1888" w:author="aas" w:date="2013-10-14T02:06:00Z">
              <w:r>
                <w:delText xml:space="preserve">            defaults to 'false'.</w:delText>
              </w:r>
            </w:del>
          </w:p>
          <w:p w14:paraId="4D2F6A2E" w14:textId="77777777" w:rsidR="00257D58" w:rsidRDefault="00257D58" w:rsidP="00257D58">
            <w:pPr>
              <w:pStyle w:val="XML1"/>
              <w:rPr>
                <w:del w:id="1889" w:author="aas" w:date="2013-10-14T02:06:00Z"/>
              </w:rPr>
            </w:pPr>
            <w:del w:id="1890" w:author="aas" w:date="2013-10-14T02:06:00Z">
              <w:r>
                <w:delText xml:space="preserve">          &lt;/xs:documentation&gt;</w:delText>
              </w:r>
            </w:del>
          </w:p>
          <w:p w14:paraId="2F093FA7" w14:textId="77777777" w:rsidR="00257D58" w:rsidRDefault="00257D58" w:rsidP="00257D58">
            <w:pPr>
              <w:pStyle w:val="XML1"/>
              <w:rPr>
                <w:del w:id="1891" w:author="aas" w:date="2013-10-14T02:06:00Z"/>
              </w:rPr>
            </w:pPr>
            <w:del w:id="1892" w:author="aas" w:date="2013-10-14T02:06:00Z">
              <w:r>
                <w:delText xml:space="preserve">        &lt;/xs:annotation&gt;</w:delText>
              </w:r>
            </w:del>
          </w:p>
          <w:p w14:paraId="10DBB473" w14:textId="77777777" w:rsidR="00257D58" w:rsidRDefault="00257D58" w:rsidP="00257D58">
            <w:pPr>
              <w:pStyle w:val="XML1"/>
              <w:rPr>
                <w:del w:id="1893" w:author="aas" w:date="2013-10-14T02:06:00Z"/>
              </w:rPr>
            </w:pPr>
            <w:del w:id="1894" w:author="aas" w:date="2013-10-14T02:06:00Z">
              <w:r>
                <w:delText xml:space="preserve">      &lt;/xs:element&gt;</w:delText>
              </w:r>
            </w:del>
          </w:p>
          <w:p w14:paraId="57A65DE4" w14:textId="77777777" w:rsidR="00257D58" w:rsidRDefault="00257D58" w:rsidP="00257D58">
            <w:pPr>
              <w:pStyle w:val="XML1"/>
              <w:rPr>
                <w:del w:id="1895" w:author="aas" w:date="2013-10-14T02:06:00Z"/>
              </w:rPr>
            </w:pPr>
            <w:del w:id="1896" w:author="aas" w:date="2013-10-14T02:06:00Z">
              <w:r>
                <w:delText xml:space="preserve">      &lt;xs:element name="check-controller-certificate"  type="xs:boolean"&gt;</w:delText>
              </w:r>
            </w:del>
          </w:p>
          <w:p w14:paraId="246CE3EC" w14:textId="77777777" w:rsidR="00257D58" w:rsidRDefault="00257D58" w:rsidP="00257D58">
            <w:pPr>
              <w:pStyle w:val="XML1"/>
              <w:rPr>
                <w:del w:id="1897" w:author="aas" w:date="2013-10-14T02:06:00Z"/>
              </w:rPr>
            </w:pPr>
            <w:del w:id="1898" w:author="aas" w:date="2013-10-14T02:06:00Z">
              <w:r>
                <w:delText xml:space="preserve">        &lt;xs:annotation&gt;</w:delText>
              </w:r>
            </w:del>
          </w:p>
          <w:p w14:paraId="0070A463" w14:textId="77777777" w:rsidR="00257D58" w:rsidRDefault="00257D58" w:rsidP="00257D58">
            <w:pPr>
              <w:pStyle w:val="XML1"/>
              <w:rPr>
                <w:del w:id="1899" w:author="aas" w:date="2013-10-14T02:06:00Z"/>
              </w:rPr>
            </w:pPr>
            <w:del w:id="1900" w:author="aas" w:date="2013-10-14T02:06:00Z">
              <w:r>
                <w:delText xml:space="preserve">          &lt;xs:documentation&gt;</w:delText>
              </w:r>
            </w:del>
          </w:p>
          <w:p w14:paraId="7C5F20A9" w14:textId="77777777" w:rsidR="00257D58" w:rsidRDefault="00257D58" w:rsidP="00257D58">
            <w:pPr>
              <w:pStyle w:val="XML1"/>
              <w:rPr>
                <w:del w:id="1901" w:author="aas" w:date="2013-10-14T02:06:00Z"/>
              </w:rPr>
            </w:pPr>
            <w:del w:id="1902" w:author="aas" w:date="2013-10-14T02:06:00Z">
              <w:r>
                <w:delText xml:space="preserve">            This element indicates the behavior of the </w:delText>
              </w:r>
            </w:del>
          </w:p>
          <w:p w14:paraId="6874E429" w14:textId="77777777" w:rsidR="00257D58" w:rsidRDefault="00257D58" w:rsidP="00257D58">
            <w:pPr>
              <w:pStyle w:val="XML1"/>
              <w:rPr>
                <w:del w:id="1903" w:author="aas" w:date="2013-10-14T02:06:00Z"/>
              </w:rPr>
            </w:pPr>
            <w:del w:id="1904" w:author="aas" w:date="2013-10-14T02:06:00Z">
              <w:r>
                <w:delText xml:space="preserve">            OpenFlow Logical Switch when connecting to an OpenFlow</w:delText>
              </w:r>
            </w:del>
          </w:p>
          <w:p w14:paraId="6761EC82" w14:textId="77777777" w:rsidR="00257D58" w:rsidRDefault="00257D58" w:rsidP="00257D58">
            <w:pPr>
              <w:pStyle w:val="XML1"/>
              <w:rPr>
                <w:del w:id="1905" w:author="aas" w:date="2013-10-14T02:06:00Z"/>
              </w:rPr>
            </w:pPr>
            <w:del w:id="1906" w:author="aas" w:date="2013-10-14T02:06:00Z">
              <w:r>
                <w:delText xml:space="preserve">            Controller.  </w:delText>
              </w:r>
            </w:del>
          </w:p>
          <w:p w14:paraId="32BB1B7B" w14:textId="77777777" w:rsidR="00257D58" w:rsidRDefault="00257D58" w:rsidP="00257D58">
            <w:pPr>
              <w:pStyle w:val="XML1"/>
              <w:rPr>
                <w:del w:id="1907" w:author="aas" w:date="2013-10-14T02:06:00Z"/>
              </w:rPr>
            </w:pPr>
            <w:del w:id="1908" w:author="aas" w:date="2013-10-14T02:06:00Z">
              <w:r>
                <w:delText xml:space="preserve">                  </w:delText>
              </w:r>
            </w:del>
          </w:p>
          <w:p w14:paraId="4F1A18DF" w14:textId="77777777" w:rsidR="00257D58" w:rsidRDefault="00257D58" w:rsidP="00257D58">
            <w:pPr>
              <w:pStyle w:val="XML1"/>
              <w:rPr>
                <w:del w:id="1909" w:author="aas" w:date="2013-10-14T02:06:00Z"/>
              </w:rPr>
            </w:pPr>
            <w:del w:id="1910" w:author="aas" w:date="2013-10-14T02:06:00Z">
              <w:r>
                <w:delText xml:space="preserve">            If set to value 'false', the logical switch will connect to</w:delText>
              </w:r>
            </w:del>
          </w:p>
          <w:p w14:paraId="3738FF06" w14:textId="77777777" w:rsidR="00257D58" w:rsidRDefault="00257D58" w:rsidP="00257D58">
            <w:pPr>
              <w:pStyle w:val="XML1"/>
              <w:rPr>
                <w:del w:id="1911" w:author="aas" w:date="2013-10-14T02:06:00Z"/>
              </w:rPr>
            </w:pPr>
            <w:del w:id="1912" w:author="aas" w:date="2013-10-14T02:06:00Z">
              <w:r>
                <w:delText xml:space="preserve">            a controller without checking any controller certificate.  </w:delText>
              </w:r>
            </w:del>
          </w:p>
          <w:p w14:paraId="209C651E" w14:textId="77777777" w:rsidR="00257D58" w:rsidRDefault="00257D58" w:rsidP="00257D58">
            <w:pPr>
              <w:pStyle w:val="XML1"/>
              <w:rPr>
                <w:del w:id="1913" w:author="aas" w:date="2013-10-14T02:06:00Z"/>
              </w:rPr>
            </w:pPr>
            <w:del w:id="1914" w:author="aas" w:date="2013-10-14T02:06:00Z">
              <w:r>
                <w:delText xml:space="preserve">                  </w:delText>
              </w:r>
            </w:del>
          </w:p>
          <w:p w14:paraId="2AE004DE" w14:textId="77777777" w:rsidR="00257D58" w:rsidRDefault="00257D58" w:rsidP="00257D58">
            <w:pPr>
              <w:pStyle w:val="XML1"/>
              <w:rPr>
                <w:del w:id="1915" w:author="aas" w:date="2013-10-14T02:06:00Z"/>
              </w:rPr>
            </w:pPr>
            <w:del w:id="1916" w:author="aas" w:date="2013-10-14T02:06:00Z">
              <w:r>
                <w:delText xml:space="preserve">            If set to value 'true', then the logical switch will</w:delText>
              </w:r>
            </w:del>
          </w:p>
          <w:p w14:paraId="6F2791BC" w14:textId="77777777" w:rsidR="00257D58" w:rsidRDefault="00257D58" w:rsidP="00257D58">
            <w:pPr>
              <w:pStyle w:val="XML1"/>
              <w:rPr>
                <w:del w:id="1917" w:author="aas" w:date="2013-10-14T02:06:00Z"/>
              </w:rPr>
            </w:pPr>
            <w:del w:id="1918" w:author="aas" w:date="2013-10-14T02:06:00Z">
              <w:r>
                <w:delText xml:space="preserve">            connect to a controller with element &amp;lt;protocol&amp;gt; set to</w:delText>
              </w:r>
            </w:del>
          </w:p>
          <w:p w14:paraId="5C0ED860" w14:textId="77777777" w:rsidR="00257D58" w:rsidRDefault="00257D58" w:rsidP="00257D58">
            <w:pPr>
              <w:pStyle w:val="XML1"/>
              <w:rPr>
                <w:del w:id="1919" w:author="aas" w:date="2013-10-14T02:06:00Z"/>
              </w:rPr>
            </w:pPr>
            <w:del w:id="1920" w:author="aas" w:date="2013-10-14T02:06:00Z">
              <w:r>
                <w:delText xml:space="preserve">            'TLS', only if the controller provides a certificate that</w:delText>
              </w:r>
            </w:del>
          </w:p>
          <w:p w14:paraId="408FB71D" w14:textId="77777777" w:rsidR="00257D58" w:rsidRDefault="00257D58" w:rsidP="00257D58">
            <w:pPr>
              <w:pStyle w:val="XML1"/>
              <w:rPr>
                <w:del w:id="1921" w:author="aas" w:date="2013-10-14T02:06:00Z"/>
              </w:rPr>
            </w:pPr>
            <w:del w:id="1922" w:author="aas" w:date="2013-10-14T02:06:00Z">
              <w:r>
                <w:delText xml:space="preserve">            can be verified with one of the certificates stored in the</w:delText>
              </w:r>
            </w:del>
          </w:p>
          <w:p w14:paraId="64709E03" w14:textId="77777777" w:rsidR="00257D58" w:rsidRDefault="00257D58" w:rsidP="00257D58">
            <w:pPr>
              <w:pStyle w:val="XML1"/>
              <w:rPr>
                <w:del w:id="1923" w:author="aas" w:date="2013-10-14T02:06:00Z"/>
              </w:rPr>
            </w:pPr>
            <w:del w:id="1924" w:author="aas" w:date="2013-10-14T02:06:00Z">
              <w:r>
                <w:delText xml:space="preserve">            list called external-certificates in the OpenFlow Capable</w:delText>
              </w:r>
            </w:del>
          </w:p>
          <w:p w14:paraId="4F6AC80F" w14:textId="77777777" w:rsidR="00257D58" w:rsidRDefault="00257D58" w:rsidP="00257D58">
            <w:pPr>
              <w:pStyle w:val="XML1"/>
              <w:rPr>
                <w:del w:id="1925" w:author="aas" w:date="2013-10-14T02:06:00Z"/>
              </w:rPr>
            </w:pPr>
            <w:del w:id="1926" w:author="aas" w:date="2013-10-14T02:06:00Z">
              <w:r>
                <w:delText xml:space="preserve">            Switch.  </w:delText>
              </w:r>
            </w:del>
          </w:p>
          <w:p w14:paraId="4E89C1AA" w14:textId="77777777" w:rsidR="00257D58" w:rsidRDefault="00257D58" w:rsidP="00257D58">
            <w:pPr>
              <w:pStyle w:val="XML1"/>
              <w:rPr>
                <w:del w:id="1927" w:author="aas" w:date="2013-10-14T02:06:00Z"/>
              </w:rPr>
            </w:pPr>
            <w:del w:id="1928" w:author="aas" w:date="2013-10-14T02:06:00Z">
              <w:r>
                <w:delText xml:space="preserve">                  </w:delText>
              </w:r>
            </w:del>
          </w:p>
          <w:p w14:paraId="15D764E9" w14:textId="77777777" w:rsidR="00257D58" w:rsidRDefault="00257D58" w:rsidP="00257D58">
            <w:pPr>
              <w:pStyle w:val="XML1"/>
              <w:rPr>
                <w:del w:id="1929" w:author="aas" w:date="2013-10-14T02:06:00Z"/>
              </w:rPr>
            </w:pPr>
            <w:del w:id="1930" w:author="aas" w:date="2013-10-14T02:06:00Z">
              <w:r>
                <w:delText xml:space="preserve">            If a certificate cannot be validated, the OpenFlow Logical </w:delText>
              </w:r>
            </w:del>
          </w:p>
          <w:p w14:paraId="0347036F" w14:textId="77777777" w:rsidR="00257D58" w:rsidRDefault="00257D58" w:rsidP="00257D58">
            <w:pPr>
              <w:pStyle w:val="XML1"/>
              <w:rPr>
                <w:del w:id="1931" w:author="aas" w:date="2013-10-14T02:06:00Z"/>
              </w:rPr>
            </w:pPr>
            <w:del w:id="1932" w:author="aas" w:date="2013-10-14T02:06:00Z">
              <w:r>
                <w:delText xml:space="preserve">            Switch MUST terminate communication with the corresponding</w:delText>
              </w:r>
            </w:del>
          </w:p>
          <w:p w14:paraId="565B630F" w14:textId="77777777" w:rsidR="00257D58" w:rsidRDefault="00257D58" w:rsidP="00257D58">
            <w:pPr>
              <w:pStyle w:val="XML1"/>
              <w:rPr>
                <w:del w:id="1933" w:author="aas" w:date="2013-10-14T02:06:00Z"/>
              </w:rPr>
            </w:pPr>
            <w:del w:id="1934" w:author="aas" w:date="2013-10-14T02:06:00Z">
              <w:r>
                <w:delText xml:space="preserve">            OpenFlow Controller, MUST NOT conduct any OpenFlow</w:delText>
              </w:r>
            </w:del>
          </w:p>
          <w:p w14:paraId="0AF416F6" w14:textId="77777777" w:rsidR="00257D58" w:rsidRDefault="00257D58" w:rsidP="00257D58">
            <w:pPr>
              <w:pStyle w:val="XML1"/>
              <w:rPr>
                <w:del w:id="1935" w:author="aas" w:date="2013-10-14T02:06:00Z"/>
              </w:rPr>
            </w:pPr>
            <w:del w:id="1936" w:author="aas" w:date="2013-10-14T02:06:00Z">
              <w:r>
                <w:delText xml:space="preserve">            processing on requests of this OpenFlow controller, and </w:delText>
              </w:r>
            </w:del>
          </w:p>
          <w:p w14:paraId="5121A40C" w14:textId="77777777" w:rsidR="00257D58" w:rsidRDefault="00257D58" w:rsidP="00257D58">
            <w:pPr>
              <w:pStyle w:val="XML1"/>
              <w:rPr>
                <w:del w:id="1937" w:author="aas" w:date="2013-10-14T02:06:00Z"/>
              </w:rPr>
            </w:pPr>
            <w:del w:id="1938" w:author="aas" w:date="2013-10-14T02:06:00Z">
              <w:r>
                <w:delText xml:space="preserve">            SHOULD NOT further utilize any computational or network </w:delText>
              </w:r>
            </w:del>
          </w:p>
          <w:p w14:paraId="129F418B" w14:textId="77777777" w:rsidR="00257D58" w:rsidRDefault="00257D58" w:rsidP="00257D58">
            <w:pPr>
              <w:pStyle w:val="XML1"/>
              <w:rPr>
                <w:del w:id="1939" w:author="aas" w:date="2013-10-14T02:06:00Z"/>
              </w:rPr>
            </w:pPr>
            <w:del w:id="1940" w:author="aas" w:date="2013-10-14T02:06:00Z">
              <w:r>
                <w:delText xml:space="preserve">            resources of for dealing with this connection.</w:delText>
              </w:r>
            </w:del>
          </w:p>
          <w:p w14:paraId="02A23B88" w14:textId="77777777" w:rsidR="00257D58" w:rsidRDefault="00257D58" w:rsidP="00257D58">
            <w:pPr>
              <w:pStyle w:val="XML1"/>
              <w:rPr>
                <w:del w:id="1941" w:author="aas" w:date="2013-10-14T02:06:00Z"/>
              </w:rPr>
            </w:pPr>
            <w:del w:id="1942" w:author="aas" w:date="2013-10-14T02:06:00Z">
              <w:r>
                <w:delText xml:space="preserve">                  </w:delText>
              </w:r>
            </w:del>
          </w:p>
          <w:p w14:paraId="24D26F34" w14:textId="77777777" w:rsidR="00257D58" w:rsidRDefault="00257D58" w:rsidP="00257D58">
            <w:pPr>
              <w:pStyle w:val="XML1"/>
              <w:rPr>
                <w:del w:id="1943" w:author="aas" w:date="2013-10-14T02:06:00Z"/>
              </w:rPr>
            </w:pPr>
            <w:del w:id="1944" w:author="aas" w:date="2013-10-14T02:06:00Z">
              <w:r>
                <w:delText xml:space="preserve">            If set to value 'true', the OpenFlow Logical Switch MUST</w:delText>
              </w:r>
            </w:del>
          </w:p>
          <w:p w14:paraId="3800EA78" w14:textId="77777777" w:rsidR="00257D58" w:rsidRDefault="00257D58" w:rsidP="00257D58">
            <w:pPr>
              <w:pStyle w:val="XML1"/>
              <w:rPr>
                <w:del w:id="1945" w:author="aas" w:date="2013-10-14T02:06:00Z"/>
              </w:rPr>
            </w:pPr>
            <w:del w:id="1946" w:author="aas" w:date="2013-10-14T02:06:00Z">
              <w:r>
                <w:delText xml:space="preserve">            NOT connect to any OpenFlow Controller that does not</w:delText>
              </w:r>
            </w:del>
          </w:p>
          <w:p w14:paraId="162FE081" w14:textId="77777777" w:rsidR="00257D58" w:rsidRDefault="00257D58" w:rsidP="00257D58">
            <w:pPr>
              <w:pStyle w:val="XML1"/>
              <w:rPr>
                <w:del w:id="1947" w:author="aas" w:date="2013-10-14T02:06:00Z"/>
              </w:rPr>
            </w:pPr>
            <w:del w:id="1948" w:author="aas" w:date="2013-10-14T02:06:00Z">
              <w:r>
                <w:delText xml:space="preserve">            provide a certificate. This implies that it cannot connect</w:delText>
              </w:r>
            </w:del>
          </w:p>
          <w:p w14:paraId="45C45F59" w14:textId="77777777" w:rsidR="00257D58" w:rsidRDefault="00257D58" w:rsidP="00257D58">
            <w:pPr>
              <w:pStyle w:val="XML1"/>
              <w:rPr>
                <w:del w:id="1949" w:author="aas" w:date="2013-10-14T02:06:00Z"/>
              </w:rPr>
            </w:pPr>
            <w:del w:id="1950" w:author="aas" w:date="2013-10-14T02:06:00Z">
              <w:r>
                <w:delText xml:space="preserve">            to an OpenFlow controller that has the value of element</w:delText>
              </w:r>
            </w:del>
          </w:p>
          <w:p w14:paraId="198AB2CD" w14:textId="77777777" w:rsidR="00257D58" w:rsidRDefault="00257D58" w:rsidP="00257D58">
            <w:pPr>
              <w:pStyle w:val="XML1"/>
              <w:rPr>
                <w:del w:id="1951" w:author="aas" w:date="2013-10-14T02:06:00Z"/>
              </w:rPr>
            </w:pPr>
            <w:del w:id="1952" w:author="aas" w:date="2013-10-14T02:06:00Z">
              <w:r>
                <w:delText xml:space="preserve">            protocol set to 'TCP'. Only connections with protocol 'TLS'</w:delText>
              </w:r>
            </w:del>
          </w:p>
          <w:p w14:paraId="78FA114D" w14:textId="77777777" w:rsidR="00257D58" w:rsidRDefault="00257D58" w:rsidP="00257D58">
            <w:pPr>
              <w:pStyle w:val="XML1"/>
              <w:rPr>
                <w:del w:id="1953" w:author="aas" w:date="2013-10-14T02:06:00Z"/>
              </w:rPr>
            </w:pPr>
            <w:del w:id="1954" w:author="aas" w:date="2013-10-14T02:06:00Z">
              <w:r>
                <w:delText xml:space="preserve">            are possible in this case.</w:delText>
              </w:r>
            </w:del>
          </w:p>
          <w:p w14:paraId="2C76A4F8" w14:textId="77777777" w:rsidR="00257D58" w:rsidRDefault="00257D58" w:rsidP="00257D58">
            <w:pPr>
              <w:pStyle w:val="XML1"/>
              <w:rPr>
                <w:del w:id="1955" w:author="aas" w:date="2013-10-14T02:06:00Z"/>
              </w:rPr>
            </w:pPr>
          </w:p>
          <w:p w14:paraId="5EA38A72" w14:textId="77777777" w:rsidR="00257D58" w:rsidRDefault="00257D58" w:rsidP="00257D58">
            <w:pPr>
              <w:pStyle w:val="XML1"/>
              <w:rPr>
                <w:del w:id="1956" w:author="aas" w:date="2013-10-14T02:06:00Z"/>
              </w:rPr>
            </w:pPr>
            <w:del w:id="1957" w:author="aas" w:date="2013-10-14T02:06:00Z">
              <w:r>
                <w:delText xml:space="preserve">            This element is optional. If this element is not present it</w:delText>
              </w:r>
            </w:del>
          </w:p>
          <w:p w14:paraId="430314C6" w14:textId="77777777" w:rsidR="00257D58" w:rsidRDefault="00257D58" w:rsidP="00257D58">
            <w:pPr>
              <w:pStyle w:val="XML1"/>
              <w:rPr>
                <w:del w:id="1958" w:author="aas" w:date="2013-10-14T02:06:00Z"/>
              </w:rPr>
            </w:pPr>
            <w:del w:id="1959" w:author="aas" w:date="2013-10-14T02:06:00Z">
              <w:r>
                <w:delText xml:space="preserve">            defaults to 'false'.</w:delText>
              </w:r>
            </w:del>
          </w:p>
          <w:p w14:paraId="6840D634" w14:textId="77777777" w:rsidR="00257D58" w:rsidRDefault="00257D58" w:rsidP="00257D58">
            <w:pPr>
              <w:pStyle w:val="XML1"/>
              <w:rPr>
                <w:del w:id="1960" w:author="aas" w:date="2013-10-14T02:06:00Z"/>
              </w:rPr>
            </w:pPr>
            <w:del w:id="1961" w:author="aas" w:date="2013-10-14T02:06:00Z">
              <w:r>
                <w:delText xml:space="preserve">          &lt;/xs:documentation&gt;</w:delText>
              </w:r>
            </w:del>
          </w:p>
          <w:p w14:paraId="1A6686C6" w14:textId="77777777" w:rsidR="00257D58" w:rsidRDefault="00257D58" w:rsidP="00257D58">
            <w:pPr>
              <w:pStyle w:val="XML1"/>
              <w:rPr>
                <w:del w:id="1962" w:author="aas" w:date="2013-10-14T02:06:00Z"/>
              </w:rPr>
            </w:pPr>
            <w:del w:id="1963" w:author="aas" w:date="2013-10-14T02:06:00Z">
              <w:r>
                <w:delText xml:space="preserve">        &lt;/xs:annotation&gt;</w:delText>
              </w:r>
            </w:del>
          </w:p>
          <w:p w14:paraId="6A4D1366" w14:textId="77777777" w:rsidR="00257D58" w:rsidRDefault="00257D58" w:rsidP="00257D58">
            <w:pPr>
              <w:pStyle w:val="XML1"/>
              <w:rPr>
                <w:del w:id="1964" w:author="aas" w:date="2013-10-14T02:06:00Z"/>
              </w:rPr>
            </w:pPr>
            <w:del w:id="1965" w:author="aas" w:date="2013-10-14T02:06:00Z">
              <w:r>
                <w:delText xml:space="preserve">      &lt;/xs:element&gt;</w:delText>
              </w:r>
            </w:del>
          </w:p>
          <w:p w14:paraId="29EE161C" w14:textId="77777777" w:rsidR="00257D58" w:rsidRDefault="00257D58" w:rsidP="00257D58">
            <w:pPr>
              <w:pStyle w:val="XML1"/>
              <w:rPr>
                <w:del w:id="1966" w:author="aas" w:date="2013-10-14T02:06:00Z"/>
              </w:rPr>
            </w:pPr>
            <w:del w:id="1967" w:author="aas" w:date="2013-10-14T02:06:00Z">
              <w:r>
                <w:delText xml:space="preserve">      &lt;xs:element name="lost-connection-behavior"&gt;</w:delText>
              </w:r>
            </w:del>
          </w:p>
          <w:p w14:paraId="2DD2F2C9" w14:textId="77777777" w:rsidR="00257D58" w:rsidRDefault="00257D58" w:rsidP="00257D58">
            <w:pPr>
              <w:pStyle w:val="XML1"/>
              <w:rPr>
                <w:del w:id="1968" w:author="aas" w:date="2013-10-14T02:06:00Z"/>
              </w:rPr>
            </w:pPr>
            <w:del w:id="1969" w:author="aas" w:date="2013-10-14T02:06:00Z">
              <w:r>
                <w:delText xml:space="preserve">        &lt;xs:annotation&gt;</w:delText>
              </w:r>
            </w:del>
          </w:p>
          <w:p w14:paraId="10B8CEDB" w14:textId="77777777" w:rsidR="00257D58" w:rsidRDefault="00257D58" w:rsidP="00257D58">
            <w:pPr>
              <w:pStyle w:val="XML1"/>
              <w:rPr>
                <w:del w:id="1970" w:author="aas" w:date="2013-10-14T02:06:00Z"/>
              </w:rPr>
            </w:pPr>
            <w:del w:id="1971" w:author="aas" w:date="2013-10-14T02:06:00Z">
              <w:r>
                <w:delText xml:space="preserve">          &lt;xs:documentation&gt;</w:delText>
              </w:r>
            </w:del>
          </w:p>
          <w:p w14:paraId="1CE46620" w14:textId="77777777" w:rsidR="00257D58" w:rsidRDefault="00257D58" w:rsidP="00257D58">
            <w:pPr>
              <w:pStyle w:val="XML1"/>
              <w:rPr>
                <w:del w:id="1972" w:author="aas" w:date="2013-10-14T02:06:00Z"/>
              </w:rPr>
            </w:pPr>
            <w:del w:id="1973" w:author="aas" w:date="2013-10-14T02:06:00Z">
              <w:r>
                <w:delText xml:space="preserve">            This element indicates the the behavior of the </w:delText>
              </w:r>
            </w:del>
          </w:p>
          <w:p w14:paraId="012EA6CE" w14:textId="77777777" w:rsidR="00257D58" w:rsidRDefault="00257D58" w:rsidP="00257D58">
            <w:pPr>
              <w:pStyle w:val="XML1"/>
              <w:rPr>
                <w:del w:id="1974" w:author="aas" w:date="2013-10-14T02:06:00Z"/>
              </w:rPr>
            </w:pPr>
            <w:del w:id="1975" w:author="aas" w:date="2013-10-14T02:06:00Z">
              <w:r>
                <w:delText xml:space="preserve">            OpenFlow Logical Switch in case it loses contact with all </w:delText>
              </w:r>
            </w:del>
          </w:p>
          <w:p w14:paraId="75C1E3C1" w14:textId="77777777" w:rsidR="00257D58" w:rsidRDefault="00257D58" w:rsidP="00257D58">
            <w:pPr>
              <w:pStyle w:val="XML1"/>
              <w:rPr>
                <w:del w:id="1976" w:author="aas" w:date="2013-10-14T02:06:00Z"/>
              </w:rPr>
            </w:pPr>
            <w:del w:id="1977" w:author="aas" w:date="2013-10-14T02:06:00Z">
              <w:r>
                <w:delText xml:space="preserve">            OpenFlow Controllers.  There are two alternative modes in</w:delText>
              </w:r>
            </w:del>
          </w:p>
          <w:p w14:paraId="2A4B68CA" w14:textId="77777777" w:rsidR="00257D58" w:rsidRDefault="00257D58" w:rsidP="00257D58">
            <w:pPr>
              <w:pStyle w:val="XML1"/>
              <w:rPr>
                <w:del w:id="1978" w:author="aas" w:date="2013-10-14T02:06:00Z"/>
              </w:rPr>
            </w:pPr>
            <w:del w:id="1979" w:author="aas" w:date="2013-10-14T02:06:00Z">
              <w:r>
                <w:delText xml:space="preserve">            such a case: fails secure mode and fail standalone mode as</w:delText>
              </w:r>
            </w:del>
          </w:p>
          <w:p w14:paraId="29FFCE33" w14:textId="77777777" w:rsidR="00257D58" w:rsidRDefault="00257D58" w:rsidP="00257D58">
            <w:pPr>
              <w:pStyle w:val="XML1"/>
              <w:rPr>
                <w:del w:id="1980" w:author="aas" w:date="2013-10-14T02:06:00Z"/>
              </w:rPr>
            </w:pPr>
            <w:del w:id="1981" w:author="aas" w:date="2013-10-14T02:06:00Z">
              <w:r>
                <w:delText xml:space="preserve">            defined by the OpenFlow protocol specification version 1.2,</w:delText>
              </w:r>
            </w:del>
          </w:p>
          <w:p w14:paraId="55963293" w14:textId="77777777" w:rsidR="00257D58" w:rsidRDefault="00257D58" w:rsidP="00257D58">
            <w:pPr>
              <w:pStyle w:val="XML1"/>
              <w:rPr>
                <w:del w:id="1982" w:author="aas" w:date="2013-10-14T02:06:00Z"/>
              </w:rPr>
            </w:pPr>
            <w:del w:id="1983" w:author="aas" w:date="2013-10-14T02:06:00Z">
              <w:r>
                <w:delText xml:space="preserve">            section 6.4.  These are the only allowed values for this</w:delText>
              </w:r>
            </w:del>
          </w:p>
          <w:p w14:paraId="7E1F0625" w14:textId="77777777" w:rsidR="00257D58" w:rsidRDefault="00257D58" w:rsidP="00257D58">
            <w:pPr>
              <w:pStyle w:val="XML1"/>
              <w:rPr>
                <w:del w:id="1984" w:author="aas" w:date="2013-10-14T02:06:00Z"/>
              </w:rPr>
            </w:pPr>
            <w:del w:id="1985" w:author="aas" w:date="2013-10-14T02:06:00Z">
              <w:r>
                <w:delText xml:space="preserve">            element. Default is the fail secure mode.</w:delText>
              </w:r>
            </w:del>
          </w:p>
          <w:p w14:paraId="073BA3FE" w14:textId="77777777" w:rsidR="00257D58" w:rsidRDefault="00257D58" w:rsidP="00257D58">
            <w:pPr>
              <w:pStyle w:val="XML1"/>
              <w:rPr>
                <w:del w:id="1986" w:author="aas" w:date="2013-10-14T02:06:00Z"/>
              </w:rPr>
            </w:pPr>
          </w:p>
          <w:p w14:paraId="160F0624" w14:textId="77777777" w:rsidR="00257D58" w:rsidRDefault="00257D58" w:rsidP="00257D58">
            <w:pPr>
              <w:pStyle w:val="XML1"/>
              <w:rPr>
                <w:del w:id="1987" w:author="aas" w:date="2013-10-14T02:06:00Z"/>
              </w:rPr>
            </w:pPr>
            <w:del w:id="1988" w:author="aas" w:date="2013-10-14T02:06:00Z">
              <w:r>
                <w:delText xml:space="preserve">            This element is optional. If this element is not present it</w:delText>
              </w:r>
            </w:del>
          </w:p>
          <w:p w14:paraId="596B55C3" w14:textId="77777777" w:rsidR="00257D58" w:rsidRDefault="00257D58" w:rsidP="00257D58">
            <w:pPr>
              <w:pStyle w:val="XML1"/>
              <w:rPr>
                <w:del w:id="1989" w:author="aas" w:date="2013-10-14T02:06:00Z"/>
              </w:rPr>
            </w:pPr>
            <w:del w:id="1990" w:author="aas" w:date="2013-10-14T02:06:00Z">
              <w:r>
                <w:delText xml:space="preserve">            defaults to 'failSecureMode'.</w:delText>
              </w:r>
            </w:del>
          </w:p>
          <w:p w14:paraId="05C60D02" w14:textId="77777777" w:rsidR="00257D58" w:rsidRDefault="00257D58" w:rsidP="00257D58">
            <w:pPr>
              <w:pStyle w:val="XML1"/>
              <w:rPr>
                <w:del w:id="1991" w:author="aas" w:date="2013-10-14T02:06:00Z"/>
              </w:rPr>
            </w:pPr>
            <w:del w:id="1992" w:author="aas" w:date="2013-10-14T02:06:00Z">
              <w:r>
                <w:delText xml:space="preserve">          &lt;/xs:documentation&gt;</w:delText>
              </w:r>
            </w:del>
          </w:p>
          <w:p w14:paraId="19EDC02C" w14:textId="77777777" w:rsidR="00257D58" w:rsidRDefault="00257D58" w:rsidP="00257D58">
            <w:pPr>
              <w:pStyle w:val="XML1"/>
              <w:rPr>
                <w:del w:id="1993" w:author="aas" w:date="2013-10-14T02:06:00Z"/>
              </w:rPr>
            </w:pPr>
            <w:del w:id="1994" w:author="aas" w:date="2013-10-14T02:06:00Z">
              <w:r>
                <w:delText xml:space="preserve">        &lt;/xs:annotation&gt;</w:delText>
              </w:r>
            </w:del>
          </w:p>
          <w:p w14:paraId="50F22589" w14:textId="77777777" w:rsidR="00257D58" w:rsidRDefault="00257D58" w:rsidP="00257D58">
            <w:pPr>
              <w:pStyle w:val="XML1"/>
              <w:rPr>
                <w:del w:id="1995" w:author="aas" w:date="2013-10-14T02:06:00Z"/>
              </w:rPr>
            </w:pPr>
            <w:del w:id="1996" w:author="aas" w:date="2013-10-14T02:06:00Z">
              <w:r>
                <w:delText xml:space="preserve">        &lt;xs:simpleType&gt;</w:delText>
              </w:r>
            </w:del>
          </w:p>
          <w:p w14:paraId="7496D288" w14:textId="77777777" w:rsidR="00257D58" w:rsidRDefault="00257D58" w:rsidP="00257D58">
            <w:pPr>
              <w:pStyle w:val="XML1"/>
              <w:rPr>
                <w:del w:id="1997" w:author="aas" w:date="2013-10-14T02:06:00Z"/>
              </w:rPr>
            </w:pPr>
            <w:del w:id="1998" w:author="aas" w:date="2013-10-14T02:06:00Z">
              <w:r>
                <w:delText xml:space="preserve">          &lt;xs:restriction base="xs:string"&gt;</w:delText>
              </w:r>
            </w:del>
          </w:p>
          <w:p w14:paraId="59179C79" w14:textId="77777777" w:rsidR="00257D58" w:rsidRDefault="00257D58" w:rsidP="00257D58">
            <w:pPr>
              <w:pStyle w:val="XML1"/>
              <w:rPr>
                <w:del w:id="1999" w:author="aas" w:date="2013-10-14T02:06:00Z"/>
              </w:rPr>
            </w:pPr>
            <w:del w:id="2000" w:author="aas" w:date="2013-10-14T02:06:00Z">
              <w:r>
                <w:delText xml:space="preserve">            &lt;xs:enumeration value="failSecureMode"/&gt;</w:delText>
              </w:r>
            </w:del>
          </w:p>
          <w:p w14:paraId="79DAAB8A" w14:textId="77777777" w:rsidR="00257D58" w:rsidRDefault="00257D58" w:rsidP="00257D58">
            <w:pPr>
              <w:pStyle w:val="XML1"/>
              <w:rPr>
                <w:del w:id="2001" w:author="aas" w:date="2013-10-14T02:06:00Z"/>
              </w:rPr>
            </w:pPr>
            <w:del w:id="2002" w:author="aas" w:date="2013-10-14T02:06:00Z">
              <w:r>
                <w:delText xml:space="preserve">            &lt;xs:enumeration value="failStandaloneMode"/&gt;</w:delText>
              </w:r>
            </w:del>
          </w:p>
          <w:p w14:paraId="54F3C850" w14:textId="77777777" w:rsidR="00257D58" w:rsidRDefault="00257D58" w:rsidP="00257D58">
            <w:pPr>
              <w:pStyle w:val="XML1"/>
              <w:rPr>
                <w:del w:id="2003" w:author="aas" w:date="2013-10-14T02:06:00Z"/>
              </w:rPr>
            </w:pPr>
            <w:del w:id="2004" w:author="aas" w:date="2013-10-14T02:06:00Z">
              <w:r>
                <w:delText xml:space="preserve">          &lt;/xs:restriction&gt;</w:delText>
              </w:r>
            </w:del>
          </w:p>
          <w:p w14:paraId="27589695" w14:textId="77777777" w:rsidR="00257D58" w:rsidRDefault="00257D58" w:rsidP="00257D58">
            <w:pPr>
              <w:pStyle w:val="XML1"/>
              <w:rPr>
                <w:del w:id="2005" w:author="aas" w:date="2013-10-14T02:06:00Z"/>
              </w:rPr>
            </w:pPr>
            <w:del w:id="2006" w:author="aas" w:date="2013-10-14T02:06:00Z">
              <w:r>
                <w:delText xml:space="preserve">        &lt;/xs:simpleType&gt;</w:delText>
              </w:r>
            </w:del>
          </w:p>
          <w:p w14:paraId="0C958CBA" w14:textId="77777777" w:rsidR="00257D58" w:rsidRDefault="00257D58" w:rsidP="00257D58">
            <w:pPr>
              <w:pStyle w:val="XML1"/>
              <w:rPr>
                <w:del w:id="2007" w:author="aas" w:date="2013-10-14T02:06:00Z"/>
              </w:rPr>
            </w:pPr>
            <w:del w:id="2008" w:author="aas" w:date="2013-10-14T02:06:00Z">
              <w:r>
                <w:delText xml:space="preserve">      &lt;/xs:element&gt;</w:delText>
              </w:r>
            </w:del>
          </w:p>
          <w:p w14:paraId="604470B1" w14:textId="77777777" w:rsidR="00257D58" w:rsidRDefault="00257D58" w:rsidP="00257D58">
            <w:pPr>
              <w:pStyle w:val="XML1"/>
              <w:rPr>
                <w:del w:id="2009" w:author="aas" w:date="2013-10-14T02:06:00Z"/>
              </w:rPr>
            </w:pPr>
            <w:del w:id="2010" w:author="aas" w:date="2013-10-14T02:06:00Z">
              <w:r>
                <w:delText xml:space="preserve">      &lt;xs:element name="controllers"&gt;</w:delText>
              </w:r>
            </w:del>
          </w:p>
          <w:p w14:paraId="3CA42E30" w14:textId="77777777" w:rsidR="00257D58" w:rsidRDefault="00257D58" w:rsidP="00257D58">
            <w:pPr>
              <w:pStyle w:val="XML1"/>
              <w:rPr>
                <w:del w:id="2011" w:author="aas" w:date="2013-10-14T02:06:00Z"/>
              </w:rPr>
            </w:pPr>
            <w:del w:id="2012" w:author="aas" w:date="2013-10-14T02:06:00Z">
              <w:r>
                <w:delText xml:space="preserve">        &lt;xs:annotation&gt;</w:delText>
              </w:r>
            </w:del>
          </w:p>
          <w:p w14:paraId="018CB2E5" w14:textId="77777777" w:rsidR="00257D58" w:rsidRDefault="00257D58" w:rsidP="00257D58">
            <w:pPr>
              <w:pStyle w:val="XML1"/>
              <w:rPr>
                <w:del w:id="2013" w:author="aas" w:date="2013-10-14T02:06:00Z"/>
              </w:rPr>
            </w:pPr>
            <w:del w:id="2014" w:author="aas" w:date="2013-10-14T02:06:00Z">
              <w:r>
                <w:delText xml:space="preserve">          &lt;xs:documentation&gt;</w:delText>
              </w:r>
            </w:del>
          </w:p>
          <w:p w14:paraId="0DB7AB4C" w14:textId="77777777" w:rsidR="00257D58" w:rsidRDefault="00257D58" w:rsidP="00257D58">
            <w:pPr>
              <w:pStyle w:val="XML1"/>
              <w:rPr>
                <w:del w:id="2015" w:author="aas" w:date="2013-10-14T02:06:00Z"/>
              </w:rPr>
            </w:pPr>
            <w:del w:id="2016" w:author="aas" w:date="2013-10-14T02:06:00Z">
              <w:r>
                <w:delText xml:space="preserve">            The list of controllers for this Logical switch.</w:delText>
              </w:r>
            </w:del>
          </w:p>
          <w:p w14:paraId="5A334D9D" w14:textId="77777777" w:rsidR="00257D58" w:rsidRDefault="00257D58" w:rsidP="00257D58">
            <w:pPr>
              <w:pStyle w:val="XML1"/>
              <w:rPr>
                <w:del w:id="2017" w:author="aas" w:date="2013-10-14T02:06:00Z"/>
              </w:rPr>
            </w:pPr>
          </w:p>
          <w:p w14:paraId="7D355E8E" w14:textId="77777777" w:rsidR="00257D58" w:rsidRDefault="00257D58" w:rsidP="00257D58">
            <w:pPr>
              <w:pStyle w:val="XML1"/>
              <w:rPr>
                <w:del w:id="2018" w:author="aas" w:date="2013-10-14T02:06:00Z"/>
              </w:rPr>
            </w:pPr>
            <w:del w:id="2019" w:author="aas" w:date="2013-10-14T02:06:00Z">
              <w:r>
                <w:delText xml:space="preserve">            The element 'id' of OFControllerType MUST be unique within</w:delText>
              </w:r>
            </w:del>
          </w:p>
          <w:p w14:paraId="03795FEE" w14:textId="77777777" w:rsidR="00257D58" w:rsidRDefault="00257D58" w:rsidP="00257D58">
            <w:pPr>
              <w:pStyle w:val="XML1"/>
              <w:rPr>
                <w:del w:id="2020" w:author="aas" w:date="2013-10-14T02:06:00Z"/>
              </w:rPr>
            </w:pPr>
            <w:del w:id="2021" w:author="aas" w:date="2013-10-14T02:06:00Z">
              <w:r>
                <w:delText xml:space="preserve">            this list.</w:delText>
              </w:r>
            </w:del>
          </w:p>
          <w:p w14:paraId="6261E821" w14:textId="77777777" w:rsidR="00257D58" w:rsidRDefault="00257D58" w:rsidP="00257D58">
            <w:pPr>
              <w:pStyle w:val="XML1"/>
              <w:rPr>
                <w:del w:id="2022" w:author="aas" w:date="2013-10-14T02:06:00Z"/>
              </w:rPr>
            </w:pPr>
            <w:del w:id="2023" w:author="aas" w:date="2013-10-14T02:06:00Z">
              <w:r>
                <w:delText xml:space="preserve">          &lt;/xs:documentation&gt;</w:delText>
              </w:r>
            </w:del>
          </w:p>
          <w:p w14:paraId="61131C71" w14:textId="77777777" w:rsidR="00257D58" w:rsidRDefault="00257D58" w:rsidP="00257D58">
            <w:pPr>
              <w:pStyle w:val="XML1"/>
              <w:rPr>
                <w:del w:id="2024" w:author="aas" w:date="2013-10-14T02:06:00Z"/>
              </w:rPr>
            </w:pPr>
            <w:del w:id="2025" w:author="aas" w:date="2013-10-14T02:06:00Z">
              <w:r>
                <w:delText xml:space="preserve">        &lt;/xs:annotation&gt;</w:delText>
              </w:r>
            </w:del>
          </w:p>
          <w:p w14:paraId="35370ED1" w14:textId="77777777" w:rsidR="00257D58" w:rsidRDefault="00257D58" w:rsidP="00257D58">
            <w:pPr>
              <w:pStyle w:val="XML1"/>
              <w:rPr>
                <w:del w:id="2026" w:author="aas" w:date="2013-10-14T02:06:00Z"/>
              </w:rPr>
            </w:pPr>
            <w:del w:id="2027" w:author="aas" w:date="2013-10-14T02:06:00Z">
              <w:r>
                <w:delText xml:space="preserve">        &lt;xs:complexType&gt;</w:delText>
              </w:r>
            </w:del>
          </w:p>
          <w:p w14:paraId="1C4033C1" w14:textId="77777777" w:rsidR="00257D58" w:rsidRDefault="00257D58" w:rsidP="00257D58">
            <w:pPr>
              <w:pStyle w:val="XML1"/>
              <w:rPr>
                <w:del w:id="2028" w:author="aas" w:date="2013-10-14T02:06:00Z"/>
              </w:rPr>
            </w:pPr>
            <w:del w:id="2029" w:author="aas" w:date="2013-10-14T02:06:00Z">
              <w:r>
                <w:delText xml:space="preserve">          &lt;xs:sequence&gt;</w:delText>
              </w:r>
            </w:del>
          </w:p>
          <w:p w14:paraId="660E460F" w14:textId="77777777" w:rsidR="00257D58" w:rsidRDefault="00257D58" w:rsidP="00257D58">
            <w:pPr>
              <w:pStyle w:val="XML1"/>
              <w:rPr>
                <w:del w:id="2030" w:author="aas" w:date="2013-10-14T02:06:00Z"/>
              </w:rPr>
            </w:pPr>
            <w:del w:id="2031" w:author="aas" w:date="2013-10-14T02:06:00Z">
              <w:r>
                <w:delText xml:space="preserve">            &lt;xs:element name="controller" minOccurs="0" maxOccurs="unbounded"&gt;</w:delText>
              </w:r>
            </w:del>
          </w:p>
          <w:p w14:paraId="4CA28A36" w14:textId="77777777" w:rsidR="00257D58" w:rsidRDefault="00257D58" w:rsidP="00257D58">
            <w:pPr>
              <w:pStyle w:val="XML1"/>
              <w:rPr>
                <w:del w:id="2032" w:author="aas" w:date="2013-10-14T02:06:00Z"/>
              </w:rPr>
            </w:pPr>
            <w:del w:id="2033" w:author="aas" w:date="2013-10-14T02:06:00Z">
              <w:r>
                <w:delText xml:space="preserve">              &lt;xs:annotation&gt;</w:delText>
              </w:r>
            </w:del>
          </w:p>
          <w:p w14:paraId="129D0E84" w14:textId="77777777" w:rsidR="00257D58" w:rsidRDefault="00257D58" w:rsidP="00257D58">
            <w:pPr>
              <w:pStyle w:val="XML1"/>
              <w:rPr>
                <w:del w:id="2034" w:author="aas" w:date="2013-10-14T02:06:00Z"/>
              </w:rPr>
            </w:pPr>
            <w:del w:id="2035" w:author="aas" w:date="2013-10-14T02:06:00Z">
              <w:r>
                <w:delText xml:space="preserve">                &lt;xs:documentation&gt;</w:delText>
              </w:r>
            </w:del>
          </w:p>
          <w:p w14:paraId="2E4289B6" w14:textId="77777777" w:rsidR="00257D58" w:rsidRDefault="00257D58" w:rsidP="00257D58">
            <w:pPr>
              <w:pStyle w:val="XML1"/>
              <w:rPr>
                <w:del w:id="2036" w:author="aas" w:date="2013-10-14T02:06:00Z"/>
              </w:rPr>
            </w:pPr>
            <w:del w:id="2037" w:author="aas" w:date="2013-10-14T02:06:00Z">
              <w:r>
                <w:delText xml:space="preserve">                  The list of OpenFlow Controllers that are </w:delText>
              </w:r>
            </w:del>
          </w:p>
          <w:p w14:paraId="49A9E7F4" w14:textId="77777777" w:rsidR="00257D58" w:rsidRDefault="00257D58" w:rsidP="00257D58">
            <w:pPr>
              <w:pStyle w:val="XML1"/>
              <w:rPr>
                <w:del w:id="2038" w:author="aas" w:date="2013-10-14T02:06:00Z"/>
              </w:rPr>
            </w:pPr>
            <w:del w:id="2039" w:author="aas" w:date="2013-10-14T02:06:00Z">
              <w:r>
                <w:delText xml:space="preserve">                  assigned to the OpenFlow Logical Switch.  The switch MUST</w:delText>
              </w:r>
            </w:del>
          </w:p>
          <w:p w14:paraId="16345781" w14:textId="77777777" w:rsidR="00257D58" w:rsidRDefault="00257D58" w:rsidP="00257D58">
            <w:pPr>
              <w:pStyle w:val="XML1"/>
              <w:rPr>
                <w:del w:id="2040" w:author="aas" w:date="2013-10-14T02:06:00Z"/>
              </w:rPr>
            </w:pPr>
            <w:del w:id="2041" w:author="aas" w:date="2013-10-14T02:06:00Z">
              <w:r>
                <w:delText xml:space="preserve">                  NOT connect to any OpenFlow Controller that is not</w:delText>
              </w:r>
            </w:del>
          </w:p>
          <w:p w14:paraId="710DBDDC" w14:textId="77777777" w:rsidR="00257D58" w:rsidRDefault="00257D58" w:rsidP="00257D58">
            <w:pPr>
              <w:pStyle w:val="XML1"/>
              <w:rPr>
                <w:del w:id="2042" w:author="aas" w:date="2013-10-14T02:06:00Z"/>
              </w:rPr>
            </w:pPr>
            <w:del w:id="2043" w:author="aas" w:date="2013-10-14T02:06:00Z">
              <w:r>
                <w:delText xml:space="preserve">                  contained in this list.</w:delText>
              </w:r>
            </w:del>
          </w:p>
          <w:p w14:paraId="3739A47F" w14:textId="77777777" w:rsidR="00257D58" w:rsidRDefault="00257D58" w:rsidP="00257D58">
            <w:pPr>
              <w:pStyle w:val="XML1"/>
              <w:rPr>
                <w:del w:id="2044" w:author="aas" w:date="2013-10-14T02:06:00Z"/>
              </w:rPr>
            </w:pPr>
          </w:p>
          <w:p w14:paraId="3968747A" w14:textId="77777777" w:rsidR="00257D58" w:rsidRDefault="00257D58" w:rsidP="00257D58">
            <w:pPr>
              <w:pStyle w:val="XML1"/>
              <w:rPr>
                <w:del w:id="2045" w:author="aas" w:date="2013-10-14T02:06:00Z"/>
              </w:rPr>
            </w:pPr>
            <w:del w:id="2046" w:author="aas" w:date="2013-10-14T02:06:00Z">
              <w:r>
                <w:delText xml:space="preserve">                  NETCONF &amp;lt;edit-config&amp;gt; operations MUST be implemented as </w:delText>
              </w:r>
            </w:del>
          </w:p>
          <w:p w14:paraId="77494C13" w14:textId="77777777" w:rsidR="00257D58" w:rsidRDefault="00257D58" w:rsidP="00257D58">
            <w:pPr>
              <w:pStyle w:val="XML1"/>
              <w:rPr>
                <w:del w:id="2047" w:author="aas" w:date="2013-10-14T02:06:00Z"/>
              </w:rPr>
            </w:pPr>
            <w:del w:id="2048" w:author="aas" w:date="2013-10-14T02:06:00Z">
              <w:r>
                <w:delText xml:space="preserve">                  follows: </w:delText>
              </w:r>
            </w:del>
          </w:p>
          <w:p w14:paraId="51F87A59" w14:textId="77777777" w:rsidR="00257D58" w:rsidRDefault="00257D58" w:rsidP="00257D58">
            <w:pPr>
              <w:pStyle w:val="XML1"/>
              <w:rPr>
                <w:del w:id="2049" w:author="aas" w:date="2013-10-14T02:06:00Z"/>
              </w:rPr>
            </w:pPr>
          </w:p>
          <w:p w14:paraId="447A9581" w14:textId="77777777" w:rsidR="00257D58" w:rsidRDefault="00257D58" w:rsidP="00257D58">
            <w:pPr>
              <w:pStyle w:val="XML1"/>
              <w:rPr>
                <w:del w:id="2050" w:author="aas" w:date="2013-10-14T02:06:00Z"/>
              </w:rPr>
            </w:pPr>
            <w:del w:id="2051" w:author="aas" w:date="2013-10-14T02:06:00Z">
              <w:r>
                <w:delText xml:space="preserve">                  * The 'id' element MUST be present at all &amp;lt;edit-config&amp;gt;</w:delText>
              </w:r>
            </w:del>
          </w:p>
          <w:p w14:paraId="2DC6424B" w14:textId="77777777" w:rsidR="00257D58" w:rsidRDefault="00257D58" w:rsidP="00257D58">
            <w:pPr>
              <w:pStyle w:val="XML1"/>
              <w:rPr>
                <w:del w:id="2052" w:author="aas" w:date="2013-10-14T02:06:00Z"/>
              </w:rPr>
            </w:pPr>
            <w:del w:id="2053" w:author="aas" w:date="2013-10-14T02:06:00Z">
              <w:r>
                <w:delText xml:space="preserve">                  operations to identify the controller.</w:delText>
              </w:r>
            </w:del>
          </w:p>
          <w:p w14:paraId="29E9F537" w14:textId="77777777" w:rsidR="00257D58" w:rsidRDefault="00257D58" w:rsidP="00257D58">
            <w:pPr>
              <w:pStyle w:val="XML1"/>
              <w:rPr>
                <w:del w:id="2054" w:author="aas" w:date="2013-10-14T02:06:00Z"/>
              </w:rPr>
            </w:pPr>
            <w:del w:id="2055" w:author="aas" w:date="2013-10-14T02:06:00Z">
              <w:r>
                <w:delText xml:space="preserve">                  * If the operation is 'merge' or 'replace', the element</w:delText>
              </w:r>
            </w:del>
          </w:p>
          <w:p w14:paraId="0F70FAC7" w14:textId="77777777" w:rsidR="00257D58" w:rsidRDefault="00257D58" w:rsidP="00257D58">
            <w:pPr>
              <w:pStyle w:val="XML1"/>
              <w:rPr>
                <w:del w:id="2056" w:author="aas" w:date="2013-10-14T02:06:00Z"/>
              </w:rPr>
            </w:pPr>
            <w:del w:id="2057" w:author="aas" w:date="2013-10-14T02:06:00Z">
              <w:r>
                <w:delText xml:space="preserve">                  is created if it does not exist, and its value is set</w:delText>
              </w:r>
            </w:del>
          </w:p>
          <w:p w14:paraId="7C5155D1" w14:textId="77777777" w:rsidR="00257D58" w:rsidRDefault="00257D58" w:rsidP="00257D58">
            <w:pPr>
              <w:pStyle w:val="XML1"/>
              <w:rPr>
                <w:del w:id="2058" w:author="aas" w:date="2013-10-14T02:06:00Z"/>
              </w:rPr>
            </w:pPr>
            <w:del w:id="2059" w:author="aas" w:date="2013-10-14T02:06:00Z">
              <w:r>
                <w:delText xml:space="preserve">                  to the value found in the XML RPC data.</w:delText>
              </w:r>
            </w:del>
          </w:p>
          <w:p w14:paraId="5756359A" w14:textId="77777777" w:rsidR="00257D58" w:rsidRDefault="00257D58" w:rsidP="00257D58">
            <w:pPr>
              <w:pStyle w:val="XML1"/>
              <w:rPr>
                <w:del w:id="2060" w:author="aas" w:date="2013-10-14T02:06:00Z"/>
              </w:rPr>
            </w:pPr>
            <w:del w:id="2061" w:author="aas" w:date="2013-10-14T02:06:00Z">
              <w:r>
                <w:delText xml:space="preserve">                  * If the operation is 'create', the element is created if</w:delText>
              </w:r>
            </w:del>
          </w:p>
          <w:p w14:paraId="21532665" w14:textId="77777777" w:rsidR="00257D58" w:rsidRDefault="00257D58" w:rsidP="00257D58">
            <w:pPr>
              <w:pStyle w:val="XML1"/>
              <w:rPr>
                <w:del w:id="2062" w:author="aas" w:date="2013-10-14T02:06:00Z"/>
              </w:rPr>
            </w:pPr>
            <w:del w:id="2063" w:author="aas" w:date="2013-10-14T02:06:00Z">
              <w:r>
                <w:delText xml:space="preserve">                  it does not exist. If the element already exists, a</w:delText>
              </w:r>
            </w:del>
          </w:p>
          <w:p w14:paraId="0DF4B52E" w14:textId="77777777" w:rsidR="00257D58" w:rsidRDefault="00257D58" w:rsidP="00257D58">
            <w:pPr>
              <w:pStyle w:val="XML1"/>
              <w:rPr>
                <w:del w:id="2064" w:author="aas" w:date="2013-10-14T02:06:00Z"/>
              </w:rPr>
            </w:pPr>
            <w:del w:id="2065" w:author="aas" w:date="2013-10-14T02:06:00Z">
              <w:r>
                <w:delText xml:space="preserve">                  'data</w:delText>
              </w:r>
              <w:r>
                <w:rPr>
                  <w:rFonts w:ascii="MS Mincho" w:eastAsia="MS Mincho" w:hAnsi="MS Mincho" w:cs="MS Mincho" w:hint="eastAsia"/>
                </w:rPr>
                <w:delText>‑</w:delText>
              </w:r>
              <w:r>
                <w:delText>exists' error is returned.</w:delText>
              </w:r>
            </w:del>
          </w:p>
          <w:p w14:paraId="7FD759EF" w14:textId="77777777" w:rsidR="00257D58" w:rsidRDefault="00257D58" w:rsidP="00257D58">
            <w:pPr>
              <w:pStyle w:val="XML1"/>
              <w:rPr>
                <w:del w:id="2066" w:author="aas" w:date="2013-10-14T02:06:00Z"/>
              </w:rPr>
            </w:pPr>
            <w:del w:id="2067" w:author="aas" w:date="2013-10-14T02:06:00Z">
              <w:r>
                <w:delText xml:space="preserve">                  * If the operation is 'delete', the element is deleted if</w:delText>
              </w:r>
            </w:del>
          </w:p>
          <w:p w14:paraId="03A216D2" w14:textId="77777777" w:rsidR="00257D58" w:rsidRDefault="00257D58" w:rsidP="00257D58">
            <w:pPr>
              <w:pStyle w:val="XML1"/>
              <w:rPr>
                <w:del w:id="2068" w:author="aas" w:date="2013-10-14T02:06:00Z"/>
              </w:rPr>
            </w:pPr>
            <w:del w:id="2069" w:author="aas" w:date="2013-10-14T02:06:00Z">
              <w:r>
                <w:delText xml:space="preserve">                  it exists. If the element does not exist, a </w:delText>
              </w:r>
            </w:del>
          </w:p>
          <w:p w14:paraId="7C522677" w14:textId="77777777" w:rsidR="00257D58" w:rsidRDefault="00257D58" w:rsidP="00257D58">
            <w:pPr>
              <w:pStyle w:val="XML1"/>
              <w:rPr>
                <w:del w:id="2070" w:author="aas" w:date="2013-10-14T02:06:00Z"/>
              </w:rPr>
            </w:pPr>
            <w:del w:id="2071" w:author="aas" w:date="2013-10-14T02:06:00Z">
              <w:r>
                <w:delText xml:space="preserve">                  'data</w:delText>
              </w:r>
              <w:r>
                <w:rPr>
                  <w:rFonts w:ascii="MS Mincho" w:eastAsia="MS Mincho" w:hAnsi="MS Mincho" w:cs="MS Mincho" w:hint="eastAsia"/>
                </w:rPr>
                <w:delText>‑</w:delText>
              </w:r>
              <w:r>
                <w:delText>missing' error is returned.</w:delText>
              </w:r>
            </w:del>
          </w:p>
          <w:p w14:paraId="769A9B90" w14:textId="77777777" w:rsidR="00257D58" w:rsidRDefault="00257D58" w:rsidP="00257D58">
            <w:pPr>
              <w:pStyle w:val="XML1"/>
              <w:rPr>
                <w:del w:id="2072" w:author="aas" w:date="2013-10-14T02:06:00Z"/>
              </w:rPr>
            </w:pPr>
            <w:del w:id="2073" w:author="aas" w:date="2013-10-14T02:06:00Z">
              <w:r>
                <w:delText xml:space="preserve">                &lt;/xs:documentation&gt;</w:delText>
              </w:r>
            </w:del>
          </w:p>
          <w:p w14:paraId="244ED8BA" w14:textId="77777777" w:rsidR="00257D58" w:rsidRDefault="00257D58" w:rsidP="00257D58">
            <w:pPr>
              <w:pStyle w:val="XML1"/>
              <w:rPr>
                <w:del w:id="2074" w:author="aas" w:date="2013-10-14T02:06:00Z"/>
              </w:rPr>
            </w:pPr>
            <w:del w:id="2075" w:author="aas" w:date="2013-10-14T02:06:00Z">
              <w:r>
                <w:delText xml:space="preserve">              &lt;/xs:annotation&gt;</w:delText>
              </w:r>
            </w:del>
          </w:p>
          <w:p w14:paraId="7FDD2352" w14:textId="77777777" w:rsidR="00257D58" w:rsidRDefault="00257D58" w:rsidP="00257D58">
            <w:pPr>
              <w:pStyle w:val="XML1"/>
              <w:rPr>
                <w:del w:id="2076" w:author="aas" w:date="2013-10-14T02:06:00Z"/>
              </w:rPr>
            </w:pPr>
            <w:del w:id="2077" w:author="aas" w:date="2013-10-14T02:06:00Z">
              <w:r>
                <w:delText xml:space="preserve">              &lt;xs:complexType&gt;</w:delText>
              </w:r>
            </w:del>
          </w:p>
          <w:p w14:paraId="61A0F321" w14:textId="77777777" w:rsidR="00257D58" w:rsidRDefault="00257D58" w:rsidP="00257D58">
            <w:pPr>
              <w:pStyle w:val="XML1"/>
              <w:rPr>
                <w:del w:id="2078" w:author="aas" w:date="2013-10-14T02:06:00Z"/>
              </w:rPr>
            </w:pPr>
            <w:del w:id="2079" w:author="aas" w:date="2013-10-14T02:06:00Z">
              <w:r>
                <w:delText xml:space="preserve">                &lt;xs:sequence&gt;</w:delText>
              </w:r>
            </w:del>
          </w:p>
          <w:p w14:paraId="769C1A04" w14:textId="77777777" w:rsidR="00257D58" w:rsidRDefault="00257D58" w:rsidP="00257D58">
            <w:pPr>
              <w:pStyle w:val="XML1"/>
              <w:rPr>
                <w:del w:id="2080" w:author="aas" w:date="2013-10-14T02:06:00Z"/>
              </w:rPr>
            </w:pPr>
            <w:del w:id="2081" w:author="aas" w:date="2013-10-14T02:06:00Z">
              <w:r>
                <w:delText xml:space="preserve">                  &lt;xs:group ref="OFControllerType"/&gt;</w:delText>
              </w:r>
            </w:del>
          </w:p>
          <w:p w14:paraId="5D9F1445" w14:textId="77777777" w:rsidR="00257D58" w:rsidRDefault="00257D58" w:rsidP="00257D58">
            <w:pPr>
              <w:pStyle w:val="XML1"/>
              <w:rPr>
                <w:del w:id="2082" w:author="aas" w:date="2013-10-14T02:06:00Z"/>
              </w:rPr>
            </w:pPr>
            <w:del w:id="2083" w:author="aas" w:date="2013-10-14T02:06:00Z">
              <w:r>
                <w:delText xml:space="preserve">                &lt;/xs:sequence&gt;</w:delText>
              </w:r>
            </w:del>
          </w:p>
          <w:p w14:paraId="3AD98EFB" w14:textId="77777777" w:rsidR="00257D58" w:rsidRDefault="00257D58" w:rsidP="00257D58">
            <w:pPr>
              <w:pStyle w:val="XML1"/>
              <w:rPr>
                <w:del w:id="2084" w:author="aas" w:date="2013-10-14T02:06:00Z"/>
              </w:rPr>
            </w:pPr>
            <w:del w:id="2085" w:author="aas" w:date="2013-10-14T02:06:00Z">
              <w:r>
                <w:delText xml:space="preserve">              &lt;/xs:complexType&gt;</w:delText>
              </w:r>
            </w:del>
          </w:p>
          <w:p w14:paraId="474F0CF3" w14:textId="77777777" w:rsidR="00257D58" w:rsidRDefault="00257D58" w:rsidP="00257D58">
            <w:pPr>
              <w:pStyle w:val="XML1"/>
              <w:rPr>
                <w:del w:id="2086" w:author="aas" w:date="2013-10-14T02:06:00Z"/>
              </w:rPr>
            </w:pPr>
            <w:del w:id="2087" w:author="aas" w:date="2013-10-14T02:06:00Z">
              <w:r>
                <w:delText xml:space="preserve">            &lt;/xs:element&gt;</w:delText>
              </w:r>
            </w:del>
          </w:p>
          <w:p w14:paraId="3EB090FB" w14:textId="77777777" w:rsidR="00257D58" w:rsidRDefault="00257D58" w:rsidP="00257D58">
            <w:pPr>
              <w:pStyle w:val="XML1"/>
              <w:rPr>
                <w:del w:id="2088" w:author="aas" w:date="2013-10-14T02:06:00Z"/>
              </w:rPr>
            </w:pPr>
            <w:del w:id="2089" w:author="aas" w:date="2013-10-14T02:06:00Z">
              <w:r>
                <w:delText xml:space="preserve">          &lt;/xs:sequence&gt;</w:delText>
              </w:r>
            </w:del>
          </w:p>
          <w:p w14:paraId="16B6CAB2" w14:textId="77777777" w:rsidR="00257D58" w:rsidRDefault="00257D58" w:rsidP="00257D58">
            <w:pPr>
              <w:pStyle w:val="XML1"/>
              <w:rPr>
                <w:del w:id="2090" w:author="aas" w:date="2013-10-14T02:06:00Z"/>
              </w:rPr>
            </w:pPr>
            <w:del w:id="2091" w:author="aas" w:date="2013-10-14T02:06:00Z">
              <w:r>
                <w:delText xml:space="preserve">        &lt;/xs:complexType&gt;</w:delText>
              </w:r>
            </w:del>
          </w:p>
          <w:p w14:paraId="7D8ADC83" w14:textId="77777777" w:rsidR="00257D58" w:rsidRDefault="00257D58" w:rsidP="00257D58">
            <w:pPr>
              <w:pStyle w:val="XML1"/>
              <w:rPr>
                <w:del w:id="2092" w:author="aas" w:date="2013-10-14T02:06:00Z"/>
              </w:rPr>
            </w:pPr>
            <w:del w:id="2093" w:author="aas" w:date="2013-10-14T02:06:00Z">
              <w:r>
                <w:delText xml:space="preserve">        &lt;xs:key name="key_controllers_controller"&gt;</w:delText>
              </w:r>
            </w:del>
          </w:p>
          <w:p w14:paraId="533A833A" w14:textId="77777777" w:rsidR="00257D58" w:rsidRDefault="00257D58" w:rsidP="00257D58">
            <w:pPr>
              <w:pStyle w:val="XML1"/>
              <w:rPr>
                <w:del w:id="2094" w:author="aas" w:date="2013-10-14T02:06:00Z"/>
              </w:rPr>
            </w:pPr>
            <w:del w:id="2095" w:author="aas" w:date="2013-10-14T02:06:00Z">
              <w:r>
                <w:delText xml:space="preserve">          &lt;xs:selector xpath="of11-config:controller"/&gt;</w:delText>
              </w:r>
            </w:del>
          </w:p>
          <w:p w14:paraId="06C928CE" w14:textId="77777777" w:rsidR="00257D58" w:rsidRDefault="00257D58" w:rsidP="00257D58">
            <w:pPr>
              <w:pStyle w:val="XML1"/>
              <w:rPr>
                <w:del w:id="2096" w:author="aas" w:date="2013-10-14T02:06:00Z"/>
              </w:rPr>
            </w:pPr>
            <w:del w:id="2097" w:author="aas" w:date="2013-10-14T02:06:00Z">
              <w:r>
                <w:delText xml:space="preserve">          &lt;xs:field xpath="of11-config:id"/&gt;</w:delText>
              </w:r>
            </w:del>
          </w:p>
          <w:p w14:paraId="6E2F2D6A" w14:textId="77777777" w:rsidR="00257D58" w:rsidRDefault="00257D58" w:rsidP="00257D58">
            <w:pPr>
              <w:pStyle w:val="XML1"/>
              <w:rPr>
                <w:del w:id="2098" w:author="aas" w:date="2013-10-14T02:06:00Z"/>
              </w:rPr>
            </w:pPr>
            <w:del w:id="2099" w:author="aas" w:date="2013-10-14T02:06:00Z">
              <w:r>
                <w:delText xml:space="preserve">        &lt;/xs:key&gt;</w:delText>
              </w:r>
            </w:del>
          </w:p>
          <w:p w14:paraId="22EE3FC2" w14:textId="77777777" w:rsidR="00257D58" w:rsidRDefault="00257D58" w:rsidP="00257D58">
            <w:pPr>
              <w:pStyle w:val="XML1"/>
              <w:rPr>
                <w:del w:id="2100" w:author="aas" w:date="2013-10-14T02:06:00Z"/>
              </w:rPr>
            </w:pPr>
            <w:del w:id="2101" w:author="aas" w:date="2013-10-14T02:06:00Z">
              <w:r>
                <w:delText xml:space="preserve">      &lt;/xs:element&gt;</w:delText>
              </w:r>
            </w:del>
          </w:p>
          <w:p w14:paraId="2910BFE2" w14:textId="77777777" w:rsidR="00257D58" w:rsidRDefault="00257D58" w:rsidP="00257D58">
            <w:pPr>
              <w:pStyle w:val="XML1"/>
              <w:rPr>
                <w:del w:id="2102" w:author="aas" w:date="2013-10-14T02:06:00Z"/>
              </w:rPr>
            </w:pPr>
            <w:del w:id="2103" w:author="aas" w:date="2013-10-14T02:06:00Z">
              <w:r>
                <w:delText xml:space="preserve">      &lt;xs:element name="resources"&gt;</w:delText>
              </w:r>
            </w:del>
          </w:p>
          <w:p w14:paraId="029E02BE" w14:textId="77777777" w:rsidR="00257D58" w:rsidRDefault="00257D58" w:rsidP="00257D58">
            <w:pPr>
              <w:pStyle w:val="XML1"/>
              <w:rPr>
                <w:del w:id="2104" w:author="aas" w:date="2013-10-14T02:06:00Z"/>
              </w:rPr>
            </w:pPr>
            <w:del w:id="2105" w:author="aas" w:date="2013-10-14T02:06:00Z">
              <w:r>
                <w:delText xml:space="preserve">        &lt;xs:annotation&gt;</w:delText>
              </w:r>
            </w:del>
          </w:p>
          <w:p w14:paraId="02DBEB00" w14:textId="77777777" w:rsidR="00257D58" w:rsidRDefault="00257D58" w:rsidP="00257D58">
            <w:pPr>
              <w:pStyle w:val="XML1"/>
              <w:rPr>
                <w:del w:id="2106" w:author="aas" w:date="2013-10-14T02:06:00Z"/>
              </w:rPr>
            </w:pPr>
            <w:del w:id="2107" w:author="aas" w:date="2013-10-14T02:06:00Z">
              <w:r>
                <w:delText xml:space="preserve">          &lt;xs:documentation&gt;</w:delText>
              </w:r>
            </w:del>
          </w:p>
          <w:p w14:paraId="49D3066A" w14:textId="77777777" w:rsidR="00257D58" w:rsidRDefault="00257D58" w:rsidP="00257D58">
            <w:pPr>
              <w:pStyle w:val="XML1"/>
              <w:rPr>
                <w:del w:id="2108" w:author="aas" w:date="2013-10-14T02:06:00Z"/>
              </w:rPr>
            </w:pPr>
            <w:del w:id="2109" w:author="aas" w:date="2013-10-14T02:06:00Z">
              <w:r>
                <w:delText xml:space="preserve">            The list of identifiers of all resources of the</w:delText>
              </w:r>
            </w:del>
          </w:p>
          <w:p w14:paraId="3FA9EFD0" w14:textId="77777777" w:rsidR="00257D58" w:rsidRDefault="00257D58" w:rsidP="00257D58">
            <w:pPr>
              <w:pStyle w:val="XML1"/>
              <w:rPr>
                <w:del w:id="2110" w:author="aas" w:date="2013-10-14T02:06:00Z"/>
              </w:rPr>
            </w:pPr>
            <w:del w:id="2111" w:author="aas" w:date="2013-10-14T02:06:00Z">
              <w:r>
                <w:delText xml:space="preserve">            OpenFlow Capable Switch that the OpenFlow Logical Switch</w:delText>
              </w:r>
            </w:del>
          </w:p>
          <w:p w14:paraId="7561D28E" w14:textId="77777777" w:rsidR="00257D58" w:rsidRDefault="00257D58" w:rsidP="00257D58">
            <w:pPr>
              <w:pStyle w:val="XML1"/>
              <w:rPr>
                <w:del w:id="2112" w:author="aas" w:date="2013-10-14T02:06:00Z"/>
              </w:rPr>
            </w:pPr>
            <w:del w:id="2113" w:author="aas" w:date="2013-10-14T02:06:00Z">
              <w:r>
                <w:delText xml:space="preserve">            has exclusive or non-exclusive access to.  A resource is </w:delText>
              </w:r>
            </w:del>
          </w:p>
          <w:p w14:paraId="44D7832D" w14:textId="77777777" w:rsidR="00257D58" w:rsidRDefault="00257D58" w:rsidP="00257D58">
            <w:pPr>
              <w:pStyle w:val="XML1"/>
              <w:rPr>
                <w:del w:id="2114" w:author="aas" w:date="2013-10-14T02:06:00Z"/>
              </w:rPr>
            </w:pPr>
            <w:del w:id="2115" w:author="aas" w:date="2013-10-14T02:06:00Z">
              <w:r>
                <w:delText xml:space="preserve">            identified by the value of its resource-identifier element.</w:delText>
              </w:r>
            </w:del>
          </w:p>
          <w:p w14:paraId="1AD03D47" w14:textId="77777777" w:rsidR="00257D58" w:rsidRDefault="00257D58" w:rsidP="00257D58">
            <w:pPr>
              <w:pStyle w:val="XML1"/>
              <w:rPr>
                <w:del w:id="2116" w:author="aas" w:date="2013-10-14T02:06:00Z"/>
              </w:rPr>
            </w:pPr>
            <w:del w:id="2117" w:author="aas" w:date="2013-10-14T02:06:00Z">
              <w:r>
                <w:delText xml:space="preserve">            For each resource identifier value in this list, there MUST</w:delText>
              </w:r>
            </w:del>
          </w:p>
          <w:p w14:paraId="41CB7DCC" w14:textId="77777777" w:rsidR="00257D58" w:rsidRDefault="00257D58" w:rsidP="00257D58">
            <w:pPr>
              <w:pStyle w:val="XML1"/>
              <w:rPr>
                <w:del w:id="2118" w:author="aas" w:date="2013-10-14T02:06:00Z"/>
              </w:rPr>
            </w:pPr>
            <w:del w:id="2119" w:author="aas" w:date="2013-10-14T02:06:00Z">
              <w:r>
                <w:delText xml:space="preserve">            be an element with a matching resource identifier value in </w:delText>
              </w:r>
            </w:del>
          </w:p>
          <w:p w14:paraId="36A5CD02" w14:textId="77777777" w:rsidR="00257D58" w:rsidRDefault="00257D58" w:rsidP="00257D58">
            <w:pPr>
              <w:pStyle w:val="XML1"/>
              <w:rPr>
                <w:del w:id="2120" w:author="aas" w:date="2013-10-14T02:06:00Z"/>
              </w:rPr>
            </w:pPr>
            <w:del w:id="2121" w:author="aas" w:date="2013-10-14T02:06:00Z">
              <w:r>
                <w:delText xml:space="preserve">            the resources list of the OpenFlow Capable Switch.</w:delText>
              </w:r>
            </w:del>
          </w:p>
          <w:p w14:paraId="11B68DA9" w14:textId="77777777" w:rsidR="00257D58" w:rsidRDefault="00257D58" w:rsidP="00257D58">
            <w:pPr>
              <w:pStyle w:val="XML1"/>
              <w:rPr>
                <w:del w:id="2122" w:author="aas" w:date="2013-10-14T02:06:00Z"/>
              </w:rPr>
            </w:pPr>
            <w:del w:id="2123" w:author="aas" w:date="2013-10-14T02:06:00Z">
              <w:r>
                <w:delText xml:space="preserve">                  </w:delText>
              </w:r>
            </w:del>
          </w:p>
          <w:p w14:paraId="23654E42" w14:textId="77777777" w:rsidR="00257D58" w:rsidRDefault="00257D58" w:rsidP="00257D58">
            <w:pPr>
              <w:pStyle w:val="XML1"/>
              <w:rPr>
                <w:del w:id="2124" w:author="aas" w:date="2013-10-14T02:06:00Z"/>
              </w:rPr>
            </w:pPr>
            <w:del w:id="2125" w:author="aas" w:date="2013-10-14T02:06:00Z">
              <w:r>
                <w:delText xml:space="preserve">            Identifiers of this list are contained in elements</w:delText>
              </w:r>
            </w:del>
          </w:p>
          <w:p w14:paraId="007806DB" w14:textId="77777777" w:rsidR="00257D58" w:rsidRDefault="00257D58" w:rsidP="00257D58">
            <w:pPr>
              <w:pStyle w:val="XML1"/>
              <w:rPr>
                <w:del w:id="2126" w:author="aas" w:date="2013-10-14T02:06:00Z"/>
              </w:rPr>
            </w:pPr>
            <w:del w:id="2127" w:author="aas" w:date="2013-10-14T02:06:00Z">
              <w:r>
                <w:delText xml:space="preserve">            indicating the type of resource: 'port', 'queue',</w:delText>
              </w:r>
            </w:del>
          </w:p>
          <w:p w14:paraId="17ABC0F9" w14:textId="77777777" w:rsidR="00257D58" w:rsidRDefault="00257D58" w:rsidP="00257D58">
            <w:pPr>
              <w:pStyle w:val="XML1"/>
              <w:rPr>
                <w:del w:id="2128" w:author="aas" w:date="2013-10-14T02:06:00Z"/>
              </w:rPr>
            </w:pPr>
            <w:del w:id="2129" w:author="aas" w:date="2013-10-14T02:06:00Z">
              <w:r>
                <w:delText xml:space="preserve">            'certificate', or 'flow-table'.  Depending on the type,</w:delText>
              </w:r>
            </w:del>
          </w:p>
          <w:p w14:paraId="3316D9E4" w14:textId="77777777" w:rsidR="00257D58" w:rsidRDefault="00257D58" w:rsidP="00257D58">
            <w:pPr>
              <w:pStyle w:val="XML1"/>
              <w:rPr>
                <w:del w:id="2130" w:author="aas" w:date="2013-10-14T02:06:00Z"/>
              </w:rPr>
            </w:pPr>
            <w:del w:id="2131" w:author="aas" w:date="2013-10-14T02:06:00Z">
              <w:r>
                <w:delText xml:space="preserve">            different constraints apply.  These are specified in</w:delText>
              </w:r>
            </w:del>
          </w:p>
          <w:p w14:paraId="0EB1BF1C" w14:textId="77777777" w:rsidR="00257D58" w:rsidRDefault="00257D58" w:rsidP="00257D58">
            <w:pPr>
              <w:pStyle w:val="XML1"/>
              <w:rPr>
                <w:del w:id="2132" w:author="aas" w:date="2013-10-14T02:06:00Z"/>
              </w:rPr>
            </w:pPr>
            <w:del w:id="2133" w:author="aas" w:date="2013-10-14T02:06:00Z">
              <w:r>
                <w:delText xml:space="preserve">            separate descriptions per type.</w:delText>
              </w:r>
            </w:del>
          </w:p>
          <w:p w14:paraId="53FD44A3" w14:textId="77777777" w:rsidR="00257D58" w:rsidRDefault="00257D58" w:rsidP="00257D58">
            <w:pPr>
              <w:pStyle w:val="XML1"/>
              <w:rPr>
                <w:del w:id="2134" w:author="aas" w:date="2013-10-14T02:06:00Z"/>
              </w:rPr>
            </w:pPr>
          </w:p>
          <w:p w14:paraId="363F10E5" w14:textId="77777777" w:rsidR="0079721D" w:rsidRDefault="00257D58">
            <w:pPr>
              <w:pStyle w:val="XML1"/>
              <w:rPr>
                <w:del w:id="2135" w:author="aas" w:date="2013-10-14T02:06:00Z"/>
              </w:rPr>
            </w:pPr>
            <w:del w:id="2136" w:author="aas" w:date="2013-10-14T02:06:00Z">
              <w:r>
                <w:delText xml:space="preserve">            </w:delText>
              </w:r>
              <w:r w:rsidR="00560EE0">
                <w:delText>T</w:delText>
              </w:r>
              <w:r>
                <w:delText xml:space="preserve">he elements in this lists </w:delText>
              </w:r>
              <w:r w:rsidR="00560EE0">
                <w:delText xml:space="preserve">can be created, deleted or modified </w:delText>
              </w:r>
            </w:del>
          </w:p>
          <w:p w14:paraId="2C780419" w14:textId="77777777" w:rsidR="0079721D" w:rsidRDefault="0079721D">
            <w:pPr>
              <w:pStyle w:val="XML1"/>
              <w:rPr>
                <w:del w:id="2137" w:author="aas" w:date="2013-10-14T02:06:00Z"/>
              </w:rPr>
            </w:pPr>
            <w:del w:id="2138" w:author="aas" w:date="2013-10-14T02:06:00Z">
              <w:r>
                <w:delText xml:space="preserve">            </w:delText>
              </w:r>
              <w:r w:rsidR="00560EE0">
                <w:delText xml:space="preserve">by NETCONF </w:delText>
              </w:r>
              <w:r>
                <w:delText>&amp;lt;create&amp;gt;, &amp;lt;delete&amp;gt;</w:delText>
              </w:r>
              <w:r w:rsidR="00560EE0">
                <w:delText xml:space="preserve">  and </w:delText>
              </w:r>
              <w:r>
                <w:delText xml:space="preserve">                        </w:delText>
              </w:r>
              <w:r w:rsidR="00560EE0">
                <w:delText>&amp;lt;edit-</w:delText>
              </w:r>
              <w:r>
                <w:delText xml:space="preserve">config&amp;gt; operations. They </w:delText>
              </w:r>
              <w:r w:rsidR="00257D58">
                <w:delText>can</w:delText>
              </w:r>
              <w:r w:rsidR="00560EE0">
                <w:delText xml:space="preserve"> </w:delText>
              </w:r>
              <w:r w:rsidR="00257D58">
                <w:delText xml:space="preserve">be retrieved by NETCONF </w:delText>
              </w:r>
            </w:del>
          </w:p>
          <w:p w14:paraId="134203EF" w14:textId="77777777" w:rsidR="00257D58" w:rsidRDefault="0079721D">
            <w:pPr>
              <w:pStyle w:val="XML1"/>
              <w:rPr>
                <w:del w:id="2139" w:author="aas" w:date="2013-10-14T02:06:00Z"/>
              </w:rPr>
            </w:pPr>
            <w:del w:id="2140" w:author="aas" w:date="2013-10-14T02:06:00Z">
              <w:r>
                <w:delText xml:space="preserve">            </w:delText>
              </w:r>
              <w:r w:rsidR="00257D58">
                <w:delText>&amp;lt;get&amp;gt; or &amp;lt;get-config&amp;gt;</w:delText>
              </w:r>
            </w:del>
          </w:p>
          <w:p w14:paraId="669D9AEC" w14:textId="77777777" w:rsidR="00257D58" w:rsidRDefault="00257D58">
            <w:pPr>
              <w:pStyle w:val="XML1"/>
              <w:rPr>
                <w:del w:id="2141" w:author="aas" w:date="2013-10-14T02:06:00Z"/>
              </w:rPr>
            </w:pPr>
            <w:del w:id="2142" w:author="aas" w:date="2013-10-14T02:06:00Z">
              <w:r>
                <w:delText xml:space="preserve">            operations. </w:delText>
              </w:r>
            </w:del>
          </w:p>
          <w:p w14:paraId="474D4B4A" w14:textId="77777777" w:rsidR="00257D58" w:rsidRDefault="00257D58" w:rsidP="00257D58">
            <w:pPr>
              <w:pStyle w:val="XML1"/>
              <w:rPr>
                <w:del w:id="2143" w:author="aas" w:date="2013-10-14T02:06:00Z"/>
              </w:rPr>
            </w:pPr>
            <w:del w:id="2144" w:author="aas" w:date="2013-10-14T02:06:00Z">
              <w:r>
                <w:delText xml:space="preserve">          &lt;/xs:documentation&gt;</w:delText>
              </w:r>
            </w:del>
          </w:p>
          <w:p w14:paraId="7B4E43E0" w14:textId="77777777" w:rsidR="00257D58" w:rsidRDefault="00257D58" w:rsidP="00257D58">
            <w:pPr>
              <w:pStyle w:val="XML1"/>
              <w:rPr>
                <w:del w:id="2145" w:author="aas" w:date="2013-10-14T02:06:00Z"/>
              </w:rPr>
            </w:pPr>
            <w:del w:id="2146" w:author="aas" w:date="2013-10-14T02:06:00Z">
              <w:r>
                <w:delText xml:space="preserve">        &lt;/xs:annotation&gt;</w:delText>
              </w:r>
            </w:del>
          </w:p>
          <w:p w14:paraId="048EDB18" w14:textId="77777777" w:rsidR="00257D58" w:rsidRDefault="00257D58" w:rsidP="00257D58">
            <w:pPr>
              <w:pStyle w:val="XML1"/>
              <w:rPr>
                <w:del w:id="2147" w:author="aas" w:date="2013-10-14T02:06:00Z"/>
              </w:rPr>
            </w:pPr>
            <w:del w:id="2148" w:author="aas" w:date="2013-10-14T02:06:00Z">
              <w:r>
                <w:delText xml:space="preserve">        &lt;xs:complexType&gt;</w:delText>
              </w:r>
            </w:del>
          </w:p>
          <w:p w14:paraId="7777DECA" w14:textId="77777777" w:rsidR="00257D58" w:rsidRDefault="00257D58" w:rsidP="00257D58">
            <w:pPr>
              <w:pStyle w:val="XML1"/>
              <w:rPr>
                <w:del w:id="2149" w:author="aas" w:date="2013-10-14T02:06:00Z"/>
              </w:rPr>
            </w:pPr>
            <w:del w:id="2150" w:author="aas" w:date="2013-10-14T02:06:00Z">
              <w:r>
                <w:delText xml:space="preserve">          &lt;xs:sequence&gt;</w:delText>
              </w:r>
            </w:del>
          </w:p>
          <w:p w14:paraId="4CAAD8A1" w14:textId="77777777" w:rsidR="00257D58" w:rsidRDefault="00257D58" w:rsidP="00257D58">
            <w:pPr>
              <w:pStyle w:val="XML1"/>
              <w:rPr>
                <w:del w:id="2151" w:author="aas" w:date="2013-10-14T02:06:00Z"/>
              </w:rPr>
            </w:pPr>
            <w:del w:id="2152" w:author="aas" w:date="2013-10-14T02:06:00Z">
              <w:r>
                <w:delText xml:space="preserve">            &lt;xs:element name="port" minOccurs="0" maxOccurs="unbounded"&gt;</w:delText>
              </w:r>
            </w:del>
          </w:p>
          <w:p w14:paraId="51456C08" w14:textId="77777777" w:rsidR="00257D58" w:rsidRDefault="00257D58" w:rsidP="00257D58">
            <w:pPr>
              <w:pStyle w:val="XML1"/>
              <w:rPr>
                <w:del w:id="2153" w:author="aas" w:date="2013-10-14T02:06:00Z"/>
              </w:rPr>
            </w:pPr>
            <w:del w:id="2154" w:author="aas" w:date="2013-10-14T02:06:00Z">
              <w:r>
                <w:delText xml:space="preserve">              &lt;xs:annotation&gt;</w:delText>
              </w:r>
            </w:del>
          </w:p>
          <w:p w14:paraId="6F4E5D0C" w14:textId="77777777" w:rsidR="00257D58" w:rsidRDefault="00257D58" w:rsidP="00257D58">
            <w:pPr>
              <w:pStyle w:val="XML1"/>
              <w:rPr>
                <w:del w:id="2155" w:author="aas" w:date="2013-10-14T02:06:00Z"/>
              </w:rPr>
            </w:pPr>
            <w:del w:id="2156" w:author="aas" w:date="2013-10-14T02:06:00Z">
              <w:r>
                <w:delText xml:space="preserve">                &lt;xs:documentation&gt;</w:delText>
              </w:r>
            </w:del>
          </w:p>
          <w:p w14:paraId="2C549603" w14:textId="77777777" w:rsidR="00257D58" w:rsidRDefault="00257D58" w:rsidP="00257D58">
            <w:pPr>
              <w:pStyle w:val="XML1"/>
              <w:rPr>
                <w:del w:id="2157" w:author="aas" w:date="2013-10-14T02:06:00Z"/>
              </w:rPr>
            </w:pPr>
            <w:del w:id="2158" w:author="aas" w:date="2013-10-14T02:06:00Z">
              <w:r>
                <w:delText xml:space="preserve">                  A resource identifier of a port of the </w:delText>
              </w:r>
            </w:del>
          </w:p>
          <w:p w14:paraId="440BC649" w14:textId="77777777" w:rsidR="00257D58" w:rsidRDefault="00257D58" w:rsidP="00257D58">
            <w:pPr>
              <w:pStyle w:val="XML1"/>
              <w:rPr>
                <w:del w:id="2159" w:author="aas" w:date="2013-10-14T02:06:00Z"/>
              </w:rPr>
            </w:pPr>
            <w:del w:id="2160" w:author="aas" w:date="2013-10-14T02:06:00Z">
              <w:r>
                <w:delText xml:space="preserve">                  OpenFlow Capable Switch that the OpenFlow Logical Switch</w:delText>
              </w:r>
            </w:del>
          </w:p>
          <w:p w14:paraId="12C2A627" w14:textId="77777777" w:rsidR="00257D58" w:rsidRDefault="00257D58" w:rsidP="00257D58">
            <w:pPr>
              <w:pStyle w:val="XML1"/>
              <w:rPr>
                <w:del w:id="2161" w:author="aas" w:date="2013-10-14T02:06:00Z"/>
              </w:rPr>
            </w:pPr>
            <w:del w:id="2162" w:author="aas" w:date="2013-10-14T02:06:00Z">
              <w:r>
                <w:delText xml:space="preserve">                  has exclusive access to.</w:delText>
              </w:r>
            </w:del>
          </w:p>
          <w:p w14:paraId="506CF285" w14:textId="77777777" w:rsidR="00257D58" w:rsidRDefault="00257D58" w:rsidP="00257D58">
            <w:pPr>
              <w:pStyle w:val="XML1"/>
              <w:rPr>
                <w:del w:id="2163" w:author="aas" w:date="2013-10-14T02:06:00Z"/>
              </w:rPr>
            </w:pPr>
          </w:p>
          <w:p w14:paraId="7EA0B5AC" w14:textId="77777777" w:rsidR="00257D58" w:rsidRDefault="00257D58" w:rsidP="00257D58">
            <w:pPr>
              <w:pStyle w:val="XML1"/>
              <w:rPr>
                <w:del w:id="2164" w:author="aas" w:date="2013-10-14T02:06:00Z"/>
              </w:rPr>
            </w:pPr>
            <w:del w:id="2165" w:author="aas" w:date="2013-10-14T02:06:00Z">
              <w:r>
                <w:delText xml:space="preserve">                  The elements in this list MUST refer to elements at the</w:delText>
              </w:r>
            </w:del>
          </w:p>
          <w:p w14:paraId="7666941F" w14:textId="77777777" w:rsidR="00257D58" w:rsidRDefault="00257D58" w:rsidP="00257D58">
            <w:pPr>
              <w:pStyle w:val="XML1"/>
              <w:rPr>
                <w:del w:id="2166" w:author="aas" w:date="2013-10-14T02:06:00Z"/>
              </w:rPr>
            </w:pPr>
            <w:del w:id="2167" w:author="aas" w:date="2013-10-14T02:06:00Z">
              <w:r>
                <w:delText xml:space="preserve">                  following path:</w:delText>
              </w:r>
            </w:del>
          </w:p>
          <w:p w14:paraId="584D6737" w14:textId="77777777" w:rsidR="00257D58" w:rsidRDefault="00257D58" w:rsidP="00257D58">
            <w:pPr>
              <w:pStyle w:val="XML1"/>
              <w:rPr>
                <w:del w:id="2168" w:author="aas" w:date="2013-10-14T02:06:00Z"/>
              </w:rPr>
            </w:pPr>
            <w:del w:id="2169" w:author="aas" w:date="2013-10-14T02:06:00Z">
              <w:r>
                <w:delText xml:space="preserve">                  /capable-switch/resources/port/resource-id</w:delText>
              </w:r>
            </w:del>
          </w:p>
          <w:p w14:paraId="2C7D8FDC" w14:textId="77777777" w:rsidR="00257D58" w:rsidRDefault="00257D58" w:rsidP="00257D58">
            <w:pPr>
              <w:pStyle w:val="XML1"/>
              <w:rPr>
                <w:del w:id="2170" w:author="aas" w:date="2013-10-14T02:06:00Z"/>
              </w:rPr>
            </w:pPr>
          </w:p>
          <w:p w14:paraId="6804AD75" w14:textId="77777777" w:rsidR="00257D58" w:rsidRDefault="00257D58" w:rsidP="00257D58">
            <w:pPr>
              <w:pStyle w:val="XML1"/>
              <w:rPr>
                <w:del w:id="2171" w:author="aas" w:date="2013-10-14T02:06:00Z"/>
              </w:rPr>
            </w:pPr>
            <w:del w:id="2172" w:author="aas" w:date="2013-10-14T02:06:00Z">
              <w:r>
                <w:delText xml:space="preserve">                  Elements in this list MUST be unique. This means each</w:delText>
              </w:r>
            </w:del>
          </w:p>
          <w:p w14:paraId="167F46BC" w14:textId="77777777" w:rsidR="00257D58" w:rsidRDefault="00257D58" w:rsidP="00257D58">
            <w:pPr>
              <w:pStyle w:val="XML1"/>
              <w:rPr>
                <w:del w:id="2173" w:author="aas" w:date="2013-10-14T02:06:00Z"/>
              </w:rPr>
            </w:pPr>
            <w:del w:id="2174" w:author="aas" w:date="2013-10-14T02:06:00Z">
              <w:r>
                <w:delText xml:space="preserve">                  port element can only be referenced once.</w:delText>
              </w:r>
            </w:del>
          </w:p>
          <w:p w14:paraId="2BC95CFC" w14:textId="77777777" w:rsidR="00257D58" w:rsidRDefault="00257D58" w:rsidP="00257D58">
            <w:pPr>
              <w:pStyle w:val="XML1"/>
              <w:rPr>
                <w:del w:id="2175" w:author="aas" w:date="2013-10-14T02:06:00Z"/>
              </w:rPr>
            </w:pPr>
            <w:del w:id="2176" w:author="aas" w:date="2013-10-14T02:06:00Z">
              <w:r>
                <w:delText xml:space="preserve">                &lt;/xs:documentation&gt;</w:delText>
              </w:r>
            </w:del>
          </w:p>
          <w:p w14:paraId="6700FC59" w14:textId="77777777" w:rsidR="00257D58" w:rsidRDefault="00257D58" w:rsidP="00257D58">
            <w:pPr>
              <w:pStyle w:val="XML1"/>
              <w:rPr>
                <w:del w:id="2177" w:author="aas" w:date="2013-10-14T02:06:00Z"/>
              </w:rPr>
            </w:pPr>
            <w:del w:id="2178" w:author="aas" w:date="2013-10-14T02:06:00Z">
              <w:r>
                <w:delText xml:space="preserve">              &lt;/xs:annotation&gt;</w:delText>
              </w:r>
            </w:del>
          </w:p>
          <w:p w14:paraId="2BDDC324" w14:textId="77777777" w:rsidR="00257D58" w:rsidRDefault="00257D58" w:rsidP="00257D58">
            <w:pPr>
              <w:pStyle w:val="XML1"/>
              <w:rPr>
                <w:del w:id="2179" w:author="aas" w:date="2013-10-14T02:06:00Z"/>
              </w:rPr>
            </w:pPr>
            <w:del w:id="2180" w:author="aas" w:date="2013-10-14T02:06:00Z">
              <w:r>
                <w:delText xml:space="preserve">              &lt;xs:simpleType&gt;</w:delText>
              </w:r>
            </w:del>
          </w:p>
          <w:p w14:paraId="759409A0" w14:textId="77777777" w:rsidR="00257D58" w:rsidRDefault="00257D58" w:rsidP="00257D58">
            <w:pPr>
              <w:pStyle w:val="XML1"/>
              <w:rPr>
                <w:del w:id="2181" w:author="aas" w:date="2013-10-14T02:06:00Z"/>
              </w:rPr>
            </w:pPr>
            <w:del w:id="2182" w:author="aas" w:date="2013-10-14T02:06:00Z">
              <w:r>
                <w:delText xml:space="preserve">                &lt;xs:restriction base="inet:uri"&gt;</w:delText>
              </w:r>
            </w:del>
          </w:p>
          <w:p w14:paraId="4B423F41" w14:textId="77777777" w:rsidR="00257D58" w:rsidRDefault="00257D58" w:rsidP="00257D58">
            <w:pPr>
              <w:pStyle w:val="XML1"/>
              <w:rPr>
                <w:del w:id="2183" w:author="aas" w:date="2013-10-14T02:06:00Z"/>
              </w:rPr>
            </w:pPr>
            <w:del w:id="2184" w:author="aas" w:date="2013-10-14T02:06:00Z">
              <w:r>
                <w:delText xml:space="preserve">                &lt;/xs:restriction&gt;</w:delText>
              </w:r>
            </w:del>
          </w:p>
          <w:p w14:paraId="47816B77" w14:textId="77777777" w:rsidR="00257D58" w:rsidRDefault="00257D58" w:rsidP="00257D58">
            <w:pPr>
              <w:pStyle w:val="XML1"/>
              <w:rPr>
                <w:del w:id="2185" w:author="aas" w:date="2013-10-14T02:06:00Z"/>
              </w:rPr>
            </w:pPr>
            <w:del w:id="2186" w:author="aas" w:date="2013-10-14T02:06:00Z">
              <w:r>
                <w:delText xml:space="preserve">              &lt;/xs:simpleType&gt;</w:delText>
              </w:r>
            </w:del>
          </w:p>
          <w:p w14:paraId="4B049FAD" w14:textId="77777777" w:rsidR="00257D58" w:rsidRDefault="00257D58" w:rsidP="00257D58">
            <w:pPr>
              <w:pStyle w:val="XML1"/>
              <w:rPr>
                <w:del w:id="2187" w:author="aas" w:date="2013-10-14T02:06:00Z"/>
              </w:rPr>
            </w:pPr>
            <w:del w:id="2188" w:author="aas" w:date="2013-10-14T02:06:00Z">
              <w:r>
                <w:delText xml:space="preserve">            &lt;/xs:element&gt;</w:delText>
              </w:r>
            </w:del>
          </w:p>
          <w:p w14:paraId="0B6E9BD3" w14:textId="77777777" w:rsidR="00257D58" w:rsidRDefault="00257D58" w:rsidP="00257D58">
            <w:pPr>
              <w:pStyle w:val="XML1"/>
              <w:rPr>
                <w:del w:id="2189" w:author="aas" w:date="2013-10-14T02:06:00Z"/>
              </w:rPr>
            </w:pPr>
            <w:del w:id="2190" w:author="aas" w:date="2013-10-14T02:06:00Z">
              <w:r>
                <w:delText xml:space="preserve">            &lt;xs:element name="queue" minOccurs="0" maxOccurs="unbounded"&gt;</w:delText>
              </w:r>
            </w:del>
          </w:p>
          <w:p w14:paraId="2D5C9750" w14:textId="77777777" w:rsidR="00257D58" w:rsidRDefault="00257D58" w:rsidP="00257D58">
            <w:pPr>
              <w:pStyle w:val="XML1"/>
              <w:rPr>
                <w:del w:id="2191" w:author="aas" w:date="2013-10-14T02:06:00Z"/>
              </w:rPr>
            </w:pPr>
            <w:del w:id="2192" w:author="aas" w:date="2013-10-14T02:06:00Z">
              <w:r>
                <w:delText xml:space="preserve">              &lt;xs:annotation&gt;</w:delText>
              </w:r>
            </w:del>
          </w:p>
          <w:p w14:paraId="5425B19A" w14:textId="77777777" w:rsidR="00257D58" w:rsidRDefault="00257D58" w:rsidP="00257D58">
            <w:pPr>
              <w:pStyle w:val="XML1"/>
              <w:rPr>
                <w:del w:id="2193" w:author="aas" w:date="2013-10-14T02:06:00Z"/>
              </w:rPr>
            </w:pPr>
            <w:del w:id="2194" w:author="aas" w:date="2013-10-14T02:06:00Z">
              <w:r>
                <w:delText xml:space="preserve">                &lt;xs:documentation&gt;</w:delText>
              </w:r>
            </w:del>
          </w:p>
          <w:p w14:paraId="451B3D1B" w14:textId="77777777" w:rsidR="00257D58" w:rsidRDefault="00257D58" w:rsidP="00257D58">
            <w:pPr>
              <w:pStyle w:val="XML1"/>
              <w:rPr>
                <w:del w:id="2195" w:author="aas" w:date="2013-10-14T02:06:00Z"/>
              </w:rPr>
            </w:pPr>
            <w:del w:id="2196" w:author="aas" w:date="2013-10-14T02:06:00Z">
              <w:r>
                <w:delText xml:space="preserve">                  A resource identifier of a queue of the</w:delText>
              </w:r>
            </w:del>
          </w:p>
          <w:p w14:paraId="41041EAF" w14:textId="77777777" w:rsidR="00257D58" w:rsidRDefault="00257D58" w:rsidP="00257D58">
            <w:pPr>
              <w:pStyle w:val="XML1"/>
              <w:rPr>
                <w:del w:id="2197" w:author="aas" w:date="2013-10-14T02:06:00Z"/>
              </w:rPr>
            </w:pPr>
            <w:del w:id="2198" w:author="aas" w:date="2013-10-14T02:06:00Z">
              <w:r>
                <w:delText xml:space="preserve">                  OpenFlow Capable Switch that the OpenFlow Logical Switch</w:delText>
              </w:r>
            </w:del>
          </w:p>
          <w:p w14:paraId="5619EC4D" w14:textId="77777777" w:rsidR="00257D58" w:rsidRDefault="00257D58" w:rsidP="00257D58">
            <w:pPr>
              <w:pStyle w:val="XML1"/>
              <w:rPr>
                <w:del w:id="2199" w:author="aas" w:date="2013-10-14T02:06:00Z"/>
              </w:rPr>
            </w:pPr>
            <w:del w:id="2200" w:author="aas" w:date="2013-10-14T02:06:00Z">
              <w:r>
                <w:delText xml:space="preserve">                  has exclusive access to.</w:delText>
              </w:r>
            </w:del>
          </w:p>
          <w:p w14:paraId="3B8B1FD0" w14:textId="77777777" w:rsidR="00257D58" w:rsidRDefault="00257D58" w:rsidP="00257D58">
            <w:pPr>
              <w:pStyle w:val="XML1"/>
              <w:rPr>
                <w:del w:id="2201" w:author="aas" w:date="2013-10-14T02:06:00Z"/>
              </w:rPr>
            </w:pPr>
          </w:p>
          <w:p w14:paraId="6350403C" w14:textId="77777777" w:rsidR="00257D58" w:rsidRDefault="00257D58" w:rsidP="00257D58">
            <w:pPr>
              <w:pStyle w:val="XML1"/>
              <w:rPr>
                <w:del w:id="2202" w:author="aas" w:date="2013-10-14T02:06:00Z"/>
              </w:rPr>
            </w:pPr>
            <w:del w:id="2203" w:author="aas" w:date="2013-10-14T02:06:00Z">
              <w:r>
                <w:delText xml:space="preserve">                  The elements in this list MUST refer to elements at the</w:delText>
              </w:r>
            </w:del>
          </w:p>
          <w:p w14:paraId="18BD1730" w14:textId="77777777" w:rsidR="00257D58" w:rsidRDefault="00257D58" w:rsidP="00257D58">
            <w:pPr>
              <w:pStyle w:val="XML1"/>
              <w:rPr>
                <w:del w:id="2204" w:author="aas" w:date="2013-10-14T02:06:00Z"/>
              </w:rPr>
            </w:pPr>
            <w:del w:id="2205" w:author="aas" w:date="2013-10-14T02:06:00Z">
              <w:r>
                <w:delText xml:space="preserve">                  following path:</w:delText>
              </w:r>
            </w:del>
          </w:p>
          <w:p w14:paraId="292F5AAA" w14:textId="77777777" w:rsidR="00257D58" w:rsidRDefault="00257D58" w:rsidP="00257D58">
            <w:pPr>
              <w:pStyle w:val="XML1"/>
              <w:rPr>
                <w:del w:id="2206" w:author="aas" w:date="2013-10-14T02:06:00Z"/>
              </w:rPr>
            </w:pPr>
            <w:del w:id="2207" w:author="aas" w:date="2013-10-14T02:06:00Z">
              <w:r>
                <w:delText xml:space="preserve">                  /capable-switch/resources/queue/resource-id</w:delText>
              </w:r>
            </w:del>
          </w:p>
          <w:p w14:paraId="18B5F783" w14:textId="77777777" w:rsidR="00257D58" w:rsidRDefault="00257D58" w:rsidP="00257D58">
            <w:pPr>
              <w:pStyle w:val="XML1"/>
              <w:rPr>
                <w:del w:id="2208" w:author="aas" w:date="2013-10-14T02:06:00Z"/>
              </w:rPr>
            </w:pPr>
          </w:p>
          <w:p w14:paraId="17E52892" w14:textId="77777777" w:rsidR="00257D58" w:rsidRDefault="00257D58" w:rsidP="00257D58">
            <w:pPr>
              <w:pStyle w:val="XML1"/>
              <w:rPr>
                <w:del w:id="2209" w:author="aas" w:date="2013-10-14T02:06:00Z"/>
              </w:rPr>
            </w:pPr>
            <w:del w:id="2210" w:author="aas" w:date="2013-10-14T02:06:00Z">
              <w:r>
                <w:delText xml:space="preserve">                  Elements in this list MUST be unique. This means each</w:delText>
              </w:r>
            </w:del>
          </w:p>
          <w:p w14:paraId="4D52238F" w14:textId="77777777" w:rsidR="00257D58" w:rsidRDefault="00257D58" w:rsidP="00257D58">
            <w:pPr>
              <w:pStyle w:val="XML1"/>
              <w:rPr>
                <w:del w:id="2211" w:author="aas" w:date="2013-10-14T02:06:00Z"/>
              </w:rPr>
            </w:pPr>
            <w:del w:id="2212" w:author="aas" w:date="2013-10-14T02:06:00Z">
              <w:r>
                <w:delText xml:space="preserve">                  queue element can only be referenced once.</w:delText>
              </w:r>
            </w:del>
          </w:p>
          <w:p w14:paraId="632AF977" w14:textId="77777777" w:rsidR="00257D58" w:rsidRDefault="00257D58" w:rsidP="00257D58">
            <w:pPr>
              <w:pStyle w:val="XML1"/>
              <w:rPr>
                <w:del w:id="2213" w:author="aas" w:date="2013-10-14T02:06:00Z"/>
              </w:rPr>
            </w:pPr>
            <w:del w:id="2214" w:author="aas" w:date="2013-10-14T02:06:00Z">
              <w:r>
                <w:delText xml:space="preserve">                &lt;/xs:documentation&gt;</w:delText>
              </w:r>
            </w:del>
          </w:p>
          <w:p w14:paraId="02B1463E" w14:textId="77777777" w:rsidR="00257D58" w:rsidRDefault="00257D58" w:rsidP="00257D58">
            <w:pPr>
              <w:pStyle w:val="XML1"/>
              <w:rPr>
                <w:del w:id="2215" w:author="aas" w:date="2013-10-14T02:06:00Z"/>
              </w:rPr>
            </w:pPr>
            <w:del w:id="2216" w:author="aas" w:date="2013-10-14T02:06:00Z">
              <w:r>
                <w:delText xml:space="preserve">              &lt;/xs:annotation&gt;</w:delText>
              </w:r>
            </w:del>
          </w:p>
          <w:p w14:paraId="65E05D3C" w14:textId="77777777" w:rsidR="00257D58" w:rsidRDefault="00257D58" w:rsidP="00257D58">
            <w:pPr>
              <w:pStyle w:val="XML1"/>
              <w:rPr>
                <w:del w:id="2217" w:author="aas" w:date="2013-10-14T02:06:00Z"/>
              </w:rPr>
            </w:pPr>
            <w:del w:id="2218" w:author="aas" w:date="2013-10-14T02:06:00Z">
              <w:r>
                <w:delText xml:space="preserve">              &lt;xs:simpleType&gt;</w:delText>
              </w:r>
            </w:del>
          </w:p>
          <w:p w14:paraId="6B65C726" w14:textId="77777777" w:rsidR="00257D58" w:rsidRDefault="00257D58" w:rsidP="00257D58">
            <w:pPr>
              <w:pStyle w:val="XML1"/>
              <w:rPr>
                <w:del w:id="2219" w:author="aas" w:date="2013-10-14T02:06:00Z"/>
              </w:rPr>
            </w:pPr>
            <w:del w:id="2220" w:author="aas" w:date="2013-10-14T02:06:00Z">
              <w:r>
                <w:delText xml:space="preserve">                &lt;xs:restriction base="inet:uri"&gt;</w:delText>
              </w:r>
            </w:del>
          </w:p>
          <w:p w14:paraId="3A95F36B" w14:textId="77777777" w:rsidR="00257D58" w:rsidRDefault="00257D58" w:rsidP="00257D58">
            <w:pPr>
              <w:pStyle w:val="XML1"/>
              <w:rPr>
                <w:del w:id="2221" w:author="aas" w:date="2013-10-14T02:06:00Z"/>
              </w:rPr>
            </w:pPr>
            <w:del w:id="2222" w:author="aas" w:date="2013-10-14T02:06:00Z">
              <w:r>
                <w:delText xml:space="preserve">                &lt;/xs:restriction&gt;</w:delText>
              </w:r>
            </w:del>
          </w:p>
          <w:p w14:paraId="25A81807" w14:textId="77777777" w:rsidR="00257D58" w:rsidRDefault="00257D58" w:rsidP="00257D58">
            <w:pPr>
              <w:pStyle w:val="XML1"/>
              <w:rPr>
                <w:del w:id="2223" w:author="aas" w:date="2013-10-14T02:06:00Z"/>
              </w:rPr>
            </w:pPr>
            <w:del w:id="2224" w:author="aas" w:date="2013-10-14T02:06:00Z">
              <w:r>
                <w:delText xml:space="preserve">              &lt;/xs:simpleType&gt;</w:delText>
              </w:r>
            </w:del>
          </w:p>
          <w:p w14:paraId="3CAE9B4F" w14:textId="77777777" w:rsidR="00257D58" w:rsidRDefault="00257D58" w:rsidP="00257D58">
            <w:pPr>
              <w:pStyle w:val="XML1"/>
              <w:rPr>
                <w:del w:id="2225" w:author="aas" w:date="2013-10-14T02:06:00Z"/>
              </w:rPr>
            </w:pPr>
            <w:del w:id="2226" w:author="aas" w:date="2013-10-14T02:06:00Z">
              <w:r>
                <w:delText xml:space="preserve">            &lt;/xs:element&gt;</w:delText>
              </w:r>
            </w:del>
          </w:p>
          <w:p w14:paraId="11890C94" w14:textId="77777777" w:rsidR="00257D58" w:rsidRDefault="00257D58" w:rsidP="00257D58">
            <w:pPr>
              <w:pStyle w:val="XML1"/>
              <w:rPr>
                <w:del w:id="2227" w:author="aas" w:date="2013-10-14T02:06:00Z"/>
              </w:rPr>
            </w:pPr>
            <w:del w:id="2228" w:author="aas" w:date="2013-10-14T02:06:00Z">
              <w:r>
                <w:delText xml:space="preserve">            &lt;xs:element name="certificate" minOccurs="0"&gt;</w:delText>
              </w:r>
            </w:del>
          </w:p>
          <w:p w14:paraId="51B44C4D" w14:textId="77777777" w:rsidR="00257D58" w:rsidRDefault="00257D58" w:rsidP="00257D58">
            <w:pPr>
              <w:pStyle w:val="XML1"/>
              <w:rPr>
                <w:del w:id="2229" w:author="aas" w:date="2013-10-14T02:06:00Z"/>
              </w:rPr>
            </w:pPr>
            <w:del w:id="2230" w:author="aas" w:date="2013-10-14T02:06:00Z">
              <w:r>
                <w:delText xml:space="preserve">              &lt;xs:annotation&gt;</w:delText>
              </w:r>
            </w:del>
          </w:p>
          <w:p w14:paraId="0CE00B34" w14:textId="77777777" w:rsidR="00257D58" w:rsidRDefault="00257D58" w:rsidP="00257D58">
            <w:pPr>
              <w:pStyle w:val="XML1"/>
              <w:rPr>
                <w:del w:id="2231" w:author="aas" w:date="2013-10-14T02:06:00Z"/>
              </w:rPr>
            </w:pPr>
            <w:del w:id="2232" w:author="aas" w:date="2013-10-14T02:06:00Z">
              <w:r>
                <w:delText xml:space="preserve">                &lt;xs:documentation&gt;</w:delText>
              </w:r>
            </w:del>
          </w:p>
          <w:p w14:paraId="0A1A8C95" w14:textId="77777777" w:rsidR="00257D58" w:rsidRDefault="00257D58" w:rsidP="00257D58">
            <w:pPr>
              <w:pStyle w:val="XML1"/>
              <w:rPr>
                <w:del w:id="2233" w:author="aas" w:date="2013-10-14T02:06:00Z"/>
              </w:rPr>
            </w:pPr>
            <w:del w:id="2234" w:author="aas" w:date="2013-10-14T02:06:00Z">
              <w:r>
                <w:delText xml:space="preserve">                  The resource identifier of the owned</w:delText>
              </w:r>
            </w:del>
          </w:p>
          <w:p w14:paraId="378FD691" w14:textId="77777777" w:rsidR="00257D58" w:rsidRDefault="00257D58" w:rsidP="00257D58">
            <w:pPr>
              <w:pStyle w:val="XML1"/>
              <w:rPr>
                <w:del w:id="2235" w:author="aas" w:date="2013-10-14T02:06:00Z"/>
              </w:rPr>
            </w:pPr>
            <w:del w:id="2236" w:author="aas" w:date="2013-10-14T02:06:00Z">
              <w:r>
                <w:delText xml:space="preserve">                  certificate in the OpenFlow Capable Switch that the</w:delText>
              </w:r>
            </w:del>
          </w:p>
          <w:p w14:paraId="2427597C" w14:textId="77777777" w:rsidR="00257D58" w:rsidRDefault="00257D58" w:rsidP="00257D58">
            <w:pPr>
              <w:pStyle w:val="XML1"/>
              <w:rPr>
                <w:del w:id="2237" w:author="aas" w:date="2013-10-14T02:06:00Z"/>
              </w:rPr>
            </w:pPr>
            <w:del w:id="2238" w:author="aas" w:date="2013-10-14T02:06:00Z">
              <w:r>
                <w:delText xml:space="preserve">                  OpenFlow Logical Switch uses to identify itself.  This</w:delText>
              </w:r>
            </w:del>
          </w:p>
          <w:p w14:paraId="14A0B79A" w14:textId="77777777" w:rsidR="00257D58" w:rsidRDefault="00257D58" w:rsidP="00257D58">
            <w:pPr>
              <w:pStyle w:val="XML1"/>
              <w:rPr>
                <w:del w:id="2239" w:author="aas" w:date="2013-10-14T02:06:00Z"/>
              </w:rPr>
            </w:pPr>
            <w:del w:id="2240" w:author="aas" w:date="2013-10-14T02:06:00Z">
              <w:r>
                <w:delText xml:space="preserve">                  element MUST NOT occur more than once in an OpenFlow</w:delText>
              </w:r>
            </w:del>
          </w:p>
          <w:p w14:paraId="74B04258" w14:textId="77777777" w:rsidR="00257D58" w:rsidRDefault="00257D58" w:rsidP="00257D58">
            <w:pPr>
              <w:pStyle w:val="XML1"/>
              <w:rPr>
                <w:del w:id="2241" w:author="aas" w:date="2013-10-14T02:06:00Z"/>
              </w:rPr>
            </w:pPr>
            <w:del w:id="2242" w:author="aas" w:date="2013-10-14T02:06:00Z">
              <w:r>
                <w:delText xml:space="preserve">                  Logical Switch's resource list.  </w:delText>
              </w:r>
            </w:del>
          </w:p>
          <w:p w14:paraId="28EE1B0A" w14:textId="77777777" w:rsidR="00257D58" w:rsidRDefault="00257D58" w:rsidP="00257D58">
            <w:pPr>
              <w:pStyle w:val="XML1"/>
              <w:rPr>
                <w:del w:id="2243" w:author="aas" w:date="2013-10-14T02:06:00Z"/>
              </w:rPr>
            </w:pPr>
            <w:del w:id="2244" w:author="aas" w:date="2013-10-14T02:06:00Z">
              <w:r>
                <w:delText xml:space="preserve">                          </w:delText>
              </w:r>
            </w:del>
          </w:p>
          <w:p w14:paraId="519005DB" w14:textId="77777777" w:rsidR="00257D58" w:rsidRDefault="00257D58" w:rsidP="00257D58">
            <w:pPr>
              <w:pStyle w:val="XML1"/>
              <w:rPr>
                <w:del w:id="2245" w:author="aas" w:date="2013-10-14T02:06:00Z"/>
              </w:rPr>
            </w:pPr>
            <w:del w:id="2246" w:author="aas" w:date="2013-10-14T02:06:00Z">
              <w:r>
                <w:delText xml:space="preserve">                  If no such element is in an OpenFlow Logical Switch's </w:delText>
              </w:r>
            </w:del>
          </w:p>
          <w:p w14:paraId="1D3D7761" w14:textId="77777777" w:rsidR="00257D58" w:rsidRDefault="00257D58" w:rsidP="00257D58">
            <w:pPr>
              <w:pStyle w:val="XML1"/>
              <w:rPr>
                <w:del w:id="2247" w:author="aas" w:date="2013-10-14T02:06:00Z"/>
              </w:rPr>
            </w:pPr>
            <w:del w:id="2248" w:author="aas" w:date="2013-10-14T02:06:00Z">
              <w:r>
                <w:delText xml:space="preserve">                  resource list, then the OpenFlow Logical Switch does not </w:delText>
              </w:r>
            </w:del>
          </w:p>
          <w:p w14:paraId="5A198F64" w14:textId="77777777" w:rsidR="00257D58" w:rsidRDefault="00257D58" w:rsidP="00257D58">
            <w:pPr>
              <w:pStyle w:val="XML1"/>
              <w:rPr>
                <w:del w:id="2249" w:author="aas" w:date="2013-10-14T02:06:00Z"/>
              </w:rPr>
            </w:pPr>
            <w:del w:id="2250" w:author="aas" w:date="2013-10-14T02:06:00Z">
              <w:r>
                <w:delText xml:space="preserve">                  authenticate itself towards an OpenFloe Controller with a</w:delText>
              </w:r>
            </w:del>
          </w:p>
          <w:p w14:paraId="219ED04A" w14:textId="77777777" w:rsidR="00257D58" w:rsidRDefault="00257D58" w:rsidP="00257D58">
            <w:pPr>
              <w:pStyle w:val="XML1"/>
              <w:rPr>
                <w:del w:id="2251" w:author="aas" w:date="2013-10-14T02:06:00Z"/>
              </w:rPr>
            </w:pPr>
            <w:del w:id="2252" w:author="aas" w:date="2013-10-14T02:06:00Z">
              <w:r>
                <w:delText xml:space="preserve">                  certificate.  If this element is present, then the</w:delText>
              </w:r>
            </w:del>
          </w:p>
          <w:p w14:paraId="64A95C01" w14:textId="77777777" w:rsidR="00257D58" w:rsidRDefault="00257D58" w:rsidP="00257D58">
            <w:pPr>
              <w:pStyle w:val="XML1"/>
              <w:rPr>
                <w:del w:id="2253" w:author="aas" w:date="2013-10-14T02:06:00Z"/>
              </w:rPr>
            </w:pPr>
            <w:del w:id="2254" w:author="aas" w:date="2013-10-14T02:06:00Z">
              <w:r>
                <w:delText xml:space="preserve">                  OpenFlow Logical Switch MUST provide this certificate for</w:delText>
              </w:r>
            </w:del>
          </w:p>
          <w:p w14:paraId="503B8A3F" w14:textId="77777777" w:rsidR="00257D58" w:rsidRDefault="00257D58" w:rsidP="00257D58">
            <w:pPr>
              <w:pStyle w:val="XML1"/>
              <w:rPr>
                <w:del w:id="2255" w:author="aas" w:date="2013-10-14T02:06:00Z"/>
              </w:rPr>
            </w:pPr>
            <w:del w:id="2256" w:author="aas" w:date="2013-10-14T02:06:00Z">
              <w:r>
                <w:delText xml:space="preserve">                  authentication to an OpenFlow Controller when setting up</w:delText>
              </w:r>
            </w:del>
          </w:p>
          <w:p w14:paraId="173384B5" w14:textId="77777777" w:rsidR="00257D58" w:rsidRDefault="00257D58" w:rsidP="00257D58">
            <w:pPr>
              <w:pStyle w:val="XML1"/>
              <w:rPr>
                <w:del w:id="2257" w:author="aas" w:date="2013-10-14T02:06:00Z"/>
              </w:rPr>
            </w:pPr>
            <w:del w:id="2258" w:author="aas" w:date="2013-10-14T02:06:00Z">
              <w:r>
                <w:delText xml:space="preserve">                  a TLS connection.  </w:delText>
              </w:r>
            </w:del>
          </w:p>
          <w:p w14:paraId="2E76C3DC" w14:textId="77777777" w:rsidR="00257D58" w:rsidRDefault="00257D58" w:rsidP="00257D58">
            <w:pPr>
              <w:pStyle w:val="XML1"/>
              <w:rPr>
                <w:del w:id="2259" w:author="aas" w:date="2013-10-14T02:06:00Z"/>
              </w:rPr>
            </w:pPr>
            <w:del w:id="2260" w:author="aas" w:date="2013-10-14T02:06:00Z">
              <w:r>
                <w:delText xml:space="preserve">                          </w:delText>
              </w:r>
            </w:del>
          </w:p>
          <w:p w14:paraId="1D4499ED" w14:textId="77777777" w:rsidR="00257D58" w:rsidRDefault="00257D58" w:rsidP="00257D58">
            <w:pPr>
              <w:pStyle w:val="XML1"/>
              <w:rPr>
                <w:del w:id="2261" w:author="aas" w:date="2013-10-14T02:06:00Z"/>
              </w:rPr>
            </w:pPr>
            <w:del w:id="2262" w:author="aas" w:date="2013-10-14T02:06:00Z">
              <w:r>
                <w:delText xml:space="preserve">                  For TCP connections this element is irrelevant.</w:delText>
              </w:r>
            </w:del>
          </w:p>
          <w:p w14:paraId="6BD1EC1E" w14:textId="77777777" w:rsidR="00257D58" w:rsidRDefault="00257D58" w:rsidP="00257D58">
            <w:pPr>
              <w:pStyle w:val="XML1"/>
              <w:rPr>
                <w:del w:id="2263" w:author="aas" w:date="2013-10-14T02:06:00Z"/>
              </w:rPr>
            </w:pPr>
          </w:p>
          <w:p w14:paraId="6F5C1EA0" w14:textId="77777777" w:rsidR="00257D58" w:rsidRDefault="00257D58" w:rsidP="00257D58">
            <w:pPr>
              <w:pStyle w:val="XML1"/>
              <w:rPr>
                <w:del w:id="2264" w:author="aas" w:date="2013-10-14T02:06:00Z"/>
              </w:rPr>
            </w:pPr>
            <w:del w:id="2265" w:author="aas" w:date="2013-10-14T02:06:00Z">
              <w:r>
                <w:delText xml:space="preserve">                  The element MUST refer to an element at the following</w:delText>
              </w:r>
            </w:del>
          </w:p>
          <w:p w14:paraId="3C0FD756" w14:textId="77777777" w:rsidR="00257D58" w:rsidRDefault="00257D58" w:rsidP="00257D58">
            <w:pPr>
              <w:pStyle w:val="XML1"/>
              <w:rPr>
                <w:del w:id="2266" w:author="aas" w:date="2013-10-14T02:06:00Z"/>
              </w:rPr>
            </w:pPr>
            <w:del w:id="2267" w:author="aas" w:date="2013-10-14T02:06:00Z">
              <w:r>
                <w:delText xml:space="preserve">                  path:</w:delText>
              </w:r>
            </w:del>
          </w:p>
          <w:p w14:paraId="46C4D7C8" w14:textId="77777777" w:rsidR="00257D58" w:rsidRDefault="00257D58" w:rsidP="00257D58">
            <w:pPr>
              <w:pStyle w:val="XML1"/>
              <w:rPr>
                <w:del w:id="2268" w:author="aas" w:date="2013-10-14T02:06:00Z"/>
              </w:rPr>
            </w:pPr>
            <w:del w:id="2269" w:author="aas" w:date="2013-10-14T02:06:00Z">
              <w:r>
                <w:delText xml:space="preserve">                  /capable-switch/resources/owned-certificate/resource-id</w:delText>
              </w:r>
            </w:del>
          </w:p>
          <w:p w14:paraId="0896EFD2" w14:textId="77777777" w:rsidR="00257D58" w:rsidRDefault="00257D58" w:rsidP="00257D58">
            <w:pPr>
              <w:pStyle w:val="XML1"/>
              <w:rPr>
                <w:del w:id="2270" w:author="aas" w:date="2013-10-14T02:06:00Z"/>
              </w:rPr>
            </w:pPr>
          </w:p>
          <w:p w14:paraId="217B0ECD" w14:textId="77777777" w:rsidR="00257D58" w:rsidRDefault="00257D58" w:rsidP="00257D58">
            <w:pPr>
              <w:pStyle w:val="XML1"/>
              <w:rPr>
                <w:del w:id="2271" w:author="aas" w:date="2013-10-14T02:06:00Z"/>
              </w:rPr>
            </w:pPr>
            <w:del w:id="2272" w:author="aas" w:date="2013-10-14T02:06:00Z">
              <w:r>
                <w:delText xml:space="preserve">                &lt;/xs:documentation&gt;</w:delText>
              </w:r>
            </w:del>
          </w:p>
          <w:p w14:paraId="08F39B34" w14:textId="77777777" w:rsidR="00257D58" w:rsidRDefault="00257D58" w:rsidP="00257D58">
            <w:pPr>
              <w:pStyle w:val="XML1"/>
              <w:rPr>
                <w:del w:id="2273" w:author="aas" w:date="2013-10-14T02:06:00Z"/>
              </w:rPr>
            </w:pPr>
            <w:del w:id="2274" w:author="aas" w:date="2013-10-14T02:06:00Z">
              <w:r>
                <w:delText xml:space="preserve">              &lt;/xs:annotation&gt;</w:delText>
              </w:r>
            </w:del>
          </w:p>
          <w:p w14:paraId="0495CD5F" w14:textId="77777777" w:rsidR="00257D58" w:rsidRDefault="00257D58" w:rsidP="00257D58">
            <w:pPr>
              <w:pStyle w:val="XML1"/>
              <w:rPr>
                <w:del w:id="2275" w:author="aas" w:date="2013-10-14T02:06:00Z"/>
              </w:rPr>
            </w:pPr>
            <w:del w:id="2276" w:author="aas" w:date="2013-10-14T02:06:00Z">
              <w:r>
                <w:delText xml:space="preserve">              &lt;xs:simpleType&gt;</w:delText>
              </w:r>
            </w:del>
          </w:p>
          <w:p w14:paraId="01F460D3" w14:textId="77777777" w:rsidR="00257D58" w:rsidRDefault="00257D58" w:rsidP="00257D58">
            <w:pPr>
              <w:pStyle w:val="XML1"/>
              <w:rPr>
                <w:del w:id="2277" w:author="aas" w:date="2013-10-14T02:06:00Z"/>
              </w:rPr>
            </w:pPr>
            <w:del w:id="2278" w:author="aas" w:date="2013-10-14T02:06:00Z">
              <w:r>
                <w:delText xml:space="preserve">                &lt;xs:restriction base="inet:uri"&gt;</w:delText>
              </w:r>
            </w:del>
          </w:p>
          <w:p w14:paraId="173331AE" w14:textId="77777777" w:rsidR="00257D58" w:rsidRDefault="00257D58" w:rsidP="00257D58">
            <w:pPr>
              <w:pStyle w:val="XML1"/>
              <w:rPr>
                <w:del w:id="2279" w:author="aas" w:date="2013-10-14T02:06:00Z"/>
              </w:rPr>
            </w:pPr>
            <w:del w:id="2280" w:author="aas" w:date="2013-10-14T02:06:00Z">
              <w:r>
                <w:delText xml:space="preserve">                &lt;/xs:restriction&gt;</w:delText>
              </w:r>
            </w:del>
          </w:p>
          <w:p w14:paraId="2205AE71" w14:textId="77777777" w:rsidR="00257D58" w:rsidRDefault="00257D58" w:rsidP="00257D58">
            <w:pPr>
              <w:pStyle w:val="XML1"/>
              <w:rPr>
                <w:del w:id="2281" w:author="aas" w:date="2013-10-14T02:06:00Z"/>
              </w:rPr>
            </w:pPr>
            <w:del w:id="2282" w:author="aas" w:date="2013-10-14T02:06:00Z">
              <w:r>
                <w:delText xml:space="preserve">              &lt;/xs:simpleType&gt;</w:delText>
              </w:r>
            </w:del>
          </w:p>
          <w:p w14:paraId="4F01E171" w14:textId="77777777" w:rsidR="00257D58" w:rsidRDefault="00257D58" w:rsidP="00257D58">
            <w:pPr>
              <w:pStyle w:val="XML1"/>
              <w:rPr>
                <w:del w:id="2283" w:author="aas" w:date="2013-10-14T02:06:00Z"/>
              </w:rPr>
            </w:pPr>
            <w:del w:id="2284" w:author="aas" w:date="2013-10-14T02:06:00Z">
              <w:r>
                <w:delText xml:space="preserve">            &lt;/xs:element&gt;</w:delText>
              </w:r>
            </w:del>
          </w:p>
          <w:p w14:paraId="16329554" w14:textId="77777777" w:rsidR="00257D58" w:rsidRDefault="00257D58" w:rsidP="00257D58">
            <w:pPr>
              <w:pStyle w:val="XML1"/>
              <w:rPr>
                <w:del w:id="2285" w:author="aas" w:date="2013-10-14T02:06:00Z"/>
              </w:rPr>
            </w:pPr>
            <w:del w:id="2286" w:author="aas" w:date="2013-10-14T02:06:00Z">
              <w:r>
                <w:delText xml:space="preserve">            &lt;xs:element name="flow-table" minOccurs="0" maxOccurs="unbounded"&gt;</w:delText>
              </w:r>
            </w:del>
          </w:p>
          <w:p w14:paraId="2D9772DC" w14:textId="77777777" w:rsidR="00257D58" w:rsidRDefault="00257D58" w:rsidP="00257D58">
            <w:pPr>
              <w:pStyle w:val="XML1"/>
              <w:rPr>
                <w:del w:id="2287" w:author="aas" w:date="2013-10-14T02:06:00Z"/>
              </w:rPr>
            </w:pPr>
            <w:del w:id="2288" w:author="aas" w:date="2013-10-14T02:06:00Z">
              <w:r>
                <w:delText xml:space="preserve">              &lt;xs:annotation&gt;</w:delText>
              </w:r>
            </w:del>
          </w:p>
          <w:p w14:paraId="261E365E" w14:textId="77777777" w:rsidR="00257D58" w:rsidRDefault="00257D58" w:rsidP="00257D58">
            <w:pPr>
              <w:pStyle w:val="XML1"/>
              <w:rPr>
                <w:del w:id="2289" w:author="aas" w:date="2013-10-14T02:06:00Z"/>
              </w:rPr>
            </w:pPr>
            <w:del w:id="2290" w:author="aas" w:date="2013-10-14T02:06:00Z">
              <w:r>
                <w:delText xml:space="preserve">                &lt;xs:documentation&gt;</w:delText>
              </w:r>
            </w:del>
          </w:p>
          <w:p w14:paraId="701882D2" w14:textId="77777777" w:rsidR="00257D58" w:rsidRDefault="00257D58" w:rsidP="00257D58">
            <w:pPr>
              <w:pStyle w:val="XML1"/>
              <w:rPr>
                <w:del w:id="2291" w:author="aas" w:date="2013-10-14T02:06:00Z"/>
              </w:rPr>
            </w:pPr>
            <w:del w:id="2292" w:author="aas" w:date="2013-10-14T02:06:00Z">
              <w:r>
                <w:delText xml:space="preserve">                  A resource identifier of a flow table of the </w:delText>
              </w:r>
            </w:del>
          </w:p>
          <w:p w14:paraId="775FA7D9" w14:textId="77777777" w:rsidR="00257D58" w:rsidRDefault="00257D58" w:rsidP="00257D58">
            <w:pPr>
              <w:pStyle w:val="XML1"/>
              <w:rPr>
                <w:del w:id="2293" w:author="aas" w:date="2013-10-14T02:06:00Z"/>
              </w:rPr>
            </w:pPr>
            <w:del w:id="2294" w:author="aas" w:date="2013-10-14T02:06:00Z">
              <w:r>
                <w:delText xml:space="preserve">                  OpenFlow Capable Switch that the OpenFlow Logical Switch </w:delText>
              </w:r>
            </w:del>
          </w:p>
          <w:p w14:paraId="2BB72FE3" w14:textId="77777777" w:rsidR="00257D58" w:rsidRDefault="00257D58" w:rsidP="00257D58">
            <w:pPr>
              <w:pStyle w:val="XML1"/>
              <w:rPr>
                <w:del w:id="2295" w:author="aas" w:date="2013-10-14T02:06:00Z"/>
              </w:rPr>
            </w:pPr>
            <w:del w:id="2296" w:author="aas" w:date="2013-10-14T02:06:00Z">
              <w:r>
                <w:delText xml:space="preserve">                  has exclusive access to.</w:delText>
              </w:r>
            </w:del>
          </w:p>
          <w:p w14:paraId="2DB4DB47" w14:textId="77777777" w:rsidR="00257D58" w:rsidRDefault="00257D58" w:rsidP="00257D58">
            <w:pPr>
              <w:pStyle w:val="XML1"/>
              <w:rPr>
                <w:del w:id="2297" w:author="aas" w:date="2013-10-14T02:06:00Z"/>
              </w:rPr>
            </w:pPr>
          </w:p>
          <w:p w14:paraId="0E4CF508" w14:textId="77777777" w:rsidR="00257D58" w:rsidRDefault="00257D58" w:rsidP="00257D58">
            <w:pPr>
              <w:pStyle w:val="XML1"/>
              <w:rPr>
                <w:del w:id="2298" w:author="aas" w:date="2013-10-14T02:06:00Z"/>
              </w:rPr>
            </w:pPr>
            <w:del w:id="2299" w:author="aas" w:date="2013-10-14T02:06:00Z">
              <w:r>
                <w:delText xml:space="preserve">                  The elements in this list MUST refer to elements at the</w:delText>
              </w:r>
            </w:del>
          </w:p>
          <w:p w14:paraId="3960FD43" w14:textId="77777777" w:rsidR="00257D58" w:rsidRDefault="00257D58" w:rsidP="00257D58">
            <w:pPr>
              <w:pStyle w:val="XML1"/>
              <w:rPr>
                <w:del w:id="2300" w:author="aas" w:date="2013-10-14T02:06:00Z"/>
              </w:rPr>
            </w:pPr>
            <w:del w:id="2301" w:author="aas" w:date="2013-10-14T02:06:00Z">
              <w:r>
                <w:delText xml:space="preserve">                  following path:</w:delText>
              </w:r>
            </w:del>
          </w:p>
          <w:p w14:paraId="58E0C682" w14:textId="77777777" w:rsidR="00257D58" w:rsidRDefault="00257D58" w:rsidP="00257D58">
            <w:pPr>
              <w:pStyle w:val="XML1"/>
              <w:rPr>
                <w:del w:id="2302" w:author="aas" w:date="2013-10-14T02:06:00Z"/>
              </w:rPr>
            </w:pPr>
            <w:del w:id="2303" w:author="aas" w:date="2013-10-14T02:06:00Z">
              <w:r>
                <w:delText xml:space="preserve">                  /capable-switch/resources/flow-table/resource-id</w:delText>
              </w:r>
            </w:del>
          </w:p>
          <w:p w14:paraId="422C5AE5" w14:textId="77777777" w:rsidR="00257D58" w:rsidRDefault="00257D58" w:rsidP="00257D58">
            <w:pPr>
              <w:pStyle w:val="XML1"/>
              <w:rPr>
                <w:del w:id="2304" w:author="aas" w:date="2013-10-14T02:06:00Z"/>
              </w:rPr>
            </w:pPr>
          </w:p>
          <w:p w14:paraId="3AA7CBB9" w14:textId="77777777" w:rsidR="00257D58" w:rsidRDefault="00257D58" w:rsidP="00257D58">
            <w:pPr>
              <w:pStyle w:val="XML1"/>
              <w:rPr>
                <w:del w:id="2305" w:author="aas" w:date="2013-10-14T02:06:00Z"/>
              </w:rPr>
            </w:pPr>
            <w:del w:id="2306" w:author="aas" w:date="2013-10-14T02:06:00Z">
              <w:r>
                <w:delText xml:space="preserve">                  Elements in this list MUST be unique. This means each</w:delText>
              </w:r>
            </w:del>
          </w:p>
          <w:p w14:paraId="523F4B74" w14:textId="77777777" w:rsidR="00257D58" w:rsidRDefault="00257D58" w:rsidP="00257D58">
            <w:pPr>
              <w:pStyle w:val="XML1"/>
              <w:rPr>
                <w:del w:id="2307" w:author="aas" w:date="2013-10-14T02:06:00Z"/>
              </w:rPr>
            </w:pPr>
            <w:del w:id="2308" w:author="aas" w:date="2013-10-14T02:06:00Z">
              <w:r>
                <w:delText xml:space="preserve">                  flow-table element can only be referenced once.</w:delText>
              </w:r>
            </w:del>
          </w:p>
          <w:p w14:paraId="613E7369" w14:textId="77777777" w:rsidR="00257D58" w:rsidRDefault="00257D58" w:rsidP="00257D58">
            <w:pPr>
              <w:pStyle w:val="XML1"/>
              <w:rPr>
                <w:del w:id="2309" w:author="aas" w:date="2013-10-14T02:06:00Z"/>
              </w:rPr>
            </w:pPr>
            <w:del w:id="2310" w:author="aas" w:date="2013-10-14T02:06:00Z">
              <w:r>
                <w:delText xml:space="preserve">                &lt;/xs:documentation&gt;</w:delText>
              </w:r>
            </w:del>
          </w:p>
          <w:p w14:paraId="33DE6DEB" w14:textId="77777777" w:rsidR="00257D58" w:rsidRDefault="00257D58" w:rsidP="00257D58">
            <w:pPr>
              <w:pStyle w:val="XML1"/>
              <w:rPr>
                <w:del w:id="2311" w:author="aas" w:date="2013-10-14T02:06:00Z"/>
              </w:rPr>
            </w:pPr>
            <w:del w:id="2312" w:author="aas" w:date="2013-10-14T02:06:00Z">
              <w:r>
                <w:delText xml:space="preserve">              &lt;/xs:annotation&gt;</w:delText>
              </w:r>
            </w:del>
          </w:p>
          <w:p w14:paraId="772BA3FD" w14:textId="77777777" w:rsidR="00257D58" w:rsidRDefault="00257D58" w:rsidP="00257D58">
            <w:pPr>
              <w:pStyle w:val="XML1"/>
              <w:rPr>
                <w:del w:id="2313" w:author="aas" w:date="2013-10-14T02:06:00Z"/>
              </w:rPr>
            </w:pPr>
            <w:del w:id="2314" w:author="aas" w:date="2013-10-14T02:06:00Z">
              <w:r>
                <w:delText xml:space="preserve">              &lt;xs:simpleType&gt;</w:delText>
              </w:r>
            </w:del>
          </w:p>
          <w:p w14:paraId="603F1605" w14:textId="77777777" w:rsidR="00257D58" w:rsidRDefault="00257D58" w:rsidP="00257D58">
            <w:pPr>
              <w:pStyle w:val="XML1"/>
              <w:rPr>
                <w:del w:id="2315" w:author="aas" w:date="2013-10-14T02:06:00Z"/>
              </w:rPr>
            </w:pPr>
            <w:del w:id="2316" w:author="aas" w:date="2013-10-14T02:06:00Z">
              <w:r>
                <w:delText xml:space="preserve">                &lt;xs:restriction base="inet:uri"&gt;</w:delText>
              </w:r>
            </w:del>
          </w:p>
          <w:p w14:paraId="6F3CBA6B" w14:textId="77777777" w:rsidR="00257D58" w:rsidRDefault="00257D58" w:rsidP="00257D58">
            <w:pPr>
              <w:pStyle w:val="XML1"/>
              <w:rPr>
                <w:del w:id="2317" w:author="aas" w:date="2013-10-14T02:06:00Z"/>
              </w:rPr>
            </w:pPr>
            <w:del w:id="2318" w:author="aas" w:date="2013-10-14T02:06:00Z">
              <w:r>
                <w:delText xml:space="preserve">                &lt;/xs:restriction&gt;</w:delText>
              </w:r>
            </w:del>
          </w:p>
          <w:p w14:paraId="07C89DB3" w14:textId="77777777" w:rsidR="00257D58" w:rsidRDefault="00257D58" w:rsidP="00257D58">
            <w:pPr>
              <w:pStyle w:val="XML1"/>
              <w:rPr>
                <w:del w:id="2319" w:author="aas" w:date="2013-10-14T02:06:00Z"/>
              </w:rPr>
            </w:pPr>
            <w:del w:id="2320" w:author="aas" w:date="2013-10-14T02:06:00Z">
              <w:r>
                <w:delText xml:space="preserve">              &lt;/xs:simpleType&gt;</w:delText>
              </w:r>
            </w:del>
          </w:p>
          <w:p w14:paraId="36569533" w14:textId="77777777" w:rsidR="00257D58" w:rsidRDefault="00257D58" w:rsidP="00257D58">
            <w:pPr>
              <w:pStyle w:val="XML1"/>
              <w:rPr>
                <w:del w:id="2321" w:author="aas" w:date="2013-10-14T02:06:00Z"/>
              </w:rPr>
            </w:pPr>
            <w:del w:id="2322" w:author="aas" w:date="2013-10-14T02:06:00Z">
              <w:r>
                <w:delText xml:space="preserve">            &lt;/xs:element&gt;</w:delText>
              </w:r>
            </w:del>
          </w:p>
          <w:p w14:paraId="32A68FB5" w14:textId="77777777" w:rsidR="00257D58" w:rsidRDefault="00257D58" w:rsidP="00257D58">
            <w:pPr>
              <w:pStyle w:val="XML1"/>
              <w:rPr>
                <w:del w:id="2323" w:author="aas" w:date="2013-10-14T02:06:00Z"/>
              </w:rPr>
            </w:pPr>
            <w:del w:id="2324" w:author="aas" w:date="2013-10-14T02:06:00Z">
              <w:r>
                <w:delText xml:space="preserve">          &lt;/xs:sequence&gt;</w:delText>
              </w:r>
            </w:del>
          </w:p>
          <w:p w14:paraId="3AE3E5DA" w14:textId="77777777" w:rsidR="00257D58" w:rsidRDefault="00257D58" w:rsidP="00257D58">
            <w:pPr>
              <w:pStyle w:val="XML1"/>
              <w:rPr>
                <w:del w:id="2325" w:author="aas" w:date="2013-10-14T02:06:00Z"/>
              </w:rPr>
            </w:pPr>
            <w:del w:id="2326" w:author="aas" w:date="2013-10-14T02:06:00Z">
              <w:r>
                <w:delText xml:space="preserve">        &lt;/xs:complexType&gt;</w:delText>
              </w:r>
            </w:del>
          </w:p>
          <w:p w14:paraId="53F5A087" w14:textId="77777777" w:rsidR="00257D58" w:rsidRDefault="00257D58" w:rsidP="00257D58">
            <w:pPr>
              <w:pStyle w:val="XML1"/>
              <w:rPr>
                <w:del w:id="2327" w:author="aas" w:date="2013-10-14T02:06:00Z"/>
              </w:rPr>
            </w:pPr>
            <w:del w:id="2328" w:author="aas" w:date="2013-10-14T02:06:00Z">
              <w:r>
                <w:delText xml:space="preserve">      &lt;/xs:element&gt;</w:delText>
              </w:r>
            </w:del>
          </w:p>
          <w:p w14:paraId="111C4E10" w14:textId="77777777" w:rsidR="00257D58" w:rsidRDefault="00257D58" w:rsidP="00257D58">
            <w:pPr>
              <w:pStyle w:val="XML1"/>
              <w:rPr>
                <w:del w:id="2329" w:author="aas" w:date="2013-10-14T02:06:00Z"/>
              </w:rPr>
            </w:pPr>
            <w:del w:id="2330" w:author="aas" w:date="2013-10-14T02:06:00Z">
              <w:r>
                <w:delText xml:space="preserve">    &lt;/xs:sequence&gt;</w:delText>
              </w:r>
            </w:del>
          </w:p>
          <w:p w14:paraId="05EB6853" w14:textId="77777777" w:rsidR="00C805D1" w:rsidRDefault="00257D58" w:rsidP="00257D58">
            <w:pPr>
              <w:pStyle w:val="XML1"/>
              <w:rPr>
                <w:del w:id="2331" w:author="aas" w:date="2013-10-14T02:06:00Z"/>
              </w:rPr>
            </w:pPr>
            <w:del w:id="2332" w:author="aas" w:date="2013-10-14T02:06:00Z">
              <w:r>
                <w:delText xml:space="preserve">  &lt;/xs:group&gt;</w:delText>
              </w:r>
            </w:del>
          </w:p>
          <w:p w14:paraId="330DE795" w14:textId="77777777" w:rsidR="0004515F" w:rsidRPr="001D1E49" w:rsidRDefault="0004515F" w:rsidP="00257D58">
            <w:pPr>
              <w:pStyle w:val="XML1"/>
              <w:rPr>
                <w:del w:id="2333" w:author="aas" w:date="2013-10-14T02:06:00Z"/>
              </w:rPr>
            </w:pPr>
          </w:p>
          <w:p w14:paraId="377A1825" w14:textId="77777777" w:rsidR="0004515F" w:rsidRPr="00C128FA" w:rsidRDefault="0004515F" w:rsidP="0004515F">
            <w:pPr>
              <w:pStyle w:val="XML1"/>
              <w:rPr>
                <w:del w:id="2334" w:author="aas" w:date="2013-10-14T02:06:00Z"/>
              </w:rPr>
            </w:pPr>
            <w:del w:id="2335" w:author="aas" w:date="2013-10-14T02:06:00Z">
              <w:r w:rsidRPr="00C128FA">
                <w:delText xml:space="preserve">  &lt;xs:simpleType name="datapath-id-type"&gt;</w:delText>
              </w:r>
            </w:del>
          </w:p>
          <w:p w14:paraId="61FD1530" w14:textId="77777777" w:rsidR="0004515F" w:rsidRPr="00C128FA" w:rsidRDefault="0004515F" w:rsidP="0004515F">
            <w:pPr>
              <w:pStyle w:val="XML1"/>
              <w:rPr>
                <w:del w:id="2336" w:author="aas" w:date="2013-10-14T02:06:00Z"/>
              </w:rPr>
            </w:pPr>
            <w:del w:id="2337" w:author="aas" w:date="2013-10-14T02:06:00Z">
              <w:r w:rsidRPr="00C128FA">
                <w:delText xml:space="preserve">    &lt;xs:annotation&gt;</w:delText>
              </w:r>
            </w:del>
          </w:p>
          <w:p w14:paraId="4522B2CC" w14:textId="77777777" w:rsidR="0004515F" w:rsidRPr="00C128FA" w:rsidRDefault="0004515F" w:rsidP="0004515F">
            <w:pPr>
              <w:pStyle w:val="XML1"/>
              <w:rPr>
                <w:del w:id="2338" w:author="aas" w:date="2013-10-14T02:06:00Z"/>
              </w:rPr>
            </w:pPr>
            <w:del w:id="2339" w:author="aas" w:date="2013-10-14T02:06:00Z">
              <w:r w:rsidRPr="00C128FA">
                <w:delText xml:space="preserve">      &lt;xs:documentation&gt;</w:delText>
              </w:r>
            </w:del>
          </w:p>
          <w:p w14:paraId="5F320636" w14:textId="77777777" w:rsidR="0004515F" w:rsidRPr="00C128FA" w:rsidRDefault="0004515F" w:rsidP="0004515F">
            <w:pPr>
              <w:pStyle w:val="XML1"/>
              <w:rPr>
                <w:del w:id="2340" w:author="aas" w:date="2013-10-14T02:06:00Z"/>
              </w:rPr>
            </w:pPr>
            <w:del w:id="2341" w:author="aas" w:date="2013-10-14T02:06:00Z">
              <w:r w:rsidRPr="00C128FA">
                <w:delText xml:space="preserve">        The datapath-id type represents an OpenFlow</w:delText>
              </w:r>
            </w:del>
          </w:p>
          <w:p w14:paraId="1D25381C" w14:textId="77777777" w:rsidR="0004515F" w:rsidRPr="00C128FA" w:rsidRDefault="0004515F" w:rsidP="0004515F">
            <w:pPr>
              <w:pStyle w:val="XML1"/>
              <w:rPr>
                <w:del w:id="2342" w:author="aas" w:date="2013-10-14T02:06:00Z"/>
              </w:rPr>
            </w:pPr>
            <w:del w:id="2343" w:author="aas" w:date="2013-10-14T02:06:00Z">
              <w:r w:rsidRPr="00C128FA">
                <w:delText xml:space="preserve">        datapath identifier.</w:delText>
              </w:r>
            </w:del>
          </w:p>
          <w:p w14:paraId="37E652A1" w14:textId="77777777" w:rsidR="0004515F" w:rsidRPr="00C128FA" w:rsidRDefault="0004515F" w:rsidP="0004515F">
            <w:pPr>
              <w:pStyle w:val="XML1"/>
              <w:rPr>
                <w:del w:id="2344" w:author="aas" w:date="2013-10-14T02:06:00Z"/>
              </w:rPr>
            </w:pPr>
            <w:del w:id="2345" w:author="aas" w:date="2013-10-14T02:06:00Z">
              <w:r w:rsidRPr="00C128FA">
                <w:delText xml:space="preserve">      &lt;/xs:documentation&gt;</w:delText>
              </w:r>
            </w:del>
          </w:p>
          <w:p w14:paraId="19FCB6C5" w14:textId="77777777" w:rsidR="0004515F" w:rsidRPr="00C128FA" w:rsidRDefault="0004515F" w:rsidP="0004515F">
            <w:pPr>
              <w:pStyle w:val="XML1"/>
              <w:rPr>
                <w:del w:id="2346" w:author="aas" w:date="2013-10-14T02:06:00Z"/>
              </w:rPr>
            </w:pPr>
            <w:del w:id="2347" w:author="aas" w:date="2013-10-14T02:06:00Z">
              <w:r w:rsidRPr="00C128FA">
                <w:delText xml:space="preserve">    &lt;/xs:annotation&gt;</w:delText>
              </w:r>
            </w:del>
          </w:p>
          <w:p w14:paraId="0EFC5399" w14:textId="77777777" w:rsidR="0004515F" w:rsidRPr="00C128FA" w:rsidRDefault="0004515F" w:rsidP="0004515F">
            <w:pPr>
              <w:pStyle w:val="XML1"/>
              <w:rPr>
                <w:del w:id="2348" w:author="aas" w:date="2013-10-14T02:06:00Z"/>
              </w:rPr>
            </w:pPr>
          </w:p>
          <w:p w14:paraId="011FD89F" w14:textId="77777777" w:rsidR="0004515F" w:rsidRPr="00C128FA" w:rsidRDefault="0004515F" w:rsidP="0004515F">
            <w:pPr>
              <w:pStyle w:val="XML1"/>
              <w:rPr>
                <w:del w:id="2349" w:author="aas" w:date="2013-10-14T02:06:00Z"/>
              </w:rPr>
            </w:pPr>
            <w:del w:id="2350" w:author="aas" w:date="2013-10-14T02:06:00Z">
              <w:r w:rsidRPr="00C128FA">
                <w:delText xml:space="preserve">    &lt;xs:restriction base="xs:string"&gt;</w:delText>
              </w:r>
            </w:del>
          </w:p>
          <w:p w14:paraId="3DC5FC8A" w14:textId="77777777" w:rsidR="0004515F" w:rsidRPr="00C128FA" w:rsidRDefault="0004515F" w:rsidP="0004515F">
            <w:pPr>
              <w:pStyle w:val="XML1"/>
              <w:rPr>
                <w:del w:id="2351" w:author="aas" w:date="2013-10-14T02:06:00Z"/>
              </w:rPr>
            </w:pPr>
            <w:del w:id="2352" w:author="aas" w:date="2013-10-14T02:06:00Z">
              <w:r w:rsidRPr="00C128FA">
                <w:delText xml:space="preserve">    &lt;xs:pattern value="[0-9a-fA-F]{2}(:[0-9a-fA-F]{2}){7}"/&gt;</w:delText>
              </w:r>
            </w:del>
          </w:p>
          <w:p w14:paraId="6F761D7C" w14:textId="77777777" w:rsidR="0004515F" w:rsidRPr="00C128FA" w:rsidRDefault="0004515F" w:rsidP="0004515F">
            <w:pPr>
              <w:pStyle w:val="XML1"/>
              <w:rPr>
                <w:del w:id="2353" w:author="aas" w:date="2013-10-14T02:06:00Z"/>
              </w:rPr>
            </w:pPr>
            <w:del w:id="2354" w:author="aas" w:date="2013-10-14T02:06:00Z">
              <w:r w:rsidRPr="00C128FA">
                <w:delText xml:space="preserve">    &lt;/xs:restriction&gt;</w:delText>
              </w:r>
            </w:del>
          </w:p>
          <w:p w14:paraId="2156242C" w14:textId="77777777" w:rsidR="0004515F" w:rsidRPr="009F1B7D" w:rsidRDefault="0004515F" w:rsidP="0004515F">
            <w:pPr>
              <w:pStyle w:val="XML1"/>
              <w:rPr>
                <w:del w:id="2355" w:author="aas" w:date="2013-10-14T02:06:00Z"/>
                <w:b/>
              </w:rPr>
            </w:pPr>
            <w:del w:id="2356" w:author="aas" w:date="2013-10-14T02:06:00Z">
              <w:r w:rsidRPr="00C128FA">
                <w:delText xml:space="preserve">  &lt;/xs:simpleType&gt;</w:delText>
              </w:r>
            </w:del>
          </w:p>
        </w:tc>
      </w:tr>
    </w:tbl>
    <w:p w14:paraId="50AC3410" w14:textId="0570525D" w:rsidR="00C805D1" w:rsidRPr="009F1B7D" w:rsidRDefault="00C805D1" w:rsidP="001026D4">
      <w:pPr>
        <w:pStyle w:val="Heading3"/>
        <w:numPr>
          <w:ilvl w:val="0"/>
          <w:numId w:val="0"/>
        </w:numPr>
        <w:rPr>
          <w:ins w:id="2357" w:author="aas" w:date="2013-10-14T02:06:00Z"/>
        </w:rPr>
      </w:pPr>
    </w:p>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2358" w:name="_Toc315953997"/>
      <w:bookmarkStart w:id="2359" w:name="_Toc316542507"/>
      <w:bookmarkStart w:id="2360" w:name="_Toc243774062"/>
      <w:r w:rsidRPr="00DB42FD">
        <w:t>XML Example</w:t>
      </w:r>
      <w:bookmarkEnd w:id="2358"/>
      <w:bookmarkEnd w:id="2359"/>
      <w:bookmarkEnd w:id="2360"/>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lastRenderedPageBreak/>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2361" w:name="_Toc333522898"/>
      <w:bookmarkStart w:id="2362" w:name="_Toc335146985"/>
      <w:bookmarkStart w:id="2363" w:name="_Toc333522899"/>
      <w:bookmarkStart w:id="2364" w:name="_Toc335146986"/>
      <w:bookmarkStart w:id="2365" w:name="_Toc333522900"/>
      <w:bookmarkStart w:id="2366" w:name="_Toc335146987"/>
      <w:bookmarkStart w:id="2367" w:name="_Toc333522901"/>
      <w:bookmarkStart w:id="2368" w:name="_Toc335146988"/>
      <w:bookmarkStart w:id="2369" w:name="_Toc333522902"/>
      <w:bookmarkStart w:id="2370" w:name="_Toc335146989"/>
      <w:bookmarkStart w:id="2371" w:name="_Toc333522903"/>
      <w:bookmarkStart w:id="2372" w:name="_Toc335146990"/>
      <w:bookmarkStart w:id="2373" w:name="_Toc333522904"/>
      <w:bookmarkStart w:id="2374" w:name="_Toc335146991"/>
      <w:bookmarkStart w:id="2375" w:name="_Toc333522905"/>
      <w:bookmarkStart w:id="2376" w:name="_Toc335146992"/>
      <w:bookmarkStart w:id="2377" w:name="_Toc333522906"/>
      <w:bookmarkStart w:id="2378" w:name="_Toc335146993"/>
      <w:bookmarkStart w:id="2379" w:name="_Toc333522907"/>
      <w:bookmarkStart w:id="2380" w:name="_Toc335146994"/>
      <w:bookmarkStart w:id="2381" w:name="_Toc333522908"/>
      <w:bookmarkStart w:id="2382" w:name="_Toc335146995"/>
      <w:bookmarkStart w:id="2383" w:name="_Toc333522909"/>
      <w:bookmarkStart w:id="2384" w:name="_Toc335146996"/>
      <w:bookmarkStart w:id="2385" w:name="_Ref320556201"/>
      <w:bookmarkStart w:id="2386" w:name="_Toc243774063"/>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r>
        <w:lastRenderedPageBreak/>
        <w:t xml:space="preserve">Logical </w:t>
      </w:r>
      <w:r w:rsidRPr="0082590C">
        <w:t>Switch</w:t>
      </w:r>
      <w:r>
        <w:t xml:space="preserve"> Capabilities</w:t>
      </w:r>
      <w:bookmarkEnd w:id="2385"/>
      <w:bookmarkEnd w:id="2386"/>
    </w:p>
    <w:p w14:paraId="5A2DC302" w14:textId="77777777" w:rsidR="00D8113B" w:rsidRDefault="00D8113B" w:rsidP="00C128FA">
      <w:pPr>
        <w:pStyle w:val="Heading3"/>
      </w:pPr>
      <w:bookmarkStart w:id="2387" w:name="_Toc243774064"/>
      <w:r>
        <w:t>UML Diagram</w:t>
      </w:r>
      <w:bookmarkEnd w:id="2387"/>
    </w:p>
    <w:p w14:paraId="6376345E" w14:textId="28853628" w:rsidR="00AF1D6D" w:rsidRDefault="00AF1D6D" w:rsidP="00AF1D6D">
      <w:pPr>
        <w:jc w:val="center"/>
      </w:pPr>
      <w:r>
        <w:object w:dxaOrig="6040" w:dyaOrig="6895" w14:anchorId="71B78564">
          <v:shape id="_x0000_i1031" type="#_x0000_t75" style="width:297.75pt;height:346.5pt" o:ole="">
            <v:imagedata r:id="rId27" o:title=""/>
          </v:shape>
          <o:OLEObject Type="Embed" ProgID="Visio.Drawing.11" ShapeID="_x0000_i1031" DrawAspect="Content" ObjectID="_1448698031" r:id="rId28"/>
        </w:object>
      </w:r>
    </w:p>
    <w:p w14:paraId="2BFAE4F6" w14:textId="20412BAD" w:rsidR="00D8113B" w:rsidRPr="00BB2984" w:rsidRDefault="00AF1D6D" w:rsidP="00874469">
      <w:pPr>
        <w:pStyle w:val="Caption"/>
      </w:pPr>
      <w:r w:rsidRPr="00CE3A81">
        <w:t xml:space="preserve">Figure </w:t>
      </w:r>
      <w:r>
        <w:t>7</w:t>
      </w:r>
      <w:r w:rsidRPr="00CE3A81">
        <w:t>: Data Model Diagram for an OpenFlow Logical Switch</w:t>
      </w:r>
      <w:r>
        <w:t xml:space="preserve"> Capabilities</w:t>
      </w:r>
    </w:p>
    <w:p w14:paraId="7047FA3A" w14:textId="77777777" w:rsidR="00D8113B" w:rsidRPr="009F1B7D" w:rsidRDefault="00D8113B" w:rsidP="00BA30A0">
      <w:pPr>
        <w:pStyle w:val="Heading3"/>
        <w:rPr>
          <w:del w:id="2388" w:author="aas" w:date="2013-10-14T02:06:00Z"/>
        </w:rPr>
      </w:pPr>
      <w:del w:id="2389" w:author="aas" w:date="2013-10-14T02:06:00Z">
        <w:r>
          <w:delText>XML Schema</w:delText>
        </w:r>
      </w:del>
    </w:p>
    <w:tbl>
      <w:tblPr>
        <w:tblStyle w:val="XMLtable"/>
        <w:tblW w:w="5000" w:type="pct"/>
        <w:tblLook w:val="04A0" w:firstRow="1" w:lastRow="0" w:firstColumn="1" w:lastColumn="0" w:noHBand="0" w:noVBand="1"/>
      </w:tblPr>
      <w:tblGrid>
        <w:gridCol w:w="9474"/>
      </w:tblGrid>
      <w:tr w:rsidR="00D8113B" w:rsidRPr="009F1B7D" w14:paraId="6742D8E1" w14:textId="77777777" w:rsidTr="00C128FA">
        <w:trPr>
          <w:del w:id="2390" w:author="aas" w:date="2013-10-14T02:06:00Z"/>
        </w:trPr>
        <w:tc>
          <w:tcPr>
            <w:tcW w:w="5000" w:type="pct"/>
          </w:tcPr>
          <w:p w14:paraId="145766A7" w14:textId="77777777" w:rsidR="00860C7A" w:rsidRPr="00C128FA" w:rsidRDefault="00860C7A" w:rsidP="00860C7A">
            <w:pPr>
              <w:pStyle w:val="XML1"/>
              <w:rPr>
                <w:del w:id="2391" w:author="aas" w:date="2013-10-14T02:06:00Z"/>
              </w:rPr>
            </w:pPr>
            <w:del w:id="2392" w:author="aas" w:date="2013-10-14T02:06:00Z">
              <w:r w:rsidRPr="00C128FA">
                <w:delText xml:space="preserve">  &lt;xs:group name="OFLogicalSwitchCapabilitiesType"&gt;</w:delText>
              </w:r>
            </w:del>
          </w:p>
          <w:p w14:paraId="7809E31D" w14:textId="77777777" w:rsidR="00860C7A" w:rsidRPr="00C128FA" w:rsidRDefault="00860C7A" w:rsidP="00860C7A">
            <w:pPr>
              <w:pStyle w:val="XML1"/>
              <w:rPr>
                <w:del w:id="2393" w:author="aas" w:date="2013-10-14T02:06:00Z"/>
              </w:rPr>
            </w:pPr>
            <w:del w:id="2394" w:author="aas" w:date="2013-10-14T02:06:00Z">
              <w:r w:rsidRPr="00C128FA">
                <w:delText xml:space="preserve">    &lt;xs:annotation&gt;</w:delText>
              </w:r>
            </w:del>
          </w:p>
          <w:p w14:paraId="2E5AD68F" w14:textId="77777777" w:rsidR="00860C7A" w:rsidRPr="00C128FA" w:rsidRDefault="00860C7A" w:rsidP="00860C7A">
            <w:pPr>
              <w:pStyle w:val="XML1"/>
              <w:rPr>
                <w:del w:id="2395" w:author="aas" w:date="2013-10-14T02:06:00Z"/>
              </w:rPr>
            </w:pPr>
            <w:del w:id="2396" w:author="aas" w:date="2013-10-14T02:06:00Z">
              <w:r w:rsidRPr="00C128FA">
                <w:delText xml:space="preserve">      &lt;xs:documentation&gt;</w:delText>
              </w:r>
            </w:del>
          </w:p>
          <w:p w14:paraId="6DE5EBB6" w14:textId="77777777" w:rsidR="00860C7A" w:rsidRPr="00C128FA" w:rsidRDefault="00860C7A" w:rsidP="00860C7A">
            <w:pPr>
              <w:pStyle w:val="XML1"/>
              <w:rPr>
                <w:del w:id="2397" w:author="aas" w:date="2013-10-14T02:06:00Z"/>
              </w:rPr>
            </w:pPr>
            <w:del w:id="2398" w:author="aas" w:date="2013-10-14T02:06:00Z">
              <w:r w:rsidRPr="00C128FA">
                <w:delText xml:space="preserve">        This grouping specifies all properties of an</w:delText>
              </w:r>
            </w:del>
          </w:p>
          <w:p w14:paraId="28909510" w14:textId="77777777" w:rsidR="00860C7A" w:rsidRPr="00C128FA" w:rsidRDefault="00860C7A" w:rsidP="00860C7A">
            <w:pPr>
              <w:pStyle w:val="XML1"/>
              <w:rPr>
                <w:del w:id="2399" w:author="aas" w:date="2013-10-14T02:06:00Z"/>
              </w:rPr>
            </w:pPr>
            <w:del w:id="2400" w:author="aas" w:date="2013-10-14T02:06:00Z">
              <w:r w:rsidRPr="00C128FA">
                <w:delText xml:space="preserve">        OpenFlow logical switch's capabilities.</w:delText>
              </w:r>
            </w:del>
          </w:p>
          <w:p w14:paraId="4DB348AD" w14:textId="77777777" w:rsidR="00860C7A" w:rsidRPr="00C128FA" w:rsidRDefault="00860C7A" w:rsidP="00860C7A">
            <w:pPr>
              <w:pStyle w:val="XML1"/>
              <w:rPr>
                <w:del w:id="2401" w:author="aas" w:date="2013-10-14T02:06:00Z"/>
              </w:rPr>
            </w:pPr>
          </w:p>
          <w:p w14:paraId="71F7E1B9" w14:textId="77777777" w:rsidR="00860C7A" w:rsidRPr="00C128FA" w:rsidRDefault="00860C7A" w:rsidP="00860C7A">
            <w:pPr>
              <w:pStyle w:val="XML1"/>
              <w:rPr>
                <w:del w:id="2402" w:author="aas" w:date="2013-10-14T02:06:00Z"/>
              </w:rPr>
            </w:pPr>
            <w:del w:id="2403" w:author="aas" w:date="2013-10-14T02:06:00Z">
              <w:r w:rsidRPr="00C128FA">
                <w:delText xml:space="preserve">        Elements in the type OFLogicalSwitchCapabilitiesType are not</w:delText>
              </w:r>
            </w:del>
          </w:p>
          <w:p w14:paraId="4D9B5DFB" w14:textId="77777777" w:rsidR="00860C7A" w:rsidRPr="00C128FA" w:rsidRDefault="00860C7A" w:rsidP="00860C7A">
            <w:pPr>
              <w:pStyle w:val="XML1"/>
              <w:rPr>
                <w:del w:id="2404" w:author="aas" w:date="2013-10-14T02:06:00Z"/>
              </w:rPr>
            </w:pPr>
            <w:del w:id="2405" w:author="aas" w:date="2013-10-14T02:06:00Z">
              <w:r w:rsidRPr="00C128FA">
                <w:delText xml:space="preserve">        configurable and can only be retrieved by NETCONF &amp;lt;get&amp;gt;</w:delText>
              </w:r>
            </w:del>
          </w:p>
          <w:p w14:paraId="5C71560D" w14:textId="77777777" w:rsidR="00860C7A" w:rsidRPr="00C128FA" w:rsidRDefault="00860C7A" w:rsidP="00860C7A">
            <w:pPr>
              <w:pStyle w:val="XML1"/>
              <w:rPr>
                <w:del w:id="2406" w:author="aas" w:date="2013-10-14T02:06:00Z"/>
              </w:rPr>
            </w:pPr>
            <w:del w:id="2407" w:author="aas" w:date="2013-10-14T02:06:00Z">
              <w:r w:rsidRPr="00C128FA">
                <w:delText xml:space="preserve">        operations. Attemps to modify this element and its children</w:delText>
              </w:r>
            </w:del>
          </w:p>
          <w:p w14:paraId="02FF11D5" w14:textId="77777777" w:rsidR="00860C7A" w:rsidRPr="00C128FA" w:rsidRDefault="00860C7A" w:rsidP="00860C7A">
            <w:pPr>
              <w:pStyle w:val="XML1"/>
              <w:rPr>
                <w:del w:id="2408" w:author="aas" w:date="2013-10-14T02:06:00Z"/>
              </w:rPr>
            </w:pPr>
            <w:del w:id="2409" w:author="aas" w:date="2013-10-14T02:06:00Z">
              <w:r w:rsidRPr="00C128FA">
                <w:delText xml:space="preserve">        with a NETCONF &amp;lt;edit-config&amp;gt; operation MUST result in an </w:delText>
              </w:r>
            </w:del>
          </w:p>
          <w:p w14:paraId="0E5BDB71" w14:textId="77777777" w:rsidR="00860C7A" w:rsidRPr="00C128FA" w:rsidRDefault="00860C7A" w:rsidP="00860C7A">
            <w:pPr>
              <w:pStyle w:val="XML1"/>
              <w:rPr>
                <w:del w:id="2410" w:author="aas" w:date="2013-10-14T02:06:00Z"/>
              </w:rPr>
            </w:pPr>
            <w:del w:id="2411" w:author="aas" w:date="2013-10-14T02:06:00Z">
              <w:r w:rsidRPr="00C128FA">
                <w:delText xml:space="preserve">        'operation-not-supported' error with type 'application'.</w:delText>
              </w:r>
            </w:del>
          </w:p>
          <w:p w14:paraId="74FE4755" w14:textId="77777777" w:rsidR="00860C7A" w:rsidRPr="00C128FA" w:rsidRDefault="00860C7A" w:rsidP="00860C7A">
            <w:pPr>
              <w:pStyle w:val="XML1"/>
              <w:rPr>
                <w:del w:id="2412" w:author="aas" w:date="2013-10-14T02:06:00Z"/>
              </w:rPr>
            </w:pPr>
            <w:del w:id="2413" w:author="aas" w:date="2013-10-14T02:06:00Z">
              <w:r w:rsidRPr="00C128FA">
                <w:delText xml:space="preserve">      &lt;/xs:documentation&gt;</w:delText>
              </w:r>
            </w:del>
          </w:p>
          <w:p w14:paraId="5A036B15" w14:textId="77777777" w:rsidR="00860C7A" w:rsidRPr="00C128FA" w:rsidRDefault="00860C7A" w:rsidP="00860C7A">
            <w:pPr>
              <w:pStyle w:val="XML1"/>
              <w:rPr>
                <w:del w:id="2414" w:author="aas" w:date="2013-10-14T02:06:00Z"/>
              </w:rPr>
            </w:pPr>
            <w:del w:id="2415" w:author="aas" w:date="2013-10-14T02:06:00Z">
              <w:r w:rsidRPr="00C128FA">
                <w:delText xml:space="preserve">    &lt;/xs:annotation&gt;</w:delText>
              </w:r>
            </w:del>
          </w:p>
          <w:p w14:paraId="502FF159" w14:textId="77777777" w:rsidR="00860C7A" w:rsidRPr="00C128FA" w:rsidRDefault="00860C7A" w:rsidP="00860C7A">
            <w:pPr>
              <w:pStyle w:val="XML1"/>
              <w:rPr>
                <w:del w:id="2416" w:author="aas" w:date="2013-10-14T02:06:00Z"/>
              </w:rPr>
            </w:pPr>
          </w:p>
          <w:p w14:paraId="5A4AD2AD" w14:textId="77777777" w:rsidR="00860C7A" w:rsidRPr="00C128FA" w:rsidRDefault="00860C7A" w:rsidP="00860C7A">
            <w:pPr>
              <w:pStyle w:val="XML1"/>
              <w:rPr>
                <w:del w:id="2417" w:author="aas" w:date="2013-10-14T02:06:00Z"/>
              </w:rPr>
            </w:pPr>
            <w:del w:id="2418" w:author="aas" w:date="2013-10-14T02:06:00Z">
              <w:r w:rsidRPr="00C128FA">
                <w:delText xml:space="preserve">    &lt;xs:sequence&gt;</w:delText>
              </w:r>
            </w:del>
          </w:p>
          <w:p w14:paraId="03810D8B" w14:textId="77777777" w:rsidR="00860C7A" w:rsidRPr="00C128FA" w:rsidRDefault="00860C7A" w:rsidP="00860C7A">
            <w:pPr>
              <w:pStyle w:val="XML1"/>
              <w:rPr>
                <w:del w:id="2419" w:author="aas" w:date="2013-10-14T02:06:00Z"/>
              </w:rPr>
            </w:pPr>
            <w:del w:id="2420" w:author="aas" w:date="2013-10-14T02:06:00Z">
              <w:r w:rsidRPr="00C128FA">
                <w:delText xml:space="preserve">      &lt;xs:element name="max-buffered-packets"  type="xs:unsignedInt"&gt;</w:delText>
              </w:r>
            </w:del>
          </w:p>
          <w:p w14:paraId="08F1470B" w14:textId="77777777" w:rsidR="00860C7A" w:rsidRPr="00C128FA" w:rsidRDefault="00860C7A" w:rsidP="00860C7A">
            <w:pPr>
              <w:pStyle w:val="XML1"/>
              <w:rPr>
                <w:del w:id="2421" w:author="aas" w:date="2013-10-14T02:06:00Z"/>
              </w:rPr>
            </w:pPr>
            <w:del w:id="2422" w:author="aas" w:date="2013-10-14T02:06:00Z">
              <w:r w:rsidRPr="00C128FA">
                <w:delText xml:space="preserve">        &lt;xs:annotation&gt;</w:delText>
              </w:r>
            </w:del>
          </w:p>
          <w:p w14:paraId="2B3F37A8" w14:textId="77777777" w:rsidR="00860C7A" w:rsidRPr="00C128FA" w:rsidRDefault="00860C7A" w:rsidP="00860C7A">
            <w:pPr>
              <w:pStyle w:val="XML1"/>
              <w:rPr>
                <w:del w:id="2423" w:author="aas" w:date="2013-10-14T02:06:00Z"/>
              </w:rPr>
            </w:pPr>
            <w:del w:id="2424" w:author="aas" w:date="2013-10-14T02:06:00Z">
              <w:r w:rsidRPr="00C128FA">
                <w:delText xml:space="preserve">          &lt;xs:documentation&gt;</w:delText>
              </w:r>
            </w:del>
          </w:p>
          <w:p w14:paraId="3346E686" w14:textId="77777777" w:rsidR="00860C7A" w:rsidRPr="00C128FA" w:rsidRDefault="00860C7A" w:rsidP="00860C7A">
            <w:pPr>
              <w:pStyle w:val="XML1"/>
              <w:rPr>
                <w:del w:id="2425" w:author="aas" w:date="2013-10-14T02:06:00Z"/>
              </w:rPr>
            </w:pPr>
            <w:del w:id="2426" w:author="aas" w:date="2013-10-14T02:06:00Z">
              <w:r w:rsidRPr="00C128FA">
                <w:delText xml:space="preserve">            The maximum number of packets the logical switch</w:delText>
              </w:r>
            </w:del>
          </w:p>
          <w:p w14:paraId="420668E3" w14:textId="77777777" w:rsidR="00860C7A" w:rsidRPr="00C128FA" w:rsidRDefault="00860C7A" w:rsidP="00860C7A">
            <w:pPr>
              <w:pStyle w:val="XML1"/>
              <w:rPr>
                <w:del w:id="2427" w:author="aas" w:date="2013-10-14T02:06:00Z"/>
              </w:rPr>
            </w:pPr>
            <w:del w:id="2428" w:author="aas" w:date="2013-10-14T02:06:00Z">
              <w:r w:rsidRPr="00C128FA">
                <w:delText xml:space="preserve">            can buffer when sending packets to the controller using</w:delText>
              </w:r>
            </w:del>
          </w:p>
          <w:p w14:paraId="0AF2ADE0" w14:textId="77777777" w:rsidR="00860C7A" w:rsidRPr="00C128FA" w:rsidRDefault="00860C7A" w:rsidP="00860C7A">
            <w:pPr>
              <w:pStyle w:val="XML1"/>
              <w:rPr>
                <w:del w:id="2429" w:author="aas" w:date="2013-10-14T02:06:00Z"/>
              </w:rPr>
            </w:pPr>
            <w:del w:id="2430" w:author="aas" w:date="2013-10-14T02:06:00Z">
              <w:r w:rsidRPr="00C128FA">
                <w:delText xml:space="preserve">            packet-in messages.</w:delText>
              </w:r>
            </w:del>
          </w:p>
          <w:p w14:paraId="1B0522F3" w14:textId="77777777" w:rsidR="00860C7A" w:rsidRPr="00C128FA" w:rsidRDefault="00860C7A" w:rsidP="00860C7A">
            <w:pPr>
              <w:pStyle w:val="XML1"/>
              <w:rPr>
                <w:del w:id="2431" w:author="aas" w:date="2013-10-14T02:06:00Z"/>
              </w:rPr>
            </w:pPr>
            <w:del w:id="2432" w:author="aas" w:date="2013-10-14T02:06:00Z">
              <w:r w:rsidRPr="00C128FA">
                <w:delText xml:space="preserve">          &lt;/xs:documentation&gt;</w:delText>
              </w:r>
            </w:del>
          </w:p>
          <w:p w14:paraId="2F1A7D13" w14:textId="77777777" w:rsidR="00860C7A" w:rsidRPr="00C128FA" w:rsidRDefault="00860C7A" w:rsidP="00860C7A">
            <w:pPr>
              <w:pStyle w:val="XML1"/>
              <w:rPr>
                <w:del w:id="2433" w:author="aas" w:date="2013-10-14T02:06:00Z"/>
              </w:rPr>
            </w:pPr>
            <w:del w:id="2434" w:author="aas" w:date="2013-10-14T02:06:00Z">
              <w:r w:rsidRPr="00C128FA">
                <w:delText xml:space="preserve">        &lt;/xs:annotation&gt;</w:delText>
              </w:r>
            </w:del>
          </w:p>
          <w:p w14:paraId="263D0F9B" w14:textId="77777777" w:rsidR="00860C7A" w:rsidRPr="00C128FA" w:rsidRDefault="00860C7A" w:rsidP="00860C7A">
            <w:pPr>
              <w:pStyle w:val="XML1"/>
              <w:rPr>
                <w:del w:id="2435" w:author="aas" w:date="2013-10-14T02:06:00Z"/>
              </w:rPr>
            </w:pPr>
            <w:del w:id="2436" w:author="aas" w:date="2013-10-14T02:06:00Z">
              <w:r w:rsidRPr="00C128FA">
                <w:delText xml:space="preserve">      &lt;/xs:element&gt;</w:delText>
              </w:r>
            </w:del>
          </w:p>
          <w:p w14:paraId="0F8C6EA6" w14:textId="77777777" w:rsidR="00860C7A" w:rsidRPr="00C128FA" w:rsidRDefault="00860C7A" w:rsidP="00860C7A">
            <w:pPr>
              <w:pStyle w:val="XML1"/>
              <w:rPr>
                <w:del w:id="2437" w:author="aas" w:date="2013-10-14T02:06:00Z"/>
              </w:rPr>
            </w:pPr>
            <w:del w:id="2438" w:author="aas" w:date="2013-10-14T02:06:00Z">
              <w:r w:rsidRPr="00C128FA">
                <w:delText xml:space="preserve">      &lt;xs:element name="max-tables"  type="xs:unsignedByte"&gt;</w:delText>
              </w:r>
            </w:del>
          </w:p>
          <w:p w14:paraId="197D98C5" w14:textId="77777777" w:rsidR="00860C7A" w:rsidRPr="00C128FA" w:rsidRDefault="00860C7A" w:rsidP="00860C7A">
            <w:pPr>
              <w:pStyle w:val="XML1"/>
              <w:rPr>
                <w:del w:id="2439" w:author="aas" w:date="2013-10-14T02:06:00Z"/>
              </w:rPr>
            </w:pPr>
            <w:del w:id="2440" w:author="aas" w:date="2013-10-14T02:06:00Z">
              <w:r w:rsidRPr="00C128FA">
                <w:delText xml:space="preserve">        &lt;xs:annotation&gt;</w:delText>
              </w:r>
            </w:del>
          </w:p>
          <w:p w14:paraId="025A7578" w14:textId="77777777" w:rsidR="00860C7A" w:rsidRPr="00C128FA" w:rsidRDefault="00860C7A" w:rsidP="00860C7A">
            <w:pPr>
              <w:pStyle w:val="XML1"/>
              <w:rPr>
                <w:del w:id="2441" w:author="aas" w:date="2013-10-14T02:06:00Z"/>
              </w:rPr>
            </w:pPr>
            <w:del w:id="2442" w:author="aas" w:date="2013-10-14T02:06:00Z">
              <w:r w:rsidRPr="00C128FA">
                <w:delText xml:space="preserve">          &lt;xs:documentation&gt;</w:delText>
              </w:r>
            </w:del>
          </w:p>
          <w:p w14:paraId="63591D09" w14:textId="77777777" w:rsidR="00860C7A" w:rsidRPr="00C128FA" w:rsidRDefault="00860C7A" w:rsidP="00860C7A">
            <w:pPr>
              <w:pStyle w:val="XML1"/>
              <w:rPr>
                <w:del w:id="2443" w:author="aas" w:date="2013-10-14T02:06:00Z"/>
              </w:rPr>
            </w:pPr>
            <w:del w:id="2444" w:author="aas" w:date="2013-10-14T02:06:00Z">
              <w:r w:rsidRPr="00C128FA">
                <w:delText xml:space="preserve">            The number of flow tables supported by the</w:delText>
              </w:r>
            </w:del>
          </w:p>
          <w:p w14:paraId="6CBBD50F" w14:textId="77777777" w:rsidR="00860C7A" w:rsidRPr="00C128FA" w:rsidRDefault="00860C7A" w:rsidP="00860C7A">
            <w:pPr>
              <w:pStyle w:val="XML1"/>
              <w:rPr>
                <w:del w:id="2445" w:author="aas" w:date="2013-10-14T02:06:00Z"/>
              </w:rPr>
            </w:pPr>
            <w:del w:id="2446" w:author="aas" w:date="2013-10-14T02:06:00Z">
              <w:r w:rsidRPr="00C128FA">
                <w:delText xml:space="preserve">            logical switch.</w:delText>
              </w:r>
            </w:del>
          </w:p>
          <w:p w14:paraId="7CE99BC7" w14:textId="77777777" w:rsidR="00860C7A" w:rsidRPr="00C128FA" w:rsidRDefault="00860C7A" w:rsidP="00860C7A">
            <w:pPr>
              <w:pStyle w:val="XML1"/>
              <w:rPr>
                <w:del w:id="2447" w:author="aas" w:date="2013-10-14T02:06:00Z"/>
              </w:rPr>
            </w:pPr>
            <w:del w:id="2448" w:author="aas" w:date="2013-10-14T02:06:00Z">
              <w:r w:rsidRPr="00C128FA">
                <w:delText xml:space="preserve">          &lt;/xs:documentation&gt;</w:delText>
              </w:r>
            </w:del>
          </w:p>
          <w:p w14:paraId="290A20E6" w14:textId="77777777" w:rsidR="00860C7A" w:rsidRPr="00C128FA" w:rsidRDefault="00860C7A" w:rsidP="00860C7A">
            <w:pPr>
              <w:pStyle w:val="XML1"/>
              <w:rPr>
                <w:del w:id="2449" w:author="aas" w:date="2013-10-14T02:06:00Z"/>
              </w:rPr>
            </w:pPr>
            <w:del w:id="2450" w:author="aas" w:date="2013-10-14T02:06:00Z">
              <w:r w:rsidRPr="00C128FA">
                <w:delText xml:space="preserve">        &lt;/xs:annotation&gt;</w:delText>
              </w:r>
            </w:del>
          </w:p>
          <w:p w14:paraId="049CD7EC" w14:textId="77777777" w:rsidR="00860C7A" w:rsidRPr="00C128FA" w:rsidRDefault="00860C7A" w:rsidP="00860C7A">
            <w:pPr>
              <w:pStyle w:val="XML1"/>
              <w:rPr>
                <w:del w:id="2451" w:author="aas" w:date="2013-10-14T02:06:00Z"/>
              </w:rPr>
            </w:pPr>
            <w:del w:id="2452" w:author="aas" w:date="2013-10-14T02:06:00Z">
              <w:r w:rsidRPr="00C128FA">
                <w:delText xml:space="preserve">      &lt;/xs:element&gt;</w:delText>
              </w:r>
            </w:del>
          </w:p>
          <w:p w14:paraId="10142D56" w14:textId="77777777" w:rsidR="00860C7A" w:rsidRPr="00C128FA" w:rsidRDefault="00860C7A" w:rsidP="00860C7A">
            <w:pPr>
              <w:pStyle w:val="XML1"/>
              <w:rPr>
                <w:del w:id="2453" w:author="aas" w:date="2013-10-14T02:06:00Z"/>
              </w:rPr>
            </w:pPr>
            <w:del w:id="2454" w:author="aas" w:date="2013-10-14T02:06:00Z">
              <w:r w:rsidRPr="00C128FA">
                <w:delText xml:space="preserve">      &lt;xs:element name="max-ports"  type="xs:unsignedInt"&gt;</w:delText>
              </w:r>
            </w:del>
          </w:p>
          <w:p w14:paraId="711C0359" w14:textId="77777777" w:rsidR="00860C7A" w:rsidRPr="00C128FA" w:rsidRDefault="00860C7A" w:rsidP="00860C7A">
            <w:pPr>
              <w:pStyle w:val="XML1"/>
              <w:rPr>
                <w:del w:id="2455" w:author="aas" w:date="2013-10-14T02:06:00Z"/>
              </w:rPr>
            </w:pPr>
            <w:del w:id="2456" w:author="aas" w:date="2013-10-14T02:06:00Z">
              <w:r w:rsidRPr="00C128FA">
                <w:delText xml:space="preserve">        &lt;xs:annotation&gt;</w:delText>
              </w:r>
            </w:del>
          </w:p>
          <w:p w14:paraId="5AB955A2" w14:textId="77777777" w:rsidR="00860C7A" w:rsidRPr="00C128FA" w:rsidRDefault="00860C7A" w:rsidP="00860C7A">
            <w:pPr>
              <w:pStyle w:val="XML1"/>
              <w:rPr>
                <w:del w:id="2457" w:author="aas" w:date="2013-10-14T02:06:00Z"/>
              </w:rPr>
            </w:pPr>
            <w:del w:id="2458" w:author="aas" w:date="2013-10-14T02:06:00Z">
              <w:r w:rsidRPr="00C128FA">
                <w:delText xml:space="preserve">          &lt;xs:documentation&gt;</w:delText>
              </w:r>
            </w:del>
          </w:p>
          <w:p w14:paraId="1316FBB3" w14:textId="77777777" w:rsidR="00860C7A" w:rsidRPr="00C128FA" w:rsidRDefault="00860C7A" w:rsidP="00860C7A">
            <w:pPr>
              <w:pStyle w:val="XML1"/>
              <w:rPr>
                <w:del w:id="2459" w:author="aas" w:date="2013-10-14T02:06:00Z"/>
              </w:rPr>
            </w:pPr>
            <w:del w:id="2460" w:author="aas" w:date="2013-10-14T02:06:00Z">
              <w:r w:rsidRPr="00C128FA">
                <w:delText xml:space="preserve">            The number of flow tables supported by the</w:delText>
              </w:r>
            </w:del>
          </w:p>
          <w:p w14:paraId="73C2BF51" w14:textId="77777777" w:rsidR="00860C7A" w:rsidRPr="00C128FA" w:rsidRDefault="00860C7A" w:rsidP="00860C7A">
            <w:pPr>
              <w:pStyle w:val="XML1"/>
              <w:rPr>
                <w:del w:id="2461" w:author="aas" w:date="2013-10-14T02:06:00Z"/>
              </w:rPr>
            </w:pPr>
            <w:del w:id="2462" w:author="aas" w:date="2013-10-14T02:06:00Z">
              <w:r w:rsidRPr="00C128FA">
                <w:delText xml:space="preserve">            logical switch.</w:delText>
              </w:r>
            </w:del>
          </w:p>
          <w:p w14:paraId="11327699" w14:textId="77777777" w:rsidR="00860C7A" w:rsidRPr="00C128FA" w:rsidRDefault="00860C7A" w:rsidP="00860C7A">
            <w:pPr>
              <w:pStyle w:val="XML1"/>
              <w:rPr>
                <w:del w:id="2463" w:author="aas" w:date="2013-10-14T02:06:00Z"/>
              </w:rPr>
            </w:pPr>
            <w:del w:id="2464" w:author="aas" w:date="2013-10-14T02:06:00Z">
              <w:r w:rsidRPr="00C128FA">
                <w:delText xml:space="preserve">          &lt;/xs:documentation&gt;</w:delText>
              </w:r>
            </w:del>
          </w:p>
          <w:p w14:paraId="57FC7BE9" w14:textId="77777777" w:rsidR="00860C7A" w:rsidRPr="00C128FA" w:rsidRDefault="00860C7A" w:rsidP="00860C7A">
            <w:pPr>
              <w:pStyle w:val="XML1"/>
              <w:rPr>
                <w:del w:id="2465" w:author="aas" w:date="2013-10-14T02:06:00Z"/>
              </w:rPr>
            </w:pPr>
            <w:del w:id="2466" w:author="aas" w:date="2013-10-14T02:06:00Z">
              <w:r w:rsidRPr="00C128FA">
                <w:delText xml:space="preserve">        &lt;/xs:annotation&gt;</w:delText>
              </w:r>
            </w:del>
          </w:p>
          <w:p w14:paraId="0C2A798E" w14:textId="77777777" w:rsidR="00860C7A" w:rsidRPr="00C128FA" w:rsidRDefault="00860C7A" w:rsidP="00860C7A">
            <w:pPr>
              <w:pStyle w:val="XML1"/>
              <w:rPr>
                <w:del w:id="2467" w:author="aas" w:date="2013-10-14T02:06:00Z"/>
              </w:rPr>
            </w:pPr>
            <w:del w:id="2468" w:author="aas" w:date="2013-10-14T02:06:00Z">
              <w:r w:rsidRPr="00C128FA">
                <w:delText xml:space="preserve">      &lt;/xs:element&gt;</w:delText>
              </w:r>
            </w:del>
          </w:p>
          <w:p w14:paraId="5486033E" w14:textId="77777777" w:rsidR="00860C7A" w:rsidRPr="00C128FA" w:rsidRDefault="00860C7A" w:rsidP="00860C7A">
            <w:pPr>
              <w:pStyle w:val="XML1"/>
              <w:rPr>
                <w:del w:id="2469" w:author="aas" w:date="2013-10-14T02:06:00Z"/>
              </w:rPr>
            </w:pPr>
            <w:del w:id="2470" w:author="aas" w:date="2013-10-14T02:06:00Z">
              <w:r w:rsidRPr="00C128FA">
                <w:delText xml:space="preserve">      &lt;xs:element name="flow-statistics"  type="xs:boolean"&gt;</w:delText>
              </w:r>
            </w:del>
          </w:p>
          <w:p w14:paraId="34374661" w14:textId="77777777" w:rsidR="00860C7A" w:rsidRPr="00C128FA" w:rsidRDefault="00860C7A" w:rsidP="00860C7A">
            <w:pPr>
              <w:pStyle w:val="XML1"/>
              <w:rPr>
                <w:del w:id="2471" w:author="aas" w:date="2013-10-14T02:06:00Z"/>
              </w:rPr>
            </w:pPr>
            <w:del w:id="2472" w:author="aas" w:date="2013-10-14T02:06:00Z">
              <w:r w:rsidRPr="00C128FA">
                <w:delText xml:space="preserve">        &lt;xs:annotation&gt;</w:delText>
              </w:r>
            </w:del>
          </w:p>
          <w:p w14:paraId="4793BD72" w14:textId="77777777" w:rsidR="00860C7A" w:rsidRPr="00C128FA" w:rsidRDefault="00860C7A" w:rsidP="00860C7A">
            <w:pPr>
              <w:pStyle w:val="XML1"/>
              <w:rPr>
                <w:del w:id="2473" w:author="aas" w:date="2013-10-14T02:06:00Z"/>
              </w:rPr>
            </w:pPr>
            <w:del w:id="2474" w:author="aas" w:date="2013-10-14T02:06:00Z">
              <w:r w:rsidRPr="00C128FA">
                <w:delText xml:space="preserve">          &lt;xs:documentation&gt;</w:delText>
              </w:r>
            </w:del>
          </w:p>
          <w:p w14:paraId="09D79FD3" w14:textId="77777777" w:rsidR="00860C7A" w:rsidRPr="00C128FA" w:rsidRDefault="00860C7A" w:rsidP="00860C7A">
            <w:pPr>
              <w:pStyle w:val="XML1"/>
              <w:rPr>
                <w:del w:id="2475" w:author="aas" w:date="2013-10-14T02:06:00Z"/>
              </w:rPr>
            </w:pPr>
            <w:del w:id="2476" w:author="aas" w:date="2013-10-14T02:06:00Z">
              <w:r w:rsidRPr="00C128FA">
                <w:delText xml:space="preserve">            Specifies if the logical switch supports flow</w:delText>
              </w:r>
            </w:del>
          </w:p>
          <w:p w14:paraId="301B1A39" w14:textId="77777777" w:rsidR="00860C7A" w:rsidRPr="00C128FA" w:rsidRDefault="00860C7A" w:rsidP="00860C7A">
            <w:pPr>
              <w:pStyle w:val="XML1"/>
              <w:rPr>
                <w:del w:id="2477" w:author="aas" w:date="2013-10-14T02:06:00Z"/>
              </w:rPr>
            </w:pPr>
            <w:del w:id="2478" w:author="aas" w:date="2013-10-14T02:06:00Z">
              <w:r w:rsidRPr="00C128FA">
                <w:delText xml:space="preserve">            statistics.</w:delText>
              </w:r>
            </w:del>
          </w:p>
          <w:p w14:paraId="1AC9DBDE" w14:textId="77777777" w:rsidR="00860C7A" w:rsidRPr="00C128FA" w:rsidRDefault="00860C7A" w:rsidP="00860C7A">
            <w:pPr>
              <w:pStyle w:val="XML1"/>
              <w:rPr>
                <w:del w:id="2479" w:author="aas" w:date="2013-10-14T02:06:00Z"/>
              </w:rPr>
            </w:pPr>
            <w:del w:id="2480" w:author="aas" w:date="2013-10-14T02:06:00Z">
              <w:r w:rsidRPr="00C128FA">
                <w:delText xml:space="preserve">          &lt;/xs:documentation&gt;</w:delText>
              </w:r>
            </w:del>
          </w:p>
          <w:p w14:paraId="4D04A159" w14:textId="77777777" w:rsidR="00860C7A" w:rsidRPr="00C128FA" w:rsidRDefault="00860C7A" w:rsidP="00860C7A">
            <w:pPr>
              <w:pStyle w:val="XML1"/>
              <w:rPr>
                <w:del w:id="2481" w:author="aas" w:date="2013-10-14T02:06:00Z"/>
              </w:rPr>
            </w:pPr>
            <w:del w:id="2482" w:author="aas" w:date="2013-10-14T02:06:00Z">
              <w:r w:rsidRPr="00C128FA">
                <w:delText xml:space="preserve">        &lt;/xs:annotation&gt;</w:delText>
              </w:r>
            </w:del>
          </w:p>
          <w:p w14:paraId="45AEBB08" w14:textId="77777777" w:rsidR="00860C7A" w:rsidRPr="00C128FA" w:rsidRDefault="00860C7A" w:rsidP="00860C7A">
            <w:pPr>
              <w:pStyle w:val="XML1"/>
              <w:rPr>
                <w:del w:id="2483" w:author="aas" w:date="2013-10-14T02:06:00Z"/>
              </w:rPr>
            </w:pPr>
            <w:del w:id="2484" w:author="aas" w:date="2013-10-14T02:06:00Z">
              <w:r w:rsidRPr="00C128FA">
                <w:delText xml:space="preserve">      &lt;/xs:element&gt;</w:delText>
              </w:r>
            </w:del>
          </w:p>
          <w:p w14:paraId="5B4A0ABB" w14:textId="77777777" w:rsidR="00860C7A" w:rsidRPr="00C128FA" w:rsidRDefault="00860C7A" w:rsidP="00860C7A">
            <w:pPr>
              <w:pStyle w:val="XML1"/>
              <w:rPr>
                <w:del w:id="2485" w:author="aas" w:date="2013-10-14T02:06:00Z"/>
              </w:rPr>
            </w:pPr>
            <w:del w:id="2486" w:author="aas" w:date="2013-10-14T02:06:00Z">
              <w:r w:rsidRPr="00C128FA">
                <w:delText xml:space="preserve">      &lt;xs:element name="table-statistics"  type="xs:boolean"&gt;</w:delText>
              </w:r>
            </w:del>
          </w:p>
          <w:p w14:paraId="428A8632" w14:textId="77777777" w:rsidR="00860C7A" w:rsidRPr="00C128FA" w:rsidRDefault="00860C7A" w:rsidP="00860C7A">
            <w:pPr>
              <w:pStyle w:val="XML1"/>
              <w:rPr>
                <w:del w:id="2487" w:author="aas" w:date="2013-10-14T02:06:00Z"/>
              </w:rPr>
            </w:pPr>
            <w:del w:id="2488" w:author="aas" w:date="2013-10-14T02:06:00Z">
              <w:r w:rsidRPr="00C128FA">
                <w:delText xml:space="preserve">        &lt;xs:annotation&gt;</w:delText>
              </w:r>
            </w:del>
          </w:p>
          <w:p w14:paraId="574AF2F8" w14:textId="77777777" w:rsidR="00860C7A" w:rsidRPr="00C128FA" w:rsidRDefault="00860C7A" w:rsidP="00860C7A">
            <w:pPr>
              <w:pStyle w:val="XML1"/>
              <w:rPr>
                <w:del w:id="2489" w:author="aas" w:date="2013-10-14T02:06:00Z"/>
              </w:rPr>
            </w:pPr>
            <w:del w:id="2490" w:author="aas" w:date="2013-10-14T02:06:00Z">
              <w:r w:rsidRPr="00C128FA">
                <w:delText xml:space="preserve">          &lt;xs:documentation&gt;</w:delText>
              </w:r>
            </w:del>
          </w:p>
          <w:p w14:paraId="715806E2" w14:textId="77777777" w:rsidR="00860C7A" w:rsidRPr="00C128FA" w:rsidRDefault="00860C7A" w:rsidP="00860C7A">
            <w:pPr>
              <w:pStyle w:val="XML1"/>
              <w:rPr>
                <w:del w:id="2491" w:author="aas" w:date="2013-10-14T02:06:00Z"/>
              </w:rPr>
            </w:pPr>
            <w:del w:id="2492" w:author="aas" w:date="2013-10-14T02:06:00Z">
              <w:r w:rsidRPr="00C128FA">
                <w:delText xml:space="preserve">            Specifies if the logical switch supports table</w:delText>
              </w:r>
            </w:del>
          </w:p>
          <w:p w14:paraId="590CF06E" w14:textId="77777777" w:rsidR="00860C7A" w:rsidRPr="00C128FA" w:rsidRDefault="00860C7A" w:rsidP="00860C7A">
            <w:pPr>
              <w:pStyle w:val="XML1"/>
              <w:rPr>
                <w:del w:id="2493" w:author="aas" w:date="2013-10-14T02:06:00Z"/>
              </w:rPr>
            </w:pPr>
            <w:del w:id="2494" w:author="aas" w:date="2013-10-14T02:06:00Z">
              <w:r w:rsidRPr="00C128FA">
                <w:delText xml:space="preserve">            statistics.</w:delText>
              </w:r>
            </w:del>
          </w:p>
          <w:p w14:paraId="60708E31" w14:textId="77777777" w:rsidR="00860C7A" w:rsidRPr="00C128FA" w:rsidRDefault="00860C7A" w:rsidP="00860C7A">
            <w:pPr>
              <w:pStyle w:val="XML1"/>
              <w:rPr>
                <w:del w:id="2495" w:author="aas" w:date="2013-10-14T02:06:00Z"/>
              </w:rPr>
            </w:pPr>
            <w:del w:id="2496" w:author="aas" w:date="2013-10-14T02:06:00Z">
              <w:r w:rsidRPr="00C128FA">
                <w:delText xml:space="preserve">          &lt;/xs:documentation&gt;</w:delText>
              </w:r>
            </w:del>
          </w:p>
          <w:p w14:paraId="590BCCA9" w14:textId="77777777" w:rsidR="00860C7A" w:rsidRPr="00C128FA" w:rsidRDefault="00860C7A" w:rsidP="00860C7A">
            <w:pPr>
              <w:pStyle w:val="XML1"/>
              <w:rPr>
                <w:del w:id="2497" w:author="aas" w:date="2013-10-14T02:06:00Z"/>
              </w:rPr>
            </w:pPr>
            <w:del w:id="2498" w:author="aas" w:date="2013-10-14T02:06:00Z">
              <w:r w:rsidRPr="00C128FA">
                <w:delText xml:space="preserve">        &lt;/xs:annotation&gt;</w:delText>
              </w:r>
            </w:del>
          </w:p>
          <w:p w14:paraId="34B74796" w14:textId="77777777" w:rsidR="00860C7A" w:rsidRPr="00C128FA" w:rsidRDefault="00860C7A" w:rsidP="00860C7A">
            <w:pPr>
              <w:pStyle w:val="XML1"/>
              <w:rPr>
                <w:del w:id="2499" w:author="aas" w:date="2013-10-14T02:06:00Z"/>
              </w:rPr>
            </w:pPr>
            <w:del w:id="2500" w:author="aas" w:date="2013-10-14T02:06:00Z">
              <w:r w:rsidRPr="00C128FA">
                <w:delText xml:space="preserve">      &lt;/xs:element&gt;</w:delText>
              </w:r>
            </w:del>
          </w:p>
          <w:p w14:paraId="76421750" w14:textId="77777777" w:rsidR="00860C7A" w:rsidRPr="00C128FA" w:rsidRDefault="00860C7A" w:rsidP="00860C7A">
            <w:pPr>
              <w:pStyle w:val="XML1"/>
              <w:rPr>
                <w:del w:id="2501" w:author="aas" w:date="2013-10-14T02:06:00Z"/>
              </w:rPr>
            </w:pPr>
            <w:del w:id="2502" w:author="aas" w:date="2013-10-14T02:06:00Z">
              <w:r w:rsidRPr="00C128FA">
                <w:delText xml:space="preserve">      &lt;xs:element name="port-statistics"  type="xs:boolean"&gt;</w:delText>
              </w:r>
            </w:del>
          </w:p>
          <w:p w14:paraId="60853F63" w14:textId="77777777" w:rsidR="00860C7A" w:rsidRPr="00C128FA" w:rsidRDefault="00860C7A" w:rsidP="00860C7A">
            <w:pPr>
              <w:pStyle w:val="XML1"/>
              <w:rPr>
                <w:del w:id="2503" w:author="aas" w:date="2013-10-14T02:06:00Z"/>
              </w:rPr>
            </w:pPr>
            <w:del w:id="2504" w:author="aas" w:date="2013-10-14T02:06:00Z">
              <w:r w:rsidRPr="00C128FA">
                <w:delText xml:space="preserve">        &lt;xs:annotation&gt;</w:delText>
              </w:r>
            </w:del>
          </w:p>
          <w:p w14:paraId="72DDA562" w14:textId="77777777" w:rsidR="00860C7A" w:rsidRPr="00C128FA" w:rsidRDefault="00860C7A" w:rsidP="00860C7A">
            <w:pPr>
              <w:pStyle w:val="XML1"/>
              <w:rPr>
                <w:del w:id="2505" w:author="aas" w:date="2013-10-14T02:06:00Z"/>
              </w:rPr>
            </w:pPr>
            <w:del w:id="2506" w:author="aas" w:date="2013-10-14T02:06:00Z">
              <w:r w:rsidRPr="00C128FA">
                <w:delText xml:space="preserve">          &lt;xs:documentation&gt;</w:delText>
              </w:r>
            </w:del>
          </w:p>
          <w:p w14:paraId="3C1E9A6F" w14:textId="77777777" w:rsidR="00860C7A" w:rsidRPr="00C128FA" w:rsidRDefault="00860C7A" w:rsidP="00860C7A">
            <w:pPr>
              <w:pStyle w:val="XML1"/>
              <w:rPr>
                <w:del w:id="2507" w:author="aas" w:date="2013-10-14T02:06:00Z"/>
              </w:rPr>
            </w:pPr>
            <w:del w:id="2508" w:author="aas" w:date="2013-10-14T02:06:00Z">
              <w:r w:rsidRPr="00C128FA">
                <w:delText xml:space="preserve">            Specifies if the logical switch supports port</w:delText>
              </w:r>
            </w:del>
          </w:p>
          <w:p w14:paraId="7D177BA6" w14:textId="77777777" w:rsidR="00860C7A" w:rsidRPr="00C128FA" w:rsidRDefault="00860C7A" w:rsidP="00860C7A">
            <w:pPr>
              <w:pStyle w:val="XML1"/>
              <w:rPr>
                <w:del w:id="2509" w:author="aas" w:date="2013-10-14T02:06:00Z"/>
              </w:rPr>
            </w:pPr>
            <w:del w:id="2510" w:author="aas" w:date="2013-10-14T02:06:00Z">
              <w:r w:rsidRPr="00C128FA">
                <w:delText xml:space="preserve">            statistics.</w:delText>
              </w:r>
            </w:del>
          </w:p>
          <w:p w14:paraId="08EF7BA8" w14:textId="77777777" w:rsidR="00860C7A" w:rsidRPr="00C128FA" w:rsidRDefault="00860C7A" w:rsidP="00860C7A">
            <w:pPr>
              <w:pStyle w:val="XML1"/>
              <w:rPr>
                <w:del w:id="2511" w:author="aas" w:date="2013-10-14T02:06:00Z"/>
              </w:rPr>
            </w:pPr>
            <w:del w:id="2512" w:author="aas" w:date="2013-10-14T02:06:00Z">
              <w:r w:rsidRPr="00C128FA">
                <w:delText xml:space="preserve">          &lt;/xs:documentation&gt;</w:delText>
              </w:r>
            </w:del>
          </w:p>
          <w:p w14:paraId="66678251" w14:textId="77777777" w:rsidR="00860C7A" w:rsidRPr="00C128FA" w:rsidRDefault="00860C7A" w:rsidP="00860C7A">
            <w:pPr>
              <w:pStyle w:val="XML1"/>
              <w:rPr>
                <w:del w:id="2513" w:author="aas" w:date="2013-10-14T02:06:00Z"/>
              </w:rPr>
            </w:pPr>
            <w:del w:id="2514" w:author="aas" w:date="2013-10-14T02:06:00Z">
              <w:r w:rsidRPr="00C128FA">
                <w:delText xml:space="preserve">        &lt;/xs:annotation&gt;</w:delText>
              </w:r>
            </w:del>
          </w:p>
          <w:p w14:paraId="2BFF56A9" w14:textId="77777777" w:rsidR="00860C7A" w:rsidRPr="00C128FA" w:rsidRDefault="00860C7A" w:rsidP="00860C7A">
            <w:pPr>
              <w:pStyle w:val="XML1"/>
              <w:rPr>
                <w:del w:id="2515" w:author="aas" w:date="2013-10-14T02:06:00Z"/>
              </w:rPr>
            </w:pPr>
            <w:del w:id="2516" w:author="aas" w:date="2013-10-14T02:06:00Z">
              <w:r w:rsidRPr="00C128FA">
                <w:delText xml:space="preserve">      &lt;/xs:element&gt;</w:delText>
              </w:r>
            </w:del>
          </w:p>
          <w:p w14:paraId="7DAC672F" w14:textId="77777777" w:rsidR="00860C7A" w:rsidRPr="00C128FA" w:rsidRDefault="00860C7A" w:rsidP="00860C7A">
            <w:pPr>
              <w:pStyle w:val="XML1"/>
              <w:rPr>
                <w:del w:id="2517" w:author="aas" w:date="2013-10-14T02:06:00Z"/>
              </w:rPr>
            </w:pPr>
            <w:del w:id="2518" w:author="aas" w:date="2013-10-14T02:06:00Z">
              <w:r w:rsidRPr="00C128FA">
                <w:delText xml:space="preserve">      &lt;xs:element name="group-statistics"  type="xs:boolean"&gt;</w:delText>
              </w:r>
            </w:del>
          </w:p>
          <w:p w14:paraId="59FF7573" w14:textId="77777777" w:rsidR="00860C7A" w:rsidRPr="00C128FA" w:rsidRDefault="00860C7A" w:rsidP="00860C7A">
            <w:pPr>
              <w:pStyle w:val="XML1"/>
              <w:rPr>
                <w:del w:id="2519" w:author="aas" w:date="2013-10-14T02:06:00Z"/>
              </w:rPr>
            </w:pPr>
            <w:del w:id="2520" w:author="aas" w:date="2013-10-14T02:06:00Z">
              <w:r w:rsidRPr="00C128FA">
                <w:delText xml:space="preserve">        &lt;xs:annotation&gt;</w:delText>
              </w:r>
            </w:del>
          </w:p>
          <w:p w14:paraId="3849B4E3" w14:textId="77777777" w:rsidR="00860C7A" w:rsidRPr="00C128FA" w:rsidRDefault="00860C7A" w:rsidP="00860C7A">
            <w:pPr>
              <w:pStyle w:val="XML1"/>
              <w:rPr>
                <w:del w:id="2521" w:author="aas" w:date="2013-10-14T02:06:00Z"/>
              </w:rPr>
            </w:pPr>
            <w:del w:id="2522" w:author="aas" w:date="2013-10-14T02:06:00Z">
              <w:r w:rsidRPr="00C128FA">
                <w:delText xml:space="preserve">          &lt;xs:documentation&gt;</w:delText>
              </w:r>
            </w:del>
          </w:p>
          <w:p w14:paraId="7EAD48D2" w14:textId="77777777" w:rsidR="00860C7A" w:rsidRPr="00C128FA" w:rsidRDefault="00860C7A" w:rsidP="00860C7A">
            <w:pPr>
              <w:pStyle w:val="XML1"/>
              <w:rPr>
                <w:del w:id="2523" w:author="aas" w:date="2013-10-14T02:06:00Z"/>
              </w:rPr>
            </w:pPr>
            <w:del w:id="2524" w:author="aas" w:date="2013-10-14T02:06:00Z">
              <w:r w:rsidRPr="00C128FA">
                <w:delText xml:space="preserve">            Specifies if the logical switch supports group</w:delText>
              </w:r>
            </w:del>
          </w:p>
          <w:p w14:paraId="58CF90C1" w14:textId="77777777" w:rsidR="00860C7A" w:rsidRPr="00C128FA" w:rsidRDefault="00860C7A" w:rsidP="00860C7A">
            <w:pPr>
              <w:pStyle w:val="XML1"/>
              <w:rPr>
                <w:del w:id="2525" w:author="aas" w:date="2013-10-14T02:06:00Z"/>
              </w:rPr>
            </w:pPr>
            <w:del w:id="2526" w:author="aas" w:date="2013-10-14T02:06:00Z">
              <w:r w:rsidRPr="00C128FA">
                <w:delText xml:space="preserve">            statistics.</w:delText>
              </w:r>
            </w:del>
          </w:p>
          <w:p w14:paraId="2DF12EAE" w14:textId="77777777" w:rsidR="00860C7A" w:rsidRPr="00C128FA" w:rsidRDefault="00860C7A" w:rsidP="00860C7A">
            <w:pPr>
              <w:pStyle w:val="XML1"/>
              <w:rPr>
                <w:del w:id="2527" w:author="aas" w:date="2013-10-14T02:06:00Z"/>
              </w:rPr>
            </w:pPr>
            <w:del w:id="2528" w:author="aas" w:date="2013-10-14T02:06:00Z">
              <w:r w:rsidRPr="00C128FA">
                <w:delText xml:space="preserve">          &lt;/xs:documentation&gt;</w:delText>
              </w:r>
            </w:del>
          </w:p>
          <w:p w14:paraId="189898A3" w14:textId="77777777" w:rsidR="00860C7A" w:rsidRPr="00C128FA" w:rsidRDefault="00860C7A" w:rsidP="00860C7A">
            <w:pPr>
              <w:pStyle w:val="XML1"/>
              <w:rPr>
                <w:del w:id="2529" w:author="aas" w:date="2013-10-14T02:06:00Z"/>
              </w:rPr>
            </w:pPr>
            <w:del w:id="2530" w:author="aas" w:date="2013-10-14T02:06:00Z">
              <w:r w:rsidRPr="00C128FA">
                <w:delText xml:space="preserve">        &lt;/xs:annotation&gt;</w:delText>
              </w:r>
            </w:del>
          </w:p>
          <w:p w14:paraId="31246D5F" w14:textId="77777777" w:rsidR="00860C7A" w:rsidRPr="00C128FA" w:rsidRDefault="00860C7A" w:rsidP="00860C7A">
            <w:pPr>
              <w:pStyle w:val="XML1"/>
              <w:rPr>
                <w:del w:id="2531" w:author="aas" w:date="2013-10-14T02:06:00Z"/>
              </w:rPr>
            </w:pPr>
            <w:del w:id="2532" w:author="aas" w:date="2013-10-14T02:06:00Z">
              <w:r w:rsidRPr="00C128FA">
                <w:delText xml:space="preserve">      &lt;/xs:element&gt;</w:delText>
              </w:r>
            </w:del>
          </w:p>
          <w:p w14:paraId="5D84AC47" w14:textId="77777777" w:rsidR="00860C7A" w:rsidRPr="00C128FA" w:rsidRDefault="00860C7A" w:rsidP="00860C7A">
            <w:pPr>
              <w:pStyle w:val="XML1"/>
              <w:rPr>
                <w:del w:id="2533" w:author="aas" w:date="2013-10-14T02:06:00Z"/>
              </w:rPr>
            </w:pPr>
            <w:del w:id="2534" w:author="aas" w:date="2013-10-14T02:06:00Z">
              <w:r w:rsidRPr="00C128FA">
                <w:delText xml:space="preserve">      &lt;xs:element name="queue-statistics"  type="xs:boolean"&gt;</w:delText>
              </w:r>
            </w:del>
          </w:p>
          <w:p w14:paraId="45D206AB" w14:textId="77777777" w:rsidR="00860C7A" w:rsidRPr="00C128FA" w:rsidRDefault="00860C7A" w:rsidP="00860C7A">
            <w:pPr>
              <w:pStyle w:val="XML1"/>
              <w:rPr>
                <w:del w:id="2535" w:author="aas" w:date="2013-10-14T02:06:00Z"/>
              </w:rPr>
            </w:pPr>
            <w:del w:id="2536" w:author="aas" w:date="2013-10-14T02:06:00Z">
              <w:r w:rsidRPr="00C128FA">
                <w:delText xml:space="preserve">        &lt;xs:annotation&gt;</w:delText>
              </w:r>
            </w:del>
          </w:p>
          <w:p w14:paraId="2556B706" w14:textId="77777777" w:rsidR="00860C7A" w:rsidRPr="00C128FA" w:rsidRDefault="00860C7A" w:rsidP="00860C7A">
            <w:pPr>
              <w:pStyle w:val="XML1"/>
              <w:rPr>
                <w:del w:id="2537" w:author="aas" w:date="2013-10-14T02:06:00Z"/>
              </w:rPr>
            </w:pPr>
            <w:del w:id="2538" w:author="aas" w:date="2013-10-14T02:06:00Z">
              <w:r w:rsidRPr="00C128FA">
                <w:delText xml:space="preserve">          &lt;xs:documentation&gt;</w:delText>
              </w:r>
            </w:del>
          </w:p>
          <w:p w14:paraId="0AB8200C" w14:textId="77777777" w:rsidR="00860C7A" w:rsidRPr="00C128FA" w:rsidRDefault="00860C7A" w:rsidP="00860C7A">
            <w:pPr>
              <w:pStyle w:val="XML1"/>
              <w:rPr>
                <w:del w:id="2539" w:author="aas" w:date="2013-10-14T02:06:00Z"/>
              </w:rPr>
            </w:pPr>
            <w:del w:id="2540" w:author="aas" w:date="2013-10-14T02:06:00Z">
              <w:r w:rsidRPr="00C128FA">
                <w:delText xml:space="preserve">            Specifies if the logical switch supports queue</w:delText>
              </w:r>
            </w:del>
          </w:p>
          <w:p w14:paraId="54B22F0B" w14:textId="77777777" w:rsidR="00860C7A" w:rsidRPr="00C128FA" w:rsidRDefault="00860C7A" w:rsidP="00860C7A">
            <w:pPr>
              <w:pStyle w:val="XML1"/>
              <w:rPr>
                <w:del w:id="2541" w:author="aas" w:date="2013-10-14T02:06:00Z"/>
              </w:rPr>
            </w:pPr>
            <w:del w:id="2542" w:author="aas" w:date="2013-10-14T02:06:00Z">
              <w:r w:rsidRPr="00C128FA">
                <w:delText xml:space="preserve">            statistics.</w:delText>
              </w:r>
            </w:del>
          </w:p>
          <w:p w14:paraId="52C3AC29" w14:textId="77777777" w:rsidR="00860C7A" w:rsidRPr="00C128FA" w:rsidRDefault="00860C7A" w:rsidP="00860C7A">
            <w:pPr>
              <w:pStyle w:val="XML1"/>
              <w:rPr>
                <w:del w:id="2543" w:author="aas" w:date="2013-10-14T02:06:00Z"/>
              </w:rPr>
            </w:pPr>
            <w:del w:id="2544" w:author="aas" w:date="2013-10-14T02:06:00Z">
              <w:r w:rsidRPr="00C128FA">
                <w:delText xml:space="preserve">          &lt;/xs:documentation&gt;</w:delText>
              </w:r>
            </w:del>
          </w:p>
          <w:p w14:paraId="37B081B4" w14:textId="77777777" w:rsidR="00860C7A" w:rsidRPr="00C128FA" w:rsidRDefault="00860C7A" w:rsidP="00860C7A">
            <w:pPr>
              <w:pStyle w:val="XML1"/>
              <w:rPr>
                <w:del w:id="2545" w:author="aas" w:date="2013-10-14T02:06:00Z"/>
              </w:rPr>
            </w:pPr>
            <w:del w:id="2546" w:author="aas" w:date="2013-10-14T02:06:00Z">
              <w:r w:rsidRPr="00C128FA">
                <w:delText xml:space="preserve">        &lt;/xs:annotation&gt;</w:delText>
              </w:r>
            </w:del>
          </w:p>
          <w:p w14:paraId="096CA3F2" w14:textId="77777777" w:rsidR="00860C7A" w:rsidRPr="00C128FA" w:rsidRDefault="00860C7A" w:rsidP="00860C7A">
            <w:pPr>
              <w:pStyle w:val="XML1"/>
              <w:rPr>
                <w:del w:id="2547" w:author="aas" w:date="2013-10-14T02:06:00Z"/>
              </w:rPr>
            </w:pPr>
            <w:del w:id="2548" w:author="aas" w:date="2013-10-14T02:06:00Z">
              <w:r w:rsidRPr="00C128FA">
                <w:delText xml:space="preserve">      &lt;/xs:element&gt;</w:delText>
              </w:r>
            </w:del>
          </w:p>
          <w:p w14:paraId="27DA2E51" w14:textId="77777777" w:rsidR="00860C7A" w:rsidRPr="00C128FA" w:rsidRDefault="00860C7A" w:rsidP="00860C7A">
            <w:pPr>
              <w:pStyle w:val="XML1"/>
              <w:rPr>
                <w:del w:id="2549" w:author="aas" w:date="2013-10-14T02:06:00Z"/>
              </w:rPr>
            </w:pPr>
            <w:del w:id="2550" w:author="aas" w:date="2013-10-14T02:06:00Z">
              <w:r w:rsidRPr="00C128FA">
                <w:delText xml:space="preserve">      &lt;xs:element name="reassemble-ip-fragments"  type="xs:boolean"&gt;</w:delText>
              </w:r>
            </w:del>
          </w:p>
          <w:p w14:paraId="782FA420" w14:textId="77777777" w:rsidR="00860C7A" w:rsidRPr="00C128FA" w:rsidRDefault="00860C7A" w:rsidP="00860C7A">
            <w:pPr>
              <w:pStyle w:val="XML1"/>
              <w:rPr>
                <w:del w:id="2551" w:author="aas" w:date="2013-10-14T02:06:00Z"/>
              </w:rPr>
            </w:pPr>
            <w:del w:id="2552" w:author="aas" w:date="2013-10-14T02:06:00Z">
              <w:r w:rsidRPr="00C128FA">
                <w:delText xml:space="preserve">        &lt;xs:annotation&gt;</w:delText>
              </w:r>
            </w:del>
          </w:p>
          <w:p w14:paraId="56B8637F" w14:textId="77777777" w:rsidR="00860C7A" w:rsidRPr="00C128FA" w:rsidRDefault="00860C7A" w:rsidP="00860C7A">
            <w:pPr>
              <w:pStyle w:val="XML1"/>
              <w:rPr>
                <w:del w:id="2553" w:author="aas" w:date="2013-10-14T02:06:00Z"/>
              </w:rPr>
            </w:pPr>
            <w:del w:id="2554" w:author="aas" w:date="2013-10-14T02:06:00Z">
              <w:r w:rsidRPr="00C128FA">
                <w:delText xml:space="preserve">          &lt;xs:documentation&gt;</w:delText>
              </w:r>
            </w:del>
          </w:p>
          <w:p w14:paraId="7ACDF359" w14:textId="77777777" w:rsidR="00860C7A" w:rsidRPr="00C128FA" w:rsidRDefault="00860C7A" w:rsidP="00860C7A">
            <w:pPr>
              <w:pStyle w:val="XML1"/>
              <w:rPr>
                <w:del w:id="2555" w:author="aas" w:date="2013-10-14T02:06:00Z"/>
              </w:rPr>
            </w:pPr>
            <w:del w:id="2556" w:author="aas" w:date="2013-10-14T02:06:00Z">
              <w:r w:rsidRPr="00C128FA">
                <w:delText xml:space="preserve">            Specifies if the logical switch supports</w:delText>
              </w:r>
            </w:del>
          </w:p>
          <w:p w14:paraId="49FD92F8" w14:textId="77777777" w:rsidR="00860C7A" w:rsidRPr="00C128FA" w:rsidRDefault="00860C7A" w:rsidP="00860C7A">
            <w:pPr>
              <w:pStyle w:val="XML1"/>
              <w:rPr>
                <w:del w:id="2557" w:author="aas" w:date="2013-10-14T02:06:00Z"/>
              </w:rPr>
            </w:pPr>
            <w:del w:id="2558" w:author="aas" w:date="2013-10-14T02:06:00Z">
              <w:r w:rsidRPr="00C128FA">
                <w:delText xml:space="preserve">            reassemble IP fragments.</w:delText>
              </w:r>
            </w:del>
          </w:p>
          <w:p w14:paraId="1FFC14D4" w14:textId="77777777" w:rsidR="00860C7A" w:rsidRPr="00C128FA" w:rsidRDefault="00860C7A" w:rsidP="00860C7A">
            <w:pPr>
              <w:pStyle w:val="XML1"/>
              <w:rPr>
                <w:del w:id="2559" w:author="aas" w:date="2013-10-14T02:06:00Z"/>
              </w:rPr>
            </w:pPr>
            <w:del w:id="2560" w:author="aas" w:date="2013-10-14T02:06:00Z">
              <w:r w:rsidRPr="00C128FA">
                <w:delText xml:space="preserve">          &lt;/xs:documentation&gt;</w:delText>
              </w:r>
            </w:del>
          </w:p>
          <w:p w14:paraId="24B7CF9A" w14:textId="77777777" w:rsidR="00860C7A" w:rsidRPr="00C128FA" w:rsidRDefault="00860C7A" w:rsidP="00860C7A">
            <w:pPr>
              <w:pStyle w:val="XML1"/>
              <w:rPr>
                <w:del w:id="2561" w:author="aas" w:date="2013-10-14T02:06:00Z"/>
              </w:rPr>
            </w:pPr>
            <w:del w:id="2562" w:author="aas" w:date="2013-10-14T02:06:00Z">
              <w:r w:rsidRPr="00C128FA">
                <w:delText xml:space="preserve">        &lt;/xs:annotation&gt;</w:delText>
              </w:r>
            </w:del>
          </w:p>
          <w:p w14:paraId="3AA3FE78" w14:textId="77777777" w:rsidR="00860C7A" w:rsidRPr="00C128FA" w:rsidRDefault="00860C7A" w:rsidP="00860C7A">
            <w:pPr>
              <w:pStyle w:val="XML1"/>
              <w:rPr>
                <w:del w:id="2563" w:author="aas" w:date="2013-10-14T02:06:00Z"/>
              </w:rPr>
            </w:pPr>
            <w:del w:id="2564" w:author="aas" w:date="2013-10-14T02:06:00Z">
              <w:r w:rsidRPr="00C128FA">
                <w:delText xml:space="preserve">      &lt;/xs:element&gt;</w:delText>
              </w:r>
            </w:del>
          </w:p>
          <w:p w14:paraId="40660BEC" w14:textId="77777777" w:rsidR="00860C7A" w:rsidRPr="00C128FA" w:rsidRDefault="00860C7A" w:rsidP="00860C7A">
            <w:pPr>
              <w:pStyle w:val="XML1"/>
              <w:rPr>
                <w:del w:id="2565" w:author="aas" w:date="2013-10-14T02:06:00Z"/>
              </w:rPr>
            </w:pPr>
            <w:del w:id="2566" w:author="aas" w:date="2013-10-14T02:06:00Z">
              <w:r w:rsidRPr="00C128FA">
                <w:delText xml:space="preserve">      &lt;xs:element name="block-looping-ports"  type="xs:boolean"&gt;</w:delText>
              </w:r>
            </w:del>
          </w:p>
          <w:p w14:paraId="25E43DC5" w14:textId="77777777" w:rsidR="00860C7A" w:rsidRPr="00C128FA" w:rsidRDefault="00860C7A" w:rsidP="00860C7A">
            <w:pPr>
              <w:pStyle w:val="XML1"/>
              <w:rPr>
                <w:del w:id="2567" w:author="aas" w:date="2013-10-14T02:06:00Z"/>
              </w:rPr>
            </w:pPr>
            <w:del w:id="2568" w:author="aas" w:date="2013-10-14T02:06:00Z">
              <w:r w:rsidRPr="00C128FA">
                <w:delText xml:space="preserve">        &lt;xs:annotation&gt;</w:delText>
              </w:r>
            </w:del>
          </w:p>
          <w:p w14:paraId="40226AA9" w14:textId="77777777" w:rsidR="00860C7A" w:rsidRPr="00C128FA" w:rsidRDefault="00860C7A" w:rsidP="00860C7A">
            <w:pPr>
              <w:pStyle w:val="XML1"/>
              <w:rPr>
                <w:del w:id="2569" w:author="aas" w:date="2013-10-14T02:06:00Z"/>
              </w:rPr>
            </w:pPr>
            <w:del w:id="2570" w:author="aas" w:date="2013-10-14T02:06:00Z">
              <w:r w:rsidRPr="00C128FA">
                <w:delText xml:space="preserve">          &lt;xs:documentation&gt;</w:delText>
              </w:r>
            </w:del>
          </w:p>
          <w:p w14:paraId="0362A2CD" w14:textId="77777777" w:rsidR="00860C7A" w:rsidRPr="00C128FA" w:rsidRDefault="00860C7A" w:rsidP="00860C7A">
            <w:pPr>
              <w:pStyle w:val="XML1"/>
              <w:rPr>
                <w:del w:id="2571" w:author="aas" w:date="2013-10-14T02:06:00Z"/>
              </w:rPr>
            </w:pPr>
            <w:del w:id="2572" w:author="aas" w:date="2013-10-14T02:06:00Z">
              <w:r w:rsidRPr="00C128FA">
                <w:delText xml:space="preserve">            'true' indicates that a switch protocol outside</w:delText>
              </w:r>
            </w:del>
          </w:p>
          <w:p w14:paraId="7A0C37EF" w14:textId="77777777" w:rsidR="00860C7A" w:rsidRPr="00C128FA" w:rsidRDefault="00860C7A" w:rsidP="00860C7A">
            <w:pPr>
              <w:pStyle w:val="XML1"/>
              <w:rPr>
                <w:del w:id="2573" w:author="aas" w:date="2013-10-14T02:06:00Z"/>
              </w:rPr>
            </w:pPr>
            <w:del w:id="2574" w:author="aas" w:date="2013-10-14T02:06:00Z">
              <w:r w:rsidRPr="00C128FA">
                <w:delText xml:space="preserve">            of OpenFlow, such as 802.1D Spanning Tree, will detect</w:delText>
              </w:r>
            </w:del>
          </w:p>
          <w:p w14:paraId="41CAC522" w14:textId="77777777" w:rsidR="00860C7A" w:rsidRPr="00C128FA" w:rsidRDefault="00860C7A" w:rsidP="00860C7A">
            <w:pPr>
              <w:pStyle w:val="XML1"/>
              <w:rPr>
                <w:del w:id="2575" w:author="aas" w:date="2013-10-14T02:06:00Z"/>
              </w:rPr>
            </w:pPr>
            <w:del w:id="2576" w:author="aas" w:date="2013-10-14T02:06:00Z">
              <w:r w:rsidRPr="00C128FA">
                <w:delText xml:space="preserve">            topology loops and block ports to prevent packet loops.</w:delText>
              </w:r>
            </w:del>
          </w:p>
          <w:p w14:paraId="1AF98631" w14:textId="77777777" w:rsidR="00860C7A" w:rsidRPr="00C128FA" w:rsidRDefault="00860C7A" w:rsidP="00860C7A">
            <w:pPr>
              <w:pStyle w:val="XML1"/>
              <w:rPr>
                <w:del w:id="2577" w:author="aas" w:date="2013-10-14T02:06:00Z"/>
              </w:rPr>
            </w:pPr>
            <w:del w:id="2578" w:author="aas" w:date="2013-10-14T02:06:00Z">
              <w:r w:rsidRPr="00C128FA">
                <w:delText xml:space="preserve">          &lt;/xs:documentation&gt;</w:delText>
              </w:r>
            </w:del>
          </w:p>
          <w:p w14:paraId="719DBB4C" w14:textId="77777777" w:rsidR="00860C7A" w:rsidRPr="00C128FA" w:rsidRDefault="00860C7A" w:rsidP="00860C7A">
            <w:pPr>
              <w:pStyle w:val="XML1"/>
              <w:rPr>
                <w:del w:id="2579" w:author="aas" w:date="2013-10-14T02:06:00Z"/>
              </w:rPr>
            </w:pPr>
            <w:del w:id="2580" w:author="aas" w:date="2013-10-14T02:06:00Z">
              <w:r w:rsidRPr="00C128FA">
                <w:delText xml:space="preserve">        &lt;/xs:annotation&gt;</w:delText>
              </w:r>
            </w:del>
          </w:p>
          <w:p w14:paraId="4B2746F9" w14:textId="77777777" w:rsidR="00860C7A" w:rsidRPr="00C128FA" w:rsidRDefault="00860C7A" w:rsidP="00860C7A">
            <w:pPr>
              <w:pStyle w:val="XML1"/>
              <w:rPr>
                <w:del w:id="2581" w:author="aas" w:date="2013-10-14T02:06:00Z"/>
              </w:rPr>
            </w:pPr>
            <w:del w:id="2582" w:author="aas" w:date="2013-10-14T02:06:00Z">
              <w:r w:rsidRPr="00C128FA">
                <w:delText xml:space="preserve">      &lt;/xs:element&gt;</w:delText>
              </w:r>
            </w:del>
          </w:p>
          <w:p w14:paraId="3CDA9BBE" w14:textId="77777777" w:rsidR="00860C7A" w:rsidRPr="00C128FA" w:rsidRDefault="00860C7A" w:rsidP="00860C7A">
            <w:pPr>
              <w:pStyle w:val="XML1"/>
              <w:rPr>
                <w:del w:id="2583" w:author="aas" w:date="2013-10-14T02:06:00Z"/>
              </w:rPr>
            </w:pPr>
            <w:del w:id="2584" w:author="aas" w:date="2013-10-14T02:06:00Z">
              <w:r w:rsidRPr="00C128FA">
                <w:delText xml:space="preserve">      &lt;xs:element name="reserved-port-types"&gt;</w:delText>
              </w:r>
            </w:del>
          </w:p>
          <w:p w14:paraId="2995A755" w14:textId="77777777" w:rsidR="00860C7A" w:rsidRPr="00C128FA" w:rsidRDefault="00860C7A" w:rsidP="00860C7A">
            <w:pPr>
              <w:pStyle w:val="XML1"/>
              <w:rPr>
                <w:del w:id="2585" w:author="aas" w:date="2013-10-14T02:06:00Z"/>
              </w:rPr>
            </w:pPr>
            <w:del w:id="2586" w:author="aas" w:date="2013-10-14T02:06:00Z">
              <w:r w:rsidRPr="00C128FA">
                <w:delText xml:space="preserve">        &lt;xs:annotation&gt;</w:delText>
              </w:r>
            </w:del>
          </w:p>
          <w:p w14:paraId="6D414384" w14:textId="77777777" w:rsidR="00860C7A" w:rsidRPr="00C128FA" w:rsidRDefault="00860C7A" w:rsidP="00860C7A">
            <w:pPr>
              <w:pStyle w:val="XML1"/>
              <w:rPr>
                <w:del w:id="2587" w:author="aas" w:date="2013-10-14T02:06:00Z"/>
              </w:rPr>
            </w:pPr>
            <w:del w:id="2588" w:author="aas" w:date="2013-10-14T02:06:00Z">
              <w:r w:rsidRPr="00C128FA">
                <w:delText xml:space="preserve">          &lt;xs:documentation&gt;</w:delText>
              </w:r>
            </w:del>
          </w:p>
          <w:p w14:paraId="7BC7FE69" w14:textId="77777777" w:rsidR="00860C7A" w:rsidRPr="00C128FA" w:rsidRDefault="00860C7A" w:rsidP="00860C7A">
            <w:pPr>
              <w:pStyle w:val="XML1"/>
              <w:rPr>
                <w:del w:id="2589" w:author="aas" w:date="2013-10-14T02:06:00Z"/>
              </w:rPr>
            </w:pPr>
            <w:del w:id="2590" w:author="aas" w:date="2013-10-14T02:06:00Z">
              <w:r w:rsidRPr="00C128FA">
                <w:delText xml:space="preserve">            Specify generic forwarding actions such as</w:delText>
              </w:r>
            </w:del>
          </w:p>
          <w:p w14:paraId="4277EBDE" w14:textId="77777777" w:rsidR="00860C7A" w:rsidRPr="00C128FA" w:rsidRDefault="00860C7A" w:rsidP="00860C7A">
            <w:pPr>
              <w:pStyle w:val="XML1"/>
              <w:rPr>
                <w:del w:id="2591" w:author="aas" w:date="2013-10-14T02:06:00Z"/>
              </w:rPr>
            </w:pPr>
            <w:del w:id="2592" w:author="aas" w:date="2013-10-14T02:06:00Z">
              <w:r w:rsidRPr="00C128FA">
                <w:delText xml:space="preserve">            sending to the controller, flooding, or forwarding using</w:delText>
              </w:r>
            </w:del>
          </w:p>
          <w:p w14:paraId="0DA088E1" w14:textId="77777777" w:rsidR="00860C7A" w:rsidRPr="00C128FA" w:rsidRDefault="00860C7A" w:rsidP="00860C7A">
            <w:pPr>
              <w:pStyle w:val="XML1"/>
              <w:rPr>
                <w:del w:id="2593" w:author="aas" w:date="2013-10-14T02:06:00Z"/>
              </w:rPr>
            </w:pPr>
            <w:del w:id="2594" w:author="aas" w:date="2013-10-14T02:06:00Z">
              <w:r w:rsidRPr="00C128FA">
                <w:delText xml:space="preserve">            non-OpenFlow methods, such as 'normal' switch processing.</w:delText>
              </w:r>
            </w:del>
          </w:p>
          <w:p w14:paraId="62AFE26C" w14:textId="77777777" w:rsidR="00860C7A" w:rsidRPr="00C128FA" w:rsidRDefault="00860C7A" w:rsidP="00860C7A">
            <w:pPr>
              <w:pStyle w:val="XML1"/>
              <w:rPr>
                <w:del w:id="2595" w:author="aas" w:date="2013-10-14T02:06:00Z"/>
              </w:rPr>
            </w:pPr>
            <w:del w:id="2596" w:author="aas" w:date="2013-10-14T02:06:00Z">
              <w:r w:rsidRPr="00C128FA">
                <w:delText xml:space="preserve">          &lt;/xs:documentation&gt;</w:delText>
              </w:r>
            </w:del>
          </w:p>
          <w:p w14:paraId="108E3C67" w14:textId="77777777" w:rsidR="00860C7A" w:rsidRPr="00C128FA" w:rsidRDefault="00860C7A" w:rsidP="00860C7A">
            <w:pPr>
              <w:pStyle w:val="XML1"/>
              <w:rPr>
                <w:del w:id="2597" w:author="aas" w:date="2013-10-14T02:06:00Z"/>
              </w:rPr>
            </w:pPr>
            <w:del w:id="2598" w:author="aas" w:date="2013-10-14T02:06:00Z">
              <w:r w:rsidRPr="00C128FA">
                <w:delText xml:space="preserve">        &lt;/xs:annotation&gt;</w:delText>
              </w:r>
            </w:del>
          </w:p>
          <w:p w14:paraId="3BAFF5DD" w14:textId="77777777" w:rsidR="00860C7A" w:rsidRPr="00C128FA" w:rsidRDefault="00860C7A" w:rsidP="00860C7A">
            <w:pPr>
              <w:pStyle w:val="XML1"/>
              <w:rPr>
                <w:del w:id="2599" w:author="aas" w:date="2013-10-14T02:06:00Z"/>
              </w:rPr>
            </w:pPr>
            <w:del w:id="2600" w:author="aas" w:date="2013-10-14T02:06:00Z">
              <w:r w:rsidRPr="00C128FA">
                <w:delText xml:space="preserve">        &lt;xs:complexType&gt;</w:delText>
              </w:r>
            </w:del>
          </w:p>
          <w:p w14:paraId="6877ECD5" w14:textId="77777777" w:rsidR="00860C7A" w:rsidRPr="00C128FA" w:rsidRDefault="00860C7A" w:rsidP="00860C7A">
            <w:pPr>
              <w:pStyle w:val="XML1"/>
              <w:rPr>
                <w:del w:id="2601" w:author="aas" w:date="2013-10-14T02:06:00Z"/>
              </w:rPr>
            </w:pPr>
            <w:del w:id="2602" w:author="aas" w:date="2013-10-14T02:06:00Z">
              <w:r w:rsidRPr="00C128FA">
                <w:delText xml:space="preserve">          &lt;xs:sequence&gt;</w:delText>
              </w:r>
            </w:del>
          </w:p>
          <w:p w14:paraId="5BC5A781" w14:textId="77777777" w:rsidR="00860C7A" w:rsidRPr="00C128FA" w:rsidRDefault="00860C7A" w:rsidP="00860C7A">
            <w:pPr>
              <w:pStyle w:val="XML1"/>
              <w:rPr>
                <w:del w:id="2603" w:author="aas" w:date="2013-10-14T02:06:00Z"/>
              </w:rPr>
            </w:pPr>
            <w:del w:id="2604" w:author="aas" w:date="2013-10-14T02:06:00Z">
              <w:r w:rsidRPr="00C128FA">
                <w:delText xml:space="preserve">            &lt;xs:element name="type" minOccurs="0" maxOccurs="unbounded"&gt;</w:delText>
              </w:r>
            </w:del>
          </w:p>
          <w:p w14:paraId="48B7F0EE" w14:textId="77777777" w:rsidR="00860C7A" w:rsidRPr="00C128FA" w:rsidRDefault="00860C7A" w:rsidP="00860C7A">
            <w:pPr>
              <w:pStyle w:val="XML1"/>
              <w:rPr>
                <w:del w:id="2605" w:author="aas" w:date="2013-10-14T02:06:00Z"/>
              </w:rPr>
            </w:pPr>
            <w:del w:id="2606" w:author="aas" w:date="2013-10-14T02:06:00Z">
              <w:r w:rsidRPr="00C128FA">
                <w:delText xml:space="preserve">              &lt;xs:simpleType&gt;</w:delText>
              </w:r>
            </w:del>
          </w:p>
          <w:p w14:paraId="53A2B7F8" w14:textId="77777777" w:rsidR="00860C7A" w:rsidRPr="00C128FA" w:rsidRDefault="00860C7A" w:rsidP="00860C7A">
            <w:pPr>
              <w:pStyle w:val="XML1"/>
              <w:rPr>
                <w:del w:id="2607" w:author="aas" w:date="2013-10-14T02:06:00Z"/>
              </w:rPr>
            </w:pPr>
            <w:del w:id="2608" w:author="aas" w:date="2013-10-14T02:06:00Z">
              <w:r w:rsidRPr="00C128FA">
                <w:delText xml:space="preserve">                &lt;xs:restriction base="xs:string"&gt;</w:delText>
              </w:r>
            </w:del>
          </w:p>
          <w:p w14:paraId="2478994F" w14:textId="77777777" w:rsidR="00860C7A" w:rsidRPr="00C128FA" w:rsidRDefault="00860C7A" w:rsidP="00860C7A">
            <w:pPr>
              <w:pStyle w:val="XML1"/>
              <w:rPr>
                <w:del w:id="2609" w:author="aas" w:date="2013-10-14T02:06:00Z"/>
              </w:rPr>
            </w:pPr>
            <w:del w:id="2610" w:author="aas" w:date="2013-10-14T02:06:00Z">
              <w:r w:rsidRPr="00C128FA">
                <w:delText xml:space="preserve">                  &lt;xs:enumeration value="all"/&gt;</w:delText>
              </w:r>
            </w:del>
          </w:p>
          <w:p w14:paraId="419E3AF9" w14:textId="77777777" w:rsidR="00860C7A" w:rsidRPr="00C128FA" w:rsidRDefault="00860C7A" w:rsidP="00860C7A">
            <w:pPr>
              <w:pStyle w:val="XML1"/>
              <w:rPr>
                <w:del w:id="2611" w:author="aas" w:date="2013-10-14T02:06:00Z"/>
              </w:rPr>
            </w:pPr>
            <w:del w:id="2612" w:author="aas" w:date="2013-10-14T02:06:00Z">
              <w:r w:rsidRPr="00C128FA">
                <w:delText xml:space="preserve">                  &lt;xs:enumeration value="controller"/&gt;</w:delText>
              </w:r>
            </w:del>
          </w:p>
          <w:p w14:paraId="6E494309" w14:textId="77777777" w:rsidR="00860C7A" w:rsidRPr="00C128FA" w:rsidRDefault="00860C7A" w:rsidP="00860C7A">
            <w:pPr>
              <w:pStyle w:val="XML1"/>
              <w:rPr>
                <w:del w:id="2613" w:author="aas" w:date="2013-10-14T02:06:00Z"/>
              </w:rPr>
            </w:pPr>
            <w:del w:id="2614" w:author="aas" w:date="2013-10-14T02:06:00Z">
              <w:r w:rsidRPr="00C128FA">
                <w:delText xml:space="preserve">                  &lt;xs:enumeration value="table"/&gt;</w:delText>
              </w:r>
            </w:del>
          </w:p>
          <w:p w14:paraId="0B9DB5A5" w14:textId="77777777" w:rsidR="00860C7A" w:rsidRPr="00C128FA" w:rsidRDefault="00860C7A" w:rsidP="00860C7A">
            <w:pPr>
              <w:pStyle w:val="XML1"/>
              <w:rPr>
                <w:del w:id="2615" w:author="aas" w:date="2013-10-14T02:06:00Z"/>
              </w:rPr>
            </w:pPr>
            <w:del w:id="2616" w:author="aas" w:date="2013-10-14T02:06:00Z">
              <w:r w:rsidRPr="00C128FA">
                <w:delText xml:space="preserve">                  &lt;xs:enumeration value="inport"/&gt;</w:delText>
              </w:r>
            </w:del>
          </w:p>
          <w:p w14:paraId="3C4E3AB5" w14:textId="77777777" w:rsidR="00860C7A" w:rsidRPr="00C128FA" w:rsidRDefault="00860C7A" w:rsidP="00860C7A">
            <w:pPr>
              <w:pStyle w:val="XML1"/>
              <w:rPr>
                <w:del w:id="2617" w:author="aas" w:date="2013-10-14T02:06:00Z"/>
              </w:rPr>
            </w:pPr>
            <w:del w:id="2618" w:author="aas" w:date="2013-10-14T02:06:00Z">
              <w:r w:rsidRPr="00C128FA">
                <w:delText xml:space="preserve">                  &lt;xs:enumeration value="any"/&gt;</w:delText>
              </w:r>
            </w:del>
          </w:p>
          <w:p w14:paraId="202EFB56" w14:textId="77777777" w:rsidR="00860C7A" w:rsidRPr="00C128FA" w:rsidRDefault="00860C7A" w:rsidP="00860C7A">
            <w:pPr>
              <w:pStyle w:val="XML1"/>
              <w:rPr>
                <w:del w:id="2619" w:author="aas" w:date="2013-10-14T02:06:00Z"/>
              </w:rPr>
            </w:pPr>
            <w:del w:id="2620" w:author="aas" w:date="2013-10-14T02:06:00Z">
              <w:r w:rsidRPr="00C128FA">
                <w:delText xml:space="preserve">                  &lt;xs:enumeration value="normal"/&gt;</w:delText>
              </w:r>
            </w:del>
          </w:p>
          <w:p w14:paraId="456CD3F4" w14:textId="77777777" w:rsidR="00860C7A" w:rsidRPr="00C128FA" w:rsidRDefault="00860C7A" w:rsidP="00860C7A">
            <w:pPr>
              <w:pStyle w:val="XML1"/>
              <w:rPr>
                <w:del w:id="2621" w:author="aas" w:date="2013-10-14T02:06:00Z"/>
              </w:rPr>
            </w:pPr>
            <w:del w:id="2622" w:author="aas" w:date="2013-10-14T02:06:00Z">
              <w:r w:rsidRPr="00C128FA">
                <w:delText xml:space="preserve">                  &lt;xs:enumeration value="flood"/&gt;</w:delText>
              </w:r>
            </w:del>
          </w:p>
          <w:p w14:paraId="7B0C1CF1" w14:textId="77777777" w:rsidR="00860C7A" w:rsidRPr="00C128FA" w:rsidRDefault="00860C7A" w:rsidP="00860C7A">
            <w:pPr>
              <w:pStyle w:val="XML1"/>
              <w:rPr>
                <w:del w:id="2623" w:author="aas" w:date="2013-10-14T02:06:00Z"/>
              </w:rPr>
            </w:pPr>
            <w:del w:id="2624" w:author="aas" w:date="2013-10-14T02:06:00Z">
              <w:r w:rsidRPr="00C128FA">
                <w:delText xml:space="preserve">                &lt;/xs:restriction&gt;</w:delText>
              </w:r>
            </w:del>
          </w:p>
          <w:p w14:paraId="1ABF3992" w14:textId="77777777" w:rsidR="00860C7A" w:rsidRPr="00C128FA" w:rsidRDefault="00860C7A" w:rsidP="00860C7A">
            <w:pPr>
              <w:pStyle w:val="XML1"/>
              <w:rPr>
                <w:del w:id="2625" w:author="aas" w:date="2013-10-14T02:06:00Z"/>
              </w:rPr>
            </w:pPr>
            <w:del w:id="2626" w:author="aas" w:date="2013-10-14T02:06:00Z">
              <w:r w:rsidRPr="00C128FA">
                <w:delText xml:space="preserve">              &lt;/xs:simpleType&gt;</w:delText>
              </w:r>
            </w:del>
          </w:p>
          <w:p w14:paraId="35105ECC" w14:textId="77777777" w:rsidR="00860C7A" w:rsidRPr="00C128FA" w:rsidRDefault="00860C7A" w:rsidP="00860C7A">
            <w:pPr>
              <w:pStyle w:val="XML1"/>
              <w:rPr>
                <w:del w:id="2627" w:author="aas" w:date="2013-10-14T02:06:00Z"/>
              </w:rPr>
            </w:pPr>
            <w:del w:id="2628" w:author="aas" w:date="2013-10-14T02:06:00Z">
              <w:r w:rsidRPr="00C128FA">
                <w:delText xml:space="preserve">            &lt;/xs:element&gt;</w:delText>
              </w:r>
            </w:del>
          </w:p>
          <w:p w14:paraId="501179E5" w14:textId="77777777" w:rsidR="00860C7A" w:rsidRPr="00C128FA" w:rsidRDefault="00860C7A" w:rsidP="00860C7A">
            <w:pPr>
              <w:pStyle w:val="XML1"/>
              <w:rPr>
                <w:del w:id="2629" w:author="aas" w:date="2013-10-14T02:06:00Z"/>
              </w:rPr>
            </w:pPr>
            <w:del w:id="2630" w:author="aas" w:date="2013-10-14T02:06:00Z">
              <w:r w:rsidRPr="00C128FA">
                <w:delText xml:space="preserve">          &lt;/xs:sequence&gt;</w:delText>
              </w:r>
            </w:del>
          </w:p>
          <w:p w14:paraId="497E3276" w14:textId="77777777" w:rsidR="00860C7A" w:rsidRPr="00C128FA" w:rsidRDefault="00860C7A" w:rsidP="00860C7A">
            <w:pPr>
              <w:pStyle w:val="XML1"/>
              <w:rPr>
                <w:del w:id="2631" w:author="aas" w:date="2013-10-14T02:06:00Z"/>
              </w:rPr>
            </w:pPr>
            <w:del w:id="2632" w:author="aas" w:date="2013-10-14T02:06:00Z">
              <w:r w:rsidRPr="00C128FA">
                <w:delText xml:space="preserve">        &lt;/xs:complexType&gt;</w:delText>
              </w:r>
            </w:del>
          </w:p>
          <w:p w14:paraId="0962C4C5" w14:textId="77777777" w:rsidR="00860C7A" w:rsidRPr="00C128FA" w:rsidRDefault="00860C7A" w:rsidP="00860C7A">
            <w:pPr>
              <w:pStyle w:val="XML1"/>
              <w:rPr>
                <w:del w:id="2633" w:author="aas" w:date="2013-10-14T02:06:00Z"/>
              </w:rPr>
            </w:pPr>
            <w:del w:id="2634" w:author="aas" w:date="2013-10-14T02:06:00Z">
              <w:r w:rsidRPr="00C128FA">
                <w:delText xml:space="preserve">      &lt;/xs:element&gt;</w:delText>
              </w:r>
            </w:del>
          </w:p>
          <w:p w14:paraId="2D235C42" w14:textId="77777777" w:rsidR="00860C7A" w:rsidRPr="00C128FA" w:rsidRDefault="00860C7A" w:rsidP="00860C7A">
            <w:pPr>
              <w:pStyle w:val="XML1"/>
              <w:rPr>
                <w:del w:id="2635" w:author="aas" w:date="2013-10-14T02:06:00Z"/>
              </w:rPr>
            </w:pPr>
            <w:del w:id="2636" w:author="aas" w:date="2013-10-14T02:06:00Z">
              <w:r w:rsidRPr="00C128FA">
                <w:delText xml:space="preserve">      &lt;xs:element name="group-types"&gt;</w:delText>
              </w:r>
            </w:del>
          </w:p>
          <w:p w14:paraId="40972DA3" w14:textId="77777777" w:rsidR="00860C7A" w:rsidRPr="00C128FA" w:rsidRDefault="00860C7A" w:rsidP="00860C7A">
            <w:pPr>
              <w:pStyle w:val="XML1"/>
              <w:rPr>
                <w:del w:id="2637" w:author="aas" w:date="2013-10-14T02:06:00Z"/>
              </w:rPr>
            </w:pPr>
            <w:del w:id="2638" w:author="aas" w:date="2013-10-14T02:06:00Z">
              <w:r w:rsidRPr="00C128FA">
                <w:delText xml:space="preserve">        &lt;xs:annotation&gt;</w:delText>
              </w:r>
            </w:del>
          </w:p>
          <w:p w14:paraId="02BEA202" w14:textId="77777777" w:rsidR="00860C7A" w:rsidRPr="00C128FA" w:rsidRDefault="00860C7A" w:rsidP="00860C7A">
            <w:pPr>
              <w:pStyle w:val="XML1"/>
              <w:rPr>
                <w:del w:id="2639" w:author="aas" w:date="2013-10-14T02:06:00Z"/>
              </w:rPr>
            </w:pPr>
            <w:del w:id="2640" w:author="aas" w:date="2013-10-14T02:06:00Z">
              <w:r w:rsidRPr="00C128FA">
                <w:delText xml:space="preserve">          &lt;xs:documentation&gt;</w:delText>
              </w:r>
            </w:del>
          </w:p>
          <w:p w14:paraId="6659C765" w14:textId="77777777" w:rsidR="00860C7A" w:rsidRPr="00C128FA" w:rsidRDefault="00860C7A" w:rsidP="00860C7A">
            <w:pPr>
              <w:pStyle w:val="XML1"/>
              <w:rPr>
                <w:del w:id="2641" w:author="aas" w:date="2013-10-14T02:06:00Z"/>
              </w:rPr>
            </w:pPr>
            <w:del w:id="2642" w:author="aas" w:date="2013-10-14T02:06:00Z">
              <w:r w:rsidRPr="00C128FA">
                <w:delText xml:space="preserve">            Specify the group types supported by the logical</w:delText>
              </w:r>
            </w:del>
          </w:p>
          <w:p w14:paraId="1D434F07" w14:textId="77777777" w:rsidR="00860C7A" w:rsidRPr="00C128FA" w:rsidRDefault="00860C7A" w:rsidP="00860C7A">
            <w:pPr>
              <w:pStyle w:val="XML1"/>
              <w:rPr>
                <w:del w:id="2643" w:author="aas" w:date="2013-10-14T02:06:00Z"/>
              </w:rPr>
            </w:pPr>
            <w:del w:id="2644" w:author="aas" w:date="2013-10-14T02:06:00Z">
              <w:r w:rsidRPr="00C128FA">
                <w:delText xml:space="preserve">            switch.</w:delText>
              </w:r>
            </w:del>
          </w:p>
          <w:p w14:paraId="3A3B8826" w14:textId="77777777" w:rsidR="00860C7A" w:rsidRPr="00C128FA" w:rsidRDefault="00860C7A" w:rsidP="00860C7A">
            <w:pPr>
              <w:pStyle w:val="XML1"/>
              <w:rPr>
                <w:del w:id="2645" w:author="aas" w:date="2013-10-14T02:06:00Z"/>
              </w:rPr>
            </w:pPr>
            <w:del w:id="2646" w:author="aas" w:date="2013-10-14T02:06:00Z">
              <w:r w:rsidRPr="00C128FA">
                <w:delText xml:space="preserve">          &lt;/xs:documentation&gt;</w:delText>
              </w:r>
            </w:del>
          </w:p>
          <w:p w14:paraId="18E2F405" w14:textId="77777777" w:rsidR="00860C7A" w:rsidRPr="00C128FA" w:rsidRDefault="00860C7A" w:rsidP="00860C7A">
            <w:pPr>
              <w:pStyle w:val="XML1"/>
              <w:rPr>
                <w:del w:id="2647" w:author="aas" w:date="2013-10-14T02:06:00Z"/>
              </w:rPr>
            </w:pPr>
            <w:del w:id="2648" w:author="aas" w:date="2013-10-14T02:06:00Z">
              <w:r w:rsidRPr="00C128FA">
                <w:delText xml:space="preserve">        &lt;/xs:annotation&gt;</w:delText>
              </w:r>
            </w:del>
          </w:p>
          <w:p w14:paraId="55B831F7" w14:textId="77777777" w:rsidR="00860C7A" w:rsidRPr="00C128FA" w:rsidRDefault="00860C7A" w:rsidP="00860C7A">
            <w:pPr>
              <w:pStyle w:val="XML1"/>
              <w:rPr>
                <w:del w:id="2649" w:author="aas" w:date="2013-10-14T02:06:00Z"/>
              </w:rPr>
            </w:pPr>
            <w:del w:id="2650" w:author="aas" w:date="2013-10-14T02:06:00Z">
              <w:r w:rsidRPr="00C128FA">
                <w:delText xml:space="preserve">        &lt;xs:complexType&gt;</w:delText>
              </w:r>
            </w:del>
          </w:p>
          <w:p w14:paraId="1661BBE1" w14:textId="77777777" w:rsidR="00860C7A" w:rsidRPr="00C128FA" w:rsidRDefault="00860C7A" w:rsidP="00860C7A">
            <w:pPr>
              <w:pStyle w:val="XML1"/>
              <w:rPr>
                <w:del w:id="2651" w:author="aas" w:date="2013-10-14T02:06:00Z"/>
              </w:rPr>
            </w:pPr>
            <w:del w:id="2652" w:author="aas" w:date="2013-10-14T02:06:00Z">
              <w:r w:rsidRPr="00C128FA">
                <w:delText xml:space="preserve">          &lt;xs:sequence&gt;</w:delText>
              </w:r>
            </w:del>
          </w:p>
          <w:p w14:paraId="3E7176D6" w14:textId="77777777" w:rsidR="00860C7A" w:rsidRPr="00C128FA" w:rsidRDefault="00860C7A" w:rsidP="00860C7A">
            <w:pPr>
              <w:pStyle w:val="XML1"/>
              <w:rPr>
                <w:del w:id="2653" w:author="aas" w:date="2013-10-14T02:06:00Z"/>
              </w:rPr>
            </w:pPr>
            <w:del w:id="2654" w:author="aas" w:date="2013-10-14T02:06:00Z">
              <w:r w:rsidRPr="00C128FA">
                <w:delText xml:space="preserve">            &lt;xs:element name="type" minOccurs="0" maxOccurs="unbounded"&gt;</w:delText>
              </w:r>
            </w:del>
          </w:p>
          <w:p w14:paraId="21E8D041" w14:textId="77777777" w:rsidR="00860C7A" w:rsidRPr="00C128FA" w:rsidRDefault="00860C7A" w:rsidP="00860C7A">
            <w:pPr>
              <w:pStyle w:val="XML1"/>
              <w:rPr>
                <w:del w:id="2655" w:author="aas" w:date="2013-10-14T02:06:00Z"/>
              </w:rPr>
            </w:pPr>
            <w:del w:id="2656" w:author="aas" w:date="2013-10-14T02:06:00Z">
              <w:r w:rsidRPr="00C128FA">
                <w:delText xml:space="preserve">              &lt;xs:simpleType&gt;</w:delText>
              </w:r>
            </w:del>
          </w:p>
          <w:p w14:paraId="7B89FF4A" w14:textId="77777777" w:rsidR="00860C7A" w:rsidRPr="00C128FA" w:rsidRDefault="00860C7A" w:rsidP="00860C7A">
            <w:pPr>
              <w:pStyle w:val="XML1"/>
              <w:rPr>
                <w:del w:id="2657" w:author="aas" w:date="2013-10-14T02:06:00Z"/>
              </w:rPr>
            </w:pPr>
            <w:del w:id="2658" w:author="aas" w:date="2013-10-14T02:06:00Z">
              <w:r w:rsidRPr="00C128FA">
                <w:delText xml:space="preserve">                &lt;xs:restriction base="xs:string"&gt;</w:delText>
              </w:r>
            </w:del>
          </w:p>
          <w:p w14:paraId="7813A421" w14:textId="77777777" w:rsidR="00860C7A" w:rsidRPr="00C128FA" w:rsidRDefault="00860C7A" w:rsidP="00860C7A">
            <w:pPr>
              <w:pStyle w:val="XML1"/>
              <w:rPr>
                <w:del w:id="2659" w:author="aas" w:date="2013-10-14T02:06:00Z"/>
              </w:rPr>
            </w:pPr>
            <w:del w:id="2660" w:author="aas" w:date="2013-10-14T02:06:00Z">
              <w:r w:rsidRPr="00C128FA">
                <w:delText xml:space="preserve">                  &lt;xs:enumeration value="all"/&gt;</w:delText>
              </w:r>
            </w:del>
          </w:p>
          <w:p w14:paraId="248C75B5" w14:textId="77777777" w:rsidR="00860C7A" w:rsidRPr="00C128FA" w:rsidRDefault="00860C7A" w:rsidP="00860C7A">
            <w:pPr>
              <w:pStyle w:val="XML1"/>
              <w:rPr>
                <w:del w:id="2661" w:author="aas" w:date="2013-10-14T02:06:00Z"/>
              </w:rPr>
            </w:pPr>
            <w:del w:id="2662" w:author="aas" w:date="2013-10-14T02:06:00Z">
              <w:r w:rsidRPr="00C128FA">
                <w:delText xml:space="preserve">                  &lt;xs:enumeration value="select"/&gt;</w:delText>
              </w:r>
            </w:del>
          </w:p>
          <w:p w14:paraId="3B8C7400" w14:textId="77777777" w:rsidR="00860C7A" w:rsidRPr="00C128FA" w:rsidRDefault="00860C7A" w:rsidP="00860C7A">
            <w:pPr>
              <w:pStyle w:val="XML1"/>
              <w:rPr>
                <w:del w:id="2663" w:author="aas" w:date="2013-10-14T02:06:00Z"/>
              </w:rPr>
            </w:pPr>
            <w:del w:id="2664" w:author="aas" w:date="2013-10-14T02:06:00Z">
              <w:r w:rsidRPr="00C128FA">
                <w:delText xml:space="preserve">                  &lt;xs:enumeration value="indirect"/&gt;</w:delText>
              </w:r>
            </w:del>
          </w:p>
          <w:p w14:paraId="164AF646" w14:textId="77777777" w:rsidR="00860C7A" w:rsidRPr="00C128FA" w:rsidRDefault="00860C7A" w:rsidP="00860C7A">
            <w:pPr>
              <w:pStyle w:val="XML1"/>
              <w:rPr>
                <w:del w:id="2665" w:author="aas" w:date="2013-10-14T02:06:00Z"/>
              </w:rPr>
            </w:pPr>
            <w:del w:id="2666" w:author="aas" w:date="2013-10-14T02:06:00Z">
              <w:r w:rsidRPr="00C128FA">
                <w:delText xml:space="preserve">                  &lt;xs:enumeration value="fast-failover"/&gt;</w:delText>
              </w:r>
            </w:del>
          </w:p>
          <w:p w14:paraId="54D69FD7" w14:textId="77777777" w:rsidR="00860C7A" w:rsidRPr="00C128FA" w:rsidRDefault="00860C7A" w:rsidP="00860C7A">
            <w:pPr>
              <w:pStyle w:val="XML1"/>
              <w:rPr>
                <w:del w:id="2667" w:author="aas" w:date="2013-10-14T02:06:00Z"/>
              </w:rPr>
            </w:pPr>
            <w:del w:id="2668" w:author="aas" w:date="2013-10-14T02:06:00Z">
              <w:r w:rsidRPr="00C128FA">
                <w:delText xml:space="preserve">                &lt;/xs:restriction&gt;</w:delText>
              </w:r>
            </w:del>
          </w:p>
          <w:p w14:paraId="48BECEBA" w14:textId="77777777" w:rsidR="00860C7A" w:rsidRPr="00C128FA" w:rsidRDefault="00860C7A" w:rsidP="00860C7A">
            <w:pPr>
              <w:pStyle w:val="XML1"/>
              <w:rPr>
                <w:del w:id="2669" w:author="aas" w:date="2013-10-14T02:06:00Z"/>
              </w:rPr>
            </w:pPr>
            <w:del w:id="2670" w:author="aas" w:date="2013-10-14T02:06:00Z">
              <w:r w:rsidRPr="00C128FA">
                <w:delText xml:space="preserve">              &lt;/xs:simpleType&gt;</w:delText>
              </w:r>
            </w:del>
          </w:p>
          <w:p w14:paraId="5B0D8452" w14:textId="77777777" w:rsidR="00860C7A" w:rsidRPr="00C128FA" w:rsidRDefault="00860C7A" w:rsidP="00860C7A">
            <w:pPr>
              <w:pStyle w:val="XML1"/>
              <w:rPr>
                <w:del w:id="2671" w:author="aas" w:date="2013-10-14T02:06:00Z"/>
              </w:rPr>
            </w:pPr>
            <w:del w:id="2672" w:author="aas" w:date="2013-10-14T02:06:00Z">
              <w:r w:rsidRPr="00C128FA">
                <w:delText xml:space="preserve">            &lt;/xs:element&gt;</w:delText>
              </w:r>
            </w:del>
          </w:p>
          <w:p w14:paraId="309A13F5" w14:textId="77777777" w:rsidR="00860C7A" w:rsidRPr="00C128FA" w:rsidRDefault="00860C7A" w:rsidP="00860C7A">
            <w:pPr>
              <w:pStyle w:val="XML1"/>
              <w:rPr>
                <w:del w:id="2673" w:author="aas" w:date="2013-10-14T02:06:00Z"/>
              </w:rPr>
            </w:pPr>
            <w:del w:id="2674" w:author="aas" w:date="2013-10-14T02:06:00Z">
              <w:r w:rsidRPr="00C128FA">
                <w:delText xml:space="preserve">          &lt;/xs:sequence&gt;</w:delText>
              </w:r>
            </w:del>
          </w:p>
          <w:p w14:paraId="21FC7380" w14:textId="77777777" w:rsidR="00860C7A" w:rsidRPr="00C128FA" w:rsidRDefault="00860C7A" w:rsidP="00860C7A">
            <w:pPr>
              <w:pStyle w:val="XML1"/>
              <w:rPr>
                <w:del w:id="2675" w:author="aas" w:date="2013-10-14T02:06:00Z"/>
              </w:rPr>
            </w:pPr>
            <w:del w:id="2676" w:author="aas" w:date="2013-10-14T02:06:00Z">
              <w:r w:rsidRPr="00C128FA">
                <w:delText xml:space="preserve">        &lt;/xs:complexType&gt;</w:delText>
              </w:r>
            </w:del>
          </w:p>
          <w:p w14:paraId="6CE7B2A4" w14:textId="77777777" w:rsidR="00860C7A" w:rsidRPr="00C128FA" w:rsidRDefault="00860C7A" w:rsidP="00860C7A">
            <w:pPr>
              <w:pStyle w:val="XML1"/>
              <w:rPr>
                <w:del w:id="2677" w:author="aas" w:date="2013-10-14T02:06:00Z"/>
              </w:rPr>
            </w:pPr>
            <w:del w:id="2678" w:author="aas" w:date="2013-10-14T02:06:00Z">
              <w:r w:rsidRPr="00C128FA">
                <w:delText xml:space="preserve">      &lt;/xs:element&gt;</w:delText>
              </w:r>
            </w:del>
          </w:p>
          <w:p w14:paraId="0FBD1FD0" w14:textId="77777777" w:rsidR="00860C7A" w:rsidRPr="00C128FA" w:rsidRDefault="00860C7A" w:rsidP="00860C7A">
            <w:pPr>
              <w:pStyle w:val="XML1"/>
              <w:rPr>
                <w:del w:id="2679" w:author="aas" w:date="2013-10-14T02:06:00Z"/>
              </w:rPr>
            </w:pPr>
            <w:del w:id="2680" w:author="aas" w:date="2013-10-14T02:06:00Z">
              <w:r w:rsidRPr="00C128FA">
                <w:delText xml:space="preserve">      &lt;xs:element name="group-capabilities"&gt;</w:delText>
              </w:r>
            </w:del>
          </w:p>
          <w:p w14:paraId="657A2722" w14:textId="77777777" w:rsidR="00860C7A" w:rsidRPr="00C128FA" w:rsidRDefault="00860C7A" w:rsidP="00860C7A">
            <w:pPr>
              <w:pStyle w:val="XML1"/>
              <w:rPr>
                <w:del w:id="2681" w:author="aas" w:date="2013-10-14T02:06:00Z"/>
              </w:rPr>
            </w:pPr>
            <w:del w:id="2682" w:author="aas" w:date="2013-10-14T02:06:00Z">
              <w:r w:rsidRPr="00C128FA">
                <w:delText xml:space="preserve">        &lt;xs:annotation&gt;</w:delText>
              </w:r>
            </w:del>
          </w:p>
          <w:p w14:paraId="1A3C2283" w14:textId="77777777" w:rsidR="00860C7A" w:rsidRPr="00C128FA" w:rsidRDefault="00860C7A" w:rsidP="00860C7A">
            <w:pPr>
              <w:pStyle w:val="XML1"/>
              <w:rPr>
                <w:del w:id="2683" w:author="aas" w:date="2013-10-14T02:06:00Z"/>
              </w:rPr>
            </w:pPr>
            <w:del w:id="2684" w:author="aas" w:date="2013-10-14T02:06:00Z">
              <w:r w:rsidRPr="00C128FA">
                <w:delText xml:space="preserve">          &lt;xs:documentation&gt;</w:delText>
              </w:r>
            </w:del>
          </w:p>
          <w:p w14:paraId="1004C94B" w14:textId="77777777" w:rsidR="00860C7A" w:rsidRPr="00C128FA" w:rsidRDefault="00860C7A" w:rsidP="00860C7A">
            <w:pPr>
              <w:pStyle w:val="XML1"/>
              <w:rPr>
                <w:del w:id="2685" w:author="aas" w:date="2013-10-14T02:06:00Z"/>
              </w:rPr>
            </w:pPr>
            <w:del w:id="2686" w:author="aas" w:date="2013-10-14T02:06:00Z">
              <w:r w:rsidRPr="00C128FA">
                <w:delText xml:space="preserve">            Specify the group capabilities supported by the</w:delText>
              </w:r>
            </w:del>
          </w:p>
          <w:p w14:paraId="22AB0396" w14:textId="77777777" w:rsidR="00860C7A" w:rsidRPr="00C128FA" w:rsidRDefault="00860C7A" w:rsidP="00860C7A">
            <w:pPr>
              <w:pStyle w:val="XML1"/>
              <w:rPr>
                <w:del w:id="2687" w:author="aas" w:date="2013-10-14T02:06:00Z"/>
              </w:rPr>
            </w:pPr>
            <w:del w:id="2688" w:author="aas" w:date="2013-10-14T02:06:00Z">
              <w:r w:rsidRPr="00C128FA">
                <w:delText xml:space="preserve">            logical switch.</w:delText>
              </w:r>
            </w:del>
          </w:p>
          <w:p w14:paraId="15B553F5" w14:textId="77777777" w:rsidR="00860C7A" w:rsidRPr="00C128FA" w:rsidRDefault="00860C7A" w:rsidP="00860C7A">
            <w:pPr>
              <w:pStyle w:val="XML1"/>
              <w:rPr>
                <w:del w:id="2689" w:author="aas" w:date="2013-10-14T02:06:00Z"/>
              </w:rPr>
            </w:pPr>
            <w:del w:id="2690" w:author="aas" w:date="2013-10-14T02:06:00Z">
              <w:r w:rsidRPr="00C128FA">
                <w:delText xml:space="preserve">          &lt;/xs:documentation&gt;</w:delText>
              </w:r>
            </w:del>
          </w:p>
          <w:p w14:paraId="686295E6" w14:textId="77777777" w:rsidR="00860C7A" w:rsidRPr="00C128FA" w:rsidRDefault="00860C7A" w:rsidP="00860C7A">
            <w:pPr>
              <w:pStyle w:val="XML1"/>
              <w:rPr>
                <w:del w:id="2691" w:author="aas" w:date="2013-10-14T02:06:00Z"/>
              </w:rPr>
            </w:pPr>
            <w:del w:id="2692" w:author="aas" w:date="2013-10-14T02:06:00Z">
              <w:r w:rsidRPr="00C128FA">
                <w:delText xml:space="preserve">        &lt;/xs:annotation&gt;</w:delText>
              </w:r>
            </w:del>
          </w:p>
          <w:p w14:paraId="291D85BA" w14:textId="77777777" w:rsidR="00860C7A" w:rsidRPr="00C128FA" w:rsidRDefault="00860C7A" w:rsidP="00860C7A">
            <w:pPr>
              <w:pStyle w:val="XML1"/>
              <w:rPr>
                <w:del w:id="2693" w:author="aas" w:date="2013-10-14T02:06:00Z"/>
              </w:rPr>
            </w:pPr>
            <w:del w:id="2694" w:author="aas" w:date="2013-10-14T02:06:00Z">
              <w:r w:rsidRPr="00C128FA">
                <w:delText xml:space="preserve">        &lt;xs:complexType&gt;</w:delText>
              </w:r>
            </w:del>
          </w:p>
          <w:p w14:paraId="6C9FFCFF" w14:textId="77777777" w:rsidR="00860C7A" w:rsidRPr="00C128FA" w:rsidRDefault="00860C7A" w:rsidP="00860C7A">
            <w:pPr>
              <w:pStyle w:val="XML1"/>
              <w:rPr>
                <w:del w:id="2695" w:author="aas" w:date="2013-10-14T02:06:00Z"/>
              </w:rPr>
            </w:pPr>
            <w:del w:id="2696" w:author="aas" w:date="2013-10-14T02:06:00Z">
              <w:r w:rsidRPr="00C128FA">
                <w:delText xml:space="preserve">          &lt;xs:sequence&gt;</w:delText>
              </w:r>
            </w:del>
          </w:p>
          <w:p w14:paraId="50B9A6F7" w14:textId="77777777" w:rsidR="00860C7A" w:rsidRPr="00C128FA" w:rsidRDefault="00860C7A" w:rsidP="00860C7A">
            <w:pPr>
              <w:pStyle w:val="XML1"/>
              <w:rPr>
                <w:del w:id="2697" w:author="aas" w:date="2013-10-14T02:06:00Z"/>
              </w:rPr>
            </w:pPr>
            <w:del w:id="2698" w:author="aas" w:date="2013-10-14T02:06:00Z">
              <w:r w:rsidRPr="00C128FA">
                <w:delText xml:space="preserve">            &lt;xs:element name="capability" minOccurs="0" maxOccurs="unbounded"&gt;</w:delText>
              </w:r>
            </w:del>
          </w:p>
          <w:p w14:paraId="7D4733F5" w14:textId="77777777" w:rsidR="00860C7A" w:rsidRPr="00C128FA" w:rsidRDefault="00860C7A" w:rsidP="00860C7A">
            <w:pPr>
              <w:pStyle w:val="XML1"/>
              <w:rPr>
                <w:del w:id="2699" w:author="aas" w:date="2013-10-14T02:06:00Z"/>
              </w:rPr>
            </w:pPr>
            <w:del w:id="2700" w:author="aas" w:date="2013-10-14T02:06:00Z">
              <w:r w:rsidRPr="00C128FA">
                <w:delText xml:space="preserve">              &lt;xs:simpleType&gt;</w:delText>
              </w:r>
            </w:del>
          </w:p>
          <w:p w14:paraId="2FA1433A" w14:textId="77777777" w:rsidR="00860C7A" w:rsidRPr="00C128FA" w:rsidRDefault="00860C7A" w:rsidP="00860C7A">
            <w:pPr>
              <w:pStyle w:val="XML1"/>
              <w:rPr>
                <w:del w:id="2701" w:author="aas" w:date="2013-10-14T02:06:00Z"/>
              </w:rPr>
            </w:pPr>
            <w:del w:id="2702" w:author="aas" w:date="2013-10-14T02:06:00Z">
              <w:r w:rsidRPr="00C128FA">
                <w:delText xml:space="preserve">                &lt;xs:restriction base="xs:string"&gt;</w:delText>
              </w:r>
            </w:del>
          </w:p>
          <w:p w14:paraId="589CE069" w14:textId="77777777" w:rsidR="00860C7A" w:rsidRPr="00C128FA" w:rsidRDefault="00860C7A" w:rsidP="00860C7A">
            <w:pPr>
              <w:pStyle w:val="XML1"/>
              <w:rPr>
                <w:del w:id="2703" w:author="aas" w:date="2013-10-14T02:06:00Z"/>
              </w:rPr>
            </w:pPr>
            <w:del w:id="2704" w:author="aas" w:date="2013-10-14T02:06:00Z">
              <w:r w:rsidRPr="00C128FA">
                <w:delText xml:space="preserve">                  &lt;xs:enumeration value="select-weight"/&gt;</w:delText>
              </w:r>
            </w:del>
          </w:p>
          <w:p w14:paraId="1559FBE8" w14:textId="77777777" w:rsidR="00860C7A" w:rsidRPr="00C128FA" w:rsidRDefault="00860C7A" w:rsidP="00860C7A">
            <w:pPr>
              <w:pStyle w:val="XML1"/>
              <w:rPr>
                <w:del w:id="2705" w:author="aas" w:date="2013-10-14T02:06:00Z"/>
              </w:rPr>
            </w:pPr>
            <w:del w:id="2706" w:author="aas" w:date="2013-10-14T02:06:00Z">
              <w:r w:rsidRPr="00C128FA">
                <w:delText xml:space="preserve">                  &lt;xs:enumeration value="select-liveness"/&gt;</w:delText>
              </w:r>
            </w:del>
          </w:p>
          <w:p w14:paraId="3821AC01" w14:textId="77777777" w:rsidR="00860C7A" w:rsidRPr="00C128FA" w:rsidRDefault="00860C7A" w:rsidP="00860C7A">
            <w:pPr>
              <w:pStyle w:val="XML1"/>
              <w:rPr>
                <w:del w:id="2707" w:author="aas" w:date="2013-10-14T02:06:00Z"/>
              </w:rPr>
            </w:pPr>
            <w:del w:id="2708" w:author="aas" w:date="2013-10-14T02:06:00Z">
              <w:r w:rsidRPr="00C128FA">
                <w:delText xml:space="preserve">                  &lt;xs:enumeration value="chaining"/&gt;</w:delText>
              </w:r>
            </w:del>
          </w:p>
          <w:p w14:paraId="7ED06918" w14:textId="77777777" w:rsidR="00860C7A" w:rsidRPr="00C128FA" w:rsidRDefault="00860C7A" w:rsidP="00860C7A">
            <w:pPr>
              <w:pStyle w:val="XML1"/>
              <w:rPr>
                <w:del w:id="2709" w:author="aas" w:date="2013-10-14T02:06:00Z"/>
              </w:rPr>
            </w:pPr>
            <w:del w:id="2710" w:author="aas" w:date="2013-10-14T02:06:00Z">
              <w:r w:rsidRPr="00C128FA">
                <w:delText xml:space="preserve">                  &lt;xs:enumeration value="chaining-check"/&gt;</w:delText>
              </w:r>
            </w:del>
          </w:p>
          <w:p w14:paraId="1C5CA98B" w14:textId="77777777" w:rsidR="00860C7A" w:rsidRPr="00C128FA" w:rsidRDefault="00860C7A" w:rsidP="00860C7A">
            <w:pPr>
              <w:pStyle w:val="XML1"/>
              <w:rPr>
                <w:del w:id="2711" w:author="aas" w:date="2013-10-14T02:06:00Z"/>
              </w:rPr>
            </w:pPr>
            <w:del w:id="2712" w:author="aas" w:date="2013-10-14T02:06:00Z">
              <w:r w:rsidRPr="00C128FA">
                <w:delText xml:space="preserve">                &lt;/xs:restriction&gt;</w:delText>
              </w:r>
            </w:del>
          </w:p>
          <w:p w14:paraId="29E0FBA9" w14:textId="77777777" w:rsidR="00860C7A" w:rsidRPr="00C128FA" w:rsidRDefault="00860C7A" w:rsidP="00860C7A">
            <w:pPr>
              <w:pStyle w:val="XML1"/>
              <w:rPr>
                <w:del w:id="2713" w:author="aas" w:date="2013-10-14T02:06:00Z"/>
              </w:rPr>
            </w:pPr>
            <w:del w:id="2714" w:author="aas" w:date="2013-10-14T02:06:00Z">
              <w:r w:rsidRPr="00C128FA">
                <w:delText xml:space="preserve">              &lt;/xs:simpleType&gt;</w:delText>
              </w:r>
            </w:del>
          </w:p>
          <w:p w14:paraId="372344C8" w14:textId="77777777" w:rsidR="00860C7A" w:rsidRPr="00C128FA" w:rsidRDefault="00860C7A" w:rsidP="00860C7A">
            <w:pPr>
              <w:pStyle w:val="XML1"/>
              <w:rPr>
                <w:del w:id="2715" w:author="aas" w:date="2013-10-14T02:06:00Z"/>
              </w:rPr>
            </w:pPr>
            <w:del w:id="2716" w:author="aas" w:date="2013-10-14T02:06:00Z">
              <w:r w:rsidRPr="00C128FA">
                <w:delText xml:space="preserve">            &lt;/xs:element&gt;</w:delText>
              </w:r>
            </w:del>
          </w:p>
          <w:p w14:paraId="5F1283F2" w14:textId="77777777" w:rsidR="00860C7A" w:rsidRPr="00C128FA" w:rsidRDefault="00860C7A" w:rsidP="00860C7A">
            <w:pPr>
              <w:pStyle w:val="XML1"/>
              <w:rPr>
                <w:del w:id="2717" w:author="aas" w:date="2013-10-14T02:06:00Z"/>
              </w:rPr>
            </w:pPr>
            <w:del w:id="2718" w:author="aas" w:date="2013-10-14T02:06:00Z">
              <w:r w:rsidRPr="00C128FA">
                <w:delText xml:space="preserve">          &lt;/xs:sequence&gt;</w:delText>
              </w:r>
            </w:del>
          </w:p>
          <w:p w14:paraId="645CCC34" w14:textId="77777777" w:rsidR="00860C7A" w:rsidRPr="00C128FA" w:rsidRDefault="00860C7A" w:rsidP="00860C7A">
            <w:pPr>
              <w:pStyle w:val="XML1"/>
              <w:rPr>
                <w:del w:id="2719" w:author="aas" w:date="2013-10-14T02:06:00Z"/>
              </w:rPr>
            </w:pPr>
            <w:del w:id="2720" w:author="aas" w:date="2013-10-14T02:06:00Z">
              <w:r w:rsidRPr="00C128FA">
                <w:delText xml:space="preserve">        &lt;/xs:complexType&gt;</w:delText>
              </w:r>
            </w:del>
          </w:p>
          <w:p w14:paraId="5712D94E" w14:textId="77777777" w:rsidR="00860C7A" w:rsidRPr="00C128FA" w:rsidRDefault="00860C7A" w:rsidP="00860C7A">
            <w:pPr>
              <w:pStyle w:val="XML1"/>
              <w:rPr>
                <w:del w:id="2721" w:author="aas" w:date="2013-10-14T02:06:00Z"/>
              </w:rPr>
            </w:pPr>
            <w:del w:id="2722" w:author="aas" w:date="2013-10-14T02:06:00Z">
              <w:r w:rsidRPr="00C128FA">
                <w:delText xml:space="preserve">      &lt;/xs:element&gt;</w:delText>
              </w:r>
            </w:del>
          </w:p>
          <w:p w14:paraId="09276D31" w14:textId="77777777" w:rsidR="00860C7A" w:rsidRPr="00C128FA" w:rsidRDefault="00860C7A" w:rsidP="00860C7A">
            <w:pPr>
              <w:pStyle w:val="XML1"/>
              <w:rPr>
                <w:del w:id="2723" w:author="aas" w:date="2013-10-14T02:06:00Z"/>
              </w:rPr>
            </w:pPr>
            <w:del w:id="2724" w:author="aas" w:date="2013-10-14T02:06:00Z">
              <w:r w:rsidRPr="00C128FA">
                <w:delText xml:space="preserve">      &lt;xs:element name="action-types"&gt;</w:delText>
              </w:r>
            </w:del>
          </w:p>
          <w:p w14:paraId="48949AD6" w14:textId="77777777" w:rsidR="00860C7A" w:rsidRPr="00C128FA" w:rsidRDefault="00860C7A" w:rsidP="00860C7A">
            <w:pPr>
              <w:pStyle w:val="XML1"/>
              <w:rPr>
                <w:del w:id="2725" w:author="aas" w:date="2013-10-14T02:06:00Z"/>
              </w:rPr>
            </w:pPr>
            <w:del w:id="2726" w:author="aas" w:date="2013-10-14T02:06:00Z">
              <w:r w:rsidRPr="00C128FA">
                <w:delText xml:space="preserve">        &lt;xs:annotation&gt;</w:delText>
              </w:r>
            </w:del>
          </w:p>
          <w:p w14:paraId="0804D9C3" w14:textId="77777777" w:rsidR="00860C7A" w:rsidRPr="00C128FA" w:rsidRDefault="00860C7A" w:rsidP="00860C7A">
            <w:pPr>
              <w:pStyle w:val="XML1"/>
              <w:rPr>
                <w:del w:id="2727" w:author="aas" w:date="2013-10-14T02:06:00Z"/>
              </w:rPr>
            </w:pPr>
            <w:del w:id="2728" w:author="aas" w:date="2013-10-14T02:06:00Z">
              <w:r w:rsidRPr="00C128FA">
                <w:delText xml:space="preserve">          &lt;xs:documentation&gt;</w:delText>
              </w:r>
            </w:del>
          </w:p>
          <w:p w14:paraId="3D22D566" w14:textId="77777777" w:rsidR="00860C7A" w:rsidRPr="00C128FA" w:rsidRDefault="00860C7A" w:rsidP="00860C7A">
            <w:pPr>
              <w:pStyle w:val="XML1"/>
              <w:rPr>
                <w:del w:id="2729" w:author="aas" w:date="2013-10-14T02:06:00Z"/>
              </w:rPr>
            </w:pPr>
            <w:del w:id="2730" w:author="aas" w:date="2013-10-14T02:06:00Z">
              <w:r w:rsidRPr="00C128FA">
                <w:delText xml:space="preserve">            Specify the action types supported by the</w:delText>
              </w:r>
            </w:del>
          </w:p>
          <w:p w14:paraId="7C616F6F" w14:textId="77777777" w:rsidR="00860C7A" w:rsidRPr="00C128FA" w:rsidRDefault="00860C7A" w:rsidP="00860C7A">
            <w:pPr>
              <w:pStyle w:val="XML1"/>
              <w:rPr>
                <w:del w:id="2731" w:author="aas" w:date="2013-10-14T02:06:00Z"/>
              </w:rPr>
            </w:pPr>
            <w:del w:id="2732" w:author="aas" w:date="2013-10-14T02:06:00Z">
              <w:r w:rsidRPr="00C128FA">
                <w:delText xml:space="preserve">            logical switch.</w:delText>
              </w:r>
            </w:del>
          </w:p>
          <w:p w14:paraId="40FCFD2B" w14:textId="77777777" w:rsidR="00860C7A" w:rsidRPr="00C128FA" w:rsidRDefault="00860C7A" w:rsidP="00860C7A">
            <w:pPr>
              <w:pStyle w:val="XML1"/>
              <w:rPr>
                <w:del w:id="2733" w:author="aas" w:date="2013-10-14T02:06:00Z"/>
              </w:rPr>
            </w:pPr>
            <w:del w:id="2734" w:author="aas" w:date="2013-10-14T02:06:00Z">
              <w:r w:rsidRPr="00C128FA">
                <w:delText xml:space="preserve">          &lt;/xs:documentation&gt;</w:delText>
              </w:r>
            </w:del>
          </w:p>
          <w:p w14:paraId="44894099" w14:textId="77777777" w:rsidR="00860C7A" w:rsidRPr="00C128FA" w:rsidRDefault="00860C7A" w:rsidP="00860C7A">
            <w:pPr>
              <w:pStyle w:val="XML1"/>
              <w:rPr>
                <w:del w:id="2735" w:author="aas" w:date="2013-10-14T02:06:00Z"/>
              </w:rPr>
            </w:pPr>
            <w:del w:id="2736" w:author="aas" w:date="2013-10-14T02:06:00Z">
              <w:r w:rsidRPr="00C128FA">
                <w:delText xml:space="preserve">        &lt;/xs:annotation&gt;</w:delText>
              </w:r>
            </w:del>
          </w:p>
          <w:p w14:paraId="60800F96" w14:textId="77777777" w:rsidR="00860C7A" w:rsidRPr="00C128FA" w:rsidRDefault="00860C7A" w:rsidP="00860C7A">
            <w:pPr>
              <w:pStyle w:val="XML1"/>
              <w:rPr>
                <w:del w:id="2737" w:author="aas" w:date="2013-10-14T02:06:00Z"/>
              </w:rPr>
            </w:pPr>
            <w:del w:id="2738" w:author="aas" w:date="2013-10-14T02:06:00Z">
              <w:r w:rsidRPr="00C128FA">
                <w:delText xml:space="preserve">        &lt;xs:complexType&gt;</w:delText>
              </w:r>
            </w:del>
          </w:p>
          <w:p w14:paraId="2BE2DDD0" w14:textId="77777777" w:rsidR="00860C7A" w:rsidRPr="00C128FA" w:rsidRDefault="00860C7A" w:rsidP="00860C7A">
            <w:pPr>
              <w:pStyle w:val="XML1"/>
              <w:rPr>
                <w:del w:id="2739" w:author="aas" w:date="2013-10-14T02:06:00Z"/>
              </w:rPr>
            </w:pPr>
            <w:del w:id="2740" w:author="aas" w:date="2013-10-14T02:06:00Z">
              <w:r w:rsidRPr="00C128FA">
                <w:delText xml:space="preserve">          &lt;xs:sequence&gt;</w:delText>
              </w:r>
            </w:del>
          </w:p>
          <w:p w14:paraId="396432C1" w14:textId="77777777" w:rsidR="00860C7A" w:rsidRPr="00C128FA" w:rsidRDefault="00860C7A" w:rsidP="00860C7A">
            <w:pPr>
              <w:pStyle w:val="XML1"/>
              <w:rPr>
                <w:del w:id="2741" w:author="aas" w:date="2013-10-14T02:06:00Z"/>
              </w:rPr>
            </w:pPr>
            <w:del w:id="2742" w:author="aas" w:date="2013-10-14T02:06:00Z">
              <w:r w:rsidRPr="00C128FA">
                <w:delText xml:space="preserve">            &lt;xs:element name="type" minOccurs="0" maxOccurs="unbounded"  type="OFActionType"/&gt;</w:delText>
              </w:r>
            </w:del>
          </w:p>
          <w:p w14:paraId="53FBE6CF" w14:textId="77777777" w:rsidR="00860C7A" w:rsidRPr="00C128FA" w:rsidRDefault="00860C7A" w:rsidP="00860C7A">
            <w:pPr>
              <w:pStyle w:val="XML1"/>
              <w:rPr>
                <w:del w:id="2743" w:author="aas" w:date="2013-10-14T02:06:00Z"/>
              </w:rPr>
            </w:pPr>
            <w:del w:id="2744" w:author="aas" w:date="2013-10-14T02:06:00Z">
              <w:r w:rsidRPr="00C128FA">
                <w:delText xml:space="preserve">          &lt;/xs:sequence&gt;</w:delText>
              </w:r>
            </w:del>
          </w:p>
          <w:p w14:paraId="01D28518" w14:textId="77777777" w:rsidR="00860C7A" w:rsidRPr="00C128FA" w:rsidRDefault="00860C7A" w:rsidP="00860C7A">
            <w:pPr>
              <w:pStyle w:val="XML1"/>
              <w:rPr>
                <w:del w:id="2745" w:author="aas" w:date="2013-10-14T02:06:00Z"/>
              </w:rPr>
            </w:pPr>
            <w:del w:id="2746" w:author="aas" w:date="2013-10-14T02:06:00Z">
              <w:r w:rsidRPr="00C128FA">
                <w:delText xml:space="preserve">        &lt;/xs:complexType&gt;</w:delText>
              </w:r>
            </w:del>
          </w:p>
          <w:p w14:paraId="0448A0CC" w14:textId="77777777" w:rsidR="00860C7A" w:rsidRPr="00C128FA" w:rsidRDefault="00860C7A" w:rsidP="00860C7A">
            <w:pPr>
              <w:pStyle w:val="XML1"/>
              <w:rPr>
                <w:del w:id="2747" w:author="aas" w:date="2013-10-14T02:06:00Z"/>
              </w:rPr>
            </w:pPr>
            <w:del w:id="2748" w:author="aas" w:date="2013-10-14T02:06:00Z">
              <w:r w:rsidRPr="00C128FA">
                <w:delText xml:space="preserve">      &lt;/xs:element&gt;</w:delText>
              </w:r>
            </w:del>
          </w:p>
          <w:p w14:paraId="714D52A1" w14:textId="77777777" w:rsidR="00860C7A" w:rsidRPr="00C128FA" w:rsidRDefault="00860C7A" w:rsidP="00860C7A">
            <w:pPr>
              <w:pStyle w:val="XML1"/>
              <w:rPr>
                <w:del w:id="2749" w:author="aas" w:date="2013-10-14T02:06:00Z"/>
              </w:rPr>
            </w:pPr>
            <w:del w:id="2750" w:author="aas" w:date="2013-10-14T02:06:00Z">
              <w:r w:rsidRPr="00C128FA">
                <w:delText xml:space="preserve">      &lt;xs:element name="instruction-types"&gt;</w:delText>
              </w:r>
            </w:del>
          </w:p>
          <w:p w14:paraId="3E67D4E1" w14:textId="77777777" w:rsidR="00860C7A" w:rsidRPr="00C128FA" w:rsidRDefault="00860C7A" w:rsidP="00860C7A">
            <w:pPr>
              <w:pStyle w:val="XML1"/>
              <w:rPr>
                <w:del w:id="2751" w:author="aas" w:date="2013-10-14T02:06:00Z"/>
              </w:rPr>
            </w:pPr>
            <w:del w:id="2752" w:author="aas" w:date="2013-10-14T02:06:00Z">
              <w:r w:rsidRPr="00C128FA">
                <w:delText xml:space="preserve">        &lt;xs:annotation&gt;</w:delText>
              </w:r>
            </w:del>
          </w:p>
          <w:p w14:paraId="305E83BF" w14:textId="77777777" w:rsidR="00860C7A" w:rsidRPr="00C128FA" w:rsidRDefault="00860C7A" w:rsidP="00860C7A">
            <w:pPr>
              <w:pStyle w:val="XML1"/>
              <w:rPr>
                <w:del w:id="2753" w:author="aas" w:date="2013-10-14T02:06:00Z"/>
              </w:rPr>
            </w:pPr>
            <w:del w:id="2754" w:author="aas" w:date="2013-10-14T02:06:00Z">
              <w:r w:rsidRPr="00C128FA">
                <w:delText xml:space="preserve">          &lt;xs:documentation&gt;</w:delText>
              </w:r>
            </w:del>
          </w:p>
          <w:p w14:paraId="34F0FF38" w14:textId="77777777" w:rsidR="00860C7A" w:rsidRPr="00C128FA" w:rsidRDefault="00860C7A" w:rsidP="00860C7A">
            <w:pPr>
              <w:pStyle w:val="XML1"/>
              <w:rPr>
                <w:del w:id="2755" w:author="aas" w:date="2013-10-14T02:06:00Z"/>
              </w:rPr>
            </w:pPr>
            <w:del w:id="2756" w:author="aas" w:date="2013-10-14T02:06:00Z">
              <w:r w:rsidRPr="00C128FA">
                <w:delText xml:space="preserve">            Specify the instruction types supported by the</w:delText>
              </w:r>
            </w:del>
          </w:p>
          <w:p w14:paraId="1C7BD01A" w14:textId="77777777" w:rsidR="00860C7A" w:rsidRPr="00C128FA" w:rsidRDefault="00860C7A" w:rsidP="00860C7A">
            <w:pPr>
              <w:pStyle w:val="XML1"/>
              <w:rPr>
                <w:del w:id="2757" w:author="aas" w:date="2013-10-14T02:06:00Z"/>
              </w:rPr>
            </w:pPr>
            <w:del w:id="2758" w:author="aas" w:date="2013-10-14T02:06:00Z">
              <w:r w:rsidRPr="00C128FA">
                <w:delText xml:space="preserve">            logical switch.</w:delText>
              </w:r>
            </w:del>
          </w:p>
          <w:p w14:paraId="54EB373B" w14:textId="77777777" w:rsidR="00860C7A" w:rsidRPr="00C128FA" w:rsidRDefault="00860C7A" w:rsidP="00860C7A">
            <w:pPr>
              <w:pStyle w:val="XML1"/>
              <w:rPr>
                <w:del w:id="2759" w:author="aas" w:date="2013-10-14T02:06:00Z"/>
              </w:rPr>
            </w:pPr>
            <w:del w:id="2760" w:author="aas" w:date="2013-10-14T02:06:00Z">
              <w:r w:rsidRPr="00C128FA">
                <w:delText xml:space="preserve">          &lt;/xs:documentation&gt;</w:delText>
              </w:r>
            </w:del>
          </w:p>
          <w:p w14:paraId="5EB2BEB4" w14:textId="77777777" w:rsidR="00860C7A" w:rsidRPr="00C128FA" w:rsidRDefault="00860C7A" w:rsidP="00860C7A">
            <w:pPr>
              <w:pStyle w:val="XML1"/>
              <w:rPr>
                <w:del w:id="2761" w:author="aas" w:date="2013-10-14T02:06:00Z"/>
              </w:rPr>
            </w:pPr>
            <w:del w:id="2762" w:author="aas" w:date="2013-10-14T02:06:00Z">
              <w:r w:rsidRPr="00C128FA">
                <w:delText xml:space="preserve">        &lt;/xs:annotation&gt;</w:delText>
              </w:r>
            </w:del>
          </w:p>
          <w:p w14:paraId="0A4AEB4A" w14:textId="77777777" w:rsidR="00860C7A" w:rsidRPr="00C128FA" w:rsidRDefault="00860C7A" w:rsidP="00860C7A">
            <w:pPr>
              <w:pStyle w:val="XML1"/>
              <w:rPr>
                <w:del w:id="2763" w:author="aas" w:date="2013-10-14T02:06:00Z"/>
              </w:rPr>
            </w:pPr>
            <w:del w:id="2764" w:author="aas" w:date="2013-10-14T02:06:00Z">
              <w:r w:rsidRPr="00C128FA">
                <w:delText xml:space="preserve">        &lt;xs:complexType&gt;</w:delText>
              </w:r>
            </w:del>
          </w:p>
          <w:p w14:paraId="77313EEF" w14:textId="77777777" w:rsidR="00860C7A" w:rsidRPr="00C128FA" w:rsidRDefault="00860C7A" w:rsidP="00860C7A">
            <w:pPr>
              <w:pStyle w:val="XML1"/>
              <w:rPr>
                <w:del w:id="2765" w:author="aas" w:date="2013-10-14T02:06:00Z"/>
              </w:rPr>
            </w:pPr>
            <w:del w:id="2766" w:author="aas" w:date="2013-10-14T02:06:00Z">
              <w:r w:rsidRPr="00C128FA">
                <w:delText xml:space="preserve">          &lt;xs:sequence&gt;</w:delText>
              </w:r>
            </w:del>
          </w:p>
          <w:p w14:paraId="37485AD9" w14:textId="77777777" w:rsidR="00860C7A" w:rsidRPr="00C128FA" w:rsidRDefault="00860C7A" w:rsidP="00860C7A">
            <w:pPr>
              <w:pStyle w:val="XML1"/>
              <w:rPr>
                <w:del w:id="2767" w:author="aas" w:date="2013-10-14T02:06:00Z"/>
              </w:rPr>
            </w:pPr>
            <w:del w:id="2768" w:author="aas" w:date="2013-10-14T02:06:00Z">
              <w:r w:rsidRPr="00C128FA">
                <w:delText xml:space="preserve">            &lt;xs:element name="type" minOccurs="0" maxOccurs="unbounded"  type="OFInstructionType"/&gt;</w:delText>
              </w:r>
            </w:del>
          </w:p>
          <w:p w14:paraId="6DD212C4" w14:textId="77777777" w:rsidR="00860C7A" w:rsidRPr="00C128FA" w:rsidRDefault="00860C7A" w:rsidP="00860C7A">
            <w:pPr>
              <w:pStyle w:val="XML1"/>
              <w:rPr>
                <w:del w:id="2769" w:author="aas" w:date="2013-10-14T02:06:00Z"/>
              </w:rPr>
            </w:pPr>
            <w:del w:id="2770" w:author="aas" w:date="2013-10-14T02:06:00Z">
              <w:r w:rsidRPr="00C128FA">
                <w:delText xml:space="preserve">          &lt;/xs:sequence&gt;</w:delText>
              </w:r>
            </w:del>
          </w:p>
          <w:p w14:paraId="2F26E489" w14:textId="77777777" w:rsidR="00860C7A" w:rsidRPr="00C128FA" w:rsidRDefault="00860C7A" w:rsidP="00860C7A">
            <w:pPr>
              <w:pStyle w:val="XML1"/>
              <w:rPr>
                <w:del w:id="2771" w:author="aas" w:date="2013-10-14T02:06:00Z"/>
              </w:rPr>
            </w:pPr>
            <w:del w:id="2772" w:author="aas" w:date="2013-10-14T02:06:00Z">
              <w:r w:rsidRPr="00C128FA">
                <w:delText xml:space="preserve">        &lt;/xs:complexType&gt;</w:delText>
              </w:r>
            </w:del>
          </w:p>
          <w:p w14:paraId="021A3503" w14:textId="77777777" w:rsidR="00860C7A" w:rsidRPr="00C128FA" w:rsidRDefault="00860C7A" w:rsidP="00860C7A">
            <w:pPr>
              <w:pStyle w:val="XML1"/>
              <w:rPr>
                <w:del w:id="2773" w:author="aas" w:date="2013-10-14T02:06:00Z"/>
              </w:rPr>
            </w:pPr>
            <w:del w:id="2774" w:author="aas" w:date="2013-10-14T02:06:00Z">
              <w:r w:rsidRPr="00C128FA">
                <w:delText xml:space="preserve">      &lt;/xs:element&gt;</w:delText>
              </w:r>
            </w:del>
          </w:p>
          <w:p w14:paraId="42707461" w14:textId="77777777" w:rsidR="00860C7A" w:rsidRPr="00C128FA" w:rsidRDefault="00860C7A" w:rsidP="00860C7A">
            <w:pPr>
              <w:pStyle w:val="XML1"/>
              <w:rPr>
                <w:del w:id="2775" w:author="aas" w:date="2013-10-14T02:06:00Z"/>
              </w:rPr>
            </w:pPr>
            <w:del w:id="2776" w:author="aas" w:date="2013-10-14T02:06:00Z">
              <w:r w:rsidRPr="00C128FA">
                <w:delText xml:space="preserve">    &lt;/xs:sequence&gt;</w:delText>
              </w:r>
            </w:del>
          </w:p>
          <w:p w14:paraId="6F2D813C" w14:textId="77777777" w:rsidR="00D8113B" w:rsidRPr="00C128FA" w:rsidRDefault="00860C7A" w:rsidP="00860C7A">
            <w:pPr>
              <w:pStyle w:val="XML1"/>
              <w:rPr>
                <w:del w:id="2777" w:author="aas" w:date="2013-10-14T02:06:00Z"/>
              </w:rPr>
            </w:pPr>
            <w:del w:id="2778" w:author="aas" w:date="2013-10-14T02:06:00Z">
              <w:r w:rsidRPr="00C128FA">
                <w:delText xml:space="preserve">  &lt;/xs:group&gt;</w:delText>
              </w:r>
            </w:del>
          </w:p>
          <w:p w14:paraId="3FC3BD07" w14:textId="77777777" w:rsidR="00860C7A" w:rsidRPr="00C128FA" w:rsidRDefault="00860C7A" w:rsidP="00860C7A">
            <w:pPr>
              <w:pStyle w:val="XML1"/>
              <w:rPr>
                <w:del w:id="2779" w:author="aas" w:date="2013-10-14T02:06:00Z"/>
              </w:rPr>
            </w:pPr>
          </w:p>
          <w:p w14:paraId="5337947A" w14:textId="77777777" w:rsidR="00860C7A" w:rsidRPr="00C128FA" w:rsidRDefault="00860C7A" w:rsidP="00860C7A">
            <w:pPr>
              <w:pStyle w:val="XML1"/>
              <w:rPr>
                <w:del w:id="2780" w:author="aas" w:date="2013-10-14T02:06:00Z"/>
              </w:rPr>
            </w:pPr>
            <w:del w:id="2781" w:author="aas" w:date="2013-10-14T02:06:00Z">
              <w:r w:rsidRPr="00C128FA">
                <w:delText>&lt;xs:simpleType name="OFActionType"&gt;</w:delText>
              </w:r>
            </w:del>
          </w:p>
          <w:p w14:paraId="1647EB7B" w14:textId="77777777" w:rsidR="00860C7A" w:rsidRPr="00C128FA" w:rsidRDefault="00860C7A" w:rsidP="00860C7A">
            <w:pPr>
              <w:pStyle w:val="XML1"/>
              <w:rPr>
                <w:del w:id="2782" w:author="aas" w:date="2013-10-14T02:06:00Z"/>
              </w:rPr>
            </w:pPr>
            <w:del w:id="2783" w:author="aas" w:date="2013-10-14T02:06:00Z">
              <w:r w:rsidRPr="00C128FA">
                <w:delText xml:space="preserve">    &lt;xs:annotation&gt;</w:delText>
              </w:r>
            </w:del>
          </w:p>
          <w:p w14:paraId="60219B62" w14:textId="77777777" w:rsidR="00860C7A" w:rsidRPr="00C128FA" w:rsidRDefault="00860C7A" w:rsidP="00860C7A">
            <w:pPr>
              <w:pStyle w:val="XML1"/>
              <w:rPr>
                <w:del w:id="2784" w:author="aas" w:date="2013-10-14T02:06:00Z"/>
              </w:rPr>
            </w:pPr>
            <w:del w:id="2785" w:author="aas" w:date="2013-10-14T02:06:00Z">
              <w:r w:rsidRPr="00C128FA">
                <w:delText xml:space="preserve">      &lt;xs:documentation&gt;</w:delText>
              </w:r>
            </w:del>
          </w:p>
          <w:p w14:paraId="0452E64E" w14:textId="77777777" w:rsidR="00860C7A" w:rsidRPr="00C128FA" w:rsidRDefault="00860C7A" w:rsidP="00860C7A">
            <w:pPr>
              <w:pStyle w:val="XML1"/>
              <w:rPr>
                <w:del w:id="2786" w:author="aas" w:date="2013-10-14T02:06:00Z"/>
              </w:rPr>
            </w:pPr>
            <w:del w:id="2787" w:author="aas" w:date="2013-10-14T02:06:00Z">
              <w:r w:rsidRPr="00C128FA">
                <w:delText xml:space="preserve">        The types of actions defined in OpenFlow Switch</w:delText>
              </w:r>
            </w:del>
          </w:p>
          <w:p w14:paraId="7B5A00CB" w14:textId="77777777" w:rsidR="00860C7A" w:rsidRPr="00C128FA" w:rsidRDefault="00860C7A" w:rsidP="00860C7A">
            <w:pPr>
              <w:pStyle w:val="XML1"/>
              <w:rPr>
                <w:del w:id="2788" w:author="aas" w:date="2013-10-14T02:06:00Z"/>
              </w:rPr>
            </w:pPr>
            <w:del w:id="2789" w:author="aas" w:date="2013-10-14T02:06:00Z">
              <w:r w:rsidRPr="00C128FA">
                <w:delText xml:space="preserve">        Specification versions 1.2, 1.3, and 1.3.1</w:delText>
              </w:r>
            </w:del>
          </w:p>
          <w:p w14:paraId="46DD705E" w14:textId="77777777" w:rsidR="00860C7A" w:rsidRPr="00C128FA" w:rsidRDefault="00860C7A" w:rsidP="00860C7A">
            <w:pPr>
              <w:pStyle w:val="XML1"/>
              <w:rPr>
                <w:del w:id="2790" w:author="aas" w:date="2013-10-14T02:06:00Z"/>
              </w:rPr>
            </w:pPr>
            <w:del w:id="2791" w:author="aas" w:date="2013-10-14T02:06:00Z">
              <w:r w:rsidRPr="00C128FA">
                <w:delText xml:space="preserve">      &lt;/xs:documentation&gt;</w:delText>
              </w:r>
            </w:del>
          </w:p>
          <w:p w14:paraId="382CB378" w14:textId="77777777" w:rsidR="00860C7A" w:rsidRPr="00C128FA" w:rsidRDefault="00860C7A" w:rsidP="00860C7A">
            <w:pPr>
              <w:pStyle w:val="XML1"/>
              <w:rPr>
                <w:del w:id="2792" w:author="aas" w:date="2013-10-14T02:06:00Z"/>
              </w:rPr>
            </w:pPr>
            <w:del w:id="2793" w:author="aas" w:date="2013-10-14T02:06:00Z">
              <w:r w:rsidRPr="00C128FA">
                <w:delText xml:space="preserve">    &lt;/xs:annotation&gt;</w:delText>
              </w:r>
            </w:del>
          </w:p>
          <w:p w14:paraId="25EDDCF6" w14:textId="77777777" w:rsidR="00860C7A" w:rsidRPr="00C128FA" w:rsidRDefault="00860C7A" w:rsidP="00860C7A">
            <w:pPr>
              <w:pStyle w:val="XML1"/>
              <w:rPr>
                <w:del w:id="2794" w:author="aas" w:date="2013-10-14T02:06:00Z"/>
              </w:rPr>
            </w:pPr>
          </w:p>
          <w:p w14:paraId="31427F18" w14:textId="77777777" w:rsidR="00860C7A" w:rsidRPr="00C128FA" w:rsidRDefault="00860C7A" w:rsidP="00860C7A">
            <w:pPr>
              <w:pStyle w:val="XML1"/>
              <w:rPr>
                <w:del w:id="2795" w:author="aas" w:date="2013-10-14T02:06:00Z"/>
              </w:rPr>
            </w:pPr>
            <w:del w:id="2796" w:author="aas" w:date="2013-10-14T02:06:00Z">
              <w:r w:rsidRPr="00C128FA">
                <w:delText xml:space="preserve">    &lt;xs:restriction base="xs:string"&gt;</w:delText>
              </w:r>
            </w:del>
          </w:p>
          <w:p w14:paraId="5F127842" w14:textId="77777777" w:rsidR="00860C7A" w:rsidRPr="00C128FA" w:rsidRDefault="00860C7A" w:rsidP="00860C7A">
            <w:pPr>
              <w:pStyle w:val="XML1"/>
              <w:rPr>
                <w:del w:id="2797" w:author="aas" w:date="2013-10-14T02:06:00Z"/>
              </w:rPr>
            </w:pPr>
            <w:del w:id="2798" w:author="aas" w:date="2013-10-14T02:06:00Z">
              <w:r w:rsidRPr="00C128FA">
                <w:delText xml:space="preserve">      &lt;xs:enumeration value="output"/&gt;</w:delText>
              </w:r>
            </w:del>
          </w:p>
          <w:p w14:paraId="629C7330" w14:textId="77777777" w:rsidR="00860C7A" w:rsidRPr="00C128FA" w:rsidRDefault="00860C7A" w:rsidP="00860C7A">
            <w:pPr>
              <w:pStyle w:val="XML1"/>
              <w:rPr>
                <w:del w:id="2799" w:author="aas" w:date="2013-10-14T02:06:00Z"/>
              </w:rPr>
            </w:pPr>
            <w:del w:id="2800" w:author="aas" w:date="2013-10-14T02:06:00Z">
              <w:r w:rsidRPr="00C128FA">
                <w:delText xml:space="preserve">      &lt;xs:enumeration value="copy-ttl-out"/&gt;</w:delText>
              </w:r>
            </w:del>
          </w:p>
          <w:p w14:paraId="26FBD1E7" w14:textId="77777777" w:rsidR="00860C7A" w:rsidRPr="00C128FA" w:rsidRDefault="00860C7A" w:rsidP="00860C7A">
            <w:pPr>
              <w:pStyle w:val="XML1"/>
              <w:rPr>
                <w:del w:id="2801" w:author="aas" w:date="2013-10-14T02:06:00Z"/>
              </w:rPr>
            </w:pPr>
            <w:del w:id="2802" w:author="aas" w:date="2013-10-14T02:06:00Z">
              <w:r w:rsidRPr="00C128FA">
                <w:delText xml:space="preserve">      &lt;xs:enumeration value="copy-ttl-in"/&gt;</w:delText>
              </w:r>
            </w:del>
          </w:p>
          <w:p w14:paraId="25B0601D" w14:textId="77777777" w:rsidR="00860C7A" w:rsidRPr="00C128FA" w:rsidRDefault="00860C7A" w:rsidP="00860C7A">
            <w:pPr>
              <w:pStyle w:val="XML1"/>
              <w:rPr>
                <w:del w:id="2803" w:author="aas" w:date="2013-10-14T02:06:00Z"/>
              </w:rPr>
            </w:pPr>
            <w:del w:id="2804" w:author="aas" w:date="2013-10-14T02:06:00Z">
              <w:r w:rsidRPr="00C128FA">
                <w:delText xml:space="preserve">      &lt;xs:enumeration value="set-mpls-ttl"/&gt;</w:delText>
              </w:r>
            </w:del>
          </w:p>
          <w:p w14:paraId="7A64002A" w14:textId="77777777" w:rsidR="00860C7A" w:rsidRPr="00C128FA" w:rsidRDefault="00860C7A" w:rsidP="00860C7A">
            <w:pPr>
              <w:pStyle w:val="XML1"/>
              <w:rPr>
                <w:del w:id="2805" w:author="aas" w:date="2013-10-14T02:06:00Z"/>
              </w:rPr>
            </w:pPr>
            <w:del w:id="2806" w:author="aas" w:date="2013-10-14T02:06:00Z">
              <w:r w:rsidRPr="00C128FA">
                <w:delText xml:space="preserve">      &lt;xs:enumeration value="dec-mpls-ttl"/&gt;</w:delText>
              </w:r>
            </w:del>
          </w:p>
          <w:p w14:paraId="69673DF9" w14:textId="77777777" w:rsidR="00860C7A" w:rsidRPr="00C128FA" w:rsidRDefault="00860C7A" w:rsidP="00860C7A">
            <w:pPr>
              <w:pStyle w:val="XML1"/>
              <w:rPr>
                <w:del w:id="2807" w:author="aas" w:date="2013-10-14T02:06:00Z"/>
              </w:rPr>
            </w:pPr>
            <w:del w:id="2808" w:author="aas" w:date="2013-10-14T02:06:00Z">
              <w:r w:rsidRPr="00C128FA">
                <w:delText xml:space="preserve">      &lt;xs:enumeration value="push-vlan"/&gt;</w:delText>
              </w:r>
            </w:del>
          </w:p>
          <w:p w14:paraId="38C156E5" w14:textId="77777777" w:rsidR="00860C7A" w:rsidRPr="00C128FA" w:rsidRDefault="00860C7A" w:rsidP="00860C7A">
            <w:pPr>
              <w:pStyle w:val="XML1"/>
              <w:rPr>
                <w:del w:id="2809" w:author="aas" w:date="2013-10-14T02:06:00Z"/>
              </w:rPr>
            </w:pPr>
            <w:del w:id="2810" w:author="aas" w:date="2013-10-14T02:06:00Z">
              <w:r w:rsidRPr="00C128FA">
                <w:delText xml:space="preserve">      &lt;xs:enumeration value="pop-vlan"/&gt;</w:delText>
              </w:r>
            </w:del>
          </w:p>
          <w:p w14:paraId="6C2F5612" w14:textId="77777777" w:rsidR="00860C7A" w:rsidRPr="00C128FA" w:rsidRDefault="00860C7A" w:rsidP="00860C7A">
            <w:pPr>
              <w:pStyle w:val="XML1"/>
              <w:rPr>
                <w:del w:id="2811" w:author="aas" w:date="2013-10-14T02:06:00Z"/>
              </w:rPr>
            </w:pPr>
            <w:del w:id="2812" w:author="aas" w:date="2013-10-14T02:06:00Z">
              <w:r w:rsidRPr="00C128FA">
                <w:delText xml:space="preserve">      &lt;xs:enumeration value="push-mpls"/&gt;</w:delText>
              </w:r>
            </w:del>
          </w:p>
          <w:p w14:paraId="6F05EA4C" w14:textId="77777777" w:rsidR="00860C7A" w:rsidRPr="00C128FA" w:rsidRDefault="00860C7A" w:rsidP="00860C7A">
            <w:pPr>
              <w:pStyle w:val="XML1"/>
              <w:rPr>
                <w:del w:id="2813" w:author="aas" w:date="2013-10-14T02:06:00Z"/>
              </w:rPr>
            </w:pPr>
            <w:del w:id="2814" w:author="aas" w:date="2013-10-14T02:06:00Z">
              <w:r w:rsidRPr="00C128FA">
                <w:delText xml:space="preserve">      &lt;xs:enumeration value="pop-mpls"/&gt;</w:delText>
              </w:r>
            </w:del>
          </w:p>
          <w:p w14:paraId="50FA45E4" w14:textId="77777777" w:rsidR="00860C7A" w:rsidRPr="00C128FA" w:rsidRDefault="00860C7A" w:rsidP="00860C7A">
            <w:pPr>
              <w:pStyle w:val="XML1"/>
              <w:rPr>
                <w:del w:id="2815" w:author="aas" w:date="2013-10-14T02:06:00Z"/>
              </w:rPr>
            </w:pPr>
            <w:del w:id="2816" w:author="aas" w:date="2013-10-14T02:06:00Z">
              <w:r w:rsidRPr="00C128FA">
                <w:delText xml:space="preserve">      &lt;xs:enumeration value="set-queue"/&gt;</w:delText>
              </w:r>
            </w:del>
          </w:p>
          <w:p w14:paraId="2C582567" w14:textId="77777777" w:rsidR="00860C7A" w:rsidRPr="00C128FA" w:rsidRDefault="00860C7A" w:rsidP="00860C7A">
            <w:pPr>
              <w:pStyle w:val="XML1"/>
              <w:rPr>
                <w:del w:id="2817" w:author="aas" w:date="2013-10-14T02:06:00Z"/>
              </w:rPr>
            </w:pPr>
            <w:del w:id="2818" w:author="aas" w:date="2013-10-14T02:06:00Z">
              <w:r w:rsidRPr="00C128FA">
                <w:delText xml:space="preserve">      &lt;xs:enumeration value="group"/&gt;</w:delText>
              </w:r>
            </w:del>
          </w:p>
          <w:p w14:paraId="4C9FB7A2" w14:textId="77777777" w:rsidR="00860C7A" w:rsidRPr="00C128FA" w:rsidRDefault="00860C7A" w:rsidP="00860C7A">
            <w:pPr>
              <w:pStyle w:val="XML1"/>
              <w:rPr>
                <w:del w:id="2819" w:author="aas" w:date="2013-10-14T02:06:00Z"/>
              </w:rPr>
            </w:pPr>
            <w:del w:id="2820" w:author="aas" w:date="2013-10-14T02:06:00Z">
              <w:r w:rsidRPr="00C128FA">
                <w:delText xml:space="preserve">      &lt;xs:enumeration value="set-nw-ttl"/&gt;</w:delText>
              </w:r>
            </w:del>
          </w:p>
          <w:p w14:paraId="2654AC2D" w14:textId="77777777" w:rsidR="00860C7A" w:rsidRPr="00C128FA" w:rsidRDefault="00860C7A" w:rsidP="00860C7A">
            <w:pPr>
              <w:pStyle w:val="XML1"/>
              <w:rPr>
                <w:del w:id="2821" w:author="aas" w:date="2013-10-14T02:06:00Z"/>
              </w:rPr>
            </w:pPr>
            <w:del w:id="2822" w:author="aas" w:date="2013-10-14T02:06:00Z">
              <w:r w:rsidRPr="00C128FA">
                <w:delText xml:space="preserve">      &lt;xs:enumeration value="dec-nw-ttl"/&gt;</w:delText>
              </w:r>
            </w:del>
          </w:p>
          <w:p w14:paraId="195E0A86" w14:textId="77777777" w:rsidR="00860C7A" w:rsidRPr="00C128FA" w:rsidRDefault="00860C7A" w:rsidP="00860C7A">
            <w:pPr>
              <w:pStyle w:val="XML1"/>
              <w:rPr>
                <w:del w:id="2823" w:author="aas" w:date="2013-10-14T02:06:00Z"/>
              </w:rPr>
            </w:pPr>
            <w:del w:id="2824" w:author="aas" w:date="2013-10-14T02:06:00Z">
              <w:r w:rsidRPr="00C128FA">
                <w:delText xml:space="preserve">      &lt;xs:enumeration value="set-field"/&gt;</w:delText>
              </w:r>
            </w:del>
          </w:p>
          <w:p w14:paraId="47C677CB" w14:textId="77777777" w:rsidR="00860C7A" w:rsidRPr="00C128FA" w:rsidRDefault="00860C7A" w:rsidP="00860C7A">
            <w:pPr>
              <w:pStyle w:val="XML1"/>
              <w:rPr>
                <w:del w:id="2825" w:author="aas" w:date="2013-10-14T02:06:00Z"/>
              </w:rPr>
            </w:pPr>
            <w:del w:id="2826" w:author="aas" w:date="2013-10-14T02:06:00Z">
              <w:r w:rsidRPr="00C128FA">
                <w:delText xml:space="preserve">    &lt;/xs:restriction&gt;</w:delText>
              </w:r>
            </w:del>
          </w:p>
          <w:p w14:paraId="23EE7AAB" w14:textId="77777777" w:rsidR="00860C7A" w:rsidRPr="00C128FA" w:rsidRDefault="00860C7A" w:rsidP="00860C7A">
            <w:pPr>
              <w:pStyle w:val="XML1"/>
              <w:rPr>
                <w:del w:id="2827" w:author="aas" w:date="2013-10-14T02:06:00Z"/>
              </w:rPr>
            </w:pPr>
            <w:del w:id="2828" w:author="aas" w:date="2013-10-14T02:06:00Z">
              <w:r w:rsidRPr="00C128FA">
                <w:delText xml:space="preserve">  &lt;/xs:simpleType&gt;</w:delText>
              </w:r>
            </w:del>
          </w:p>
          <w:p w14:paraId="0EE4B662" w14:textId="77777777" w:rsidR="00860C7A" w:rsidRPr="00C128FA" w:rsidRDefault="00860C7A" w:rsidP="00860C7A">
            <w:pPr>
              <w:pStyle w:val="XML1"/>
              <w:rPr>
                <w:del w:id="2829" w:author="aas" w:date="2013-10-14T02:06:00Z"/>
              </w:rPr>
            </w:pPr>
            <w:del w:id="2830" w:author="aas" w:date="2013-10-14T02:06:00Z">
              <w:r w:rsidRPr="00C128FA">
                <w:delText xml:space="preserve">  &lt;xs:simpleType name="OFInstructionType"&gt;</w:delText>
              </w:r>
            </w:del>
          </w:p>
          <w:p w14:paraId="77359348" w14:textId="77777777" w:rsidR="00860C7A" w:rsidRPr="00C128FA" w:rsidRDefault="00860C7A" w:rsidP="00860C7A">
            <w:pPr>
              <w:pStyle w:val="XML1"/>
              <w:rPr>
                <w:del w:id="2831" w:author="aas" w:date="2013-10-14T02:06:00Z"/>
              </w:rPr>
            </w:pPr>
            <w:del w:id="2832" w:author="aas" w:date="2013-10-14T02:06:00Z">
              <w:r w:rsidRPr="00C128FA">
                <w:delText xml:space="preserve">    &lt;xs:annotation&gt;</w:delText>
              </w:r>
            </w:del>
          </w:p>
          <w:p w14:paraId="5D602E83" w14:textId="77777777" w:rsidR="00860C7A" w:rsidRPr="00C128FA" w:rsidRDefault="00860C7A" w:rsidP="00860C7A">
            <w:pPr>
              <w:pStyle w:val="XML1"/>
              <w:rPr>
                <w:del w:id="2833" w:author="aas" w:date="2013-10-14T02:06:00Z"/>
              </w:rPr>
            </w:pPr>
            <w:del w:id="2834" w:author="aas" w:date="2013-10-14T02:06:00Z">
              <w:r w:rsidRPr="00C128FA">
                <w:delText xml:space="preserve">      &lt;xs:documentation&gt;</w:delText>
              </w:r>
            </w:del>
          </w:p>
          <w:p w14:paraId="4DE52D15" w14:textId="77777777" w:rsidR="00860C7A" w:rsidRPr="00C128FA" w:rsidRDefault="00860C7A" w:rsidP="00860C7A">
            <w:pPr>
              <w:pStyle w:val="XML1"/>
              <w:rPr>
                <w:del w:id="2835" w:author="aas" w:date="2013-10-14T02:06:00Z"/>
              </w:rPr>
            </w:pPr>
            <w:del w:id="2836" w:author="aas" w:date="2013-10-14T02:06:00Z">
              <w:r w:rsidRPr="00C128FA">
                <w:delText xml:space="preserve">        The types of instructions defined in OpenFlow</w:delText>
              </w:r>
            </w:del>
          </w:p>
          <w:p w14:paraId="6BFF6222" w14:textId="77777777" w:rsidR="00860C7A" w:rsidRPr="00C128FA" w:rsidRDefault="00860C7A" w:rsidP="00860C7A">
            <w:pPr>
              <w:pStyle w:val="XML1"/>
              <w:rPr>
                <w:del w:id="2837" w:author="aas" w:date="2013-10-14T02:06:00Z"/>
              </w:rPr>
            </w:pPr>
            <w:del w:id="2838" w:author="aas" w:date="2013-10-14T02:06:00Z">
              <w:r w:rsidRPr="00C128FA">
                <w:delText xml:space="preserve">        Switch Specification versions 1.2, 1.3, and 1.3.1.</w:delText>
              </w:r>
            </w:del>
          </w:p>
          <w:p w14:paraId="3F649495" w14:textId="77777777" w:rsidR="00860C7A" w:rsidRPr="00C128FA" w:rsidRDefault="00860C7A" w:rsidP="00860C7A">
            <w:pPr>
              <w:pStyle w:val="XML1"/>
              <w:rPr>
                <w:del w:id="2839" w:author="aas" w:date="2013-10-14T02:06:00Z"/>
              </w:rPr>
            </w:pPr>
            <w:del w:id="2840" w:author="aas" w:date="2013-10-14T02:06:00Z">
              <w:r w:rsidRPr="00C128FA">
                <w:delText xml:space="preserve">      &lt;/xs:documentation&gt;</w:delText>
              </w:r>
            </w:del>
          </w:p>
          <w:p w14:paraId="10A4F711" w14:textId="77777777" w:rsidR="00860C7A" w:rsidRPr="00C128FA" w:rsidRDefault="00860C7A" w:rsidP="00860C7A">
            <w:pPr>
              <w:pStyle w:val="XML1"/>
              <w:rPr>
                <w:del w:id="2841" w:author="aas" w:date="2013-10-14T02:06:00Z"/>
              </w:rPr>
            </w:pPr>
            <w:del w:id="2842" w:author="aas" w:date="2013-10-14T02:06:00Z">
              <w:r w:rsidRPr="00C128FA">
                <w:delText xml:space="preserve">    &lt;/xs:annotation&gt;</w:delText>
              </w:r>
            </w:del>
          </w:p>
          <w:p w14:paraId="23A6FFF9" w14:textId="77777777" w:rsidR="00860C7A" w:rsidRPr="00C128FA" w:rsidRDefault="00860C7A" w:rsidP="00860C7A">
            <w:pPr>
              <w:pStyle w:val="XML1"/>
              <w:rPr>
                <w:del w:id="2843" w:author="aas" w:date="2013-10-14T02:06:00Z"/>
              </w:rPr>
            </w:pPr>
          </w:p>
          <w:p w14:paraId="58B6C128" w14:textId="77777777" w:rsidR="00860C7A" w:rsidRPr="00C128FA" w:rsidRDefault="00860C7A" w:rsidP="00860C7A">
            <w:pPr>
              <w:pStyle w:val="XML1"/>
              <w:rPr>
                <w:del w:id="2844" w:author="aas" w:date="2013-10-14T02:06:00Z"/>
              </w:rPr>
            </w:pPr>
            <w:del w:id="2845" w:author="aas" w:date="2013-10-14T02:06:00Z">
              <w:r w:rsidRPr="00C128FA">
                <w:delText xml:space="preserve">    &lt;xs:restriction base="xs:string"&gt;</w:delText>
              </w:r>
            </w:del>
          </w:p>
          <w:p w14:paraId="761D033B" w14:textId="77777777" w:rsidR="00860C7A" w:rsidRPr="00C128FA" w:rsidRDefault="00860C7A" w:rsidP="00860C7A">
            <w:pPr>
              <w:pStyle w:val="XML1"/>
              <w:rPr>
                <w:del w:id="2846" w:author="aas" w:date="2013-10-14T02:06:00Z"/>
              </w:rPr>
            </w:pPr>
            <w:del w:id="2847" w:author="aas" w:date="2013-10-14T02:06:00Z">
              <w:r w:rsidRPr="00C128FA">
                <w:delText xml:space="preserve">      &lt;xs:enumeration value="apply-actions"/&gt;</w:delText>
              </w:r>
            </w:del>
          </w:p>
          <w:p w14:paraId="5211D742" w14:textId="77777777" w:rsidR="00860C7A" w:rsidRPr="00C128FA" w:rsidRDefault="00860C7A" w:rsidP="00860C7A">
            <w:pPr>
              <w:pStyle w:val="XML1"/>
              <w:rPr>
                <w:del w:id="2848" w:author="aas" w:date="2013-10-14T02:06:00Z"/>
              </w:rPr>
            </w:pPr>
            <w:del w:id="2849" w:author="aas" w:date="2013-10-14T02:06:00Z">
              <w:r w:rsidRPr="00C128FA">
                <w:delText xml:space="preserve">      &lt;xs:enumeration value="clear-actions"/&gt;</w:delText>
              </w:r>
            </w:del>
          </w:p>
          <w:p w14:paraId="117BDD50" w14:textId="77777777" w:rsidR="00860C7A" w:rsidRPr="00C128FA" w:rsidRDefault="00860C7A" w:rsidP="00860C7A">
            <w:pPr>
              <w:pStyle w:val="XML1"/>
              <w:rPr>
                <w:del w:id="2850" w:author="aas" w:date="2013-10-14T02:06:00Z"/>
              </w:rPr>
            </w:pPr>
            <w:del w:id="2851" w:author="aas" w:date="2013-10-14T02:06:00Z">
              <w:r w:rsidRPr="00C128FA">
                <w:delText xml:space="preserve">      &lt;xs:enumeration value="write-actions"/&gt;</w:delText>
              </w:r>
            </w:del>
          </w:p>
          <w:p w14:paraId="57E613D6" w14:textId="77777777" w:rsidR="00860C7A" w:rsidRPr="00C128FA" w:rsidRDefault="00860C7A" w:rsidP="00860C7A">
            <w:pPr>
              <w:pStyle w:val="XML1"/>
              <w:rPr>
                <w:del w:id="2852" w:author="aas" w:date="2013-10-14T02:06:00Z"/>
              </w:rPr>
            </w:pPr>
            <w:del w:id="2853" w:author="aas" w:date="2013-10-14T02:06:00Z">
              <w:r w:rsidRPr="00C128FA">
                <w:delText xml:space="preserve">      &lt;xs:enumeration value="write-metadata"/&gt;</w:delText>
              </w:r>
            </w:del>
          </w:p>
          <w:p w14:paraId="3093E76A" w14:textId="77777777" w:rsidR="00860C7A" w:rsidRPr="00C128FA" w:rsidRDefault="00860C7A" w:rsidP="00860C7A">
            <w:pPr>
              <w:pStyle w:val="XML1"/>
              <w:rPr>
                <w:del w:id="2854" w:author="aas" w:date="2013-10-14T02:06:00Z"/>
              </w:rPr>
            </w:pPr>
            <w:del w:id="2855" w:author="aas" w:date="2013-10-14T02:06:00Z">
              <w:r w:rsidRPr="00C128FA">
                <w:delText xml:space="preserve">      &lt;xs:enumeration value="goto-table"/&gt;</w:delText>
              </w:r>
            </w:del>
          </w:p>
          <w:p w14:paraId="35218BD9" w14:textId="77777777" w:rsidR="00860C7A" w:rsidRPr="00C128FA" w:rsidRDefault="00860C7A" w:rsidP="00860C7A">
            <w:pPr>
              <w:pStyle w:val="XML1"/>
              <w:rPr>
                <w:del w:id="2856" w:author="aas" w:date="2013-10-14T02:06:00Z"/>
              </w:rPr>
            </w:pPr>
            <w:del w:id="2857" w:author="aas" w:date="2013-10-14T02:06:00Z">
              <w:r w:rsidRPr="00C128FA">
                <w:delText xml:space="preserve">    &lt;/xs:restriction&gt;</w:delText>
              </w:r>
            </w:del>
          </w:p>
          <w:p w14:paraId="62FEE277" w14:textId="77777777" w:rsidR="00860C7A" w:rsidRPr="009F1B7D" w:rsidRDefault="00860C7A" w:rsidP="00860C7A">
            <w:pPr>
              <w:pStyle w:val="XML1"/>
              <w:rPr>
                <w:del w:id="2858" w:author="aas" w:date="2013-10-14T02:06:00Z"/>
                <w:b/>
              </w:rPr>
            </w:pPr>
            <w:del w:id="2859" w:author="aas" w:date="2013-10-14T02:06:00Z">
              <w:r w:rsidRPr="00C128FA">
                <w:delText xml:space="preserve">  &lt;/xs:simpleType&gt;</w:delText>
              </w:r>
            </w:del>
          </w:p>
        </w:tc>
      </w:tr>
    </w:tbl>
    <w:p w14:paraId="0A870DED" w14:textId="77777777" w:rsidR="00D8113B" w:rsidRPr="00BB2984" w:rsidRDefault="00D8113B" w:rsidP="00D8113B">
      <w:pPr>
        <w:pStyle w:val="XML1"/>
        <w:rPr>
          <w:del w:id="2860" w:author="aas" w:date="2013-10-14T02:06:00Z"/>
        </w:rPr>
      </w:pPr>
    </w:p>
    <w:p w14:paraId="532E8609" w14:textId="77777777" w:rsidR="00D8113B" w:rsidRPr="009F1B7D" w:rsidRDefault="00D8113B" w:rsidP="00C128FA">
      <w:pPr>
        <w:pStyle w:val="Heading3"/>
      </w:pPr>
      <w:bookmarkStart w:id="2861" w:name="_Toc243774065"/>
      <w:r>
        <w:t>XML Example</w:t>
      </w:r>
      <w:bookmarkEnd w:id="2861"/>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lastRenderedPageBreak/>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2862" w:name="_Toc333523234"/>
      <w:bookmarkStart w:id="2863" w:name="_Toc335147321"/>
      <w:bookmarkStart w:id="2864" w:name="_Toc333523235"/>
      <w:bookmarkStart w:id="2865" w:name="_Toc335147322"/>
      <w:bookmarkStart w:id="2866" w:name="_Toc333523236"/>
      <w:bookmarkStart w:id="2867" w:name="_Toc335147323"/>
      <w:bookmarkStart w:id="2868" w:name="_Toc333523237"/>
      <w:bookmarkStart w:id="2869" w:name="_Toc335147324"/>
      <w:bookmarkStart w:id="2870" w:name="_Toc333523238"/>
      <w:bookmarkStart w:id="2871" w:name="_Toc335147325"/>
      <w:bookmarkStart w:id="2872" w:name="_Toc333523239"/>
      <w:bookmarkStart w:id="2873" w:name="_Toc335147326"/>
      <w:bookmarkStart w:id="2874" w:name="_Toc333523240"/>
      <w:bookmarkStart w:id="2875" w:name="_Toc335147327"/>
      <w:bookmarkStart w:id="2876" w:name="_Toc333523241"/>
      <w:bookmarkStart w:id="2877" w:name="_Toc335147328"/>
      <w:bookmarkStart w:id="2878" w:name="_Toc333523242"/>
      <w:bookmarkStart w:id="2879" w:name="_Toc335147329"/>
      <w:bookmarkStart w:id="2880" w:name="_Toc333523243"/>
      <w:bookmarkStart w:id="2881" w:name="_Toc335147330"/>
      <w:bookmarkStart w:id="2882" w:name="_Toc333523244"/>
      <w:bookmarkStart w:id="2883" w:name="_Toc335147331"/>
      <w:bookmarkStart w:id="2884" w:name="_Toc333523245"/>
      <w:bookmarkStart w:id="2885" w:name="_Toc335147332"/>
      <w:bookmarkStart w:id="2886" w:name="_Toc333523246"/>
      <w:bookmarkStart w:id="2887" w:name="_Toc335147333"/>
      <w:bookmarkStart w:id="2888" w:name="_Toc333523247"/>
      <w:bookmarkStart w:id="2889" w:name="_Toc335147334"/>
      <w:bookmarkStart w:id="2890" w:name="_Toc333523248"/>
      <w:bookmarkStart w:id="2891" w:name="_Toc335147335"/>
      <w:bookmarkStart w:id="2892" w:name="_Toc333523249"/>
      <w:bookmarkStart w:id="2893" w:name="_Toc335147336"/>
      <w:bookmarkStart w:id="2894" w:name="_Toc333523250"/>
      <w:bookmarkStart w:id="2895" w:name="_Toc335147337"/>
      <w:bookmarkStart w:id="2896" w:name="_Toc333523251"/>
      <w:bookmarkStart w:id="2897" w:name="_Toc335147338"/>
      <w:bookmarkStart w:id="2898" w:name="_Toc333523252"/>
      <w:bookmarkStart w:id="2899" w:name="_Toc335147339"/>
      <w:bookmarkStart w:id="2900" w:name="_Toc243774066"/>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r>
        <w:lastRenderedPageBreak/>
        <w:t>OpenFlow Controller</w:t>
      </w:r>
      <w:bookmarkEnd w:id="2900"/>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2901" w:name="_Toc315954001"/>
      <w:bookmarkStart w:id="2902" w:name="_Toc316542511"/>
      <w:bookmarkStart w:id="2903" w:name="_Toc243774067"/>
      <w:r w:rsidRPr="00DB42FD">
        <w:t>UML Diagram</w:t>
      </w:r>
      <w:bookmarkEnd w:id="2901"/>
      <w:bookmarkEnd w:id="2902"/>
      <w:bookmarkEnd w:id="2903"/>
    </w:p>
    <w:p w14:paraId="340981B9" w14:textId="2EE0838D" w:rsidR="00F86237" w:rsidRPr="009F1B7D" w:rsidRDefault="00103688" w:rsidP="00F86237">
      <w:pPr>
        <w:keepNext/>
        <w:jc w:val="center"/>
      </w:pPr>
      <w:ins w:id="2904" w:author="Deepak Bansal (AZURE)" w:date="2013-12-01T18:08:00Z">
        <w:r>
          <w:object w:dxaOrig="6901" w:dyaOrig="6931" w14:anchorId="38123DFA">
            <v:shape id="_x0000_i1032" type="#_x0000_t75" style="width:345pt;height:346.5pt" o:ole="">
              <v:imagedata r:id="rId29" o:title=""/>
            </v:shape>
            <o:OLEObject Type="Embed" ProgID="Visio.Drawing.15" ShapeID="_x0000_i1032" DrawAspect="Content" ObjectID="_1448698032" r:id="rId30"/>
          </w:object>
        </w:r>
      </w:ins>
      <w:del w:id="2905" w:author="Deepak Bansal (AZURE)" w:date="2013-12-01T18:08:00Z">
        <w:r w:rsidR="008E321D" w:rsidDel="00103688">
          <w:fldChar w:fldCharType="begin"/>
        </w:r>
        <w:r w:rsidR="008E321D" w:rsidDel="00103688">
          <w:fldChar w:fldCharType="end"/>
        </w:r>
      </w:del>
      <w:del w:id="2906" w:author="Deepak Bansal (AZURE)" w:date="2013-11-25T12:03:00Z">
        <w:r w:rsidR="005A093D" w:rsidDel="008E321D">
          <w:object w:dxaOrig="6939" w:dyaOrig="6962" w14:anchorId="3092B4DD">
            <v:shape id="_x0000_i1033" type="#_x0000_t75" style="width:347.25pt;height:348pt" o:ole="">
              <v:imagedata r:id="rId31" o:title=""/>
            </v:shape>
            <o:OLEObject Type="Embed" ProgID="Visio.Drawing.11" ShapeID="_x0000_i1033" DrawAspect="Content" ObjectID="_1448698033" r:id="rId32"/>
          </w:object>
        </w:r>
      </w:del>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7A2DFCEF" w14:textId="77777777" w:rsidR="00F86237" w:rsidRPr="009F1B7D" w:rsidRDefault="00F86237" w:rsidP="00F86237">
      <w:pPr>
        <w:rPr>
          <w:del w:id="2907" w:author="aas" w:date="2013-10-14T02:06:00Z"/>
          <w:rFonts w:eastAsiaTheme="majorEastAsia" w:cstheme="majorBidi"/>
          <w:b/>
          <w:bCs/>
        </w:rPr>
      </w:pPr>
      <w:del w:id="2908" w:author="aas" w:date="2013-10-14T02:06:00Z">
        <w:r w:rsidRPr="00DB42FD">
          <w:br w:type="page"/>
        </w:r>
      </w:del>
    </w:p>
    <w:p w14:paraId="514D53BC" w14:textId="77777777" w:rsidR="00F86237" w:rsidRPr="009F1B7D" w:rsidRDefault="00F86237" w:rsidP="00D14D27">
      <w:pPr>
        <w:pStyle w:val="Heading3"/>
        <w:rPr>
          <w:del w:id="2909" w:author="aas" w:date="2013-10-14T02:06:00Z"/>
        </w:rPr>
      </w:pPr>
      <w:bookmarkStart w:id="2910" w:name="_Toc315954002"/>
      <w:bookmarkStart w:id="2911" w:name="_Toc316542512"/>
      <w:del w:id="2912" w:author="aas" w:date="2013-10-14T02:06:00Z">
        <w:r w:rsidRPr="00DB42FD">
          <w:delText>XML Schema</w:delText>
        </w:r>
        <w:bookmarkEnd w:id="2910"/>
        <w:bookmarkEnd w:id="2911"/>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43A4F8BA" w14:textId="77777777" w:rsidTr="00C128FA">
        <w:trPr>
          <w:del w:id="2913" w:author="aas" w:date="2013-10-14T02:06:00Z"/>
        </w:trPr>
        <w:tc>
          <w:tcPr>
            <w:tcW w:w="5000" w:type="pct"/>
            <w:shd w:val="clear" w:color="auto" w:fill="C8FCCD"/>
          </w:tcPr>
          <w:p w14:paraId="1E923754" w14:textId="77777777" w:rsidR="0058493D" w:rsidRDefault="0058493D" w:rsidP="0058493D">
            <w:pPr>
              <w:pStyle w:val="XML1"/>
              <w:rPr>
                <w:del w:id="2914" w:author="aas" w:date="2013-10-14T02:06:00Z"/>
              </w:rPr>
            </w:pPr>
            <w:del w:id="2915" w:author="aas" w:date="2013-10-14T02:06:00Z">
              <w:r>
                <w:delText xml:space="preserve">  &lt;xs:group name="OFControllerType"&gt;</w:delText>
              </w:r>
            </w:del>
          </w:p>
          <w:p w14:paraId="6A6157CC" w14:textId="77777777" w:rsidR="0058493D" w:rsidRDefault="0058493D" w:rsidP="0058493D">
            <w:pPr>
              <w:pStyle w:val="XML1"/>
              <w:rPr>
                <w:del w:id="2916" w:author="aas" w:date="2013-10-14T02:06:00Z"/>
              </w:rPr>
            </w:pPr>
            <w:del w:id="2917" w:author="aas" w:date="2013-10-14T02:06:00Z">
              <w:r>
                <w:delText xml:space="preserve">    &lt;xs:annotation&gt;</w:delText>
              </w:r>
            </w:del>
          </w:p>
          <w:p w14:paraId="3372157C" w14:textId="77777777" w:rsidR="0058493D" w:rsidRDefault="0058493D" w:rsidP="0058493D">
            <w:pPr>
              <w:pStyle w:val="XML1"/>
              <w:rPr>
                <w:del w:id="2918" w:author="aas" w:date="2013-10-14T02:06:00Z"/>
              </w:rPr>
            </w:pPr>
            <w:del w:id="2919" w:author="aas" w:date="2013-10-14T02:06:00Z">
              <w:r>
                <w:delText xml:space="preserve">      &lt;xs:documentation&gt;</w:delText>
              </w:r>
            </w:del>
          </w:p>
          <w:p w14:paraId="3AAF10DC" w14:textId="77777777" w:rsidR="0058493D" w:rsidRDefault="0058493D" w:rsidP="0058493D">
            <w:pPr>
              <w:pStyle w:val="XML1"/>
              <w:rPr>
                <w:del w:id="2920" w:author="aas" w:date="2013-10-14T02:06:00Z"/>
              </w:rPr>
            </w:pPr>
            <w:del w:id="2921" w:author="aas" w:date="2013-10-14T02:06:00Z">
              <w:r>
                <w:delText xml:space="preserve">        This grouping specifies all properties of an</w:delText>
              </w:r>
            </w:del>
          </w:p>
          <w:p w14:paraId="6926A774" w14:textId="77777777" w:rsidR="0058493D" w:rsidRDefault="0058493D" w:rsidP="0058493D">
            <w:pPr>
              <w:pStyle w:val="XML1"/>
              <w:rPr>
                <w:del w:id="2922" w:author="aas" w:date="2013-10-14T02:06:00Z"/>
              </w:rPr>
            </w:pPr>
            <w:del w:id="2923" w:author="aas" w:date="2013-10-14T02:06:00Z">
              <w:r>
                <w:delText xml:space="preserve">        OpenFlow Logical Switch Controller.</w:delText>
              </w:r>
            </w:del>
          </w:p>
          <w:p w14:paraId="0AF2FDB0" w14:textId="77777777" w:rsidR="0058493D" w:rsidRDefault="0058493D" w:rsidP="0058493D">
            <w:pPr>
              <w:pStyle w:val="XML1"/>
              <w:rPr>
                <w:del w:id="2924" w:author="aas" w:date="2013-10-14T02:06:00Z"/>
              </w:rPr>
            </w:pPr>
          </w:p>
          <w:p w14:paraId="26FAF5AC" w14:textId="77777777" w:rsidR="0058493D" w:rsidRDefault="0058493D" w:rsidP="0058493D">
            <w:pPr>
              <w:pStyle w:val="XML1"/>
              <w:rPr>
                <w:del w:id="2925" w:author="aas" w:date="2013-10-14T02:06:00Z"/>
              </w:rPr>
            </w:pPr>
            <w:del w:id="2926" w:author="aas" w:date="2013-10-14T02:06:00Z">
              <w:r>
                <w:delText xml:space="preserve">        NETCONF &amp;lt;edit-config&amp;gt; operations MUST be implemented as </w:delText>
              </w:r>
            </w:del>
          </w:p>
          <w:p w14:paraId="04AF8BD3" w14:textId="77777777" w:rsidR="0058493D" w:rsidRDefault="0058493D" w:rsidP="0058493D">
            <w:pPr>
              <w:pStyle w:val="XML1"/>
              <w:rPr>
                <w:del w:id="2927" w:author="aas" w:date="2013-10-14T02:06:00Z"/>
              </w:rPr>
            </w:pPr>
            <w:del w:id="2928" w:author="aas" w:date="2013-10-14T02:06:00Z">
              <w:r>
                <w:delText xml:space="preserve">        follows: </w:delText>
              </w:r>
            </w:del>
          </w:p>
          <w:p w14:paraId="5D93C3F0" w14:textId="77777777" w:rsidR="0058493D" w:rsidRDefault="0058493D" w:rsidP="0058493D">
            <w:pPr>
              <w:pStyle w:val="XML1"/>
              <w:rPr>
                <w:del w:id="2929" w:author="aas" w:date="2013-10-14T02:06:00Z"/>
              </w:rPr>
            </w:pPr>
          </w:p>
          <w:p w14:paraId="08D0C76D" w14:textId="77777777" w:rsidR="0058493D" w:rsidRDefault="0058493D" w:rsidP="0058493D">
            <w:pPr>
              <w:pStyle w:val="XML1"/>
              <w:rPr>
                <w:del w:id="2930" w:author="aas" w:date="2013-10-14T02:06:00Z"/>
              </w:rPr>
            </w:pPr>
            <w:del w:id="2931" w:author="aas" w:date="2013-10-14T02:06:00Z">
              <w:r>
                <w:delText xml:space="preserve">        * The 'id' element MUST be present at all &amp;lt;edit-config&amp;gt;</w:delText>
              </w:r>
            </w:del>
          </w:p>
          <w:p w14:paraId="4C7F5007" w14:textId="77777777" w:rsidR="0058493D" w:rsidRDefault="0058493D" w:rsidP="0058493D">
            <w:pPr>
              <w:pStyle w:val="XML1"/>
              <w:rPr>
                <w:del w:id="2932" w:author="aas" w:date="2013-10-14T02:06:00Z"/>
              </w:rPr>
            </w:pPr>
            <w:del w:id="2933" w:author="aas" w:date="2013-10-14T02:06:00Z">
              <w:r>
                <w:delText xml:space="preserve">        operations to identify the controller.</w:delText>
              </w:r>
            </w:del>
          </w:p>
          <w:p w14:paraId="4B2DF58F" w14:textId="77777777" w:rsidR="0058493D" w:rsidRDefault="0058493D" w:rsidP="0058493D">
            <w:pPr>
              <w:pStyle w:val="XML1"/>
              <w:rPr>
                <w:del w:id="2934" w:author="aas" w:date="2013-10-14T02:06:00Z"/>
              </w:rPr>
            </w:pPr>
            <w:del w:id="2935" w:author="aas" w:date="2013-10-14T02:06:00Z">
              <w:r>
                <w:delText xml:space="preserve">        * If the operation is 'merge' or 'replace', the element is</w:delText>
              </w:r>
            </w:del>
          </w:p>
          <w:p w14:paraId="3D3240B2" w14:textId="77777777" w:rsidR="0058493D" w:rsidRDefault="0058493D" w:rsidP="0058493D">
            <w:pPr>
              <w:pStyle w:val="XML1"/>
              <w:rPr>
                <w:del w:id="2936" w:author="aas" w:date="2013-10-14T02:06:00Z"/>
              </w:rPr>
            </w:pPr>
            <w:del w:id="2937" w:author="aas" w:date="2013-10-14T02:06:00Z">
              <w:r>
                <w:delText xml:space="preserve">        created if it does not exist, and its value is set to the</w:delText>
              </w:r>
            </w:del>
          </w:p>
          <w:p w14:paraId="4BE8CD05" w14:textId="77777777" w:rsidR="0058493D" w:rsidRDefault="0058493D" w:rsidP="0058493D">
            <w:pPr>
              <w:pStyle w:val="XML1"/>
              <w:rPr>
                <w:del w:id="2938" w:author="aas" w:date="2013-10-14T02:06:00Z"/>
              </w:rPr>
            </w:pPr>
            <w:del w:id="2939" w:author="aas" w:date="2013-10-14T02:06:00Z">
              <w:r>
                <w:delText xml:space="preserve">        value found in the XML RPC data.</w:delText>
              </w:r>
            </w:del>
          </w:p>
          <w:p w14:paraId="3D0E2949" w14:textId="77777777" w:rsidR="0058493D" w:rsidRDefault="0058493D" w:rsidP="0058493D">
            <w:pPr>
              <w:pStyle w:val="XML1"/>
              <w:rPr>
                <w:del w:id="2940" w:author="aas" w:date="2013-10-14T02:06:00Z"/>
              </w:rPr>
            </w:pPr>
            <w:del w:id="2941" w:author="aas" w:date="2013-10-14T02:06:00Z">
              <w:r>
                <w:delText xml:space="preserve">        * If the operation is 'create', the element is created if it</w:delText>
              </w:r>
            </w:del>
          </w:p>
          <w:p w14:paraId="6352A1A5" w14:textId="77777777" w:rsidR="0058493D" w:rsidRDefault="0058493D" w:rsidP="0058493D">
            <w:pPr>
              <w:pStyle w:val="XML1"/>
              <w:rPr>
                <w:del w:id="2942" w:author="aas" w:date="2013-10-14T02:06:00Z"/>
              </w:rPr>
            </w:pPr>
            <w:del w:id="2943" w:author="aas" w:date="2013-10-14T02:06:00Z">
              <w:r>
                <w:delText xml:space="preserve">        does not exist. If the element already exists, a</w:delText>
              </w:r>
            </w:del>
          </w:p>
          <w:p w14:paraId="741025C2" w14:textId="77777777" w:rsidR="0058493D" w:rsidRDefault="0058493D" w:rsidP="0058493D">
            <w:pPr>
              <w:pStyle w:val="XML1"/>
              <w:rPr>
                <w:del w:id="2944" w:author="aas" w:date="2013-10-14T02:06:00Z"/>
              </w:rPr>
            </w:pPr>
            <w:del w:id="2945" w:author="aas" w:date="2013-10-14T02:06:00Z">
              <w:r>
                <w:delText xml:space="preserve">        'data</w:delText>
              </w:r>
              <w:r>
                <w:rPr>
                  <w:rFonts w:ascii="MS Mincho" w:eastAsia="MS Mincho" w:hAnsi="MS Mincho" w:cs="MS Mincho" w:hint="eastAsia"/>
                </w:rPr>
                <w:delText>‑</w:delText>
              </w:r>
              <w:r>
                <w:delText>exists' error is returned.</w:delText>
              </w:r>
            </w:del>
          </w:p>
          <w:p w14:paraId="2A85761E" w14:textId="77777777" w:rsidR="0058493D" w:rsidRDefault="0058493D" w:rsidP="0058493D">
            <w:pPr>
              <w:pStyle w:val="XML1"/>
              <w:rPr>
                <w:del w:id="2946" w:author="aas" w:date="2013-10-14T02:06:00Z"/>
              </w:rPr>
            </w:pPr>
            <w:del w:id="2947" w:author="aas" w:date="2013-10-14T02:06:00Z">
              <w:r>
                <w:delText xml:space="preserve">        * If the operation is 'delete', the element is deleted if it</w:delText>
              </w:r>
            </w:del>
          </w:p>
          <w:p w14:paraId="5D113370" w14:textId="77777777" w:rsidR="0058493D" w:rsidRDefault="0058493D" w:rsidP="0058493D">
            <w:pPr>
              <w:pStyle w:val="XML1"/>
              <w:rPr>
                <w:del w:id="2948" w:author="aas" w:date="2013-10-14T02:06:00Z"/>
              </w:rPr>
            </w:pPr>
            <w:del w:id="2949"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7EF4805" w14:textId="77777777" w:rsidR="0058493D" w:rsidRDefault="0058493D" w:rsidP="0058493D">
            <w:pPr>
              <w:pStyle w:val="XML1"/>
              <w:rPr>
                <w:del w:id="2950" w:author="aas" w:date="2013-10-14T02:06:00Z"/>
              </w:rPr>
            </w:pPr>
            <w:del w:id="2951" w:author="aas" w:date="2013-10-14T02:06:00Z">
              <w:r>
                <w:delText xml:space="preserve">        error is returned.</w:delText>
              </w:r>
            </w:del>
          </w:p>
          <w:p w14:paraId="31AADD15" w14:textId="77777777" w:rsidR="0058493D" w:rsidRDefault="0058493D" w:rsidP="0058493D">
            <w:pPr>
              <w:pStyle w:val="XML1"/>
              <w:rPr>
                <w:del w:id="2952" w:author="aas" w:date="2013-10-14T02:06:00Z"/>
              </w:rPr>
            </w:pPr>
            <w:del w:id="2953" w:author="aas" w:date="2013-10-14T02:06:00Z">
              <w:r>
                <w:delText xml:space="preserve">      &lt;/xs:documentation&gt;</w:delText>
              </w:r>
            </w:del>
          </w:p>
          <w:p w14:paraId="02F02C73" w14:textId="77777777" w:rsidR="0058493D" w:rsidRDefault="0058493D" w:rsidP="0058493D">
            <w:pPr>
              <w:pStyle w:val="XML1"/>
              <w:rPr>
                <w:del w:id="2954" w:author="aas" w:date="2013-10-14T02:06:00Z"/>
              </w:rPr>
            </w:pPr>
            <w:del w:id="2955" w:author="aas" w:date="2013-10-14T02:06:00Z">
              <w:r>
                <w:delText xml:space="preserve">    &lt;/xs:annotation&gt;</w:delText>
              </w:r>
            </w:del>
          </w:p>
          <w:p w14:paraId="52E5E5A2" w14:textId="77777777" w:rsidR="0058493D" w:rsidRDefault="0058493D" w:rsidP="0058493D">
            <w:pPr>
              <w:pStyle w:val="XML1"/>
              <w:rPr>
                <w:del w:id="2956" w:author="aas" w:date="2013-10-14T02:06:00Z"/>
              </w:rPr>
            </w:pPr>
          </w:p>
          <w:p w14:paraId="58A757FC" w14:textId="77777777" w:rsidR="0058493D" w:rsidRDefault="0058493D" w:rsidP="0058493D">
            <w:pPr>
              <w:pStyle w:val="XML1"/>
              <w:rPr>
                <w:del w:id="2957" w:author="aas" w:date="2013-10-14T02:06:00Z"/>
              </w:rPr>
            </w:pPr>
            <w:del w:id="2958" w:author="aas" w:date="2013-10-14T02:06:00Z">
              <w:r>
                <w:delText xml:space="preserve">    &lt;xs:sequence&gt;</w:delText>
              </w:r>
            </w:del>
          </w:p>
          <w:p w14:paraId="26E7511D" w14:textId="77777777" w:rsidR="0058493D" w:rsidRDefault="0058493D" w:rsidP="0058493D">
            <w:pPr>
              <w:pStyle w:val="XML1"/>
              <w:rPr>
                <w:del w:id="2959" w:author="aas" w:date="2013-10-14T02:06:00Z"/>
              </w:rPr>
            </w:pPr>
            <w:del w:id="2960" w:author="aas" w:date="2013-10-14T02:06:00Z">
              <w:r>
                <w:delText xml:space="preserve">      &lt;xs:element name="id"  type="OFConfigId"&gt;</w:delText>
              </w:r>
            </w:del>
          </w:p>
          <w:p w14:paraId="131F94F6" w14:textId="77777777" w:rsidR="0058493D" w:rsidRDefault="0058493D" w:rsidP="0058493D">
            <w:pPr>
              <w:pStyle w:val="XML1"/>
              <w:rPr>
                <w:del w:id="2961" w:author="aas" w:date="2013-10-14T02:06:00Z"/>
              </w:rPr>
            </w:pPr>
            <w:del w:id="2962" w:author="aas" w:date="2013-10-14T02:06:00Z">
              <w:r>
                <w:delText xml:space="preserve">        &lt;xs:annotation&gt;</w:delText>
              </w:r>
            </w:del>
          </w:p>
          <w:p w14:paraId="3DA26986" w14:textId="77777777" w:rsidR="0058493D" w:rsidRDefault="0058493D" w:rsidP="0058493D">
            <w:pPr>
              <w:pStyle w:val="XML1"/>
              <w:rPr>
                <w:del w:id="2963" w:author="aas" w:date="2013-10-14T02:06:00Z"/>
              </w:rPr>
            </w:pPr>
            <w:del w:id="2964" w:author="aas" w:date="2013-10-14T02:06:00Z">
              <w:r>
                <w:delText xml:space="preserve">          &lt;xs:documentation&gt;</w:delText>
              </w:r>
            </w:del>
          </w:p>
          <w:p w14:paraId="1AB71073" w14:textId="77777777" w:rsidR="0058493D" w:rsidRDefault="0058493D" w:rsidP="0058493D">
            <w:pPr>
              <w:pStyle w:val="XML1"/>
              <w:rPr>
                <w:del w:id="2965" w:author="aas" w:date="2013-10-14T02:06:00Z"/>
              </w:rPr>
            </w:pPr>
            <w:del w:id="2966" w:author="aas" w:date="2013-10-14T02:06:00Z">
              <w:r>
                <w:delText xml:space="preserve">            A unique but locally arbitrary identifier that</w:delText>
              </w:r>
            </w:del>
          </w:p>
          <w:p w14:paraId="7BFECC4A" w14:textId="77777777" w:rsidR="0058493D" w:rsidRDefault="0058493D" w:rsidP="0058493D">
            <w:pPr>
              <w:pStyle w:val="XML1"/>
              <w:rPr>
                <w:del w:id="2967" w:author="aas" w:date="2013-10-14T02:06:00Z"/>
              </w:rPr>
            </w:pPr>
            <w:del w:id="2968" w:author="aas" w:date="2013-10-14T02:06:00Z">
              <w:r>
                <w:delText xml:space="preserve">            uniquely identifies an OpenFlow Controller within the</w:delText>
              </w:r>
            </w:del>
          </w:p>
          <w:p w14:paraId="78F01BC7" w14:textId="77777777" w:rsidR="0058493D" w:rsidRDefault="0058493D" w:rsidP="0058493D">
            <w:pPr>
              <w:pStyle w:val="XML1"/>
              <w:rPr>
                <w:del w:id="2969" w:author="aas" w:date="2013-10-14T02:06:00Z"/>
              </w:rPr>
            </w:pPr>
            <w:del w:id="2970" w:author="aas" w:date="2013-10-14T02:06:00Z">
              <w:r>
                <w:delText xml:space="preserve">            context of an OpenFlow Capable Switch.  It MUST be</w:delText>
              </w:r>
            </w:del>
          </w:p>
          <w:p w14:paraId="2E66ACE3" w14:textId="77777777" w:rsidR="0058493D" w:rsidRDefault="0058493D" w:rsidP="0058493D">
            <w:pPr>
              <w:pStyle w:val="XML1"/>
              <w:rPr>
                <w:del w:id="2971" w:author="aas" w:date="2013-10-14T02:06:00Z"/>
              </w:rPr>
            </w:pPr>
            <w:del w:id="2972" w:author="aas" w:date="2013-10-14T02:06:00Z">
              <w:r>
                <w:delText xml:space="preserve">            persistent across reboots of the OpenFlow Capable Switch.</w:delText>
              </w:r>
            </w:del>
          </w:p>
          <w:p w14:paraId="3403433A" w14:textId="77777777" w:rsidR="0058493D" w:rsidRDefault="0058493D" w:rsidP="0058493D">
            <w:pPr>
              <w:pStyle w:val="XML1"/>
              <w:rPr>
                <w:del w:id="2973" w:author="aas" w:date="2013-10-14T02:06:00Z"/>
              </w:rPr>
            </w:pPr>
          </w:p>
          <w:p w14:paraId="7C36DBD6" w14:textId="77777777" w:rsidR="0058493D" w:rsidRDefault="0058493D" w:rsidP="0058493D">
            <w:pPr>
              <w:pStyle w:val="XML1"/>
              <w:rPr>
                <w:del w:id="2974" w:author="aas" w:date="2013-10-14T02:06:00Z"/>
              </w:rPr>
            </w:pPr>
            <w:del w:id="2975" w:author="aas" w:date="2013-10-14T02:06:00Z">
              <w:r>
                <w:delText xml:space="preserve">            This element MUST be present to identify the OpenFlow</w:delText>
              </w:r>
            </w:del>
          </w:p>
          <w:p w14:paraId="5F9CA3CA" w14:textId="77777777" w:rsidR="0058493D" w:rsidRDefault="0058493D" w:rsidP="0058493D">
            <w:pPr>
              <w:pStyle w:val="XML1"/>
              <w:rPr>
                <w:del w:id="2976" w:author="aas" w:date="2013-10-14T02:06:00Z"/>
              </w:rPr>
            </w:pPr>
            <w:del w:id="2977" w:author="aas" w:date="2013-10-14T02:06:00Z">
              <w:r>
                <w:delText xml:space="preserve">            controller.</w:delText>
              </w:r>
            </w:del>
          </w:p>
          <w:p w14:paraId="174470C0" w14:textId="77777777" w:rsidR="0058493D" w:rsidRDefault="0058493D" w:rsidP="0058493D">
            <w:pPr>
              <w:pStyle w:val="XML1"/>
              <w:rPr>
                <w:del w:id="2978" w:author="aas" w:date="2013-10-14T02:06:00Z"/>
              </w:rPr>
            </w:pPr>
            <w:del w:id="2979" w:author="aas" w:date="2013-10-14T02:06:00Z">
              <w:r>
                <w:delText xml:space="preserve">          &lt;/xs:documentation&gt;</w:delText>
              </w:r>
            </w:del>
          </w:p>
          <w:p w14:paraId="37A62C99" w14:textId="77777777" w:rsidR="0058493D" w:rsidRDefault="0058493D" w:rsidP="0058493D">
            <w:pPr>
              <w:pStyle w:val="XML1"/>
              <w:rPr>
                <w:del w:id="2980" w:author="aas" w:date="2013-10-14T02:06:00Z"/>
              </w:rPr>
            </w:pPr>
            <w:del w:id="2981" w:author="aas" w:date="2013-10-14T02:06:00Z">
              <w:r>
                <w:delText xml:space="preserve">        &lt;/xs:annotation&gt;</w:delText>
              </w:r>
            </w:del>
          </w:p>
          <w:p w14:paraId="7D09C1EB" w14:textId="77777777" w:rsidR="0058493D" w:rsidRDefault="0058493D" w:rsidP="0058493D">
            <w:pPr>
              <w:pStyle w:val="XML1"/>
              <w:rPr>
                <w:del w:id="2982" w:author="aas" w:date="2013-10-14T02:06:00Z"/>
              </w:rPr>
            </w:pPr>
            <w:del w:id="2983" w:author="aas" w:date="2013-10-14T02:06:00Z">
              <w:r>
                <w:delText xml:space="preserve">      &lt;/xs:element&gt;</w:delText>
              </w:r>
            </w:del>
          </w:p>
          <w:p w14:paraId="7A615A7D" w14:textId="77777777" w:rsidR="0058493D" w:rsidRDefault="0058493D" w:rsidP="0058493D">
            <w:pPr>
              <w:pStyle w:val="XML1"/>
              <w:rPr>
                <w:del w:id="2984" w:author="aas" w:date="2013-10-14T02:06:00Z"/>
              </w:rPr>
            </w:pPr>
            <w:del w:id="2985" w:author="aas" w:date="2013-10-14T02:06:00Z">
              <w:r>
                <w:delText xml:space="preserve">      &lt;xs:element name="role"&gt;</w:delText>
              </w:r>
            </w:del>
          </w:p>
          <w:p w14:paraId="03D97303" w14:textId="77777777" w:rsidR="0058493D" w:rsidRDefault="0058493D" w:rsidP="0058493D">
            <w:pPr>
              <w:pStyle w:val="XML1"/>
              <w:rPr>
                <w:del w:id="2986" w:author="aas" w:date="2013-10-14T02:06:00Z"/>
              </w:rPr>
            </w:pPr>
            <w:del w:id="2987" w:author="aas" w:date="2013-10-14T02:06:00Z">
              <w:r>
                <w:delText xml:space="preserve">        &lt;xs:annotation&gt;</w:delText>
              </w:r>
            </w:del>
          </w:p>
          <w:p w14:paraId="481DE878" w14:textId="77777777" w:rsidR="0058493D" w:rsidRDefault="0058493D" w:rsidP="0058493D">
            <w:pPr>
              <w:pStyle w:val="XML1"/>
              <w:rPr>
                <w:del w:id="2988" w:author="aas" w:date="2013-10-14T02:06:00Z"/>
              </w:rPr>
            </w:pPr>
            <w:del w:id="2989" w:author="aas" w:date="2013-10-14T02:06:00Z">
              <w:r>
                <w:delText xml:space="preserve">          &lt;xs:documentation&gt;</w:delText>
              </w:r>
            </w:del>
          </w:p>
          <w:p w14:paraId="3E6C2E24" w14:textId="77777777" w:rsidR="0058493D" w:rsidRDefault="0058493D" w:rsidP="0058493D">
            <w:pPr>
              <w:pStyle w:val="XML1"/>
              <w:rPr>
                <w:del w:id="2990" w:author="aas" w:date="2013-10-14T02:06:00Z"/>
              </w:rPr>
            </w:pPr>
            <w:del w:id="2991" w:author="aas" w:date="2013-10-14T02:06:00Z">
              <w:r>
                <w:delText xml:space="preserve">            This element indicates the role of the OpenFlow </w:delText>
              </w:r>
            </w:del>
          </w:p>
          <w:p w14:paraId="57330028" w14:textId="77777777" w:rsidR="0058493D" w:rsidRDefault="0058493D" w:rsidP="0058493D">
            <w:pPr>
              <w:pStyle w:val="XML1"/>
              <w:rPr>
                <w:del w:id="2992" w:author="aas" w:date="2013-10-14T02:06:00Z"/>
              </w:rPr>
            </w:pPr>
            <w:del w:id="2993" w:author="aas" w:date="2013-10-14T02:06:00Z">
              <w:r>
                <w:delText xml:space="preserve">            Controller.  Semantics of these roles are specified in the </w:delText>
              </w:r>
            </w:del>
          </w:p>
          <w:p w14:paraId="5A99D9A5" w14:textId="77777777" w:rsidR="0058493D" w:rsidRDefault="0058493D" w:rsidP="0058493D">
            <w:pPr>
              <w:pStyle w:val="XML1"/>
              <w:rPr>
                <w:del w:id="2994" w:author="aas" w:date="2013-10-14T02:06:00Z"/>
              </w:rPr>
            </w:pPr>
            <w:del w:id="2995" w:author="aas" w:date="2013-10-14T02:06:00Z">
              <w:r>
                <w:delText xml:space="preserve">            OpenFlow specifications 1.0 - 1.3.1.  It is RECOMMENDED</w:delText>
              </w:r>
            </w:del>
          </w:p>
          <w:p w14:paraId="5B3F63FC" w14:textId="77777777" w:rsidR="0058493D" w:rsidRDefault="0058493D" w:rsidP="0058493D">
            <w:pPr>
              <w:pStyle w:val="XML1"/>
              <w:rPr>
                <w:del w:id="2996" w:author="aas" w:date="2013-10-14T02:06:00Z"/>
              </w:rPr>
            </w:pPr>
            <w:del w:id="2997" w:author="aas" w:date="2013-10-14T02:06:00Z">
              <w:r>
                <w:delText xml:space="preserve">            that the roles of controllers are not configured by</w:delText>
              </w:r>
            </w:del>
          </w:p>
          <w:p w14:paraId="29EB9A9B" w14:textId="77777777" w:rsidR="0058493D" w:rsidRDefault="0058493D" w:rsidP="0058493D">
            <w:pPr>
              <w:pStyle w:val="XML1"/>
              <w:rPr>
                <w:del w:id="2998" w:author="aas" w:date="2013-10-14T02:06:00Z"/>
              </w:rPr>
            </w:pPr>
            <w:del w:id="2999" w:author="aas" w:date="2013-10-14T02:06:00Z">
              <w:r>
                <w:delText xml:space="preserve">            </w:delText>
              </w:r>
              <w:r w:rsidR="00E34319">
                <w:delText>OF-CONFIG 1.2</w:delText>
              </w:r>
              <w:r>
                <w:delText xml:space="preserve"> but determined using the OpenFlow protocol.</w:delText>
              </w:r>
            </w:del>
          </w:p>
          <w:p w14:paraId="4E9700E7" w14:textId="77777777" w:rsidR="0058493D" w:rsidRDefault="0058493D" w:rsidP="0058493D">
            <w:pPr>
              <w:pStyle w:val="XML1"/>
              <w:rPr>
                <w:del w:id="3000" w:author="aas" w:date="2013-10-14T02:06:00Z"/>
              </w:rPr>
            </w:pPr>
            <w:del w:id="3001" w:author="aas" w:date="2013-10-14T02:06:00Z">
              <w:r>
                <w:delText xml:space="preserve">            OpenFlow Controllers configured by </w:delText>
              </w:r>
              <w:r w:rsidR="00E34319">
                <w:delText>OF-CONFIG 1.2</w:delText>
              </w:r>
              <w:r>
                <w:delText xml:space="preserve"> have the</w:delText>
              </w:r>
            </w:del>
          </w:p>
          <w:p w14:paraId="120A7A88" w14:textId="77777777" w:rsidR="0058493D" w:rsidRDefault="0058493D" w:rsidP="0058493D">
            <w:pPr>
              <w:pStyle w:val="XML1"/>
              <w:rPr>
                <w:del w:id="3002" w:author="aas" w:date="2013-10-14T02:06:00Z"/>
              </w:rPr>
            </w:pPr>
            <w:del w:id="3003" w:author="aas" w:date="2013-10-14T02:06:00Z">
              <w:r>
                <w:delText xml:space="preserve">            default role 'equal'.  A role other than 'equal' MAY be</w:delText>
              </w:r>
            </w:del>
          </w:p>
          <w:p w14:paraId="370B7A5D" w14:textId="77777777" w:rsidR="0058493D" w:rsidRDefault="0058493D" w:rsidP="0058493D">
            <w:pPr>
              <w:pStyle w:val="XML1"/>
              <w:rPr>
                <w:del w:id="3004" w:author="aas" w:date="2013-10-14T02:06:00Z"/>
              </w:rPr>
            </w:pPr>
            <w:del w:id="3005" w:author="aas" w:date="2013-10-14T02:06:00Z">
              <w:r>
                <w:delText xml:space="preserve">            assigned to a controller.  Roles 'slave' and 'equal' MAY be</w:delText>
              </w:r>
            </w:del>
          </w:p>
          <w:p w14:paraId="4E621C26" w14:textId="77777777" w:rsidR="0058493D" w:rsidRDefault="0058493D" w:rsidP="0058493D">
            <w:pPr>
              <w:pStyle w:val="XML1"/>
              <w:rPr>
                <w:del w:id="3006" w:author="aas" w:date="2013-10-14T02:06:00Z"/>
              </w:rPr>
            </w:pPr>
            <w:del w:id="3007" w:author="aas" w:date="2013-10-14T02:06:00Z">
              <w:r>
                <w:delText xml:space="preserve">            assigned to multiple controllers.  Role 'master' MUST NOT</w:delText>
              </w:r>
            </w:del>
          </w:p>
          <w:p w14:paraId="24DEB9E5" w14:textId="77777777" w:rsidR="0058493D" w:rsidRDefault="0058493D" w:rsidP="0058493D">
            <w:pPr>
              <w:pStyle w:val="XML1"/>
              <w:rPr>
                <w:del w:id="3008" w:author="aas" w:date="2013-10-14T02:06:00Z"/>
              </w:rPr>
            </w:pPr>
            <w:del w:id="3009" w:author="aas" w:date="2013-10-14T02:06:00Z">
              <w:r>
                <w:delText xml:space="preserve">            be assigned to more than one controller.</w:delText>
              </w:r>
            </w:del>
          </w:p>
          <w:p w14:paraId="0F8E42BD" w14:textId="77777777" w:rsidR="0058493D" w:rsidRDefault="0058493D" w:rsidP="0058493D">
            <w:pPr>
              <w:pStyle w:val="XML1"/>
              <w:rPr>
                <w:del w:id="3010" w:author="aas" w:date="2013-10-14T02:06:00Z"/>
              </w:rPr>
            </w:pPr>
          </w:p>
          <w:p w14:paraId="5FA2F725" w14:textId="77777777" w:rsidR="0058493D" w:rsidRDefault="0058493D" w:rsidP="0058493D">
            <w:pPr>
              <w:pStyle w:val="XML1"/>
              <w:rPr>
                <w:del w:id="3011" w:author="aas" w:date="2013-10-14T02:06:00Z"/>
              </w:rPr>
            </w:pPr>
            <w:del w:id="3012" w:author="aas" w:date="2013-10-14T02:06:00Z">
              <w:r>
                <w:delText xml:space="preserve">            This element is optional. If this element is not present it</w:delText>
              </w:r>
            </w:del>
          </w:p>
          <w:p w14:paraId="09F01FE9" w14:textId="77777777" w:rsidR="0058493D" w:rsidRDefault="0058493D" w:rsidP="0058493D">
            <w:pPr>
              <w:pStyle w:val="XML1"/>
              <w:rPr>
                <w:del w:id="3013" w:author="aas" w:date="2013-10-14T02:06:00Z"/>
              </w:rPr>
            </w:pPr>
            <w:del w:id="3014" w:author="aas" w:date="2013-10-14T02:06:00Z">
              <w:r>
                <w:delText xml:space="preserve">            defaults to 'equal'.</w:delText>
              </w:r>
            </w:del>
          </w:p>
          <w:p w14:paraId="5C04DC79" w14:textId="77777777" w:rsidR="0058493D" w:rsidRDefault="0058493D" w:rsidP="0058493D">
            <w:pPr>
              <w:pStyle w:val="XML1"/>
              <w:rPr>
                <w:del w:id="3015" w:author="aas" w:date="2013-10-14T02:06:00Z"/>
              </w:rPr>
            </w:pPr>
            <w:del w:id="3016" w:author="aas" w:date="2013-10-14T02:06:00Z">
              <w:r>
                <w:delText xml:space="preserve">          &lt;/xs:documentation&gt;</w:delText>
              </w:r>
            </w:del>
          </w:p>
          <w:p w14:paraId="418AFBF4" w14:textId="77777777" w:rsidR="0058493D" w:rsidRDefault="0058493D" w:rsidP="0058493D">
            <w:pPr>
              <w:pStyle w:val="XML1"/>
              <w:rPr>
                <w:del w:id="3017" w:author="aas" w:date="2013-10-14T02:06:00Z"/>
              </w:rPr>
            </w:pPr>
            <w:del w:id="3018" w:author="aas" w:date="2013-10-14T02:06:00Z">
              <w:r>
                <w:delText xml:space="preserve">        &lt;/xs:annotation&gt;</w:delText>
              </w:r>
            </w:del>
          </w:p>
          <w:p w14:paraId="0BF08BFF" w14:textId="77777777" w:rsidR="0058493D" w:rsidRDefault="0058493D" w:rsidP="0058493D">
            <w:pPr>
              <w:pStyle w:val="XML1"/>
              <w:rPr>
                <w:del w:id="3019" w:author="aas" w:date="2013-10-14T02:06:00Z"/>
              </w:rPr>
            </w:pPr>
            <w:del w:id="3020" w:author="aas" w:date="2013-10-14T02:06:00Z">
              <w:r>
                <w:delText xml:space="preserve">        &lt;xs:simpleType&gt;</w:delText>
              </w:r>
            </w:del>
          </w:p>
          <w:p w14:paraId="26376CA3" w14:textId="77777777" w:rsidR="0058493D" w:rsidRDefault="0058493D" w:rsidP="0058493D">
            <w:pPr>
              <w:pStyle w:val="XML1"/>
              <w:rPr>
                <w:del w:id="3021" w:author="aas" w:date="2013-10-14T02:06:00Z"/>
              </w:rPr>
            </w:pPr>
            <w:del w:id="3022" w:author="aas" w:date="2013-10-14T02:06:00Z">
              <w:r>
                <w:delText xml:space="preserve">          &lt;xs:restriction base="xs:string"&gt;</w:delText>
              </w:r>
            </w:del>
          </w:p>
          <w:p w14:paraId="374F6921" w14:textId="77777777" w:rsidR="0058493D" w:rsidRDefault="0058493D" w:rsidP="0058493D">
            <w:pPr>
              <w:pStyle w:val="XML1"/>
              <w:rPr>
                <w:del w:id="3023" w:author="aas" w:date="2013-10-14T02:06:00Z"/>
              </w:rPr>
            </w:pPr>
            <w:del w:id="3024" w:author="aas" w:date="2013-10-14T02:06:00Z">
              <w:r>
                <w:delText xml:space="preserve">            &lt;xs:enumeration value="master"/&gt;</w:delText>
              </w:r>
            </w:del>
          </w:p>
          <w:p w14:paraId="7C80EE80" w14:textId="77777777" w:rsidR="0058493D" w:rsidRDefault="0058493D" w:rsidP="0058493D">
            <w:pPr>
              <w:pStyle w:val="XML1"/>
              <w:rPr>
                <w:del w:id="3025" w:author="aas" w:date="2013-10-14T02:06:00Z"/>
              </w:rPr>
            </w:pPr>
            <w:del w:id="3026" w:author="aas" w:date="2013-10-14T02:06:00Z">
              <w:r>
                <w:delText xml:space="preserve">            &lt;xs:enumeration value="slave"/&gt;</w:delText>
              </w:r>
            </w:del>
          </w:p>
          <w:p w14:paraId="794AAAB2" w14:textId="77777777" w:rsidR="0058493D" w:rsidRDefault="0058493D" w:rsidP="0058493D">
            <w:pPr>
              <w:pStyle w:val="XML1"/>
              <w:rPr>
                <w:del w:id="3027" w:author="aas" w:date="2013-10-14T02:06:00Z"/>
              </w:rPr>
            </w:pPr>
            <w:del w:id="3028" w:author="aas" w:date="2013-10-14T02:06:00Z">
              <w:r>
                <w:delText xml:space="preserve">            &lt;xs:enumeration value="equal"/&gt;</w:delText>
              </w:r>
            </w:del>
          </w:p>
          <w:p w14:paraId="408354CB" w14:textId="77777777" w:rsidR="0058493D" w:rsidRDefault="0058493D" w:rsidP="0058493D">
            <w:pPr>
              <w:pStyle w:val="XML1"/>
              <w:rPr>
                <w:del w:id="3029" w:author="aas" w:date="2013-10-14T02:06:00Z"/>
              </w:rPr>
            </w:pPr>
            <w:del w:id="3030" w:author="aas" w:date="2013-10-14T02:06:00Z">
              <w:r>
                <w:delText xml:space="preserve">          &lt;/xs:restriction&gt;</w:delText>
              </w:r>
            </w:del>
          </w:p>
          <w:p w14:paraId="0958B967" w14:textId="77777777" w:rsidR="0058493D" w:rsidRDefault="0058493D" w:rsidP="0058493D">
            <w:pPr>
              <w:pStyle w:val="XML1"/>
              <w:rPr>
                <w:del w:id="3031" w:author="aas" w:date="2013-10-14T02:06:00Z"/>
              </w:rPr>
            </w:pPr>
            <w:del w:id="3032" w:author="aas" w:date="2013-10-14T02:06:00Z">
              <w:r>
                <w:delText xml:space="preserve">        &lt;/xs:simpleType&gt;</w:delText>
              </w:r>
            </w:del>
          </w:p>
          <w:p w14:paraId="2BCD6D1A" w14:textId="77777777" w:rsidR="0058493D" w:rsidRDefault="0058493D" w:rsidP="0058493D">
            <w:pPr>
              <w:pStyle w:val="XML1"/>
              <w:rPr>
                <w:del w:id="3033" w:author="aas" w:date="2013-10-14T02:06:00Z"/>
              </w:rPr>
            </w:pPr>
            <w:del w:id="3034" w:author="aas" w:date="2013-10-14T02:06:00Z">
              <w:r>
                <w:delText xml:space="preserve">      &lt;/xs:element&gt;</w:delText>
              </w:r>
            </w:del>
          </w:p>
          <w:p w14:paraId="02DF3945" w14:textId="77777777" w:rsidR="0058493D" w:rsidRDefault="0058493D" w:rsidP="0058493D">
            <w:pPr>
              <w:pStyle w:val="XML1"/>
              <w:rPr>
                <w:del w:id="3035" w:author="aas" w:date="2013-10-14T02:06:00Z"/>
              </w:rPr>
            </w:pPr>
            <w:del w:id="3036" w:author="aas" w:date="2013-10-14T02:06:00Z">
              <w:r>
                <w:delText xml:space="preserve">      &lt;xs:element name="ip-address"  type="inet:ip-address"&gt;</w:delText>
              </w:r>
            </w:del>
          </w:p>
          <w:p w14:paraId="48A4AFBB" w14:textId="77777777" w:rsidR="0058493D" w:rsidRDefault="0058493D" w:rsidP="0058493D">
            <w:pPr>
              <w:pStyle w:val="XML1"/>
              <w:rPr>
                <w:del w:id="3037" w:author="aas" w:date="2013-10-14T02:06:00Z"/>
              </w:rPr>
            </w:pPr>
            <w:del w:id="3038" w:author="aas" w:date="2013-10-14T02:06:00Z">
              <w:r>
                <w:delText xml:space="preserve">        &lt;xs:annotation&gt;</w:delText>
              </w:r>
            </w:del>
          </w:p>
          <w:p w14:paraId="70F68475" w14:textId="77777777" w:rsidR="0058493D" w:rsidRDefault="0058493D" w:rsidP="0058493D">
            <w:pPr>
              <w:pStyle w:val="XML1"/>
              <w:rPr>
                <w:del w:id="3039" w:author="aas" w:date="2013-10-14T02:06:00Z"/>
              </w:rPr>
            </w:pPr>
            <w:del w:id="3040" w:author="aas" w:date="2013-10-14T02:06:00Z">
              <w:r>
                <w:delText xml:space="preserve">          &lt;xs:documentation&gt;</w:delText>
              </w:r>
            </w:del>
          </w:p>
          <w:p w14:paraId="3C446016" w14:textId="77777777" w:rsidR="0058493D" w:rsidRDefault="0058493D" w:rsidP="0058493D">
            <w:pPr>
              <w:pStyle w:val="XML1"/>
              <w:rPr>
                <w:del w:id="3041" w:author="aas" w:date="2013-10-14T02:06:00Z"/>
              </w:rPr>
            </w:pPr>
            <w:del w:id="3042" w:author="aas" w:date="2013-10-14T02:06:00Z">
              <w:r>
                <w:delText xml:space="preserve">            The IP address of the OpenFlow Controller.  This</w:delText>
              </w:r>
            </w:del>
          </w:p>
          <w:p w14:paraId="2626EEE8" w14:textId="77777777" w:rsidR="0058493D" w:rsidRDefault="0058493D" w:rsidP="0058493D">
            <w:pPr>
              <w:pStyle w:val="XML1"/>
              <w:rPr>
                <w:del w:id="3043" w:author="aas" w:date="2013-10-14T02:06:00Z"/>
              </w:rPr>
            </w:pPr>
            <w:del w:id="3044" w:author="aas" w:date="2013-10-14T02:06:00Z">
              <w:r>
                <w:delText xml:space="preserve">            IP address is used by the OpenFlow Logical Switch when</w:delText>
              </w:r>
            </w:del>
          </w:p>
          <w:p w14:paraId="3EA7F5A0" w14:textId="77777777" w:rsidR="0058493D" w:rsidRDefault="0058493D" w:rsidP="0058493D">
            <w:pPr>
              <w:pStyle w:val="XML1"/>
              <w:rPr>
                <w:del w:id="3045" w:author="aas" w:date="2013-10-14T02:06:00Z"/>
              </w:rPr>
            </w:pPr>
            <w:del w:id="3046" w:author="aas" w:date="2013-10-14T02:06:00Z">
              <w:r>
                <w:delText xml:space="preserve">            connecting to the OpenFlow Controller.</w:delText>
              </w:r>
            </w:del>
          </w:p>
          <w:p w14:paraId="4C86CF92" w14:textId="77777777" w:rsidR="0058493D" w:rsidRDefault="0058493D" w:rsidP="0058493D">
            <w:pPr>
              <w:pStyle w:val="XML1"/>
              <w:rPr>
                <w:del w:id="3047" w:author="aas" w:date="2013-10-14T02:06:00Z"/>
              </w:rPr>
            </w:pPr>
          </w:p>
          <w:p w14:paraId="6AD5E2B6" w14:textId="77777777" w:rsidR="0058493D" w:rsidRDefault="0058493D" w:rsidP="0058493D">
            <w:pPr>
              <w:pStyle w:val="XML1"/>
              <w:rPr>
                <w:del w:id="3048" w:author="aas" w:date="2013-10-14T02:06:00Z"/>
              </w:rPr>
            </w:pPr>
            <w:del w:id="3049" w:author="aas" w:date="2013-10-14T02:06:00Z">
              <w:r>
                <w:delText xml:space="preserve">            This element MUST be present in the NETCONF data store.</w:delText>
              </w:r>
            </w:del>
          </w:p>
          <w:p w14:paraId="2A6755AE" w14:textId="77777777" w:rsidR="0058493D" w:rsidRDefault="0058493D" w:rsidP="0058493D">
            <w:pPr>
              <w:pStyle w:val="XML1"/>
              <w:rPr>
                <w:del w:id="3050" w:author="aas" w:date="2013-10-14T02:06:00Z"/>
              </w:rPr>
            </w:pPr>
            <w:del w:id="3051" w:author="aas" w:date="2013-10-14T02:06:00Z">
              <w:r>
                <w:delText xml:space="preserve">            If this element is not present in a NETCONF &amp;lt;edit-config&amp;gt;</w:delText>
              </w:r>
            </w:del>
          </w:p>
          <w:p w14:paraId="594ECDE6" w14:textId="77777777" w:rsidR="0058493D" w:rsidRDefault="0058493D" w:rsidP="0058493D">
            <w:pPr>
              <w:pStyle w:val="XML1"/>
              <w:rPr>
                <w:del w:id="3052" w:author="aas" w:date="2013-10-14T02:06:00Z"/>
              </w:rPr>
            </w:pPr>
            <w:del w:id="3053" w:author="aas" w:date="2013-10-14T02:06:00Z">
              <w:r>
                <w:delText xml:space="preserve">            operation 'create', 'merge' or 'replace' and the parent</w:delText>
              </w:r>
            </w:del>
          </w:p>
          <w:p w14:paraId="3F3DDAA7" w14:textId="77777777" w:rsidR="0058493D" w:rsidRDefault="0058493D" w:rsidP="0058493D">
            <w:pPr>
              <w:pStyle w:val="XML1"/>
              <w:rPr>
                <w:del w:id="3054" w:author="aas" w:date="2013-10-14T02:06:00Z"/>
              </w:rPr>
            </w:pPr>
            <w:del w:id="3055" w:author="aas" w:date="2013-10-14T02:06:00Z">
              <w:r>
                <w:delText xml:space="preserve">            element does not exist, a 'data-missing' error is</w:delText>
              </w:r>
            </w:del>
          </w:p>
          <w:p w14:paraId="42FA1A4D" w14:textId="77777777" w:rsidR="0058493D" w:rsidRDefault="0058493D" w:rsidP="0058493D">
            <w:pPr>
              <w:pStyle w:val="XML1"/>
              <w:rPr>
                <w:del w:id="3056" w:author="aas" w:date="2013-10-14T02:06:00Z"/>
              </w:rPr>
            </w:pPr>
            <w:del w:id="3057" w:author="aas" w:date="2013-10-14T02:06:00Z">
              <w:r>
                <w:delText xml:space="preserve">            returned.</w:delText>
              </w:r>
            </w:del>
          </w:p>
          <w:p w14:paraId="0FCFC974" w14:textId="77777777" w:rsidR="0058493D" w:rsidRDefault="0058493D" w:rsidP="0058493D">
            <w:pPr>
              <w:pStyle w:val="XML1"/>
              <w:rPr>
                <w:del w:id="3058" w:author="aas" w:date="2013-10-14T02:06:00Z"/>
              </w:rPr>
            </w:pPr>
            <w:del w:id="3059" w:author="aas" w:date="2013-10-14T02:06:00Z">
              <w:r>
                <w:delText xml:space="preserve">          &lt;/xs:documentation&gt;</w:delText>
              </w:r>
            </w:del>
          </w:p>
          <w:p w14:paraId="31701393" w14:textId="77777777" w:rsidR="0058493D" w:rsidRDefault="0058493D" w:rsidP="0058493D">
            <w:pPr>
              <w:pStyle w:val="XML1"/>
              <w:rPr>
                <w:del w:id="3060" w:author="aas" w:date="2013-10-14T02:06:00Z"/>
              </w:rPr>
            </w:pPr>
            <w:del w:id="3061" w:author="aas" w:date="2013-10-14T02:06:00Z">
              <w:r>
                <w:delText xml:space="preserve">        &lt;/xs:annotation&gt;</w:delText>
              </w:r>
            </w:del>
          </w:p>
          <w:p w14:paraId="33ABBD3A" w14:textId="77777777" w:rsidR="0058493D" w:rsidRDefault="0058493D" w:rsidP="0058493D">
            <w:pPr>
              <w:pStyle w:val="XML1"/>
              <w:rPr>
                <w:del w:id="3062" w:author="aas" w:date="2013-10-14T02:06:00Z"/>
              </w:rPr>
            </w:pPr>
            <w:del w:id="3063" w:author="aas" w:date="2013-10-14T02:06:00Z">
              <w:r>
                <w:delText xml:space="preserve">      &lt;/xs:element&gt;</w:delText>
              </w:r>
            </w:del>
          </w:p>
          <w:p w14:paraId="5E873734" w14:textId="77777777" w:rsidR="0058493D" w:rsidRDefault="0058493D" w:rsidP="0058493D">
            <w:pPr>
              <w:pStyle w:val="XML1"/>
              <w:rPr>
                <w:del w:id="3064" w:author="aas" w:date="2013-10-14T02:06:00Z"/>
              </w:rPr>
            </w:pPr>
            <w:del w:id="3065" w:author="aas" w:date="2013-10-14T02:06:00Z">
              <w:r>
                <w:delText xml:space="preserve">      &lt;xs:element name="port"  type="inet:port-number"&gt;</w:delText>
              </w:r>
            </w:del>
          </w:p>
          <w:p w14:paraId="045DBDA1" w14:textId="77777777" w:rsidR="0058493D" w:rsidRDefault="0058493D" w:rsidP="0058493D">
            <w:pPr>
              <w:pStyle w:val="XML1"/>
              <w:rPr>
                <w:del w:id="3066" w:author="aas" w:date="2013-10-14T02:06:00Z"/>
              </w:rPr>
            </w:pPr>
            <w:del w:id="3067" w:author="aas" w:date="2013-10-14T02:06:00Z">
              <w:r>
                <w:delText xml:space="preserve">        &lt;xs:annotation&gt;</w:delText>
              </w:r>
            </w:del>
          </w:p>
          <w:p w14:paraId="1B408702" w14:textId="77777777" w:rsidR="0058493D" w:rsidRDefault="0058493D" w:rsidP="0058493D">
            <w:pPr>
              <w:pStyle w:val="XML1"/>
              <w:rPr>
                <w:del w:id="3068" w:author="aas" w:date="2013-10-14T02:06:00Z"/>
              </w:rPr>
            </w:pPr>
            <w:del w:id="3069" w:author="aas" w:date="2013-10-14T02:06:00Z">
              <w:r>
                <w:delText xml:space="preserve">          &lt;xs:documentation&gt;</w:delText>
              </w:r>
            </w:del>
          </w:p>
          <w:p w14:paraId="15881013" w14:textId="77777777" w:rsidR="0058493D" w:rsidRDefault="0058493D" w:rsidP="0058493D">
            <w:pPr>
              <w:pStyle w:val="XML1"/>
              <w:rPr>
                <w:del w:id="3070" w:author="aas" w:date="2013-10-14T02:06:00Z"/>
              </w:rPr>
            </w:pPr>
            <w:del w:id="3071" w:author="aas" w:date="2013-10-14T02:06:00Z">
              <w:r>
                <w:delText xml:space="preserve">            The TCP port number at the OpenFlow Controller.</w:delText>
              </w:r>
            </w:del>
          </w:p>
          <w:p w14:paraId="1FDD7329" w14:textId="77777777" w:rsidR="0058493D" w:rsidRDefault="0058493D" w:rsidP="0058493D">
            <w:pPr>
              <w:pStyle w:val="XML1"/>
              <w:rPr>
                <w:del w:id="3072" w:author="aas" w:date="2013-10-14T02:06:00Z"/>
              </w:rPr>
            </w:pPr>
            <w:del w:id="3073" w:author="aas" w:date="2013-10-14T02:06:00Z">
              <w:r>
                <w:delText xml:space="preserve">            This port number is used by the OpenFlow Logical Switch</w:delText>
              </w:r>
            </w:del>
          </w:p>
          <w:p w14:paraId="0D979F99" w14:textId="77777777" w:rsidR="0058493D" w:rsidRDefault="0058493D" w:rsidP="0058493D">
            <w:pPr>
              <w:pStyle w:val="XML1"/>
              <w:rPr>
                <w:del w:id="3074" w:author="aas" w:date="2013-10-14T02:06:00Z"/>
              </w:rPr>
            </w:pPr>
            <w:del w:id="3075" w:author="aas" w:date="2013-10-14T02:06:00Z">
              <w:r>
                <w:delText xml:space="preserve">            when connecting to the OpenFlow Controller using TCP or</w:delText>
              </w:r>
            </w:del>
          </w:p>
          <w:p w14:paraId="0CD270CD" w14:textId="77777777" w:rsidR="0058493D" w:rsidRDefault="0058493D" w:rsidP="0058493D">
            <w:pPr>
              <w:pStyle w:val="XML1"/>
              <w:rPr>
                <w:del w:id="3076" w:author="aas" w:date="2013-10-14T02:06:00Z"/>
              </w:rPr>
            </w:pPr>
            <w:del w:id="3077" w:author="aas" w:date="2013-10-14T02:06:00Z">
              <w:r>
                <w:delText xml:space="preserve">            TLS.  The default value is 6633.</w:delText>
              </w:r>
            </w:del>
          </w:p>
          <w:p w14:paraId="003E0F24" w14:textId="77777777" w:rsidR="0058493D" w:rsidRDefault="0058493D" w:rsidP="0058493D">
            <w:pPr>
              <w:pStyle w:val="XML1"/>
              <w:rPr>
                <w:del w:id="3078" w:author="aas" w:date="2013-10-14T02:06:00Z"/>
              </w:rPr>
            </w:pPr>
          </w:p>
          <w:p w14:paraId="67D78110" w14:textId="77777777" w:rsidR="0058493D" w:rsidRDefault="0058493D" w:rsidP="0058493D">
            <w:pPr>
              <w:pStyle w:val="XML1"/>
              <w:rPr>
                <w:del w:id="3079" w:author="aas" w:date="2013-10-14T02:06:00Z"/>
              </w:rPr>
            </w:pPr>
            <w:del w:id="3080" w:author="aas" w:date="2013-10-14T02:06:00Z">
              <w:r>
                <w:delText xml:space="preserve">            This element is optional. If this element is not present it</w:delText>
              </w:r>
            </w:del>
          </w:p>
          <w:p w14:paraId="517F2A5D" w14:textId="77777777" w:rsidR="0058493D" w:rsidRDefault="0058493D" w:rsidP="0058493D">
            <w:pPr>
              <w:pStyle w:val="XML1"/>
              <w:rPr>
                <w:del w:id="3081" w:author="aas" w:date="2013-10-14T02:06:00Z"/>
              </w:rPr>
            </w:pPr>
            <w:del w:id="3082" w:author="aas" w:date="2013-10-14T02:06:00Z">
              <w:r>
                <w:delText xml:space="preserve">            defaults to 6633.</w:delText>
              </w:r>
            </w:del>
          </w:p>
          <w:p w14:paraId="16891B10" w14:textId="77777777" w:rsidR="0058493D" w:rsidRDefault="0058493D" w:rsidP="0058493D">
            <w:pPr>
              <w:pStyle w:val="XML1"/>
              <w:rPr>
                <w:del w:id="3083" w:author="aas" w:date="2013-10-14T02:06:00Z"/>
              </w:rPr>
            </w:pPr>
            <w:del w:id="3084" w:author="aas" w:date="2013-10-14T02:06:00Z">
              <w:r>
                <w:delText xml:space="preserve">          &lt;/xs:documentation&gt;</w:delText>
              </w:r>
            </w:del>
          </w:p>
          <w:p w14:paraId="24DFF028" w14:textId="77777777" w:rsidR="0058493D" w:rsidRDefault="0058493D" w:rsidP="0058493D">
            <w:pPr>
              <w:pStyle w:val="XML1"/>
              <w:rPr>
                <w:del w:id="3085" w:author="aas" w:date="2013-10-14T02:06:00Z"/>
              </w:rPr>
            </w:pPr>
            <w:del w:id="3086" w:author="aas" w:date="2013-10-14T02:06:00Z">
              <w:r>
                <w:delText xml:space="preserve">        &lt;/xs:annotation&gt;</w:delText>
              </w:r>
            </w:del>
          </w:p>
          <w:p w14:paraId="3E0D02FA" w14:textId="77777777" w:rsidR="0058493D" w:rsidRDefault="0058493D" w:rsidP="0058493D">
            <w:pPr>
              <w:pStyle w:val="XML1"/>
              <w:rPr>
                <w:del w:id="3087" w:author="aas" w:date="2013-10-14T02:06:00Z"/>
              </w:rPr>
            </w:pPr>
            <w:del w:id="3088" w:author="aas" w:date="2013-10-14T02:06:00Z">
              <w:r>
                <w:delText xml:space="preserve">      &lt;/xs:element&gt;</w:delText>
              </w:r>
            </w:del>
          </w:p>
          <w:p w14:paraId="1437FF7F" w14:textId="77777777" w:rsidR="0058493D" w:rsidRDefault="0058493D" w:rsidP="0058493D">
            <w:pPr>
              <w:pStyle w:val="XML1"/>
              <w:rPr>
                <w:del w:id="3089" w:author="aas" w:date="2013-10-14T02:06:00Z"/>
              </w:rPr>
            </w:pPr>
            <w:del w:id="3090" w:author="aas" w:date="2013-10-14T02:06:00Z">
              <w:r>
                <w:delText xml:space="preserve">      &lt;xs:element name="local-ip-address"  type="inet:ip-address"&gt;</w:delText>
              </w:r>
            </w:del>
          </w:p>
          <w:p w14:paraId="43517A56" w14:textId="77777777" w:rsidR="0058493D" w:rsidRDefault="0058493D" w:rsidP="0058493D">
            <w:pPr>
              <w:pStyle w:val="XML1"/>
              <w:rPr>
                <w:del w:id="3091" w:author="aas" w:date="2013-10-14T02:06:00Z"/>
              </w:rPr>
            </w:pPr>
            <w:del w:id="3092" w:author="aas" w:date="2013-10-14T02:06:00Z">
              <w:r>
                <w:delText xml:space="preserve">        &lt;xs:annotation&gt;</w:delText>
              </w:r>
            </w:del>
          </w:p>
          <w:p w14:paraId="27CF0EDC" w14:textId="77777777" w:rsidR="0058493D" w:rsidRDefault="0058493D" w:rsidP="0058493D">
            <w:pPr>
              <w:pStyle w:val="XML1"/>
              <w:rPr>
                <w:del w:id="3093" w:author="aas" w:date="2013-10-14T02:06:00Z"/>
              </w:rPr>
            </w:pPr>
            <w:del w:id="3094" w:author="aas" w:date="2013-10-14T02:06:00Z">
              <w:r>
                <w:delText xml:space="preserve">          &lt;xs:documentation&gt;</w:delText>
              </w:r>
            </w:del>
          </w:p>
          <w:p w14:paraId="4D79CAB0" w14:textId="77777777" w:rsidR="0058493D" w:rsidRDefault="0058493D" w:rsidP="0058493D">
            <w:pPr>
              <w:pStyle w:val="XML1"/>
              <w:rPr>
                <w:del w:id="3095" w:author="aas" w:date="2013-10-14T02:06:00Z"/>
              </w:rPr>
            </w:pPr>
            <w:del w:id="3096" w:author="aas" w:date="2013-10-14T02:06:00Z">
              <w:r>
                <w:delText xml:space="preserve">            The local IP address of the OpenFlow Logical</w:delText>
              </w:r>
            </w:del>
          </w:p>
          <w:p w14:paraId="5461A7B0" w14:textId="77777777" w:rsidR="0058493D" w:rsidRDefault="0058493D" w:rsidP="0058493D">
            <w:pPr>
              <w:pStyle w:val="XML1"/>
              <w:rPr>
                <w:del w:id="3097" w:author="aas" w:date="2013-10-14T02:06:00Z"/>
              </w:rPr>
            </w:pPr>
            <w:del w:id="3098" w:author="aas" w:date="2013-10-14T02:06:00Z">
              <w:r>
                <w:delText xml:space="preserve">            Switch when connecting to this OpenFlow Controller.  It is</w:delText>
              </w:r>
            </w:del>
          </w:p>
          <w:p w14:paraId="416AFE67" w14:textId="77777777" w:rsidR="0058493D" w:rsidRDefault="0058493D" w:rsidP="0058493D">
            <w:pPr>
              <w:pStyle w:val="XML1"/>
              <w:rPr>
                <w:del w:id="3099" w:author="aas" w:date="2013-10-14T02:06:00Z"/>
              </w:rPr>
            </w:pPr>
            <w:del w:id="3100" w:author="aas" w:date="2013-10-14T02:06:00Z">
              <w:r>
                <w:delText xml:space="preserve">            the source IP address of packets sent to this OpenFlow</w:delText>
              </w:r>
            </w:del>
          </w:p>
          <w:p w14:paraId="40AE8BBC" w14:textId="77777777" w:rsidR="0058493D" w:rsidRDefault="0058493D" w:rsidP="0058493D">
            <w:pPr>
              <w:pStyle w:val="XML1"/>
              <w:rPr>
                <w:del w:id="3101" w:author="aas" w:date="2013-10-14T02:06:00Z"/>
              </w:rPr>
            </w:pPr>
            <w:del w:id="3102" w:author="aas" w:date="2013-10-14T02:06:00Z">
              <w:r>
                <w:delText xml:space="preserve">            Controller.  If present, this element overrides any default</w:delText>
              </w:r>
            </w:del>
          </w:p>
          <w:p w14:paraId="03338EBB" w14:textId="77777777" w:rsidR="0058493D" w:rsidRDefault="0058493D" w:rsidP="0058493D">
            <w:pPr>
              <w:pStyle w:val="XML1"/>
              <w:rPr>
                <w:del w:id="3103" w:author="aas" w:date="2013-10-14T02:06:00Z"/>
              </w:rPr>
            </w:pPr>
            <w:del w:id="3104" w:author="aas" w:date="2013-10-14T02:06:00Z">
              <w:r>
                <w:delText xml:space="preserve">            IP address.</w:delText>
              </w:r>
            </w:del>
          </w:p>
          <w:p w14:paraId="6BF750D5" w14:textId="77777777" w:rsidR="0058493D" w:rsidRDefault="0058493D" w:rsidP="0058493D">
            <w:pPr>
              <w:pStyle w:val="XML1"/>
              <w:rPr>
                <w:del w:id="3105" w:author="aas" w:date="2013-10-14T02:06:00Z"/>
              </w:rPr>
            </w:pPr>
            <w:del w:id="3106" w:author="aas" w:date="2013-10-14T02:06:00Z">
              <w:r>
                <w:delText xml:space="preserve">                </w:delText>
              </w:r>
            </w:del>
          </w:p>
          <w:p w14:paraId="09E4DE5D" w14:textId="77777777" w:rsidR="0058493D" w:rsidRDefault="0058493D" w:rsidP="0058493D">
            <w:pPr>
              <w:pStyle w:val="XML1"/>
              <w:rPr>
                <w:del w:id="3107" w:author="aas" w:date="2013-10-14T02:06:00Z"/>
              </w:rPr>
            </w:pPr>
            <w:del w:id="3108" w:author="aas" w:date="2013-10-14T02:06:00Z">
              <w:r>
                <w:delText xml:space="preserve">                    </w:delText>
              </w:r>
            </w:del>
          </w:p>
          <w:p w14:paraId="2C335E3E" w14:textId="77777777" w:rsidR="0058493D" w:rsidRDefault="0058493D" w:rsidP="0058493D">
            <w:pPr>
              <w:pStyle w:val="XML1"/>
              <w:rPr>
                <w:del w:id="3109" w:author="aas" w:date="2013-10-14T02:06:00Z"/>
              </w:rPr>
            </w:pPr>
            <w:del w:id="3110" w:author="aas" w:date="2013-10-14T02:06:00Z">
              <w:r>
                <w:delText xml:space="preserve">            This element is optional. Attempts to set this element to</w:delText>
              </w:r>
            </w:del>
          </w:p>
          <w:p w14:paraId="49B33CCD" w14:textId="77777777" w:rsidR="0058493D" w:rsidRDefault="0058493D" w:rsidP="0058493D">
            <w:pPr>
              <w:pStyle w:val="XML1"/>
              <w:rPr>
                <w:del w:id="3111" w:author="aas" w:date="2013-10-14T02:06:00Z"/>
              </w:rPr>
            </w:pPr>
            <w:del w:id="3112" w:author="aas" w:date="2013-10-14T02:06:00Z">
              <w:r>
                <w:delText xml:space="preserve">            an IP address that cannot be used by the OpenFlow Logical</w:delText>
              </w:r>
            </w:del>
          </w:p>
          <w:p w14:paraId="7C305ADD" w14:textId="77777777" w:rsidR="0058493D" w:rsidRDefault="0058493D" w:rsidP="0058493D">
            <w:pPr>
              <w:pStyle w:val="XML1"/>
              <w:rPr>
                <w:del w:id="3113" w:author="aas" w:date="2013-10-14T02:06:00Z"/>
              </w:rPr>
            </w:pPr>
            <w:del w:id="3114" w:author="aas" w:date="2013-10-14T02:06:00Z">
              <w:r>
                <w:delText xml:space="preserve">            Switch MUST result in an 'bad-element' error with type</w:delText>
              </w:r>
            </w:del>
          </w:p>
          <w:p w14:paraId="661ABAAE" w14:textId="77777777" w:rsidR="0058493D" w:rsidRDefault="0058493D" w:rsidP="0058493D">
            <w:pPr>
              <w:pStyle w:val="XML1"/>
              <w:rPr>
                <w:del w:id="3115" w:author="aas" w:date="2013-10-14T02:06:00Z"/>
              </w:rPr>
            </w:pPr>
            <w:del w:id="3116" w:author="aas" w:date="2013-10-14T02:06:00Z">
              <w:r>
                <w:delText xml:space="preserve">            'application'. The &amp;lt;error-info&amp;gt; element MUST contain the</w:delText>
              </w:r>
            </w:del>
          </w:p>
          <w:p w14:paraId="2A78A2B8" w14:textId="77777777" w:rsidR="0058493D" w:rsidRDefault="0058493D" w:rsidP="0058493D">
            <w:pPr>
              <w:pStyle w:val="XML1"/>
              <w:rPr>
                <w:del w:id="3117" w:author="aas" w:date="2013-10-14T02:06:00Z"/>
              </w:rPr>
            </w:pPr>
            <w:del w:id="3118" w:author="aas" w:date="2013-10-14T02:06:00Z">
              <w:r>
                <w:delText xml:space="preserve">            name of this element in the &amp;lt;bad-element&amp;gt; element.</w:delText>
              </w:r>
            </w:del>
          </w:p>
          <w:p w14:paraId="710729D5" w14:textId="77777777" w:rsidR="0058493D" w:rsidRDefault="0058493D" w:rsidP="0058493D">
            <w:pPr>
              <w:pStyle w:val="XML1"/>
              <w:rPr>
                <w:del w:id="3119" w:author="aas" w:date="2013-10-14T02:06:00Z"/>
              </w:rPr>
            </w:pPr>
            <w:del w:id="3120" w:author="aas" w:date="2013-10-14T02:06:00Z">
              <w:r>
                <w:delText xml:space="preserve">          &lt;/xs:documentation&gt;</w:delText>
              </w:r>
            </w:del>
          </w:p>
          <w:p w14:paraId="3ADCCB0A" w14:textId="77777777" w:rsidR="0058493D" w:rsidRDefault="0058493D" w:rsidP="0058493D">
            <w:pPr>
              <w:pStyle w:val="XML1"/>
              <w:rPr>
                <w:del w:id="3121" w:author="aas" w:date="2013-10-14T02:06:00Z"/>
              </w:rPr>
            </w:pPr>
            <w:del w:id="3122" w:author="aas" w:date="2013-10-14T02:06:00Z">
              <w:r>
                <w:delText xml:space="preserve">        &lt;/xs:annotation&gt;</w:delText>
              </w:r>
            </w:del>
          </w:p>
          <w:p w14:paraId="4365FF72" w14:textId="77777777" w:rsidR="0058493D" w:rsidRDefault="0058493D" w:rsidP="0058493D">
            <w:pPr>
              <w:pStyle w:val="XML1"/>
              <w:rPr>
                <w:del w:id="3123" w:author="aas" w:date="2013-10-14T02:06:00Z"/>
              </w:rPr>
            </w:pPr>
            <w:del w:id="3124" w:author="aas" w:date="2013-10-14T02:06:00Z">
              <w:r>
                <w:delText xml:space="preserve">      &lt;/xs:element&gt;</w:delText>
              </w:r>
            </w:del>
          </w:p>
          <w:p w14:paraId="3B0596D3" w14:textId="77777777" w:rsidR="0058493D" w:rsidRDefault="0058493D" w:rsidP="0058493D">
            <w:pPr>
              <w:pStyle w:val="XML1"/>
              <w:rPr>
                <w:del w:id="3125" w:author="aas" w:date="2013-10-14T02:06:00Z"/>
              </w:rPr>
            </w:pPr>
            <w:del w:id="3126" w:author="aas" w:date="2013-10-14T02:06:00Z">
              <w:r>
                <w:delText xml:space="preserve">      &lt;xs:element name="local-port"  type="inet:port-number"&gt;</w:delText>
              </w:r>
            </w:del>
          </w:p>
          <w:p w14:paraId="6077F165" w14:textId="77777777" w:rsidR="0058493D" w:rsidRDefault="0058493D" w:rsidP="0058493D">
            <w:pPr>
              <w:pStyle w:val="XML1"/>
              <w:rPr>
                <w:del w:id="3127" w:author="aas" w:date="2013-10-14T02:06:00Z"/>
              </w:rPr>
            </w:pPr>
            <w:del w:id="3128" w:author="aas" w:date="2013-10-14T02:06:00Z">
              <w:r>
                <w:delText xml:space="preserve">        &lt;xs:annotation&gt;</w:delText>
              </w:r>
            </w:del>
          </w:p>
          <w:p w14:paraId="74749A3D" w14:textId="77777777" w:rsidR="0058493D" w:rsidRDefault="0058493D" w:rsidP="0058493D">
            <w:pPr>
              <w:pStyle w:val="XML1"/>
              <w:rPr>
                <w:del w:id="3129" w:author="aas" w:date="2013-10-14T02:06:00Z"/>
              </w:rPr>
            </w:pPr>
            <w:del w:id="3130" w:author="aas" w:date="2013-10-14T02:06:00Z">
              <w:r>
                <w:delText xml:space="preserve">          &lt;xs:documentation&gt;</w:delText>
              </w:r>
            </w:del>
          </w:p>
          <w:p w14:paraId="384DFB3D" w14:textId="77777777" w:rsidR="0058493D" w:rsidRDefault="0058493D" w:rsidP="0058493D">
            <w:pPr>
              <w:pStyle w:val="XML1"/>
              <w:rPr>
                <w:del w:id="3131" w:author="aas" w:date="2013-10-14T02:06:00Z"/>
              </w:rPr>
            </w:pPr>
            <w:del w:id="3132" w:author="aas" w:date="2013-10-14T02:06:00Z">
              <w:r>
                <w:delText xml:space="preserve">            The local TCP port number of the OpenFlow</w:delText>
              </w:r>
            </w:del>
          </w:p>
          <w:p w14:paraId="22AC2E5A" w14:textId="77777777" w:rsidR="0058493D" w:rsidRDefault="0058493D" w:rsidP="0058493D">
            <w:pPr>
              <w:pStyle w:val="XML1"/>
              <w:rPr>
                <w:del w:id="3133" w:author="aas" w:date="2013-10-14T02:06:00Z"/>
              </w:rPr>
            </w:pPr>
            <w:del w:id="3134" w:author="aas" w:date="2013-10-14T02:06:00Z">
              <w:r>
                <w:delText xml:space="preserve">            Logical Switch when connecting to this OpenFlow Controller.</w:delText>
              </w:r>
            </w:del>
          </w:p>
          <w:p w14:paraId="427AE858" w14:textId="77777777" w:rsidR="0058493D" w:rsidRDefault="0058493D" w:rsidP="0058493D">
            <w:pPr>
              <w:pStyle w:val="XML1"/>
              <w:rPr>
                <w:del w:id="3135" w:author="aas" w:date="2013-10-14T02:06:00Z"/>
              </w:rPr>
            </w:pPr>
            <w:del w:id="3136" w:author="aas" w:date="2013-10-14T02:06:00Z">
              <w:r>
                <w:delText xml:space="preserve">            It is the source TCP port number of packets sent to this</w:delText>
              </w:r>
            </w:del>
          </w:p>
          <w:p w14:paraId="003053E9" w14:textId="77777777" w:rsidR="0058493D" w:rsidRDefault="0058493D" w:rsidP="0058493D">
            <w:pPr>
              <w:pStyle w:val="XML1"/>
              <w:rPr>
                <w:del w:id="3137" w:author="aas" w:date="2013-10-14T02:06:00Z"/>
              </w:rPr>
            </w:pPr>
            <w:del w:id="3138" w:author="aas" w:date="2013-10-14T02:06:00Z">
              <w:r>
                <w:delText xml:space="preserve">            OpenFlow Controller.  If this element is not present, then</w:delText>
              </w:r>
            </w:del>
          </w:p>
          <w:p w14:paraId="590FC040" w14:textId="77777777" w:rsidR="0058493D" w:rsidRDefault="0058493D" w:rsidP="0058493D">
            <w:pPr>
              <w:pStyle w:val="XML1"/>
              <w:rPr>
                <w:del w:id="3139" w:author="aas" w:date="2013-10-14T02:06:00Z"/>
              </w:rPr>
            </w:pPr>
            <w:del w:id="3140" w:author="aas" w:date="2013-10-14T02:06:00Z">
              <w:r>
                <w:delText xml:space="preserve">            the port number is chosen arbitrarily by the OpenFlow</w:delText>
              </w:r>
            </w:del>
          </w:p>
          <w:p w14:paraId="4C4F3057" w14:textId="77777777" w:rsidR="0058493D" w:rsidRDefault="0058493D" w:rsidP="0058493D">
            <w:pPr>
              <w:pStyle w:val="XML1"/>
              <w:rPr>
                <w:del w:id="3141" w:author="aas" w:date="2013-10-14T02:06:00Z"/>
              </w:rPr>
            </w:pPr>
            <w:del w:id="3142" w:author="aas" w:date="2013-10-14T02:06:00Z">
              <w:r>
                <w:delText xml:space="preserve">            Logical Switch.</w:delText>
              </w:r>
            </w:del>
          </w:p>
          <w:p w14:paraId="14FE60B6" w14:textId="77777777" w:rsidR="0058493D" w:rsidRDefault="0058493D" w:rsidP="0058493D">
            <w:pPr>
              <w:pStyle w:val="XML1"/>
              <w:rPr>
                <w:del w:id="3143" w:author="aas" w:date="2013-10-14T02:06:00Z"/>
              </w:rPr>
            </w:pPr>
            <w:del w:id="3144" w:author="aas" w:date="2013-10-14T02:06:00Z">
              <w:r>
                <w:delText xml:space="preserve">                  </w:delText>
              </w:r>
            </w:del>
          </w:p>
          <w:p w14:paraId="7DD0D731" w14:textId="77777777" w:rsidR="0058493D" w:rsidRDefault="0058493D" w:rsidP="0058493D">
            <w:pPr>
              <w:pStyle w:val="XML1"/>
              <w:rPr>
                <w:del w:id="3145" w:author="aas" w:date="2013-10-14T02:06:00Z"/>
              </w:rPr>
            </w:pPr>
            <w:del w:id="3146" w:author="aas" w:date="2013-10-14T02:06:00Z">
              <w:r>
                <w:delText xml:space="preserve">            This element is optional. Attempts to set this element to a</w:delText>
              </w:r>
            </w:del>
          </w:p>
          <w:p w14:paraId="4FDC7207" w14:textId="77777777" w:rsidR="0058493D" w:rsidRDefault="0058493D" w:rsidP="0058493D">
            <w:pPr>
              <w:pStyle w:val="XML1"/>
              <w:rPr>
                <w:del w:id="3147" w:author="aas" w:date="2013-10-14T02:06:00Z"/>
              </w:rPr>
            </w:pPr>
            <w:del w:id="3148" w:author="aas" w:date="2013-10-14T02:06:00Z">
              <w:r>
                <w:delText xml:space="preserve">            port number that cannot be used by the OpenFlow Logical</w:delText>
              </w:r>
            </w:del>
          </w:p>
          <w:p w14:paraId="570F60DD" w14:textId="77777777" w:rsidR="0058493D" w:rsidRDefault="0058493D" w:rsidP="0058493D">
            <w:pPr>
              <w:pStyle w:val="XML1"/>
              <w:rPr>
                <w:del w:id="3149" w:author="aas" w:date="2013-10-14T02:06:00Z"/>
              </w:rPr>
            </w:pPr>
            <w:del w:id="3150" w:author="aas" w:date="2013-10-14T02:06:00Z">
              <w:r>
                <w:delText xml:space="preserve">            Switch MUST result in an 'bad-element' error with type</w:delText>
              </w:r>
            </w:del>
          </w:p>
          <w:p w14:paraId="0403F4D3" w14:textId="77777777" w:rsidR="0058493D" w:rsidRDefault="0058493D" w:rsidP="0058493D">
            <w:pPr>
              <w:pStyle w:val="XML1"/>
              <w:rPr>
                <w:del w:id="3151" w:author="aas" w:date="2013-10-14T02:06:00Z"/>
              </w:rPr>
            </w:pPr>
            <w:del w:id="3152" w:author="aas" w:date="2013-10-14T02:06:00Z">
              <w:r>
                <w:delText xml:space="preserve">            'application'. The &amp;lt;error-info&amp;gt; element MUST contain the</w:delText>
              </w:r>
            </w:del>
          </w:p>
          <w:p w14:paraId="26D403C4" w14:textId="77777777" w:rsidR="0058493D" w:rsidRDefault="0058493D" w:rsidP="0058493D">
            <w:pPr>
              <w:pStyle w:val="XML1"/>
              <w:rPr>
                <w:del w:id="3153" w:author="aas" w:date="2013-10-14T02:06:00Z"/>
              </w:rPr>
            </w:pPr>
            <w:del w:id="3154" w:author="aas" w:date="2013-10-14T02:06:00Z">
              <w:r>
                <w:delText xml:space="preserve">            name of this element in the &amp;lt;bad-element&amp;gt; element.</w:delText>
              </w:r>
            </w:del>
          </w:p>
          <w:p w14:paraId="2EA14A20" w14:textId="77777777" w:rsidR="0058493D" w:rsidRDefault="0058493D" w:rsidP="0058493D">
            <w:pPr>
              <w:pStyle w:val="XML1"/>
              <w:rPr>
                <w:del w:id="3155" w:author="aas" w:date="2013-10-14T02:06:00Z"/>
              </w:rPr>
            </w:pPr>
            <w:del w:id="3156" w:author="aas" w:date="2013-10-14T02:06:00Z">
              <w:r>
                <w:delText xml:space="preserve">          &lt;/xs:documentation&gt;</w:delText>
              </w:r>
            </w:del>
          </w:p>
          <w:p w14:paraId="7CA571E2" w14:textId="77777777" w:rsidR="0058493D" w:rsidRDefault="0058493D" w:rsidP="0058493D">
            <w:pPr>
              <w:pStyle w:val="XML1"/>
              <w:rPr>
                <w:del w:id="3157" w:author="aas" w:date="2013-10-14T02:06:00Z"/>
              </w:rPr>
            </w:pPr>
            <w:del w:id="3158" w:author="aas" w:date="2013-10-14T02:06:00Z">
              <w:r>
                <w:delText xml:space="preserve">        &lt;/xs:annotation&gt;</w:delText>
              </w:r>
            </w:del>
          </w:p>
          <w:p w14:paraId="720ED725" w14:textId="77777777" w:rsidR="0058493D" w:rsidRDefault="0058493D" w:rsidP="0058493D">
            <w:pPr>
              <w:pStyle w:val="XML1"/>
              <w:rPr>
                <w:del w:id="3159" w:author="aas" w:date="2013-10-14T02:06:00Z"/>
              </w:rPr>
            </w:pPr>
            <w:del w:id="3160" w:author="aas" w:date="2013-10-14T02:06:00Z">
              <w:r>
                <w:delText xml:space="preserve">      &lt;/xs:element&gt;</w:delText>
              </w:r>
            </w:del>
          </w:p>
          <w:p w14:paraId="3E60A3F2" w14:textId="77777777" w:rsidR="0058493D" w:rsidRDefault="0058493D" w:rsidP="0058493D">
            <w:pPr>
              <w:pStyle w:val="XML1"/>
              <w:rPr>
                <w:del w:id="3161" w:author="aas" w:date="2013-10-14T02:06:00Z"/>
              </w:rPr>
            </w:pPr>
            <w:del w:id="3162" w:author="aas" w:date="2013-10-14T02:06:00Z">
              <w:r>
                <w:delText xml:space="preserve">      &lt;xs:element name="protocol"&gt;</w:delText>
              </w:r>
            </w:del>
          </w:p>
          <w:p w14:paraId="1C7E5E59" w14:textId="77777777" w:rsidR="0058493D" w:rsidRDefault="0058493D" w:rsidP="0058493D">
            <w:pPr>
              <w:pStyle w:val="XML1"/>
              <w:rPr>
                <w:del w:id="3163" w:author="aas" w:date="2013-10-14T02:06:00Z"/>
              </w:rPr>
            </w:pPr>
            <w:del w:id="3164" w:author="aas" w:date="2013-10-14T02:06:00Z">
              <w:r>
                <w:delText xml:space="preserve">        &lt;xs:annotation&gt;</w:delText>
              </w:r>
            </w:del>
          </w:p>
          <w:p w14:paraId="36F6313B" w14:textId="77777777" w:rsidR="0058493D" w:rsidRDefault="0058493D" w:rsidP="0058493D">
            <w:pPr>
              <w:pStyle w:val="XML1"/>
              <w:rPr>
                <w:del w:id="3165" w:author="aas" w:date="2013-10-14T02:06:00Z"/>
              </w:rPr>
            </w:pPr>
            <w:del w:id="3166" w:author="aas" w:date="2013-10-14T02:06:00Z">
              <w:r>
                <w:delText xml:space="preserve">          &lt;xs:documentation&gt;</w:delText>
              </w:r>
            </w:del>
          </w:p>
          <w:p w14:paraId="1DCB876B" w14:textId="77777777" w:rsidR="0058493D" w:rsidRDefault="0058493D" w:rsidP="0058493D">
            <w:pPr>
              <w:pStyle w:val="XML1"/>
              <w:rPr>
                <w:del w:id="3167" w:author="aas" w:date="2013-10-14T02:06:00Z"/>
              </w:rPr>
            </w:pPr>
            <w:del w:id="3168" w:author="aas" w:date="2013-10-14T02:06:00Z">
              <w:r>
                <w:delText xml:space="preserve">            The default protocol tha the OpenFlow Logical </w:delText>
              </w:r>
            </w:del>
          </w:p>
          <w:p w14:paraId="2416C553" w14:textId="77777777" w:rsidR="0058493D" w:rsidRDefault="0058493D" w:rsidP="0058493D">
            <w:pPr>
              <w:pStyle w:val="XML1"/>
              <w:rPr>
                <w:del w:id="3169" w:author="aas" w:date="2013-10-14T02:06:00Z"/>
              </w:rPr>
            </w:pPr>
            <w:del w:id="3170" w:author="aas" w:date="2013-10-14T02:06:00Z">
              <w:r>
                <w:delText xml:space="preserve">            Switch uses to connect to this OpenFlow Controller.  'tls'</w:delText>
              </w:r>
            </w:del>
          </w:p>
          <w:p w14:paraId="189CD680" w14:textId="77777777" w:rsidR="0058493D" w:rsidRDefault="0058493D" w:rsidP="0058493D">
            <w:pPr>
              <w:pStyle w:val="XML1"/>
              <w:rPr>
                <w:del w:id="3171" w:author="aas" w:date="2013-10-14T02:06:00Z"/>
              </w:rPr>
            </w:pPr>
            <w:del w:id="3172" w:author="aas" w:date="2013-10-14T02:06:00Z">
              <w:r>
                <w:delText xml:space="preserve">            is the default value.</w:delText>
              </w:r>
            </w:del>
          </w:p>
          <w:p w14:paraId="53DD9BB4" w14:textId="77777777" w:rsidR="0058493D" w:rsidRDefault="0058493D" w:rsidP="0058493D">
            <w:pPr>
              <w:pStyle w:val="XML1"/>
              <w:rPr>
                <w:del w:id="3173" w:author="aas" w:date="2013-10-14T02:06:00Z"/>
              </w:rPr>
            </w:pPr>
          </w:p>
          <w:p w14:paraId="77AB32DC" w14:textId="77777777" w:rsidR="0058493D" w:rsidRDefault="0058493D" w:rsidP="0058493D">
            <w:pPr>
              <w:pStyle w:val="XML1"/>
              <w:rPr>
                <w:del w:id="3174" w:author="aas" w:date="2013-10-14T02:06:00Z"/>
              </w:rPr>
            </w:pPr>
            <w:del w:id="3175" w:author="aas" w:date="2013-10-14T02:06:00Z">
              <w:r>
                <w:delText xml:space="preserve">            This element is optional. If this element is not present it</w:delText>
              </w:r>
            </w:del>
          </w:p>
          <w:p w14:paraId="7DCB2664" w14:textId="77777777" w:rsidR="0058493D" w:rsidRDefault="0058493D" w:rsidP="0058493D">
            <w:pPr>
              <w:pStyle w:val="XML1"/>
              <w:rPr>
                <w:del w:id="3176" w:author="aas" w:date="2013-10-14T02:06:00Z"/>
              </w:rPr>
            </w:pPr>
            <w:del w:id="3177" w:author="aas" w:date="2013-10-14T02:06:00Z">
              <w:r>
                <w:delText xml:space="preserve">            defaults to 'tls'.</w:delText>
              </w:r>
            </w:del>
          </w:p>
          <w:p w14:paraId="758CCFEC" w14:textId="77777777" w:rsidR="0058493D" w:rsidRDefault="0058493D" w:rsidP="0058493D">
            <w:pPr>
              <w:pStyle w:val="XML1"/>
              <w:rPr>
                <w:del w:id="3178" w:author="aas" w:date="2013-10-14T02:06:00Z"/>
              </w:rPr>
            </w:pPr>
            <w:del w:id="3179" w:author="aas" w:date="2013-10-14T02:06:00Z">
              <w:r>
                <w:delText xml:space="preserve">          &lt;/xs:documentation&gt;</w:delText>
              </w:r>
            </w:del>
          </w:p>
          <w:p w14:paraId="36118BD8" w14:textId="77777777" w:rsidR="0058493D" w:rsidRDefault="0058493D" w:rsidP="0058493D">
            <w:pPr>
              <w:pStyle w:val="XML1"/>
              <w:rPr>
                <w:del w:id="3180" w:author="aas" w:date="2013-10-14T02:06:00Z"/>
              </w:rPr>
            </w:pPr>
            <w:del w:id="3181" w:author="aas" w:date="2013-10-14T02:06:00Z">
              <w:r>
                <w:delText xml:space="preserve">        &lt;/xs:annotation&gt;</w:delText>
              </w:r>
            </w:del>
          </w:p>
          <w:p w14:paraId="5A2EA1BA" w14:textId="77777777" w:rsidR="0058493D" w:rsidRDefault="0058493D" w:rsidP="0058493D">
            <w:pPr>
              <w:pStyle w:val="XML1"/>
              <w:rPr>
                <w:del w:id="3182" w:author="aas" w:date="2013-10-14T02:06:00Z"/>
              </w:rPr>
            </w:pPr>
            <w:del w:id="3183" w:author="aas" w:date="2013-10-14T02:06:00Z">
              <w:r>
                <w:delText xml:space="preserve">        &lt;xs:simpleType&gt;</w:delText>
              </w:r>
            </w:del>
          </w:p>
          <w:p w14:paraId="49FF489E" w14:textId="77777777" w:rsidR="0058493D" w:rsidRDefault="0058493D" w:rsidP="0058493D">
            <w:pPr>
              <w:pStyle w:val="XML1"/>
              <w:rPr>
                <w:del w:id="3184" w:author="aas" w:date="2013-10-14T02:06:00Z"/>
              </w:rPr>
            </w:pPr>
            <w:del w:id="3185" w:author="aas" w:date="2013-10-14T02:06:00Z">
              <w:r>
                <w:delText xml:space="preserve">          &lt;xs:restriction base="xs:string"&gt;</w:delText>
              </w:r>
            </w:del>
          </w:p>
          <w:p w14:paraId="6191AC63" w14:textId="77777777" w:rsidR="0058493D" w:rsidRDefault="0058493D" w:rsidP="0058493D">
            <w:pPr>
              <w:pStyle w:val="XML1"/>
              <w:rPr>
                <w:del w:id="3186" w:author="aas" w:date="2013-10-14T02:06:00Z"/>
              </w:rPr>
            </w:pPr>
            <w:del w:id="3187" w:author="aas" w:date="2013-10-14T02:06:00Z">
              <w:r>
                <w:delText xml:space="preserve">            &lt;xs:enumeration value="tcp"/&gt;</w:delText>
              </w:r>
            </w:del>
          </w:p>
          <w:p w14:paraId="2C8F4DBF" w14:textId="77777777" w:rsidR="0058493D" w:rsidRDefault="0058493D" w:rsidP="0058493D">
            <w:pPr>
              <w:pStyle w:val="XML1"/>
              <w:rPr>
                <w:del w:id="3188" w:author="aas" w:date="2013-10-14T02:06:00Z"/>
              </w:rPr>
            </w:pPr>
            <w:del w:id="3189" w:author="aas" w:date="2013-10-14T02:06:00Z">
              <w:r>
                <w:delText xml:space="preserve">            &lt;xs:enumeration value="tls"/&gt;</w:delText>
              </w:r>
            </w:del>
          </w:p>
          <w:p w14:paraId="10A674ED" w14:textId="77777777" w:rsidR="0058493D" w:rsidRDefault="0058493D" w:rsidP="0058493D">
            <w:pPr>
              <w:pStyle w:val="XML1"/>
              <w:rPr>
                <w:del w:id="3190" w:author="aas" w:date="2013-10-14T02:06:00Z"/>
              </w:rPr>
            </w:pPr>
            <w:del w:id="3191" w:author="aas" w:date="2013-10-14T02:06:00Z">
              <w:r>
                <w:delText xml:space="preserve">          &lt;/xs:restriction&gt;</w:delText>
              </w:r>
            </w:del>
          </w:p>
          <w:p w14:paraId="5CE06816" w14:textId="77777777" w:rsidR="0058493D" w:rsidRDefault="0058493D" w:rsidP="0058493D">
            <w:pPr>
              <w:pStyle w:val="XML1"/>
              <w:rPr>
                <w:del w:id="3192" w:author="aas" w:date="2013-10-14T02:06:00Z"/>
              </w:rPr>
            </w:pPr>
            <w:del w:id="3193" w:author="aas" w:date="2013-10-14T02:06:00Z">
              <w:r>
                <w:delText xml:space="preserve">        &lt;/xs:simpleType&gt;</w:delText>
              </w:r>
            </w:del>
          </w:p>
          <w:p w14:paraId="2805F27B" w14:textId="77777777" w:rsidR="0058493D" w:rsidRDefault="0058493D" w:rsidP="0058493D">
            <w:pPr>
              <w:pStyle w:val="XML1"/>
              <w:rPr>
                <w:del w:id="3194" w:author="aas" w:date="2013-10-14T02:06:00Z"/>
              </w:rPr>
            </w:pPr>
            <w:del w:id="3195" w:author="aas" w:date="2013-10-14T02:06:00Z">
              <w:r>
                <w:delText xml:space="preserve">      &lt;/xs:element&gt;</w:delText>
              </w:r>
            </w:del>
          </w:p>
          <w:p w14:paraId="07340E09" w14:textId="77777777" w:rsidR="0058493D" w:rsidRDefault="0058493D" w:rsidP="0058493D">
            <w:pPr>
              <w:pStyle w:val="XML1"/>
              <w:rPr>
                <w:del w:id="3196" w:author="aas" w:date="2013-10-14T02:06:00Z"/>
              </w:rPr>
            </w:pPr>
            <w:del w:id="3197" w:author="aas" w:date="2013-10-14T02:06:00Z">
              <w:r>
                <w:delText xml:space="preserve">      &lt;xs:element name="state"&gt;</w:delText>
              </w:r>
            </w:del>
          </w:p>
          <w:p w14:paraId="730B2F55" w14:textId="77777777" w:rsidR="0058493D" w:rsidRDefault="0058493D" w:rsidP="0058493D">
            <w:pPr>
              <w:pStyle w:val="XML1"/>
              <w:rPr>
                <w:del w:id="3198" w:author="aas" w:date="2013-10-14T02:06:00Z"/>
              </w:rPr>
            </w:pPr>
            <w:del w:id="3199" w:author="aas" w:date="2013-10-14T02:06:00Z">
              <w:r>
                <w:delText xml:space="preserve">        &lt;xs:annotation&gt;</w:delText>
              </w:r>
            </w:del>
          </w:p>
          <w:p w14:paraId="0F23B556" w14:textId="77777777" w:rsidR="0058493D" w:rsidRDefault="0058493D" w:rsidP="0058493D">
            <w:pPr>
              <w:pStyle w:val="XML1"/>
              <w:rPr>
                <w:del w:id="3200" w:author="aas" w:date="2013-10-14T02:06:00Z"/>
              </w:rPr>
            </w:pPr>
            <w:del w:id="3201" w:author="aas" w:date="2013-10-14T02:06:00Z">
              <w:r>
                <w:delText xml:space="preserve">          &lt;xs:documentation&gt;</w:delText>
              </w:r>
            </w:del>
          </w:p>
          <w:p w14:paraId="67F0559E" w14:textId="77777777" w:rsidR="0058493D" w:rsidRDefault="0058493D" w:rsidP="0058493D">
            <w:pPr>
              <w:pStyle w:val="XML1"/>
              <w:rPr>
                <w:del w:id="3202" w:author="aas" w:date="2013-10-14T02:06:00Z"/>
              </w:rPr>
            </w:pPr>
            <w:del w:id="3203" w:author="aas" w:date="2013-10-14T02:06:00Z">
              <w:r>
                <w:delText xml:space="preserve">            This container holds connection state</w:delText>
              </w:r>
            </w:del>
          </w:p>
          <w:p w14:paraId="0A118324" w14:textId="77777777" w:rsidR="0058493D" w:rsidRDefault="0058493D" w:rsidP="0058493D">
            <w:pPr>
              <w:pStyle w:val="XML1"/>
              <w:rPr>
                <w:del w:id="3204" w:author="aas" w:date="2013-10-14T02:06:00Z"/>
              </w:rPr>
            </w:pPr>
            <w:del w:id="3205" w:author="aas" w:date="2013-10-14T02:06:00Z">
              <w:r>
                <w:delText xml:space="preserve">            information that indicate the connection state of the</w:delText>
              </w:r>
            </w:del>
          </w:p>
          <w:p w14:paraId="5CE0AF67" w14:textId="77777777" w:rsidR="0058493D" w:rsidRDefault="0058493D" w:rsidP="0058493D">
            <w:pPr>
              <w:pStyle w:val="XML1"/>
              <w:rPr>
                <w:del w:id="3206" w:author="aas" w:date="2013-10-14T02:06:00Z"/>
              </w:rPr>
            </w:pPr>
            <w:del w:id="3207" w:author="aas" w:date="2013-10-14T02:06:00Z">
              <w:r>
                <w:delText xml:space="preserve">            OpenFlow Logical Switch and the OpenFlow protocol version</w:delText>
              </w:r>
            </w:del>
          </w:p>
          <w:p w14:paraId="32B5EC84" w14:textId="77777777" w:rsidR="0058493D" w:rsidRDefault="0058493D" w:rsidP="0058493D">
            <w:pPr>
              <w:pStyle w:val="XML1"/>
              <w:rPr>
                <w:del w:id="3208" w:author="aas" w:date="2013-10-14T02:06:00Z"/>
              </w:rPr>
            </w:pPr>
            <w:del w:id="3209" w:author="aas" w:date="2013-10-14T02:06:00Z">
              <w:r>
                <w:delText xml:space="preserve">            used for the connection.</w:delText>
              </w:r>
            </w:del>
          </w:p>
          <w:p w14:paraId="083F6597" w14:textId="77777777" w:rsidR="0058493D" w:rsidRDefault="0058493D" w:rsidP="0058493D">
            <w:pPr>
              <w:pStyle w:val="XML1"/>
              <w:rPr>
                <w:del w:id="3210" w:author="aas" w:date="2013-10-14T02:06:00Z"/>
              </w:rPr>
            </w:pPr>
          </w:p>
          <w:p w14:paraId="0328F8F9" w14:textId="77777777" w:rsidR="0058493D" w:rsidRDefault="0058493D" w:rsidP="0058493D">
            <w:pPr>
              <w:pStyle w:val="XML1"/>
              <w:rPr>
                <w:del w:id="3211" w:author="aas" w:date="2013-10-14T02:06:00Z"/>
              </w:rPr>
            </w:pPr>
            <w:del w:id="3212" w:author="aas" w:date="2013-10-14T02:06:00Z">
              <w:r>
                <w:delText xml:space="preserve">            Children of this element are not configurable and can only</w:delText>
              </w:r>
            </w:del>
          </w:p>
          <w:p w14:paraId="55E414E3" w14:textId="77777777" w:rsidR="0058493D" w:rsidRDefault="0058493D" w:rsidP="0058493D">
            <w:pPr>
              <w:pStyle w:val="XML1"/>
              <w:rPr>
                <w:del w:id="3213" w:author="aas" w:date="2013-10-14T02:06:00Z"/>
              </w:rPr>
            </w:pPr>
            <w:del w:id="3214" w:author="aas" w:date="2013-10-14T02:06:00Z">
              <w:r>
                <w:delText xml:space="preserve">            be retrieved by NETCONF &amp;lt;get&amp;gt; operations. Attemps to modify</w:delText>
              </w:r>
            </w:del>
          </w:p>
          <w:p w14:paraId="2A023DA8" w14:textId="77777777" w:rsidR="0058493D" w:rsidRDefault="0058493D" w:rsidP="0058493D">
            <w:pPr>
              <w:pStyle w:val="XML1"/>
              <w:rPr>
                <w:del w:id="3215" w:author="aas" w:date="2013-10-14T02:06:00Z"/>
              </w:rPr>
            </w:pPr>
            <w:del w:id="3216" w:author="aas" w:date="2013-10-14T02:06:00Z">
              <w:r>
                <w:delText xml:space="preserve">            this element and its children with a NETCONF &amp;lt;edit-config&amp;gt;</w:delText>
              </w:r>
            </w:del>
          </w:p>
          <w:p w14:paraId="330423CF" w14:textId="77777777" w:rsidR="0058493D" w:rsidRDefault="0058493D" w:rsidP="0058493D">
            <w:pPr>
              <w:pStyle w:val="XML1"/>
              <w:rPr>
                <w:del w:id="3217" w:author="aas" w:date="2013-10-14T02:06:00Z"/>
              </w:rPr>
            </w:pPr>
            <w:del w:id="3218" w:author="aas" w:date="2013-10-14T02:06:00Z">
              <w:r>
                <w:delText xml:space="preserve">            operation MUST result in an 'operation-not-supported' error</w:delText>
              </w:r>
            </w:del>
          </w:p>
          <w:p w14:paraId="40DE8481" w14:textId="77777777" w:rsidR="0058493D" w:rsidRDefault="0058493D" w:rsidP="0058493D">
            <w:pPr>
              <w:pStyle w:val="XML1"/>
              <w:rPr>
                <w:del w:id="3219" w:author="aas" w:date="2013-10-14T02:06:00Z"/>
              </w:rPr>
            </w:pPr>
            <w:del w:id="3220" w:author="aas" w:date="2013-10-14T02:06:00Z">
              <w:r>
                <w:delText xml:space="preserve">            with type 'application'.</w:delText>
              </w:r>
            </w:del>
          </w:p>
          <w:p w14:paraId="338E2D91" w14:textId="77777777" w:rsidR="0058493D" w:rsidRDefault="0058493D" w:rsidP="0058493D">
            <w:pPr>
              <w:pStyle w:val="XML1"/>
              <w:rPr>
                <w:del w:id="3221" w:author="aas" w:date="2013-10-14T02:06:00Z"/>
              </w:rPr>
            </w:pPr>
            <w:del w:id="3222" w:author="aas" w:date="2013-10-14T02:06:00Z">
              <w:r>
                <w:delText xml:space="preserve">          &lt;/xs:documentation&gt;</w:delText>
              </w:r>
            </w:del>
          </w:p>
          <w:p w14:paraId="7076F24F" w14:textId="77777777" w:rsidR="0058493D" w:rsidRDefault="0058493D" w:rsidP="0058493D">
            <w:pPr>
              <w:pStyle w:val="XML1"/>
              <w:rPr>
                <w:del w:id="3223" w:author="aas" w:date="2013-10-14T02:06:00Z"/>
              </w:rPr>
            </w:pPr>
            <w:del w:id="3224" w:author="aas" w:date="2013-10-14T02:06:00Z">
              <w:r>
                <w:delText xml:space="preserve">        &lt;/xs:annotation&gt;</w:delText>
              </w:r>
            </w:del>
          </w:p>
          <w:p w14:paraId="1E3AAA5A" w14:textId="77777777" w:rsidR="0058493D" w:rsidRDefault="0058493D" w:rsidP="0058493D">
            <w:pPr>
              <w:pStyle w:val="XML1"/>
              <w:rPr>
                <w:del w:id="3225" w:author="aas" w:date="2013-10-14T02:06:00Z"/>
              </w:rPr>
            </w:pPr>
            <w:del w:id="3226" w:author="aas" w:date="2013-10-14T02:06:00Z">
              <w:r>
                <w:delText xml:space="preserve">        &lt;xs:complexType&gt;</w:delText>
              </w:r>
            </w:del>
          </w:p>
          <w:p w14:paraId="4BA5F6AB" w14:textId="77777777" w:rsidR="0058493D" w:rsidRDefault="0058493D" w:rsidP="0058493D">
            <w:pPr>
              <w:pStyle w:val="XML1"/>
              <w:rPr>
                <w:del w:id="3227" w:author="aas" w:date="2013-10-14T02:06:00Z"/>
              </w:rPr>
            </w:pPr>
            <w:del w:id="3228" w:author="aas" w:date="2013-10-14T02:06:00Z">
              <w:r>
                <w:delText xml:space="preserve">          &lt;xs:sequence&gt;</w:delText>
              </w:r>
            </w:del>
          </w:p>
          <w:p w14:paraId="38F4CBE6" w14:textId="77777777" w:rsidR="0058493D" w:rsidRDefault="0058493D" w:rsidP="0058493D">
            <w:pPr>
              <w:pStyle w:val="XML1"/>
              <w:rPr>
                <w:del w:id="3229" w:author="aas" w:date="2013-10-14T02:06:00Z"/>
              </w:rPr>
            </w:pPr>
            <w:del w:id="3230" w:author="aas" w:date="2013-10-14T02:06:00Z">
              <w:r>
                <w:delText xml:space="preserve">            &lt;xs:element name="connection-state" minOccurs="0"  type="OFUpDownStateType"&gt;</w:delText>
              </w:r>
            </w:del>
          </w:p>
          <w:p w14:paraId="223EFEDD" w14:textId="77777777" w:rsidR="0058493D" w:rsidRDefault="0058493D" w:rsidP="0058493D">
            <w:pPr>
              <w:pStyle w:val="XML1"/>
              <w:rPr>
                <w:del w:id="3231" w:author="aas" w:date="2013-10-14T02:06:00Z"/>
              </w:rPr>
            </w:pPr>
            <w:del w:id="3232" w:author="aas" w:date="2013-10-14T02:06:00Z">
              <w:r>
                <w:delText xml:space="preserve">              &lt;xs:annotation&gt;</w:delText>
              </w:r>
            </w:del>
          </w:p>
          <w:p w14:paraId="65C422A0" w14:textId="77777777" w:rsidR="0058493D" w:rsidRDefault="0058493D" w:rsidP="0058493D">
            <w:pPr>
              <w:pStyle w:val="XML1"/>
              <w:rPr>
                <w:del w:id="3233" w:author="aas" w:date="2013-10-14T02:06:00Z"/>
              </w:rPr>
            </w:pPr>
            <w:del w:id="3234" w:author="aas" w:date="2013-10-14T02:06:00Z">
              <w:r>
                <w:delText xml:space="preserve">                &lt;xs:documentation&gt;</w:delText>
              </w:r>
            </w:del>
          </w:p>
          <w:p w14:paraId="307132C3" w14:textId="77777777" w:rsidR="0058493D" w:rsidRDefault="0058493D" w:rsidP="0058493D">
            <w:pPr>
              <w:pStyle w:val="XML1"/>
              <w:rPr>
                <w:del w:id="3235" w:author="aas" w:date="2013-10-14T02:06:00Z"/>
              </w:rPr>
            </w:pPr>
            <w:del w:id="3236" w:author="aas" w:date="2013-10-14T02:06:00Z">
              <w:r>
                <w:delText xml:space="preserve">                  This object indicates the connections state of</w:delText>
              </w:r>
            </w:del>
          </w:p>
          <w:p w14:paraId="01B52621" w14:textId="77777777" w:rsidR="0058493D" w:rsidRDefault="0058493D" w:rsidP="0058493D">
            <w:pPr>
              <w:pStyle w:val="XML1"/>
              <w:rPr>
                <w:del w:id="3237" w:author="aas" w:date="2013-10-14T02:06:00Z"/>
              </w:rPr>
            </w:pPr>
            <w:del w:id="3238" w:author="aas" w:date="2013-10-14T02:06:00Z">
              <w:r>
                <w:delText xml:space="preserve">                  the OpenFlow Logical Switch to this controller.</w:delText>
              </w:r>
            </w:del>
          </w:p>
          <w:p w14:paraId="1D8477D0" w14:textId="77777777" w:rsidR="0058493D" w:rsidRDefault="0058493D" w:rsidP="0058493D">
            <w:pPr>
              <w:pStyle w:val="XML1"/>
              <w:rPr>
                <w:del w:id="3239" w:author="aas" w:date="2013-10-14T02:06:00Z"/>
              </w:rPr>
            </w:pPr>
            <w:del w:id="3240" w:author="aas" w:date="2013-10-14T02:06:00Z">
              <w:r>
                <w:delText xml:space="preserve">                &lt;/xs:documentation&gt;</w:delText>
              </w:r>
            </w:del>
          </w:p>
          <w:p w14:paraId="7DF52666" w14:textId="77777777" w:rsidR="0058493D" w:rsidRDefault="0058493D" w:rsidP="0058493D">
            <w:pPr>
              <w:pStyle w:val="XML1"/>
              <w:rPr>
                <w:del w:id="3241" w:author="aas" w:date="2013-10-14T02:06:00Z"/>
              </w:rPr>
            </w:pPr>
            <w:del w:id="3242" w:author="aas" w:date="2013-10-14T02:06:00Z">
              <w:r>
                <w:delText xml:space="preserve">              &lt;/xs:annotation&gt;</w:delText>
              </w:r>
            </w:del>
          </w:p>
          <w:p w14:paraId="40CF24F8" w14:textId="77777777" w:rsidR="0058493D" w:rsidRDefault="0058493D" w:rsidP="0058493D">
            <w:pPr>
              <w:pStyle w:val="XML1"/>
              <w:rPr>
                <w:del w:id="3243" w:author="aas" w:date="2013-10-14T02:06:00Z"/>
              </w:rPr>
            </w:pPr>
            <w:del w:id="3244" w:author="aas" w:date="2013-10-14T02:06:00Z">
              <w:r>
                <w:delText xml:space="preserve">            &lt;/xs:element&gt;</w:delText>
              </w:r>
            </w:del>
          </w:p>
          <w:p w14:paraId="65CA1921" w14:textId="77777777" w:rsidR="0058493D" w:rsidRDefault="0058493D" w:rsidP="0058493D">
            <w:pPr>
              <w:pStyle w:val="XML1"/>
              <w:rPr>
                <w:del w:id="3245" w:author="aas" w:date="2013-10-14T02:06:00Z"/>
              </w:rPr>
            </w:pPr>
            <w:del w:id="3246" w:author="aas" w:date="2013-10-14T02:06:00Z">
              <w:r>
                <w:delText xml:space="preserve">            &lt;xs:element name="current-version" minOccurs="0"  type="OFOpenFlowVersionType"&gt;</w:delText>
              </w:r>
            </w:del>
          </w:p>
          <w:p w14:paraId="1532FB6E" w14:textId="77777777" w:rsidR="0058493D" w:rsidRDefault="0058493D" w:rsidP="0058493D">
            <w:pPr>
              <w:pStyle w:val="XML1"/>
              <w:rPr>
                <w:del w:id="3247" w:author="aas" w:date="2013-10-14T02:06:00Z"/>
              </w:rPr>
            </w:pPr>
            <w:del w:id="3248" w:author="aas" w:date="2013-10-14T02:06:00Z">
              <w:r>
                <w:delText xml:space="preserve">              &lt;xs:annotation&gt;</w:delText>
              </w:r>
            </w:del>
          </w:p>
          <w:p w14:paraId="5FE468C6" w14:textId="77777777" w:rsidR="0058493D" w:rsidRDefault="0058493D" w:rsidP="0058493D">
            <w:pPr>
              <w:pStyle w:val="XML1"/>
              <w:rPr>
                <w:del w:id="3249" w:author="aas" w:date="2013-10-14T02:06:00Z"/>
              </w:rPr>
            </w:pPr>
            <w:del w:id="3250" w:author="aas" w:date="2013-10-14T02:06:00Z">
              <w:r>
                <w:delText xml:space="preserve">                &lt;xs:documentation&gt;</w:delText>
              </w:r>
            </w:del>
          </w:p>
          <w:p w14:paraId="58946E83" w14:textId="77777777" w:rsidR="0058493D" w:rsidRDefault="0058493D" w:rsidP="0058493D">
            <w:pPr>
              <w:pStyle w:val="XML1"/>
              <w:rPr>
                <w:del w:id="3251" w:author="aas" w:date="2013-10-14T02:06:00Z"/>
              </w:rPr>
            </w:pPr>
            <w:del w:id="3252" w:author="aas" w:date="2013-10-14T02:06:00Z">
              <w:r>
                <w:delText xml:space="preserve">                  This object indicates the version of the</w:delText>
              </w:r>
            </w:del>
          </w:p>
          <w:p w14:paraId="516077B9" w14:textId="77777777" w:rsidR="0058493D" w:rsidRDefault="0058493D" w:rsidP="0058493D">
            <w:pPr>
              <w:pStyle w:val="XML1"/>
              <w:rPr>
                <w:del w:id="3253" w:author="aas" w:date="2013-10-14T02:06:00Z"/>
              </w:rPr>
            </w:pPr>
            <w:del w:id="3254" w:author="aas" w:date="2013-10-14T02:06:00Z">
              <w:r>
                <w:delText xml:space="preserve">                  OpenFlow protocol used between the OpenFlow Logical</w:delText>
              </w:r>
            </w:del>
          </w:p>
          <w:p w14:paraId="7CDDCFC4" w14:textId="77777777" w:rsidR="0058493D" w:rsidRDefault="0058493D" w:rsidP="0058493D">
            <w:pPr>
              <w:pStyle w:val="XML1"/>
              <w:rPr>
                <w:del w:id="3255" w:author="aas" w:date="2013-10-14T02:06:00Z"/>
              </w:rPr>
            </w:pPr>
            <w:del w:id="3256" w:author="aas" w:date="2013-10-14T02:06:00Z">
              <w:r>
                <w:delText xml:space="preserve">                  Switch and this Controller.  If element connection-state</w:delText>
              </w:r>
            </w:del>
          </w:p>
          <w:p w14:paraId="6478910E" w14:textId="77777777" w:rsidR="0058493D" w:rsidRDefault="0058493D" w:rsidP="0058493D">
            <w:pPr>
              <w:pStyle w:val="XML1"/>
              <w:rPr>
                <w:del w:id="3257" w:author="aas" w:date="2013-10-14T02:06:00Z"/>
              </w:rPr>
            </w:pPr>
            <w:del w:id="3258" w:author="aas" w:date="2013-10-14T02:06:00Z">
              <w:r>
                <w:delText xml:space="preserve">                  has value 'up', then this element indicates the actual</w:delText>
              </w:r>
            </w:del>
          </w:p>
          <w:p w14:paraId="0061B3DC" w14:textId="77777777" w:rsidR="0058493D" w:rsidRDefault="0058493D" w:rsidP="0058493D">
            <w:pPr>
              <w:pStyle w:val="XML1"/>
              <w:rPr>
                <w:del w:id="3259" w:author="aas" w:date="2013-10-14T02:06:00Z"/>
              </w:rPr>
            </w:pPr>
            <w:del w:id="3260" w:author="aas" w:date="2013-10-14T02:06:00Z">
              <w:r>
                <w:delText xml:space="preserve">                  version in use.  If element connection-state has value</w:delText>
              </w:r>
            </w:del>
          </w:p>
          <w:p w14:paraId="3F3DB65F" w14:textId="77777777" w:rsidR="0058493D" w:rsidRDefault="0058493D" w:rsidP="0058493D">
            <w:pPr>
              <w:pStyle w:val="XML1"/>
              <w:rPr>
                <w:del w:id="3261" w:author="aas" w:date="2013-10-14T02:06:00Z"/>
              </w:rPr>
            </w:pPr>
            <w:del w:id="3262" w:author="aas" w:date="2013-10-14T02:06:00Z">
              <w:r>
                <w:delText xml:space="preserve">                  'down', then this element indicates the version number of</w:delText>
              </w:r>
            </w:del>
          </w:p>
          <w:p w14:paraId="3D8A1DE0" w14:textId="77777777" w:rsidR="0058493D" w:rsidRDefault="0058493D" w:rsidP="0058493D">
            <w:pPr>
              <w:pStyle w:val="XML1"/>
              <w:rPr>
                <w:del w:id="3263" w:author="aas" w:date="2013-10-14T02:06:00Z"/>
              </w:rPr>
            </w:pPr>
            <w:del w:id="3264" w:author="aas" w:date="2013-10-14T02:06:00Z">
              <w:r>
                <w:delText xml:space="preserve">                  the last established connection with this OpenFlow</w:delText>
              </w:r>
            </w:del>
          </w:p>
          <w:p w14:paraId="76A8E78C" w14:textId="77777777" w:rsidR="0058493D" w:rsidRDefault="0058493D" w:rsidP="0058493D">
            <w:pPr>
              <w:pStyle w:val="XML1"/>
              <w:rPr>
                <w:del w:id="3265" w:author="aas" w:date="2013-10-14T02:06:00Z"/>
              </w:rPr>
            </w:pPr>
            <w:del w:id="3266" w:author="aas" w:date="2013-10-14T02:06:00Z">
              <w:r>
                <w:delText xml:space="preserve">                  Controller.  The value of this element MAY be persistent</w:delText>
              </w:r>
            </w:del>
          </w:p>
          <w:p w14:paraId="48C7E982" w14:textId="77777777" w:rsidR="0058493D" w:rsidRDefault="0058493D" w:rsidP="0058493D">
            <w:pPr>
              <w:pStyle w:val="XML1"/>
              <w:rPr>
                <w:del w:id="3267" w:author="aas" w:date="2013-10-14T02:06:00Z"/>
              </w:rPr>
            </w:pPr>
            <w:del w:id="3268" w:author="aas" w:date="2013-10-14T02:06:00Z">
              <w:r>
                <w:delText xml:space="preserve">                  across reboots of the OpenFlow Logical Switch in such a</w:delText>
              </w:r>
            </w:del>
          </w:p>
          <w:p w14:paraId="3855FF9C" w14:textId="77777777" w:rsidR="0058493D" w:rsidRDefault="0058493D" w:rsidP="0058493D">
            <w:pPr>
              <w:pStyle w:val="XML1"/>
              <w:rPr>
                <w:del w:id="3269" w:author="aas" w:date="2013-10-14T02:06:00Z"/>
              </w:rPr>
            </w:pPr>
            <w:del w:id="3270" w:author="aas" w:date="2013-10-14T02:06:00Z">
              <w:r>
                <w:delText xml:space="preserve">                  case.  If element connection-state has value 'down'and</w:delText>
              </w:r>
            </w:del>
          </w:p>
          <w:p w14:paraId="563BE647" w14:textId="77777777" w:rsidR="0058493D" w:rsidRDefault="0058493D" w:rsidP="0058493D">
            <w:pPr>
              <w:pStyle w:val="XML1"/>
              <w:rPr>
                <w:del w:id="3271" w:author="aas" w:date="2013-10-14T02:06:00Z"/>
              </w:rPr>
            </w:pPr>
            <w:del w:id="3272" w:author="aas" w:date="2013-10-14T02:06:00Z">
              <w:r>
                <w:delText xml:space="preserve">                  there is no information about previous connections to</w:delText>
              </w:r>
            </w:del>
          </w:p>
          <w:p w14:paraId="52FE0D21" w14:textId="77777777" w:rsidR="0058493D" w:rsidRDefault="0058493D" w:rsidP="0058493D">
            <w:pPr>
              <w:pStyle w:val="XML1"/>
              <w:rPr>
                <w:del w:id="3273" w:author="aas" w:date="2013-10-14T02:06:00Z"/>
              </w:rPr>
            </w:pPr>
            <w:del w:id="3274" w:author="aas" w:date="2013-10-14T02:06:00Z">
              <w:r>
                <w:delText xml:space="preserve">                  this OpenFlow controller, then this element is not</w:delText>
              </w:r>
            </w:del>
          </w:p>
          <w:p w14:paraId="774A94EF" w14:textId="77777777" w:rsidR="0058493D" w:rsidRDefault="0058493D" w:rsidP="0058493D">
            <w:pPr>
              <w:pStyle w:val="XML1"/>
              <w:rPr>
                <w:del w:id="3275" w:author="aas" w:date="2013-10-14T02:06:00Z"/>
              </w:rPr>
            </w:pPr>
            <w:del w:id="3276" w:author="aas" w:date="2013-10-14T02:06:00Z">
              <w:r>
                <w:delText xml:space="preserve">                  present or has the value '0'.</w:delText>
              </w:r>
            </w:del>
          </w:p>
          <w:p w14:paraId="03408EE3" w14:textId="77777777" w:rsidR="0058493D" w:rsidRDefault="0058493D" w:rsidP="0058493D">
            <w:pPr>
              <w:pStyle w:val="XML1"/>
              <w:rPr>
                <w:del w:id="3277" w:author="aas" w:date="2013-10-14T02:06:00Z"/>
              </w:rPr>
            </w:pPr>
            <w:del w:id="3278" w:author="aas" w:date="2013-10-14T02:06:00Z">
              <w:r>
                <w:delText xml:space="preserve">                &lt;/xs:documentation&gt;</w:delText>
              </w:r>
            </w:del>
          </w:p>
          <w:p w14:paraId="5EB649E5" w14:textId="77777777" w:rsidR="0058493D" w:rsidRDefault="0058493D" w:rsidP="0058493D">
            <w:pPr>
              <w:pStyle w:val="XML1"/>
              <w:rPr>
                <w:del w:id="3279" w:author="aas" w:date="2013-10-14T02:06:00Z"/>
              </w:rPr>
            </w:pPr>
            <w:del w:id="3280" w:author="aas" w:date="2013-10-14T02:06:00Z">
              <w:r>
                <w:delText xml:space="preserve">              &lt;/xs:annotation&gt;</w:delText>
              </w:r>
            </w:del>
          </w:p>
          <w:p w14:paraId="123DAF36" w14:textId="77777777" w:rsidR="0058493D" w:rsidRDefault="0058493D" w:rsidP="0058493D">
            <w:pPr>
              <w:pStyle w:val="XML1"/>
              <w:rPr>
                <w:del w:id="3281" w:author="aas" w:date="2013-10-14T02:06:00Z"/>
              </w:rPr>
            </w:pPr>
            <w:del w:id="3282" w:author="aas" w:date="2013-10-14T02:06:00Z">
              <w:r>
                <w:delText xml:space="preserve">            &lt;/xs:element&gt;</w:delText>
              </w:r>
            </w:del>
          </w:p>
          <w:p w14:paraId="63776D00" w14:textId="77777777" w:rsidR="0058493D" w:rsidRDefault="0058493D" w:rsidP="0058493D">
            <w:pPr>
              <w:pStyle w:val="XML1"/>
              <w:rPr>
                <w:del w:id="3283" w:author="aas" w:date="2013-10-14T02:06:00Z"/>
              </w:rPr>
            </w:pPr>
            <w:del w:id="3284" w:author="aas" w:date="2013-10-14T02:06:00Z">
              <w:r>
                <w:delText xml:space="preserve">            &lt;xs:element name="supported-versions" minOccurs="0" maxOccurs="unbounded"  type="OFOpenFlowVersionType"&gt;</w:delText>
              </w:r>
            </w:del>
          </w:p>
          <w:p w14:paraId="779D96A7" w14:textId="77777777" w:rsidR="0058493D" w:rsidRDefault="0058493D" w:rsidP="0058493D">
            <w:pPr>
              <w:pStyle w:val="XML1"/>
              <w:rPr>
                <w:del w:id="3285" w:author="aas" w:date="2013-10-14T02:06:00Z"/>
              </w:rPr>
            </w:pPr>
            <w:del w:id="3286" w:author="aas" w:date="2013-10-14T02:06:00Z">
              <w:r>
                <w:delText xml:space="preserve">              &lt;xs:annotation&gt;</w:delText>
              </w:r>
            </w:del>
          </w:p>
          <w:p w14:paraId="73A975F5" w14:textId="77777777" w:rsidR="0058493D" w:rsidRDefault="0058493D" w:rsidP="0058493D">
            <w:pPr>
              <w:pStyle w:val="XML1"/>
              <w:rPr>
                <w:del w:id="3287" w:author="aas" w:date="2013-10-14T02:06:00Z"/>
              </w:rPr>
            </w:pPr>
            <w:del w:id="3288" w:author="aas" w:date="2013-10-14T02:06:00Z">
              <w:r>
                <w:delText xml:space="preserve">                &lt;xs:documentation&gt;</w:delText>
              </w:r>
            </w:del>
          </w:p>
          <w:p w14:paraId="471F2A6B" w14:textId="77777777" w:rsidR="0058493D" w:rsidRDefault="0058493D" w:rsidP="0058493D">
            <w:pPr>
              <w:pStyle w:val="XML1"/>
              <w:rPr>
                <w:del w:id="3289" w:author="aas" w:date="2013-10-14T02:06:00Z"/>
              </w:rPr>
            </w:pPr>
            <w:del w:id="3290" w:author="aas" w:date="2013-10-14T02:06:00Z">
              <w:r>
                <w:delText xml:space="preserve">                  This list of elements includes one entry for</w:delText>
              </w:r>
            </w:del>
          </w:p>
          <w:p w14:paraId="11AB32CD" w14:textId="77777777" w:rsidR="0058493D" w:rsidRDefault="0058493D" w:rsidP="0058493D">
            <w:pPr>
              <w:pStyle w:val="XML1"/>
              <w:rPr>
                <w:del w:id="3291" w:author="aas" w:date="2013-10-14T02:06:00Z"/>
              </w:rPr>
            </w:pPr>
            <w:del w:id="3292" w:author="aas" w:date="2013-10-14T02:06:00Z">
              <w:r>
                <w:delText xml:space="preserve">                  each OpenFlow protocol version that this OpenFlow</w:delText>
              </w:r>
            </w:del>
          </w:p>
          <w:p w14:paraId="6FC89379" w14:textId="77777777" w:rsidR="0058493D" w:rsidRDefault="0058493D" w:rsidP="0058493D">
            <w:pPr>
              <w:pStyle w:val="XML1"/>
              <w:rPr>
                <w:del w:id="3293" w:author="aas" w:date="2013-10-14T02:06:00Z"/>
              </w:rPr>
            </w:pPr>
            <w:del w:id="3294" w:author="aas" w:date="2013-10-14T02:06:00Z">
              <w:r>
                <w:delText xml:space="preserve">                  controller supports.  It SHOULD contain all</w:delText>
              </w:r>
            </w:del>
          </w:p>
          <w:p w14:paraId="7CCE8137" w14:textId="77777777" w:rsidR="0058493D" w:rsidRDefault="0058493D" w:rsidP="0058493D">
            <w:pPr>
              <w:pStyle w:val="XML1"/>
              <w:rPr>
                <w:del w:id="3295" w:author="aas" w:date="2013-10-14T02:06:00Z"/>
              </w:rPr>
            </w:pPr>
            <w:del w:id="3296" w:author="aas" w:date="2013-10-14T02:06:00Z">
              <w:r>
                <w:delText xml:space="preserve">                &lt;/xs:documentation&gt;</w:delText>
              </w:r>
            </w:del>
          </w:p>
          <w:p w14:paraId="1940095A" w14:textId="77777777" w:rsidR="0058493D" w:rsidRDefault="0058493D" w:rsidP="0058493D">
            <w:pPr>
              <w:pStyle w:val="XML1"/>
              <w:rPr>
                <w:del w:id="3297" w:author="aas" w:date="2013-10-14T02:06:00Z"/>
              </w:rPr>
            </w:pPr>
            <w:del w:id="3298" w:author="aas" w:date="2013-10-14T02:06:00Z">
              <w:r>
                <w:delText xml:space="preserve">              &lt;/xs:annotation&gt;</w:delText>
              </w:r>
            </w:del>
          </w:p>
          <w:p w14:paraId="48B38A9A" w14:textId="77777777" w:rsidR="0058493D" w:rsidRDefault="0058493D" w:rsidP="0058493D">
            <w:pPr>
              <w:pStyle w:val="XML1"/>
              <w:rPr>
                <w:del w:id="3299" w:author="aas" w:date="2013-10-14T02:06:00Z"/>
              </w:rPr>
            </w:pPr>
            <w:del w:id="3300" w:author="aas" w:date="2013-10-14T02:06:00Z">
              <w:r>
                <w:delText xml:space="preserve">            &lt;/xs:element&gt;</w:delText>
              </w:r>
            </w:del>
          </w:p>
          <w:p w14:paraId="2AD905AC" w14:textId="77777777" w:rsidR="0058493D" w:rsidRDefault="0058493D" w:rsidP="0058493D">
            <w:pPr>
              <w:pStyle w:val="XML1"/>
              <w:rPr>
                <w:del w:id="3301" w:author="aas" w:date="2013-10-14T02:06:00Z"/>
              </w:rPr>
            </w:pPr>
            <w:del w:id="3302" w:author="aas" w:date="2013-10-14T02:06:00Z">
              <w:r>
                <w:delText xml:space="preserve">            &lt;xs:element name="local-ip-address-in-use" minOccurs="0"  type="inet:ip-address"&gt;</w:delText>
              </w:r>
            </w:del>
          </w:p>
          <w:p w14:paraId="62BB5526" w14:textId="77777777" w:rsidR="0058493D" w:rsidRDefault="0058493D" w:rsidP="0058493D">
            <w:pPr>
              <w:pStyle w:val="XML1"/>
              <w:rPr>
                <w:del w:id="3303" w:author="aas" w:date="2013-10-14T02:06:00Z"/>
              </w:rPr>
            </w:pPr>
            <w:del w:id="3304" w:author="aas" w:date="2013-10-14T02:06:00Z">
              <w:r>
                <w:delText xml:space="preserve">              &lt;xs:annotation&gt;</w:delText>
              </w:r>
            </w:del>
          </w:p>
          <w:p w14:paraId="47BE7F73" w14:textId="77777777" w:rsidR="0058493D" w:rsidRDefault="0058493D" w:rsidP="0058493D">
            <w:pPr>
              <w:pStyle w:val="XML1"/>
              <w:rPr>
                <w:del w:id="3305" w:author="aas" w:date="2013-10-14T02:06:00Z"/>
              </w:rPr>
            </w:pPr>
            <w:del w:id="3306" w:author="aas" w:date="2013-10-14T02:06:00Z">
              <w:r>
                <w:delText xml:space="preserve">                &lt;xs:documentation&gt;</w:delText>
              </w:r>
            </w:del>
          </w:p>
          <w:p w14:paraId="722C4726" w14:textId="77777777" w:rsidR="0058493D" w:rsidRDefault="0058493D" w:rsidP="0058493D">
            <w:pPr>
              <w:pStyle w:val="XML1"/>
              <w:rPr>
                <w:del w:id="3307" w:author="aas" w:date="2013-10-14T02:06:00Z"/>
              </w:rPr>
            </w:pPr>
            <w:del w:id="3308" w:author="aas" w:date="2013-10-14T02:06:00Z">
              <w:r>
                <w:delText xml:space="preserve">                  The local IP address of the OpenFlow Logical</w:delText>
              </w:r>
            </w:del>
          </w:p>
          <w:p w14:paraId="27B27DFC" w14:textId="77777777" w:rsidR="0058493D" w:rsidRDefault="0058493D" w:rsidP="0058493D">
            <w:pPr>
              <w:pStyle w:val="XML1"/>
              <w:rPr>
                <w:del w:id="3309" w:author="aas" w:date="2013-10-14T02:06:00Z"/>
              </w:rPr>
            </w:pPr>
            <w:del w:id="3310" w:author="aas" w:date="2013-10-14T02:06:00Z">
              <w:r>
                <w:delText xml:space="preserve">                  Switch when connecting to this OpenFlow Controller.  It</w:delText>
              </w:r>
            </w:del>
          </w:p>
          <w:p w14:paraId="0597E5B9" w14:textId="77777777" w:rsidR="0058493D" w:rsidRDefault="0058493D" w:rsidP="0058493D">
            <w:pPr>
              <w:pStyle w:val="XML1"/>
              <w:rPr>
                <w:del w:id="3311" w:author="aas" w:date="2013-10-14T02:06:00Z"/>
              </w:rPr>
            </w:pPr>
            <w:del w:id="3312" w:author="aas" w:date="2013-10-14T02:06:00Z">
              <w:r>
                <w:delText xml:space="preserve">                  is the source IP address of packets sent to this OpenFlow</w:delText>
              </w:r>
            </w:del>
          </w:p>
          <w:p w14:paraId="2F548E06" w14:textId="77777777" w:rsidR="0058493D" w:rsidRDefault="0058493D" w:rsidP="0058493D">
            <w:pPr>
              <w:pStyle w:val="XML1"/>
              <w:rPr>
                <w:del w:id="3313" w:author="aas" w:date="2013-10-14T02:06:00Z"/>
              </w:rPr>
            </w:pPr>
            <w:del w:id="3314" w:author="aas" w:date="2013-10-14T02:06:00Z">
              <w:r>
                <w:delText xml:space="preserve">                  Controller.  If present, this element overrides any</w:delText>
              </w:r>
            </w:del>
          </w:p>
          <w:p w14:paraId="59D94F46" w14:textId="77777777" w:rsidR="0058493D" w:rsidRDefault="0058493D" w:rsidP="0058493D">
            <w:pPr>
              <w:pStyle w:val="XML1"/>
              <w:rPr>
                <w:del w:id="3315" w:author="aas" w:date="2013-10-14T02:06:00Z"/>
              </w:rPr>
            </w:pPr>
            <w:del w:id="3316" w:author="aas" w:date="2013-10-14T02:06:00Z">
              <w:r>
                <w:delText xml:space="preserve">                  default IP address.</w:delText>
              </w:r>
            </w:del>
          </w:p>
          <w:p w14:paraId="00C31B22" w14:textId="77777777" w:rsidR="0058493D" w:rsidRDefault="0058493D" w:rsidP="0058493D">
            <w:pPr>
              <w:pStyle w:val="XML1"/>
              <w:rPr>
                <w:del w:id="3317" w:author="aas" w:date="2013-10-14T02:06:00Z"/>
              </w:rPr>
            </w:pPr>
            <w:del w:id="3318" w:author="aas" w:date="2013-10-14T02:06:00Z">
              <w:r>
                <w:delText xml:space="preserve">                &lt;/xs:documentation&gt;</w:delText>
              </w:r>
            </w:del>
          </w:p>
          <w:p w14:paraId="57F48DA4" w14:textId="77777777" w:rsidR="0058493D" w:rsidRDefault="0058493D" w:rsidP="0058493D">
            <w:pPr>
              <w:pStyle w:val="XML1"/>
              <w:rPr>
                <w:del w:id="3319" w:author="aas" w:date="2013-10-14T02:06:00Z"/>
              </w:rPr>
            </w:pPr>
            <w:del w:id="3320" w:author="aas" w:date="2013-10-14T02:06:00Z">
              <w:r>
                <w:delText xml:space="preserve">              &lt;/xs:annotation&gt;</w:delText>
              </w:r>
            </w:del>
          </w:p>
          <w:p w14:paraId="5BEA9F73" w14:textId="77777777" w:rsidR="0058493D" w:rsidRDefault="0058493D" w:rsidP="0058493D">
            <w:pPr>
              <w:pStyle w:val="XML1"/>
              <w:rPr>
                <w:del w:id="3321" w:author="aas" w:date="2013-10-14T02:06:00Z"/>
              </w:rPr>
            </w:pPr>
            <w:del w:id="3322" w:author="aas" w:date="2013-10-14T02:06:00Z">
              <w:r>
                <w:delText xml:space="preserve">            &lt;/xs:element&gt;</w:delText>
              </w:r>
            </w:del>
          </w:p>
          <w:p w14:paraId="52F3E009" w14:textId="77777777" w:rsidR="0058493D" w:rsidRDefault="0058493D" w:rsidP="0058493D">
            <w:pPr>
              <w:pStyle w:val="XML1"/>
              <w:rPr>
                <w:del w:id="3323" w:author="aas" w:date="2013-10-14T02:06:00Z"/>
              </w:rPr>
            </w:pPr>
            <w:del w:id="3324" w:author="aas" w:date="2013-10-14T02:06:00Z">
              <w:r>
                <w:delText xml:space="preserve">            &lt;xs:element name="local-port-in-use" minOccurs="0"  type="inet:port-number"&gt;</w:delText>
              </w:r>
            </w:del>
          </w:p>
          <w:p w14:paraId="70E68A44" w14:textId="77777777" w:rsidR="0058493D" w:rsidRDefault="0058493D" w:rsidP="0058493D">
            <w:pPr>
              <w:pStyle w:val="XML1"/>
              <w:rPr>
                <w:del w:id="3325" w:author="aas" w:date="2013-10-14T02:06:00Z"/>
              </w:rPr>
            </w:pPr>
            <w:del w:id="3326" w:author="aas" w:date="2013-10-14T02:06:00Z">
              <w:r>
                <w:delText xml:space="preserve">              &lt;xs:annotation&gt;</w:delText>
              </w:r>
            </w:del>
          </w:p>
          <w:p w14:paraId="57533A1A" w14:textId="77777777" w:rsidR="0058493D" w:rsidRDefault="0058493D" w:rsidP="0058493D">
            <w:pPr>
              <w:pStyle w:val="XML1"/>
              <w:rPr>
                <w:del w:id="3327" w:author="aas" w:date="2013-10-14T02:06:00Z"/>
              </w:rPr>
            </w:pPr>
            <w:del w:id="3328" w:author="aas" w:date="2013-10-14T02:06:00Z">
              <w:r>
                <w:delText xml:space="preserve">                &lt;xs:documentation&gt;</w:delText>
              </w:r>
            </w:del>
          </w:p>
          <w:p w14:paraId="2EE8EAC3" w14:textId="77777777" w:rsidR="0058493D" w:rsidRDefault="0058493D" w:rsidP="0058493D">
            <w:pPr>
              <w:pStyle w:val="XML1"/>
              <w:rPr>
                <w:del w:id="3329" w:author="aas" w:date="2013-10-14T02:06:00Z"/>
              </w:rPr>
            </w:pPr>
            <w:del w:id="3330" w:author="aas" w:date="2013-10-14T02:06:00Z">
              <w:r>
                <w:delText xml:space="preserve">                  The local TCP port number of the OpenFlow</w:delText>
              </w:r>
            </w:del>
          </w:p>
          <w:p w14:paraId="38830339" w14:textId="77777777" w:rsidR="0058493D" w:rsidRDefault="0058493D" w:rsidP="0058493D">
            <w:pPr>
              <w:pStyle w:val="XML1"/>
              <w:rPr>
                <w:del w:id="3331" w:author="aas" w:date="2013-10-14T02:06:00Z"/>
              </w:rPr>
            </w:pPr>
            <w:del w:id="3332" w:author="aas" w:date="2013-10-14T02:06:00Z">
              <w:r>
                <w:delText xml:space="preserve">                  Logical Switch.  If element connection-state has value</w:delText>
              </w:r>
            </w:del>
          </w:p>
          <w:p w14:paraId="151F6705" w14:textId="77777777" w:rsidR="0058493D" w:rsidRDefault="0058493D" w:rsidP="0058493D">
            <w:pPr>
              <w:pStyle w:val="XML1"/>
              <w:rPr>
                <w:del w:id="3333" w:author="aas" w:date="2013-10-14T02:06:00Z"/>
              </w:rPr>
            </w:pPr>
            <w:del w:id="3334" w:author="aas" w:date="2013-10-14T02:06:00Z">
              <w:r>
                <w:delText xml:space="preserve">                  'up', then this element indicates the actual port number</w:delText>
              </w:r>
            </w:del>
          </w:p>
          <w:p w14:paraId="70BFDEF7" w14:textId="77777777" w:rsidR="0058493D" w:rsidRDefault="0058493D" w:rsidP="0058493D">
            <w:pPr>
              <w:pStyle w:val="XML1"/>
              <w:rPr>
                <w:del w:id="3335" w:author="aas" w:date="2013-10-14T02:06:00Z"/>
              </w:rPr>
            </w:pPr>
            <w:del w:id="3336" w:author="aas" w:date="2013-10-14T02:06:00Z">
              <w:r>
                <w:delText xml:space="preserve">                  in use.  If element connection-state has value 'down',</w:delText>
              </w:r>
            </w:del>
          </w:p>
          <w:p w14:paraId="0BD993C2" w14:textId="77777777" w:rsidR="0058493D" w:rsidRDefault="0058493D" w:rsidP="0058493D">
            <w:pPr>
              <w:pStyle w:val="XML1"/>
              <w:rPr>
                <w:del w:id="3337" w:author="aas" w:date="2013-10-14T02:06:00Z"/>
              </w:rPr>
            </w:pPr>
            <w:del w:id="3338" w:author="aas" w:date="2013-10-14T02:06:00Z">
              <w:r>
                <w:delText xml:space="preserve">                  then this element indicates the port number used for the</w:delText>
              </w:r>
            </w:del>
          </w:p>
          <w:p w14:paraId="35062DDA" w14:textId="77777777" w:rsidR="0058493D" w:rsidRDefault="0058493D" w:rsidP="0058493D">
            <w:pPr>
              <w:pStyle w:val="XML1"/>
              <w:rPr>
                <w:del w:id="3339" w:author="aas" w:date="2013-10-14T02:06:00Z"/>
              </w:rPr>
            </w:pPr>
            <w:del w:id="3340" w:author="aas" w:date="2013-10-14T02:06:00Z">
              <w:r>
                <w:delText xml:space="preserve">                  last attempt to establish a connection with this OpenFlow</w:delText>
              </w:r>
            </w:del>
          </w:p>
          <w:p w14:paraId="4919DCC3" w14:textId="77777777" w:rsidR="0058493D" w:rsidRDefault="0058493D" w:rsidP="0058493D">
            <w:pPr>
              <w:pStyle w:val="XML1"/>
              <w:rPr>
                <w:del w:id="3341" w:author="aas" w:date="2013-10-14T02:06:00Z"/>
              </w:rPr>
            </w:pPr>
            <w:del w:id="3342" w:author="aas" w:date="2013-10-14T02:06:00Z">
              <w:r>
                <w:delText xml:space="preserve">                  Controller.??? </w:delText>
              </w:r>
            </w:del>
          </w:p>
          <w:p w14:paraId="0036F325" w14:textId="77777777" w:rsidR="0058493D" w:rsidRDefault="0058493D" w:rsidP="0058493D">
            <w:pPr>
              <w:pStyle w:val="XML1"/>
              <w:rPr>
                <w:del w:id="3343" w:author="aas" w:date="2013-10-14T02:06:00Z"/>
              </w:rPr>
            </w:pPr>
            <w:del w:id="3344" w:author="aas" w:date="2013-10-14T02:06:00Z">
              <w:r>
                <w:delText xml:space="preserve">                  When connecting to this OpenFlow Controller, it is the </w:delText>
              </w:r>
            </w:del>
          </w:p>
          <w:p w14:paraId="571A7ECC" w14:textId="77777777" w:rsidR="0058493D" w:rsidRDefault="0058493D" w:rsidP="0058493D">
            <w:pPr>
              <w:pStyle w:val="XML1"/>
              <w:rPr>
                <w:del w:id="3345" w:author="aas" w:date="2013-10-14T02:06:00Z"/>
              </w:rPr>
            </w:pPr>
            <w:del w:id="3346" w:author="aas" w:date="2013-10-14T02:06:00Z">
              <w:r>
                <w:delText xml:space="preserve">                  source TCP port number of packets sent to this OpenFlow </w:delText>
              </w:r>
            </w:del>
          </w:p>
          <w:p w14:paraId="2E7F4655" w14:textId="77777777" w:rsidR="0058493D" w:rsidRDefault="0058493D" w:rsidP="0058493D">
            <w:pPr>
              <w:pStyle w:val="XML1"/>
              <w:rPr>
                <w:del w:id="3347" w:author="aas" w:date="2013-10-14T02:06:00Z"/>
              </w:rPr>
            </w:pPr>
            <w:del w:id="3348" w:author="aas" w:date="2013-10-14T02:06:00Z">
              <w:r>
                <w:delText xml:space="preserve">                  Controller.  If this element has its defaqult value 0,</w:delText>
              </w:r>
            </w:del>
          </w:p>
          <w:p w14:paraId="63B9F428" w14:textId="77777777" w:rsidR="0058493D" w:rsidRDefault="0058493D" w:rsidP="0058493D">
            <w:pPr>
              <w:pStyle w:val="XML1"/>
              <w:rPr>
                <w:del w:id="3349" w:author="aas" w:date="2013-10-14T02:06:00Z"/>
              </w:rPr>
            </w:pPr>
            <w:del w:id="3350" w:author="aas" w:date="2013-10-14T02:06:00Z">
              <w:r>
                <w:delText xml:space="preserve">                  then port number is chosen arbitrarily by the OpenFlow</w:delText>
              </w:r>
            </w:del>
          </w:p>
          <w:p w14:paraId="6FD89518" w14:textId="77777777" w:rsidR="0058493D" w:rsidRDefault="0058493D" w:rsidP="0058493D">
            <w:pPr>
              <w:pStyle w:val="XML1"/>
              <w:rPr>
                <w:del w:id="3351" w:author="aas" w:date="2013-10-14T02:06:00Z"/>
              </w:rPr>
            </w:pPr>
            <w:del w:id="3352" w:author="aas" w:date="2013-10-14T02:06:00Z">
              <w:r>
                <w:delText xml:space="preserve">                  Logical Switch.</w:delText>
              </w:r>
            </w:del>
          </w:p>
          <w:p w14:paraId="62DCAF81" w14:textId="77777777" w:rsidR="0058493D" w:rsidRDefault="0058493D" w:rsidP="0058493D">
            <w:pPr>
              <w:pStyle w:val="XML1"/>
              <w:rPr>
                <w:del w:id="3353" w:author="aas" w:date="2013-10-14T02:06:00Z"/>
              </w:rPr>
            </w:pPr>
            <w:del w:id="3354" w:author="aas" w:date="2013-10-14T02:06:00Z">
              <w:r>
                <w:delText xml:space="preserve">                &lt;/xs:documentation&gt;</w:delText>
              </w:r>
            </w:del>
          </w:p>
          <w:p w14:paraId="4745D662" w14:textId="77777777" w:rsidR="0058493D" w:rsidRDefault="0058493D" w:rsidP="0058493D">
            <w:pPr>
              <w:pStyle w:val="XML1"/>
              <w:rPr>
                <w:del w:id="3355" w:author="aas" w:date="2013-10-14T02:06:00Z"/>
              </w:rPr>
            </w:pPr>
            <w:del w:id="3356" w:author="aas" w:date="2013-10-14T02:06:00Z">
              <w:r>
                <w:delText xml:space="preserve">              &lt;/xs:annotation&gt;</w:delText>
              </w:r>
            </w:del>
          </w:p>
          <w:p w14:paraId="5D3E445E" w14:textId="77777777" w:rsidR="0058493D" w:rsidRDefault="0058493D" w:rsidP="0058493D">
            <w:pPr>
              <w:pStyle w:val="XML1"/>
              <w:rPr>
                <w:del w:id="3357" w:author="aas" w:date="2013-10-14T02:06:00Z"/>
              </w:rPr>
            </w:pPr>
            <w:del w:id="3358" w:author="aas" w:date="2013-10-14T02:06:00Z">
              <w:r>
                <w:delText xml:space="preserve">            &lt;/xs:element&gt;</w:delText>
              </w:r>
            </w:del>
          </w:p>
          <w:p w14:paraId="38D1B107" w14:textId="77777777" w:rsidR="0058493D" w:rsidRDefault="0058493D" w:rsidP="0058493D">
            <w:pPr>
              <w:pStyle w:val="XML1"/>
              <w:rPr>
                <w:del w:id="3359" w:author="aas" w:date="2013-10-14T02:06:00Z"/>
              </w:rPr>
            </w:pPr>
            <w:del w:id="3360" w:author="aas" w:date="2013-10-14T02:06:00Z">
              <w:r>
                <w:delText xml:space="preserve">          &lt;/xs:sequence&gt;</w:delText>
              </w:r>
            </w:del>
          </w:p>
          <w:p w14:paraId="5F811C14" w14:textId="77777777" w:rsidR="0058493D" w:rsidRDefault="0058493D" w:rsidP="0058493D">
            <w:pPr>
              <w:pStyle w:val="XML1"/>
              <w:rPr>
                <w:del w:id="3361" w:author="aas" w:date="2013-10-14T02:06:00Z"/>
              </w:rPr>
            </w:pPr>
            <w:del w:id="3362" w:author="aas" w:date="2013-10-14T02:06:00Z">
              <w:r>
                <w:delText xml:space="preserve">        &lt;/xs:complexType&gt;</w:delText>
              </w:r>
            </w:del>
          </w:p>
          <w:p w14:paraId="771F107E" w14:textId="77777777" w:rsidR="0058493D" w:rsidRDefault="0058493D" w:rsidP="0058493D">
            <w:pPr>
              <w:pStyle w:val="XML1"/>
              <w:rPr>
                <w:del w:id="3363" w:author="aas" w:date="2013-10-14T02:06:00Z"/>
              </w:rPr>
            </w:pPr>
            <w:del w:id="3364" w:author="aas" w:date="2013-10-14T02:06:00Z">
              <w:r>
                <w:delText xml:space="preserve">      &lt;/xs:element&gt;</w:delText>
              </w:r>
            </w:del>
          </w:p>
          <w:p w14:paraId="7DC89AD2" w14:textId="77777777" w:rsidR="0058493D" w:rsidRDefault="0058493D" w:rsidP="0058493D">
            <w:pPr>
              <w:pStyle w:val="XML1"/>
              <w:rPr>
                <w:del w:id="3365" w:author="aas" w:date="2013-10-14T02:06:00Z"/>
              </w:rPr>
            </w:pPr>
            <w:del w:id="3366" w:author="aas" w:date="2013-10-14T02:06:00Z">
              <w:r>
                <w:delText xml:space="preserve">    &lt;/xs:sequence&gt;</w:delText>
              </w:r>
            </w:del>
          </w:p>
          <w:p w14:paraId="13E85D9B" w14:textId="77777777" w:rsidR="00F86237" w:rsidRDefault="0058493D" w:rsidP="0058493D">
            <w:pPr>
              <w:pStyle w:val="XML1"/>
              <w:rPr>
                <w:del w:id="3367" w:author="aas" w:date="2013-10-14T02:06:00Z"/>
              </w:rPr>
            </w:pPr>
            <w:del w:id="3368" w:author="aas" w:date="2013-10-14T02:06:00Z">
              <w:r>
                <w:delText xml:space="preserve">  &lt;/xs:group&gt;</w:delText>
              </w:r>
            </w:del>
          </w:p>
          <w:p w14:paraId="545BCBC3" w14:textId="77777777" w:rsidR="0058493D" w:rsidRDefault="0058493D" w:rsidP="0058493D">
            <w:pPr>
              <w:pStyle w:val="XML1"/>
              <w:rPr>
                <w:del w:id="3369" w:author="aas" w:date="2013-10-14T02:06:00Z"/>
              </w:rPr>
            </w:pPr>
          </w:p>
          <w:p w14:paraId="60A4EA7A" w14:textId="77777777" w:rsidR="0058493D" w:rsidRDefault="0058493D" w:rsidP="0058493D">
            <w:pPr>
              <w:pStyle w:val="XML1"/>
              <w:rPr>
                <w:del w:id="3370" w:author="aas" w:date="2013-10-14T02:06:00Z"/>
              </w:rPr>
            </w:pPr>
            <w:del w:id="3371" w:author="aas" w:date="2013-10-14T02:06:00Z">
              <w:r>
                <w:delText xml:space="preserve">  &lt;xs:simpleType name="OFConfigId"&gt;</w:delText>
              </w:r>
            </w:del>
          </w:p>
          <w:p w14:paraId="31C44714" w14:textId="77777777" w:rsidR="0058493D" w:rsidRDefault="0058493D" w:rsidP="0058493D">
            <w:pPr>
              <w:pStyle w:val="XML1"/>
              <w:rPr>
                <w:del w:id="3372" w:author="aas" w:date="2013-10-14T02:06:00Z"/>
              </w:rPr>
            </w:pPr>
            <w:del w:id="3373" w:author="aas" w:date="2013-10-14T02:06:00Z">
              <w:r>
                <w:delText xml:space="preserve">    &lt;xs:annotation&gt;</w:delText>
              </w:r>
            </w:del>
          </w:p>
          <w:p w14:paraId="51E78E4D" w14:textId="77777777" w:rsidR="0058493D" w:rsidRDefault="0058493D" w:rsidP="0058493D">
            <w:pPr>
              <w:pStyle w:val="XML1"/>
              <w:rPr>
                <w:del w:id="3374" w:author="aas" w:date="2013-10-14T02:06:00Z"/>
              </w:rPr>
            </w:pPr>
            <w:del w:id="3375" w:author="aas" w:date="2013-10-14T02:06:00Z">
              <w:r>
                <w:delText xml:space="preserve">      &lt;xs:documentation&gt;</w:delText>
              </w:r>
            </w:del>
          </w:p>
          <w:p w14:paraId="3B4AF71D" w14:textId="77777777" w:rsidR="0058493D" w:rsidRDefault="0058493D" w:rsidP="0058493D">
            <w:pPr>
              <w:pStyle w:val="XML1"/>
              <w:rPr>
                <w:del w:id="3376" w:author="aas" w:date="2013-10-14T02:06:00Z"/>
              </w:rPr>
            </w:pPr>
            <w:del w:id="3377" w:author="aas" w:date="2013-10-14T02:06:00Z">
              <w:r>
                <w:delText xml:space="preserve">        Generic type of an identifier in OF-CONFIG</w:delText>
              </w:r>
            </w:del>
          </w:p>
          <w:p w14:paraId="45F6F6E4" w14:textId="77777777" w:rsidR="0058493D" w:rsidRDefault="0058493D" w:rsidP="0058493D">
            <w:pPr>
              <w:pStyle w:val="XML1"/>
              <w:rPr>
                <w:del w:id="3378" w:author="aas" w:date="2013-10-14T02:06:00Z"/>
              </w:rPr>
            </w:pPr>
            <w:del w:id="3379" w:author="aas" w:date="2013-10-14T02:06:00Z">
              <w:r>
                <w:delText xml:space="preserve">      &lt;/xs:documentation&gt;</w:delText>
              </w:r>
            </w:del>
          </w:p>
          <w:p w14:paraId="2E6A5D20" w14:textId="77777777" w:rsidR="0058493D" w:rsidRDefault="0058493D" w:rsidP="0058493D">
            <w:pPr>
              <w:pStyle w:val="XML1"/>
              <w:rPr>
                <w:del w:id="3380" w:author="aas" w:date="2013-10-14T02:06:00Z"/>
              </w:rPr>
            </w:pPr>
            <w:del w:id="3381" w:author="aas" w:date="2013-10-14T02:06:00Z">
              <w:r>
                <w:delText xml:space="preserve">    &lt;/xs:annotation&gt;</w:delText>
              </w:r>
            </w:del>
          </w:p>
          <w:p w14:paraId="4183555D" w14:textId="77777777" w:rsidR="0058493D" w:rsidRDefault="0058493D" w:rsidP="0058493D">
            <w:pPr>
              <w:pStyle w:val="XML1"/>
              <w:rPr>
                <w:del w:id="3382" w:author="aas" w:date="2013-10-14T02:06:00Z"/>
              </w:rPr>
            </w:pPr>
            <w:del w:id="3383" w:author="aas" w:date="2013-10-14T02:06:00Z">
              <w:r>
                <w:delText xml:space="preserve">    &lt;xs:restriction base="inet:uri"&gt;</w:delText>
              </w:r>
            </w:del>
          </w:p>
          <w:p w14:paraId="666EA839" w14:textId="77777777" w:rsidR="0058493D" w:rsidRDefault="0058493D" w:rsidP="0058493D">
            <w:pPr>
              <w:pStyle w:val="XML1"/>
              <w:rPr>
                <w:del w:id="3384" w:author="aas" w:date="2013-10-14T02:06:00Z"/>
              </w:rPr>
            </w:pPr>
            <w:del w:id="3385" w:author="aas" w:date="2013-10-14T02:06:00Z">
              <w:r>
                <w:delText xml:space="preserve">    &lt;/xs:restriction&gt;</w:delText>
              </w:r>
            </w:del>
          </w:p>
          <w:p w14:paraId="3E3891F0" w14:textId="77777777" w:rsidR="0058493D" w:rsidRDefault="0058493D" w:rsidP="0058493D">
            <w:pPr>
              <w:pStyle w:val="XML1"/>
              <w:rPr>
                <w:del w:id="3386" w:author="aas" w:date="2013-10-14T02:06:00Z"/>
              </w:rPr>
            </w:pPr>
            <w:del w:id="3387" w:author="aas" w:date="2013-10-14T02:06:00Z">
              <w:r>
                <w:delText xml:space="preserve">  &lt;/xs:simpleType&gt;</w:delText>
              </w:r>
            </w:del>
          </w:p>
          <w:p w14:paraId="1B436800" w14:textId="77777777" w:rsidR="0058493D" w:rsidRDefault="0058493D" w:rsidP="0058493D">
            <w:pPr>
              <w:pStyle w:val="XML1"/>
              <w:rPr>
                <w:del w:id="3388" w:author="aas" w:date="2013-10-14T02:06:00Z"/>
              </w:rPr>
            </w:pPr>
          </w:p>
          <w:p w14:paraId="03F98A3E" w14:textId="77777777" w:rsidR="0058493D" w:rsidRDefault="0058493D" w:rsidP="0058493D">
            <w:pPr>
              <w:pStyle w:val="XML1"/>
              <w:rPr>
                <w:del w:id="3389" w:author="aas" w:date="2013-10-14T02:06:00Z"/>
              </w:rPr>
            </w:pPr>
            <w:del w:id="3390" w:author="aas" w:date="2013-10-14T02:06:00Z">
              <w:r>
                <w:delText xml:space="preserve">  &lt;xs:simpleType name="OFOpenFlowVersionType"&gt;</w:delText>
              </w:r>
            </w:del>
          </w:p>
          <w:p w14:paraId="17390F85" w14:textId="77777777" w:rsidR="0058493D" w:rsidRDefault="0058493D" w:rsidP="0058493D">
            <w:pPr>
              <w:pStyle w:val="XML1"/>
              <w:rPr>
                <w:del w:id="3391" w:author="aas" w:date="2013-10-14T02:06:00Z"/>
              </w:rPr>
            </w:pPr>
            <w:del w:id="3392" w:author="aas" w:date="2013-10-14T02:06:00Z">
              <w:r>
                <w:delText xml:space="preserve">    &lt;xs:annotation&gt;</w:delText>
              </w:r>
            </w:del>
          </w:p>
          <w:p w14:paraId="03150E21" w14:textId="77777777" w:rsidR="0058493D" w:rsidRDefault="0058493D" w:rsidP="0058493D">
            <w:pPr>
              <w:pStyle w:val="XML1"/>
              <w:rPr>
                <w:del w:id="3393" w:author="aas" w:date="2013-10-14T02:06:00Z"/>
              </w:rPr>
            </w:pPr>
            <w:del w:id="3394" w:author="aas" w:date="2013-10-14T02:06:00Z">
              <w:r>
                <w:delText xml:space="preserve">      &lt;xs:documentation&gt;</w:delText>
              </w:r>
            </w:del>
          </w:p>
          <w:p w14:paraId="59CBACED" w14:textId="77777777" w:rsidR="0058493D" w:rsidRDefault="0058493D" w:rsidP="0058493D">
            <w:pPr>
              <w:pStyle w:val="XML1"/>
              <w:rPr>
                <w:del w:id="3395" w:author="aas" w:date="2013-10-14T02:06:00Z"/>
              </w:rPr>
            </w:pPr>
            <w:del w:id="3396" w:author="aas" w:date="2013-10-14T02:06:00Z">
              <w:r>
                <w:delText xml:space="preserve">        This enumeration contains the all OpenFlow</w:delText>
              </w:r>
            </w:del>
          </w:p>
          <w:p w14:paraId="75B5EEFE" w14:textId="77777777" w:rsidR="0058493D" w:rsidRDefault="0058493D" w:rsidP="0058493D">
            <w:pPr>
              <w:pStyle w:val="XML1"/>
              <w:rPr>
                <w:del w:id="3397" w:author="aas" w:date="2013-10-14T02:06:00Z"/>
              </w:rPr>
            </w:pPr>
            <w:del w:id="3398" w:author="aas" w:date="2013-10-14T02:06:00Z">
              <w:r>
                <w:delText xml:space="preserve">        versions released so far.</w:delText>
              </w:r>
            </w:del>
          </w:p>
          <w:p w14:paraId="5F9E7085" w14:textId="77777777" w:rsidR="0058493D" w:rsidRDefault="0058493D" w:rsidP="0058493D">
            <w:pPr>
              <w:pStyle w:val="XML1"/>
              <w:rPr>
                <w:del w:id="3399" w:author="aas" w:date="2013-10-14T02:06:00Z"/>
              </w:rPr>
            </w:pPr>
            <w:del w:id="3400" w:author="aas" w:date="2013-10-14T02:06:00Z">
              <w:r>
                <w:delText xml:space="preserve">      &lt;/xs:documentation&gt;</w:delText>
              </w:r>
            </w:del>
          </w:p>
          <w:p w14:paraId="5C4F8E08" w14:textId="77777777" w:rsidR="0058493D" w:rsidRDefault="0058493D" w:rsidP="0058493D">
            <w:pPr>
              <w:pStyle w:val="XML1"/>
              <w:rPr>
                <w:del w:id="3401" w:author="aas" w:date="2013-10-14T02:06:00Z"/>
              </w:rPr>
            </w:pPr>
            <w:del w:id="3402" w:author="aas" w:date="2013-10-14T02:06:00Z">
              <w:r>
                <w:delText xml:space="preserve">    &lt;/xs:annotation&gt;</w:delText>
              </w:r>
            </w:del>
          </w:p>
          <w:p w14:paraId="7308C270" w14:textId="77777777" w:rsidR="0058493D" w:rsidRDefault="0058493D" w:rsidP="0058493D">
            <w:pPr>
              <w:pStyle w:val="XML1"/>
              <w:rPr>
                <w:del w:id="3403" w:author="aas" w:date="2013-10-14T02:06:00Z"/>
              </w:rPr>
            </w:pPr>
          </w:p>
          <w:p w14:paraId="3218345B" w14:textId="77777777" w:rsidR="0058493D" w:rsidRDefault="0058493D" w:rsidP="0058493D">
            <w:pPr>
              <w:pStyle w:val="XML1"/>
              <w:rPr>
                <w:del w:id="3404" w:author="aas" w:date="2013-10-14T02:06:00Z"/>
              </w:rPr>
            </w:pPr>
            <w:del w:id="3405" w:author="aas" w:date="2013-10-14T02:06:00Z">
              <w:r>
                <w:delText xml:space="preserve">    &lt;xs:restriction base="xs:string"&gt;</w:delText>
              </w:r>
            </w:del>
          </w:p>
          <w:p w14:paraId="659D4FAA" w14:textId="77777777" w:rsidR="0058493D" w:rsidRDefault="0058493D" w:rsidP="0058493D">
            <w:pPr>
              <w:pStyle w:val="XML1"/>
              <w:rPr>
                <w:del w:id="3406" w:author="aas" w:date="2013-10-14T02:06:00Z"/>
              </w:rPr>
            </w:pPr>
            <w:del w:id="3407" w:author="aas" w:date="2013-10-14T02:06:00Z">
              <w:r>
                <w:delText xml:space="preserve">      &lt;xs:enumeration value="not-applicable"/&gt;</w:delText>
              </w:r>
            </w:del>
          </w:p>
          <w:p w14:paraId="5F0606F8" w14:textId="77777777" w:rsidR="0058493D" w:rsidRDefault="0058493D" w:rsidP="0058493D">
            <w:pPr>
              <w:pStyle w:val="XML1"/>
              <w:rPr>
                <w:del w:id="3408" w:author="aas" w:date="2013-10-14T02:06:00Z"/>
              </w:rPr>
            </w:pPr>
            <w:del w:id="3409" w:author="aas" w:date="2013-10-14T02:06:00Z">
              <w:r>
                <w:delText xml:space="preserve">      &lt;xs:enumeration value="1.0"/&gt;</w:delText>
              </w:r>
            </w:del>
          </w:p>
          <w:p w14:paraId="05464C9C" w14:textId="77777777" w:rsidR="0058493D" w:rsidRDefault="0058493D" w:rsidP="0058493D">
            <w:pPr>
              <w:pStyle w:val="XML1"/>
              <w:rPr>
                <w:del w:id="3410" w:author="aas" w:date="2013-10-14T02:06:00Z"/>
              </w:rPr>
            </w:pPr>
            <w:del w:id="3411" w:author="aas" w:date="2013-10-14T02:06:00Z">
              <w:r>
                <w:delText xml:space="preserve">      &lt;xs:enumeration value="1.0.1"/&gt;</w:delText>
              </w:r>
            </w:del>
          </w:p>
          <w:p w14:paraId="74F5C174" w14:textId="77777777" w:rsidR="0058493D" w:rsidRDefault="0058493D" w:rsidP="0058493D">
            <w:pPr>
              <w:pStyle w:val="XML1"/>
              <w:rPr>
                <w:del w:id="3412" w:author="aas" w:date="2013-10-14T02:06:00Z"/>
              </w:rPr>
            </w:pPr>
            <w:del w:id="3413" w:author="aas" w:date="2013-10-14T02:06:00Z">
              <w:r>
                <w:delText xml:space="preserve">      &lt;xs:enumeration value="1.1"/&gt;</w:delText>
              </w:r>
            </w:del>
          </w:p>
          <w:p w14:paraId="130B759B" w14:textId="77777777" w:rsidR="0058493D" w:rsidRDefault="0058493D" w:rsidP="0058493D">
            <w:pPr>
              <w:pStyle w:val="XML1"/>
              <w:rPr>
                <w:del w:id="3414" w:author="aas" w:date="2013-10-14T02:06:00Z"/>
              </w:rPr>
            </w:pPr>
            <w:del w:id="3415" w:author="aas" w:date="2013-10-14T02:06:00Z">
              <w:r>
                <w:delText xml:space="preserve">      &lt;xs:enumeration value="1.2"/&gt;</w:delText>
              </w:r>
            </w:del>
          </w:p>
          <w:p w14:paraId="39AB7587" w14:textId="77777777" w:rsidR="0058493D" w:rsidRDefault="0058493D" w:rsidP="0058493D">
            <w:pPr>
              <w:pStyle w:val="XML1"/>
              <w:rPr>
                <w:del w:id="3416" w:author="aas" w:date="2013-10-14T02:06:00Z"/>
              </w:rPr>
            </w:pPr>
            <w:del w:id="3417" w:author="aas" w:date="2013-10-14T02:06:00Z">
              <w:r>
                <w:delText xml:space="preserve">      &lt;xs:enumeration value="1.3"/&gt;</w:delText>
              </w:r>
            </w:del>
          </w:p>
          <w:p w14:paraId="01C89B0E" w14:textId="77777777" w:rsidR="0058493D" w:rsidRDefault="0058493D" w:rsidP="0058493D">
            <w:pPr>
              <w:pStyle w:val="XML1"/>
              <w:rPr>
                <w:del w:id="3418" w:author="aas" w:date="2013-10-14T02:06:00Z"/>
              </w:rPr>
            </w:pPr>
            <w:del w:id="3419" w:author="aas" w:date="2013-10-14T02:06:00Z">
              <w:r>
                <w:delText xml:space="preserve">      &lt;xs:enumeration value="1.3.1"/&gt;</w:delText>
              </w:r>
            </w:del>
          </w:p>
          <w:p w14:paraId="07F127DB" w14:textId="77777777" w:rsidR="0058493D" w:rsidRDefault="0058493D" w:rsidP="0058493D">
            <w:pPr>
              <w:pStyle w:val="XML1"/>
              <w:rPr>
                <w:del w:id="3420" w:author="aas" w:date="2013-10-14T02:06:00Z"/>
              </w:rPr>
            </w:pPr>
            <w:del w:id="3421" w:author="aas" w:date="2013-10-14T02:06:00Z">
              <w:r>
                <w:delText xml:space="preserve">    &lt;/xs:restriction&gt;</w:delText>
              </w:r>
            </w:del>
          </w:p>
          <w:p w14:paraId="49929FC7" w14:textId="77777777" w:rsidR="0058493D" w:rsidRDefault="0058493D" w:rsidP="0058493D">
            <w:pPr>
              <w:pStyle w:val="XML1"/>
              <w:rPr>
                <w:del w:id="3422" w:author="aas" w:date="2013-10-14T02:06:00Z"/>
              </w:rPr>
            </w:pPr>
            <w:del w:id="3423" w:author="aas" w:date="2013-10-14T02:06:00Z">
              <w:r>
                <w:delText xml:space="preserve">  &lt;/xs:simpleType&gt;</w:delText>
              </w:r>
            </w:del>
          </w:p>
          <w:p w14:paraId="19086E00" w14:textId="77777777" w:rsidR="0058493D" w:rsidRDefault="0058493D" w:rsidP="0058493D">
            <w:pPr>
              <w:pStyle w:val="XML1"/>
              <w:rPr>
                <w:del w:id="3424" w:author="aas" w:date="2013-10-14T02:06:00Z"/>
              </w:rPr>
            </w:pPr>
          </w:p>
          <w:p w14:paraId="7370C2F3" w14:textId="77777777" w:rsidR="0058493D" w:rsidRDefault="0058493D" w:rsidP="0058493D">
            <w:pPr>
              <w:pStyle w:val="XML1"/>
              <w:rPr>
                <w:del w:id="3425" w:author="aas" w:date="2013-10-14T02:06:00Z"/>
              </w:rPr>
            </w:pPr>
            <w:del w:id="3426" w:author="aas" w:date="2013-10-14T02:06:00Z">
              <w:r>
                <w:delText xml:space="preserve">  &lt;xs:simpleType name="OFUpDownStateType"&gt;</w:delText>
              </w:r>
            </w:del>
          </w:p>
          <w:p w14:paraId="47F3D305" w14:textId="77777777" w:rsidR="0058493D" w:rsidRDefault="0058493D" w:rsidP="0058493D">
            <w:pPr>
              <w:pStyle w:val="XML1"/>
              <w:rPr>
                <w:del w:id="3427" w:author="aas" w:date="2013-10-14T02:06:00Z"/>
              </w:rPr>
            </w:pPr>
            <w:del w:id="3428" w:author="aas" w:date="2013-10-14T02:06:00Z">
              <w:r>
                <w:delText xml:space="preserve">    &lt;xs:annotation&gt;</w:delText>
              </w:r>
            </w:del>
          </w:p>
          <w:p w14:paraId="6FF352A3" w14:textId="77777777" w:rsidR="0058493D" w:rsidRDefault="0058493D" w:rsidP="0058493D">
            <w:pPr>
              <w:pStyle w:val="XML1"/>
              <w:rPr>
                <w:del w:id="3429" w:author="aas" w:date="2013-10-14T02:06:00Z"/>
              </w:rPr>
            </w:pPr>
            <w:del w:id="3430" w:author="aas" w:date="2013-10-14T02:06:00Z">
              <w:r>
                <w:delText xml:space="preserve">      &lt;xs:documentation&gt;</w:delText>
              </w:r>
            </w:del>
          </w:p>
          <w:p w14:paraId="64B61FAA" w14:textId="77777777" w:rsidR="0058493D" w:rsidRDefault="0058493D" w:rsidP="0058493D">
            <w:pPr>
              <w:pStyle w:val="XML1"/>
              <w:rPr>
                <w:del w:id="3431" w:author="aas" w:date="2013-10-14T02:06:00Z"/>
              </w:rPr>
            </w:pPr>
            <w:del w:id="3432" w:author="aas" w:date="2013-10-14T02:06:00Z">
              <w:r>
                <w:delText xml:space="preserve">        Type to specify state information for a port or a</w:delText>
              </w:r>
            </w:del>
          </w:p>
          <w:p w14:paraId="39E99EB1" w14:textId="77777777" w:rsidR="0058493D" w:rsidRDefault="0058493D" w:rsidP="0058493D">
            <w:pPr>
              <w:pStyle w:val="XML1"/>
              <w:rPr>
                <w:del w:id="3433" w:author="aas" w:date="2013-10-14T02:06:00Z"/>
              </w:rPr>
            </w:pPr>
            <w:del w:id="3434" w:author="aas" w:date="2013-10-14T02:06:00Z">
              <w:r>
                <w:delText xml:space="preserve">        connection.</w:delText>
              </w:r>
            </w:del>
          </w:p>
          <w:p w14:paraId="5279AF49" w14:textId="77777777" w:rsidR="0058493D" w:rsidRDefault="0058493D" w:rsidP="0058493D">
            <w:pPr>
              <w:pStyle w:val="XML1"/>
              <w:rPr>
                <w:del w:id="3435" w:author="aas" w:date="2013-10-14T02:06:00Z"/>
              </w:rPr>
            </w:pPr>
            <w:del w:id="3436" w:author="aas" w:date="2013-10-14T02:06:00Z">
              <w:r>
                <w:delText xml:space="preserve">      &lt;/xs:documentation&gt;</w:delText>
              </w:r>
            </w:del>
          </w:p>
          <w:p w14:paraId="21466C32" w14:textId="77777777" w:rsidR="0058493D" w:rsidRDefault="0058493D" w:rsidP="0058493D">
            <w:pPr>
              <w:pStyle w:val="XML1"/>
              <w:rPr>
                <w:del w:id="3437" w:author="aas" w:date="2013-10-14T02:06:00Z"/>
              </w:rPr>
            </w:pPr>
            <w:del w:id="3438" w:author="aas" w:date="2013-10-14T02:06:00Z">
              <w:r>
                <w:delText xml:space="preserve">    &lt;/xs:annotation&gt;</w:delText>
              </w:r>
            </w:del>
          </w:p>
          <w:p w14:paraId="25B18A7D" w14:textId="77777777" w:rsidR="0058493D" w:rsidRDefault="0058493D" w:rsidP="0058493D">
            <w:pPr>
              <w:pStyle w:val="XML1"/>
              <w:rPr>
                <w:del w:id="3439" w:author="aas" w:date="2013-10-14T02:06:00Z"/>
              </w:rPr>
            </w:pPr>
          </w:p>
          <w:p w14:paraId="271AAC76" w14:textId="77777777" w:rsidR="0058493D" w:rsidRDefault="0058493D" w:rsidP="0058493D">
            <w:pPr>
              <w:pStyle w:val="XML1"/>
              <w:rPr>
                <w:del w:id="3440" w:author="aas" w:date="2013-10-14T02:06:00Z"/>
              </w:rPr>
            </w:pPr>
            <w:del w:id="3441" w:author="aas" w:date="2013-10-14T02:06:00Z">
              <w:r>
                <w:delText xml:space="preserve">    &lt;xs:restriction base="xs:string"&gt;</w:delText>
              </w:r>
            </w:del>
          </w:p>
          <w:p w14:paraId="4556F68B" w14:textId="77777777" w:rsidR="0058493D" w:rsidRDefault="0058493D" w:rsidP="0058493D">
            <w:pPr>
              <w:pStyle w:val="XML1"/>
              <w:rPr>
                <w:del w:id="3442" w:author="aas" w:date="2013-10-14T02:06:00Z"/>
              </w:rPr>
            </w:pPr>
            <w:del w:id="3443" w:author="aas" w:date="2013-10-14T02:06:00Z">
              <w:r>
                <w:delText xml:space="preserve">      &lt;xs:enumeration value="up"/&gt;</w:delText>
              </w:r>
            </w:del>
          </w:p>
          <w:p w14:paraId="343D1DDF" w14:textId="77777777" w:rsidR="0058493D" w:rsidRDefault="0058493D" w:rsidP="0058493D">
            <w:pPr>
              <w:pStyle w:val="XML1"/>
              <w:rPr>
                <w:del w:id="3444" w:author="aas" w:date="2013-10-14T02:06:00Z"/>
              </w:rPr>
            </w:pPr>
            <w:del w:id="3445" w:author="aas" w:date="2013-10-14T02:06:00Z">
              <w:r>
                <w:delText xml:space="preserve">      &lt;xs:enumeration value="down"/&gt;</w:delText>
              </w:r>
            </w:del>
          </w:p>
          <w:p w14:paraId="27AFB2A7" w14:textId="77777777" w:rsidR="0058493D" w:rsidRDefault="0058493D" w:rsidP="0058493D">
            <w:pPr>
              <w:pStyle w:val="XML1"/>
              <w:rPr>
                <w:del w:id="3446" w:author="aas" w:date="2013-10-14T02:06:00Z"/>
              </w:rPr>
            </w:pPr>
            <w:del w:id="3447" w:author="aas" w:date="2013-10-14T02:06:00Z">
              <w:r>
                <w:delText xml:space="preserve">    &lt;/xs:restriction&gt;</w:delText>
              </w:r>
            </w:del>
          </w:p>
          <w:p w14:paraId="1A6584D1" w14:textId="77777777" w:rsidR="0058493D" w:rsidRPr="009F1B7D" w:rsidRDefault="0058493D" w:rsidP="0058493D">
            <w:pPr>
              <w:pStyle w:val="XML1"/>
              <w:rPr>
                <w:del w:id="3448" w:author="aas" w:date="2013-10-14T02:06:00Z"/>
              </w:rPr>
            </w:pPr>
            <w:del w:id="3449" w:author="aas" w:date="2013-10-14T02:06:00Z">
              <w:r>
                <w:delText xml:space="preserve">  &lt;/xs:simpleType&gt;</w:delText>
              </w:r>
            </w:del>
          </w:p>
        </w:tc>
      </w:tr>
    </w:tbl>
    <w:p w14:paraId="6A8424A2" w14:textId="77777777" w:rsidR="00F86237" w:rsidRPr="009F1B7D" w:rsidRDefault="00F86237">
      <w:pPr>
        <w:pPrChange w:id="3450" w:author="aas" w:date="2013-10-14T02:06:00Z">
          <w:pPr>
            <w:pStyle w:val="BodyText"/>
          </w:pPr>
        </w:pPrChange>
      </w:pPr>
    </w:p>
    <w:p w14:paraId="6A7E5582" w14:textId="77777777" w:rsidR="00F86237" w:rsidRPr="009F1B7D" w:rsidRDefault="00F86237" w:rsidP="00D14D27">
      <w:pPr>
        <w:pStyle w:val="Heading3"/>
      </w:pPr>
      <w:bookmarkStart w:id="3451" w:name="_Toc315954003"/>
      <w:bookmarkStart w:id="3452" w:name="_Toc316542513"/>
      <w:bookmarkStart w:id="3453" w:name="_Toc243774068"/>
      <w:r w:rsidRPr="00DB42FD">
        <w:t>XML Example</w:t>
      </w:r>
      <w:bookmarkEnd w:id="3451"/>
      <w:bookmarkEnd w:id="3452"/>
      <w:bookmarkEnd w:id="3453"/>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46A0683" w:rsidR="00F86237" w:rsidRPr="009F1B7D" w:rsidRDefault="00F86237" w:rsidP="00011096">
            <w:pPr>
              <w:pStyle w:val="XML4"/>
            </w:pPr>
            <w:r w:rsidRPr="009F1B7D">
              <w:t>&lt;version&gt;1.</w:t>
            </w:r>
            <w:ins w:id="3454" w:author="Anees Shaikh" w:date="2013-11-24T22:50:00Z">
              <w:r w:rsidR="00983DE7">
                <w:t>3</w:t>
              </w:r>
            </w:ins>
            <w:del w:id="3455" w:author="Anees Shaikh" w:date="2013-11-24T22:50:00Z">
              <w:r w:rsidRPr="009F1B7D" w:rsidDel="00983DE7">
                <w:delText>2</w:delText>
              </w:r>
            </w:del>
            <w:r w:rsidRPr="009F1B7D">
              <w:t>&lt;/version&gt;</w:t>
            </w:r>
          </w:p>
          <w:p w14:paraId="325F6D72" w14:textId="2288B472" w:rsidR="00F86237" w:rsidRPr="009F1B7D" w:rsidRDefault="00F86237" w:rsidP="00011096">
            <w:pPr>
              <w:pStyle w:val="XML4"/>
            </w:pPr>
            <w:r w:rsidRPr="009F1B7D">
              <w:t>&lt;version&gt;1.</w:t>
            </w:r>
            <w:ins w:id="3456" w:author="Anees Shaikh" w:date="2013-11-24T22:50:00Z">
              <w:r w:rsidR="00983DE7">
                <w:t>0</w:t>
              </w:r>
            </w:ins>
            <w:del w:id="3457" w:author="Anees Shaikh" w:date="2013-11-24T22:50:00Z">
              <w:r w:rsidRPr="009F1B7D" w:rsidDel="00983DE7">
                <w:delText>1</w:delText>
              </w:r>
            </w:del>
            <w:r w:rsidRPr="009F1B7D">
              <w:t>&lt;/version&gt;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3458" w:name="_Toc333523611"/>
      <w:bookmarkStart w:id="3459" w:name="_Toc335147698"/>
      <w:bookmarkStart w:id="3460" w:name="_Toc333523612"/>
      <w:bookmarkStart w:id="3461" w:name="_Toc335147699"/>
      <w:bookmarkStart w:id="3462" w:name="_Toc333523613"/>
      <w:bookmarkStart w:id="3463" w:name="_Toc335147700"/>
      <w:bookmarkStart w:id="3464" w:name="_Toc333523614"/>
      <w:bookmarkStart w:id="3465" w:name="_Toc335147701"/>
      <w:bookmarkStart w:id="3466" w:name="_Toc333523615"/>
      <w:bookmarkStart w:id="3467" w:name="_Toc335147702"/>
      <w:bookmarkStart w:id="3468" w:name="_Toc333523616"/>
      <w:bookmarkStart w:id="3469" w:name="_Toc335147703"/>
      <w:bookmarkStart w:id="3470" w:name="_Toc333523617"/>
      <w:bookmarkStart w:id="3471" w:name="_Toc335147704"/>
      <w:bookmarkStart w:id="3472" w:name="_Toc333523618"/>
      <w:bookmarkStart w:id="3473" w:name="_Toc335147705"/>
      <w:bookmarkStart w:id="3474" w:name="_Toc333523619"/>
      <w:bookmarkStart w:id="3475" w:name="_Toc335147706"/>
      <w:bookmarkStart w:id="3476" w:name="_Toc243774069"/>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r>
        <w:t>OpenFlow Resource</w:t>
      </w:r>
      <w:bookmarkEnd w:id="3476"/>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3477" w:name="_Toc315954007"/>
      <w:bookmarkStart w:id="3478" w:name="_Toc316542517"/>
      <w:bookmarkStart w:id="3479" w:name="_Toc243774070"/>
      <w:r w:rsidRPr="00DB42FD">
        <w:t>UML Diagram</w:t>
      </w:r>
      <w:bookmarkEnd w:id="3477"/>
      <w:bookmarkEnd w:id="3478"/>
      <w:bookmarkEnd w:id="3479"/>
    </w:p>
    <w:p w14:paraId="391E3FB1" w14:textId="6B85638F" w:rsidR="00F86237" w:rsidRPr="009F1B7D" w:rsidRDefault="00C834EB" w:rsidP="00F86237">
      <w:pPr>
        <w:keepNext/>
        <w:jc w:val="center"/>
      </w:pPr>
      <w:r>
        <w:object w:dxaOrig="7871" w:dyaOrig="3119" w14:anchorId="2992459D">
          <v:shape id="_x0000_i1034" type="#_x0000_t75" style="width:393.75pt;height:155.25pt" o:ole="">
            <v:imagedata r:id="rId33" o:title=""/>
          </v:shape>
          <o:OLEObject Type="Embed" ProgID="Visio.Drawing.11" ShapeID="_x0000_i1034" DrawAspect="Content" ObjectID="_1448698034" r:id="rId34"/>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2AE6D741" w14:textId="77777777" w:rsidR="00F86237" w:rsidRPr="009F1B7D" w:rsidRDefault="00F86237" w:rsidP="00D14D27">
      <w:pPr>
        <w:pStyle w:val="Heading3"/>
        <w:rPr>
          <w:del w:id="3480" w:author="aas" w:date="2013-10-14T02:06:00Z"/>
        </w:rPr>
      </w:pPr>
      <w:bookmarkStart w:id="3481" w:name="_Toc315954008"/>
      <w:bookmarkStart w:id="3482" w:name="_Toc316542518"/>
      <w:bookmarkStart w:id="3483" w:name="OLE_LINK9"/>
      <w:bookmarkStart w:id="3484" w:name="OLE_LINK10"/>
      <w:bookmarkStart w:id="3485" w:name="_Toc315954009"/>
      <w:bookmarkStart w:id="3486" w:name="_Toc316542519"/>
      <w:del w:id="3487" w:author="aas" w:date="2013-10-14T02:06:00Z">
        <w:r w:rsidRPr="00DB42FD">
          <w:delText>XML Schema</w:delText>
        </w:r>
        <w:bookmarkEnd w:id="3481"/>
        <w:bookmarkEnd w:id="3482"/>
      </w:del>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0FA1F0F0" w14:textId="77777777" w:rsidTr="00C128FA">
        <w:trPr>
          <w:del w:id="3488" w:author="aas" w:date="2013-10-14T02:06:00Z"/>
        </w:trPr>
        <w:tc>
          <w:tcPr>
            <w:tcW w:w="5000" w:type="pct"/>
            <w:shd w:val="clear" w:color="auto" w:fill="C8FCCD"/>
          </w:tcPr>
          <w:p w14:paraId="74DCB0BA" w14:textId="77777777" w:rsidR="0058493D" w:rsidRDefault="0058493D" w:rsidP="0058493D">
            <w:pPr>
              <w:pStyle w:val="XML1"/>
              <w:rPr>
                <w:del w:id="3489" w:author="aas" w:date="2013-10-14T02:06:00Z"/>
              </w:rPr>
            </w:pPr>
            <w:del w:id="3490" w:author="aas" w:date="2013-10-14T02:06:00Z">
              <w:r>
                <w:delText xml:space="preserve">  &lt;xs:group name="OFResourceType"&gt;</w:delText>
              </w:r>
            </w:del>
          </w:p>
          <w:p w14:paraId="5174C0C9" w14:textId="77777777" w:rsidR="0058493D" w:rsidRDefault="0058493D" w:rsidP="0058493D">
            <w:pPr>
              <w:pStyle w:val="XML1"/>
              <w:rPr>
                <w:del w:id="3491" w:author="aas" w:date="2013-10-14T02:06:00Z"/>
              </w:rPr>
            </w:pPr>
            <w:del w:id="3492" w:author="aas" w:date="2013-10-14T02:06:00Z">
              <w:r>
                <w:delText xml:space="preserve">    &lt;xs:annotation&gt;</w:delText>
              </w:r>
            </w:del>
          </w:p>
          <w:p w14:paraId="0714CA8C" w14:textId="77777777" w:rsidR="0058493D" w:rsidRDefault="0058493D" w:rsidP="0058493D">
            <w:pPr>
              <w:pStyle w:val="XML1"/>
              <w:rPr>
                <w:del w:id="3493" w:author="aas" w:date="2013-10-14T02:06:00Z"/>
              </w:rPr>
            </w:pPr>
            <w:del w:id="3494" w:author="aas" w:date="2013-10-14T02:06:00Z">
              <w:r>
                <w:delText xml:space="preserve">      &lt;xs:documentation&gt;</w:delText>
              </w:r>
            </w:del>
          </w:p>
          <w:p w14:paraId="43AB0313" w14:textId="77777777" w:rsidR="0058493D" w:rsidRDefault="0058493D" w:rsidP="0058493D">
            <w:pPr>
              <w:pStyle w:val="XML1"/>
              <w:rPr>
                <w:del w:id="3495" w:author="aas" w:date="2013-10-14T02:06:00Z"/>
              </w:rPr>
            </w:pPr>
            <w:del w:id="3496" w:author="aas" w:date="2013-10-14T02:06:00Z">
              <w:r>
                <w:delText xml:space="preserve">        This element specifies a generic OpenFlow resource</w:delText>
              </w:r>
            </w:del>
          </w:p>
          <w:p w14:paraId="12A1BBCF" w14:textId="77777777" w:rsidR="0058493D" w:rsidRDefault="0058493D" w:rsidP="0058493D">
            <w:pPr>
              <w:pStyle w:val="XML1"/>
              <w:rPr>
                <w:del w:id="3497" w:author="aas" w:date="2013-10-14T02:06:00Z"/>
              </w:rPr>
            </w:pPr>
            <w:del w:id="3498" w:author="aas" w:date="2013-10-14T02:06:00Z">
              <w:r>
                <w:delText xml:space="preserve">        that is used as a basis for specific resources. Even though</w:delText>
              </w:r>
            </w:del>
          </w:p>
          <w:p w14:paraId="61AEA7C0" w14:textId="77777777" w:rsidR="0058493D" w:rsidRDefault="0058493D" w:rsidP="0058493D">
            <w:pPr>
              <w:pStyle w:val="XML1"/>
              <w:rPr>
                <w:del w:id="3499" w:author="aas" w:date="2013-10-14T02:06:00Z"/>
              </w:rPr>
            </w:pPr>
            <w:del w:id="3500" w:author="aas" w:date="2013-10-14T02:06:00Z">
              <w:r>
                <w:delText xml:space="preserve">        this element is not used on its own the following rules for</w:delText>
              </w:r>
            </w:del>
          </w:p>
          <w:p w14:paraId="04664965" w14:textId="77777777" w:rsidR="0058493D" w:rsidRDefault="0058493D" w:rsidP="0058493D">
            <w:pPr>
              <w:pStyle w:val="XML1"/>
              <w:rPr>
                <w:del w:id="3501" w:author="aas" w:date="2013-10-14T02:06:00Z"/>
              </w:rPr>
            </w:pPr>
            <w:del w:id="3502" w:author="aas" w:date="2013-10-14T02:06:00Z">
              <w:r>
                <w:delText xml:space="preserve">        NETCONF operations MUST be obeyed also by elemnts using this</w:delText>
              </w:r>
            </w:del>
          </w:p>
          <w:p w14:paraId="631A5698" w14:textId="77777777" w:rsidR="0058493D" w:rsidRDefault="0058493D" w:rsidP="0058493D">
            <w:pPr>
              <w:pStyle w:val="XML1"/>
              <w:rPr>
                <w:del w:id="3503" w:author="aas" w:date="2013-10-14T02:06:00Z"/>
              </w:rPr>
            </w:pPr>
            <w:del w:id="3504" w:author="aas" w:date="2013-10-14T02:06:00Z">
              <w:r>
                <w:delText xml:space="preserve">        element.</w:delText>
              </w:r>
            </w:del>
          </w:p>
          <w:p w14:paraId="0478FA30" w14:textId="77777777" w:rsidR="0058493D" w:rsidRDefault="0058493D" w:rsidP="0058493D">
            <w:pPr>
              <w:pStyle w:val="XML1"/>
              <w:rPr>
                <w:del w:id="3505" w:author="aas" w:date="2013-10-14T02:06:00Z"/>
              </w:rPr>
            </w:pPr>
          </w:p>
          <w:p w14:paraId="3022A54E" w14:textId="77777777" w:rsidR="0058493D" w:rsidRDefault="0058493D" w:rsidP="0058493D">
            <w:pPr>
              <w:pStyle w:val="XML1"/>
              <w:rPr>
                <w:del w:id="3506" w:author="aas" w:date="2013-10-14T02:06:00Z"/>
              </w:rPr>
            </w:pPr>
            <w:del w:id="3507" w:author="aas" w:date="2013-10-14T02:06:00Z">
              <w:r>
                <w:delText xml:space="preserve">        NETCONF &amp;lt;edit-config&amp;gt; operations MUST be implemented as </w:delText>
              </w:r>
            </w:del>
          </w:p>
          <w:p w14:paraId="3C2C7F12" w14:textId="77777777" w:rsidR="0058493D" w:rsidRDefault="0058493D" w:rsidP="0058493D">
            <w:pPr>
              <w:pStyle w:val="XML1"/>
              <w:rPr>
                <w:del w:id="3508" w:author="aas" w:date="2013-10-14T02:06:00Z"/>
              </w:rPr>
            </w:pPr>
            <w:del w:id="3509" w:author="aas" w:date="2013-10-14T02:06:00Z">
              <w:r>
                <w:delText xml:space="preserve">        follows: </w:delText>
              </w:r>
            </w:del>
          </w:p>
          <w:p w14:paraId="1213B84C" w14:textId="77777777" w:rsidR="0058493D" w:rsidRDefault="0058493D" w:rsidP="0058493D">
            <w:pPr>
              <w:pStyle w:val="XML1"/>
              <w:rPr>
                <w:del w:id="3510" w:author="aas" w:date="2013-10-14T02:06:00Z"/>
              </w:rPr>
            </w:pPr>
          </w:p>
          <w:p w14:paraId="1991FE86" w14:textId="77777777" w:rsidR="0058493D" w:rsidRDefault="0058493D" w:rsidP="0058493D">
            <w:pPr>
              <w:pStyle w:val="XML1"/>
              <w:rPr>
                <w:del w:id="3511" w:author="aas" w:date="2013-10-14T02:06:00Z"/>
              </w:rPr>
            </w:pPr>
            <w:del w:id="3512" w:author="aas" w:date="2013-10-14T02:06:00Z">
              <w:r>
                <w:delText xml:space="preserve">        * The 'id' element MUST be present at all &amp;lt;edit-config&amp;gt;</w:delText>
              </w:r>
            </w:del>
          </w:p>
          <w:p w14:paraId="10DE1607" w14:textId="77777777" w:rsidR="0058493D" w:rsidRDefault="0058493D" w:rsidP="0058493D">
            <w:pPr>
              <w:pStyle w:val="XML1"/>
              <w:rPr>
                <w:del w:id="3513" w:author="aas" w:date="2013-10-14T02:06:00Z"/>
              </w:rPr>
            </w:pPr>
            <w:del w:id="3514" w:author="aas" w:date="2013-10-14T02:06:00Z">
              <w:r>
                <w:delText xml:space="preserve">        operations to identify the resource.</w:delText>
              </w:r>
            </w:del>
          </w:p>
          <w:p w14:paraId="32FFB8A0" w14:textId="77777777" w:rsidR="0058493D" w:rsidRDefault="0058493D" w:rsidP="0058493D">
            <w:pPr>
              <w:pStyle w:val="XML1"/>
              <w:rPr>
                <w:del w:id="3515" w:author="aas" w:date="2013-10-14T02:06:00Z"/>
              </w:rPr>
            </w:pPr>
            <w:del w:id="3516" w:author="aas" w:date="2013-10-14T02:06:00Z">
              <w:r>
                <w:delText xml:space="preserve">        * If the operation is 'merge' or 'replace', the element is</w:delText>
              </w:r>
            </w:del>
          </w:p>
          <w:p w14:paraId="175AA0CD" w14:textId="77777777" w:rsidR="0058493D" w:rsidRDefault="0058493D" w:rsidP="0058493D">
            <w:pPr>
              <w:pStyle w:val="XML1"/>
              <w:rPr>
                <w:del w:id="3517" w:author="aas" w:date="2013-10-14T02:06:00Z"/>
              </w:rPr>
            </w:pPr>
            <w:del w:id="3518" w:author="aas" w:date="2013-10-14T02:06:00Z">
              <w:r>
                <w:delText xml:space="preserve">        created if it does not exist, and its value is set to the</w:delText>
              </w:r>
            </w:del>
          </w:p>
          <w:p w14:paraId="0AD7A7AD" w14:textId="77777777" w:rsidR="0058493D" w:rsidRDefault="0058493D" w:rsidP="0058493D">
            <w:pPr>
              <w:pStyle w:val="XML1"/>
              <w:rPr>
                <w:del w:id="3519" w:author="aas" w:date="2013-10-14T02:06:00Z"/>
              </w:rPr>
            </w:pPr>
            <w:del w:id="3520" w:author="aas" w:date="2013-10-14T02:06:00Z">
              <w:r>
                <w:delText xml:space="preserve">        value found in the XML RPC data.</w:delText>
              </w:r>
            </w:del>
          </w:p>
          <w:p w14:paraId="0E484B1A" w14:textId="77777777" w:rsidR="0058493D" w:rsidRDefault="0058493D" w:rsidP="0058493D">
            <w:pPr>
              <w:pStyle w:val="XML1"/>
              <w:rPr>
                <w:del w:id="3521" w:author="aas" w:date="2013-10-14T02:06:00Z"/>
              </w:rPr>
            </w:pPr>
            <w:del w:id="3522" w:author="aas" w:date="2013-10-14T02:06:00Z">
              <w:r>
                <w:delText xml:space="preserve">        * If the operation is 'create', the element is created if it</w:delText>
              </w:r>
            </w:del>
          </w:p>
          <w:p w14:paraId="0675E137" w14:textId="77777777" w:rsidR="0058493D" w:rsidRDefault="0058493D" w:rsidP="0058493D">
            <w:pPr>
              <w:pStyle w:val="XML1"/>
              <w:rPr>
                <w:del w:id="3523" w:author="aas" w:date="2013-10-14T02:06:00Z"/>
              </w:rPr>
            </w:pPr>
            <w:del w:id="3524" w:author="aas" w:date="2013-10-14T02:06:00Z">
              <w:r>
                <w:delText xml:space="preserve">        does not exist. If the element already exists, a</w:delText>
              </w:r>
            </w:del>
          </w:p>
          <w:p w14:paraId="734DBA5E" w14:textId="77777777" w:rsidR="0058493D" w:rsidRDefault="0058493D" w:rsidP="0058493D">
            <w:pPr>
              <w:pStyle w:val="XML1"/>
              <w:rPr>
                <w:del w:id="3525" w:author="aas" w:date="2013-10-14T02:06:00Z"/>
              </w:rPr>
            </w:pPr>
            <w:del w:id="3526" w:author="aas" w:date="2013-10-14T02:06:00Z">
              <w:r>
                <w:delText xml:space="preserve">        'data</w:delText>
              </w:r>
              <w:r>
                <w:rPr>
                  <w:rFonts w:ascii="MS Mincho" w:eastAsia="MS Mincho" w:hAnsi="MS Mincho" w:cs="MS Mincho" w:hint="eastAsia"/>
                </w:rPr>
                <w:delText>‑</w:delText>
              </w:r>
              <w:r>
                <w:delText>exists' error is returned.</w:delText>
              </w:r>
            </w:del>
          </w:p>
          <w:p w14:paraId="07F39B9E" w14:textId="77777777" w:rsidR="0058493D" w:rsidRDefault="0058493D" w:rsidP="0058493D">
            <w:pPr>
              <w:pStyle w:val="XML1"/>
              <w:rPr>
                <w:del w:id="3527" w:author="aas" w:date="2013-10-14T02:06:00Z"/>
              </w:rPr>
            </w:pPr>
            <w:del w:id="3528" w:author="aas" w:date="2013-10-14T02:06:00Z">
              <w:r>
                <w:delText xml:space="preserve">        * If the operation is 'delete', the element is deleted if it</w:delText>
              </w:r>
            </w:del>
          </w:p>
          <w:p w14:paraId="27A5AC6E" w14:textId="77777777" w:rsidR="0058493D" w:rsidRDefault="0058493D" w:rsidP="0058493D">
            <w:pPr>
              <w:pStyle w:val="XML1"/>
              <w:rPr>
                <w:del w:id="3529" w:author="aas" w:date="2013-10-14T02:06:00Z"/>
              </w:rPr>
            </w:pPr>
            <w:del w:id="353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19D4BC00" w14:textId="77777777" w:rsidR="0058493D" w:rsidRDefault="0058493D" w:rsidP="0058493D">
            <w:pPr>
              <w:pStyle w:val="XML1"/>
              <w:rPr>
                <w:del w:id="3531" w:author="aas" w:date="2013-10-14T02:06:00Z"/>
              </w:rPr>
            </w:pPr>
            <w:del w:id="3532" w:author="aas" w:date="2013-10-14T02:06:00Z">
              <w:r>
                <w:delText xml:space="preserve">        error is returned.</w:delText>
              </w:r>
            </w:del>
          </w:p>
          <w:p w14:paraId="113CFCC8" w14:textId="77777777" w:rsidR="0058493D" w:rsidRDefault="0058493D" w:rsidP="0058493D">
            <w:pPr>
              <w:pStyle w:val="XML1"/>
              <w:rPr>
                <w:del w:id="3533" w:author="aas" w:date="2013-10-14T02:06:00Z"/>
              </w:rPr>
            </w:pPr>
            <w:del w:id="3534" w:author="aas" w:date="2013-10-14T02:06:00Z">
              <w:r>
                <w:delText xml:space="preserve">      &lt;/xs:documentation&gt;</w:delText>
              </w:r>
            </w:del>
          </w:p>
          <w:p w14:paraId="6BBA41A5" w14:textId="77777777" w:rsidR="0058493D" w:rsidRDefault="0058493D" w:rsidP="0058493D">
            <w:pPr>
              <w:pStyle w:val="XML1"/>
              <w:rPr>
                <w:del w:id="3535" w:author="aas" w:date="2013-10-14T02:06:00Z"/>
              </w:rPr>
            </w:pPr>
            <w:del w:id="3536" w:author="aas" w:date="2013-10-14T02:06:00Z">
              <w:r>
                <w:delText xml:space="preserve">    &lt;/xs:annotation&gt;</w:delText>
              </w:r>
            </w:del>
          </w:p>
          <w:p w14:paraId="63755199" w14:textId="77777777" w:rsidR="0058493D" w:rsidRDefault="0058493D" w:rsidP="0058493D">
            <w:pPr>
              <w:pStyle w:val="XML1"/>
              <w:rPr>
                <w:del w:id="3537" w:author="aas" w:date="2013-10-14T02:06:00Z"/>
              </w:rPr>
            </w:pPr>
          </w:p>
          <w:p w14:paraId="26C841C3" w14:textId="77777777" w:rsidR="0058493D" w:rsidRDefault="0058493D" w:rsidP="0058493D">
            <w:pPr>
              <w:pStyle w:val="XML1"/>
              <w:rPr>
                <w:del w:id="3538" w:author="aas" w:date="2013-10-14T02:06:00Z"/>
              </w:rPr>
            </w:pPr>
            <w:del w:id="3539" w:author="aas" w:date="2013-10-14T02:06:00Z">
              <w:r>
                <w:delText xml:space="preserve">    &lt;xs:sequence&gt;</w:delText>
              </w:r>
            </w:del>
          </w:p>
          <w:p w14:paraId="6B8F8DE2" w14:textId="77777777" w:rsidR="0058493D" w:rsidRDefault="0058493D" w:rsidP="0058493D">
            <w:pPr>
              <w:pStyle w:val="XML1"/>
              <w:rPr>
                <w:del w:id="3540" w:author="aas" w:date="2013-10-14T02:06:00Z"/>
              </w:rPr>
            </w:pPr>
            <w:del w:id="3541" w:author="aas" w:date="2013-10-14T02:06:00Z">
              <w:r>
                <w:delText xml:space="preserve">      &lt;xs:element name="resource-id"  type="inet:uri"&gt;</w:delText>
              </w:r>
            </w:del>
          </w:p>
          <w:p w14:paraId="7D431235" w14:textId="77777777" w:rsidR="0058493D" w:rsidRDefault="0058493D" w:rsidP="0058493D">
            <w:pPr>
              <w:pStyle w:val="XML1"/>
              <w:rPr>
                <w:del w:id="3542" w:author="aas" w:date="2013-10-14T02:06:00Z"/>
              </w:rPr>
            </w:pPr>
            <w:del w:id="3543" w:author="aas" w:date="2013-10-14T02:06:00Z">
              <w:r>
                <w:delText xml:space="preserve">        &lt;xs:annotation&gt;</w:delText>
              </w:r>
            </w:del>
          </w:p>
          <w:p w14:paraId="111E65E1" w14:textId="77777777" w:rsidR="0058493D" w:rsidRDefault="0058493D" w:rsidP="0058493D">
            <w:pPr>
              <w:pStyle w:val="XML1"/>
              <w:rPr>
                <w:del w:id="3544" w:author="aas" w:date="2013-10-14T02:06:00Z"/>
              </w:rPr>
            </w:pPr>
            <w:del w:id="3545" w:author="aas" w:date="2013-10-14T02:06:00Z">
              <w:r>
                <w:delText xml:space="preserve">          &lt;xs:documentation&gt;</w:delText>
              </w:r>
            </w:del>
          </w:p>
          <w:p w14:paraId="56372E7F" w14:textId="77777777" w:rsidR="0058493D" w:rsidRDefault="0058493D" w:rsidP="0058493D">
            <w:pPr>
              <w:pStyle w:val="XML1"/>
              <w:rPr>
                <w:del w:id="3546" w:author="aas" w:date="2013-10-14T02:06:00Z"/>
              </w:rPr>
            </w:pPr>
            <w:del w:id="3547" w:author="aas" w:date="2013-10-14T02:06:00Z">
              <w:r>
                <w:delText xml:space="preserve">            A unique but locally arbitrary identifier that</w:delText>
              </w:r>
            </w:del>
          </w:p>
          <w:p w14:paraId="1DFF9C19" w14:textId="77777777" w:rsidR="0058493D" w:rsidRDefault="0058493D" w:rsidP="0058493D">
            <w:pPr>
              <w:pStyle w:val="XML1"/>
              <w:rPr>
                <w:del w:id="3548" w:author="aas" w:date="2013-10-14T02:06:00Z"/>
              </w:rPr>
            </w:pPr>
            <w:del w:id="3549" w:author="aas" w:date="2013-10-14T02:06:00Z">
              <w:r>
                <w:delText xml:space="preserve">            uniquely identifies an OpenFlow Port within the context  </w:delText>
              </w:r>
            </w:del>
          </w:p>
          <w:p w14:paraId="72143C60" w14:textId="77777777" w:rsidR="0058493D" w:rsidRDefault="0058493D" w:rsidP="0058493D">
            <w:pPr>
              <w:pStyle w:val="XML1"/>
              <w:rPr>
                <w:del w:id="3550" w:author="aas" w:date="2013-10-14T02:06:00Z"/>
              </w:rPr>
            </w:pPr>
            <w:del w:id="3551" w:author="aas" w:date="2013-10-14T02:06:00Z">
              <w:r>
                <w:delText xml:space="preserve">            of an OpenFlow Logical Switch.  It MUST be persistent</w:delText>
              </w:r>
            </w:del>
          </w:p>
          <w:p w14:paraId="0D5D3227" w14:textId="77777777" w:rsidR="0058493D" w:rsidRDefault="0058493D" w:rsidP="0058493D">
            <w:pPr>
              <w:pStyle w:val="XML1"/>
              <w:rPr>
                <w:del w:id="3552" w:author="aas" w:date="2013-10-14T02:06:00Z"/>
              </w:rPr>
            </w:pPr>
            <w:del w:id="3553" w:author="aas" w:date="2013-10-14T02:06:00Z">
              <w:r>
                <w:delText xml:space="preserve">            across reboots of the OpenFlow Capable Switch.</w:delText>
              </w:r>
            </w:del>
          </w:p>
          <w:p w14:paraId="4B59BEA2" w14:textId="77777777" w:rsidR="0058493D" w:rsidRDefault="0058493D" w:rsidP="0058493D">
            <w:pPr>
              <w:pStyle w:val="XML1"/>
              <w:rPr>
                <w:del w:id="3554" w:author="aas" w:date="2013-10-14T02:06:00Z"/>
              </w:rPr>
            </w:pPr>
          </w:p>
          <w:p w14:paraId="4CF33D18" w14:textId="77777777" w:rsidR="0058493D" w:rsidRDefault="0058493D" w:rsidP="0058493D">
            <w:pPr>
              <w:pStyle w:val="XML1"/>
              <w:rPr>
                <w:del w:id="3555" w:author="aas" w:date="2013-10-14T02:06:00Z"/>
              </w:rPr>
            </w:pPr>
            <w:del w:id="3556" w:author="aas" w:date="2013-10-14T02:06:00Z">
              <w:r>
                <w:delText xml:space="preserve">            This element MUST be present to identify the OpenFlow</w:delText>
              </w:r>
            </w:del>
          </w:p>
          <w:p w14:paraId="2A7B9F4E" w14:textId="77777777" w:rsidR="0058493D" w:rsidRDefault="0058493D" w:rsidP="0058493D">
            <w:pPr>
              <w:pStyle w:val="XML1"/>
              <w:rPr>
                <w:del w:id="3557" w:author="aas" w:date="2013-10-14T02:06:00Z"/>
              </w:rPr>
            </w:pPr>
            <w:del w:id="3558" w:author="aas" w:date="2013-10-14T02:06:00Z">
              <w:r>
                <w:delText xml:space="preserve">            resource.</w:delText>
              </w:r>
            </w:del>
          </w:p>
          <w:p w14:paraId="639B4827" w14:textId="77777777" w:rsidR="0058493D" w:rsidRDefault="0058493D" w:rsidP="0058493D">
            <w:pPr>
              <w:pStyle w:val="XML1"/>
              <w:rPr>
                <w:del w:id="3559" w:author="aas" w:date="2013-10-14T02:06:00Z"/>
              </w:rPr>
            </w:pPr>
            <w:del w:id="3560" w:author="aas" w:date="2013-10-14T02:06:00Z">
              <w:r>
                <w:delText xml:space="preserve">          &lt;/xs:documentation&gt;</w:delText>
              </w:r>
            </w:del>
          </w:p>
          <w:p w14:paraId="572BF1AF" w14:textId="77777777" w:rsidR="0058493D" w:rsidRDefault="0058493D" w:rsidP="0058493D">
            <w:pPr>
              <w:pStyle w:val="XML1"/>
              <w:rPr>
                <w:del w:id="3561" w:author="aas" w:date="2013-10-14T02:06:00Z"/>
              </w:rPr>
            </w:pPr>
            <w:del w:id="3562" w:author="aas" w:date="2013-10-14T02:06:00Z">
              <w:r>
                <w:delText xml:space="preserve">        &lt;/xs:annotation&gt;</w:delText>
              </w:r>
            </w:del>
          </w:p>
          <w:p w14:paraId="4BE3A788" w14:textId="77777777" w:rsidR="0058493D" w:rsidRDefault="0058493D" w:rsidP="0058493D">
            <w:pPr>
              <w:pStyle w:val="XML1"/>
              <w:rPr>
                <w:del w:id="3563" w:author="aas" w:date="2013-10-14T02:06:00Z"/>
              </w:rPr>
            </w:pPr>
            <w:del w:id="3564" w:author="aas" w:date="2013-10-14T02:06:00Z">
              <w:r>
                <w:delText xml:space="preserve">      &lt;/xs:element&gt;</w:delText>
              </w:r>
            </w:del>
          </w:p>
          <w:p w14:paraId="779EE7E4" w14:textId="77777777" w:rsidR="0058493D" w:rsidRDefault="0058493D" w:rsidP="0058493D">
            <w:pPr>
              <w:pStyle w:val="XML1"/>
              <w:rPr>
                <w:del w:id="3565" w:author="aas" w:date="2013-10-14T02:06:00Z"/>
              </w:rPr>
            </w:pPr>
            <w:del w:id="3566" w:author="aas" w:date="2013-10-14T02:06:00Z">
              <w:r>
                <w:delText xml:space="preserve">    &lt;/xs:sequence&gt;</w:delText>
              </w:r>
            </w:del>
          </w:p>
          <w:p w14:paraId="26330DB7" w14:textId="77777777" w:rsidR="00F86237" w:rsidRPr="009F1B7D" w:rsidRDefault="0058493D" w:rsidP="00011096">
            <w:pPr>
              <w:pStyle w:val="XML1"/>
              <w:rPr>
                <w:del w:id="3567" w:author="aas" w:date="2013-10-14T02:06:00Z"/>
              </w:rPr>
            </w:pPr>
            <w:del w:id="3568" w:author="aas" w:date="2013-10-14T02:06:00Z">
              <w:r>
                <w:delText xml:space="preserve">  &lt;/xs:group&gt;</w:delText>
              </w:r>
            </w:del>
          </w:p>
        </w:tc>
      </w:tr>
    </w:tbl>
    <w:p w14:paraId="52A4D74A" w14:textId="77777777" w:rsidR="00F86237" w:rsidRPr="009F1B7D" w:rsidRDefault="00F86237" w:rsidP="00F86237">
      <w:pPr>
        <w:rPr>
          <w:del w:id="3569" w:author="aas" w:date="2013-10-14T02:06:00Z"/>
        </w:rPr>
      </w:pPr>
    </w:p>
    <w:p w14:paraId="299FB8E8" w14:textId="77777777" w:rsidR="00F86237" w:rsidRPr="009F1B7D" w:rsidRDefault="00F86237" w:rsidP="00D14D27">
      <w:pPr>
        <w:pStyle w:val="Heading3"/>
      </w:pPr>
      <w:bookmarkStart w:id="3570" w:name="_Toc243774071"/>
      <w:bookmarkEnd w:id="3483"/>
      <w:bookmarkEnd w:id="3484"/>
      <w:r w:rsidRPr="00DB42FD">
        <w:t>XML Example</w:t>
      </w:r>
      <w:bookmarkEnd w:id="3485"/>
      <w:bookmarkEnd w:id="3486"/>
      <w:bookmarkEnd w:id="3570"/>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3571" w:name="_Toc333523901"/>
      <w:bookmarkStart w:id="3572" w:name="_Toc335147988"/>
      <w:bookmarkStart w:id="3573" w:name="_Toc333523902"/>
      <w:bookmarkStart w:id="3574" w:name="_Toc335147989"/>
      <w:bookmarkStart w:id="3575" w:name="_Toc333523903"/>
      <w:bookmarkStart w:id="3576" w:name="_Toc335147990"/>
      <w:bookmarkStart w:id="3577" w:name="_Toc333523904"/>
      <w:bookmarkStart w:id="3578" w:name="_Toc335147991"/>
      <w:bookmarkStart w:id="3579" w:name="_Toc333523939"/>
      <w:bookmarkStart w:id="3580" w:name="_Toc335148026"/>
      <w:bookmarkStart w:id="3581" w:name="_Toc243774072"/>
      <w:bookmarkEnd w:id="3571"/>
      <w:bookmarkEnd w:id="3572"/>
      <w:bookmarkEnd w:id="3573"/>
      <w:bookmarkEnd w:id="3574"/>
      <w:bookmarkEnd w:id="3575"/>
      <w:bookmarkEnd w:id="3576"/>
      <w:bookmarkEnd w:id="3577"/>
      <w:bookmarkEnd w:id="3578"/>
      <w:bookmarkEnd w:id="3579"/>
      <w:bookmarkEnd w:id="3580"/>
      <w:r>
        <w:lastRenderedPageBreak/>
        <w:t>OpenFlow Port</w:t>
      </w:r>
      <w:bookmarkEnd w:id="3581"/>
    </w:p>
    <w:p w14:paraId="53473C4E" w14:textId="074A70EA" w:rsidR="00712E70" w:rsidRDefault="009E6267" w:rsidP="00712E70">
      <w:r>
        <w:t xml:space="preserve">The OpenFlow Port is an instance of an OpenFlow resource. </w:t>
      </w:r>
      <w:r w:rsidR="00712E70">
        <w:t>It may represent a physical port or a logical port. A logical port represents a tun</w:t>
      </w:r>
      <w:ins w:id="3582" w:author="Anees Shaikh" w:date="2013-11-24T22:51:00Z">
        <w:r w:rsidR="00CB4597">
          <w:t>n</w:t>
        </w:r>
      </w:ins>
      <w:r w:rsidR="00712E70">
        <w:t>el endpoint as described in the OpenFlow protocol specification.</w:t>
      </w:r>
    </w:p>
    <w:p w14:paraId="2FDEBEAF" w14:textId="4B650F0C"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the Port State, there may be multiple Port Features. In the </w:t>
      </w:r>
      <w:r w:rsidR="00EF3488">
        <w:t xml:space="preserve">case where a </w:t>
      </w:r>
      <w:r>
        <w:t xml:space="preserve">port represents a tunnel endpoint, then the port does not contain Port Feature objects, but a </w:t>
      </w:r>
      <w:del w:id="3583" w:author="Anees Shaikh" w:date="2013-11-24T22:51:00Z">
        <w:r w:rsidDel="00C55B26">
          <w:delText xml:space="preserve">Port </w:delText>
        </w:r>
      </w:del>
      <w:ins w:id="3584" w:author="Anees Shaikh" w:date="2013-11-24T22:51:00Z">
        <w:r w:rsidR="00C55B26">
          <w:t>OpenFlow T</w:t>
        </w:r>
      </w:ins>
      <w:del w:id="3585" w:author="Anees Shaikh" w:date="2013-11-24T22:52:00Z">
        <w:r w:rsidDel="00C55B26">
          <w:delText>t</w:delText>
        </w:r>
      </w:del>
      <w:r>
        <w:t>unnel object.</w:t>
      </w:r>
    </w:p>
    <w:p w14:paraId="0F460988" w14:textId="77777777" w:rsidR="00B7089E" w:rsidRPr="009F1B7D" w:rsidRDefault="00B7089E" w:rsidP="00D14D27">
      <w:pPr>
        <w:pStyle w:val="Heading3"/>
      </w:pPr>
      <w:bookmarkStart w:id="3586" w:name="_Toc315954013"/>
      <w:bookmarkStart w:id="3587" w:name="_Toc316542523"/>
      <w:bookmarkStart w:id="3588" w:name="_Toc243774073"/>
      <w:r w:rsidRPr="00DB42FD">
        <w:t>UML Diagram</w:t>
      </w:r>
      <w:bookmarkEnd w:id="3586"/>
      <w:bookmarkEnd w:id="3587"/>
      <w:bookmarkEnd w:id="3588"/>
    </w:p>
    <w:p w14:paraId="0CE8649A" w14:textId="588E6616" w:rsidR="00B7089E" w:rsidRPr="009F1B7D" w:rsidRDefault="00B53283" w:rsidP="00B7089E">
      <w:pPr>
        <w:keepNext/>
        <w:jc w:val="center"/>
      </w:pPr>
      <w:r>
        <w:object w:dxaOrig="11183" w:dyaOrig="9687" w14:anchorId="25EAB785">
          <v:shape id="_x0000_i1035" type="#_x0000_t75" style="width:467.25pt;height:405pt" o:ole="">
            <v:imagedata r:id="rId35" o:title=""/>
          </v:shape>
          <o:OLEObject Type="Embed" ProgID="Visio.Drawing.11" ShapeID="_x0000_i1035" DrawAspect="Content" ObjectID="_1448698035" r:id="rId36"/>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8E42341" w14:textId="77777777" w:rsidR="00B7089E" w:rsidRPr="009F1B7D" w:rsidRDefault="00B7089E" w:rsidP="00B7089E">
      <w:pPr>
        <w:rPr>
          <w:del w:id="3589" w:author="aas" w:date="2013-10-14T02:06:00Z"/>
          <w:rFonts w:eastAsiaTheme="majorEastAsia" w:cstheme="majorBidi"/>
          <w:b/>
          <w:bCs/>
        </w:rPr>
      </w:pPr>
      <w:del w:id="3590" w:author="aas" w:date="2013-10-14T02:06:00Z">
        <w:r w:rsidRPr="00DB42FD">
          <w:br w:type="page"/>
        </w:r>
      </w:del>
    </w:p>
    <w:p w14:paraId="03292146" w14:textId="77777777" w:rsidR="00B7089E" w:rsidRPr="009F1B7D" w:rsidRDefault="00B7089E" w:rsidP="00D14D27">
      <w:pPr>
        <w:pStyle w:val="Heading3"/>
        <w:rPr>
          <w:del w:id="3591" w:author="aas" w:date="2013-10-14T02:06:00Z"/>
        </w:rPr>
      </w:pPr>
      <w:bookmarkStart w:id="3592" w:name="_Toc315954014"/>
      <w:bookmarkStart w:id="3593" w:name="_Toc316542524"/>
      <w:del w:id="3594" w:author="aas" w:date="2013-10-14T02:06:00Z">
        <w:r w:rsidRPr="00DB42FD">
          <w:delText>XML Schema</w:delText>
        </w:r>
        <w:bookmarkEnd w:id="3592"/>
        <w:bookmarkEnd w:id="3593"/>
      </w:del>
    </w:p>
    <w:tbl>
      <w:tblPr>
        <w:tblStyle w:val="XMLtable"/>
        <w:tblW w:w="5000" w:type="pct"/>
        <w:tblLook w:val="04A0" w:firstRow="1" w:lastRow="0" w:firstColumn="1" w:lastColumn="0" w:noHBand="0" w:noVBand="1"/>
      </w:tblPr>
      <w:tblGrid>
        <w:gridCol w:w="9474"/>
      </w:tblGrid>
      <w:tr w:rsidR="00B7089E" w:rsidRPr="009F1B7D" w14:paraId="72C6A19F" w14:textId="77777777" w:rsidTr="00C128FA">
        <w:trPr>
          <w:del w:id="3595" w:author="aas" w:date="2013-10-14T02:06:00Z"/>
        </w:trPr>
        <w:tc>
          <w:tcPr>
            <w:tcW w:w="5000" w:type="pct"/>
          </w:tcPr>
          <w:p w14:paraId="5BEE37CB" w14:textId="77777777" w:rsidR="00E02224" w:rsidRDefault="00E02224" w:rsidP="00E02224">
            <w:pPr>
              <w:pStyle w:val="XML1"/>
              <w:rPr>
                <w:del w:id="3596" w:author="aas" w:date="2013-10-14T02:06:00Z"/>
              </w:rPr>
            </w:pPr>
            <w:del w:id="3597" w:author="aas" w:date="2013-10-14T02:06:00Z">
              <w:r>
                <w:delText xml:space="preserve">  &lt;xs:group name="OFPortType"&gt;</w:delText>
              </w:r>
            </w:del>
          </w:p>
          <w:p w14:paraId="5CDF5DE2" w14:textId="77777777" w:rsidR="00E02224" w:rsidRDefault="00E02224" w:rsidP="00E02224">
            <w:pPr>
              <w:pStyle w:val="XML1"/>
              <w:rPr>
                <w:del w:id="3598" w:author="aas" w:date="2013-10-14T02:06:00Z"/>
              </w:rPr>
            </w:pPr>
            <w:del w:id="3599" w:author="aas" w:date="2013-10-14T02:06:00Z">
              <w:r>
                <w:delText xml:space="preserve">    &lt;xs:annotation&gt;</w:delText>
              </w:r>
            </w:del>
          </w:p>
          <w:p w14:paraId="0021909B" w14:textId="77777777" w:rsidR="00E02224" w:rsidRDefault="00E02224" w:rsidP="00E02224">
            <w:pPr>
              <w:pStyle w:val="XML1"/>
              <w:rPr>
                <w:del w:id="3600" w:author="aas" w:date="2013-10-14T02:06:00Z"/>
              </w:rPr>
            </w:pPr>
            <w:del w:id="3601" w:author="aas" w:date="2013-10-14T02:06:00Z">
              <w:r>
                <w:delText xml:space="preserve">      &lt;xs:documentation&gt;</w:delText>
              </w:r>
            </w:del>
          </w:p>
          <w:p w14:paraId="22B53432" w14:textId="77777777" w:rsidR="00E02224" w:rsidRDefault="00E02224" w:rsidP="00E02224">
            <w:pPr>
              <w:pStyle w:val="XML1"/>
              <w:rPr>
                <w:del w:id="3602" w:author="aas" w:date="2013-10-14T02:06:00Z"/>
              </w:rPr>
            </w:pPr>
            <w:del w:id="3603" w:author="aas" w:date="2013-10-14T02:06:00Z">
              <w:r>
                <w:delText xml:space="preserve">        This element specifies all properties of an</w:delText>
              </w:r>
            </w:del>
          </w:p>
          <w:p w14:paraId="1CA02A40" w14:textId="77777777" w:rsidR="00E02224" w:rsidRDefault="00E02224" w:rsidP="00E02224">
            <w:pPr>
              <w:pStyle w:val="XML1"/>
              <w:rPr>
                <w:del w:id="3604" w:author="aas" w:date="2013-10-14T02:06:00Z"/>
              </w:rPr>
            </w:pPr>
            <w:del w:id="3605" w:author="aas" w:date="2013-10-14T02:06:00Z">
              <w:r>
                <w:delText xml:space="preserve">        OpenFlow resource of type OpenFlow Port. It represent a</w:delText>
              </w:r>
            </w:del>
          </w:p>
          <w:p w14:paraId="47819112" w14:textId="77777777" w:rsidR="00E02224" w:rsidRDefault="00E02224" w:rsidP="00E02224">
            <w:pPr>
              <w:pStyle w:val="XML1"/>
              <w:rPr>
                <w:del w:id="3606" w:author="aas" w:date="2013-10-14T02:06:00Z"/>
              </w:rPr>
            </w:pPr>
            <w:del w:id="3607" w:author="aas" w:date="2013-10-14T02:06:00Z">
              <w:r>
                <w:delText xml:space="preserve">        physical port or a logical port of the OpenFlow Capable</w:delText>
              </w:r>
            </w:del>
          </w:p>
          <w:p w14:paraId="50A745BE" w14:textId="77777777" w:rsidR="00E02224" w:rsidRDefault="00E02224" w:rsidP="00E02224">
            <w:pPr>
              <w:pStyle w:val="XML1"/>
              <w:rPr>
                <w:del w:id="3608" w:author="aas" w:date="2013-10-14T02:06:00Z"/>
              </w:rPr>
            </w:pPr>
            <w:del w:id="3609" w:author="aas" w:date="2013-10-14T02:06:00Z">
              <w:r>
                <w:delText xml:space="preserve">        Switch and can be assigned for exclusive use to an OpenFlow</w:delText>
              </w:r>
            </w:del>
          </w:p>
          <w:p w14:paraId="3C2B5A92" w14:textId="77777777" w:rsidR="00E02224" w:rsidRDefault="00E02224" w:rsidP="00E02224">
            <w:pPr>
              <w:pStyle w:val="XML1"/>
              <w:rPr>
                <w:del w:id="3610" w:author="aas" w:date="2013-10-14T02:06:00Z"/>
              </w:rPr>
            </w:pPr>
            <w:del w:id="3611" w:author="aas" w:date="2013-10-14T02:06:00Z">
              <w:r>
                <w:delText xml:space="preserve">        Logical Switch.  A logical port represents a tunnel endpoint</w:delText>
              </w:r>
            </w:del>
          </w:p>
          <w:p w14:paraId="663E76FE" w14:textId="77777777" w:rsidR="00E02224" w:rsidRDefault="00E02224" w:rsidP="00E02224">
            <w:pPr>
              <w:pStyle w:val="XML1"/>
              <w:rPr>
                <w:del w:id="3612" w:author="aas" w:date="2013-10-14T02:06:00Z"/>
              </w:rPr>
            </w:pPr>
            <w:del w:id="3613" w:author="aas" w:date="2013-10-14T02:06:00Z">
              <w:r>
                <w:delText xml:space="preserve">        as described in the OpenFlow protocol specification versions</w:delText>
              </w:r>
            </w:del>
          </w:p>
          <w:p w14:paraId="0567D3F4" w14:textId="77777777" w:rsidR="00E02224" w:rsidRDefault="00E02224" w:rsidP="00E02224">
            <w:pPr>
              <w:pStyle w:val="XML1"/>
              <w:rPr>
                <w:del w:id="3614" w:author="aas" w:date="2013-10-14T02:06:00Z"/>
              </w:rPr>
            </w:pPr>
            <w:del w:id="3615" w:author="aas" w:date="2013-10-14T02:06:00Z">
              <w:r>
                <w:delText xml:space="preserve">        1.3 - 1.3.1.</w:delText>
              </w:r>
            </w:del>
          </w:p>
          <w:p w14:paraId="7B3AFDC5" w14:textId="77777777" w:rsidR="00E02224" w:rsidRDefault="00E02224" w:rsidP="00E02224">
            <w:pPr>
              <w:pStyle w:val="XML1"/>
              <w:rPr>
                <w:del w:id="3616" w:author="aas" w:date="2013-10-14T02:06:00Z"/>
              </w:rPr>
            </w:pPr>
          </w:p>
          <w:p w14:paraId="21266F5F" w14:textId="77777777" w:rsidR="00E02224" w:rsidRDefault="00E02224" w:rsidP="00E02224">
            <w:pPr>
              <w:pStyle w:val="XML1"/>
              <w:rPr>
                <w:del w:id="3617" w:author="aas" w:date="2013-10-14T02:06:00Z"/>
              </w:rPr>
            </w:pPr>
            <w:del w:id="3618" w:author="aas" w:date="2013-10-14T02:06:00Z">
              <w:r>
                <w:delText xml:space="preserve">        NETCONF &amp;lt;edit-config&amp;gt; operations MUST be implemented as </w:delText>
              </w:r>
            </w:del>
          </w:p>
          <w:p w14:paraId="5A8B4C47" w14:textId="77777777" w:rsidR="00E02224" w:rsidRDefault="00E02224" w:rsidP="00E02224">
            <w:pPr>
              <w:pStyle w:val="XML1"/>
              <w:rPr>
                <w:del w:id="3619" w:author="aas" w:date="2013-10-14T02:06:00Z"/>
              </w:rPr>
            </w:pPr>
            <w:del w:id="3620" w:author="aas" w:date="2013-10-14T02:06:00Z">
              <w:r>
                <w:delText xml:space="preserve">        follows: </w:delText>
              </w:r>
            </w:del>
          </w:p>
          <w:p w14:paraId="2CFA258C" w14:textId="77777777" w:rsidR="00E02224" w:rsidRDefault="00E02224" w:rsidP="00E02224">
            <w:pPr>
              <w:pStyle w:val="XML1"/>
              <w:rPr>
                <w:del w:id="3621" w:author="aas" w:date="2013-10-14T02:06:00Z"/>
              </w:rPr>
            </w:pPr>
          </w:p>
          <w:p w14:paraId="137F38F7" w14:textId="77777777" w:rsidR="00E02224" w:rsidRDefault="00E02224" w:rsidP="00E02224">
            <w:pPr>
              <w:pStyle w:val="XML1"/>
              <w:rPr>
                <w:del w:id="3622" w:author="aas" w:date="2013-10-14T02:06:00Z"/>
              </w:rPr>
            </w:pPr>
            <w:del w:id="3623" w:author="aas" w:date="2013-10-14T02:06:00Z">
              <w:r>
                <w:delText xml:space="preserve">        * The 'resource-id' element of OFResoureType MUST be present</w:delText>
              </w:r>
            </w:del>
          </w:p>
          <w:p w14:paraId="12B90BB0" w14:textId="77777777" w:rsidR="00E02224" w:rsidRDefault="00E02224" w:rsidP="00E02224">
            <w:pPr>
              <w:pStyle w:val="XML1"/>
              <w:rPr>
                <w:del w:id="3624" w:author="aas" w:date="2013-10-14T02:06:00Z"/>
              </w:rPr>
            </w:pPr>
            <w:del w:id="3625" w:author="aas" w:date="2013-10-14T02:06:00Z">
              <w:r>
                <w:delText xml:space="preserve">        at all &amp;lt;edit-config&amp;gt; operations to identify the port.</w:delText>
              </w:r>
            </w:del>
          </w:p>
          <w:p w14:paraId="60021C01" w14:textId="77777777" w:rsidR="00E02224" w:rsidRDefault="00E02224" w:rsidP="00E02224">
            <w:pPr>
              <w:pStyle w:val="XML1"/>
              <w:rPr>
                <w:del w:id="3626" w:author="aas" w:date="2013-10-14T02:06:00Z"/>
              </w:rPr>
            </w:pPr>
            <w:del w:id="3627" w:author="aas" w:date="2013-10-14T02:06:00Z">
              <w:r>
                <w:delText xml:space="preserve">        * If the operation is 'merge' or 'replace', the element is</w:delText>
              </w:r>
            </w:del>
          </w:p>
          <w:p w14:paraId="4BF92DA0" w14:textId="77777777" w:rsidR="00E02224" w:rsidRDefault="00E02224" w:rsidP="00E02224">
            <w:pPr>
              <w:pStyle w:val="XML1"/>
              <w:rPr>
                <w:del w:id="3628" w:author="aas" w:date="2013-10-14T02:06:00Z"/>
              </w:rPr>
            </w:pPr>
            <w:del w:id="3629" w:author="aas" w:date="2013-10-14T02:06:00Z">
              <w:r>
                <w:delText xml:space="preserve">        created if it does not exist, and its value is set to the</w:delText>
              </w:r>
            </w:del>
          </w:p>
          <w:p w14:paraId="3158361B" w14:textId="77777777" w:rsidR="00E02224" w:rsidRDefault="00E02224" w:rsidP="00E02224">
            <w:pPr>
              <w:pStyle w:val="XML1"/>
              <w:rPr>
                <w:del w:id="3630" w:author="aas" w:date="2013-10-14T02:06:00Z"/>
              </w:rPr>
            </w:pPr>
            <w:del w:id="3631" w:author="aas" w:date="2013-10-14T02:06:00Z">
              <w:r>
                <w:delText xml:space="preserve">        value found in the XML RPC data.</w:delText>
              </w:r>
            </w:del>
          </w:p>
          <w:p w14:paraId="202081A0" w14:textId="77777777" w:rsidR="00E02224" w:rsidRDefault="00E02224" w:rsidP="00E02224">
            <w:pPr>
              <w:pStyle w:val="XML1"/>
              <w:rPr>
                <w:del w:id="3632" w:author="aas" w:date="2013-10-14T02:06:00Z"/>
              </w:rPr>
            </w:pPr>
            <w:del w:id="3633" w:author="aas" w:date="2013-10-14T02:06:00Z">
              <w:r>
                <w:delText xml:space="preserve">        * If the operation is 'create', the element is created if it</w:delText>
              </w:r>
            </w:del>
          </w:p>
          <w:p w14:paraId="1A19AC79" w14:textId="77777777" w:rsidR="00E02224" w:rsidRDefault="00E02224" w:rsidP="00E02224">
            <w:pPr>
              <w:pStyle w:val="XML1"/>
              <w:rPr>
                <w:del w:id="3634" w:author="aas" w:date="2013-10-14T02:06:00Z"/>
              </w:rPr>
            </w:pPr>
            <w:del w:id="3635" w:author="aas" w:date="2013-10-14T02:06:00Z">
              <w:r>
                <w:delText xml:space="preserve">        does not exist. If the element already exists, a</w:delText>
              </w:r>
            </w:del>
          </w:p>
          <w:p w14:paraId="65FA4D29" w14:textId="77777777" w:rsidR="00E02224" w:rsidRDefault="00E02224" w:rsidP="00E02224">
            <w:pPr>
              <w:pStyle w:val="XML1"/>
              <w:rPr>
                <w:del w:id="3636" w:author="aas" w:date="2013-10-14T02:06:00Z"/>
              </w:rPr>
            </w:pPr>
            <w:del w:id="3637" w:author="aas" w:date="2013-10-14T02:06:00Z">
              <w:r>
                <w:delText xml:space="preserve">        'data</w:delText>
              </w:r>
              <w:r>
                <w:rPr>
                  <w:rFonts w:ascii="MS Mincho" w:eastAsia="MS Mincho" w:hAnsi="MS Mincho" w:cs="MS Mincho" w:hint="eastAsia"/>
                </w:rPr>
                <w:delText>‑</w:delText>
              </w:r>
              <w:r>
                <w:delText>exists' error is returned.</w:delText>
              </w:r>
            </w:del>
          </w:p>
          <w:p w14:paraId="4E6F085E" w14:textId="77777777" w:rsidR="00E02224" w:rsidRDefault="00E02224" w:rsidP="00E02224">
            <w:pPr>
              <w:pStyle w:val="XML1"/>
              <w:rPr>
                <w:del w:id="3638" w:author="aas" w:date="2013-10-14T02:06:00Z"/>
              </w:rPr>
            </w:pPr>
            <w:del w:id="3639" w:author="aas" w:date="2013-10-14T02:06:00Z">
              <w:r>
                <w:delText xml:space="preserve">        * If the operation is 'delete', the element is deleted if it</w:delText>
              </w:r>
            </w:del>
          </w:p>
          <w:p w14:paraId="14A0DC43" w14:textId="77777777" w:rsidR="00E02224" w:rsidRDefault="00E02224" w:rsidP="00E02224">
            <w:pPr>
              <w:pStyle w:val="XML1"/>
              <w:rPr>
                <w:del w:id="3640" w:author="aas" w:date="2013-10-14T02:06:00Z"/>
              </w:rPr>
            </w:pPr>
            <w:del w:id="364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7A2EAF35" w14:textId="77777777" w:rsidR="00E02224" w:rsidRDefault="00E02224" w:rsidP="00E02224">
            <w:pPr>
              <w:pStyle w:val="XML1"/>
              <w:rPr>
                <w:del w:id="3642" w:author="aas" w:date="2013-10-14T02:06:00Z"/>
              </w:rPr>
            </w:pPr>
            <w:del w:id="3643" w:author="aas" w:date="2013-10-14T02:06:00Z">
              <w:r>
                <w:delText xml:space="preserve">        error is returned.</w:delText>
              </w:r>
            </w:del>
          </w:p>
          <w:p w14:paraId="6C047F49" w14:textId="77777777" w:rsidR="00E02224" w:rsidRDefault="00E02224" w:rsidP="00E02224">
            <w:pPr>
              <w:pStyle w:val="XML1"/>
              <w:rPr>
                <w:del w:id="3644" w:author="aas" w:date="2013-10-14T02:06:00Z"/>
              </w:rPr>
            </w:pPr>
            <w:del w:id="3645" w:author="aas" w:date="2013-10-14T02:06:00Z">
              <w:r>
                <w:delText xml:space="preserve">      &lt;/xs:documentation&gt;</w:delText>
              </w:r>
            </w:del>
          </w:p>
          <w:p w14:paraId="0393F741" w14:textId="77777777" w:rsidR="00E02224" w:rsidRDefault="00E02224" w:rsidP="00E02224">
            <w:pPr>
              <w:pStyle w:val="XML1"/>
              <w:rPr>
                <w:del w:id="3646" w:author="aas" w:date="2013-10-14T02:06:00Z"/>
              </w:rPr>
            </w:pPr>
            <w:del w:id="3647" w:author="aas" w:date="2013-10-14T02:06:00Z">
              <w:r>
                <w:delText xml:space="preserve">    &lt;/xs:annotation&gt;</w:delText>
              </w:r>
            </w:del>
          </w:p>
          <w:p w14:paraId="5E812319" w14:textId="77777777" w:rsidR="00E02224" w:rsidRDefault="00E02224" w:rsidP="00E02224">
            <w:pPr>
              <w:pStyle w:val="XML1"/>
              <w:rPr>
                <w:del w:id="3648" w:author="aas" w:date="2013-10-14T02:06:00Z"/>
              </w:rPr>
            </w:pPr>
          </w:p>
          <w:p w14:paraId="1B2C4F8D" w14:textId="77777777" w:rsidR="00E02224" w:rsidRDefault="00E02224" w:rsidP="00E02224">
            <w:pPr>
              <w:pStyle w:val="XML1"/>
              <w:rPr>
                <w:del w:id="3649" w:author="aas" w:date="2013-10-14T02:06:00Z"/>
              </w:rPr>
            </w:pPr>
            <w:del w:id="3650" w:author="aas" w:date="2013-10-14T02:06:00Z">
              <w:r>
                <w:delText xml:space="preserve">    &lt;xs:sequence&gt;</w:delText>
              </w:r>
            </w:del>
          </w:p>
          <w:p w14:paraId="0DF4830E" w14:textId="77777777" w:rsidR="00E02224" w:rsidRDefault="00E02224" w:rsidP="00E02224">
            <w:pPr>
              <w:pStyle w:val="XML1"/>
              <w:rPr>
                <w:del w:id="3651" w:author="aas" w:date="2013-10-14T02:06:00Z"/>
              </w:rPr>
            </w:pPr>
            <w:del w:id="3652" w:author="aas" w:date="2013-10-14T02:06:00Z">
              <w:r>
                <w:delText xml:space="preserve">      &lt;xs:group ref="OFResourceType"/&gt;</w:delText>
              </w:r>
            </w:del>
          </w:p>
          <w:p w14:paraId="785477B7" w14:textId="77777777" w:rsidR="00E02224" w:rsidRDefault="00E02224" w:rsidP="00E02224">
            <w:pPr>
              <w:pStyle w:val="XML1"/>
              <w:rPr>
                <w:del w:id="3653" w:author="aas" w:date="2013-10-14T02:06:00Z"/>
              </w:rPr>
            </w:pPr>
            <w:del w:id="3654" w:author="aas" w:date="2013-10-14T02:06:00Z">
              <w:r>
                <w:delText xml:space="preserve">      &lt;xs:element name="number"  type="xs:unsignedLong"&gt;</w:delText>
              </w:r>
            </w:del>
          </w:p>
          <w:p w14:paraId="5B819A32" w14:textId="77777777" w:rsidR="00E02224" w:rsidRDefault="00E02224" w:rsidP="00E02224">
            <w:pPr>
              <w:pStyle w:val="XML1"/>
              <w:rPr>
                <w:del w:id="3655" w:author="aas" w:date="2013-10-14T02:06:00Z"/>
              </w:rPr>
            </w:pPr>
            <w:del w:id="3656" w:author="aas" w:date="2013-10-14T02:06:00Z">
              <w:r>
                <w:delText xml:space="preserve">        &lt;xs:annotation&gt;</w:delText>
              </w:r>
            </w:del>
          </w:p>
          <w:p w14:paraId="16054D9A" w14:textId="77777777" w:rsidR="00E02224" w:rsidRDefault="00E02224" w:rsidP="00E02224">
            <w:pPr>
              <w:pStyle w:val="XML1"/>
              <w:rPr>
                <w:del w:id="3657" w:author="aas" w:date="2013-10-14T02:06:00Z"/>
              </w:rPr>
            </w:pPr>
            <w:del w:id="3658" w:author="aas" w:date="2013-10-14T02:06:00Z">
              <w:r>
                <w:delText xml:space="preserve">          &lt;xs:documentation&gt;</w:delText>
              </w:r>
            </w:del>
          </w:p>
          <w:p w14:paraId="647ED3D3" w14:textId="77777777" w:rsidR="00E02224" w:rsidRDefault="00E02224" w:rsidP="00E02224">
            <w:pPr>
              <w:pStyle w:val="XML1"/>
              <w:rPr>
                <w:del w:id="3659" w:author="aas" w:date="2013-10-14T02:06:00Z"/>
              </w:rPr>
            </w:pPr>
            <w:del w:id="3660" w:author="aas" w:date="2013-10-14T02:06:00Z">
              <w:r>
                <w:delText xml:space="preserve">            This number identifies the OpenFlow Port to </w:delText>
              </w:r>
            </w:del>
          </w:p>
          <w:p w14:paraId="70913F68" w14:textId="77777777" w:rsidR="00E02224" w:rsidRDefault="00E02224" w:rsidP="00E02224">
            <w:pPr>
              <w:pStyle w:val="XML1"/>
              <w:rPr>
                <w:del w:id="3661" w:author="aas" w:date="2013-10-14T02:06:00Z"/>
              </w:rPr>
            </w:pPr>
            <w:del w:id="3662" w:author="aas" w:date="2013-10-14T02:06:00Z">
              <w:r>
                <w:delText xml:space="preserve">            OpenFlow Controllers. It is assigned to an OpenFlow Port </w:delText>
              </w:r>
            </w:del>
          </w:p>
          <w:p w14:paraId="0F3A7F5B" w14:textId="77777777" w:rsidR="00E02224" w:rsidRDefault="00E02224" w:rsidP="00E02224">
            <w:pPr>
              <w:pStyle w:val="XML1"/>
              <w:rPr>
                <w:del w:id="3663" w:author="aas" w:date="2013-10-14T02:06:00Z"/>
              </w:rPr>
            </w:pPr>
            <w:del w:id="3664" w:author="aas" w:date="2013-10-14T02:06:00Z">
              <w:r>
                <w:delText xml:space="preserve">            latest when the OpenFlow Port is associated with and</w:delText>
              </w:r>
            </w:del>
          </w:p>
          <w:p w14:paraId="5234823A" w14:textId="77777777" w:rsidR="00E02224" w:rsidRDefault="00E02224" w:rsidP="00E02224">
            <w:pPr>
              <w:pStyle w:val="XML1"/>
              <w:rPr>
                <w:del w:id="3665" w:author="aas" w:date="2013-10-14T02:06:00Z"/>
              </w:rPr>
            </w:pPr>
            <w:del w:id="3666" w:author="aas" w:date="2013-10-14T02:06:00Z">
              <w:r>
                <w:delText xml:space="preserve">            OpenFlow Logical Switch.  If the OpenFlow Port is</w:delText>
              </w:r>
            </w:del>
          </w:p>
          <w:p w14:paraId="4374BF71" w14:textId="77777777" w:rsidR="00E02224" w:rsidRDefault="00E02224" w:rsidP="00E02224">
            <w:pPr>
              <w:pStyle w:val="XML1"/>
              <w:rPr>
                <w:del w:id="3667" w:author="aas" w:date="2013-10-14T02:06:00Z"/>
              </w:rPr>
            </w:pPr>
            <w:del w:id="3668" w:author="aas" w:date="2013-10-14T02:06:00Z">
              <w:r>
                <w:delText xml:space="preserve">            associated with an OpenFlow Logical Switch, this element</w:delText>
              </w:r>
            </w:del>
          </w:p>
          <w:p w14:paraId="70E119C1" w14:textId="77777777" w:rsidR="00E02224" w:rsidRDefault="00E02224" w:rsidP="00E02224">
            <w:pPr>
              <w:pStyle w:val="XML1"/>
              <w:rPr>
                <w:del w:id="3669" w:author="aas" w:date="2013-10-14T02:06:00Z"/>
              </w:rPr>
            </w:pPr>
            <w:del w:id="3670" w:author="aas" w:date="2013-10-14T02:06:00Z">
              <w:r>
                <w:delText xml:space="preserve">            MUST be unique within the context of the OpenFlow Logical</w:delText>
              </w:r>
            </w:del>
          </w:p>
          <w:p w14:paraId="06A5FACD" w14:textId="77777777" w:rsidR="00E02224" w:rsidRDefault="00E02224" w:rsidP="00E02224">
            <w:pPr>
              <w:pStyle w:val="XML1"/>
              <w:rPr>
                <w:del w:id="3671" w:author="aas" w:date="2013-10-14T02:06:00Z"/>
              </w:rPr>
            </w:pPr>
            <w:del w:id="3672" w:author="aas" w:date="2013-10-14T02:06:00Z">
              <w:r>
                <w:delText xml:space="preserve">            Switch.  </w:delText>
              </w:r>
            </w:del>
          </w:p>
          <w:p w14:paraId="28933D5A" w14:textId="77777777" w:rsidR="00E02224" w:rsidRDefault="00E02224" w:rsidP="00E02224">
            <w:pPr>
              <w:pStyle w:val="XML1"/>
              <w:rPr>
                <w:del w:id="3673" w:author="aas" w:date="2013-10-14T02:06:00Z"/>
              </w:rPr>
            </w:pPr>
            <w:del w:id="3674" w:author="aas" w:date="2013-10-14T02:06:00Z">
              <w:r>
                <w:delText xml:space="preserve">                  </w:delText>
              </w:r>
            </w:del>
          </w:p>
          <w:p w14:paraId="33A565FC" w14:textId="77777777" w:rsidR="00E02224" w:rsidRDefault="00E02224" w:rsidP="00E02224">
            <w:pPr>
              <w:pStyle w:val="XML1"/>
              <w:rPr>
                <w:del w:id="3675" w:author="aas" w:date="2013-10-14T02:06:00Z"/>
              </w:rPr>
            </w:pPr>
            <w:del w:id="3676" w:author="aas" w:date="2013-10-14T02:06:00Z">
              <w:r>
                <w:delText xml:space="preserve">            OpenFlow Capable Switch implementations may choose to</w:delText>
              </w:r>
            </w:del>
          </w:p>
          <w:p w14:paraId="6B46488A" w14:textId="77777777" w:rsidR="00E02224" w:rsidRDefault="00E02224" w:rsidP="00E02224">
            <w:pPr>
              <w:pStyle w:val="XML1"/>
              <w:rPr>
                <w:del w:id="3677" w:author="aas" w:date="2013-10-14T02:06:00Z"/>
              </w:rPr>
            </w:pPr>
            <w:del w:id="3678" w:author="aas" w:date="2013-10-14T02:06:00Z">
              <w:r>
                <w:delText xml:space="preserve">            assign values to OpenFlow Ports that are unique within the</w:delText>
              </w:r>
            </w:del>
          </w:p>
          <w:p w14:paraId="0259C7BA" w14:textId="77777777" w:rsidR="00E02224" w:rsidRDefault="00E02224" w:rsidP="00E02224">
            <w:pPr>
              <w:pStyle w:val="XML1"/>
              <w:rPr>
                <w:del w:id="3679" w:author="aas" w:date="2013-10-14T02:06:00Z"/>
              </w:rPr>
            </w:pPr>
            <w:del w:id="3680" w:author="aas" w:date="2013-10-14T02:06:00Z">
              <w:r>
                <w:delText xml:space="preserve">            context of the OpenFlow Logical Switch.  These numbers can</w:delText>
              </w:r>
            </w:del>
          </w:p>
          <w:p w14:paraId="494FEC22" w14:textId="77777777" w:rsidR="00E02224" w:rsidRDefault="00E02224" w:rsidP="00E02224">
            <w:pPr>
              <w:pStyle w:val="XML1"/>
              <w:rPr>
                <w:del w:id="3681" w:author="aas" w:date="2013-10-14T02:06:00Z"/>
              </w:rPr>
            </w:pPr>
            <w:del w:id="3682" w:author="aas" w:date="2013-10-14T02:06:00Z">
              <w:r>
                <w:delText xml:space="preserve">            be used independent of assignments to OpenFlow Logical</w:delText>
              </w:r>
            </w:del>
          </w:p>
          <w:p w14:paraId="1A22ABB9" w14:textId="77777777" w:rsidR="00E02224" w:rsidRDefault="00E02224" w:rsidP="00E02224">
            <w:pPr>
              <w:pStyle w:val="XML1"/>
              <w:rPr>
                <w:del w:id="3683" w:author="aas" w:date="2013-10-14T02:06:00Z"/>
              </w:rPr>
            </w:pPr>
            <w:del w:id="3684" w:author="aas" w:date="2013-10-14T02:06:00Z">
              <w:r>
                <w:delText xml:space="preserve">            Switches. </w:delText>
              </w:r>
            </w:del>
          </w:p>
          <w:p w14:paraId="3F229ABE" w14:textId="77777777" w:rsidR="00E02224" w:rsidRDefault="00E02224" w:rsidP="00E02224">
            <w:pPr>
              <w:pStyle w:val="XML1"/>
              <w:rPr>
                <w:del w:id="3685" w:author="aas" w:date="2013-10-14T02:06:00Z"/>
              </w:rPr>
            </w:pPr>
            <w:del w:id="3686" w:author="aas" w:date="2013-10-14T02:06:00Z">
              <w:r>
                <w:delText xml:space="preserve">                  </w:delText>
              </w:r>
            </w:del>
          </w:p>
          <w:p w14:paraId="2D975041" w14:textId="77777777" w:rsidR="00E02224" w:rsidRDefault="00E02224" w:rsidP="00E02224">
            <w:pPr>
              <w:pStyle w:val="XML1"/>
              <w:rPr>
                <w:del w:id="3687" w:author="aas" w:date="2013-10-14T02:06:00Z"/>
              </w:rPr>
            </w:pPr>
            <w:del w:id="3688" w:author="aas" w:date="2013-10-14T02:06:00Z">
              <w:r>
                <w:delText xml:space="preserve">            Other implementations may assign values to this element</w:delText>
              </w:r>
            </w:del>
          </w:p>
          <w:p w14:paraId="20EE904D" w14:textId="77777777" w:rsidR="00E02224" w:rsidRDefault="00E02224" w:rsidP="00E02224">
            <w:pPr>
              <w:pStyle w:val="XML1"/>
              <w:rPr>
                <w:del w:id="3689" w:author="aas" w:date="2013-10-14T02:06:00Z"/>
              </w:rPr>
            </w:pPr>
            <w:del w:id="3690" w:author="aas" w:date="2013-10-14T02:06:00Z">
              <w:r>
                <w:delText xml:space="preserve">            only if the OpenFlow Port is assigned to an OpenFlow</w:delText>
              </w:r>
            </w:del>
          </w:p>
          <w:p w14:paraId="7B22A6C5" w14:textId="77777777" w:rsidR="00E02224" w:rsidRDefault="00E02224" w:rsidP="00E02224">
            <w:pPr>
              <w:pStyle w:val="XML1"/>
              <w:rPr>
                <w:del w:id="3691" w:author="aas" w:date="2013-10-14T02:06:00Z"/>
              </w:rPr>
            </w:pPr>
            <w:del w:id="3692" w:author="aas" w:date="2013-10-14T02:06:00Z">
              <w:r>
                <w:delText xml:space="preserve">            Logical Switch.  If no value is currently assigned to this</w:delText>
              </w:r>
            </w:del>
          </w:p>
          <w:p w14:paraId="7B64DABC" w14:textId="77777777" w:rsidR="00E02224" w:rsidRDefault="00E02224" w:rsidP="00E02224">
            <w:pPr>
              <w:pStyle w:val="XML1"/>
              <w:rPr>
                <w:del w:id="3693" w:author="aas" w:date="2013-10-14T02:06:00Z"/>
              </w:rPr>
            </w:pPr>
            <w:del w:id="3694" w:author="aas" w:date="2013-10-14T02:06:00Z">
              <w:r>
                <w:delText xml:space="preserve">            element then this element MUST NOT be included in replies</w:delText>
              </w:r>
            </w:del>
          </w:p>
          <w:p w14:paraId="67285235" w14:textId="77777777" w:rsidR="00E02224" w:rsidRDefault="00E02224" w:rsidP="00E02224">
            <w:pPr>
              <w:pStyle w:val="XML1"/>
              <w:rPr>
                <w:del w:id="3695" w:author="aas" w:date="2013-10-14T02:06:00Z"/>
              </w:rPr>
            </w:pPr>
            <w:del w:id="3696" w:author="aas" w:date="2013-10-14T02:06:00Z">
              <w:r>
                <w:delText xml:space="preserve">            to NETCONF &amp;lt;get&amp;gt; requests. Since this element is not</w:delText>
              </w:r>
            </w:del>
          </w:p>
          <w:p w14:paraId="10E6BB76" w14:textId="77777777" w:rsidR="00E02224" w:rsidRDefault="00E02224" w:rsidP="00E02224">
            <w:pPr>
              <w:pStyle w:val="XML1"/>
              <w:rPr>
                <w:del w:id="3697" w:author="aas" w:date="2013-10-14T02:06:00Z"/>
              </w:rPr>
            </w:pPr>
            <w:del w:id="3698" w:author="aas" w:date="2013-10-14T02:06:00Z">
              <w:r>
                <w:delText xml:space="preserve">            configurable with the NETCONF protocol it MUST NOT be</w:delText>
              </w:r>
            </w:del>
          </w:p>
          <w:p w14:paraId="7EB2492C" w14:textId="77777777" w:rsidR="00E02224" w:rsidRDefault="00E02224" w:rsidP="00E02224">
            <w:pPr>
              <w:pStyle w:val="XML1"/>
              <w:rPr>
                <w:del w:id="3699" w:author="aas" w:date="2013-10-14T02:06:00Z"/>
              </w:rPr>
            </w:pPr>
            <w:del w:id="3700" w:author="aas" w:date="2013-10-14T02:06:00Z">
              <w:r>
                <w:delText xml:space="preserve">            included in replies to NETCONF &amp;lt;get-config&amp;gt; requests.</w:delText>
              </w:r>
            </w:del>
          </w:p>
          <w:p w14:paraId="18AE1CBD" w14:textId="77777777" w:rsidR="00E02224" w:rsidRDefault="00E02224" w:rsidP="00E02224">
            <w:pPr>
              <w:pStyle w:val="XML1"/>
              <w:rPr>
                <w:del w:id="3701" w:author="aas" w:date="2013-10-14T02:06:00Z"/>
              </w:rPr>
            </w:pPr>
            <w:del w:id="3702" w:author="aas" w:date="2013-10-14T02:06:00Z">
              <w:r>
                <w:delText xml:space="preserve">          &lt;/xs:documentation&gt;</w:delText>
              </w:r>
            </w:del>
          </w:p>
          <w:p w14:paraId="6A914CF5" w14:textId="77777777" w:rsidR="00E02224" w:rsidRDefault="00E02224" w:rsidP="00E02224">
            <w:pPr>
              <w:pStyle w:val="XML1"/>
              <w:rPr>
                <w:del w:id="3703" w:author="aas" w:date="2013-10-14T02:06:00Z"/>
              </w:rPr>
            </w:pPr>
            <w:del w:id="3704" w:author="aas" w:date="2013-10-14T02:06:00Z">
              <w:r>
                <w:delText xml:space="preserve">        &lt;/xs:annotation&gt;</w:delText>
              </w:r>
            </w:del>
          </w:p>
          <w:p w14:paraId="63424C16" w14:textId="77777777" w:rsidR="00E02224" w:rsidRDefault="00E02224" w:rsidP="00E02224">
            <w:pPr>
              <w:pStyle w:val="XML1"/>
              <w:rPr>
                <w:del w:id="3705" w:author="aas" w:date="2013-10-14T02:06:00Z"/>
              </w:rPr>
            </w:pPr>
            <w:del w:id="3706" w:author="aas" w:date="2013-10-14T02:06:00Z">
              <w:r>
                <w:delText xml:space="preserve">      &lt;/xs:element&gt;</w:delText>
              </w:r>
            </w:del>
          </w:p>
          <w:p w14:paraId="016DD637" w14:textId="77777777" w:rsidR="00E02224" w:rsidRDefault="00E02224" w:rsidP="00E02224">
            <w:pPr>
              <w:pStyle w:val="XML1"/>
              <w:rPr>
                <w:del w:id="3707" w:author="aas" w:date="2013-10-14T02:06:00Z"/>
              </w:rPr>
            </w:pPr>
            <w:del w:id="3708" w:author="aas" w:date="2013-10-14T02:06:00Z">
              <w:r>
                <w:delText xml:space="preserve">      &lt;xs:element name="name"&gt;</w:delText>
              </w:r>
            </w:del>
          </w:p>
          <w:p w14:paraId="6DBFB6DF" w14:textId="77777777" w:rsidR="00E02224" w:rsidRDefault="00E02224" w:rsidP="00E02224">
            <w:pPr>
              <w:pStyle w:val="XML1"/>
              <w:rPr>
                <w:del w:id="3709" w:author="aas" w:date="2013-10-14T02:06:00Z"/>
              </w:rPr>
            </w:pPr>
            <w:del w:id="3710" w:author="aas" w:date="2013-10-14T02:06:00Z">
              <w:r>
                <w:delText xml:space="preserve">        &lt;xs:annotation&gt;</w:delText>
              </w:r>
            </w:del>
          </w:p>
          <w:p w14:paraId="6ED7805F" w14:textId="77777777" w:rsidR="00E02224" w:rsidRDefault="00E02224" w:rsidP="00E02224">
            <w:pPr>
              <w:pStyle w:val="XML1"/>
              <w:rPr>
                <w:del w:id="3711" w:author="aas" w:date="2013-10-14T02:06:00Z"/>
              </w:rPr>
            </w:pPr>
            <w:del w:id="3712" w:author="aas" w:date="2013-10-14T02:06:00Z">
              <w:r>
                <w:delText xml:space="preserve">          &lt;xs:documentation&gt;</w:delText>
              </w:r>
            </w:del>
          </w:p>
          <w:p w14:paraId="5C64AF86" w14:textId="77777777" w:rsidR="00E02224" w:rsidRDefault="00E02224" w:rsidP="00E02224">
            <w:pPr>
              <w:pStyle w:val="XML1"/>
              <w:rPr>
                <w:del w:id="3713" w:author="aas" w:date="2013-10-14T02:06:00Z"/>
              </w:rPr>
            </w:pPr>
            <w:del w:id="3714" w:author="aas" w:date="2013-10-14T02:06:00Z">
              <w:r>
                <w:delText xml:space="preserve">            This element assists OpenFlow Controllers in </w:delText>
              </w:r>
            </w:del>
          </w:p>
          <w:p w14:paraId="1DAEA0FE" w14:textId="77777777" w:rsidR="00E02224" w:rsidRDefault="00E02224" w:rsidP="00E02224">
            <w:pPr>
              <w:pStyle w:val="XML1"/>
              <w:rPr>
                <w:del w:id="3715" w:author="aas" w:date="2013-10-14T02:06:00Z"/>
              </w:rPr>
            </w:pPr>
            <w:del w:id="3716" w:author="aas" w:date="2013-10-14T02:06:00Z">
              <w:r>
                <w:delText xml:space="preserve">            identifying OpenFlow Ports.  </w:delText>
              </w:r>
            </w:del>
          </w:p>
          <w:p w14:paraId="4F62E6AC" w14:textId="77777777" w:rsidR="00E02224" w:rsidRDefault="00E02224" w:rsidP="00E02224">
            <w:pPr>
              <w:pStyle w:val="XML1"/>
              <w:rPr>
                <w:del w:id="3717" w:author="aas" w:date="2013-10-14T02:06:00Z"/>
              </w:rPr>
            </w:pPr>
            <w:del w:id="3718" w:author="aas" w:date="2013-10-14T02:06:00Z">
              <w:r>
                <w:delText xml:space="preserve">                  </w:delText>
              </w:r>
            </w:del>
          </w:p>
          <w:p w14:paraId="20382961" w14:textId="77777777" w:rsidR="00E02224" w:rsidRDefault="00E02224" w:rsidP="00E02224">
            <w:pPr>
              <w:pStyle w:val="XML1"/>
              <w:rPr>
                <w:del w:id="3719" w:author="aas" w:date="2013-10-14T02:06:00Z"/>
              </w:rPr>
            </w:pPr>
            <w:del w:id="3720" w:author="aas" w:date="2013-10-14T02:06:00Z">
              <w:r>
                <w:delText xml:space="preserve">            This element is not to be set by the OP-CONFIG protocol,</w:delText>
              </w:r>
            </w:del>
          </w:p>
          <w:p w14:paraId="2598405D" w14:textId="77777777" w:rsidR="00E02224" w:rsidRDefault="00E02224" w:rsidP="00E02224">
            <w:pPr>
              <w:pStyle w:val="XML1"/>
              <w:rPr>
                <w:del w:id="3721" w:author="aas" w:date="2013-10-14T02:06:00Z"/>
              </w:rPr>
            </w:pPr>
            <w:del w:id="3722" w:author="aas" w:date="2013-10-14T02:06:00Z">
              <w:r>
                <w:delText xml:space="preserve">            but it is set by the switch implementation.  It may be set</w:delText>
              </w:r>
            </w:del>
          </w:p>
          <w:p w14:paraId="5CE9E642" w14:textId="77777777" w:rsidR="00E02224" w:rsidRDefault="00E02224" w:rsidP="00E02224">
            <w:pPr>
              <w:pStyle w:val="XML1"/>
              <w:rPr>
                <w:del w:id="3723" w:author="aas" w:date="2013-10-14T02:06:00Z"/>
              </w:rPr>
            </w:pPr>
            <w:del w:id="3724" w:author="aas" w:date="2013-10-14T02:06:00Z">
              <w:r>
                <w:delText xml:space="preserve">            at start-up time of an OpenFlow Capable Switch or when the </w:delText>
              </w:r>
            </w:del>
          </w:p>
          <w:p w14:paraId="14334DD7" w14:textId="77777777" w:rsidR="00E02224" w:rsidRDefault="00E02224" w:rsidP="00E02224">
            <w:pPr>
              <w:pStyle w:val="XML1"/>
              <w:rPr>
                <w:del w:id="3725" w:author="aas" w:date="2013-10-14T02:06:00Z"/>
              </w:rPr>
            </w:pPr>
            <w:del w:id="3726" w:author="aas" w:date="2013-10-14T02:06:00Z">
              <w:r>
                <w:delText xml:space="preserve">            OpenFlow Port is assigned to an OpenFlow Logical Switch.</w:delText>
              </w:r>
            </w:del>
          </w:p>
          <w:p w14:paraId="0F3DFF1C" w14:textId="77777777" w:rsidR="00E02224" w:rsidRDefault="00E02224" w:rsidP="00E02224">
            <w:pPr>
              <w:pStyle w:val="XML1"/>
              <w:rPr>
                <w:del w:id="3727" w:author="aas" w:date="2013-10-14T02:06:00Z"/>
              </w:rPr>
            </w:pPr>
            <w:del w:id="3728" w:author="aas" w:date="2013-10-14T02:06:00Z">
              <w:r>
                <w:delText xml:space="preserve">            It MAY also be not set at all.  If this element is set to a</w:delText>
              </w:r>
            </w:del>
          </w:p>
          <w:p w14:paraId="58708C05" w14:textId="77777777" w:rsidR="00E02224" w:rsidRDefault="00E02224" w:rsidP="00E02224">
            <w:pPr>
              <w:pStyle w:val="XML1"/>
              <w:rPr>
                <w:del w:id="3729" w:author="aas" w:date="2013-10-14T02:06:00Z"/>
              </w:rPr>
            </w:pPr>
            <w:del w:id="3730" w:author="aas" w:date="2013-10-14T02:06:00Z">
              <w:r>
                <w:delText xml:space="preserve">            value other than the empty string when being assigned to an</w:delText>
              </w:r>
            </w:del>
          </w:p>
          <w:p w14:paraId="70B87427" w14:textId="77777777" w:rsidR="00E02224" w:rsidRDefault="00E02224" w:rsidP="00E02224">
            <w:pPr>
              <w:pStyle w:val="XML1"/>
              <w:rPr>
                <w:del w:id="3731" w:author="aas" w:date="2013-10-14T02:06:00Z"/>
              </w:rPr>
            </w:pPr>
            <w:del w:id="3732" w:author="aas" w:date="2013-10-14T02:06:00Z">
              <w:r>
                <w:delText xml:space="preserve">            OpenFlow Logical Switch, then the value of this element</w:delText>
              </w:r>
            </w:del>
          </w:p>
          <w:p w14:paraId="6F4D0249" w14:textId="77777777" w:rsidR="00E02224" w:rsidRDefault="00E02224" w:rsidP="00E02224">
            <w:pPr>
              <w:pStyle w:val="XML1"/>
              <w:rPr>
                <w:del w:id="3733" w:author="aas" w:date="2013-10-14T02:06:00Z"/>
              </w:rPr>
            </w:pPr>
            <w:del w:id="3734" w:author="aas" w:date="2013-10-14T02:06:00Z">
              <w:r>
                <w:delText xml:space="preserve">            MUST be unique within the context of the OpenFlow Logical</w:delText>
              </w:r>
            </w:del>
          </w:p>
          <w:p w14:paraId="785DB01D" w14:textId="77777777" w:rsidR="00E02224" w:rsidRDefault="00E02224" w:rsidP="00E02224">
            <w:pPr>
              <w:pStyle w:val="XML1"/>
              <w:rPr>
                <w:del w:id="3735" w:author="aas" w:date="2013-10-14T02:06:00Z"/>
              </w:rPr>
            </w:pPr>
            <w:del w:id="3736" w:author="aas" w:date="2013-10-14T02:06:00Z">
              <w:r>
                <w:delText xml:space="preserve">            Switch.  </w:delText>
              </w:r>
            </w:del>
          </w:p>
          <w:p w14:paraId="3D3A43A5" w14:textId="77777777" w:rsidR="00E02224" w:rsidRDefault="00E02224" w:rsidP="00E02224">
            <w:pPr>
              <w:pStyle w:val="XML1"/>
              <w:rPr>
                <w:del w:id="3737" w:author="aas" w:date="2013-10-14T02:06:00Z"/>
              </w:rPr>
            </w:pPr>
            <w:del w:id="3738" w:author="aas" w:date="2013-10-14T02:06:00Z">
              <w:r>
                <w:delText xml:space="preserve">                  </w:delText>
              </w:r>
            </w:del>
          </w:p>
          <w:p w14:paraId="7F41D533" w14:textId="77777777" w:rsidR="00E02224" w:rsidRDefault="00E02224" w:rsidP="00E02224">
            <w:pPr>
              <w:pStyle w:val="XML1"/>
              <w:rPr>
                <w:del w:id="3739" w:author="aas" w:date="2013-10-14T02:06:00Z"/>
              </w:rPr>
            </w:pPr>
            <w:del w:id="3740" w:author="aas" w:date="2013-10-14T02:06:00Z">
              <w:r>
                <w:delText xml:space="preserve">            If no value or the empty string is currently assigned to</w:delText>
              </w:r>
            </w:del>
          </w:p>
          <w:p w14:paraId="1B9CF194" w14:textId="77777777" w:rsidR="00E02224" w:rsidRDefault="00E02224" w:rsidP="00E02224">
            <w:pPr>
              <w:pStyle w:val="XML1"/>
              <w:rPr>
                <w:del w:id="3741" w:author="aas" w:date="2013-10-14T02:06:00Z"/>
              </w:rPr>
            </w:pPr>
            <w:del w:id="3742" w:author="aas" w:date="2013-10-14T02:06:00Z">
              <w:r>
                <w:delText xml:space="preserve">            this element then this element MUST not be included in</w:delText>
              </w:r>
            </w:del>
          </w:p>
          <w:p w14:paraId="6EEC6B8B" w14:textId="77777777" w:rsidR="00E02224" w:rsidRDefault="00E02224" w:rsidP="00E02224">
            <w:pPr>
              <w:pStyle w:val="XML1"/>
              <w:rPr>
                <w:del w:id="3743" w:author="aas" w:date="2013-10-14T02:06:00Z"/>
              </w:rPr>
            </w:pPr>
            <w:del w:id="3744" w:author="aas" w:date="2013-10-14T02:06:00Z">
              <w:r>
                <w:delText xml:space="preserve">            replies to NETCONF &amp;lt;get&amp;gt; requests. Since this element is</w:delText>
              </w:r>
            </w:del>
          </w:p>
          <w:p w14:paraId="7EE696D9" w14:textId="77777777" w:rsidR="00E02224" w:rsidRDefault="00E02224" w:rsidP="00E02224">
            <w:pPr>
              <w:pStyle w:val="XML1"/>
              <w:rPr>
                <w:del w:id="3745" w:author="aas" w:date="2013-10-14T02:06:00Z"/>
              </w:rPr>
            </w:pPr>
            <w:del w:id="3746" w:author="aas" w:date="2013-10-14T02:06:00Z">
              <w:r>
                <w:delText xml:space="preserve">            not configurable with the NETCONF protocol it MUST NOT be</w:delText>
              </w:r>
            </w:del>
          </w:p>
          <w:p w14:paraId="6F35FDA3" w14:textId="77777777" w:rsidR="00E02224" w:rsidRDefault="00E02224" w:rsidP="00E02224">
            <w:pPr>
              <w:pStyle w:val="XML1"/>
              <w:rPr>
                <w:del w:id="3747" w:author="aas" w:date="2013-10-14T02:06:00Z"/>
              </w:rPr>
            </w:pPr>
            <w:del w:id="3748" w:author="aas" w:date="2013-10-14T02:06:00Z">
              <w:r>
                <w:delText xml:space="preserve">            included in replies to NETCONF &amp;lt;get-config&amp;gt; requests.</w:delText>
              </w:r>
            </w:del>
          </w:p>
          <w:p w14:paraId="05504B55" w14:textId="77777777" w:rsidR="00E02224" w:rsidRDefault="00E02224" w:rsidP="00E02224">
            <w:pPr>
              <w:pStyle w:val="XML1"/>
              <w:rPr>
                <w:del w:id="3749" w:author="aas" w:date="2013-10-14T02:06:00Z"/>
              </w:rPr>
            </w:pPr>
            <w:del w:id="3750" w:author="aas" w:date="2013-10-14T02:06:00Z">
              <w:r>
                <w:delText xml:space="preserve">          &lt;/xs:documentation&gt;</w:delText>
              </w:r>
            </w:del>
          </w:p>
          <w:p w14:paraId="7466ABC1" w14:textId="77777777" w:rsidR="00E02224" w:rsidRDefault="00E02224" w:rsidP="00E02224">
            <w:pPr>
              <w:pStyle w:val="XML1"/>
              <w:rPr>
                <w:del w:id="3751" w:author="aas" w:date="2013-10-14T02:06:00Z"/>
              </w:rPr>
            </w:pPr>
            <w:del w:id="3752" w:author="aas" w:date="2013-10-14T02:06:00Z">
              <w:r>
                <w:delText xml:space="preserve">        &lt;/xs:annotation&gt;</w:delText>
              </w:r>
            </w:del>
          </w:p>
          <w:p w14:paraId="21D80DF1" w14:textId="77777777" w:rsidR="00E02224" w:rsidRDefault="00E02224" w:rsidP="00E02224">
            <w:pPr>
              <w:pStyle w:val="XML1"/>
              <w:rPr>
                <w:del w:id="3753" w:author="aas" w:date="2013-10-14T02:06:00Z"/>
              </w:rPr>
            </w:pPr>
            <w:del w:id="3754" w:author="aas" w:date="2013-10-14T02:06:00Z">
              <w:r>
                <w:delText xml:space="preserve">        &lt;xs:simpleType&gt;</w:delText>
              </w:r>
            </w:del>
          </w:p>
          <w:p w14:paraId="789B8FB8" w14:textId="77777777" w:rsidR="00E02224" w:rsidRDefault="00E02224" w:rsidP="00E02224">
            <w:pPr>
              <w:pStyle w:val="XML1"/>
              <w:rPr>
                <w:del w:id="3755" w:author="aas" w:date="2013-10-14T02:06:00Z"/>
              </w:rPr>
            </w:pPr>
            <w:del w:id="3756" w:author="aas" w:date="2013-10-14T02:06:00Z">
              <w:r>
                <w:delText xml:space="preserve">          &lt;xs:restriction base="xs:string"&gt;</w:delText>
              </w:r>
            </w:del>
          </w:p>
          <w:p w14:paraId="02E57664" w14:textId="77777777" w:rsidR="00E02224" w:rsidRDefault="00E02224" w:rsidP="00E02224">
            <w:pPr>
              <w:pStyle w:val="XML1"/>
              <w:rPr>
                <w:del w:id="3757" w:author="aas" w:date="2013-10-14T02:06:00Z"/>
              </w:rPr>
            </w:pPr>
            <w:del w:id="3758" w:author="aas" w:date="2013-10-14T02:06:00Z">
              <w:r>
                <w:delText xml:space="preserve">            &lt;xs:minLength value="1"/&gt;</w:delText>
              </w:r>
            </w:del>
          </w:p>
          <w:p w14:paraId="37FB8736" w14:textId="77777777" w:rsidR="00E02224" w:rsidRDefault="00E02224" w:rsidP="00E02224">
            <w:pPr>
              <w:pStyle w:val="XML1"/>
              <w:rPr>
                <w:del w:id="3759" w:author="aas" w:date="2013-10-14T02:06:00Z"/>
              </w:rPr>
            </w:pPr>
            <w:del w:id="3760" w:author="aas" w:date="2013-10-14T02:06:00Z">
              <w:r>
                <w:delText xml:space="preserve">            &lt;xs:maxLength value="16"/&gt;</w:delText>
              </w:r>
            </w:del>
          </w:p>
          <w:p w14:paraId="477EF4E4" w14:textId="77777777" w:rsidR="00E02224" w:rsidRDefault="00E02224" w:rsidP="00E02224">
            <w:pPr>
              <w:pStyle w:val="XML1"/>
              <w:rPr>
                <w:del w:id="3761" w:author="aas" w:date="2013-10-14T02:06:00Z"/>
              </w:rPr>
            </w:pPr>
            <w:del w:id="3762" w:author="aas" w:date="2013-10-14T02:06:00Z">
              <w:r>
                <w:delText xml:space="preserve">          &lt;/xs:restriction&gt;</w:delText>
              </w:r>
            </w:del>
          </w:p>
          <w:p w14:paraId="6C85AA3D" w14:textId="77777777" w:rsidR="00E02224" w:rsidRDefault="00E02224" w:rsidP="00E02224">
            <w:pPr>
              <w:pStyle w:val="XML1"/>
              <w:rPr>
                <w:del w:id="3763" w:author="aas" w:date="2013-10-14T02:06:00Z"/>
              </w:rPr>
            </w:pPr>
            <w:del w:id="3764" w:author="aas" w:date="2013-10-14T02:06:00Z">
              <w:r>
                <w:delText xml:space="preserve">        &lt;/xs:simpleType&gt;</w:delText>
              </w:r>
            </w:del>
          </w:p>
          <w:p w14:paraId="5EE0D713" w14:textId="77777777" w:rsidR="00E02224" w:rsidRDefault="00E02224" w:rsidP="00E02224">
            <w:pPr>
              <w:pStyle w:val="XML1"/>
              <w:rPr>
                <w:del w:id="3765" w:author="aas" w:date="2013-10-14T02:06:00Z"/>
              </w:rPr>
            </w:pPr>
            <w:del w:id="3766" w:author="aas" w:date="2013-10-14T02:06:00Z">
              <w:r>
                <w:delText xml:space="preserve">      &lt;/xs:element&gt;</w:delText>
              </w:r>
            </w:del>
          </w:p>
          <w:p w14:paraId="72A7E9E9" w14:textId="77777777" w:rsidR="00E02224" w:rsidRDefault="00E02224" w:rsidP="00E02224">
            <w:pPr>
              <w:pStyle w:val="XML1"/>
              <w:rPr>
                <w:del w:id="3767" w:author="aas" w:date="2013-10-14T02:06:00Z"/>
              </w:rPr>
            </w:pPr>
            <w:del w:id="3768" w:author="aas" w:date="2013-10-14T02:06:00Z">
              <w:r>
                <w:delText xml:space="preserve">      &lt;xs:element name="current-rate"  type="xs:unsignedInt"&gt;</w:delText>
              </w:r>
            </w:del>
          </w:p>
          <w:p w14:paraId="2EC59312" w14:textId="77777777" w:rsidR="00E02224" w:rsidRDefault="00E02224" w:rsidP="00E02224">
            <w:pPr>
              <w:pStyle w:val="XML1"/>
              <w:rPr>
                <w:del w:id="3769" w:author="aas" w:date="2013-10-14T02:06:00Z"/>
              </w:rPr>
            </w:pPr>
            <w:del w:id="3770" w:author="aas" w:date="2013-10-14T02:06:00Z">
              <w:r>
                <w:delText xml:space="preserve">        &lt;xs:annotation&gt;</w:delText>
              </w:r>
            </w:del>
          </w:p>
          <w:p w14:paraId="6CA7E417" w14:textId="77777777" w:rsidR="00E02224" w:rsidRDefault="00E02224" w:rsidP="00E02224">
            <w:pPr>
              <w:pStyle w:val="XML1"/>
              <w:rPr>
                <w:del w:id="3771" w:author="aas" w:date="2013-10-14T02:06:00Z"/>
              </w:rPr>
            </w:pPr>
            <w:del w:id="3772" w:author="aas" w:date="2013-10-14T02:06:00Z">
              <w:r>
                <w:delText xml:space="preserve">          &lt;xs:documentation&gt;</w:delText>
              </w:r>
            </w:del>
          </w:p>
          <w:p w14:paraId="7FE63C4A" w14:textId="77777777" w:rsidR="00E02224" w:rsidRDefault="00E02224" w:rsidP="00E02224">
            <w:pPr>
              <w:pStyle w:val="XML1"/>
              <w:rPr>
                <w:del w:id="3773" w:author="aas" w:date="2013-10-14T02:06:00Z"/>
              </w:rPr>
            </w:pPr>
            <w:del w:id="3774" w:author="aas" w:date="2013-10-14T02:06:00Z">
              <w:r>
                <w:delText xml:space="preserve">            This element indicates the current bit rate of </w:delText>
              </w:r>
            </w:del>
          </w:p>
          <w:p w14:paraId="3EA3DF7D" w14:textId="77777777" w:rsidR="00E02224" w:rsidRDefault="00E02224" w:rsidP="00E02224">
            <w:pPr>
              <w:pStyle w:val="XML1"/>
              <w:rPr>
                <w:del w:id="3775" w:author="aas" w:date="2013-10-14T02:06:00Z"/>
              </w:rPr>
            </w:pPr>
            <w:del w:id="3776" w:author="aas" w:date="2013-10-14T02:06:00Z">
              <w:r>
                <w:delText xml:space="preserve">            the port. Its values is to be provided in units of kilobit </w:delText>
              </w:r>
            </w:del>
          </w:p>
          <w:p w14:paraId="2FC19AF3" w14:textId="77777777" w:rsidR="00E02224" w:rsidRDefault="00E02224" w:rsidP="00E02224">
            <w:pPr>
              <w:pStyle w:val="XML1"/>
              <w:rPr>
                <w:del w:id="3777" w:author="aas" w:date="2013-10-14T02:06:00Z"/>
              </w:rPr>
            </w:pPr>
            <w:del w:id="3778" w:author="aas" w:date="2013-10-14T02:06:00Z">
              <w:r>
                <w:delText xml:space="preserve">            per second (kbps). This element is only valid if the </w:delText>
              </w:r>
            </w:del>
          </w:p>
          <w:p w14:paraId="31621C44" w14:textId="77777777" w:rsidR="00E02224" w:rsidRDefault="00E02224" w:rsidP="00E02224">
            <w:pPr>
              <w:pStyle w:val="XML1"/>
              <w:rPr>
                <w:del w:id="3779" w:author="aas" w:date="2013-10-14T02:06:00Z"/>
              </w:rPr>
            </w:pPr>
            <w:del w:id="3780" w:author="aas" w:date="2013-10-14T02:06:00Z">
              <w:r>
                <w:delText xml:space="preserve">            element called 'rate' in the current Port Features has a </w:delText>
              </w:r>
            </w:del>
          </w:p>
          <w:p w14:paraId="1BE33B31" w14:textId="77777777" w:rsidR="00E02224" w:rsidRDefault="00E02224" w:rsidP="00E02224">
            <w:pPr>
              <w:pStyle w:val="XML1"/>
              <w:rPr>
                <w:del w:id="3781" w:author="aas" w:date="2013-10-14T02:06:00Z"/>
              </w:rPr>
            </w:pPr>
            <w:del w:id="3782" w:author="aas" w:date="2013-10-14T02:06:00Z">
              <w:r>
                <w:delText xml:space="preserve">            value of 'other'.</w:delText>
              </w:r>
            </w:del>
          </w:p>
          <w:p w14:paraId="77627C26" w14:textId="77777777" w:rsidR="00E02224" w:rsidRDefault="00E02224" w:rsidP="00E02224">
            <w:pPr>
              <w:pStyle w:val="XML1"/>
              <w:rPr>
                <w:del w:id="3783" w:author="aas" w:date="2013-10-14T02:06:00Z"/>
              </w:rPr>
            </w:pPr>
          </w:p>
          <w:p w14:paraId="1841A43C" w14:textId="77777777" w:rsidR="00E02224" w:rsidRDefault="00E02224" w:rsidP="00E02224">
            <w:pPr>
              <w:pStyle w:val="XML1"/>
              <w:rPr>
                <w:del w:id="3784" w:author="aas" w:date="2013-10-14T02:06:00Z"/>
              </w:rPr>
            </w:pPr>
            <w:del w:id="3785" w:author="aas" w:date="2013-10-14T02:06:00Z">
              <w:r>
                <w:delText xml:space="preserve">            Since this element is not configurable with the NETCONF</w:delText>
              </w:r>
            </w:del>
          </w:p>
          <w:p w14:paraId="294650F7" w14:textId="77777777" w:rsidR="00E02224" w:rsidRDefault="00E02224" w:rsidP="00E02224">
            <w:pPr>
              <w:pStyle w:val="XML1"/>
              <w:rPr>
                <w:del w:id="3786" w:author="aas" w:date="2013-10-14T02:06:00Z"/>
              </w:rPr>
            </w:pPr>
            <w:del w:id="3787" w:author="aas" w:date="2013-10-14T02:06:00Z">
              <w:r>
                <w:delText xml:space="preserve">            protocol it MUST NOT be included in replies to NETCONF</w:delText>
              </w:r>
            </w:del>
          </w:p>
          <w:p w14:paraId="099CCBEE" w14:textId="77777777" w:rsidR="00E02224" w:rsidRDefault="00E02224" w:rsidP="00E02224">
            <w:pPr>
              <w:pStyle w:val="XML1"/>
              <w:rPr>
                <w:del w:id="3788" w:author="aas" w:date="2013-10-14T02:06:00Z"/>
              </w:rPr>
            </w:pPr>
            <w:del w:id="3789" w:author="aas" w:date="2013-10-14T02:06:00Z">
              <w:r>
                <w:delText xml:space="preserve">            &amp;lt;get-config&amp;gt; requests.</w:delText>
              </w:r>
            </w:del>
          </w:p>
          <w:p w14:paraId="5F4825C7" w14:textId="77777777" w:rsidR="00E02224" w:rsidRDefault="00E02224" w:rsidP="00E02224">
            <w:pPr>
              <w:pStyle w:val="XML1"/>
              <w:rPr>
                <w:del w:id="3790" w:author="aas" w:date="2013-10-14T02:06:00Z"/>
              </w:rPr>
            </w:pPr>
            <w:del w:id="3791" w:author="aas" w:date="2013-10-14T02:06:00Z">
              <w:r>
                <w:delText xml:space="preserve">          &lt;/xs:documentation&gt;</w:delText>
              </w:r>
            </w:del>
          </w:p>
          <w:p w14:paraId="6DDE2599" w14:textId="77777777" w:rsidR="00E02224" w:rsidRDefault="00E02224" w:rsidP="00E02224">
            <w:pPr>
              <w:pStyle w:val="XML1"/>
              <w:rPr>
                <w:del w:id="3792" w:author="aas" w:date="2013-10-14T02:06:00Z"/>
              </w:rPr>
            </w:pPr>
            <w:del w:id="3793" w:author="aas" w:date="2013-10-14T02:06:00Z">
              <w:r>
                <w:delText xml:space="preserve">        &lt;/xs:annotation&gt;</w:delText>
              </w:r>
            </w:del>
          </w:p>
          <w:p w14:paraId="7E554468" w14:textId="77777777" w:rsidR="00E02224" w:rsidRDefault="00E02224" w:rsidP="00E02224">
            <w:pPr>
              <w:pStyle w:val="XML1"/>
              <w:rPr>
                <w:del w:id="3794" w:author="aas" w:date="2013-10-14T02:06:00Z"/>
              </w:rPr>
            </w:pPr>
            <w:del w:id="3795" w:author="aas" w:date="2013-10-14T02:06:00Z">
              <w:r>
                <w:delText xml:space="preserve">      &lt;/xs:element&gt;</w:delText>
              </w:r>
            </w:del>
          </w:p>
          <w:p w14:paraId="282E444A" w14:textId="77777777" w:rsidR="00E02224" w:rsidRDefault="00E02224" w:rsidP="00E02224">
            <w:pPr>
              <w:pStyle w:val="XML1"/>
              <w:rPr>
                <w:del w:id="3796" w:author="aas" w:date="2013-10-14T02:06:00Z"/>
              </w:rPr>
            </w:pPr>
            <w:del w:id="3797" w:author="aas" w:date="2013-10-14T02:06:00Z">
              <w:r>
                <w:delText xml:space="preserve">      &lt;xs:element name="max-rate"  type="xs:unsignedInt"&gt;</w:delText>
              </w:r>
            </w:del>
          </w:p>
          <w:p w14:paraId="11FEA420" w14:textId="77777777" w:rsidR="00E02224" w:rsidRDefault="00E02224" w:rsidP="00E02224">
            <w:pPr>
              <w:pStyle w:val="XML1"/>
              <w:rPr>
                <w:del w:id="3798" w:author="aas" w:date="2013-10-14T02:06:00Z"/>
              </w:rPr>
            </w:pPr>
            <w:del w:id="3799" w:author="aas" w:date="2013-10-14T02:06:00Z">
              <w:r>
                <w:delText xml:space="preserve">        &lt;xs:annotation&gt;</w:delText>
              </w:r>
            </w:del>
          </w:p>
          <w:p w14:paraId="70EB1FE9" w14:textId="77777777" w:rsidR="00E02224" w:rsidRDefault="00E02224" w:rsidP="00E02224">
            <w:pPr>
              <w:pStyle w:val="XML1"/>
              <w:rPr>
                <w:del w:id="3800" w:author="aas" w:date="2013-10-14T02:06:00Z"/>
              </w:rPr>
            </w:pPr>
            <w:del w:id="3801" w:author="aas" w:date="2013-10-14T02:06:00Z">
              <w:r>
                <w:delText xml:space="preserve">          &lt;xs:documentation&gt;</w:delText>
              </w:r>
            </w:del>
          </w:p>
          <w:p w14:paraId="07342802" w14:textId="77777777" w:rsidR="00E02224" w:rsidRDefault="00E02224" w:rsidP="00E02224">
            <w:pPr>
              <w:pStyle w:val="XML1"/>
              <w:rPr>
                <w:del w:id="3802" w:author="aas" w:date="2013-10-14T02:06:00Z"/>
              </w:rPr>
            </w:pPr>
            <w:del w:id="3803" w:author="aas" w:date="2013-10-14T02:06:00Z">
              <w:r>
                <w:delText xml:space="preserve">            This element indicates the maximum bit rate of </w:delText>
              </w:r>
            </w:del>
          </w:p>
          <w:p w14:paraId="76EF79AA" w14:textId="77777777" w:rsidR="00E02224" w:rsidRDefault="00E02224" w:rsidP="00E02224">
            <w:pPr>
              <w:pStyle w:val="XML1"/>
              <w:rPr>
                <w:del w:id="3804" w:author="aas" w:date="2013-10-14T02:06:00Z"/>
              </w:rPr>
            </w:pPr>
            <w:del w:id="3805" w:author="aas" w:date="2013-10-14T02:06:00Z">
              <w:r>
                <w:delText xml:space="preserve">            the port. Its values is to be provided in units of kilobit </w:delText>
              </w:r>
            </w:del>
          </w:p>
          <w:p w14:paraId="5C1B5DA6" w14:textId="77777777" w:rsidR="00E02224" w:rsidRDefault="00E02224" w:rsidP="00E02224">
            <w:pPr>
              <w:pStyle w:val="XML1"/>
              <w:rPr>
                <w:del w:id="3806" w:author="aas" w:date="2013-10-14T02:06:00Z"/>
              </w:rPr>
            </w:pPr>
            <w:del w:id="3807" w:author="aas" w:date="2013-10-14T02:06:00Z">
              <w:r>
                <w:delText xml:space="preserve">            per second (kbps). This element is only valid if the </w:delText>
              </w:r>
            </w:del>
          </w:p>
          <w:p w14:paraId="20E4A2EA" w14:textId="77777777" w:rsidR="00E02224" w:rsidRDefault="00E02224" w:rsidP="00E02224">
            <w:pPr>
              <w:pStyle w:val="XML1"/>
              <w:rPr>
                <w:del w:id="3808" w:author="aas" w:date="2013-10-14T02:06:00Z"/>
              </w:rPr>
            </w:pPr>
            <w:del w:id="3809" w:author="aas" w:date="2013-10-14T02:06:00Z">
              <w:r>
                <w:delText xml:space="preserve">            element called 'rate' in the current Port Features has a </w:delText>
              </w:r>
            </w:del>
          </w:p>
          <w:p w14:paraId="7E4ABD47" w14:textId="77777777" w:rsidR="00E02224" w:rsidRDefault="00E02224" w:rsidP="00E02224">
            <w:pPr>
              <w:pStyle w:val="XML1"/>
              <w:rPr>
                <w:del w:id="3810" w:author="aas" w:date="2013-10-14T02:06:00Z"/>
              </w:rPr>
            </w:pPr>
            <w:del w:id="3811" w:author="aas" w:date="2013-10-14T02:06:00Z">
              <w:r>
                <w:delText xml:space="preserve">            value of 'other'.</w:delText>
              </w:r>
            </w:del>
          </w:p>
          <w:p w14:paraId="144C3792" w14:textId="77777777" w:rsidR="00E02224" w:rsidRDefault="00E02224" w:rsidP="00E02224">
            <w:pPr>
              <w:pStyle w:val="XML1"/>
              <w:rPr>
                <w:del w:id="3812" w:author="aas" w:date="2013-10-14T02:06:00Z"/>
              </w:rPr>
            </w:pPr>
          </w:p>
          <w:p w14:paraId="4AFC895F" w14:textId="77777777" w:rsidR="00E02224" w:rsidRDefault="00E02224" w:rsidP="00E02224">
            <w:pPr>
              <w:pStyle w:val="XML1"/>
              <w:rPr>
                <w:del w:id="3813" w:author="aas" w:date="2013-10-14T02:06:00Z"/>
              </w:rPr>
            </w:pPr>
            <w:del w:id="3814" w:author="aas" w:date="2013-10-14T02:06:00Z">
              <w:r>
                <w:delText xml:space="preserve">            Since this element is not configurable with the NETCONF</w:delText>
              </w:r>
            </w:del>
          </w:p>
          <w:p w14:paraId="552ED73B" w14:textId="77777777" w:rsidR="00E02224" w:rsidRDefault="00E02224" w:rsidP="00E02224">
            <w:pPr>
              <w:pStyle w:val="XML1"/>
              <w:rPr>
                <w:del w:id="3815" w:author="aas" w:date="2013-10-14T02:06:00Z"/>
              </w:rPr>
            </w:pPr>
            <w:del w:id="3816" w:author="aas" w:date="2013-10-14T02:06:00Z">
              <w:r>
                <w:delText xml:space="preserve">            protocol it MUST NOT be included in replies to NETCONF</w:delText>
              </w:r>
            </w:del>
          </w:p>
          <w:p w14:paraId="0103C47C" w14:textId="77777777" w:rsidR="00E02224" w:rsidRDefault="00E02224" w:rsidP="00E02224">
            <w:pPr>
              <w:pStyle w:val="XML1"/>
              <w:rPr>
                <w:del w:id="3817" w:author="aas" w:date="2013-10-14T02:06:00Z"/>
              </w:rPr>
            </w:pPr>
            <w:del w:id="3818" w:author="aas" w:date="2013-10-14T02:06:00Z">
              <w:r>
                <w:delText xml:space="preserve">            &amp;lt;get-config&amp;gt; requests.</w:delText>
              </w:r>
            </w:del>
          </w:p>
          <w:p w14:paraId="0895788E" w14:textId="77777777" w:rsidR="00E02224" w:rsidRDefault="00E02224" w:rsidP="00E02224">
            <w:pPr>
              <w:pStyle w:val="XML1"/>
              <w:rPr>
                <w:del w:id="3819" w:author="aas" w:date="2013-10-14T02:06:00Z"/>
              </w:rPr>
            </w:pPr>
            <w:del w:id="3820" w:author="aas" w:date="2013-10-14T02:06:00Z">
              <w:r>
                <w:delText xml:space="preserve">          &lt;/xs:documentation&gt;</w:delText>
              </w:r>
            </w:del>
          </w:p>
          <w:p w14:paraId="693E9934" w14:textId="77777777" w:rsidR="00E02224" w:rsidRDefault="00E02224" w:rsidP="00E02224">
            <w:pPr>
              <w:pStyle w:val="XML1"/>
              <w:rPr>
                <w:del w:id="3821" w:author="aas" w:date="2013-10-14T02:06:00Z"/>
              </w:rPr>
            </w:pPr>
            <w:del w:id="3822" w:author="aas" w:date="2013-10-14T02:06:00Z">
              <w:r>
                <w:delText xml:space="preserve">        &lt;/xs:annotation&gt;</w:delText>
              </w:r>
            </w:del>
          </w:p>
          <w:p w14:paraId="21885F62" w14:textId="77777777" w:rsidR="00E02224" w:rsidRDefault="00E02224" w:rsidP="00E02224">
            <w:pPr>
              <w:pStyle w:val="XML1"/>
              <w:rPr>
                <w:del w:id="3823" w:author="aas" w:date="2013-10-14T02:06:00Z"/>
              </w:rPr>
            </w:pPr>
            <w:del w:id="3824" w:author="aas" w:date="2013-10-14T02:06:00Z">
              <w:r>
                <w:delText xml:space="preserve">      &lt;/xs:element&gt;</w:delText>
              </w:r>
            </w:del>
          </w:p>
          <w:p w14:paraId="07BFFB96" w14:textId="77777777" w:rsidR="00E02224" w:rsidRDefault="00E02224" w:rsidP="00E02224">
            <w:pPr>
              <w:pStyle w:val="XML1"/>
              <w:rPr>
                <w:del w:id="3825" w:author="aas" w:date="2013-10-14T02:06:00Z"/>
              </w:rPr>
            </w:pPr>
            <w:del w:id="3826" w:author="aas" w:date="2013-10-14T02:06:00Z">
              <w:r>
                <w:delText xml:space="preserve">      &lt;xs:element name="configuration"&gt;</w:delText>
              </w:r>
            </w:del>
          </w:p>
          <w:p w14:paraId="6B2359D2" w14:textId="77777777" w:rsidR="00E02224" w:rsidRDefault="00E02224" w:rsidP="00E02224">
            <w:pPr>
              <w:pStyle w:val="XML1"/>
              <w:rPr>
                <w:del w:id="3827" w:author="aas" w:date="2013-10-14T02:06:00Z"/>
              </w:rPr>
            </w:pPr>
            <w:del w:id="3828" w:author="aas" w:date="2013-10-14T02:06:00Z">
              <w:r>
                <w:delText xml:space="preserve">        &lt;xs:annotation&gt;</w:delText>
              </w:r>
            </w:del>
          </w:p>
          <w:p w14:paraId="4639AD32" w14:textId="77777777" w:rsidR="00E02224" w:rsidRDefault="00E02224" w:rsidP="00E02224">
            <w:pPr>
              <w:pStyle w:val="XML1"/>
              <w:rPr>
                <w:del w:id="3829" w:author="aas" w:date="2013-10-14T02:06:00Z"/>
              </w:rPr>
            </w:pPr>
            <w:del w:id="3830" w:author="aas" w:date="2013-10-14T02:06:00Z">
              <w:r>
                <w:delText xml:space="preserve">          &lt;xs:documentation&gt;</w:delText>
              </w:r>
            </w:del>
          </w:p>
          <w:p w14:paraId="2DB64430" w14:textId="77777777" w:rsidR="00E02224" w:rsidRDefault="00E02224" w:rsidP="00E02224">
            <w:pPr>
              <w:pStyle w:val="XML1"/>
              <w:rPr>
                <w:del w:id="3831" w:author="aas" w:date="2013-10-14T02:06:00Z"/>
              </w:rPr>
            </w:pPr>
            <w:del w:id="3832" w:author="aas" w:date="2013-10-14T02:06:00Z">
              <w:r>
                <w:delText xml:space="preserve">            This element represents the general</w:delText>
              </w:r>
            </w:del>
          </w:p>
          <w:p w14:paraId="4462A3EE" w14:textId="77777777" w:rsidR="00E02224" w:rsidRDefault="00E02224" w:rsidP="00E02224">
            <w:pPr>
              <w:pStyle w:val="XML1"/>
              <w:rPr>
                <w:del w:id="3833" w:author="aas" w:date="2013-10-14T02:06:00Z"/>
              </w:rPr>
            </w:pPr>
            <w:del w:id="3834" w:author="aas" w:date="2013-10-14T02:06:00Z">
              <w:r>
                <w:delText xml:space="preserve">            adminitrative configuration of the OpenFlow Port.</w:delText>
              </w:r>
            </w:del>
          </w:p>
          <w:p w14:paraId="1737A7AC" w14:textId="77777777" w:rsidR="00E02224" w:rsidRDefault="00E02224" w:rsidP="00E02224">
            <w:pPr>
              <w:pStyle w:val="XML1"/>
              <w:rPr>
                <w:del w:id="3835" w:author="aas" w:date="2013-10-14T02:06:00Z"/>
              </w:rPr>
            </w:pPr>
            <w:del w:id="3836" w:author="aas" w:date="2013-10-14T02:06:00Z">
              <w:r>
                <w:delText xml:space="preserve">          &lt;/xs:documentation&gt;</w:delText>
              </w:r>
            </w:del>
          </w:p>
          <w:p w14:paraId="4D282C87" w14:textId="77777777" w:rsidR="00E02224" w:rsidRDefault="00E02224" w:rsidP="00E02224">
            <w:pPr>
              <w:pStyle w:val="XML1"/>
              <w:rPr>
                <w:del w:id="3837" w:author="aas" w:date="2013-10-14T02:06:00Z"/>
              </w:rPr>
            </w:pPr>
            <w:del w:id="3838" w:author="aas" w:date="2013-10-14T02:06:00Z">
              <w:r>
                <w:delText xml:space="preserve">        &lt;/xs:annotation&gt;</w:delText>
              </w:r>
            </w:del>
          </w:p>
          <w:p w14:paraId="194115FB" w14:textId="77777777" w:rsidR="00E02224" w:rsidRDefault="00E02224" w:rsidP="00E02224">
            <w:pPr>
              <w:pStyle w:val="XML1"/>
              <w:rPr>
                <w:del w:id="3839" w:author="aas" w:date="2013-10-14T02:06:00Z"/>
              </w:rPr>
            </w:pPr>
            <w:del w:id="3840" w:author="aas" w:date="2013-10-14T02:06:00Z">
              <w:r>
                <w:delText xml:space="preserve">        &lt;xs:complexType&gt;</w:delText>
              </w:r>
            </w:del>
          </w:p>
          <w:p w14:paraId="70F4F6FA" w14:textId="77777777" w:rsidR="00E02224" w:rsidRDefault="00E02224" w:rsidP="00E02224">
            <w:pPr>
              <w:pStyle w:val="XML1"/>
              <w:rPr>
                <w:del w:id="3841" w:author="aas" w:date="2013-10-14T02:06:00Z"/>
              </w:rPr>
            </w:pPr>
            <w:del w:id="3842" w:author="aas" w:date="2013-10-14T02:06:00Z">
              <w:r>
                <w:delText xml:space="preserve">          &lt;xs:sequence&gt;</w:delText>
              </w:r>
            </w:del>
          </w:p>
          <w:p w14:paraId="00B3C8E3" w14:textId="77777777" w:rsidR="00E02224" w:rsidRDefault="00E02224" w:rsidP="00E02224">
            <w:pPr>
              <w:pStyle w:val="XML1"/>
              <w:rPr>
                <w:del w:id="3843" w:author="aas" w:date="2013-10-14T02:06:00Z"/>
              </w:rPr>
            </w:pPr>
            <w:del w:id="3844" w:author="aas" w:date="2013-10-14T02:06:00Z">
              <w:r>
                <w:delText xml:space="preserve">            &lt;xs:element name="admin-state" minOccurs="0"  type="OFUpDownStateType"&gt;</w:delText>
              </w:r>
            </w:del>
          </w:p>
          <w:p w14:paraId="0C2E6DE1" w14:textId="77777777" w:rsidR="00E02224" w:rsidRDefault="00E02224" w:rsidP="00E02224">
            <w:pPr>
              <w:pStyle w:val="XML1"/>
              <w:rPr>
                <w:del w:id="3845" w:author="aas" w:date="2013-10-14T02:06:00Z"/>
              </w:rPr>
            </w:pPr>
            <w:del w:id="3846" w:author="aas" w:date="2013-10-14T02:06:00Z">
              <w:r>
                <w:delText xml:space="preserve">              &lt;xs:annotation&gt;</w:delText>
              </w:r>
            </w:del>
          </w:p>
          <w:p w14:paraId="6C3A1A2B" w14:textId="77777777" w:rsidR="00E02224" w:rsidRDefault="00E02224" w:rsidP="00E02224">
            <w:pPr>
              <w:pStyle w:val="XML1"/>
              <w:rPr>
                <w:del w:id="3847" w:author="aas" w:date="2013-10-14T02:06:00Z"/>
              </w:rPr>
            </w:pPr>
            <w:del w:id="3848" w:author="aas" w:date="2013-10-14T02:06:00Z">
              <w:r>
                <w:delText xml:space="preserve">                &lt;xs:documentation&gt;</w:delText>
              </w:r>
            </w:del>
          </w:p>
          <w:p w14:paraId="0C0AC944" w14:textId="77777777" w:rsidR="00E02224" w:rsidRDefault="00E02224" w:rsidP="00E02224">
            <w:pPr>
              <w:pStyle w:val="XML1"/>
              <w:rPr>
                <w:del w:id="3849" w:author="aas" w:date="2013-10-14T02:06:00Z"/>
              </w:rPr>
            </w:pPr>
            <w:del w:id="3850" w:author="aas" w:date="2013-10-14T02:06:00Z">
              <w:r>
                <w:delText xml:space="preserve">                  The administrative state of the port.  If</w:delText>
              </w:r>
            </w:del>
          </w:p>
          <w:p w14:paraId="14D7E549" w14:textId="77777777" w:rsidR="00E02224" w:rsidRDefault="00E02224" w:rsidP="00E02224">
            <w:pPr>
              <w:pStyle w:val="XML1"/>
              <w:rPr>
                <w:del w:id="3851" w:author="aas" w:date="2013-10-14T02:06:00Z"/>
              </w:rPr>
            </w:pPr>
            <w:del w:id="3852" w:author="aas" w:date="2013-10-14T02:06:00Z">
              <w:r>
                <w:delText xml:space="preserve">                  true, the port has been administratively brought down and</w:delText>
              </w:r>
            </w:del>
          </w:p>
          <w:p w14:paraId="3983E21C" w14:textId="77777777" w:rsidR="00E02224" w:rsidRDefault="00E02224" w:rsidP="00E02224">
            <w:pPr>
              <w:pStyle w:val="XML1"/>
              <w:rPr>
                <w:del w:id="3853" w:author="aas" w:date="2013-10-14T02:06:00Z"/>
              </w:rPr>
            </w:pPr>
            <w:del w:id="3854" w:author="aas" w:date="2013-10-14T02:06:00Z">
              <w:r>
                <w:delText xml:space="preserve">                  SHOULD not be used by OpenFlow.</w:delText>
              </w:r>
            </w:del>
          </w:p>
          <w:p w14:paraId="138615AE" w14:textId="77777777" w:rsidR="00E02224" w:rsidRDefault="00E02224" w:rsidP="00E02224">
            <w:pPr>
              <w:pStyle w:val="XML1"/>
              <w:rPr>
                <w:del w:id="3855" w:author="aas" w:date="2013-10-14T02:06:00Z"/>
              </w:rPr>
            </w:pPr>
          </w:p>
          <w:p w14:paraId="19FA6EF5" w14:textId="77777777" w:rsidR="00E02224" w:rsidRDefault="00E02224" w:rsidP="00E02224">
            <w:pPr>
              <w:pStyle w:val="XML1"/>
              <w:rPr>
                <w:del w:id="3856" w:author="aas" w:date="2013-10-14T02:06:00Z"/>
              </w:rPr>
            </w:pPr>
            <w:del w:id="3857" w:author="aas" w:date="2013-10-14T02:06:00Z">
              <w:r>
                <w:delText xml:space="preserve">                  This element is optional. If this element is not present</w:delText>
              </w:r>
            </w:del>
          </w:p>
          <w:p w14:paraId="377F7011" w14:textId="77777777" w:rsidR="00E02224" w:rsidRDefault="00E02224" w:rsidP="00E02224">
            <w:pPr>
              <w:pStyle w:val="XML1"/>
              <w:rPr>
                <w:del w:id="3858" w:author="aas" w:date="2013-10-14T02:06:00Z"/>
              </w:rPr>
            </w:pPr>
            <w:del w:id="3859" w:author="aas" w:date="2013-10-14T02:06:00Z">
              <w:r>
                <w:delText xml:space="preserve">                  it defaults to 'up'.</w:delText>
              </w:r>
            </w:del>
          </w:p>
          <w:p w14:paraId="2EFB0575" w14:textId="77777777" w:rsidR="00E02224" w:rsidRDefault="00E02224" w:rsidP="00E02224">
            <w:pPr>
              <w:pStyle w:val="XML1"/>
              <w:rPr>
                <w:del w:id="3860" w:author="aas" w:date="2013-10-14T02:06:00Z"/>
              </w:rPr>
            </w:pPr>
            <w:del w:id="3861" w:author="aas" w:date="2013-10-14T02:06:00Z">
              <w:r>
                <w:delText xml:space="preserve">                &lt;/xs:documentation&gt;</w:delText>
              </w:r>
            </w:del>
          </w:p>
          <w:p w14:paraId="6F0D25B4" w14:textId="77777777" w:rsidR="00E02224" w:rsidRDefault="00E02224" w:rsidP="00E02224">
            <w:pPr>
              <w:pStyle w:val="XML1"/>
              <w:rPr>
                <w:del w:id="3862" w:author="aas" w:date="2013-10-14T02:06:00Z"/>
              </w:rPr>
            </w:pPr>
            <w:del w:id="3863" w:author="aas" w:date="2013-10-14T02:06:00Z">
              <w:r>
                <w:delText xml:space="preserve">              &lt;/xs:annotation&gt;</w:delText>
              </w:r>
            </w:del>
          </w:p>
          <w:p w14:paraId="666C602D" w14:textId="77777777" w:rsidR="00E02224" w:rsidRDefault="00E02224" w:rsidP="00E02224">
            <w:pPr>
              <w:pStyle w:val="XML1"/>
              <w:rPr>
                <w:del w:id="3864" w:author="aas" w:date="2013-10-14T02:06:00Z"/>
              </w:rPr>
            </w:pPr>
            <w:del w:id="3865" w:author="aas" w:date="2013-10-14T02:06:00Z">
              <w:r>
                <w:delText xml:space="preserve">            &lt;/xs:element&gt;</w:delText>
              </w:r>
            </w:del>
          </w:p>
          <w:p w14:paraId="66B28CDD" w14:textId="77777777" w:rsidR="00E02224" w:rsidRDefault="00E02224" w:rsidP="00E02224">
            <w:pPr>
              <w:pStyle w:val="XML1"/>
              <w:rPr>
                <w:del w:id="3866" w:author="aas" w:date="2013-10-14T02:06:00Z"/>
              </w:rPr>
            </w:pPr>
            <w:del w:id="3867" w:author="aas" w:date="2013-10-14T02:06:00Z">
              <w:r>
                <w:delText xml:space="preserve">            &lt;xs:element name="no-receive" minOccurs="0"  type="xs:boolean"&gt;</w:delText>
              </w:r>
            </w:del>
          </w:p>
          <w:p w14:paraId="6AD2F76A" w14:textId="77777777" w:rsidR="00E02224" w:rsidRDefault="00E02224" w:rsidP="00E02224">
            <w:pPr>
              <w:pStyle w:val="XML1"/>
              <w:rPr>
                <w:del w:id="3868" w:author="aas" w:date="2013-10-14T02:06:00Z"/>
              </w:rPr>
            </w:pPr>
            <w:del w:id="3869" w:author="aas" w:date="2013-10-14T02:06:00Z">
              <w:r>
                <w:delText xml:space="preserve">              &lt;xs:annotation&gt;</w:delText>
              </w:r>
            </w:del>
          </w:p>
          <w:p w14:paraId="3A6A8463" w14:textId="77777777" w:rsidR="00E02224" w:rsidRDefault="00E02224" w:rsidP="00E02224">
            <w:pPr>
              <w:pStyle w:val="XML1"/>
              <w:rPr>
                <w:del w:id="3870" w:author="aas" w:date="2013-10-14T02:06:00Z"/>
              </w:rPr>
            </w:pPr>
            <w:del w:id="3871" w:author="aas" w:date="2013-10-14T02:06:00Z">
              <w:r>
                <w:delText xml:space="preserve">                &lt;xs:documentation&gt;</w:delText>
              </w:r>
            </w:del>
          </w:p>
          <w:p w14:paraId="23658C94" w14:textId="77777777" w:rsidR="00E02224" w:rsidRDefault="00E02224" w:rsidP="00E02224">
            <w:pPr>
              <w:pStyle w:val="XML1"/>
              <w:rPr>
                <w:del w:id="3872" w:author="aas" w:date="2013-10-14T02:06:00Z"/>
              </w:rPr>
            </w:pPr>
            <w:del w:id="3873" w:author="aas" w:date="2013-10-14T02:06:00Z">
              <w:r>
                <w:delText xml:space="preserve">                  If true, packets received at this OpenFlow</w:delText>
              </w:r>
            </w:del>
          </w:p>
          <w:p w14:paraId="09CECF9A" w14:textId="77777777" w:rsidR="00E02224" w:rsidRDefault="00E02224" w:rsidP="00E02224">
            <w:pPr>
              <w:pStyle w:val="XML1"/>
              <w:rPr>
                <w:del w:id="3874" w:author="aas" w:date="2013-10-14T02:06:00Z"/>
              </w:rPr>
            </w:pPr>
            <w:del w:id="3875" w:author="aas" w:date="2013-10-14T02:06:00Z">
              <w:r>
                <w:delText xml:space="preserve">                  port SHOULD be dropped.</w:delText>
              </w:r>
            </w:del>
          </w:p>
          <w:p w14:paraId="5DFF0582" w14:textId="77777777" w:rsidR="00E02224" w:rsidRDefault="00E02224" w:rsidP="00E02224">
            <w:pPr>
              <w:pStyle w:val="XML1"/>
              <w:rPr>
                <w:del w:id="3876" w:author="aas" w:date="2013-10-14T02:06:00Z"/>
              </w:rPr>
            </w:pPr>
          </w:p>
          <w:p w14:paraId="1B833FC5" w14:textId="77777777" w:rsidR="00E02224" w:rsidRDefault="00E02224" w:rsidP="00E02224">
            <w:pPr>
              <w:pStyle w:val="XML1"/>
              <w:rPr>
                <w:del w:id="3877" w:author="aas" w:date="2013-10-14T02:06:00Z"/>
              </w:rPr>
            </w:pPr>
            <w:del w:id="3878" w:author="aas" w:date="2013-10-14T02:06:00Z">
              <w:r>
                <w:delText xml:space="preserve">                  This element is optional. If this element is not present</w:delText>
              </w:r>
            </w:del>
          </w:p>
          <w:p w14:paraId="15321F7E" w14:textId="77777777" w:rsidR="00E02224" w:rsidRDefault="00E02224" w:rsidP="00E02224">
            <w:pPr>
              <w:pStyle w:val="XML1"/>
              <w:rPr>
                <w:del w:id="3879" w:author="aas" w:date="2013-10-14T02:06:00Z"/>
              </w:rPr>
            </w:pPr>
            <w:del w:id="3880" w:author="aas" w:date="2013-10-14T02:06:00Z">
              <w:r>
                <w:delText xml:space="preserve">                  it defaults to 'false'.</w:delText>
              </w:r>
            </w:del>
          </w:p>
          <w:p w14:paraId="3EEEDDB8" w14:textId="77777777" w:rsidR="00E02224" w:rsidRDefault="00E02224" w:rsidP="00E02224">
            <w:pPr>
              <w:pStyle w:val="XML1"/>
              <w:rPr>
                <w:del w:id="3881" w:author="aas" w:date="2013-10-14T02:06:00Z"/>
              </w:rPr>
            </w:pPr>
            <w:del w:id="3882" w:author="aas" w:date="2013-10-14T02:06:00Z">
              <w:r>
                <w:delText xml:space="preserve">                &lt;/xs:documentation&gt;</w:delText>
              </w:r>
            </w:del>
          </w:p>
          <w:p w14:paraId="6CBCB77B" w14:textId="77777777" w:rsidR="00E02224" w:rsidRDefault="00E02224" w:rsidP="00E02224">
            <w:pPr>
              <w:pStyle w:val="XML1"/>
              <w:rPr>
                <w:del w:id="3883" w:author="aas" w:date="2013-10-14T02:06:00Z"/>
              </w:rPr>
            </w:pPr>
            <w:del w:id="3884" w:author="aas" w:date="2013-10-14T02:06:00Z">
              <w:r>
                <w:delText xml:space="preserve">              &lt;/xs:annotation&gt;</w:delText>
              </w:r>
            </w:del>
          </w:p>
          <w:p w14:paraId="1ED7C925" w14:textId="77777777" w:rsidR="00E02224" w:rsidRDefault="00E02224" w:rsidP="00E02224">
            <w:pPr>
              <w:pStyle w:val="XML1"/>
              <w:rPr>
                <w:del w:id="3885" w:author="aas" w:date="2013-10-14T02:06:00Z"/>
              </w:rPr>
            </w:pPr>
            <w:del w:id="3886" w:author="aas" w:date="2013-10-14T02:06:00Z">
              <w:r>
                <w:delText xml:space="preserve">            &lt;/xs:element&gt;</w:delText>
              </w:r>
            </w:del>
          </w:p>
          <w:p w14:paraId="574C53CD" w14:textId="77777777" w:rsidR="00E02224" w:rsidRDefault="00E02224" w:rsidP="00E02224">
            <w:pPr>
              <w:pStyle w:val="XML1"/>
              <w:rPr>
                <w:del w:id="3887" w:author="aas" w:date="2013-10-14T02:06:00Z"/>
              </w:rPr>
            </w:pPr>
            <w:del w:id="3888" w:author="aas" w:date="2013-10-14T02:06:00Z">
              <w:r>
                <w:delText xml:space="preserve">            &lt;xs:element name="no-forward" minOccurs="0"  type="xs:boolean"&gt;</w:delText>
              </w:r>
            </w:del>
          </w:p>
          <w:p w14:paraId="2637C4A1" w14:textId="77777777" w:rsidR="00E02224" w:rsidRDefault="00E02224" w:rsidP="00E02224">
            <w:pPr>
              <w:pStyle w:val="XML1"/>
              <w:rPr>
                <w:del w:id="3889" w:author="aas" w:date="2013-10-14T02:06:00Z"/>
              </w:rPr>
            </w:pPr>
            <w:del w:id="3890" w:author="aas" w:date="2013-10-14T02:06:00Z">
              <w:r>
                <w:delText xml:space="preserve">              &lt;xs:annotation&gt;</w:delText>
              </w:r>
            </w:del>
          </w:p>
          <w:p w14:paraId="447F1035" w14:textId="77777777" w:rsidR="00E02224" w:rsidRDefault="00E02224" w:rsidP="00E02224">
            <w:pPr>
              <w:pStyle w:val="XML1"/>
              <w:rPr>
                <w:del w:id="3891" w:author="aas" w:date="2013-10-14T02:06:00Z"/>
              </w:rPr>
            </w:pPr>
            <w:del w:id="3892" w:author="aas" w:date="2013-10-14T02:06:00Z">
              <w:r>
                <w:delText xml:space="preserve">                &lt;xs:documentation&gt;</w:delText>
              </w:r>
            </w:del>
          </w:p>
          <w:p w14:paraId="599D922D" w14:textId="77777777" w:rsidR="00E02224" w:rsidRDefault="00E02224" w:rsidP="00E02224">
            <w:pPr>
              <w:pStyle w:val="XML1"/>
              <w:rPr>
                <w:del w:id="3893" w:author="aas" w:date="2013-10-14T02:06:00Z"/>
              </w:rPr>
            </w:pPr>
            <w:del w:id="3894" w:author="aas" w:date="2013-10-14T02:06:00Z">
              <w:r>
                <w:delText xml:space="preserve">                  If true, packets forwarded to this OpenFlow</w:delText>
              </w:r>
            </w:del>
          </w:p>
          <w:p w14:paraId="0CFDA8C9" w14:textId="77777777" w:rsidR="00E02224" w:rsidRDefault="00E02224" w:rsidP="00E02224">
            <w:pPr>
              <w:pStyle w:val="XML1"/>
              <w:rPr>
                <w:del w:id="3895" w:author="aas" w:date="2013-10-14T02:06:00Z"/>
              </w:rPr>
            </w:pPr>
            <w:del w:id="3896" w:author="aas" w:date="2013-10-14T02:06:00Z">
              <w:r>
                <w:delText xml:space="preserve">                  port SHOULD be dropped.</w:delText>
              </w:r>
            </w:del>
          </w:p>
          <w:p w14:paraId="7A40D1BA" w14:textId="77777777" w:rsidR="00E02224" w:rsidRDefault="00E02224" w:rsidP="00E02224">
            <w:pPr>
              <w:pStyle w:val="XML1"/>
              <w:rPr>
                <w:del w:id="3897" w:author="aas" w:date="2013-10-14T02:06:00Z"/>
              </w:rPr>
            </w:pPr>
          </w:p>
          <w:p w14:paraId="23BABAF1" w14:textId="77777777" w:rsidR="00E02224" w:rsidRDefault="00E02224" w:rsidP="00E02224">
            <w:pPr>
              <w:pStyle w:val="XML1"/>
              <w:rPr>
                <w:del w:id="3898" w:author="aas" w:date="2013-10-14T02:06:00Z"/>
              </w:rPr>
            </w:pPr>
            <w:del w:id="3899" w:author="aas" w:date="2013-10-14T02:06:00Z">
              <w:r>
                <w:delText xml:space="preserve">                  This element is optional. If this element is not present</w:delText>
              </w:r>
            </w:del>
          </w:p>
          <w:p w14:paraId="4DA27875" w14:textId="77777777" w:rsidR="00E02224" w:rsidRDefault="00E02224" w:rsidP="00E02224">
            <w:pPr>
              <w:pStyle w:val="XML1"/>
              <w:rPr>
                <w:del w:id="3900" w:author="aas" w:date="2013-10-14T02:06:00Z"/>
              </w:rPr>
            </w:pPr>
            <w:del w:id="3901" w:author="aas" w:date="2013-10-14T02:06:00Z">
              <w:r>
                <w:delText xml:space="preserve">                  it defaults to 'false'.</w:delText>
              </w:r>
            </w:del>
          </w:p>
          <w:p w14:paraId="6CF3F03A" w14:textId="77777777" w:rsidR="00E02224" w:rsidRDefault="00E02224" w:rsidP="00E02224">
            <w:pPr>
              <w:pStyle w:val="XML1"/>
              <w:rPr>
                <w:del w:id="3902" w:author="aas" w:date="2013-10-14T02:06:00Z"/>
              </w:rPr>
            </w:pPr>
            <w:del w:id="3903" w:author="aas" w:date="2013-10-14T02:06:00Z">
              <w:r>
                <w:delText xml:space="preserve">                &lt;/xs:documentation&gt;</w:delText>
              </w:r>
            </w:del>
          </w:p>
          <w:p w14:paraId="6553C519" w14:textId="77777777" w:rsidR="00E02224" w:rsidRDefault="00E02224" w:rsidP="00E02224">
            <w:pPr>
              <w:pStyle w:val="XML1"/>
              <w:rPr>
                <w:del w:id="3904" w:author="aas" w:date="2013-10-14T02:06:00Z"/>
              </w:rPr>
            </w:pPr>
            <w:del w:id="3905" w:author="aas" w:date="2013-10-14T02:06:00Z">
              <w:r>
                <w:delText xml:space="preserve">              &lt;/xs:annotation&gt;</w:delText>
              </w:r>
            </w:del>
          </w:p>
          <w:p w14:paraId="59BD3CCD" w14:textId="77777777" w:rsidR="00E02224" w:rsidRDefault="00E02224" w:rsidP="00E02224">
            <w:pPr>
              <w:pStyle w:val="XML1"/>
              <w:rPr>
                <w:del w:id="3906" w:author="aas" w:date="2013-10-14T02:06:00Z"/>
              </w:rPr>
            </w:pPr>
            <w:del w:id="3907" w:author="aas" w:date="2013-10-14T02:06:00Z">
              <w:r>
                <w:delText xml:space="preserve">            &lt;/xs:element&gt;</w:delText>
              </w:r>
            </w:del>
          </w:p>
          <w:p w14:paraId="4BD273D1" w14:textId="77777777" w:rsidR="00E02224" w:rsidRDefault="00E02224" w:rsidP="00E02224">
            <w:pPr>
              <w:pStyle w:val="XML1"/>
              <w:rPr>
                <w:del w:id="3908" w:author="aas" w:date="2013-10-14T02:06:00Z"/>
              </w:rPr>
            </w:pPr>
            <w:del w:id="3909" w:author="aas" w:date="2013-10-14T02:06:00Z">
              <w:r>
                <w:delText xml:space="preserve">            &lt;xs:element name="no-packet-in" minOccurs="0"  type="xs:boolean"&gt;</w:delText>
              </w:r>
            </w:del>
          </w:p>
          <w:p w14:paraId="63B1EF9E" w14:textId="77777777" w:rsidR="00E02224" w:rsidRDefault="00E02224" w:rsidP="00E02224">
            <w:pPr>
              <w:pStyle w:val="XML1"/>
              <w:rPr>
                <w:del w:id="3910" w:author="aas" w:date="2013-10-14T02:06:00Z"/>
              </w:rPr>
            </w:pPr>
            <w:del w:id="3911" w:author="aas" w:date="2013-10-14T02:06:00Z">
              <w:r>
                <w:delText xml:space="preserve">              &lt;xs:annotation&gt;</w:delText>
              </w:r>
            </w:del>
          </w:p>
          <w:p w14:paraId="3C42604F" w14:textId="77777777" w:rsidR="00E02224" w:rsidRDefault="00E02224" w:rsidP="00E02224">
            <w:pPr>
              <w:pStyle w:val="XML1"/>
              <w:rPr>
                <w:del w:id="3912" w:author="aas" w:date="2013-10-14T02:06:00Z"/>
              </w:rPr>
            </w:pPr>
            <w:del w:id="3913" w:author="aas" w:date="2013-10-14T02:06:00Z">
              <w:r>
                <w:delText xml:space="preserve">                &lt;xs:documentation&gt;</w:delText>
              </w:r>
            </w:del>
          </w:p>
          <w:p w14:paraId="59757D5B" w14:textId="77777777" w:rsidR="00E02224" w:rsidRDefault="00E02224" w:rsidP="00E02224">
            <w:pPr>
              <w:pStyle w:val="XML1"/>
              <w:rPr>
                <w:del w:id="3914" w:author="aas" w:date="2013-10-14T02:06:00Z"/>
              </w:rPr>
            </w:pPr>
            <w:del w:id="3915" w:author="aas" w:date="2013-10-14T02:06:00Z">
              <w:r>
                <w:delText xml:space="preserve">                  If true, packets received on that port that </w:delText>
              </w:r>
            </w:del>
          </w:p>
          <w:p w14:paraId="0B56F0EA" w14:textId="77777777" w:rsidR="00E02224" w:rsidRDefault="00E02224" w:rsidP="00E02224">
            <w:pPr>
              <w:pStyle w:val="XML1"/>
              <w:rPr>
                <w:del w:id="3916" w:author="aas" w:date="2013-10-14T02:06:00Z"/>
              </w:rPr>
            </w:pPr>
            <w:del w:id="3917" w:author="aas" w:date="2013-10-14T02:06:00Z">
              <w:r>
                <w:delText xml:space="preserve">                  generate a table miss should never trigger a packet-in </w:delText>
              </w:r>
            </w:del>
          </w:p>
          <w:p w14:paraId="21650738" w14:textId="77777777" w:rsidR="00E02224" w:rsidRDefault="00E02224" w:rsidP="00E02224">
            <w:pPr>
              <w:pStyle w:val="XML1"/>
              <w:rPr>
                <w:del w:id="3918" w:author="aas" w:date="2013-10-14T02:06:00Z"/>
              </w:rPr>
            </w:pPr>
            <w:del w:id="3919" w:author="aas" w:date="2013-10-14T02:06:00Z">
              <w:r>
                <w:delText xml:space="preserve">                  message to the OpenFlow Controller.</w:delText>
              </w:r>
            </w:del>
          </w:p>
          <w:p w14:paraId="3BD2AA63" w14:textId="77777777" w:rsidR="00E02224" w:rsidRDefault="00E02224" w:rsidP="00E02224">
            <w:pPr>
              <w:pStyle w:val="XML1"/>
              <w:rPr>
                <w:del w:id="3920" w:author="aas" w:date="2013-10-14T02:06:00Z"/>
              </w:rPr>
            </w:pPr>
          </w:p>
          <w:p w14:paraId="1BDF76E7" w14:textId="77777777" w:rsidR="00E02224" w:rsidRDefault="00E02224" w:rsidP="00E02224">
            <w:pPr>
              <w:pStyle w:val="XML1"/>
              <w:rPr>
                <w:del w:id="3921" w:author="aas" w:date="2013-10-14T02:06:00Z"/>
              </w:rPr>
            </w:pPr>
            <w:del w:id="3922" w:author="aas" w:date="2013-10-14T02:06:00Z">
              <w:r>
                <w:delText xml:space="preserve">                  This element is optional. If this element is not present</w:delText>
              </w:r>
            </w:del>
          </w:p>
          <w:p w14:paraId="66E134B6" w14:textId="77777777" w:rsidR="00E02224" w:rsidRDefault="00E02224" w:rsidP="00E02224">
            <w:pPr>
              <w:pStyle w:val="XML1"/>
              <w:rPr>
                <w:del w:id="3923" w:author="aas" w:date="2013-10-14T02:06:00Z"/>
              </w:rPr>
            </w:pPr>
            <w:del w:id="3924" w:author="aas" w:date="2013-10-14T02:06:00Z">
              <w:r>
                <w:delText xml:space="preserve">                  it defaults to 'false'.</w:delText>
              </w:r>
            </w:del>
          </w:p>
          <w:p w14:paraId="68B01E2E" w14:textId="77777777" w:rsidR="00E02224" w:rsidRDefault="00E02224" w:rsidP="00E02224">
            <w:pPr>
              <w:pStyle w:val="XML1"/>
              <w:rPr>
                <w:del w:id="3925" w:author="aas" w:date="2013-10-14T02:06:00Z"/>
              </w:rPr>
            </w:pPr>
            <w:del w:id="3926" w:author="aas" w:date="2013-10-14T02:06:00Z">
              <w:r>
                <w:delText xml:space="preserve">                &lt;/xs:documentation&gt;</w:delText>
              </w:r>
            </w:del>
          </w:p>
          <w:p w14:paraId="4782B269" w14:textId="77777777" w:rsidR="00E02224" w:rsidRDefault="00E02224" w:rsidP="00E02224">
            <w:pPr>
              <w:pStyle w:val="XML1"/>
              <w:rPr>
                <w:del w:id="3927" w:author="aas" w:date="2013-10-14T02:06:00Z"/>
              </w:rPr>
            </w:pPr>
            <w:del w:id="3928" w:author="aas" w:date="2013-10-14T02:06:00Z">
              <w:r>
                <w:delText xml:space="preserve">              &lt;/xs:annotation&gt;</w:delText>
              </w:r>
            </w:del>
          </w:p>
          <w:p w14:paraId="7C034EF7" w14:textId="77777777" w:rsidR="00E02224" w:rsidRDefault="00E02224" w:rsidP="00E02224">
            <w:pPr>
              <w:pStyle w:val="XML1"/>
              <w:rPr>
                <w:del w:id="3929" w:author="aas" w:date="2013-10-14T02:06:00Z"/>
              </w:rPr>
            </w:pPr>
            <w:del w:id="3930" w:author="aas" w:date="2013-10-14T02:06:00Z">
              <w:r>
                <w:delText xml:space="preserve">            &lt;/xs:element&gt;</w:delText>
              </w:r>
            </w:del>
          </w:p>
          <w:p w14:paraId="25F95E5B" w14:textId="77777777" w:rsidR="00E02224" w:rsidRDefault="00E02224" w:rsidP="00E02224">
            <w:pPr>
              <w:pStyle w:val="XML1"/>
              <w:rPr>
                <w:del w:id="3931" w:author="aas" w:date="2013-10-14T02:06:00Z"/>
              </w:rPr>
            </w:pPr>
            <w:del w:id="3932" w:author="aas" w:date="2013-10-14T02:06:00Z">
              <w:r>
                <w:delText xml:space="preserve">          &lt;/xs:sequence&gt;</w:delText>
              </w:r>
            </w:del>
          </w:p>
          <w:p w14:paraId="6AA59003" w14:textId="77777777" w:rsidR="00E02224" w:rsidRDefault="00E02224" w:rsidP="00E02224">
            <w:pPr>
              <w:pStyle w:val="XML1"/>
              <w:rPr>
                <w:del w:id="3933" w:author="aas" w:date="2013-10-14T02:06:00Z"/>
              </w:rPr>
            </w:pPr>
            <w:del w:id="3934" w:author="aas" w:date="2013-10-14T02:06:00Z">
              <w:r>
                <w:delText xml:space="preserve">        &lt;/xs:complexType&gt;</w:delText>
              </w:r>
            </w:del>
          </w:p>
          <w:p w14:paraId="6C92C3D0" w14:textId="77777777" w:rsidR="00E02224" w:rsidRDefault="00E02224" w:rsidP="00E02224">
            <w:pPr>
              <w:pStyle w:val="XML1"/>
              <w:rPr>
                <w:del w:id="3935" w:author="aas" w:date="2013-10-14T02:06:00Z"/>
              </w:rPr>
            </w:pPr>
            <w:del w:id="3936" w:author="aas" w:date="2013-10-14T02:06:00Z">
              <w:r>
                <w:delText xml:space="preserve">      &lt;/xs:element&gt;</w:delText>
              </w:r>
            </w:del>
          </w:p>
          <w:p w14:paraId="556F0503" w14:textId="77777777" w:rsidR="00E02224" w:rsidRDefault="00E02224" w:rsidP="00E02224">
            <w:pPr>
              <w:pStyle w:val="XML1"/>
              <w:rPr>
                <w:del w:id="3937" w:author="aas" w:date="2013-10-14T02:06:00Z"/>
              </w:rPr>
            </w:pPr>
            <w:del w:id="3938" w:author="aas" w:date="2013-10-14T02:06:00Z">
              <w:r>
                <w:delText xml:space="preserve">      &lt;xs:element name="state"&gt;</w:delText>
              </w:r>
            </w:del>
          </w:p>
          <w:p w14:paraId="1F202713" w14:textId="77777777" w:rsidR="00E02224" w:rsidRDefault="00E02224" w:rsidP="00E02224">
            <w:pPr>
              <w:pStyle w:val="XML1"/>
              <w:rPr>
                <w:del w:id="3939" w:author="aas" w:date="2013-10-14T02:06:00Z"/>
              </w:rPr>
            </w:pPr>
            <w:del w:id="3940" w:author="aas" w:date="2013-10-14T02:06:00Z">
              <w:r>
                <w:delText xml:space="preserve">        &lt;xs:annotation&gt;</w:delText>
              </w:r>
            </w:del>
          </w:p>
          <w:p w14:paraId="2F87B55B" w14:textId="77777777" w:rsidR="00E02224" w:rsidRDefault="00E02224" w:rsidP="00E02224">
            <w:pPr>
              <w:pStyle w:val="XML1"/>
              <w:rPr>
                <w:del w:id="3941" w:author="aas" w:date="2013-10-14T02:06:00Z"/>
              </w:rPr>
            </w:pPr>
            <w:del w:id="3942" w:author="aas" w:date="2013-10-14T02:06:00Z">
              <w:r>
                <w:delText xml:space="preserve">          &lt;xs:documentation&gt;</w:delText>
              </w:r>
            </w:del>
          </w:p>
          <w:p w14:paraId="04453968" w14:textId="77777777" w:rsidR="00E02224" w:rsidRDefault="00E02224" w:rsidP="00E02224">
            <w:pPr>
              <w:pStyle w:val="XML1"/>
              <w:rPr>
                <w:del w:id="3943" w:author="aas" w:date="2013-10-14T02:06:00Z"/>
              </w:rPr>
            </w:pPr>
            <w:del w:id="3944" w:author="aas" w:date="2013-10-14T02:06:00Z">
              <w:r>
                <w:delText xml:space="preserve">            This element represents the general operational </w:delText>
              </w:r>
            </w:del>
          </w:p>
          <w:p w14:paraId="6EB7F9FC" w14:textId="77777777" w:rsidR="00E02224" w:rsidRDefault="00E02224" w:rsidP="00E02224">
            <w:pPr>
              <w:pStyle w:val="XML1"/>
              <w:rPr>
                <w:del w:id="3945" w:author="aas" w:date="2013-10-14T02:06:00Z"/>
              </w:rPr>
            </w:pPr>
            <w:del w:id="3946" w:author="aas" w:date="2013-10-14T02:06:00Z">
              <w:r>
                <w:delText xml:space="preserve">            state of the OpenFlow Port.</w:delText>
              </w:r>
            </w:del>
          </w:p>
          <w:p w14:paraId="22FE2306" w14:textId="77777777" w:rsidR="00E02224" w:rsidRDefault="00E02224" w:rsidP="00E02224">
            <w:pPr>
              <w:pStyle w:val="XML1"/>
              <w:rPr>
                <w:del w:id="3947" w:author="aas" w:date="2013-10-14T02:06:00Z"/>
              </w:rPr>
            </w:pPr>
          </w:p>
          <w:p w14:paraId="0A925501" w14:textId="77777777" w:rsidR="00E02224" w:rsidRDefault="00E02224" w:rsidP="00E02224">
            <w:pPr>
              <w:pStyle w:val="XML1"/>
              <w:rPr>
                <w:del w:id="3948" w:author="aas" w:date="2013-10-14T02:06:00Z"/>
              </w:rPr>
            </w:pPr>
            <w:del w:id="3949" w:author="aas" w:date="2013-10-14T02:06:00Z">
              <w:r>
                <w:delText xml:space="preserve">            Children of this element are not configurable and can only be</w:delText>
              </w:r>
            </w:del>
          </w:p>
          <w:p w14:paraId="2AD3C734" w14:textId="77777777" w:rsidR="00E02224" w:rsidRDefault="00E02224" w:rsidP="00E02224">
            <w:pPr>
              <w:pStyle w:val="XML1"/>
              <w:rPr>
                <w:del w:id="3950" w:author="aas" w:date="2013-10-14T02:06:00Z"/>
              </w:rPr>
            </w:pPr>
            <w:del w:id="3951" w:author="aas" w:date="2013-10-14T02:06:00Z">
              <w:r>
                <w:delText xml:space="preserve">            retrieved by NETCONF &amp;lt;get&amp;gt; operations. Attemps to modify this</w:delText>
              </w:r>
            </w:del>
          </w:p>
          <w:p w14:paraId="198DE671" w14:textId="77777777" w:rsidR="00E02224" w:rsidRDefault="00E02224" w:rsidP="00E02224">
            <w:pPr>
              <w:pStyle w:val="XML1"/>
              <w:rPr>
                <w:del w:id="3952" w:author="aas" w:date="2013-10-14T02:06:00Z"/>
              </w:rPr>
            </w:pPr>
            <w:del w:id="3953" w:author="aas" w:date="2013-10-14T02:06:00Z">
              <w:r>
                <w:delText xml:space="preserve">            element and its children with a NETCONF &amp;lt;edit-config&amp;gt;</w:delText>
              </w:r>
            </w:del>
          </w:p>
          <w:p w14:paraId="73CE3AA4" w14:textId="77777777" w:rsidR="00E02224" w:rsidRDefault="00E02224" w:rsidP="00E02224">
            <w:pPr>
              <w:pStyle w:val="XML1"/>
              <w:rPr>
                <w:del w:id="3954" w:author="aas" w:date="2013-10-14T02:06:00Z"/>
              </w:rPr>
            </w:pPr>
            <w:del w:id="3955" w:author="aas" w:date="2013-10-14T02:06:00Z">
              <w:r>
                <w:delText xml:space="preserve">            operation MUST result in an 'operation-not-supported' error</w:delText>
              </w:r>
            </w:del>
          </w:p>
          <w:p w14:paraId="49AC8B41" w14:textId="77777777" w:rsidR="00E02224" w:rsidRDefault="00E02224" w:rsidP="00E02224">
            <w:pPr>
              <w:pStyle w:val="XML1"/>
              <w:rPr>
                <w:del w:id="3956" w:author="aas" w:date="2013-10-14T02:06:00Z"/>
              </w:rPr>
            </w:pPr>
            <w:del w:id="3957" w:author="aas" w:date="2013-10-14T02:06:00Z">
              <w:r>
                <w:delText xml:space="preserve">            with type 'application'.</w:delText>
              </w:r>
            </w:del>
          </w:p>
          <w:p w14:paraId="7B67292E" w14:textId="77777777" w:rsidR="00E02224" w:rsidRDefault="00E02224" w:rsidP="00E02224">
            <w:pPr>
              <w:pStyle w:val="XML1"/>
              <w:rPr>
                <w:del w:id="3958" w:author="aas" w:date="2013-10-14T02:06:00Z"/>
              </w:rPr>
            </w:pPr>
            <w:del w:id="3959" w:author="aas" w:date="2013-10-14T02:06:00Z">
              <w:r>
                <w:delText xml:space="preserve">          &lt;/xs:documentation&gt;</w:delText>
              </w:r>
            </w:del>
          </w:p>
          <w:p w14:paraId="3FA3D17B" w14:textId="77777777" w:rsidR="00E02224" w:rsidRDefault="00E02224" w:rsidP="00E02224">
            <w:pPr>
              <w:pStyle w:val="XML1"/>
              <w:rPr>
                <w:del w:id="3960" w:author="aas" w:date="2013-10-14T02:06:00Z"/>
              </w:rPr>
            </w:pPr>
            <w:del w:id="3961" w:author="aas" w:date="2013-10-14T02:06:00Z">
              <w:r>
                <w:delText xml:space="preserve">        &lt;/xs:annotation&gt;</w:delText>
              </w:r>
            </w:del>
          </w:p>
          <w:p w14:paraId="0AA83A9F" w14:textId="77777777" w:rsidR="00E02224" w:rsidRDefault="00E02224" w:rsidP="00E02224">
            <w:pPr>
              <w:pStyle w:val="XML1"/>
              <w:rPr>
                <w:del w:id="3962" w:author="aas" w:date="2013-10-14T02:06:00Z"/>
              </w:rPr>
            </w:pPr>
            <w:del w:id="3963" w:author="aas" w:date="2013-10-14T02:06:00Z">
              <w:r>
                <w:delText xml:space="preserve">        &lt;xs:complexType&gt;</w:delText>
              </w:r>
            </w:del>
          </w:p>
          <w:p w14:paraId="72DD9E8E" w14:textId="77777777" w:rsidR="00E02224" w:rsidRDefault="00E02224" w:rsidP="00E02224">
            <w:pPr>
              <w:pStyle w:val="XML1"/>
              <w:rPr>
                <w:del w:id="3964" w:author="aas" w:date="2013-10-14T02:06:00Z"/>
              </w:rPr>
            </w:pPr>
            <w:del w:id="3965" w:author="aas" w:date="2013-10-14T02:06:00Z">
              <w:r>
                <w:delText xml:space="preserve">          &lt;xs:sequence&gt;</w:delText>
              </w:r>
            </w:del>
          </w:p>
          <w:p w14:paraId="3B18A1A7" w14:textId="77777777" w:rsidR="00E02224" w:rsidRDefault="00E02224" w:rsidP="00E02224">
            <w:pPr>
              <w:pStyle w:val="XML1"/>
              <w:rPr>
                <w:del w:id="3966" w:author="aas" w:date="2013-10-14T02:06:00Z"/>
              </w:rPr>
            </w:pPr>
            <w:del w:id="3967" w:author="aas" w:date="2013-10-14T02:06:00Z">
              <w:r>
                <w:delText xml:space="preserve">            &lt;xs:element name="oper-state" minOccurs="0"  type="OFUpDownStateType"&gt;</w:delText>
              </w:r>
            </w:del>
          </w:p>
          <w:p w14:paraId="3AFE4515" w14:textId="77777777" w:rsidR="00E02224" w:rsidRDefault="00E02224" w:rsidP="00E02224">
            <w:pPr>
              <w:pStyle w:val="XML1"/>
              <w:rPr>
                <w:del w:id="3968" w:author="aas" w:date="2013-10-14T02:06:00Z"/>
              </w:rPr>
            </w:pPr>
            <w:del w:id="3969" w:author="aas" w:date="2013-10-14T02:06:00Z">
              <w:r>
                <w:delText xml:space="preserve">              &lt;xs:annotation&gt;</w:delText>
              </w:r>
            </w:del>
          </w:p>
          <w:p w14:paraId="47AD000F" w14:textId="77777777" w:rsidR="00E02224" w:rsidRDefault="00E02224" w:rsidP="00E02224">
            <w:pPr>
              <w:pStyle w:val="XML1"/>
              <w:rPr>
                <w:del w:id="3970" w:author="aas" w:date="2013-10-14T02:06:00Z"/>
              </w:rPr>
            </w:pPr>
            <w:del w:id="3971" w:author="aas" w:date="2013-10-14T02:06:00Z">
              <w:r>
                <w:delText xml:space="preserve">                &lt;xs:documentation&gt;</w:delText>
              </w:r>
            </w:del>
          </w:p>
          <w:p w14:paraId="52E81996" w14:textId="77777777" w:rsidR="00E02224" w:rsidRDefault="00E02224" w:rsidP="00E02224">
            <w:pPr>
              <w:pStyle w:val="XML1"/>
              <w:rPr>
                <w:del w:id="3972" w:author="aas" w:date="2013-10-14T02:06:00Z"/>
              </w:rPr>
            </w:pPr>
            <w:del w:id="3973" w:author="aas" w:date="2013-10-14T02:06:00Z">
              <w:r>
                <w:delText xml:space="preserve">                  If the value of this element is 'down', it </w:delText>
              </w:r>
            </w:del>
          </w:p>
          <w:p w14:paraId="2D2A7D0A" w14:textId="77777777" w:rsidR="00E02224" w:rsidRDefault="00E02224" w:rsidP="00E02224">
            <w:pPr>
              <w:pStyle w:val="XML1"/>
              <w:rPr>
                <w:del w:id="3974" w:author="aas" w:date="2013-10-14T02:06:00Z"/>
              </w:rPr>
            </w:pPr>
            <w:del w:id="3975" w:author="aas" w:date="2013-10-14T02:06:00Z">
              <w:r>
                <w:delText xml:space="preserve">                  indicates that there is no physical link present.</w:delText>
              </w:r>
            </w:del>
          </w:p>
          <w:p w14:paraId="520BB18A" w14:textId="77777777" w:rsidR="00E02224" w:rsidRDefault="00E02224" w:rsidP="00E02224">
            <w:pPr>
              <w:pStyle w:val="XML1"/>
              <w:rPr>
                <w:del w:id="3976" w:author="aas" w:date="2013-10-14T02:06:00Z"/>
              </w:rPr>
            </w:pPr>
            <w:del w:id="3977" w:author="aas" w:date="2013-10-14T02:06:00Z">
              <w:r>
                <w:delText xml:space="preserve">                &lt;/xs:documentation&gt;</w:delText>
              </w:r>
            </w:del>
          </w:p>
          <w:p w14:paraId="25A6CADC" w14:textId="77777777" w:rsidR="00E02224" w:rsidRDefault="00E02224" w:rsidP="00E02224">
            <w:pPr>
              <w:pStyle w:val="XML1"/>
              <w:rPr>
                <w:del w:id="3978" w:author="aas" w:date="2013-10-14T02:06:00Z"/>
              </w:rPr>
            </w:pPr>
            <w:del w:id="3979" w:author="aas" w:date="2013-10-14T02:06:00Z">
              <w:r>
                <w:delText xml:space="preserve">              &lt;/xs:annotation&gt;</w:delText>
              </w:r>
            </w:del>
          </w:p>
          <w:p w14:paraId="0AC11797" w14:textId="77777777" w:rsidR="00E02224" w:rsidRDefault="00E02224" w:rsidP="00E02224">
            <w:pPr>
              <w:pStyle w:val="XML1"/>
              <w:rPr>
                <w:del w:id="3980" w:author="aas" w:date="2013-10-14T02:06:00Z"/>
              </w:rPr>
            </w:pPr>
            <w:del w:id="3981" w:author="aas" w:date="2013-10-14T02:06:00Z">
              <w:r>
                <w:delText xml:space="preserve">            &lt;/xs:element&gt;</w:delText>
              </w:r>
            </w:del>
          </w:p>
          <w:p w14:paraId="2CB2C224" w14:textId="77777777" w:rsidR="00E02224" w:rsidRDefault="00E02224" w:rsidP="00E02224">
            <w:pPr>
              <w:pStyle w:val="XML1"/>
              <w:rPr>
                <w:del w:id="3982" w:author="aas" w:date="2013-10-14T02:06:00Z"/>
              </w:rPr>
            </w:pPr>
            <w:del w:id="3983" w:author="aas" w:date="2013-10-14T02:06:00Z">
              <w:r>
                <w:delText xml:space="preserve">            &lt;xs:element name="blocked" minOccurs="0"  type="xs:boolean"&gt;</w:delText>
              </w:r>
            </w:del>
          </w:p>
          <w:p w14:paraId="60CEA117" w14:textId="77777777" w:rsidR="00E02224" w:rsidRDefault="00E02224" w:rsidP="00E02224">
            <w:pPr>
              <w:pStyle w:val="XML1"/>
              <w:rPr>
                <w:del w:id="3984" w:author="aas" w:date="2013-10-14T02:06:00Z"/>
              </w:rPr>
            </w:pPr>
            <w:del w:id="3985" w:author="aas" w:date="2013-10-14T02:06:00Z">
              <w:r>
                <w:delText xml:space="preserve">              &lt;xs:annotation&gt;</w:delText>
              </w:r>
            </w:del>
          </w:p>
          <w:p w14:paraId="7206CA2A" w14:textId="77777777" w:rsidR="00E02224" w:rsidRDefault="00E02224" w:rsidP="00E02224">
            <w:pPr>
              <w:pStyle w:val="XML1"/>
              <w:rPr>
                <w:del w:id="3986" w:author="aas" w:date="2013-10-14T02:06:00Z"/>
              </w:rPr>
            </w:pPr>
            <w:del w:id="3987" w:author="aas" w:date="2013-10-14T02:06:00Z">
              <w:r>
                <w:delText xml:space="preserve">                &lt;xs:documentation&gt;</w:delText>
              </w:r>
            </w:del>
          </w:p>
          <w:p w14:paraId="0986B329" w14:textId="77777777" w:rsidR="00E02224" w:rsidRDefault="00E02224" w:rsidP="00E02224">
            <w:pPr>
              <w:pStyle w:val="XML1"/>
              <w:rPr>
                <w:del w:id="3988" w:author="aas" w:date="2013-10-14T02:06:00Z"/>
              </w:rPr>
            </w:pPr>
            <w:del w:id="3989" w:author="aas" w:date="2013-10-14T02:06:00Z">
              <w:r>
                <w:delText xml:space="preserve">                  If the value of this element is 'true', it </w:delText>
              </w:r>
            </w:del>
          </w:p>
          <w:p w14:paraId="0F93CFCA" w14:textId="77777777" w:rsidR="00E02224" w:rsidRDefault="00E02224" w:rsidP="00E02224">
            <w:pPr>
              <w:pStyle w:val="XML1"/>
              <w:rPr>
                <w:del w:id="3990" w:author="aas" w:date="2013-10-14T02:06:00Z"/>
              </w:rPr>
            </w:pPr>
            <w:del w:id="3991" w:author="aas" w:date="2013-10-14T02:06:00Z">
              <w:r>
                <w:delText xml:space="preserve">                  indicates that a switch protocol outside of OpenFlow,</w:delText>
              </w:r>
            </w:del>
          </w:p>
          <w:p w14:paraId="34972C16" w14:textId="77777777" w:rsidR="00E02224" w:rsidRDefault="00E02224" w:rsidP="00E02224">
            <w:pPr>
              <w:pStyle w:val="XML1"/>
              <w:rPr>
                <w:del w:id="3992" w:author="aas" w:date="2013-10-14T02:06:00Z"/>
              </w:rPr>
            </w:pPr>
            <w:del w:id="3993" w:author="aas" w:date="2013-10-14T02:06:00Z">
              <w:r>
                <w:delText xml:space="preserve">                  such as 802.1D Spanning Tree, is preventing the use of</w:delText>
              </w:r>
            </w:del>
          </w:p>
          <w:p w14:paraId="26830835" w14:textId="77777777" w:rsidR="00E02224" w:rsidRDefault="00E02224" w:rsidP="00E02224">
            <w:pPr>
              <w:pStyle w:val="XML1"/>
              <w:rPr>
                <w:del w:id="3994" w:author="aas" w:date="2013-10-14T02:06:00Z"/>
              </w:rPr>
            </w:pPr>
            <w:del w:id="3995" w:author="aas" w:date="2013-10-14T02:06:00Z">
              <w:r>
                <w:delText xml:space="preserve">                  this OpenFlow port for OpenFlow flooding.</w:delText>
              </w:r>
            </w:del>
          </w:p>
          <w:p w14:paraId="0BDEA649" w14:textId="77777777" w:rsidR="00E02224" w:rsidRDefault="00E02224" w:rsidP="00E02224">
            <w:pPr>
              <w:pStyle w:val="XML1"/>
              <w:rPr>
                <w:del w:id="3996" w:author="aas" w:date="2013-10-14T02:06:00Z"/>
              </w:rPr>
            </w:pPr>
            <w:del w:id="3997" w:author="aas" w:date="2013-10-14T02:06:00Z">
              <w:r>
                <w:delText xml:space="preserve">                &lt;/xs:documentation&gt;</w:delText>
              </w:r>
            </w:del>
          </w:p>
          <w:p w14:paraId="779DE781" w14:textId="77777777" w:rsidR="00E02224" w:rsidRDefault="00E02224" w:rsidP="00E02224">
            <w:pPr>
              <w:pStyle w:val="XML1"/>
              <w:rPr>
                <w:del w:id="3998" w:author="aas" w:date="2013-10-14T02:06:00Z"/>
              </w:rPr>
            </w:pPr>
            <w:del w:id="3999" w:author="aas" w:date="2013-10-14T02:06:00Z">
              <w:r>
                <w:delText xml:space="preserve">              &lt;/xs:annotation&gt;</w:delText>
              </w:r>
            </w:del>
          </w:p>
          <w:p w14:paraId="7FC72769" w14:textId="77777777" w:rsidR="00E02224" w:rsidRDefault="00E02224" w:rsidP="00E02224">
            <w:pPr>
              <w:pStyle w:val="XML1"/>
              <w:rPr>
                <w:del w:id="4000" w:author="aas" w:date="2013-10-14T02:06:00Z"/>
              </w:rPr>
            </w:pPr>
            <w:del w:id="4001" w:author="aas" w:date="2013-10-14T02:06:00Z">
              <w:r>
                <w:delText xml:space="preserve">            &lt;/xs:element&gt;</w:delText>
              </w:r>
            </w:del>
          </w:p>
          <w:p w14:paraId="163FE88C" w14:textId="77777777" w:rsidR="00E02224" w:rsidRDefault="00E02224" w:rsidP="00E02224">
            <w:pPr>
              <w:pStyle w:val="XML1"/>
              <w:rPr>
                <w:del w:id="4002" w:author="aas" w:date="2013-10-14T02:06:00Z"/>
              </w:rPr>
            </w:pPr>
            <w:del w:id="4003" w:author="aas" w:date="2013-10-14T02:06:00Z">
              <w:r>
                <w:delText xml:space="preserve">            &lt;xs:element name="live" minOccurs="0"  type="xs:boolean"&gt;</w:delText>
              </w:r>
            </w:del>
          </w:p>
          <w:p w14:paraId="2CC91103" w14:textId="77777777" w:rsidR="00E02224" w:rsidRDefault="00E02224" w:rsidP="00E02224">
            <w:pPr>
              <w:pStyle w:val="XML1"/>
              <w:rPr>
                <w:del w:id="4004" w:author="aas" w:date="2013-10-14T02:06:00Z"/>
              </w:rPr>
            </w:pPr>
            <w:del w:id="4005" w:author="aas" w:date="2013-10-14T02:06:00Z">
              <w:r>
                <w:delText xml:space="preserve">              &lt;xs:annotation&gt;</w:delText>
              </w:r>
            </w:del>
          </w:p>
          <w:p w14:paraId="389E64E0" w14:textId="77777777" w:rsidR="00E02224" w:rsidRDefault="00E02224" w:rsidP="00E02224">
            <w:pPr>
              <w:pStyle w:val="XML1"/>
              <w:rPr>
                <w:del w:id="4006" w:author="aas" w:date="2013-10-14T02:06:00Z"/>
              </w:rPr>
            </w:pPr>
            <w:del w:id="4007" w:author="aas" w:date="2013-10-14T02:06:00Z">
              <w:r>
                <w:delText xml:space="preserve">                &lt;xs:documentation&gt;</w:delText>
              </w:r>
            </w:del>
          </w:p>
          <w:p w14:paraId="2F90B57A" w14:textId="77777777" w:rsidR="00E02224" w:rsidRDefault="00E02224" w:rsidP="00E02224">
            <w:pPr>
              <w:pStyle w:val="XML1"/>
              <w:rPr>
                <w:del w:id="4008" w:author="aas" w:date="2013-10-14T02:06:00Z"/>
              </w:rPr>
            </w:pPr>
            <w:del w:id="4009" w:author="aas" w:date="2013-10-14T02:06:00Z">
              <w:r>
                <w:delText xml:space="preserve">                  If the value of this element is 'true', it </w:delText>
              </w:r>
            </w:del>
          </w:p>
          <w:p w14:paraId="5D8EC377" w14:textId="77777777" w:rsidR="00E02224" w:rsidRDefault="00E02224" w:rsidP="00E02224">
            <w:pPr>
              <w:pStyle w:val="XML1"/>
              <w:rPr>
                <w:del w:id="4010" w:author="aas" w:date="2013-10-14T02:06:00Z"/>
              </w:rPr>
            </w:pPr>
            <w:del w:id="4011" w:author="aas" w:date="2013-10-14T02:06:00Z">
              <w:r>
                <w:delText xml:space="preserve">                  indicates that this OpenFlow Port is live and can be used</w:delText>
              </w:r>
            </w:del>
          </w:p>
          <w:p w14:paraId="48ED8445" w14:textId="77777777" w:rsidR="00E02224" w:rsidRDefault="00E02224" w:rsidP="00E02224">
            <w:pPr>
              <w:pStyle w:val="XML1"/>
              <w:rPr>
                <w:del w:id="4012" w:author="aas" w:date="2013-10-14T02:06:00Z"/>
              </w:rPr>
            </w:pPr>
            <w:del w:id="4013" w:author="aas" w:date="2013-10-14T02:06:00Z">
              <w:r>
                <w:delText xml:space="preserve">                  for fast failover.</w:delText>
              </w:r>
            </w:del>
          </w:p>
          <w:p w14:paraId="5AF83550" w14:textId="77777777" w:rsidR="00E02224" w:rsidRDefault="00E02224" w:rsidP="00E02224">
            <w:pPr>
              <w:pStyle w:val="XML1"/>
              <w:rPr>
                <w:del w:id="4014" w:author="aas" w:date="2013-10-14T02:06:00Z"/>
              </w:rPr>
            </w:pPr>
            <w:del w:id="4015" w:author="aas" w:date="2013-10-14T02:06:00Z">
              <w:r>
                <w:delText xml:space="preserve">                &lt;/xs:documentation&gt;</w:delText>
              </w:r>
            </w:del>
          </w:p>
          <w:p w14:paraId="7F222DA1" w14:textId="77777777" w:rsidR="00E02224" w:rsidRDefault="00E02224" w:rsidP="00E02224">
            <w:pPr>
              <w:pStyle w:val="XML1"/>
              <w:rPr>
                <w:del w:id="4016" w:author="aas" w:date="2013-10-14T02:06:00Z"/>
              </w:rPr>
            </w:pPr>
            <w:del w:id="4017" w:author="aas" w:date="2013-10-14T02:06:00Z">
              <w:r>
                <w:delText xml:space="preserve">              &lt;/xs:annotation&gt;</w:delText>
              </w:r>
            </w:del>
          </w:p>
          <w:p w14:paraId="5D3D6515" w14:textId="77777777" w:rsidR="00E02224" w:rsidRDefault="00E02224" w:rsidP="00E02224">
            <w:pPr>
              <w:pStyle w:val="XML1"/>
              <w:rPr>
                <w:del w:id="4018" w:author="aas" w:date="2013-10-14T02:06:00Z"/>
              </w:rPr>
            </w:pPr>
            <w:del w:id="4019" w:author="aas" w:date="2013-10-14T02:06:00Z">
              <w:r>
                <w:delText xml:space="preserve">            &lt;/xs:element&gt;</w:delText>
              </w:r>
            </w:del>
          </w:p>
          <w:p w14:paraId="175BD08A" w14:textId="77777777" w:rsidR="00E02224" w:rsidRDefault="00E02224" w:rsidP="00E02224">
            <w:pPr>
              <w:pStyle w:val="XML1"/>
              <w:rPr>
                <w:del w:id="4020" w:author="aas" w:date="2013-10-14T02:06:00Z"/>
              </w:rPr>
            </w:pPr>
            <w:del w:id="4021" w:author="aas" w:date="2013-10-14T02:06:00Z">
              <w:r>
                <w:delText xml:space="preserve">          &lt;/xs:sequence&gt;</w:delText>
              </w:r>
            </w:del>
          </w:p>
          <w:p w14:paraId="385C05EA" w14:textId="77777777" w:rsidR="00E02224" w:rsidRDefault="00E02224" w:rsidP="00E02224">
            <w:pPr>
              <w:pStyle w:val="XML1"/>
              <w:rPr>
                <w:del w:id="4022" w:author="aas" w:date="2013-10-14T02:06:00Z"/>
              </w:rPr>
            </w:pPr>
            <w:del w:id="4023" w:author="aas" w:date="2013-10-14T02:06:00Z">
              <w:r>
                <w:delText xml:space="preserve">        &lt;/xs:complexType&gt;</w:delText>
              </w:r>
            </w:del>
          </w:p>
          <w:p w14:paraId="3D5BBC4C" w14:textId="77777777" w:rsidR="00E02224" w:rsidRDefault="00E02224" w:rsidP="00E02224">
            <w:pPr>
              <w:pStyle w:val="XML1"/>
              <w:rPr>
                <w:del w:id="4024" w:author="aas" w:date="2013-10-14T02:06:00Z"/>
              </w:rPr>
            </w:pPr>
            <w:del w:id="4025" w:author="aas" w:date="2013-10-14T02:06:00Z">
              <w:r>
                <w:delText xml:space="preserve">      &lt;/xs:element&gt;</w:delText>
              </w:r>
            </w:del>
          </w:p>
          <w:p w14:paraId="035384BB" w14:textId="77777777" w:rsidR="00E02224" w:rsidRDefault="00E02224" w:rsidP="00E02224">
            <w:pPr>
              <w:pStyle w:val="XML1"/>
              <w:rPr>
                <w:del w:id="4026" w:author="aas" w:date="2013-10-14T02:06:00Z"/>
              </w:rPr>
            </w:pPr>
            <w:del w:id="4027" w:author="aas" w:date="2013-10-14T02:06:00Z">
              <w:r>
                <w:delText xml:space="preserve">      &lt;xs:element name="features"&gt;</w:delText>
              </w:r>
            </w:del>
          </w:p>
          <w:p w14:paraId="3617BA99" w14:textId="77777777" w:rsidR="00E02224" w:rsidRDefault="00E02224" w:rsidP="00E02224">
            <w:pPr>
              <w:pStyle w:val="XML1"/>
              <w:rPr>
                <w:del w:id="4028" w:author="aas" w:date="2013-10-14T02:06:00Z"/>
              </w:rPr>
            </w:pPr>
            <w:del w:id="4029" w:author="aas" w:date="2013-10-14T02:06:00Z">
              <w:r>
                <w:delText xml:space="preserve">        &lt;xs:complexType&gt;</w:delText>
              </w:r>
            </w:del>
          </w:p>
          <w:p w14:paraId="475E500F" w14:textId="77777777" w:rsidR="00E02224" w:rsidRDefault="00E02224" w:rsidP="00E02224">
            <w:pPr>
              <w:pStyle w:val="XML1"/>
              <w:rPr>
                <w:del w:id="4030" w:author="aas" w:date="2013-10-14T02:06:00Z"/>
              </w:rPr>
            </w:pPr>
            <w:del w:id="4031" w:author="aas" w:date="2013-10-14T02:06:00Z">
              <w:r>
                <w:delText xml:space="preserve">          &lt;xs:sequence&gt;</w:delText>
              </w:r>
            </w:del>
          </w:p>
          <w:p w14:paraId="08321D14" w14:textId="77777777" w:rsidR="00E02224" w:rsidRDefault="00E02224" w:rsidP="00E02224">
            <w:pPr>
              <w:pStyle w:val="XML1"/>
              <w:rPr>
                <w:del w:id="4032" w:author="aas" w:date="2013-10-14T02:06:00Z"/>
              </w:rPr>
            </w:pPr>
            <w:del w:id="4033" w:author="aas" w:date="2013-10-14T02:06:00Z">
              <w:r>
                <w:delText xml:space="preserve">            &lt;xs:element name="current" minOccurs="0"&gt;</w:delText>
              </w:r>
            </w:del>
          </w:p>
          <w:p w14:paraId="059242A3" w14:textId="77777777" w:rsidR="00E02224" w:rsidRDefault="00E02224" w:rsidP="00E02224">
            <w:pPr>
              <w:pStyle w:val="XML1"/>
              <w:rPr>
                <w:del w:id="4034" w:author="aas" w:date="2013-10-14T02:06:00Z"/>
              </w:rPr>
            </w:pPr>
            <w:del w:id="4035" w:author="aas" w:date="2013-10-14T02:06:00Z">
              <w:r>
                <w:delText xml:space="preserve">              &lt;xs:annotation&gt;</w:delText>
              </w:r>
            </w:del>
          </w:p>
          <w:p w14:paraId="57132DCC" w14:textId="77777777" w:rsidR="00E02224" w:rsidRDefault="00E02224" w:rsidP="00E02224">
            <w:pPr>
              <w:pStyle w:val="XML1"/>
              <w:rPr>
                <w:del w:id="4036" w:author="aas" w:date="2013-10-14T02:06:00Z"/>
              </w:rPr>
            </w:pPr>
            <w:del w:id="4037" w:author="aas" w:date="2013-10-14T02:06:00Z">
              <w:r>
                <w:delText xml:space="preserve">                &lt;xs:documentation&gt;</w:delText>
              </w:r>
            </w:del>
          </w:p>
          <w:p w14:paraId="15D0C8FF" w14:textId="77777777" w:rsidR="00E02224" w:rsidRDefault="00E02224" w:rsidP="00E02224">
            <w:pPr>
              <w:pStyle w:val="XML1"/>
              <w:rPr>
                <w:del w:id="4038" w:author="aas" w:date="2013-10-14T02:06:00Z"/>
              </w:rPr>
            </w:pPr>
            <w:del w:id="4039" w:author="aas" w:date="2013-10-14T02:06:00Z">
              <w:r>
                <w:delText xml:space="preserve">                  The features (rates, duplex, etc.) of the</w:delText>
              </w:r>
            </w:del>
          </w:p>
          <w:p w14:paraId="05BBA8F8" w14:textId="77777777" w:rsidR="00E02224" w:rsidRDefault="00E02224" w:rsidP="00E02224">
            <w:pPr>
              <w:pStyle w:val="XML1"/>
              <w:rPr>
                <w:del w:id="4040" w:author="aas" w:date="2013-10-14T02:06:00Z"/>
              </w:rPr>
            </w:pPr>
            <w:del w:id="4041" w:author="aas" w:date="2013-10-14T02:06:00Z">
              <w:r>
                <w:delText xml:space="preserve">                  port, that are currently in use.</w:delText>
              </w:r>
            </w:del>
          </w:p>
          <w:p w14:paraId="0B4DECC4" w14:textId="77777777" w:rsidR="00E02224" w:rsidRDefault="00E02224" w:rsidP="00E02224">
            <w:pPr>
              <w:pStyle w:val="XML1"/>
              <w:rPr>
                <w:del w:id="4042" w:author="aas" w:date="2013-10-14T02:06:00Z"/>
              </w:rPr>
            </w:pPr>
          </w:p>
          <w:p w14:paraId="4780D74C" w14:textId="77777777" w:rsidR="00E02224" w:rsidRDefault="00E02224" w:rsidP="00E02224">
            <w:pPr>
              <w:pStyle w:val="XML1"/>
              <w:rPr>
                <w:del w:id="4043" w:author="aas" w:date="2013-10-14T02:06:00Z"/>
              </w:rPr>
            </w:pPr>
            <w:del w:id="4044" w:author="aas" w:date="2013-10-14T02:06:00Z">
              <w:r>
                <w:delText xml:space="preserve">                  Children of this element are not configurable and can</w:delText>
              </w:r>
            </w:del>
          </w:p>
          <w:p w14:paraId="34D04C03" w14:textId="77777777" w:rsidR="00E02224" w:rsidRDefault="00E02224" w:rsidP="00E02224">
            <w:pPr>
              <w:pStyle w:val="XML1"/>
              <w:rPr>
                <w:del w:id="4045" w:author="aas" w:date="2013-10-14T02:06:00Z"/>
              </w:rPr>
            </w:pPr>
            <w:del w:id="4046" w:author="aas" w:date="2013-10-14T02:06:00Z">
              <w:r>
                <w:delText xml:space="preserve">                  only be retrieved by NETCONF &amp;lt;get&amp;gt; operations. Attemps to</w:delText>
              </w:r>
            </w:del>
          </w:p>
          <w:p w14:paraId="3600DAEB" w14:textId="77777777" w:rsidR="00E02224" w:rsidRDefault="00E02224" w:rsidP="00E02224">
            <w:pPr>
              <w:pStyle w:val="XML1"/>
              <w:rPr>
                <w:del w:id="4047" w:author="aas" w:date="2013-10-14T02:06:00Z"/>
              </w:rPr>
            </w:pPr>
            <w:del w:id="4048" w:author="aas" w:date="2013-10-14T02:06:00Z">
              <w:r>
                <w:delText xml:space="preserve">                  modify this element and its children with a NETCONF</w:delText>
              </w:r>
            </w:del>
          </w:p>
          <w:p w14:paraId="59DB3C51" w14:textId="77777777" w:rsidR="00E02224" w:rsidRDefault="00E02224" w:rsidP="00E02224">
            <w:pPr>
              <w:pStyle w:val="XML1"/>
              <w:rPr>
                <w:del w:id="4049" w:author="aas" w:date="2013-10-14T02:06:00Z"/>
              </w:rPr>
            </w:pPr>
            <w:del w:id="4050" w:author="aas" w:date="2013-10-14T02:06:00Z">
              <w:r>
                <w:delText xml:space="preserve">                  &amp;lt;edit-config&amp;gt; operation MUST result in an</w:delText>
              </w:r>
            </w:del>
          </w:p>
          <w:p w14:paraId="4AA5CC30" w14:textId="77777777" w:rsidR="00E02224" w:rsidRDefault="00E02224" w:rsidP="00E02224">
            <w:pPr>
              <w:pStyle w:val="XML1"/>
              <w:rPr>
                <w:del w:id="4051" w:author="aas" w:date="2013-10-14T02:06:00Z"/>
              </w:rPr>
            </w:pPr>
            <w:del w:id="4052" w:author="aas" w:date="2013-10-14T02:06:00Z">
              <w:r>
                <w:delText xml:space="preserve">                  'operation-not-supported' error with type</w:delText>
              </w:r>
            </w:del>
          </w:p>
          <w:p w14:paraId="55972255" w14:textId="77777777" w:rsidR="00E02224" w:rsidRDefault="00E02224" w:rsidP="00E02224">
            <w:pPr>
              <w:pStyle w:val="XML1"/>
              <w:rPr>
                <w:del w:id="4053" w:author="aas" w:date="2013-10-14T02:06:00Z"/>
              </w:rPr>
            </w:pPr>
            <w:del w:id="4054" w:author="aas" w:date="2013-10-14T02:06:00Z">
              <w:r>
                <w:delText xml:space="preserve">                  'application'.</w:delText>
              </w:r>
            </w:del>
          </w:p>
          <w:p w14:paraId="220CE901" w14:textId="77777777" w:rsidR="00E02224" w:rsidRDefault="00E02224" w:rsidP="00E02224">
            <w:pPr>
              <w:pStyle w:val="XML1"/>
              <w:rPr>
                <w:del w:id="4055" w:author="aas" w:date="2013-10-14T02:06:00Z"/>
              </w:rPr>
            </w:pPr>
            <w:del w:id="4056" w:author="aas" w:date="2013-10-14T02:06:00Z">
              <w:r>
                <w:delText xml:space="preserve">                &lt;/xs:documentation&gt;</w:delText>
              </w:r>
            </w:del>
          </w:p>
          <w:p w14:paraId="645381D6" w14:textId="77777777" w:rsidR="00E02224" w:rsidRDefault="00E02224" w:rsidP="00E02224">
            <w:pPr>
              <w:pStyle w:val="XML1"/>
              <w:rPr>
                <w:del w:id="4057" w:author="aas" w:date="2013-10-14T02:06:00Z"/>
              </w:rPr>
            </w:pPr>
            <w:del w:id="4058" w:author="aas" w:date="2013-10-14T02:06:00Z">
              <w:r>
                <w:delText xml:space="preserve">              &lt;/xs:annotation&gt;</w:delText>
              </w:r>
            </w:del>
          </w:p>
          <w:p w14:paraId="72A8CA9A" w14:textId="77777777" w:rsidR="00E02224" w:rsidRDefault="00E02224" w:rsidP="00E02224">
            <w:pPr>
              <w:pStyle w:val="XML1"/>
              <w:rPr>
                <w:del w:id="4059" w:author="aas" w:date="2013-10-14T02:06:00Z"/>
              </w:rPr>
            </w:pPr>
            <w:del w:id="4060" w:author="aas" w:date="2013-10-14T02:06:00Z">
              <w:r>
                <w:delText xml:space="preserve">              &lt;xs:complexType&gt;</w:delText>
              </w:r>
            </w:del>
          </w:p>
          <w:p w14:paraId="50716A4F" w14:textId="77777777" w:rsidR="00E02224" w:rsidRDefault="00E02224" w:rsidP="00E02224">
            <w:pPr>
              <w:pStyle w:val="XML1"/>
              <w:rPr>
                <w:del w:id="4061" w:author="aas" w:date="2013-10-14T02:06:00Z"/>
              </w:rPr>
            </w:pPr>
            <w:del w:id="4062" w:author="aas" w:date="2013-10-14T02:06:00Z">
              <w:r>
                <w:delText xml:space="preserve">                &lt;xs:sequence&gt;</w:delText>
              </w:r>
            </w:del>
          </w:p>
          <w:p w14:paraId="2A0835FD" w14:textId="77777777" w:rsidR="00E02224" w:rsidRDefault="00E02224" w:rsidP="00E02224">
            <w:pPr>
              <w:pStyle w:val="XML1"/>
              <w:rPr>
                <w:del w:id="4063" w:author="aas" w:date="2013-10-14T02:06:00Z"/>
              </w:rPr>
            </w:pPr>
            <w:del w:id="4064" w:author="aas" w:date="2013-10-14T02:06:00Z">
              <w:r>
                <w:delText xml:space="preserve">                  &lt;xs:group ref="OFPortCurrentFeatureListType"/&gt;</w:delText>
              </w:r>
            </w:del>
          </w:p>
          <w:p w14:paraId="180BE3DC" w14:textId="77777777" w:rsidR="00E02224" w:rsidRDefault="00E02224" w:rsidP="00E02224">
            <w:pPr>
              <w:pStyle w:val="XML1"/>
              <w:rPr>
                <w:del w:id="4065" w:author="aas" w:date="2013-10-14T02:06:00Z"/>
              </w:rPr>
            </w:pPr>
            <w:del w:id="4066" w:author="aas" w:date="2013-10-14T02:06:00Z">
              <w:r>
                <w:delText xml:space="preserve">                &lt;/xs:sequence&gt;</w:delText>
              </w:r>
            </w:del>
          </w:p>
          <w:p w14:paraId="1B312433" w14:textId="77777777" w:rsidR="00E02224" w:rsidRDefault="00E02224" w:rsidP="00E02224">
            <w:pPr>
              <w:pStyle w:val="XML1"/>
              <w:rPr>
                <w:del w:id="4067" w:author="aas" w:date="2013-10-14T02:06:00Z"/>
              </w:rPr>
            </w:pPr>
            <w:del w:id="4068" w:author="aas" w:date="2013-10-14T02:06:00Z">
              <w:r>
                <w:delText xml:space="preserve">              &lt;/xs:complexType&gt;</w:delText>
              </w:r>
            </w:del>
          </w:p>
          <w:p w14:paraId="4746719F" w14:textId="77777777" w:rsidR="00E02224" w:rsidRDefault="00E02224" w:rsidP="00E02224">
            <w:pPr>
              <w:pStyle w:val="XML1"/>
              <w:rPr>
                <w:del w:id="4069" w:author="aas" w:date="2013-10-14T02:06:00Z"/>
              </w:rPr>
            </w:pPr>
            <w:del w:id="4070" w:author="aas" w:date="2013-10-14T02:06:00Z">
              <w:r>
                <w:delText xml:space="preserve">            &lt;/xs:element&gt;</w:delText>
              </w:r>
            </w:del>
          </w:p>
          <w:p w14:paraId="7481CA55" w14:textId="77777777" w:rsidR="00E02224" w:rsidRDefault="00E02224" w:rsidP="00E02224">
            <w:pPr>
              <w:pStyle w:val="XML1"/>
              <w:rPr>
                <w:del w:id="4071" w:author="aas" w:date="2013-10-14T02:06:00Z"/>
              </w:rPr>
            </w:pPr>
            <w:del w:id="4072" w:author="aas" w:date="2013-10-14T02:06:00Z">
              <w:r>
                <w:delText xml:space="preserve">            &lt;xs:element name="advertised" minOccurs="0"&gt;</w:delText>
              </w:r>
            </w:del>
          </w:p>
          <w:p w14:paraId="323C1C76" w14:textId="77777777" w:rsidR="00E02224" w:rsidRDefault="00E02224" w:rsidP="00E02224">
            <w:pPr>
              <w:pStyle w:val="XML1"/>
              <w:rPr>
                <w:del w:id="4073" w:author="aas" w:date="2013-10-14T02:06:00Z"/>
              </w:rPr>
            </w:pPr>
            <w:del w:id="4074" w:author="aas" w:date="2013-10-14T02:06:00Z">
              <w:r>
                <w:delText xml:space="preserve">              &lt;xs:annotation&gt;</w:delText>
              </w:r>
            </w:del>
          </w:p>
          <w:p w14:paraId="471C9ED4" w14:textId="77777777" w:rsidR="00E02224" w:rsidRDefault="00E02224" w:rsidP="00E02224">
            <w:pPr>
              <w:pStyle w:val="XML1"/>
              <w:rPr>
                <w:del w:id="4075" w:author="aas" w:date="2013-10-14T02:06:00Z"/>
              </w:rPr>
            </w:pPr>
            <w:del w:id="4076" w:author="aas" w:date="2013-10-14T02:06:00Z">
              <w:r>
                <w:delText xml:space="preserve">                &lt;xs:documentation&gt;</w:delText>
              </w:r>
            </w:del>
          </w:p>
          <w:p w14:paraId="3005FB31" w14:textId="77777777" w:rsidR="00E02224" w:rsidRDefault="00E02224" w:rsidP="00E02224">
            <w:pPr>
              <w:pStyle w:val="XML1"/>
              <w:rPr>
                <w:del w:id="4077" w:author="aas" w:date="2013-10-14T02:06:00Z"/>
              </w:rPr>
            </w:pPr>
            <w:del w:id="4078" w:author="aas" w:date="2013-10-14T02:06:00Z">
              <w:r>
                <w:delText xml:space="preserve">                  The features (rates, duplex, etc.) of the</w:delText>
              </w:r>
            </w:del>
          </w:p>
          <w:p w14:paraId="708247E9" w14:textId="77777777" w:rsidR="00E02224" w:rsidRDefault="00E02224" w:rsidP="00E02224">
            <w:pPr>
              <w:pStyle w:val="XML1"/>
              <w:rPr>
                <w:del w:id="4079" w:author="aas" w:date="2013-10-14T02:06:00Z"/>
              </w:rPr>
            </w:pPr>
            <w:del w:id="4080" w:author="aas" w:date="2013-10-14T02:06:00Z">
              <w:r>
                <w:delText xml:space="preserve">                  port, that are advertised to the peer port.</w:delText>
              </w:r>
            </w:del>
          </w:p>
          <w:p w14:paraId="510DAFED" w14:textId="77777777" w:rsidR="00E02224" w:rsidRDefault="00E02224" w:rsidP="00E02224">
            <w:pPr>
              <w:pStyle w:val="XML1"/>
              <w:rPr>
                <w:del w:id="4081" w:author="aas" w:date="2013-10-14T02:06:00Z"/>
              </w:rPr>
            </w:pPr>
          </w:p>
          <w:p w14:paraId="152301B9" w14:textId="77777777" w:rsidR="00E02224" w:rsidRDefault="00E02224" w:rsidP="00E02224">
            <w:pPr>
              <w:pStyle w:val="XML1"/>
              <w:rPr>
                <w:del w:id="4082" w:author="aas" w:date="2013-10-14T02:06:00Z"/>
              </w:rPr>
            </w:pPr>
            <w:del w:id="4083" w:author="aas" w:date="2013-10-14T02:06:00Z">
              <w:r>
                <w:delText xml:space="preserve">                  NETCONF &amp;lt;edit-config&amp;gt; operations MUST be implemented as </w:delText>
              </w:r>
            </w:del>
          </w:p>
          <w:p w14:paraId="7B05DBE3" w14:textId="77777777" w:rsidR="00E02224" w:rsidRDefault="00E02224" w:rsidP="00E02224">
            <w:pPr>
              <w:pStyle w:val="XML1"/>
              <w:rPr>
                <w:del w:id="4084" w:author="aas" w:date="2013-10-14T02:06:00Z"/>
              </w:rPr>
            </w:pPr>
            <w:del w:id="4085" w:author="aas" w:date="2013-10-14T02:06:00Z">
              <w:r>
                <w:delText xml:space="preserve">                  follows: </w:delText>
              </w:r>
            </w:del>
          </w:p>
          <w:p w14:paraId="2AD190D2" w14:textId="77777777" w:rsidR="00E02224" w:rsidRDefault="00E02224" w:rsidP="00E02224">
            <w:pPr>
              <w:pStyle w:val="XML1"/>
              <w:rPr>
                <w:del w:id="4086" w:author="aas" w:date="2013-10-14T02:06:00Z"/>
              </w:rPr>
            </w:pPr>
          </w:p>
          <w:p w14:paraId="44AD9DC8" w14:textId="77777777" w:rsidR="00E02224" w:rsidRDefault="00E02224" w:rsidP="00E02224">
            <w:pPr>
              <w:pStyle w:val="XML1"/>
              <w:rPr>
                <w:del w:id="4087" w:author="aas" w:date="2013-10-14T02:06:00Z"/>
              </w:rPr>
            </w:pPr>
            <w:del w:id="4088" w:author="aas" w:date="2013-10-14T02:06:00Z">
              <w:r>
                <w:delText xml:space="preserve">                  * The 'resource-id' element of OFResoureType MUST be</w:delText>
              </w:r>
            </w:del>
          </w:p>
          <w:p w14:paraId="538AE529" w14:textId="77777777" w:rsidR="00E02224" w:rsidRDefault="00E02224" w:rsidP="00E02224">
            <w:pPr>
              <w:pStyle w:val="XML1"/>
              <w:rPr>
                <w:del w:id="4089" w:author="aas" w:date="2013-10-14T02:06:00Z"/>
              </w:rPr>
            </w:pPr>
            <w:del w:id="4090" w:author="aas" w:date="2013-10-14T02:06:00Z">
              <w:r>
                <w:delText xml:space="preserve">                  present in the path or in the filter at all</w:delText>
              </w:r>
            </w:del>
          </w:p>
          <w:p w14:paraId="12863821" w14:textId="77777777" w:rsidR="00E02224" w:rsidRDefault="00E02224" w:rsidP="00E02224">
            <w:pPr>
              <w:pStyle w:val="XML1"/>
              <w:rPr>
                <w:del w:id="4091" w:author="aas" w:date="2013-10-14T02:06:00Z"/>
              </w:rPr>
            </w:pPr>
            <w:del w:id="4092" w:author="aas" w:date="2013-10-14T02:06:00Z">
              <w:r>
                <w:delText xml:space="preserve">                  &amp;lt;edit-config&amp;gt; operations to identify the port.</w:delText>
              </w:r>
            </w:del>
          </w:p>
          <w:p w14:paraId="4224027C" w14:textId="77777777" w:rsidR="00E02224" w:rsidRDefault="00E02224" w:rsidP="00E02224">
            <w:pPr>
              <w:pStyle w:val="XML1"/>
              <w:rPr>
                <w:del w:id="4093" w:author="aas" w:date="2013-10-14T02:06:00Z"/>
              </w:rPr>
            </w:pPr>
            <w:del w:id="4094" w:author="aas" w:date="2013-10-14T02:06:00Z">
              <w:r>
                <w:delText xml:space="preserve">                  * If the operation is 'merge' or 'replace', the element</w:delText>
              </w:r>
            </w:del>
          </w:p>
          <w:p w14:paraId="7A80273C" w14:textId="77777777" w:rsidR="00E02224" w:rsidRDefault="00E02224" w:rsidP="00E02224">
            <w:pPr>
              <w:pStyle w:val="XML1"/>
              <w:rPr>
                <w:del w:id="4095" w:author="aas" w:date="2013-10-14T02:06:00Z"/>
              </w:rPr>
            </w:pPr>
            <w:del w:id="4096" w:author="aas" w:date="2013-10-14T02:06:00Z">
              <w:r>
                <w:delText xml:space="preserve">                  is created if it does not exist, and its value is set</w:delText>
              </w:r>
            </w:del>
          </w:p>
          <w:p w14:paraId="216E20FC" w14:textId="77777777" w:rsidR="00E02224" w:rsidRDefault="00E02224" w:rsidP="00E02224">
            <w:pPr>
              <w:pStyle w:val="XML1"/>
              <w:rPr>
                <w:del w:id="4097" w:author="aas" w:date="2013-10-14T02:06:00Z"/>
              </w:rPr>
            </w:pPr>
            <w:del w:id="4098" w:author="aas" w:date="2013-10-14T02:06:00Z">
              <w:r>
                <w:delText xml:space="preserve">                  to the value found in the XML RPC data.</w:delText>
              </w:r>
            </w:del>
          </w:p>
          <w:p w14:paraId="18F42483" w14:textId="77777777" w:rsidR="00E02224" w:rsidRDefault="00E02224" w:rsidP="00E02224">
            <w:pPr>
              <w:pStyle w:val="XML1"/>
              <w:rPr>
                <w:del w:id="4099" w:author="aas" w:date="2013-10-14T02:06:00Z"/>
              </w:rPr>
            </w:pPr>
            <w:del w:id="4100" w:author="aas" w:date="2013-10-14T02:06:00Z">
              <w:r>
                <w:delText xml:space="preserve">                  * If the operation is 'create', the element is created if</w:delText>
              </w:r>
            </w:del>
          </w:p>
          <w:p w14:paraId="69297B92" w14:textId="77777777" w:rsidR="00E02224" w:rsidRDefault="00E02224" w:rsidP="00E02224">
            <w:pPr>
              <w:pStyle w:val="XML1"/>
              <w:rPr>
                <w:del w:id="4101" w:author="aas" w:date="2013-10-14T02:06:00Z"/>
              </w:rPr>
            </w:pPr>
            <w:del w:id="4102" w:author="aas" w:date="2013-10-14T02:06:00Z">
              <w:r>
                <w:delText xml:space="preserve">                  it does not exist. If the element already exists, a</w:delText>
              </w:r>
            </w:del>
          </w:p>
          <w:p w14:paraId="777682E7" w14:textId="77777777" w:rsidR="00E02224" w:rsidRDefault="00E02224" w:rsidP="00E02224">
            <w:pPr>
              <w:pStyle w:val="XML1"/>
              <w:rPr>
                <w:del w:id="4103" w:author="aas" w:date="2013-10-14T02:06:00Z"/>
              </w:rPr>
            </w:pPr>
            <w:del w:id="4104" w:author="aas" w:date="2013-10-14T02:06:00Z">
              <w:r>
                <w:delText xml:space="preserve">                  'data</w:delText>
              </w:r>
              <w:r>
                <w:rPr>
                  <w:rFonts w:ascii="MS Mincho" w:eastAsia="MS Mincho" w:hAnsi="MS Mincho" w:cs="MS Mincho" w:hint="eastAsia"/>
                </w:rPr>
                <w:delText>‑</w:delText>
              </w:r>
              <w:r>
                <w:delText>exists' error is returned.</w:delText>
              </w:r>
            </w:del>
          </w:p>
          <w:p w14:paraId="1888C338" w14:textId="77777777" w:rsidR="00E02224" w:rsidRDefault="00E02224" w:rsidP="00E02224">
            <w:pPr>
              <w:pStyle w:val="XML1"/>
              <w:rPr>
                <w:del w:id="4105" w:author="aas" w:date="2013-10-14T02:06:00Z"/>
              </w:rPr>
            </w:pPr>
            <w:del w:id="4106" w:author="aas" w:date="2013-10-14T02:06:00Z">
              <w:r>
                <w:delText xml:space="preserve">                  * If the operation is 'delete', the element is deleted if</w:delText>
              </w:r>
            </w:del>
          </w:p>
          <w:p w14:paraId="51B5F304" w14:textId="77777777" w:rsidR="00E02224" w:rsidRDefault="00E02224" w:rsidP="00E02224">
            <w:pPr>
              <w:pStyle w:val="XML1"/>
              <w:rPr>
                <w:del w:id="4107" w:author="aas" w:date="2013-10-14T02:06:00Z"/>
              </w:rPr>
            </w:pPr>
            <w:del w:id="4108" w:author="aas" w:date="2013-10-14T02:06:00Z">
              <w:r>
                <w:delText xml:space="preserve">                  it exists. If the element does not exist, a</w:delText>
              </w:r>
            </w:del>
          </w:p>
          <w:p w14:paraId="4C38B8B8" w14:textId="77777777" w:rsidR="00E02224" w:rsidRDefault="00E02224" w:rsidP="00E02224">
            <w:pPr>
              <w:pStyle w:val="XML1"/>
              <w:rPr>
                <w:del w:id="4109" w:author="aas" w:date="2013-10-14T02:06:00Z"/>
              </w:rPr>
            </w:pPr>
            <w:del w:id="4110" w:author="aas" w:date="2013-10-14T02:06:00Z">
              <w:r>
                <w:delText xml:space="preserve">                  'data</w:delText>
              </w:r>
              <w:r>
                <w:rPr>
                  <w:rFonts w:ascii="MS Mincho" w:eastAsia="MS Mincho" w:hAnsi="MS Mincho" w:cs="MS Mincho" w:hint="eastAsia"/>
                </w:rPr>
                <w:delText>‑</w:delText>
              </w:r>
              <w:r>
                <w:delText>missing' error is returned.</w:delText>
              </w:r>
            </w:del>
          </w:p>
          <w:p w14:paraId="371343A2" w14:textId="77777777" w:rsidR="00E02224" w:rsidRDefault="00E02224" w:rsidP="00E02224">
            <w:pPr>
              <w:pStyle w:val="XML1"/>
              <w:rPr>
                <w:del w:id="4111" w:author="aas" w:date="2013-10-14T02:06:00Z"/>
              </w:rPr>
            </w:pPr>
            <w:del w:id="4112" w:author="aas" w:date="2013-10-14T02:06:00Z">
              <w:r>
                <w:delText xml:space="preserve">                &lt;/xs:documentation&gt;</w:delText>
              </w:r>
            </w:del>
          </w:p>
          <w:p w14:paraId="7916810E" w14:textId="77777777" w:rsidR="00E02224" w:rsidRDefault="00E02224" w:rsidP="00E02224">
            <w:pPr>
              <w:pStyle w:val="XML1"/>
              <w:rPr>
                <w:del w:id="4113" w:author="aas" w:date="2013-10-14T02:06:00Z"/>
              </w:rPr>
            </w:pPr>
            <w:del w:id="4114" w:author="aas" w:date="2013-10-14T02:06:00Z">
              <w:r>
                <w:delText xml:space="preserve">              &lt;/xs:annotation&gt;</w:delText>
              </w:r>
            </w:del>
          </w:p>
          <w:p w14:paraId="6F61E2CE" w14:textId="77777777" w:rsidR="00E02224" w:rsidRDefault="00E02224" w:rsidP="00E02224">
            <w:pPr>
              <w:pStyle w:val="XML1"/>
              <w:rPr>
                <w:del w:id="4115" w:author="aas" w:date="2013-10-14T02:06:00Z"/>
              </w:rPr>
            </w:pPr>
            <w:del w:id="4116" w:author="aas" w:date="2013-10-14T02:06:00Z">
              <w:r>
                <w:delText xml:space="preserve">              &lt;xs:complexType&gt;</w:delText>
              </w:r>
            </w:del>
          </w:p>
          <w:p w14:paraId="1946E842" w14:textId="77777777" w:rsidR="00E02224" w:rsidRDefault="00E02224" w:rsidP="00E02224">
            <w:pPr>
              <w:pStyle w:val="XML1"/>
              <w:rPr>
                <w:del w:id="4117" w:author="aas" w:date="2013-10-14T02:06:00Z"/>
              </w:rPr>
            </w:pPr>
            <w:del w:id="4118" w:author="aas" w:date="2013-10-14T02:06:00Z">
              <w:r>
                <w:delText xml:space="preserve">                &lt;xs:sequence&gt;</w:delText>
              </w:r>
            </w:del>
          </w:p>
          <w:p w14:paraId="5048E359" w14:textId="77777777" w:rsidR="00E02224" w:rsidRDefault="00E02224" w:rsidP="00E02224">
            <w:pPr>
              <w:pStyle w:val="XML1"/>
              <w:rPr>
                <w:del w:id="4119" w:author="aas" w:date="2013-10-14T02:06:00Z"/>
              </w:rPr>
            </w:pPr>
            <w:del w:id="4120" w:author="aas" w:date="2013-10-14T02:06:00Z">
              <w:r>
                <w:delText xml:space="preserve">                  &lt;xs:group ref="OFPortOtherFeatureListType"/&gt;</w:delText>
              </w:r>
            </w:del>
          </w:p>
          <w:p w14:paraId="1746B017" w14:textId="77777777" w:rsidR="00E02224" w:rsidRDefault="00E02224" w:rsidP="00E02224">
            <w:pPr>
              <w:pStyle w:val="XML1"/>
              <w:rPr>
                <w:del w:id="4121" w:author="aas" w:date="2013-10-14T02:06:00Z"/>
              </w:rPr>
            </w:pPr>
            <w:del w:id="4122" w:author="aas" w:date="2013-10-14T02:06:00Z">
              <w:r>
                <w:delText xml:space="preserve">                &lt;/xs:sequence&gt;</w:delText>
              </w:r>
            </w:del>
          </w:p>
          <w:p w14:paraId="0DDE2545" w14:textId="77777777" w:rsidR="00E02224" w:rsidRDefault="00E02224" w:rsidP="00E02224">
            <w:pPr>
              <w:pStyle w:val="XML1"/>
              <w:rPr>
                <w:del w:id="4123" w:author="aas" w:date="2013-10-14T02:06:00Z"/>
              </w:rPr>
            </w:pPr>
            <w:del w:id="4124" w:author="aas" w:date="2013-10-14T02:06:00Z">
              <w:r>
                <w:delText xml:space="preserve">              &lt;/xs:complexType&gt;</w:delText>
              </w:r>
            </w:del>
          </w:p>
          <w:p w14:paraId="1E488369" w14:textId="77777777" w:rsidR="00E02224" w:rsidRDefault="00E02224" w:rsidP="00E02224">
            <w:pPr>
              <w:pStyle w:val="XML1"/>
              <w:rPr>
                <w:del w:id="4125" w:author="aas" w:date="2013-10-14T02:06:00Z"/>
              </w:rPr>
            </w:pPr>
            <w:del w:id="4126" w:author="aas" w:date="2013-10-14T02:06:00Z">
              <w:r>
                <w:delText xml:space="preserve">            &lt;/xs:element&gt;</w:delText>
              </w:r>
            </w:del>
          </w:p>
          <w:p w14:paraId="5EE62796" w14:textId="77777777" w:rsidR="00E02224" w:rsidRDefault="00E02224" w:rsidP="00E02224">
            <w:pPr>
              <w:pStyle w:val="XML1"/>
              <w:rPr>
                <w:del w:id="4127" w:author="aas" w:date="2013-10-14T02:06:00Z"/>
              </w:rPr>
            </w:pPr>
            <w:del w:id="4128" w:author="aas" w:date="2013-10-14T02:06:00Z">
              <w:r>
                <w:delText xml:space="preserve">            &lt;xs:element name="supported" minOccurs="0"&gt;</w:delText>
              </w:r>
            </w:del>
          </w:p>
          <w:p w14:paraId="3E899A88" w14:textId="77777777" w:rsidR="00E02224" w:rsidRDefault="00E02224" w:rsidP="00E02224">
            <w:pPr>
              <w:pStyle w:val="XML1"/>
              <w:rPr>
                <w:del w:id="4129" w:author="aas" w:date="2013-10-14T02:06:00Z"/>
              </w:rPr>
            </w:pPr>
            <w:del w:id="4130" w:author="aas" w:date="2013-10-14T02:06:00Z">
              <w:r>
                <w:delText xml:space="preserve">              &lt;xs:annotation&gt;</w:delText>
              </w:r>
            </w:del>
          </w:p>
          <w:p w14:paraId="3FFA229B" w14:textId="77777777" w:rsidR="00E02224" w:rsidRDefault="00E02224" w:rsidP="00E02224">
            <w:pPr>
              <w:pStyle w:val="XML1"/>
              <w:rPr>
                <w:del w:id="4131" w:author="aas" w:date="2013-10-14T02:06:00Z"/>
              </w:rPr>
            </w:pPr>
            <w:del w:id="4132" w:author="aas" w:date="2013-10-14T02:06:00Z">
              <w:r>
                <w:delText xml:space="preserve">                &lt;xs:documentation&gt;</w:delText>
              </w:r>
            </w:del>
          </w:p>
          <w:p w14:paraId="7A0E6DEB" w14:textId="77777777" w:rsidR="00E02224" w:rsidRDefault="00E02224" w:rsidP="00E02224">
            <w:pPr>
              <w:pStyle w:val="XML1"/>
              <w:rPr>
                <w:del w:id="4133" w:author="aas" w:date="2013-10-14T02:06:00Z"/>
              </w:rPr>
            </w:pPr>
            <w:del w:id="4134" w:author="aas" w:date="2013-10-14T02:06:00Z">
              <w:r>
                <w:delText xml:space="preserve">                  The features (rates, duplex, etc.) of the</w:delText>
              </w:r>
            </w:del>
          </w:p>
          <w:p w14:paraId="169BD9DE" w14:textId="77777777" w:rsidR="00E02224" w:rsidRDefault="00E02224" w:rsidP="00E02224">
            <w:pPr>
              <w:pStyle w:val="XML1"/>
              <w:rPr>
                <w:del w:id="4135" w:author="aas" w:date="2013-10-14T02:06:00Z"/>
              </w:rPr>
            </w:pPr>
            <w:del w:id="4136" w:author="aas" w:date="2013-10-14T02:06:00Z">
              <w:r>
                <w:delText xml:space="preserve">                  port, that are supported on the port.</w:delText>
              </w:r>
            </w:del>
          </w:p>
          <w:p w14:paraId="7401D91C" w14:textId="77777777" w:rsidR="00E02224" w:rsidRDefault="00E02224" w:rsidP="00E02224">
            <w:pPr>
              <w:pStyle w:val="XML1"/>
              <w:rPr>
                <w:del w:id="4137" w:author="aas" w:date="2013-10-14T02:06:00Z"/>
              </w:rPr>
            </w:pPr>
          </w:p>
          <w:p w14:paraId="05F3019C" w14:textId="77777777" w:rsidR="00E02224" w:rsidRDefault="00E02224" w:rsidP="00E02224">
            <w:pPr>
              <w:pStyle w:val="XML1"/>
              <w:rPr>
                <w:del w:id="4138" w:author="aas" w:date="2013-10-14T02:06:00Z"/>
              </w:rPr>
            </w:pPr>
            <w:del w:id="4139" w:author="aas" w:date="2013-10-14T02:06:00Z">
              <w:r>
                <w:delText xml:space="preserve">                  Children of this element are not configurable and can</w:delText>
              </w:r>
            </w:del>
          </w:p>
          <w:p w14:paraId="569169A7" w14:textId="77777777" w:rsidR="00E02224" w:rsidRDefault="00E02224" w:rsidP="00E02224">
            <w:pPr>
              <w:pStyle w:val="XML1"/>
              <w:rPr>
                <w:del w:id="4140" w:author="aas" w:date="2013-10-14T02:06:00Z"/>
              </w:rPr>
            </w:pPr>
            <w:del w:id="4141" w:author="aas" w:date="2013-10-14T02:06:00Z">
              <w:r>
                <w:delText xml:space="preserve">                  only be retrieved by NETCONF &amp;lt;get&amp;gt; operations. Attemps to</w:delText>
              </w:r>
            </w:del>
          </w:p>
          <w:p w14:paraId="238F1D69" w14:textId="77777777" w:rsidR="00E02224" w:rsidRDefault="00E02224" w:rsidP="00E02224">
            <w:pPr>
              <w:pStyle w:val="XML1"/>
              <w:rPr>
                <w:del w:id="4142" w:author="aas" w:date="2013-10-14T02:06:00Z"/>
              </w:rPr>
            </w:pPr>
            <w:del w:id="4143" w:author="aas" w:date="2013-10-14T02:06:00Z">
              <w:r>
                <w:delText xml:space="preserve">                  modify this element and its children with a NETCONF</w:delText>
              </w:r>
            </w:del>
          </w:p>
          <w:p w14:paraId="446814A5" w14:textId="77777777" w:rsidR="00E02224" w:rsidRDefault="00E02224" w:rsidP="00E02224">
            <w:pPr>
              <w:pStyle w:val="XML1"/>
              <w:rPr>
                <w:del w:id="4144" w:author="aas" w:date="2013-10-14T02:06:00Z"/>
              </w:rPr>
            </w:pPr>
            <w:del w:id="4145" w:author="aas" w:date="2013-10-14T02:06:00Z">
              <w:r>
                <w:delText xml:space="preserve">                  &amp;lt;edit-config&amp;gt; operation MUST result in an</w:delText>
              </w:r>
            </w:del>
          </w:p>
          <w:p w14:paraId="67ECCD10" w14:textId="77777777" w:rsidR="00E02224" w:rsidRDefault="00E02224" w:rsidP="00E02224">
            <w:pPr>
              <w:pStyle w:val="XML1"/>
              <w:rPr>
                <w:del w:id="4146" w:author="aas" w:date="2013-10-14T02:06:00Z"/>
              </w:rPr>
            </w:pPr>
            <w:del w:id="4147" w:author="aas" w:date="2013-10-14T02:06:00Z">
              <w:r>
                <w:delText xml:space="preserve">                  'operation-not-supported' error with type</w:delText>
              </w:r>
            </w:del>
          </w:p>
          <w:p w14:paraId="0283D7D3" w14:textId="77777777" w:rsidR="00E02224" w:rsidRDefault="00E02224" w:rsidP="00E02224">
            <w:pPr>
              <w:pStyle w:val="XML1"/>
              <w:rPr>
                <w:del w:id="4148" w:author="aas" w:date="2013-10-14T02:06:00Z"/>
              </w:rPr>
            </w:pPr>
            <w:del w:id="4149" w:author="aas" w:date="2013-10-14T02:06:00Z">
              <w:r>
                <w:delText xml:space="preserve">                  'application'.</w:delText>
              </w:r>
            </w:del>
          </w:p>
          <w:p w14:paraId="16FB7A8B" w14:textId="77777777" w:rsidR="00E02224" w:rsidRDefault="00E02224" w:rsidP="00E02224">
            <w:pPr>
              <w:pStyle w:val="XML1"/>
              <w:rPr>
                <w:del w:id="4150" w:author="aas" w:date="2013-10-14T02:06:00Z"/>
              </w:rPr>
            </w:pPr>
            <w:del w:id="4151" w:author="aas" w:date="2013-10-14T02:06:00Z">
              <w:r>
                <w:delText xml:space="preserve">                &lt;/xs:documentation&gt;</w:delText>
              </w:r>
            </w:del>
          </w:p>
          <w:p w14:paraId="4898E583" w14:textId="77777777" w:rsidR="00E02224" w:rsidRDefault="00E02224" w:rsidP="00E02224">
            <w:pPr>
              <w:pStyle w:val="XML1"/>
              <w:rPr>
                <w:del w:id="4152" w:author="aas" w:date="2013-10-14T02:06:00Z"/>
              </w:rPr>
            </w:pPr>
            <w:del w:id="4153" w:author="aas" w:date="2013-10-14T02:06:00Z">
              <w:r>
                <w:delText xml:space="preserve">              &lt;/xs:annotation&gt;</w:delText>
              </w:r>
            </w:del>
          </w:p>
          <w:p w14:paraId="2CA9BA38" w14:textId="77777777" w:rsidR="00E02224" w:rsidRDefault="00E02224" w:rsidP="00E02224">
            <w:pPr>
              <w:pStyle w:val="XML1"/>
              <w:rPr>
                <w:del w:id="4154" w:author="aas" w:date="2013-10-14T02:06:00Z"/>
              </w:rPr>
            </w:pPr>
            <w:del w:id="4155" w:author="aas" w:date="2013-10-14T02:06:00Z">
              <w:r>
                <w:delText xml:space="preserve">              &lt;xs:complexType&gt;</w:delText>
              </w:r>
            </w:del>
          </w:p>
          <w:p w14:paraId="0659B1D7" w14:textId="77777777" w:rsidR="00E02224" w:rsidRDefault="00E02224" w:rsidP="00E02224">
            <w:pPr>
              <w:pStyle w:val="XML1"/>
              <w:rPr>
                <w:del w:id="4156" w:author="aas" w:date="2013-10-14T02:06:00Z"/>
              </w:rPr>
            </w:pPr>
            <w:del w:id="4157" w:author="aas" w:date="2013-10-14T02:06:00Z">
              <w:r>
                <w:delText xml:space="preserve">                &lt;xs:sequence&gt;</w:delText>
              </w:r>
            </w:del>
          </w:p>
          <w:p w14:paraId="3A084120" w14:textId="77777777" w:rsidR="00E02224" w:rsidRDefault="00E02224" w:rsidP="00E02224">
            <w:pPr>
              <w:pStyle w:val="XML1"/>
              <w:rPr>
                <w:del w:id="4158" w:author="aas" w:date="2013-10-14T02:06:00Z"/>
              </w:rPr>
            </w:pPr>
            <w:del w:id="4159" w:author="aas" w:date="2013-10-14T02:06:00Z">
              <w:r>
                <w:delText xml:space="preserve">                  &lt;xs:group ref="OFPortOtherFeatureListType"/&gt;</w:delText>
              </w:r>
            </w:del>
          </w:p>
          <w:p w14:paraId="69B72F0E" w14:textId="77777777" w:rsidR="00E02224" w:rsidRDefault="00E02224" w:rsidP="00E02224">
            <w:pPr>
              <w:pStyle w:val="XML1"/>
              <w:rPr>
                <w:del w:id="4160" w:author="aas" w:date="2013-10-14T02:06:00Z"/>
              </w:rPr>
            </w:pPr>
            <w:del w:id="4161" w:author="aas" w:date="2013-10-14T02:06:00Z">
              <w:r>
                <w:delText xml:space="preserve">                &lt;/xs:sequence&gt;</w:delText>
              </w:r>
            </w:del>
          </w:p>
          <w:p w14:paraId="33952266" w14:textId="77777777" w:rsidR="00E02224" w:rsidRDefault="00E02224" w:rsidP="00E02224">
            <w:pPr>
              <w:pStyle w:val="XML1"/>
              <w:rPr>
                <w:del w:id="4162" w:author="aas" w:date="2013-10-14T02:06:00Z"/>
              </w:rPr>
            </w:pPr>
            <w:del w:id="4163" w:author="aas" w:date="2013-10-14T02:06:00Z">
              <w:r>
                <w:delText xml:space="preserve">              &lt;/xs:complexType&gt;</w:delText>
              </w:r>
            </w:del>
          </w:p>
          <w:p w14:paraId="7B55759F" w14:textId="77777777" w:rsidR="00E02224" w:rsidRDefault="00E02224" w:rsidP="00E02224">
            <w:pPr>
              <w:pStyle w:val="XML1"/>
              <w:rPr>
                <w:del w:id="4164" w:author="aas" w:date="2013-10-14T02:06:00Z"/>
              </w:rPr>
            </w:pPr>
            <w:del w:id="4165" w:author="aas" w:date="2013-10-14T02:06:00Z">
              <w:r>
                <w:delText xml:space="preserve">            &lt;/xs:element&gt;</w:delText>
              </w:r>
            </w:del>
          </w:p>
          <w:p w14:paraId="188E5B69" w14:textId="77777777" w:rsidR="00E02224" w:rsidRDefault="00E02224" w:rsidP="00E02224">
            <w:pPr>
              <w:pStyle w:val="XML1"/>
              <w:rPr>
                <w:del w:id="4166" w:author="aas" w:date="2013-10-14T02:06:00Z"/>
              </w:rPr>
            </w:pPr>
            <w:del w:id="4167" w:author="aas" w:date="2013-10-14T02:06:00Z">
              <w:r>
                <w:delText xml:space="preserve">            &lt;xs:element name="advertised-peer" minOccurs="0"&gt;</w:delText>
              </w:r>
            </w:del>
          </w:p>
          <w:p w14:paraId="28558E5B" w14:textId="77777777" w:rsidR="00E02224" w:rsidRDefault="00E02224" w:rsidP="00E02224">
            <w:pPr>
              <w:pStyle w:val="XML1"/>
              <w:rPr>
                <w:del w:id="4168" w:author="aas" w:date="2013-10-14T02:06:00Z"/>
              </w:rPr>
            </w:pPr>
            <w:del w:id="4169" w:author="aas" w:date="2013-10-14T02:06:00Z">
              <w:r>
                <w:delText xml:space="preserve">              &lt;xs:annotation&gt;</w:delText>
              </w:r>
            </w:del>
          </w:p>
          <w:p w14:paraId="75431046" w14:textId="77777777" w:rsidR="00E02224" w:rsidRDefault="00E02224" w:rsidP="00E02224">
            <w:pPr>
              <w:pStyle w:val="XML1"/>
              <w:rPr>
                <w:del w:id="4170" w:author="aas" w:date="2013-10-14T02:06:00Z"/>
              </w:rPr>
            </w:pPr>
            <w:del w:id="4171" w:author="aas" w:date="2013-10-14T02:06:00Z">
              <w:r>
                <w:delText xml:space="preserve">                &lt;xs:documentation&gt;</w:delText>
              </w:r>
            </w:del>
          </w:p>
          <w:p w14:paraId="28D437C1" w14:textId="77777777" w:rsidR="00E02224" w:rsidRDefault="00E02224" w:rsidP="00E02224">
            <w:pPr>
              <w:pStyle w:val="XML1"/>
              <w:rPr>
                <w:del w:id="4172" w:author="aas" w:date="2013-10-14T02:06:00Z"/>
              </w:rPr>
            </w:pPr>
            <w:del w:id="4173" w:author="aas" w:date="2013-10-14T02:06:00Z">
              <w:r>
                <w:delText xml:space="preserve">                  The features (rates, duplex, etc.) that are</w:delText>
              </w:r>
            </w:del>
          </w:p>
          <w:p w14:paraId="706BB75C" w14:textId="77777777" w:rsidR="00E02224" w:rsidRDefault="00E02224" w:rsidP="00E02224">
            <w:pPr>
              <w:pStyle w:val="XML1"/>
              <w:rPr>
                <w:del w:id="4174" w:author="aas" w:date="2013-10-14T02:06:00Z"/>
              </w:rPr>
            </w:pPr>
            <w:del w:id="4175" w:author="aas" w:date="2013-10-14T02:06:00Z">
              <w:r>
                <w:delText xml:space="preserve">                  currently advertised by the peer port.</w:delText>
              </w:r>
            </w:del>
          </w:p>
          <w:p w14:paraId="6F6632DD" w14:textId="77777777" w:rsidR="00E02224" w:rsidRDefault="00E02224" w:rsidP="00E02224">
            <w:pPr>
              <w:pStyle w:val="XML1"/>
              <w:rPr>
                <w:del w:id="4176" w:author="aas" w:date="2013-10-14T02:06:00Z"/>
              </w:rPr>
            </w:pPr>
          </w:p>
          <w:p w14:paraId="3EBA3E99" w14:textId="77777777" w:rsidR="00E02224" w:rsidRDefault="00E02224" w:rsidP="00E02224">
            <w:pPr>
              <w:pStyle w:val="XML1"/>
              <w:rPr>
                <w:del w:id="4177" w:author="aas" w:date="2013-10-14T02:06:00Z"/>
              </w:rPr>
            </w:pPr>
            <w:del w:id="4178" w:author="aas" w:date="2013-10-14T02:06:00Z">
              <w:r>
                <w:delText xml:space="preserve">                  Children of this element are not configurable and can</w:delText>
              </w:r>
            </w:del>
          </w:p>
          <w:p w14:paraId="0A00463B" w14:textId="77777777" w:rsidR="00E02224" w:rsidRDefault="00E02224" w:rsidP="00E02224">
            <w:pPr>
              <w:pStyle w:val="XML1"/>
              <w:rPr>
                <w:del w:id="4179" w:author="aas" w:date="2013-10-14T02:06:00Z"/>
              </w:rPr>
            </w:pPr>
            <w:del w:id="4180" w:author="aas" w:date="2013-10-14T02:06:00Z">
              <w:r>
                <w:delText xml:space="preserve">                  only be retrieved by NETCONF &amp;lt;get&amp;gt; operations. Attemps to</w:delText>
              </w:r>
            </w:del>
          </w:p>
          <w:p w14:paraId="47930652" w14:textId="77777777" w:rsidR="00E02224" w:rsidRDefault="00E02224" w:rsidP="00E02224">
            <w:pPr>
              <w:pStyle w:val="XML1"/>
              <w:rPr>
                <w:del w:id="4181" w:author="aas" w:date="2013-10-14T02:06:00Z"/>
              </w:rPr>
            </w:pPr>
            <w:del w:id="4182" w:author="aas" w:date="2013-10-14T02:06:00Z">
              <w:r>
                <w:delText xml:space="preserve">                  modify this element and its children with a NETCONF</w:delText>
              </w:r>
            </w:del>
          </w:p>
          <w:p w14:paraId="6E665D2A" w14:textId="77777777" w:rsidR="00E02224" w:rsidRDefault="00E02224" w:rsidP="00E02224">
            <w:pPr>
              <w:pStyle w:val="XML1"/>
              <w:rPr>
                <w:del w:id="4183" w:author="aas" w:date="2013-10-14T02:06:00Z"/>
              </w:rPr>
            </w:pPr>
            <w:del w:id="4184" w:author="aas" w:date="2013-10-14T02:06:00Z">
              <w:r>
                <w:delText xml:space="preserve">                  &amp;lt;edit-config&amp;gt; operation MUST result in an</w:delText>
              </w:r>
            </w:del>
          </w:p>
          <w:p w14:paraId="68110B3E" w14:textId="77777777" w:rsidR="00E02224" w:rsidRDefault="00E02224" w:rsidP="00E02224">
            <w:pPr>
              <w:pStyle w:val="XML1"/>
              <w:rPr>
                <w:del w:id="4185" w:author="aas" w:date="2013-10-14T02:06:00Z"/>
              </w:rPr>
            </w:pPr>
            <w:del w:id="4186" w:author="aas" w:date="2013-10-14T02:06:00Z">
              <w:r>
                <w:delText xml:space="preserve">                  'operation-not-supported' error with type</w:delText>
              </w:r>
            </w:del>
          </w:p>
          <w:p w14:paraId="70E93472" w14:textId="77777777" w:rsidR="00E02224" w:rsidRDefault="00E02224" w:rsidP="00E02224">
            <w:pPr>
              <w:pStyle w:val="XML1"/>
              <w:rPr>
                <w:del w:id="4187" w:author="aas" w:date="2013-10-14T02:06:00Z"/>
              </w:rPr>
            </w:pPr>
            <w:del w:id="4188" w:author="aas" w:date="2013-10-14T02:06:00Z">
              <w:r>
                <w:delText xml:space="preserve">                  'application'.</w:delText>
              </w:r>
            </w:del>
          </w:p>
          <w:p w14:paraId="3D8DDAF9" w14:textId="77777777" w:rsidR="00E02224" w:rsidRDefault="00E02224" w:rsidP="00E02224">
            <w:pPr>
              <w:pStyle w:val="XML1"/>
              <w:rPr>
                <w:del w:id="4189" w:author="aas" w:date="2013-10-14T02:06:00Z"/>
              </w:rPr>
            </w:pPr>
            <w:del w:id="4190" w:author="aas" w:date="2013-10-14T02:06:00Z">
              <w:r>
                <w:delText xml:space="preserve">                &lt;/xs:documentation&gt;</w:delText>
              </w:r>
            </w:del>
          </w:p>
          <w:p w14:paraId="0616491E" w14:textId="77777777" w:rsidR="00E02224" w:rsidRDefault="00E02224" w:rsidP="00E02224">
            <w:pPr>
              <w:pStyle w:val="XML1"/>
              <w:rPr>
                <w:del w:id="4191" w:author="aas" w:date="2013-10-14T02:06:00Z"/>
              </w:rPr>
            </w:pPr>
            <w:del w:id="4192" w:author="aas" w:date="2013-10-14T02:06:00Z">
              <w:r>
                <w:delText xml:space="preserve">              &lt;/xs:annotation&gt;</w:delText>
              </w:r>
            </w:del>
          </w:p>
          <w:p w14:paraId="1FFFC264" w14:textId="77777777" w:rsidR="00E02224" w:rsidRDefault="00E02224" w:rsidP="00E02224">
            <w:pPr>
              <w:pStyle w:val="XML1"/>
              <w:rPr>
                <w:del w:id="4193" w:author="aas" w:date="2013-10-14T02:06:00Z"/>
              </w:rPr>
            </w:pPr>
            <w:del w:id="4194" w:author="aas" w:date="2013-10-14T02:06:00Z">
              <w:r>
                <w:delText xml:space="preserve">              &lt;xs:complexType&gt;</w:delText>
              </w:r>
            </w:del>
          </w:p>
          <w:p w14:paraId="31D13C8A" w14:textId="77777777" w:rsidR="00E02224" w:rsidRDefault="00E02224" w:rsidP="00E02224">
            <w:pPr>
              <w:pStyle w:val="XML1"/>
              <w:rPr>
                <w:del w:id="4195" w:author="aas" w:date="2013-10-14T02:06:00Z"/>
              </w:rPr>
            </w:pPr>
            <w:del w:id="4196" w:author="aas" w:date="2013-10-14T02:06:00Z">
              <w:r>
                <w:delText xml:space="preserve">                &lt;xs:sequence&gt;</w:delText>
              </w:r>
            </w:del>
          </w:p>
          <w:p w14:paraId="430C352D" w14:textId="77777777" w:rsidR="00E02224" w:rsidRDefault="00E02224" w:rsidP="00E02224">
            <w:pPr>
              <w:pStyle w:val="XML1"/>
              <w:rPr>
                <w:del w:id="4197" w:author="aas" w:date="2013-10-14T02:06:00Z"/>
              </w:rPr>
            </w:pPr>
            <w:del w:id="4198" w:author="aas" w:date="2013-10-14T02:06:00Z">
              <w:r>
                <w:delText xml:space="preserve">                  &lt;xs:group ref="OFPortOtherFeatureListType"/&gt;</w:delText>
              </w:r>
            </w:del>
          </w:p>
          <w:p w14:paraId="4660DE48" w14:textId="77777777" w:rsidR="00E02224" w:rsidRDefault="00E02224" w:rsidP="00E02224">
            <w:pPr>
              <w:pStyle w:val="XML1"/>
              <w:rPr>
                <w:del w:id="4199" w:author="aas" w:date="2013-10-14T02:06:00Z"/>
              </w:rPr>
            </w:pPr>
            <w:del w:id="4200" w:author="aas" w:date="2013-10-14T02:06:00Z">
              <w:r>
                <w:delText xml:space="preserve">                &lt;/xs:sequence&gt;</w:delText>
              </w:r>
            </w:del>
          </w:p>
          <w:p w14:paraId="0D3C4F52" w14:textId="77777777" w:rsidR="00E02224" w:rsidRDefault="00E02224" w:rsidP="00E02224">
            <w:pPr>
              <w:pStyle w:val="XML1"/>
              <w:rPr>
                <w:del w:id="4201" w:author="aas" w:date="2013-10-14T02:06:00Z"/>
              </w:rPr>
            </w:pPr>
            <w:del w:id="4202" w:author="aas" w:date="2013-10-14T02:06:00Z">
              <w:r>
                <w:delText xml:space="preserve">              &lt;/xs:complexType&gt;</w:delText>
              </w:r>
            </w:del>
          </w:p>
          <w:p w14:paraId="5DBBA420" w14:textId="77777777" w:rsidR="00E02224" w:rsidRDefault="00E02224" w:rsidP="00E02224">
            <w:pPr>
              <w:pStyle w:val="XML1"/>
              <w:rPr>
                <w:del w:id="4203" w:author="aas" w:date="2013-10-14T02:06:00Z"/>
              </w:rPr>
            </w:pPr>
            <w:del w:id="4204" w:author="aas" w:date="2013-10-14T02:06:00Z">
              <w:r>
                <w:delText xml:space="preserve">            &lt;/xs:element&gt;</w:delText>
              </w:r>
            </w:del>
          </w:p>
          <w:p w14:paraId="02944754" w14:textId="77777777" w:rsidR="00E02224" w:rsidRDefault="00E02224" w:rsidP="00E02224">
            <w:pPr>
              <w:pStyle w:val="XML1"/>
              <w:rPr>
                <w:del w:id="4205" w:author="aas" w:date="2013-10-14T02:06:00Z"/>
              </w:rPr>
            </w:pPr>
            <w:del w:id="4206" w:author="aas" w:date="2013-10-14T02:06:00Z">
              <w:r>
                <w:delText xml:space="preserve">          &lt;/xs:sequence&gt;</w:delText>
              </w:r>
            </w:del>
          </w:p>
          <w:p w14:paraId="0D8123FB" w14:textId="77777777" w:rsidR="00E02224" w:rsidRDefault="00E02224" w:rsidP="00E02224">
            <w:pPr>
              <w:pStyle w:val="XML1"/>
              <w:rPr>
                <w:del w:id="4207" w:author="aas" w:date="2013-10-14T02:06:00Z"/>
              </w:rPr>
            </w:pPr>
            <w:del w:id="4208" w:author="aas" w:date="2013-10-14T02:06:00Z">
              <w:r>
                <w:delText xml:space="preserve">        &lt;/xs:complexType&gt;</w:delText>
              </w:r>
            </w:del>
          </w:p>
          <w:p w14:paraId="2E4E0C15" w14:textId="77777777" w:rsidR="00E02224" w:rsidRDefault="00E02224" w:rsidP="00E02224">
            <w:pPr>
              <w:pStyle w:val="XML1"/>
              <w:rPr>
                <w:del w:id="4209" w:author="aas" w:date="2013-10-14T02:06:00Z"/>
              </w:rPr>
            </w:pPr>
            <w:del w:id="4210" w:author="aas" w:date="2013-10-14T02:06:00Z">
              <w:r>
                <w:delText xml:space="preserve">      &lt;/xs:element&gt;</w:delText>
              </w:r>
            </w:del>
          </w:p>
          <w:p w14:paraId="03325F71" w14:textId="77777777" w:rsidR="00E02224" w:rsidRDefault="00E02224" w:rsidP="00E02224">
            <w:pPr>
              <w:pStyle w:val="XML1"/>
              <w:rPr>
                <w:del w:id="4211" w:author="aas" w:date="2013-10-14T02:06:00Z"/>
              </w:rPr>
            </w:pPr>
            <w:del w:id="4212" w:author="aas" w:date="2013-10-14T02:06:00Z">
              <w:r>
                <w:delText xml:space="preserve">      &lt;xs:choice&gt;</w:delText>
              </w:r>
            </w:del>
          </w:p>
          <w:p w14:paraId="3E843569" w14:textId="77777777" w:rsidR="00E02224" w:rsidRDefault="00E02224" w:rsidP="00E02224">
            <w:pPr>
              <w:pStyle w:val="XML1"/>
              <w:rPr>
                <w:del w:id="4213" w:author="aas" w:date="2013-10-14T02:06:00Z"/>
              </w:rPr>
            </w:pPr>
            <w:del w:id="4214" w:author="aas" w:date="2013-10-14T02:06:00Z">
              <w:r>
                <w:delText xml:space="preserve">        &lt;xs:annotation&gt;</w:delText>
              </w:r>
            </w:del>
          </w:p>
          <w:p w14:paraId="7101E24C" w14:textId="77777777" w:rsidR="00E02224" w:rsidRDefault="00E02224" w:rsidP="00E02224">
            <w:pPr>
              <w:pStyle w:val="XML1"/>
              <w:rPr>
                <w:del w:id="4215" w:author="aas" w:date="2013-10-14T02:06:00Z"/>
              </w:rPr>
            </w:pPr>
            <w:del w:id="4216" w:author="aas" w:date="2013-10-14T02:06:00Z">
              <w:r>
                <w:delText xml:space="preserve">          &lt;xs:documentation&gt;</w:delText>
              </w:r>
            </w:del>
          </w:p>
          <w:p w14:paraId="705376B1" w14:textId="77777777" w:rsidR="00E02224" w:rsidRDefault="00E02224" w:rsidP="00E02224">
            <w:pPr>
              <w:pStyle w:val="XML1"/>
              <w:rPr>
                <w:del w:id="4217" w:author="aas" w:date="2013-10-14T02:06:00Z"/>
              </w:rPr>
            </w:pPr>
            <w:del w:id="4218" w:author="aas" w:date="2013-10-14T02:06:00Z">
              <w:r>
                <w:delText xml:space="preserve">            Tunnels are modeled as logical ports.</w:delText>
              </w:r>
            </w:del>
          </w:p>
          <w:p w14:paraId="4CFD5285" w14:textId="77777777" w:rsidR="00E02224" w:rsidRDefault="00E02224" w:rsidP="00E02224">
            <w:pPr>
              <w:pStyle w:val="XML1"/>
              <w:rPr>
                <w:del w:id="4219" w:author="aas" w:date="2013-10-14T02:06:00Z"/>
              </w:rPr>
            </w:pPr>
          </w:p>
          <w:p w14:paraId="2D5399A6" w14:textId="77777777" w:rsidR="00E02224" w:rsidRDefault="00E02224" w:rsidP="00E02224">
            <w:pPr>
              <w:pStyle w:val="XML1"/>
              <w:rPr>
                <w:del w:id="4220" w:author="aas" w:date="2013-10-14T02:06:00Z"/>
              </w:rPr>
            </w:pPr>
            <w:del w:id="4221" w:author="aas" w:date="2013-10-14T02:06:00Z">
              <w:r>
                <w:delText xml:space="preserve">            Elements in this choice are not configurable and can only</w:delText>
              </w:r>
            </w:del>
          </w:p>
          <w:p w14:paraId="7B3A4D44" w14:textId="77777777" w:rsidR="00E02224" w:rsidRDefault="00E02224" w:rsidP="00E02224">
            <w:pPr>
              <w:pStyle w:val="XML1"/>
              <w:rPr>
                <w:del w:id="4222" w:author="aas" w:date="2013-10-14T02:06:00Z"/>
              </w:rPr>
            </w:pPr>
            <w:del w:id="4223" w:author="aas" w:date="2013-10-14T02:06:00Z">
              <w:r>
                <w:delText xml:space="preserve">            be retrieved by NETCONF &amp;lt;get&amp;gt; operations. Attemps to modify</w:delText>
              </w:r>
            </w:del>
          </w:p>
          <w:p w14:paraId="06B3335A" w14:textId="77777777" w:rsidR="00E02224" w:rsidRDefault="00E02224" w:rsidP="00E02224">
            <w:pPr>
              <w:pStyle w:val="XML1"/>
              <w:rPr>
                <w:del w:id="4224" w:author="aas" w:date="2013-10-14T02:06:00Z"/>
              </w:rPr>
            </w:pPr>
            <w:del w:id="4225" w:author="aas" w:date="2013-10-14T02:06:00Z">
              <w:r>
                <w:delText xml:space="preserve">            this element and its children with a NETCONF &amp;lt;edit-config&amp;gt;</w:delText>
              </w:r>
            </w:del>
          </w:p>
          <w:p w14:paraId="23C5AABC" w14:textId="77777777" w:rsidR="00E02224" w:rsidRDefault="00E02224" w:rsidP="00E02224">
            <w:pPr>
              <w:pStyle w:val="XML1"/>
              <w:rPr>
                <w:del w:id="4226" w:author="aas" w:date="2013-10-14T02:06:00Z"/>
              </w:rPr>
            </w:pPr>
            <w:del w:id="4227" w:author="aas" w:date="2013-10-14T02:06:00Z">
              <w:r>
                <w:delText xml:space="preserve">            operation MUST result in an 'operation-not-supported' error</w:delText>
              </w:r>
            </w:del>
          </w:p>
          <w:p w14:paraId="7133BA1F" w14:textId="77777777" w:rsidR="00E02224" w:rsidRDefault="00E02224" w:rsidP="00E02224">
            <w:pPr>
              <w:pStyle w:val="XML1"/>
              <w:rPr>
                <w:del w:id="4228" w:author="aas" w:date="2013-10-14T02:06:00Z"/>
              </w:rPr>
            </w:pPr>
            <w:del w:id="4229" w:author="aas" w:date="2013-10-14T02:06:00Z">
              <w:r>
                <w:delText xml:space="preserve">            with type 'application'.</w:delText>
              </w:r>
            </w:del>
          </w:p>
          <w:p w14:paraId="68783092" w14:textId="77777777" w:rsidR="00E02224" w:rsidRDefault="00E02224" w:rsidP="00E02224">
            <w:pPr>
              <w:pStyle w:val="XML1"/>
              <w:rPr>
                <w:del w:id="4230" w:author="aas" w:date="2013-10-14T02:06:00Z"/>
              </w:rPr>
            </w:pPr>
          </w:p>
          <w:p w14:paraId="65EC2DE0" w14:textId="77777777" w:rsidR="00E02224" w:rsidRDefault="00E02224" w:rsidP="00E02224">
            <w:pPr>
              <w:pStyle w:val="XML1"/>
              <w:rPr>
                <w:del w:id="4231" w:author="aas" w:date="2013-10-14T02:06:00Z"/>
              </w:rPr>
            </w:pPr>
            <w:del w:id="4232" w:author="aas" w:date="2013-10-14T02:06:00Z">
              <w:r>
                <w:delText xml:space="preserve">            Only elements from one choice must exist at a time.</w:delText>
              </w:r>
            </w:del>
          </w:p>
          <w:p w14:paraId="30A8C63D" w14:textId="77777777" w:rsidR="00E02224" w:rsidRDefault="00E02224" w:rsidP="00E02224">
            <w:pPr>
              <w:pStyle w:val="XML1"/>
              <w:rPr>
                <w:del w:id="4233" w:author="aas" w:date="2013-10-14T02:06:00Z"/>
              </w:rPr>
            </w:pPr>
            <w:del w:id="4234" w:author="aas" w:date="2013-10-14T02:06:00Z">
              <w:r>
                <w:delText xml:space="preserve">          &lt;/xs:documentation&gt;</w:delText>
              </w:r>
            </w:del>
          </w:p>
          <w:p w14:paraId="55C9E029" w14:textId="77777777" w:rsidR="00E02224" w:rsidRDefault="00E02224" w:rsidP="00E02224">
            <w:pPr>
              <w:pStyle w:val="XML1"/>
              <w:rPr>
                <w:del w:id="4235" w:author="aas" w:date="2013-10-14T02:06:00Z"/>
              </w:rPr>
            </w:pPr>
            <w:del w:id="4236" w:author="aas" w:date="2013-10-14T02:06:00Z">
              <w:r>
                <w:delText xml:space="preserve">        &lt;/xs:annotation&gt;</w:delText>
              </w:r>
            </w:del>
          </w:p>
          <w:p w14:paraId="3CA9621B" w14:textId="77777777" w:rsidR="00E02224" w:rsidRDefault="00E02224" w:rsidP="00E02224">
            <w:pPr>
              <w:pStyle w:val="XML1"/>
              <w:rPr>
                <w:del w:id="4237" w:author="aas" w:date="2013-10-14T02:06:00Z"/>
              </w:rPr>
            </w:pPr>
          </w:p>
          <w:p w14:paraId="49257E26" w14:textId="77777777" w:rsidR="00E02224" w:rsidRDefault="00E02224" w:rsidP="00E02224">
            <w:pPr>
              <w:pStyle w:val="XML1"/>
              <w:rPr>
                <w:del w:id="4238" w:author="aas" w:date="2013-10-14T02:06:00Z"/>
              </w:rPr>
            </w:pPr>
            <w:del w:id="4239" w:author="aas" w:date="2013-10-14T02:06:00Z">
              <w:r>
                <w:delText xml:space="preserve">        &lt;xs:sequence&gt;</w:delText>
              </w:r>
            </w:del>
          </w:p>
          <w:p w14:paraId="3E655790" w14:textId="77777777" w:rsidR="00E02224" w:rsidRDefault="00E02224" w:rsidP="00E02224">
            <w:pPr>
              <w:pStyle w:val="XML1"/>
              <w:rPr>
                <w:del w:id="4240" w:author="aas" w:date="2013-10-14T02:06:00Z"/>
              </w:rPr>
            </w:pPr>
            <w:del w:id="4241" w:author="aas" w:date="2013-10-14T02:06:00Z">
              <w:r>
                <w:delText xml:space="preserve">          &lt;xs:element name="tunnel"&gt;</w:delText>
              </w:r>
            </w:del>
          </w:p>
          <w:p w14:paraId="50DD0E65" w14:textId="77777777" w:rsidR="00E02224" w:rsidRDefault="00E02224" w:rsidP="00E02224">
            <w:pPr>
              <w:pStyle w:val="XML1"/>
              <w:rPr>
                <w:del w:id="4242" w:author="aas" w:date="2013-10-14T02:06:00Z"/>
              </w:rPr>
            </w:pPr>
            <w:del w:id="4243" w:author="aas" w:date="2013-10-14T02:06:00Z">
              <w:r>
                <w:delText xml:space="preserve">            &lt;xs:annotation&gt;</w:delText>
              </w:r>
            </w:del>
          </w:p>
          <w:p w14:paraId="4B7E25C9" w14:textId="77777777" w:rsidR="00E02224" w:rsidRDefault="00E02224" w:rsidP="00E02224">
            <w:pPr>
              <w:pStyle w:val="XML1"/>
              <w:rPr>
                <w:del w:id="4244" w:author="aas" w:date="2013-10-14T02:06:00Z"/>
              </w:rPr>
            </w:pPr>
            <w:del w:id="4245" w:author="aas" w:date="2013-10-14T02:06:00Z">
              <w:r>
                <w:delText xml:space="preserve">              &lt;xs:documentation&gt;</w:delText>
              </w:r>
            </w:del>
          </w:p>
          <w:p w14:paraId="417C7BD7" w14:textId="77777777" w:rsidR="00E02224" w:rsidRDefault="00E02224" w:rsidP="00E02224">
            <w:pPr>
              <w:pStyle w:val="XML1"/>
              <w:rPr>
                <w:del w:id="4246" w:author="aas" w:date="2013-10-14T02:06:00Z"/>
              </w:rPr>
            </w:pPr>
            <w:del w:id="4247" w:author="aas" w:date="2013-10-14T02:06:00Z">
              <w:r>
                <w:delText xml:space="preserve">                Properties of a basic IP-in-GRE tunnel.</w:delText>
              </w:r>
            </w:del>
          </w:p>
          <w:p w14:paraId="5FA7CF8E" w14:textId="77777777" w:rsidR="00E02224" w:rsidRDefault="00E02224" w:rsidP="00E02224">
            <w:pPr>
              <w:pStyle w:val="XML1"/>
              <w:rPr>
                <w:del w:id="4248" w:author="aas" w:date="2013-10-14T02:06:00Z"/>
              </w:rPr>
            </w:pPr>
            <w:del w:id="4249" w:author="aas" w:date="2013-10-14T02:06:00Z">
              <w:r>
                <w:delText xml:space="preserve">              &lt;/xs:documentation&gt;</w:delText>
              </w:r>
            </w:del>
          </w:p>
          <w:p w14:paraId="43D25C5E" w14:textId="77777777" w:rsidR="00E02224" w:rsidRDefault="00E02224" w:rsidP="00E02224">
            <w:pPr>
              <w:pStyle w:val="XML1"/>
              <w:rPr>
                <w:del w:id="4250" w:author="aas" w:date="2013-10-14T02:06:00Z"/>
              </w:rPr>
            </w:pPr>
            <w:del w:id="4251" w:author="aas" w:date="2013-10-14T02:06:00Z">
              <w:r>
                <w:delText xml:space="preserve">            &lt;/xs:annotation&gt;</w:delText>
              </w:r>
            </w:del>
          </w:p>
          <w:p w14:paraId="782E5D8F" w14:textId="77777777" w:rsidR="00E02224" w:rsidRDefault="00E02224" w:rsidP="00E02224">
            <w:pPr>
              <w:pStyle w:val="XML1"/>
              <w:rPr>
                <w:del w:id="4252" w:author="aas" w:date="2013-10-14T02:06:00Z"/>
              </w:rPr>
            </w:pPr>
            <w:del w:id="4253" w:author="aas" w:date="2013-10-14T02:06:00Z">
              <w:r>
                <w:delText xml:space="preserve">            &lt;xs:complexType&gt;</w:delText>
              </w:r>
            </w:del>
          </w:p>
          <w:p w14:paraId="25C827DE" w14:textId="77777777" w:rsidR="00E02224" w:rsidRDefault="00E02224" w:rsidP="00E02224">
            <w:pPr>
              <w:pStyle w:val="XML1"/>
              <w:rPr>
                <w:del w:id="4254" w:author="aas" w:date="2013-10-14T02:06:00Z"/>
              </w:rPr>
            </w:pPr>
            <w:del w:id="4255" w:author="aas" w:date="2013-10-14T02:06:00Z">
              <w:r>
                <w:delText xml:space="preserve">              &lt;xs:sequence&gt;</w:delText>
              </w:r>
            </w:del>
          </w:p>
          <w:p w14:paraId="0AAE3F4D" w14:textId="77777777" w:rsidR="00E02224" w:rsidRDefault="00E02224" w:rsidP="00E02224">
            <w:pPr>
              <w:pStyle w:val="XML1"/>
              <w:rPr>
                <w:del w:id="4256" w:author="aas" w:date="2013-10-14T02:06:00Z"/>
              </w:rPr>
            </w:pPr>
            <w:del w:id="4257" w:author="aas" w:date="2013-10-14T02:06:00Z">
              <w:r>
                <w:delText xml:space="preserve">                &lt;xs:group ref="OFPortBaseTunnelType"/&gt;</w:delText>
              </w:r>
            </w:del>
          </w:p>
          <w:p w14:paraId="59BF23AB" w14:textId="77777777" w:rsidR="00E02224" w:rsidRDefault="00E02224" w:rsidP="00E02224">
            <w:pPr>
              <w:pStyle w:val="XML1"/>
              <w:rPr>
                <w:del w:id="4258" w:author="aas" w:date="2013-10-14T02:06:00Z"/>
              </w:rPr>
            </w:pPr>
            <w:del w:id="4259" w:author="aas" w:date="2013-10-14T02:06:00Z">
              <w:r>
                <w:delText xml:space="preserve">              &lt;/xs:sequence&gt;</w:delText>
              </w:r>
            </w:del>
          </w:p>
          <w:p w14:paraId="14C847E4" w14:textId="77777777" w:rsidR="00E02224" w:rsidRDefault="00E02224" w:rsidP="00E02224">
            <w:pPr>
              <w:pStyle w:val="XML1"/>
              <w:rPr>
                <w:del w:id="4260" w:author="aas" w:date="2013-10-14T02:06:00Z"/>
              </w:rPr>
            </w:pPr>
            <w:del w:id="4261" w:author="aas" w:date="2013-10-14T02:06:00Z">
              <w:r>
                <w:delText xml:space="preserve">            &lt;/xs:complexType&gt;</w:delText>
              </w:r>
            </w:del>
          </w:p>
          <w:p w14:paraId="627AB777" w14:textId="77777777" w:rsidR="00E02224" w:rsidRDefault="00E02224" w:rsidP="00E02224">
            <w:pPr>
              <w:pStyle w:val="XML1"/>
              <w:rPr>
                <w:del w:id="4262" w:author="aas" w:date="2013-10-14T02:06:00Z"/>
              </w:rPr>
            </w:pPr>
            <w:del w:id="4263" w:author="aas" w:date="2013-10-14T02:06:00Z">
              <w:r>
                <w:delText xml:space="preserve">          &lt;/xs:element&gt;</w:delText>
              </w:r>
            </w:del>
          </w:p>
          <w:p w14:paraId="18DD2E91" w14:textId="77777777" w:rsidR="00E02224" w:rsidRDefault="00E02224" w:rsidP="00E02224">
            <w:pPr>
              <w:pStyle w:val="XML1"/>
              <w:rPr>
                <w:del w:id="4264" w:author="aas" w:date="2013-10-14T02:06:00Z"/>
              </w:rPr>
            </w:pPr>
            <w:del w:id="4265" w:author="aas" w:date="2013-10-14T02:06:00Z">
              <w:r>
                <w:delText xml:space="preserve">        &lt;/xs:sequence&gt;</w:delText>
              </w:r>
            </w:del>
          </w:p>
          <w:p w14:paraId="78503E73" w14:textId="77777777" w:rsidR="00E02224" w:rsidRDefault="00E02224" w:rsidP="00E02224">
            <w:pPr>
              <w:pStyle w:val="XML1"/>
              <w:rPr>
                <w:del w:id="4266" w:author="aas" w:date="2013-10-14T02:06:00Z"/>
              </w:rPr>
            </w:pPr>
            <w:del w:id="4267" w:author="aas" w:date="2013-10-14T02:06:00Z">
              <w:r>
                <w:delText xml:space="preserve">        &lt;xs:sequence&gt;</w:delText>
              </w:r>
            </w:del>
          </w:p>
          <w:p w14:paraId="3978B072" w14:textId="77777777" w:rsidR="00E02224" w:rsidRDefault="00E02224" w:rsidP="00E02224">
            <w:pPr>
              <w:pStyle w:val="XML1"/>
              <w:rPr>
                <w:del w:id="4268" w:author="aas" w:date="2013-10-14T02:06:00Z"/>
              </w:rPr>
            </w:pPr>
            <w:del w:id="4269" w:author="aas" w:date="2013-10-14T02:06:00Z">
              <w:r>
                <w:delText xml:space="preserve">          &lt;xs:element name="ipgre-tunnel"&gt;</w:delText>
              </w:r>
            </w:del>
          </w:p>
          <w:p w14:paraId="6615EA31" w14:textId="77777777" w:rsidR="00E02224" w:rsidRDefault="00E02224" w:rsidP="00E02224">
            <w:pPr>
              <w:pStyle w:val="XML1"/>
              <w:rPr>
                <w:del w:id="4270" w:author="aas" w:date="2013-10-14T02:06:00Z"/>
              </w:rPr>
            </w:pPr>
            <w:del w:id="4271" w:author="aas" w:date="2013-10-14T02:06:00Z">
              <w:r>
                <w:delText xml:space="preserve">            &lt;xs:annotation&gt;</w:delText>
              </w:r>
            </w:del>
          </w:p>
          <w:p w14:paraId="71C63F67" w14:textId="77777777" w:rsidR="00E02224" w:rsidRDefault="00E02224" w:rsidP="00E02224">
            <w:pPr>
              <w:pStyle w:val="XML1"/>
              <w:rPr>
                <w:del w:id="4272" w:author="aas" w:date="2013-10-14T02:06:00Z"/>
              </w:rPr>
            </w:pPr>
            <w:del w:id="4273" w:author="aas" w:date="2013-10-14T02:06:00Z">
              <w:r>
                <w:delText xml:space="preserve">              &lt;xs:documentation&gt;</w:delText>
              </w:r>
            </w:del>
          </w:p>
          <w:p w14:paraId="5D7B37F2" w14:textId="77777777" w:rsidR="00E02224" w:rsidRDefault="00E02224" w:rsidP="00E02224">
            <w:pPr>
              <w:pStyle w:val="XML1"/>
              <w:rPr>
                <w:del w:id="4274" w:author="aas" w:date="2013-10-14T02:06:00Z"/>
              </w:rPr>
            </w:pPr>
            <w:del w:id="4275" w:author="aas" w:date="2013-10-14T02:06:00Z">
              <w:r>
                <w:delText xml:space="preserve">                Properties of a IP-in-GRE tunnel.</w:delText>
              </w:r>
            </w:del>
          </w:p>
          <w:p w14:paraId="5B1E1D8C" w14:textId="77777777" w:rsidR="00E02224" w:rsidRDefault="00E02224" w:rsidP="00E02224">
            <w:pPr>
              <w:pStyle w:val="XML1"/>
              <w:rPr>
                <w:del w:id="4276" w:author="aas" w:date="2013-10-14T02:06:00Z"/>
              </w:rPr>
            </w:pPr>
            <w:del w:id="4277" w:author="aas" w:date="2013-10-14T02:06:00Z">
              <w:r>
                <w:delText xml:space="preserve">              &lt;/xs:documentation&gt;</w:delText>
              </w:r>
            </w:del>
          </w:p>
          <w:p w14:paraId="2D606D82" w14:textId="77777777" w:rsidR="00E02224" w:rsidRDefault="00E02224" w:rsidP="00E02224">
            <w:pPr>
              <w:pStyle w:val="XML1"/>
              <w:rPr>
                <w:del w:id="4278" w:author="aas" w:date="2013-10-14T02:06:00Z"/>
              </w:rPr>
            </w:pPr>
            <w:del w:id="4279" w:author="aas" w:date="2013-10-14T02:06:00Z">
              <w:r>
                <w:delText xml:space="preserve">            &lt;/xs:annotation&gt;</w:delText>
              </w:r>
            </w:del>
          </w:p>
          <w:p w14:paraId="6755F269" w14:textId="77777777" w:rsidR="00E02224" w:rsidRDefault="00E02224" w:rsidP="00E02224">
            <w:pPr>
              <w:pStyle w:val="XML1"/>
              <w:rPr>
                <w:del w:id="4280" w:author="aas" w:date="2013-10-14T02:06:00Z"/>
              </w:rPr>
            </w:pPr>
            <w:del w:id="4281" w:author="aas" w:date="2013-10-14T02:06:00Z">
              <w:r>
                <w:delText xml:space="preserve">            &lt;xs:complexType&gt;</w:delText>
              </w:r>
            </w:del>
          </w:p>
          <w:p w14:paraId="67418C58" w14:textId="77777777" w:rsidR="00E02224" w:rsidRDefault="00E02224" w:rsidP="00E02224">
            <w:pPr>
              <w:pStyle w:val="XML1"/>
              <w:rPr>
                <w:del w:id="4282" w:author="aas" w:date="2013-10-14T02:06:00Z"/>
              </w:rPr>
            </w:pPr>
            <w:del w:id="4283" w:author="aas" w:date="2013-10-14T02:06:00Z">
              <w:r>
                <w:delText xml:space="preserve">              &lt;xs:sequence&gt;</w:delText>
              </w:r>
            </w:del>
          </w:p>
          <w:p w14:paraId="58B202E1" w14:textId="77777777" w:rsidR="00E02224" w:rsidRDefault="00E02224" w:rsidP="00E02224">
            <w:pPr>
              <w:pStyle w:val="XML1"/>
              <w:rPr>
                <w:del w:id="4284" w:author="aas" w:date="2013-10-14T02:06:00Z"/>
              </w:rPr>
            </w:pPr>
            <w:del w:id="4285" w:author="aas" w:date="2013-10-14T02:06:00Z">
              <w:r>
                <w:delText xml:space="preserve">                &lt;xs:group ref="OFPortIPGRETunnelType"/&gt;</w:delText>
              </w:r>
            </w:del>
          </w:p>
          <w:p w14:paraId="402555B1" w14:textId="77777777" w:rsidR="00E02224" w:rsidRDefault="00E02224" w:rsidP="00E02224">
            <w:pPr>
              <w:pStyle w:val="XML1"/>
              <w:rPr>
                <w:del w:id="4286" w:author="aas" w:date="2013-10-14T02:06:00Z"/>
              </w:rPr>
            </w:pPr>
            <w:del w:id="4287" w:author="aas" w:date="2013-10-14T02:06:00Z">
              <w:r>
                <w:delText xml:space="preserve">              &lt;/xs:sequence&gt;</w:delText>
              </w:r>
            </w:del>
          </w:p>
          <w:p w14:paraId="73554CFA" w14:textId="77777777" w:rsidR="00E02224" w:rsidRDefault="00E02224" w:rsidP="00E02224">
            <w:pPr>
              <w:pStyle w:val="XML1"/>
              <w:rPr>
                <w:del w:id="4288" w:author="aas" w:date="2013-10-14T02:06:00Z"/>
              </w:rPr>
            </w:pPr>
            <w:del w:id="4289" w:author="aas" w:date="2013-10-14T02:06:00Z">
              <w:r>
                <w:delText xml:space="preserve">            &lt;/xs:complexType&gt;</w:delText>
              </w:r>
            </w:del>
          </w:p>
          <w:p w14:paraId="2A76FF51" w14:textId="77777777" w:rsidR="00E02224" w:rsidRDefault="00E02224" w:rsidP="00E02224">
            <w:pPr>
              <w:pStyle w:val="XML1"/>
              <w:rPr>
                <w:del w:id="4290" w:author="aas" w:date="2013-10-14T02:06:00Z"/>
              </w:rPr>
            </w:pPr>
            <w:del w:id="4291" w:author="aas" w:date="2013-10-14T02:06:00Z">
              <w:r>
                <w:delText xml:space="preserve">          &lt;/xs:element&gt;</w:delText>
              </w:r>
            </w:del>
          </w:p>
          <w:p w14:paraId="322DA0DE" w14:textId="77777777" w:rsidR="00E02224" w:rsidRDefault="00E02224" w:rsidP="00E02224">
            <w:pPr>
              <w:pStyle w:val="XML1"/>
              <w:rPr>
                <w:del w:id="4292" w:author="aas" w:date="2013-10-14T02:06:00Z"/>
              </w:rPr>
            </w:pPr>
            <w:del w:id="4293" w:author="aas" w:date="2013-10-14T02:06:00Z">
              <w:r>
                <w:delText xml:space="preserve">        &lt;/xs:sequence&gt;</w:delText>
              </w:r>
            </w:del>
          </w:p>
          <w:p w14:paraId="1B812158" w14:textId="77777777" w:rsidR="00E02224" w:rsidRDefault="00E02224" w:rsidP="00E02224">
            <w:pPr>
              <w:pStyle w:val="XML1"/>
              <w:rPr>
                <w:del w:id="4294" w:author="aas" w:date="2013-10-14T02:06:00Z"/>
              </w:rPr>
            </w:pPr>
            <w:del w:id="4295" w:author="aas" w:date="2013-10-14T02:06:00Z">
              <w:r>
                <w:delText xml:space="preserve">        &lt;xs:sequence&gt;</w:delText>
              </w:r>
            </w:del>
          </w:p>
          <w:p w14:paraId="43E8E564" w14:textId="77777777" w:rsidR="00E02224" w:rsidRDefault="00E02224" w:rsidP="00E02224">
            <w:pPr>
              <w:pStyle w:val="XML1"/>
              <w:rPr>
                <w:del w:id="4296" w:author="aas" w:date="2013-10-14T02:06:00Z"/>
              </w:rPr>
            </w:pPr>
            <w:del w:id="4297" w:author="aas" w:date="2013-10-14T02:06:00Z">
              <w:r>
                <w:delText xml:space="preserve">          &lt;xs:element name="vxlan-tunnel"&gt;</w:delText>
              </w:r>
            </w:del>
          </w:p>
          <w:p w14:paraId="58B4FE8D" w14:textId="77777777" w:rsidR="00E02224" w:rsidRDefault="00E02224" w:rsidP="00E02224">
            <w:pPr>
              <w:pStyle w:val="XML1"/>
              <w:rPr>
                <w:del w:id="4298" w:author="aas" w:date="2013-10-14T02:06:00Z"/>
              </w:rPr>
            </w:pPr>
            <w:del w:id="4299" w:author="aas" w:date="2013-10-14T02:06:00Z">
              <w:r>
                <w:delText xml:space="preserve">            &lt;xs:annotation&gt;</w:delText>
              </w:r>
            </w:del>
          </w:p>
          <w:p w14:paraId="32963D2B" w14:textId="77777777" w:rsidR="00E02224" w:rsidRDefault="00E02224" w:rsidP="00E02224">
            <w:pPr>
              <w:pStyle w:val="XML1"/>
              <w:rPr>
                <w:del w:id="4300" w:author="aas" w:date="2013-10-14T02:06:00Z"/>
              </w:rPr>
            </w:pPr>
            <w:del w:id="4301" w:author="aas" w:date="2013-10-14T02:06:00Z">
              <w:r>
                <w:delText xml:space="preserve">              &lt;xs:documentation&gt;</w:delText>
              </w:r>
            </w:del>
          </w:p>
          <w:p w14:paraId="48B55B36" w14:textId="77777777" w:rsidR="00E02224" w:rsidRDefault="00E02224" w:rsidP="00E02224">
            <w:pPr>
              <w:pStyle w:val="XML1"/>
              <w:rPr>
                <w:del w:id="4302" w:author="aas" w:date="2013-10-14T02:06:00Z"/>
              </w:rPr>
            </w:pPr>
            <w:del w:id="4303" w:author="aas" w:date="2013-10-14T02:06:00Z">
              <w:r>
                <w:delText xml:space="preserve">                Properties of a VxLAN tunnel.</w:delText>
              </w:r>
            </w:del>
          </w:p>
          <w:p w14:paraId="7078F01F" w14:textId="77777777" w:rsidR="00E02224" w:rsidRDefault="00E02224" w:rsidP="00E02224">
            <w:pPr>
              <w:pStyle w:val="XML1"/>
              <w:rPr>
                <w:del w:id="4304" w:author="aas" w:date="2013-10-14T02:06:00Z"/>
              </w:rPr>
            </w:pPr>
            <w:del w:id="4305" w:author="aas" w:date="2013-10-14T02:06:00Z">
              <w:r>
                <w:delText xml:space="preserve">              &lt;/xs:documentation&gt;</w:delText>
              </w:r>
            </w:del>
          </w:p>
          <w:p w14:paraId="6AA0B65E" w14:textId="77777777" w:rsidR="00E02224" w:rsidRDefault="00E02224" w:rsidP="00E02224">
            <w:pPr>
              <w:pStyle w:val="XML1"/>
              <w:rPr>
                <w:del w:id="4306" w:author="aas" w:date="2013-10-14T02:06:00Z"/>
              </w:rPr>
            </w:pPr>
            <w:del w:id="4307" w:author="aas" w:date="2013-10-14T02:06:00Z">
              <w:r>
                <w:delText xml:space="preserve">            &lt;/xs:annotation&gt;</w:delText>
              </w:r>
            </w:del>
          </w:p>
          <w:p w14:paraId="32811D93" w14:textId="77777777" w:rsidR="00E02224" w:rsidRDefault="00E02224" w:rsidP="00E02224">
            <w:pPr>
              <w:pStyle w:val="XML1"/>
              <w:rPr>
                <w:del w:id="4308" w:author="aas" w:date="2013-10-14T02:06:00Z"/>
              </w:rPr>
            </w:pPr>
            <w:del w:id="4309" w:author="aas" w:date="2013-10-14T02:06:00Z">
              <w:r>
                <w:delText xml:space="preserve">            &lt;xs:complexType&gt;</w:delText>
              </w:r>
            </w:del>
          </w:p>
          <w:p w14:paraId="1E5859AF" w14:textId="77777777" w:rsidR="00E02224" w:rsidRDefault="00E02224" w:rsidP="00E02224">
            <w:pPr>
              <w:pStyle w:val="XML1"/>
              <w:rPr>
                <w:del w:id="4310" w:author="aas" w:date="2013-10-14T02:06:00Z"/>
              </w:rPr>
            </w:pPr>
            <w:del w:id="4311" w:author="aas" w:date="2013-10-14T02:06:00Z">
              <w:r>
                <w:delText xml:space="preserve">              &lt;xs:sequence&gt;</w:delText>
              </w:r>
            </w:del>
          </w:p>
          <w:p w14:paraId="3E755AC7" w14:textId="77777777" w:rsidR="00E02224" w:rsidRDefault="00E02224" w:rsidP="00E02224">
            <w:pPr>
              <w:pStyle w:val="XML1"/>
              <w:rPr>
                <w:del w:id="4312" w:author="aas" w:date="2013-10-14T02:06:00Z"/>
              </w:rPr>
            </w:pPr>
            <w:del w:id="4313" w:author="aas" w:date="2013-10-14T02:06:00Z">
              <w:r>
                <w:delText xml:space="preserve">                &lt;xs:group ref="OFPortVXLANTunnelType"/&gt;</w:delText>
              </w:r>
            </w:del>
          </w:p>
          <w:p w14:paraId="372853B8" w14:textId="77777777" w:rsidR="00E02224" w:rsidRDefault="00E02224" w:rsidP="00E02224">
            <w:pPr>
              <w:pStyle w:val="XML1"/>
              <w:rPr>
                <w:del w:id="4314" w:author="aas" w:date="2013-10-14T02:06:00Z"/>
              </w:rPr>
            </w:pPr>
            <w:del w:id="4315" w:author="aas" w:date="2013-10-14T02:06:00Z">
              <w:r>
                <w:delText xml:space="preserve">              &lt;/xs:sequence&gt;</w:delText>
              </w:r>
            </w:del>
          </w:p>
          <w:p w14:paraId="21208200" w14:textId="77777777" w:rsidR="00E02224" w:rsidRDefault="00E02224" w:rsidP="00E02224">
            <w:pPr>
              <w:pStyle w:val="XML1"/>
              <w:rPr>
                <w:del w:id="4316" w:author="aas" w:date="2013-10-14T02:06:00Z"/>
              </w:rPr>
            </w:pPr>
            <w:del w:id="4317" w:author="aas" w:date="2013-10-14T02:06:00Z">
              <w:r>
                <w:delText xml:space="preserve">            &lt;/xs:complexType&gt;</w:delText>
              </w:r>
            </w:del>
          </w:p>
          <w:p w14:paraId="772810C4" w14:textId="77777777" w:rsidR="00E02224" w:rsidRDefault="00E02224" w:rsidP="00E02224">
            <w:pPr>
              <w:pStyle w:val="XML1"/>
              <w:rPr>
                <w:del w:id="4318" w:author="aas" w:date="2013-10-14T02:06:00Z"/>
              </w:rPr>
            </w:pPr>
            <w:del w:id="4319" w:author="aas" w:date="2013-10-14T02:06:00Z">
              <w:r>
                <w:delText xml:space="preserve">          &lt;/xs:element&gt;</w:delText>
              </w:r>
            </w:del>
          </w:p>
          <w:p w14:paraId="57181614" w14:textId="77777777" w:rsidR="00E02224" w:rsidRDefault="00E02224" w:rsidP="00E02224">
            <w:pPr>
              <w:pStyle w:val="XML1"/>
              <w:rPr>
                <w:del w:id="4320" w:author="aas" w:date="2013-10-14T02:06:00Z"/>
              </w:rPr>
            </w:pPr>
            <w:del w:id="4321" w:author="aas" w:date="2013-10-14T02:06:00Z">
              <w:r>
                <w:delText xml:space="preserve">        &lt;/xs:sequence&gt;</w:delText>
              </w:r>
            </w:del>
          </w:p>
          <w:p w14:paraId="5213E63D" w14:textId="77777777" w:rsidR="00E02224" w:rsidRDefault="00E02224" w:rsidP="00E02224">
            <w:pPr>
              <w:pStyle w:val="XML1"/>
              <w:rPr>
                <w:del w:id="4322" w:author="aas" w:date="2013-10-14T02:06:00Z"/>
              </w:rPr>
            </w:pPr>
            <w:del w:id="4323" w:author="aas" w:date="2013-10-14T02:06:00Z">
              <w:r>
                <w:delText xml:space="preserve">        &lt;xs:sequence&gt;</w:delText>
              </w:r>
            </w:del>
          </w:p>
          <w:p w14:paraId="60749E5B" w14:textId="77777777" w:rsidR="00E02224" w:rsidRDefault="00E02224" w:rsidP="00E02224">
            <w:pPr>
              <w:pStyle w:val="XML1"/>
              <w:rPr>
                <w:del w:id="4324" w:author="aas" w:date="2013-10-14T02:06:00Z"/>
              </w:rPr>
            </w:pPr>
            <w:del w:id="4325" w:author="aas" w:date="2013-10-14T02:06:00Z">
              <w:r>
                <w:delText xml:space="preserve">          &lt;xs:element name="nvgre-tunnel"&gt;</w:delText>
              </w:r>
            </w:del>
          </w:p>
          <w:p w14:paraId="74EBEDFC" w14:textId="77777777" w:rsidR="00E02224" w:rsidRDefault="00E02224" w:rsidP="00E02224">
            <w:pPr>
              <w:pStyle w:val="XML1"/>
              <w:rPr>
                <w:del w:id="4326" w:author="aas" w:date="2013-10-14T02:06:00Z"/>
              </w:rPr>
            </w:pPr>
            <w:del w:id="4327" w:author="aas" w:date="2013-10-14T02:06:00Z">
              <w:r>
                <w:delText xml:space="preserve">            &lt;xs:annotation&gt;</w:delText>
              </w:r>
            </w:del>
          </w:p>
          <w:p w14:paraId="1A15D017" w14:textId="77777777" w:rsidR="00E02224" w:rsidRDefault="00E02224" w:rsidP="00E02224">
            <w:pPr>
              <w:pStyle w:val="XML1"/>
              <w:rPr>
                <w:del w:id="4328" w:author="aas" w:date="2013-10-14T02:06:00Z"/>
              </w:rPr>
            </w:pPr>
            <w:del w:id="4329" w:author="aas" w:date="2013-10-14T02:06:00Z">
              <w:r>
                <w:delText xml:space="preserve">              &lt;xs:documentation&gt;</w:delText>
              </w:r>
            </w:del>
          </w:p>
          <w:p w14:paraId="51DCB96D" w14:textId="77777777" w:rsidR="00E02224" w:rsidRDefault="00E02224" w:rsidP="00E02224">
            <w:pPr>
              <w:pStyle w:val="XML1"/>
              <w:rPr>
                <w:del w:id="4330" w:author="aas" w:date="2013-10-14T02:06:00Z"/>
              </w:rPr>
            </w:pPr>
            <w:del w:id="4331" w:author="aas" w:date="2013-10-14T02:06:00Z">
              <w:r>
                <w:delText xml:space="preserve">                Properties of a NVGRE tunnel.</w:delText>
              </w:r>
            </w:del>
          </w:p>
          <w:p w14:paraId="1BC277D8" w14:textId="77777777" w:rsidR="00E02224" w:rsidRDefault="00E02224" w:rsidP="00E02224">
            <w:pPr>
              <w:pStyle w:val="XML1"/>
              <w:rPr>
                <w:del w:id="4332" w:author="aas" w:date="2013-10-14T02:06:00Z"/>
              </w:rPr>
            </w:pPr>
            <w:del w:id="4333" w:author="aas" w:date="2013-10-14T02:06:00Z">
              <w:r>
                <w:delText xml:space="preserve">              &lt;/xs:documentation&gt;</w:delText>
              </w:r>
            </w:del>
          </w:p>
          <w:p w14:paraId="0E7C6CDE" w14:textId="77777777" w:rsidR="00E02224" w:rsidRDefault="00E02224" w:rsidP="00E02224">
            <w:pPr>
              <w:pStyle w:val="XML1"/>
              <w:rPr>
                <w:del w:id="4334" w:author="aas" w:date="2013-10-14T02:06:00Z"/>
              </w:rPr>
            </w:pPr>
            <w:del w:id="4335" w:author="aas" w:date="2013-10-14T02:06:00Z">
              <w:r>
                <w:delText xml:space="preserve">            &lt;/xs:annotation&gt;</w:delText>
              </w:r>
            </w:del>
          </w:p>
          <w:p w14:paraId="56693A7E" w14:textId="77777777" w:rsidR="00E02224" w:rsidRDefault="00E02224" w:rsidP="00E02224">
            <w:pPr>
              <w:pStyle w:val="XML1"/>
              <w:rPr>
                <w:del w:id="4336" w:author="aas" w:date="2013-10-14T02:06:00Z"/>
              </w:rPr>
            </w:pPr>
            <w:del w:id="4337" w:author="aas" w:date="2013-10-14T02:06:00Z">
              <w:r>
                <w:delText xml:space="preserve">            &lt;xs:complexType&gt;</w:delText>
              </w:r>
            </w:del>
          </w:p>
          <w:p w14:paraId="1DF5D64E" w14:textId="77777777" w:rsidR="00E02224" w:rsidRDefault="00E02224" w:rsidP="00E02224">
            <w:pPr>
              <w:pStyle w:val="XML1"/>
              <w:rPr>
                <w:del w:id="4338" w:author="aas" w:date="2013-10-14T02:06:00Z"/>
              </w:rPr>
            </w:pPr>
            <w:del w:id="4339" w:author="aas" w:date="2013-10-14T02:06:00Z">
              <w:r>
                <w:delText xml:space="preserve">              &lt;xs:sequence&gt;</w:delText>
              </w:r>
            </w:del>
          </w:p>
          <w:p w14:paraId="7B2B42B4" w14:textId="77777777" w:rsidR="00E02224" w:rsidRDefault="00E02224" w:rsidP="00E02224">
            <w:pPr>
              <w:pStyle w:val="XML1"/>
              <w:rPr>
                <w:del w:id="4340" w:author="aas" w:date="2013-10-14T02:06:00Z"/>
              </w:rPr>
            </w:pPr>
            <w:del w:id="4341" w:author="aas" w:date="2013-10-14T02:06:00Z">
              <w:r>
                <w:delText xml:space="preserve">                &lt;xs:group ref="OFPortNVGRETunnelType"/&gt;</w:delText>
              </w:r>
            </w:del>
          </w:p>
          <w:p w14:paraId="45AAE176" w14:textId="77777777" w:rsidR="00E02224" w:rsidRDefault="00E02224" w:rsidP="00E02224">
            <w:pPr>
              <w:pStyle w:val="XML1"/>
              <w:rPr>
                <w:del w:id="4342" w:author="aas" w:date="2013-10-14T02:06:00Z"/>
              </w:rPr>
            </w:pPr>
            <w:del w:id="4343" w:author="aas" w:date="2013-10-14T02:06:00Z">
              <w:r>
                <w:delText xml:space="preserve">              &lt;/xs:sequence&gt;</w:delText>
              </w:r>
            </w:del>
          </w:p>
          <w:p w14:paraId="47983F43" w14:textId="77777777" w:rsidR="00E02224" w:rsidRDefault="00E02224" w:rsidP="00E02224">
            <w:pPr>
              <w:pStyle w:val="XML1"/>
              <w:rPr>
                <w:del w:id="4344" w:author="aas" w:date="2013-10-14T02:06:00Z"/>
              </w:rPr>
            </w:pPr>
            <w:del w:id="4345" w:author="aas" w:date="2013-10-14T02:06:00Z">
              <w:r>
                <w:delText xml:space="preserve">            &lt;/xs:complexType&gt;</w:delText>
              </w:r>
            </w:del>
          </w:p>
          <w:p w14:paraId="36BFCD8C" w14:textId="77777777" w:rsidR="00E02224" w:rsidRDefault="00E02224" w:rsidP="00E02224">
            <w:pPr>
              <w:pStyle w:val="XML1"/>
              <w:rPr>
                <w:del w:id="4346" w:author="aas" w:date="2013-10-14T02:06:00Z"/>
              </w:rPr>
            </w:pPr>
            <w:del w:id="4347" w:author="aas" w:date="2013-10-14T02:06:00Z">
              <w:r>
                <w:delText xml:space="preserve">          &lt;/xs:element&gt;</w:delText>
              </w:r>
            </w:del>
          </w:p>
          <w:p w14:paraId="773D5663" w14:textId="77777777" w:rsidR="00E02224" w:rsidRDefault="00E02224" w:rsidP="00E02224">
            <w:pPr>
              <w:pStyle w:val="XML1"/>
              <w:rPr>
                <w:del w:id="4348" w:author="aas" w:date="2013-10-14T02:06:00Z"/>
              </w:rPr>
            </w:pPr>
            <w:del w:id="4349" w:author="aas" w:date="2013-10-14T02:06:00Z">
              <w:r>
                <w:delText xml:space="preserve">        &lt;/xs:sequence&gt;</w:delText>
              </w:r>
            </w:del>
          </w:p>
          <w:p w14:paraId="07280EB4" w14:textId="77777777" w:rsidR="00E02224" w:rsidRDefault="00E02224" w:rsidP="00E02224">
            <w:pPr>
              <w:pStyle w:val="XML1"/>
              <w:rPr>
                <w:del w:id="4350" w:author="aas" w:date="2013-10-14T02:06:00Z"/>
              </w:rPr>
            </w:pPr>
            <w:del w:id="4351" w:author="aas" w:date="2013-10-14T02:06:00Z">
              <w:r>
                <w:delText xml:space="preserve">      &lt;/xs:choice&gt;</w:delText>
              </w:r>
            </w:del>
          </w:p>
          <w:p w14:paraId="26C8B0E3" w14:textId="77777777" w:rsidR="00E02224" w:rsidRDefault="00E02224" w:rsidP="00E02224">
            <w:pPr>
              <w:pStyle w:val="XML1"/>
              <w:rPr>
                <w:del w:id="4352" w:author="aas" w:date="2013-10-14T02:06:00Z"/>
              </w:rPr>
            </w:pPr>
            <w:del w:id="4353" w:author="aas" w:date="2013-10-14T02:06:00Z">
              <w:r>
                <w:delText xml:space="preserve">    &lt;/xs:sequence&gt;</w:delText>
              </w:r>
            </w:del>
          </w:p>
          <w:p w14:paraId="7C36AF5B" w14:textId="77777777" w:rsidR="00E02224" w:rsidRDefault="00E02224" w:rsidP="00E02224">
            <w:pPr>
              <w:pStyle w:val="XML1"/>
              <w:rPr>
                <w:del w:id="4354" w:author="aas" w:date="2013-10-14T02:06:00Z"/>
              </w:rPr>
            </w:pPr>
            <w:del w:id="4355" w:author="aas" w:date="2013-10-14T02:06:00Z">
              <w:r>
                <w:delText xml:space="preserve">  &lt;/xs:group&gt;</w:delText>
              </w:r>
            </w:del>
          </w:p>
          <w:p w14:paraId="58F22D6B" w14:textId="77777777" w:rsidR="00E02224" w:rsidRDefault="00E02224" w:rsidP="00E02224">
            <w:pPr>
              <w:pStyle w:val="XML1"/>
              <w:rPr>
                <w:del w:id="4356" w:author="aas" w:date="2013-10-14T02:06:00Z"/>
              </w:rPr>
            </w:pPr>
          </w:p>
          <w:p w14:paraId="5DC54958" w14:textId="77777777" w:rsidR="00E02224" w:rsidRDefault="00E02224" w:rsidP="00E02224">
            <w:pPr>
              <w:pStyle w:val="XML1"/>
              <w:rPr>
                <w:del w:id="4357" w:author="aas" w:date="2013-10-14T02:06:00Z"/>
              </w:rPr>
            </w:pPr>
            <w:del w:id="4358" w:author="aas" w:date="2013-10-14T02:06:00Z">
              <w:r>
                <w:delText xml:space="preserve">  &lt;xs:group name="OFPortBaseTunnelType"&gt;</w:delText>
              </w:r>
            </w:del>
          </w:p>
          <w:p w14:paraId="749BAF40" w14:textId="77777777" w:rsidR="00E02224" w:rsidRDefault="00E02224" w:rsidP="00E02224">
            <w:pPr>
              <w:pStyle w:val="XML1"/>
              <w:rPr>
                <w:del w:id="4359" w:author="aas" w:date="2013-10-14T02:06:00Z"/>
              </w:rPr>
            </w:pPr>
            <w:del w:id="4360" w:author="aas" w:date="2013-10-14T02:06:00Z">
              <w:r>
                <w:delText xml:space="preserve">    &lt;xs:annotation&gt;</w:delText>
              </w:r>
            </w:del>
          </w:p>
          <w:p w14:paraId="139F14E0" w14:textId="77777777" w:rsidR="00E02224" w:rsidRDefault="00E02224" w:rsidP="00E02224">
            <w:pPr>
              <w:pStyle w:val="XML1"/>
              <w:rPr>
                <w:del w:id="4361" w:author="aas" w:date="2013-10-14T02:06:00Z"/>
              </w:rPr>
            </w:pPr>
            <w:del w:id="4362" w:author="aas" w:date="2013-10-14T02:06:00Z">
              <w:r>
                <w:delText xml:space="preserve">      &lt;xs:documentation&gt;</w:delText>
              </w:r>
            </w:del>
          </w:p>
          <w:p w14:paraId="58F09B22" w14:textId="77777777" w:rsidR="00E02224" w:rsidRDefault="00E02224" w:rsidP="00E02224">
            <w:pPr>
              <w:pStyle w:val="XML1"/>
              <w:rPr>
                <w:del w:id="4363" w:author="aas" w:date="2013-10-14T02:06:00Z"/>
              </w:rPr>
            </w:pPr>
            <w:del w:id="4364" w:author="aas" w:date="2013-10-14T02:06:00Z">
              <w:r>
                <w:delText xml:space="preserve">        A group of common elements that are included</w:delText>
              </w:r>
            </w:del>
          </w:p>
          <w:p w14:paraId="217C4550" w14:textId="77777777" w:rsidR="00E02224" w:rsidRDefault="00E02224" w:rsidP="00E02224">
            <w:pPr>
              <w:pStyle w:val="XML1"/>
              <w:rPr>
                <w:del w:id="4365" w:author="aas" w:date="2013-10-14T02:06:00Z"/>
              </w:rPr>
            </w:pPr>
            <w:del w:id="4366" w:author="aas" w:date="2013-10-14T02:06:00Z">
              <w:r>
                <w:delText xml:space="preserve">        in every supported tunnel type.  Tunnels are modeled as </w:delText>
              </w:r>
            </w:del>
          </w:p>
          <w:p w14:paraId="377BDF5C" w14:textId="77777777" w:rsidR="00E02224" w:rsidRDefault="00E02224" w:rsidP="00E02224">
            <w:pPr>
              <w:pStyle w:val="XML1"/>
              <w:rPr>
                <w:del w:id="4367" w:author="aas" w:date="2013-10-14T02:06:00Z"/>
              </w:rPr>
            </w:pPr>
            <w:del w:id="4368" w:author="aas" w:date="2013-10-14T02:06:00Z">
              <w:r>
                <w:delText xml:space="preserve">        logical ports.</w:delText>
              </w:r>
            </w:del>
          </w:p>
          <w:p w14:paraId="2634A956" w14:textId="77777777" w:rsidR="00E02224" w:rsidRDefault="00E02224" w:rsidP="00E02224">
            <w:pPr>
              <w:pStyle w:val="XML1"/>
              <w:rPr>
                <w:del w:id="4369" w:author="aas" w:date="2013-10-14T02:06:00Z"/>
              </w:rPr>
            </w:pPr>
          </w:p>
          <w:p w14:paraId="4D5104B5" w14:textId="77777777" w:rsidR="00E02224" w:rsidRDefault="00E02224" w:rsidP="00E02224">
            <w:pPr>
              <w:pStyle w:val="XML1"/>
              <w:rPr>
                <w:del w:id="4370" w:author="aas" w:date="2013-10-14T02:06:00Z"/>
              </w:rPr>
            </w:pPr>
            <w:del w:id="4371" w:author="aas" w:date="2013-10-14T02:06:00Z">
              <w:r>
                <w:delText xml:space="preserve">        One pair of local/remote endpoints must exist for a tunnel</w:delText>
              </w:r>
            </w:del>
          </w:p>
          <w:p w14:paraId="382E83FF" w14:textId="77777777" w:rsidR="00E02224" w:rsidRDefault="00E02224" w:rsidP="00E02224">
            <w:pPr>
              <w:pStyle w:val="XML1"/>
              <w:rPr>
                <w:del w:id="4372" w:author="aas" w:date="2013-10-14T02:06:00Z"/>
              </w:rPr>
            </w:pPr>
            <w:del w:id="4373" w:author="aas" w:date="2013-10-14T02:06:00Z">
              <w:r>
                <w:delText xml:space="preserve">        configuration.</w:delText>
              </w:r>
            </w:del>
          </w:p>
          <w:p w14:paraId="6B8AAB38" w14:textId="77777777" w:rsidR="00E02224" w:rsidRDefault="00E02224" w:rsidP="00E02224">
            <w:pPr>
              <w:pStyle w:val="XML1"/>
              <w:rPr>
                <w:del w:id="4374" w:author="aas" w:date="2013-10-14T02:06:00Z"/>
              </w:rPr>
            </w:pPr>
          </w:p>
          <w:p w14:paraId="41D77E87" w14:textId="77777777" w:rsidR="00E02224" w:rsidRDefault="00E02224" w:rsidP="00E02224">
            <w:pPr>
              <w:pStyle w:val="XML1"/>
              <w:rPr>
                <w:del w:id="4375" w:author="aas" w:date="2013-10-14T02:06:00Z"/>
              </w:rPr>
            </w:pPr>
            <w:del w:id="4376" w:author="aas" w:date="2013-10-14T02:06:00Z">
              <w:r>
                <w:delText xml:space="preserve">        Only elements from one choice must exist at a time.</w:delText>
              </w:r>
            </w:del>
          </w:p>
          <w:p w14:paraId="031DCC33" w14:textId="77777777" w:rsidR="00E02224" w:rsidRDefault="00E02224" w:rsidP="00E02224">
            <w:pPr>
              <w:pStyle w:val="XML1"/>
              <w:rPr>
                <w:del w:id="4377" w:author="aas" w:date="2013-10-14T02:06:00Z"/>
              </w:rPr>
            </w:pPr>
            <w:del w:id="4378" w:author="aas" w:date="2013-10-14T02:06:00Z">
              <w:r>
                <w:delText xml:space="preserve">      &lt;/xs:documentation&gt;</w:delText>
              </w:r>
            </w:del>
          </w:p>
          <w:p w14:paraId="292F7B1F" w14:textId="77777777" w:rsidR="00E02224" w:rsidRDefault="00E02224" w:rsidP="00E02224">
            <w:pPr>
              <w:pStyle w:val="XML1"/>
              <w:rPr>
                <w:del w:id="4379" w:author="aas" w:date="2013-10-14T02:06:00Z"/>
              </w:rPr>
            </w:pPr>
            <w:del w:id="4380" w:author="aas" w:date="2013-10-14T02:06:00Z">
              <w:r>
                <w:delText xml:space="preserve">    &lt;/xs:annotation&gt;</w:delText>
              </w:r>
            </w:del>
          </w:p>
          <w:p w14:paraId="1D932FC1" w14:textId="77777777" w:rsidR="00E02224" w:rsidRDefault="00E02224" w:rsidP="00E02224">
            <w:pPr>
              <w:pStyle w:val="XML1"/>
              <w:rPr>
                <w:del w:id="4381" w:author="aas" w:date="2013-10-14T02:06:00Z"/>
              </w:rPr>
            </w:pPr>
          </w:p>
          <w:p w14:paraId="329BC147" w14:textId="77777777" w:rsidR="00E02224" w:rsidRDefault="00E02224" w:rsidP="00E02224">
            <w:pPr>
              <w:pStyle w:val="XML1"/>
              <w:rPr>
                <w:del w:id="4382" w:author="aas" w:date="2013-10-14T02:06:00Z"/>
              </w:rPr>
            </w:pPr>
            <w:del w:id="4383" w:author="aas" w:date="2013-10-14T02:06:00Z">
              <w:r>
                <w:delText xml:space="preserve">    &lt;xs:sequence&gt;</w:delText>
              </w:r>
            </w:del>
          </w:p>
          <w:p w14:paraId="1C52832F" w14:textId="77777777" w:rsidR="00E02224" w:rsidRDefault="00E02224" w:rsidP="00E02224">
            <w:pPr>
              <w:pStyle w:val="XML1"/>
              <w:rPr>
                <w:del w:id="4384" w:author="aas" w:date="2013-10-14T02:06:00Z"/>
              </w:rPr>
            </w:pPr>
            <w:del w:id="4385" w:author="aas" w:date="2013-10-14T02:06:00Z">
              <w:r>
                <w:delText xml:space="preserve">      &lt;xs:choice&gt;</w:delText>
              </w:r>
            </w:del>
          </w:p>
          <w:p w14:paraId="247F5301" w14:textId="77777777" w:rsidR="00E02224" w:rsidRDefault="00E02224" w:rsidP="00E02224">
            <w:pPr>
              <w:pStyle w:val="XML1"/>
              <w:rPr>
                <w:del w:id="4386" w:author="aas" w:date="2013-10-14T02:06:00Z"/>
              </w:rPr>
            </w:pPr>
            <w:del w:id="4387" w:author="aas" w:date="2013-10-14T02:06:00Z">
              <w:r>
                <w:delText xml:space="preserve">        &lt;xs:sequence&gt;</w:delText>
              </w:r>
            </w:del>
          </w:p>
          <w:p w14:paraId="43A0184B" w14:textId="77777777" w:rsidR="00E02224" w:rsidRDefault="00E02224" w:rsidP="00E02224">
            <w:pPr>
              <w:pStyle w:val="XML1"/>
              <w:rPr>
                <w:del w:id="4388" w:author="aas" w:date="2013-10-14T02:06:00Z"/>
              </w:rPr>
            </w:pPr>
            <w:del w:id="4389" w:author="aas" w:date="2013-10-14T02:06:00Z">
              <w:r>
                <w:delText xml:space="preserve">          &lt;xs:element name="local-endpoint-ipv4-adress"  type="inet:ipv4-address"&gt;</w:delText>
              </w:r>
            </w:del>
          </w:p>
          <w:p w14:paraId="6FD0C14C" w14:textId="77777777" w:rsidR="00E02224" w:rsidRDefault="00E02224" w:rsidP="00E02224">
            <w:pPr>
              <w:pStyle w:val="XML1"/>
              <w:rPr>
                <w:del w:id="4390" w:author="aas" w:date="2013-10-14T02:06:00Z"/>
              </w:rPr>
            </w:pPr>
            <w:del w:id="4391" w:author="aas" w:date="2013-10-14T02:06:00Z">
              <w:r>
                <w:delText xml:space="preserve">            &lt;xs:annotation&gt;</w:delText>
              </w:r>
            </w:del>
          </w:p>
          <w:p w14:paraId="36946876" w14:textId="77777777" w:rsidR="00E02224" w:rsidRDefault="00E02224" w:rsidP="00E02224">
            <w:pPr>
              <w:pStyle w:val="XML1"/>
              <w:rPr>
                <w:del w:id="4392" w:author="aas" w:date="2013-10-14T02:06:00Z"/>
              </w:rPr>
            </w:pPr>
            <w:del w:id="4393" w:author="aas" w:date="2013-10-14T02:06:00Z">
              <w:r>
                <w:delText xml:space="preserve">              &lt;xs:documentation&gt;</w:delText>
              </w:r>
            </w:del>
          </w:p>
          <w:p w14:paraId="76784769" w14:textId="77777777" w:rsidR="00E02224" w:rsidRDefault="00E02224" w:rsidP="00E02224">
            <w:pPr>
              <w:pStyle w:val="XML1"/>
              <w:rPr>
                <w:del w:id="4394" w:author="aas" w:date="2013-10-14T02:06:00Z"/>
              </w:rPr>
            </w:pPr>
            <w:del w:id="4395" w:author="aas" w:date="2013-10-14T02:06:00Z">
              <w:r>
                <w:delText xml:space="preserve">                The IPv4 address of the local tunnel</w:delText>
              </w:r>
            </w:del>
          </w:p>
          <w:p w14:paraId="7F589175" w14:textId="77777777" w:rsidR="00E02224" w:rsidRDefault="00E02224" w:rsidP="00E02224">
            <w:pPr>
              <w:pStyle w:val="XML1"/>
              <w:rPr>
                <w:del w:id="4396" w:author="aas" w:date="2013-10-14T02:06:00Z"/>
              </w:rPr>
            </w:pPr>
            <w:del w:id="4397" w:author="aas" w:date="2013-10-14T02:06:00Z">
              <w:r>
                <w:delText xml:space="preserve">                endpoint.</w:delText>
              </w:r>
            </w:del>
          </w:p>
          <w:p w14:paraId="03D141B3" w14:textId="77777777" w:rsidR="00E02224" w:rsidRDefault="00E02224" w:rsidP="00E02224">
            <w:pPr>
              <w:pStyle w:val="XML1"/>
              <w:rPr>
                <w:del w:id="4398" w:author="aas" w:date="2013-10-14T02:06:00Z"/>
              </w:rPr>
            </w:pPr>
            <w:del w:id="4399" w:author="aas" w:date="2013-10-14T02:06:00Z">
              <w:r>
                <w:delText xml:space="preserve">              &lt;/xs:documentation&gt;</w:delText>
              </w:r>
            </w:del>
          </w:p>
          <w:p w14:paraId="0DD21DD0" w14:textId="77777777" w:rsidR="00E02224" w:rsidRDefault="00E02224" w:rsidP="00E02224">
            <w:pPr>
              <w:pStyle w:val="XML1"/>
              <w:rPr>
                <w:del w:id="4400" w:author="aas" w:date="2013-10-14T02:06:00Z"/>
              </w:rPr>
            </w:pPr>
            <w:del w:id="4401" w:author="aas" w:date="2013-10-14T02:06:00Z">
              <w:r>
                <w:delText xml:space="preserve">            &lt;/xs:annotation&gt;</w:delText>
              </w:r>
            </w:del>
          </w:p>
          <w:p w14:paraId="50CE675D" w14:textId="77777777" w:rsidR="00E02224" w:rsidRDefault="00E02224" w:rsidP="00E02224">
            <w:pPr>
              <w:pStyle w:val="XML1"/>
              <w:rPr>
                <w:del w:id="4402" w:author="aas" w:date="2013-10-14T02:06:00Z"/>
              </w:rPr>
            </w:pPr>
            <w:del w:id="4403" w:author="aas" w:date="2013-10-14T02:06:00Z">
              <w:r>
                <w:delText xml:space="preserve">          &lt;/xs:element&gt;</w:delText>
              </w:r>
            </w:del>
          </w:p>
          <w:p w14:paraId="19603A79" w14:textId="77777777" w:rsidR="00E02224" w:rsidRDefault="00E02224" w:rsidP="00E02224">
            <w:pPr>
              <w:pStyle w:val="XML1"/>
              <w:rPr>
                <w:del w:id="4404" w:author="aas" w:date="2013-10-14T02:06:00Z"/>
              </w:rPr>
            </w:pPr>
            <w:del w:id="4405" w:author="aas" w:date="2013-10-14T02:06:00Z">
              <w:r>
                <w:delText xml:space="preserve">          &lt;xs:element name="remote-endpoint-ipv4-adress"  type="inet:ipv4-address"&gt;</w:delText>
              </w:r>
            </w:del>
          </w:p>
          <w:p w14:paraId="1BAFE5B6" w14:textId="77777777" w:rsidR="00E02224" w:rsidRDefault="00E02224" w:rsidP="00E02224">
            <w:pPr>
              <w:pStyle w:val="XML1"/>
              <w:rPr>
                <w:del w:id="4406" w:author="aas" w:date="2013-10-14T02:06:00Z"/>
              </w:rPr>
            </w:pPr>
            <w:del w:id="4407" w:author="aas" w:date="2013-10-14T02:06:00Z">
              <w:r>
                <w:delText xml:space="preserve">            &lt;xs:annotation&gt;</w:delText>
              </w:r>
            </w:del>
          </w:p>
          <w:p w14:paraId="460C41F8" w14:textId="77777777" w:rsidR="00E02224" w:rsidRDefault="00E02224" w:rsidP="00E02224">
            <w:pPr>
              <w:pStyle w:val="XML1"/>
              <w:rPr>
                <w:del w:id="4408" w:author="aas" w:date="2013-10-14T02:06:00Z"/>
              </w:rPr>
            </w:pPr>
            <w:del w:id="4409" w:author="aas" w:date="2013-10-14T02:06:00Z">
              <w:r>
                <w:delText xml:space="preserve">              &lt;xs:documentation&gt;</w:delText>
              </w:r>
            </w:del>
          </w:p>
          <w:p w14:paraId="5F4BB28A" w14:textId="77777777" w:rsidR="00E02224" w:rsidRDefault="00E02224" w:rsidP="00E02224">
            <w:pPr>
              <w:pStyle w:val="XML1"/>
              <w:rPr>
                <w:del w:id="4410" w:author="aas" w:date="2013-10-14T02:06:00Z"/>
              </w:rPr>
            </w:pPr>
            <w:del w:id="4411" w:author="aas" w:date="2013-10-14T02:06:00Z">
              <w:r>
                <w:delText xml:space="preserve">                The IPv4 address of the remote tunnel</w:delText>
              </w:r>
            </w:del>
          </w:p>
          <w:p w14:paraId="760D441A" w14:textId="77777777" w:rsidR="00E02224" w:rsidRDefault="00E02224" w:rsidP="00E02224">
            <w:pPr>
              <w:pStyle w:val="XML1"/>
              <w:rPr>
                <w:del w:id="4412" w:author="aas" w:date="2013-10-14T02:06:00Z"/>
              </w:rPr>
            </w:pPr>
            <w:del w:id="4413" w:author="aas" w:date="2013-10-14T02:06:00Z">
              <w:r>
                <w:delText xml:space="preserve">                endpoint.</w:delText>
              </w:r>
            </w:del>
          </w:p>
          <w:p w14:paraId="75FA8FD4" w14:textId="77777777" w:rsidR="00E02224" w:rsidRDefault="00E02224" w:rsidP="00E02224">
            <w:pPr>
              <w:pStyle w:val="XML1"/>
              <w:rPr>
                <w:del w:id="4414" w:author="aas" w:date="2013-10-14T02:06:00Z"/>
              </w:rPr>
            </w:pPr>
            <w:del w:id="4415" w:author="aas" w:date="2013-10-14T02:06:00Z">
              <w:r>
                <w:delText xml:space="preserve">              &lt;/xs:documentation&gt;</w:delText>
              </w:r>
            </w:del>
          </w:p>
          <w:p w14:paraId="286CB7EC" w14:textId="77777777" w:rsidR="00E02224" w:rsidRDefault="00E02224" w:rsidP="00E02224">
            <w:pPr>
              <w:pStyle w:val="XML1"/>
              <w:rPr>
                <w:del w:id="4416" w:author="aas" w:date="2013-10-14T02:06:00Z"/>
              </w:rPr>
            </w:pPr>
            <w:del w:id="4417" w:author="aas" w:date="2013-10-14T02:06:00Z">
              <w:r>
                <w:delText xml:space="preserve">            &lt;/xs:annotation&gt;</w:delText>
              </w:r>
            </w:del>
          </w:p>
          <w:p w14:paraId="6DD88E9B" w14:textId="77777777" w:rsidR="00E02224" w:rsidRDefault="00E02224" w:rsidP="00E02224">
            <w:pPr>
              <w:pStyle w:val="XML1"/>
              <w:rPr>
                <w:del w:id="4418" w:author="aas" w:date="2013-10-14T02:06:00Z"/>
              </w:rPr>
            </w:pPr>
            <w:del w:id="4419" w:author="aas" w:date="2013-10-14T02:06:00Z">
              <w:r>
                <w:delText xml:space="preserve">          &lt;/xs:element&gt;</w:delText>
              </w:r>
            </w:del>
          </w:p>
          <w:p w14:paraId="27E3C127" w14:textId="77777777" w:rsidR="00E02224" w:rsidRDefault="00E02224" w:rsidP="00E02224">
            <w:pPr>
              <w:pStyle w:val="XML1"/>
              <w:rPr>
                <w:del w:id="4420" w:author="aas" w:date="2013-10-14T02:06:00Z"/>
              </w:rPr>
            </w:pPr>
            <w:del w:id="4421" w:author="aas" w:date="2013-10-14T02:06:00Z">
              <w:r>
                <w:delText xml:space="preserve">        &lt;/xs:sequence&gt;</w:delText>
              </w:r>
            </w:del>
          </w:p>
          <w:p w14:paraId="6775BDEC" w14:textId="77777777" w:rsidR="00E02224" w:rsidRDefault="00E02224" w:rsidP="00E02224">
            <w:pPr>
              <w:pStyle w:val="XML1"/>
              <w:rPr>
                <w:del w:id="4422" w:author="aas" w:date="2013-10-14T02:06:00Z"/>
              </w:rPr>
            </w:pPr>
            <w:del w:id="4423" w:author="aas" w:date="2013-10-14T02:06:00Z">
              <w:r>
                <w:delText xml:space="preserve">        &lt;xs:sequence&gt;</w:delText>
              </w:r>
            </w:del>
          </w:p>
          <w:p w14:paraId="2B03EEE3" w14:textId="77777777" w:rsidR="00E02224" w:rsidRDefault="00E02224" w:rsidP="00E02224">
            <w:pPr>
              <w:pStyle w:val="XML1"/>
              <w:rPr>
                <w:del w:id="4424" w:author="aas" w:date="2013-10-14T02:06:00Z"/>
              </w:rPr>
            </w:pPr>
            <w:del w:id="4425" w:author="aas" w:date="2013-10-14T02:06:00Z">
              <w:r>
                <w:delText xml:space="preserve">          &lt;xs:element name="local-endpoint-ipv6-adress"  type="inet:ipv6-address"&gt;</w:delText>
              </w:r>
            </w:del>
          </w:p>
          <w:p w14:paraId="50F0405F" w14:textId="77777777" w:rsidR="00E02224" w:rsidRDefault="00E02224" w:rsidP="00E02224">
            <w:pPr>
              <w:pStyle w:val="XML1"/>
              <w:rPr>
                <w:del w:id="4426" w:author="aas" w:date="2013-10-14T02:06:00Z"/>
              </w:rPr>
            </w:pPr>
            <w:del w:id="4427" w:author="aas" w:date="2013-10-14T02:06:00Z">
              <w:r>
                <w:delText xml:space="preserve">            &lt;xs:annotation&gt;</w:delText>
              </w:r>
            </w:del>
          </w:p>
          <w:p w14:paraId="2BE26869" w14:textId="77777777" w:rsidR="00E02224" w:rsidRDefault="00E02224" w:rsidP="00E02224">
            <w:pPr>
              <w:pStyle w:val="XML1"/>
              <w:rPr>
                <w:del w:id="4428" w:author="aas" w:date="2013-10-14T02:06:00Z"/>
              </w:rPr>
            </w:pPr>
            <w:del w:id="4429" w:author="aas" w:date="2013-10-14T02:06:00Z">
              <w:r>
                <w:delText xml:space="preserve">              &lt;xs:documentation&gt;</w:delText>
              </w:r>
            </w:del>
          </w:p>
          <w:p w14:paraId="27CC4D34" w14:textId="77777777" w:rsidR="00E02224" w:rsidRDefault="00E02224" w:rsidP="00E02224">
            <w:pPr>
              <w:pStyle w:val="XML1"/>
              <w:rPr>
                <w:del w:id="4430" w:author="aas" w:date="2013-10-14T02:06:00Z"/>
              </w:rPr>
            </w:pPr>
            <w:del w:id="4431" w:author="aas" w:date="2013-10-14T02:06:00Z">
              <w:r>
                <w:delText xml:space="preserve">                The IPv6 address of the local tunnel</w:delText>
              </w:r>
            </w:del>
          </w:p>
          <w:p w14:paraId="63BA7B30" w14:textId="77777777" w:rsidR="00E02224" w:rsidRDefault="00E02224" w:rsidP="00E02224">
            <w:pPr>
              <w:pStyle w:val="XML1"/>
              <w:rPr>
                <w:del w:id="4432" w:author="aas" w:date="2013-10-14T02:06:00Z"/>
              </w:rPr>
            </w:pPr>
            <w:del w:id="4433" w:author="aas" w:date="2013-10-14T02:06:00Z">
              <w:r>
                <w:delText xml:space="preserve">                endpoint.</w:delText>
              </w:r>
            </w:del>
          </w:p>
          <w:p w14:paraId="0414BC3B" w14:textId="77777777" w:rsidR="00E02224" w:rsidRDefault="00E02224" w:rsidP="00E02224">
            <w:pPr>
              <w:pStyle w:val="XML1"/>
              <w:rPr>
                <w:del w:id="4434" w:author="aas" w:date="2013-10-14T02:06:00Z"/>
              </w:rPr>
            </w:pPr>
            <w:del w:id="4435" w:author="aas" w:date="2013-10-14T02:06:00Z">
              <w:r>
                <w:delText xml:space="preserve">              &lt;/xs:documentation&gt;</w:delText>
              </w:r>
            </w:del>
          </w:p>
          <w:p w14:paraId="2A85C41B" w14:textId="77777777" w:rsidR="00E02224" w:rsidRDefault="00E02224" w:rsidP="00E02224">
            <w:pPr>
              <w:pStyle w:val="XML1"/>
              <w:rPr>
                <w:del w:id="4436" w:author="aas" w:date="2013-10-14T02:06:00Z"/>
              </w:rPr>
            </w:pPr>
            <w:del w:id="4437" w:author="aas" w:date="2013-10-14T02:06:00Z">
              <w:r>
                <w:delText xml:space="preserve">            &lt;/xs:annotation&gt;</w:delText>
              </w:r>
            </w:del>
          </w:p>
          <w:p w14:paraId="68C0FAC6" w14:textId="77777777" w:rsidR="00E02224" w:rsidRDefault="00E02224" w:rsidP="00E02224">
            <w:pPr>
              <w:pStyle w:val="XML1"/>
              <w:rPr>
                <w:del w:id="4438" w:author="aas" w:date="2013-10-14T02:06:00Z"/>
              </w:rPr>
            </w:pPr>
            <w:del w:id="4439" w:author="aas" w:date="2013-10-14T02:06:00Z">
              <w:r>
                <w:delText xml:space="preserve">          &lt;/xs:element&gt;</w:delText>
              </w:r>
            </w:del>
          </w:p>
          <w:p w14:paraId="4E617C42" w14:textId="77777777" w:rsidR="00E02224" w:rsidRDefault="00E02224" w:rsidP="00E02224">
            <w:pPr>
              <w:pStyle w:val="XML1"/>
              <w:rPr>
                <w:del w:id="4440" w:author="aas" w:date="2013-10-14T02:06:00Z"/>
              </w:rPr>
            </w:pPr>
            <w:del w:id="4441" w:author="aas" w:date="2013-10-14T02:06:00Z">
              <w:r>
                <w:delText xml:space="preserve">          &lt;xs:element name="remote-endpoint-ipv6-adress"  type="inet:ipv6-address"&gt;</w:delText>
              </w:r>
            </w:del>
          </w:p>
          <w:p w14:paraId="0CE8D343" w14:textId="77777777" w:rsidR="00E02224" w:rsidRDefault="00E02224" w:rsidP="00E02224">
            <w:pPr>
              <w:pStyle w:val="XML1"/>
              <w:rPr>
                <w:del w:id="4442" w:author="aas" w:date="2013-10-14T02:06:00Z"/>
              </w:rPr>
            </w:pPr>
            <w:del w:id="4443" w:author="aas" w:date="2013-10-14T02:06:00Z">
              <w:r>
                <w:delText xml:space="preserve">            &lt;xs:annotation&gt;</w:delText>
              </w:r>
            </w:del>
          </w:p>
          <w:p w14:paraId="5AFD584D" w14:textId="77777777" w:rsidR="00E02224" w:rsidRDefault="00E02224" w:rsidP="00E02224">
            <w:pPr>
              <w:pStyle w:val="XML1"/>
              <w:rPr>
                <w:del w:id="4444" w:author="aas" w:date="2013-10-14T02:06:00Z"/>
              </w:rPr>
            </w:pPr>
            <w:del w:id="4445" w:author="aas" w:date="2013-10-14T02:06:00Z">
              <w:r>
                <w:delText xml:space="preserve">              &lt;xs:documentation&gt;</w:delText>
              </w:r>
            </w:del>
          </w:p>
          <w:p w14:paraId="44316D32" w14:textId="77777777" w:rsidR="00E02224" w:rsidRDefault="00E02224" w:rsidP="00E02224">
            <w:pPr>
              <w:pStyle w:val="XML1"/>
              <w:rPr>
                <w:del w:id="4446" w:author="aas" w:date="2013-10-14T02:06:00Z"/>
              </w:rPr>
            </w:pPr>
            <w:del w:id="4447" w:author="aas" w:date="2013-10-14T02:06:00Z">
              <w:r>
                <w:delText xml:space="preserve">                The IPv6 address of the remote tunnel</w:delText>
              </w:r>
            </w:del>
          </w:p>
          <w:p w14:paraId="3736EE3B" w14:textId="77777777" w:rsidR="00E02224" w:rsidRDefault="00E02224" w:rsidP="00E02224">
            <w:pPr>
              <w:pStyle w:val="XML1"/>
              <w:rPr>
                <w:del w:id="4448" w:author="aas" w:date="2013-10-14T02:06:00Z"/>
              </w:rPr>
            </w:pPr>
            <w:del w:id="4449" w:author="aas" w:date="2013-10-14T02:06:00Z">
              <w:r>
                <w:delText xml:space="preserve">                endpoint.</w:delText>
              </w:r>
            </w:del>
          </w:p>
          <w:p w14:paraId="515E29D2" w14:textId="77777777" w:rsidR="00E02224" w:rsidRDefault="00E02224" w:rsidP="00E02224">
            <w:pPr>
              <w:pStyle w:val="XML1"/>
              <w:rPr>
                <w:del w:id="4450" w:author="aas" w:date="2013-10-14T02:06:00Z"/>
              </w:rPr>
            </w:pPr>
            <w:del w:id="4451" w:author="aas" w:date="2013-10-14T02:06:00Z">
              <w:r>
                <w:delText xml:space="preserve">              &lt;/xs:documentation&gt;</w:delText>
              </w:r>
            </w:del>
          </w:p>
          <w:p w14:paraId="247735B5" w14:textId="77777777" w:rsidR="00E02224" w:rsidRDefault="00E02224" w:rsidP="00E02224">
            <w:pPr>
              <w:pStyle w:val="XML1"/>
              <w:rPr>
                <w:del w:id="4452" w:author="aas" w:date="2013-10-14T02:06:00Z"/>
              </w:rPr>
            </w:pPr>
            <w:del w:id="4453" w:author="aas" w:date="2013-10-14T02:06:00Z">
              <w:r>
                <w:delText xml:space="preserve">            &lt;/xs:annotation&gt;</w:delText>
              </w:r>
            </w:del>
          </w:p>
          <w:p w14:paraId="0C54211F" w14:textId="77777777" w:rsidR="00E02224" w:rsidRDefault="00E02224" w:rsidP="00E02224">
            <w:pPr>
              <w:pStyle w:val="XML1"/>
              <w:rPr>
                <w:del w:id="4454" w:author="aas" w:date="2013-10-14T02:06:00Z"/>
              </w:rPr>
            </w:pPr>
            <w:del w:id="4455" w:author="aas" w:date="2013-10-14T02:06:00Z">
              <w:r>
                <w:delText xml:space="preserve">          &lt;/xs:element&gt;</w:delText>
              </w:r>
            </w:del>
          </w:p>
          <w:p w14:paraId="128756DD" w14:textId="77777777" w:rsidR="00E02224" w:rsidRDefault="00E02224" w:rsidP="00E02224">
            <w:pPr>
              <w:pStyle w:val="XML1"/>
              <w:rPr>
                <w:del w:id="4456" w:author="aas" w:date="2013-10-14T02:06:00Z"/>
              </w:rPr>
            </w:pPr>
            <w:del w:id="4457" w:author="aas" w:date="2013-10-14T02:06:00Z">
              <w:r>
                <w:delText xml:space="preserve">        &lt;/xs:sequence&gt;</w:delText>
              </w:r>
            </w:del>
          </w:p>
          <w:p w14:paraId="6D1C2364" w14:textId="77777777" w:rsidR="00E02224" w:rsidRDefault="00E02224" w:rsidP="00E02224">
            <w:pPr>
              <w:pStyle w:val="XML1"/>
              <w:rPr>
                <w:del w:id="4458" w:author="aas" w:date="2013-10-14T02:06:00Z"/>
              </w:rPr>
            </w:pPr>
            <w:del w:id="4459" w:author="aas" w:date="2013-10-14T02:06:00Z">
              <w:r>
                <w:delText xml:space="preserve">        &lt;xs:sequence&gt;</w:delText>
              </w:r>
            </w:del>
          </w:p>
          <w:p w14:paraId="6B869BA0" w14:textId="77777777" w:rsidR="00E02224" w:rsidRDefault="00E02224" w:rsidP="00E02224">
            <w:pPr>
              <w:pStyle w:val="XML1"/>
              <w:rPr>
                <w:del w:id="4460" w:author="aas" w:date="2013-10-14T02:06:00Z"/>
              </w:rPr>
            </w:pPr>
            <w:del w:id="4461" w:author="aas" w:date="2013-10-14T02:06:00Z">
              <w:r>
                <w:delText xml:space="preserve">          &lt;xs:element name="local-endpoint-mac-adress"  type="yang:mac-address"&gt;</w:delText>
              </w:r>
            </w:del>
          </w:p>
          <w:p w14:paraId="260D4356" w14:textId="77777777" w:rsidR="00E02224" w:rsidRDefault="00E02224" w:rsidP="00E02224">
            <w:pPr>
              <w:pStyle w:val="XML1"/>
              <w:rPr>
                <w:del w:id="4462" w:author="aas" w:date="2013-10-14T02:06:00Z"/>
              </w:rPr>
            </w:pPr>
            <w:del w:id="4463" w:author="aas" w:date="2013-10-14T02:06:00Z">
              <w:r>
                <w:delText xml:space="preserve">            &lt;xs:annotation&gt;</w:delText>
              </w:r>
            </w:del>
          </w:p>
          <w:p w14:paraId="65DCF79B" w14:textId="77777777" w:rsidR="00E02224" w:rsidRDefault="00E02224" w:rsidP="00E02224">
            <w:pPr>
              <w:pStyle w:val="XML1"/>
              <w:rPr>
                <w:del w:id="4464" w:author="aas" w:date="2013-10-14T02:06:00Z"/>
              </w:rPr>
            </w:pPr>
            <w:del w:id="4465" w:author="aas" w:date="2013-10-14T02:06:00Z">
              <w:r>
                <w:delText xml:space="preserve">              &lt;xs:documentation&gt;</w:delText>
              </w:r>
            </w:del>
          </w:p>
          <w:p w14:paraId="6913EC71" w14:textId="77777777" w:rsidR="00E02224" w:rsidRDefault="00E02224" w:rsidP="00E02224">
            <w:pPr>
              <w:pStyle w:val="XML1"/>
              <w:rPr>
                <w:del w:id="4466" w:author="aas" w:date="2013-10-14T02:06:00Z"/>
              </w:rPr>
            </w:pPr>
            <w:del w:id="4467" w:author="aas" w:date="2013-10-14T02:06:00Z">
              <w:r>
                <w:delText xml:space="preserve">                The MAC address of the local tunnel</w:delText>
              </w:r>
            </w:del>
          </w:p>
          <w:p w14:paraId="3C62A3E9" w14:textId="77777777" w:rsidR="00E02224" w:rsidRDefault="00E02224" w:rsidP="00E02224">
            <w:pPr>
              <w:pStyle w:val="XML1"/>
              <w:rPr>
                <w:del w:id="4468" w:author="aas" w:date="2013-10-14T02:06:00Z"/>
              </w:rPr>
            </w:pPr>
            <w:del w:id="4469" w:author="aas" w:date="2013-10-14T02:06:00Z">
              <w:r>
                <w:delText xml:space="preserve">                endpoint.</w:delText>
              </w:r>
            </w:del>
          </w:p>
          <w:p w14:paraId="2F36FAF6" w14:textId="77777777" w:rsidR="00E02224" w:rsidRDefault="00E02224" w:rsidP="00E02224">
            <w:pPr>
              <w:pStyle w:val="XML1"/>
              <w:rPr>
                <w:del w:id="4470" w:author="aas" w:date="2013-10-14T02:06:00Z"/>
              </w:rPr>
            </w:pPr>
            <w:del w:id="4471" w:author="aas" w:date="2013-10-14T02:06:00Z">
              <w:r>
                <w:delText xml:space="preserve">              &lt;/xs:documentation&gt;</w:delText>
              </w:r>
            </w:del>
          </w:p>
          <w:p w14:paraId="6B46769F" w14:textId="77777777" w:rsidR="00E02224" w:rsidRDefault="00E02224" w:rsidP="00E02224">
            <w:pPr>
              <w:pStyle w:val="XML1"/>
              <w:rPr>
                <w:del w:id="4472" w:author="aas" w:date="2013-10-14T02:06:00Z"/>
              </w:rPr>
            </w:pPr>
            <w:del w:id="4473" w:author="aas" w:date="2013-10-14T02:06:00Z">
              <w:r>
                <w:delText xml:space="preserve">            &lt;/xs:annotation&gt;</w:delText>
              </w:r>
            </w:del>
          </w:p>
          <w:p w14:paraId="0941A801" w14:textId="77777777" w:rsidR="00E02224" w:rsidRDefault="00E02224" w:rsidP="00E02224">
            <w:pPr>
              <w:pStyle w:val="XML1"/>
              <w:rPr>
                <w:del w:id="4474" w:author="aas" w:date="2013-10-14T02:06:00Z"/>
              </w:rPr>
            </w:pPr>
            <w:del w:id="4475" w:author="aas" w:date="2013-10-14T02:06:00Z">
              <w:r>
                <w:delText xml:space="preserve">          &lt;/xs:element&gt;</w:delText>
              </w:r>
            </w:del>
          </w:p>
          <w:p w14:paraId="36D6D3C1" w14:textId="77777777" w:rsidR="00E02224" w:rsidRDefault="00E02224" w:rsidP="00E02224">
            <w:pPr>
              <w:pStyle w:val="XML1"/>
              <w:rPr>
                <w:del w:id="4476" w:author="aas" w:date="2013-10-14T02:06:00Z"/>
              </w:rPr>
            </w:pPr>
            <w:del w:id="4477" w:author="aas" w:date="2013-10-14T02:06:00Z">
              <w:r>
                <w:delText xml:space="preserve">          &lt;xs:element name="remote-endpoint-mac-adress"  type="yang:mac-address"&gt;</w:delText>
              </w:r>
            </w:del>
          </w:p>
          <w:p w14:paraId="6A865F17" w14:textId="77777777" w:rsidR="00E02224" w:rsidRDefault="00E02224" w:rsidP="00E02224">
            <w:pPr>
              <w:pStyle w:val="XML1"/>
              <w:rPr>
                <w:del w:id="4478" w:author="aas" w:date="2013-10-14T02:06:00Z"/>
              </w:rPr>
            </w:pPr>
            <w:del w:id="4479" w:author="aas" w:date="2013-10-14T02:06:00Z">
              <w:r>
                <w:delText xml:space="preserve">            &lt;xs:annotation&gt;</w:delText>
              </w:r>
            </w:del>
          </w:p>
          <w:p w14:paraId="3FFAD63D" w14:textId="77777777" w:rsidR="00E02224" w:rsidRDefault="00E02224" w:rsidP="00E02224">
            <w:pPr>
              <w:pStyle w:val="XML1"/>
              <w:rPr>
                <w:del w:id="4480" w:author="aas" w:date="2013-10-14T02:06:00Z"/>
              </w:rPr>
            </w:pPr>
            <w:del w:id="4481" w:author="aas" w:date="2013-10-14T02:06:00Z">
              <w:r>
                <w:delText xml:space="preserve">              &lt;xs:documentation&gt;</w:delText>
              </w:r>
            </w:del>
          </w:p>
          <w:p w14:paraId="14F9B6AF" w14:textId="77777777" w:rsidR="00E02224" w:rsidRDefault="00E02224" w:rsidP="00E02224">
            <w:pPr>
              <w:pStyle w:val="XML1"/>
              <w:rPr>
                <w:del w:id="4482" w:author="aas" w:date="2013-10-14T02:06:00Z"/>
              </w:rPr>
            </w:pPr>
            <w:del w:id="4483" w:author="aas" w:date="2013-10-14T02:06:00Z">
              <w:r>
                <w:delText xml:space="preserve">                The MAC address of the remote tunnel</w:delText>
              </w:r>
            </w:del>
          </w:p>
          <w:p w14:paraId="4AE206DB" w14:textId="77777777" w:rsidR="00E02224" w:rsidRDefault="00E02224" w:rsidP="00E02224">
            <w:pPr>
              <w:pStyle w:val="XML1"/>
              <w:rPr>
                <w:del w:id="4484" w:author="aas" w:date="2013-10-14T02:06:00Z"/>
              </w:rPr>
            </w:pPr>
            <w:del w:id="4485" w:author="aas" w:date="2013-10-14T02:06:00Z">
              <w:r>
                <w:delText xml:space="preserve">                endpoint.</w:delText>
              </w:r>
            </w:del>
          </w:p>
          <w:p w14:paraId="5C2DCAA3" w14:textId="77777777" w:rsidR="00E02224" w:rsidRDefault="00E02224" w:rsidP="00E02224">
            <w:pPr>
              <w:pStyle w:val="XML1"/>
              <w:rPr>
                <w:del w:id="4486" w:author="aas" w:date="2013-10-14T02:06:00Z"/>
              </w:rPr>
            </w:pPr>
            <w:del w:id="4487" w:author="aas" w:date="2013-10-14T02:06:00Z">
              <w:r>
                <w:delText xml:space="preserve">              &lt;/xs:documentation&gt;</w:delText>
              </w:r>
            </w:del>
          </w:p>
          <w:p w14:paraId="63C3A934" w14:textId="77777777" w:rsidR="00E02224" w:rsidRDefault="00E02224" w:rsidP="00E02224">
            <w:pPr>
              <w:pStyle w:val="XML1"/>
              <w:rPr>
                <w:del w:id="4488" w:author="aas" w:date="2013-10-14T02:06:00Z"/>
              </w:rPr>
            </w:pPr>
            <w:del w:id="4489" w:author="aas" w:date="2013-10-14T02:06:00Z">
              <w:r>
                <w:delText xml:space="preserve">            &lt;/xs:annotation&gt;</w:delText>
              </w:r>
            </w:del>
          </w:p>
          <w:p w14:paraId="643F0F7F" w14:textId="77777777" w:rsidR="00E02224" w:rsidRDefault="00E02224" w:rsidP="00E02224">
            <w:pPr>
              <w:pStyle w:val="XML1"/>
              <w:rPr>
                <w:del w:id="4490" w:author="aas" w:date="2013-10-14T02:06:00Z"/>
              </w:rPr>
            </w:pPr>
            <w:del w:id="4491" w:author="aas" w:date="2013-10-14T02:06:00Z">
              <w:r>
                <w:delText xml:space="preserve">          &lt;/xs:element&gt;</w:delText>
              </w:r>
            </w:del>
          </w:p>
          <w:p w14:paraId="624272A5" w14:textId="77777777" w:rsidR="00E02224" w:rsidRDefault="00E02224" w:rsidP="00E02224">
            <w:pPr>
              <w:pStyle w:val="XML1"/>
              <w:rPr>
                <w:del w:id="4492" w:author="aas" w:date="2013-10-14T02:06:00Z"/>
              </w:rPr>
            </w:pPr>
            <w:del w:id="4493" w:author="aas" w:date="2013-10-14T02:06:00Z">
              <w:r>
                <w:delText xml:space="preserve">        &lt;/xs:sequence&gt;</w:delText>
              </w:r>
            </w:del>
          </w:p>
          <w:p w14:paraId="2A351948" w14:textId="77777777" w:rsidR="00E02224" w:rsidRDefault="00E02224" w:rsidP="00E02224">
            <w:pPr>
              <w:pStyle w:val="XML1"/>
              <w:rPr>
                <w:del w:id="4494" w:author="aas" w:date="2013-10-14T02:06:00Z"/>
              </w:rPr>
            </w:pPr>
            <w:del w:id="4495" w:author="aas" w:date="2013-10-14T02:06:00Z">
              <w:r>
                <w:delText xml:space="preserve">      &lt;/xs:choice&gt;</w:delText>
              </w:r>
            </w:del>
          </w:p>
          <w:p w14:paraId="5217A3DD" w14:textId="77777777" w:rsidR="00E02224" w:rsidRDefault="00E02224" w:rsidP="00E02224">
            <w:pPr>
              <w:pStyle w:val="XML1"/>
              <w:rPr>
                <w:del w:id="4496" w:author="aas" w:date="2013-10-14T02:06:00Z"/>
              </w:rPr>
            </w:pPr>
            <w:del w:id="4497" w:author="aas" w:date="2013-10-14T02:06:00Z">
              <w:r>
                <w:delText xml:space="preserve">    &lt;/xs:sequence&gt;</w:delText>
              </w:r>
            </w:del>
          </w:p>
          <w:p w14:paraId="6FF644C7" w14:textId="77777777" w:rsidR="00E02224" w:rsidRDefault="00E02224" w:rsidP="00E02224">
            <w:pPr>
              <w:pStyle w:val="XML1"/>
              <w:rPr>
                <w:del w:id="4498" w:author="aas" w:date="2013-10-14T02:06:00Z"/>
              </w:rPr>
            </w:pPr>
            <w:del w:id="4499" w:author="aas" w:date="2013-10-14T02:06:00Z">
              <w:r>
                <w:delText xml:space="preserve">  &lt;/xs:group&gt;</w:delText>
              </w:r>
            </w:del>
          </w:p>
          <w:p w14:paraId="55B96AEC" w14:textId="77777777" w:rsidR="00E02224" w:rsidRDefault="00E02224" w:rsidP="00E02224">
            <w:pPr>
              <w:pStyle w:val="XML1"/>
              <w:rPr>
                <w:del w:id="4500" w:author="aas" w:date="2013-10-14T02:06:00Z"/>
              </w:rPr>
            </w:pPr>
          </w:p>
          <w:p w14:paraId="4547B77A" w14:textId="77777777" w:rsidR="00E02224" w:rsidRDefault="00E02224" w:rsidP="00E02224">
            <w:pPr>
              <w:pStyle w:val="XML1"/>
              <w:rPr>
                <w:del w:id="4501" w:author="aas" w:date="2013-10-14T02:06:00Z"/>
              </w:rPr>
            </w:pPr>
            <w:del w:id="4502" w:author="aas" w:date="2013-10-14T02:06:00Z">
              <w:r>
                <w:delText xml:space="preserve">  &lt;xs:group name="OFPortIPGRETunnelType"&gt;</w:delText>
              </w:r>
            </w:del>
          </w:p>
          <w:p w14:paraId="6B5691B1" w14:textId="77777777" w:rsidR="00E02224" w:rsidRDefault="00E02224" w:rsidP="00E02224">
            <w:pPr>
              <w:pStyle w:val="XML1"/>
              <w:rPr>
                <w:del w:id="4503" w:author="aas" w:date="2013-10-14T02:06:00Z"/>
              </w:rPr>
            </w:pPr>
            <w:del w:id="4504" w:author="aas" w:date="2013-10-14T02:06:00Z">
              <w:r>
                <w:delText xml:space="preserve">    &lt;xs:annotation&gt;</w:delText>
              </w:r>
            </w:del>
          </w:p>
          <w:p w14:paraId="7320335A" w14:textId="77777777" w:rsidR="00E02224" w:rsidRDefault="00E02224" w:rsidP="00E02224">
            <w:pPr>
              <w:pStyle w:val="XML1"/>
              <w:rPr>
                <w:del w:id="4505" w:author="aas" w:date="2013-10-14T02:06:00Z"/>
              </w:rPr>
            </w:pPr>
            <w:del w:id="4506" w:author="aas" w:date="2013-10-14T02:06:00Z">
              <w:r>
                <w:delText xml:space="preserve">      &lt;xs:documentation&gt;</w:delText>
              </w:r>
            </w:del>
          </w:p>
          <w:p w14:paraId="355EEDDF" w14:textId="77777777" w:rsidR="00E02224" w:rsidRDefault="00E02224" w:rsidP="00E02224">
            <w:pPr>
              <w:pStyle w:val="XML1"/>
              <w:rPr>
                <w:del w:id="4507" w:author="aas" w:date="2013-10-14T02:06:00Z"/>
              </w:rPr>
            </w:pPr>
            <w:del w:id="4508" w:author="aas" w:date="2013-10-14T02:06:00Z">
              <w:r>
                <w:delText xml:space="preserve">        Properties of a IP-in-GRE tunnel with key,</w:delText>
              </w:r>
            </w:del>
          </w:p>
          <w:p w14:paraId="15D84653" w14:textId="77777777" w:rsidR="00E02224" w:rsidRDefault="00E02224" w:rsidP="00E02224">
            <w:pPr>
              <w:pStyle w:val="XML1"/>
              <w:rPr>
                <w:del w:id="4509" w:author="aas" w:date="2013-10-14T02:06:00Z"/>
              </w:rPr>
            </w:pPr>
            <w:del w:id="4510" w:author="aas" w:date="2013-10-14T02:06:00Z">
              <w:r>
                <w:delText xml:space="preserve">        checksum, and sequence number information.</w:delText>
              </w:r>
            </w:del>
          </w:p>
          <w:p w14:paraId="250EAE7A" w14:textId="77777777" w:rsidR="00E02224" w:rsidRDefault="00E02224" w:rsidP="00E02224">
            <w:pPr>
              <w:pStyle w:val="XML1"/>
              <w:rPr>
                <w:del w:id="4511" w:author="aas" w:date="2013-10-14T02:06:00Z"/>
              </w:rPr>
            </w:pPr>
            <w:del w:id="4512" w:author="aas" w:date="2013-10-14T02:06:00Z">
              <w:r>
                <w:delText xml:space="preserve">      &lt;/xs:documentation&gt;</w:delText>
              </w:r>
            </w:del>
          </w:p>
          <w:p w14:paraId="3F484D5F" w14:textId="77777777" w:rsidR="00E02224" w:rsidRDefault="00E02224" w:rsidP="00E02224">
            <w:pPr>
              <w:pStyle w:val="XML1"/>
              <w:rPr>
                <w:del w:id="4513" w:author="aas" w:date="2013-10-14T02:06:00Z"/>
              </w:rPr>
            </w:pPr>
            <w:del w:id="4514" w:author="aas" w:date="2013-10-14T02:06:00Z">
              <w:r>
                <w:delText xml:space="preserve">    &lt;/xs:annotation&gt;</w:delText>
              </w:r>
            </w:del>
          </w:p>
          <w:p w14:paraId="53CD0130" w14:textId="77777777" w:rsidR="00E02224" w:rsidRDefault="00E02224" w:rsidP="00E02224">
            <w:pPr>
              <w:pStyle w:val="XML1"/>
              <w:rPr>
                <w:del w:id="4515" w:author="aas" w:date="2013-10-14T02:06:00Z"/>
              </w:rPr>
            </w:pPr>
          </w:p>
          <w:p w14:paraId="7AB379CE" w14:textId="77777777" w:rsidR="00E02224" w:rsidRDefault="00E02224" w:rsidP="00E02224">
            <w:pPr>
              <w:pStyle w:val="XML1"/>
              <w:rPr>
                <w:del w:id="4516" w:author="aas" w:date="2013-10-14T02:06:00Z"/>
              </w:rPr>
            </w:pPr>
            <w:del w:id="4517" w:author="aas" w:date="2013-10-14T02:06:00Z">
              <w:r>
                <w:delText xml:space="preserve">    &lt;xs:sequence&gt;</w:delText>
              </w:r>
            </w:del>
          </w:p>
          <w:p w14:paraId="5254DF34" w14:textId="77777777" w:rsidR="00E02224" w:rsidRDefault="00E02224" w:rsidP="00E02224">
            <w:pPr>
              <w:pStyle w:val="XML1"/>
              <w:rPr>
                <w:del w:id="4518" w:author="aas" w:date="2013-10-14T02:06:00Z"/>
              </w:rPr>
            </w:pPr>
            <w:del w:id="4519" w:author="aas" w:date="2013-10-14T02:06:00Z">
              <w:r>
                <w:delText xml:space="preserve">      &lt;xs:group ref="OFPortBaseTunnelType"/&gt;</w:delText>
              </w:r>
            </w:del>
          </w:p>
          <w:p w14:paraId="1D03A20A" w14:textId="77777777" w:rsidR="00E02224" w:rsidRDefault="00E02224" w:rsidP="00E02224">
            <w:pPr>
              <w:pStyle w:val="XML1"/>
              <w:rPr>
                <w:del w:id="4520" w:author="aas" w:date="2013-10-14T02:06:00Z"/>
              </w:rPr>
            </w:pPr>
            <w:del w:id="4521" w:author="aas" w:date="2013-10-14T02:06:00Z">
              <w:r>
                <w:delText xml:space="preserve">      &lt;xs:element name="checksum-present"  type="xs:boolean"&gt;</w:delText>
              </w:r>
            </w:del>
          </w:p>
          <w:p w14:paraId="2F6C0C6F" w14:textId="77777777" w:rsidR="00E02224" w:rsidRDefault="00E02224" w:rsidP="00E02224">
            <w:pPr>
              <w:pStyle w:val="XML1"/>
              <w:rPr>
                <w:del w:id="4522" w:author="aas" w:date="2013-10-14T02:06:00Z"/>
              </w:rPr>
            </w:pPr>
            <w:del w:id="4523" w:author="aas" w:date="2013-10-14T02:06:00Z">
              <w:r>
                <w:delText xml:space="preserve">        &lt;xs:annotation&gt;</w:delText>
              </w:r>
            </w:del>
          </w:p>
          <w:p w14:paraId="5F25DE02" w14:textId="77777777" w:rsidR="00E02224" w:rsidRDefault="00E02224" w:rsidP="00E02224">
            <w:pPr>
              <w:pStyle w:val="XML1"/>
              <w:rPr>
                <w:del w:id="4524" w:author="aas" w:date="2013-10-14T02:06:00Z"/>
              </w:rPr>
            </w:pPr>
            <w:del w:id="4525" w:author="aas" w:date="2013-10-14T02:06:00Z">
              <w:r>
                <w:delText xml:space="preserve">          &lt;xs:documentation&gt;</w:delText>
              </w:r>
            </w:del>
          </w:p>
          <w:p w14:paraId="4AC2CAD8" w14:textId="77777777" w:rsidR="00E02224" w:rsidRDefault="00E02224" w:rsidP="00E02224">
            <w:pPr>
              <w:pStyle w:val="XML1"/>
              <w:rPr>
                <w:del w:id="4526" w:author="aas" w:date="2013-10-14T02:06:00Z"/>
              </w:rPr>
            </w:pPr>
            <w:del w:id="4527" w:author="aas" w:date="2013-10-14T02:06:00Z">
              <w:r>
                <w:delText xml:space="preserve">            Indicates presence of the GRE checksum.</w:delText>
              </w:r>
            </w:del>
          </w:p>
          <w:p w14:paraId="2DEC8B53" w14:textId="77777777" w:rsidR="00E02224" w:rsidRDefault="00E02224" w:rsidP="00E02224">
            <w:pPr>
              <w:pStyle w:val="XML1"/>
              <w:rPr>
                <w:del w:id="4528" w:author="aas" w:date="2013-10-14T02:06:00Z"/>
              </w:rPr>
            </w:pPr>
            <w:del w:id="4529" w:author="aas" w:date="2013-10-14T02:06:00Z">
              <w:r>
                <w:delText xml:space="preserve">          &lt;/xs:documentation&gt;</w:delText>
              </w:r>
            </w:del>
          </w:p>
          <w:p w14:paraId="66A9B43C" w14:textId="77777777" w:rsidR="00E02224" w:rsidRDefault="00E02224" w:rsidP="00E02224">
            <w:pPr>
              <w:pStyle w:val="XML1"/>
              <w:rPr>
                <w:del w:id="4530" w:author="aas" w:date="2013-10-14T02:06:00Z"/>
              </w:rPr>
            </w:pPr>
            <w:del w:id="4531" w:author="aas" w:date="2013-10-14T02:06:00Z">
              <w:r>
                <w:delText xml:space="preserve">        &lt;/xs:annotation&gt;</w:delText>
              </w:r>
            </w:del>
          </w:p>
          <w:p w14:paraId="17744DC5" w14:textId="77777777" w:rsidR="00E02224" w:rsidRDefault="00E02224" w:rsidP="00E02224">
            <w:pPr>
              <w:pStyle w:val="XML1"/>
              <w:rPr>
                <w:del w:id="4532" w:author="aas" w:date="2013-10-14T02:06:00Z"/>
              </w:rPr>
            </w:pPr>
            <w:del w:id="4533" w:author="aas" w:date="2013-10-14T02:06:00Z">
              <w:r>
                <w:delText xml:space="preserve">      &lt;/xs:element&gt;</w:delText>
              </w:r>
            </w:del>
          </w:p>
          <w:p w14:paraId="63D84E97" w14:textId="77777777" w:rsidR="00E02224" w:rsidRDefault="00E02224" w:rsidP="00E02224">
            <w:pPr>
              <w:pStyle w:val="XML1"/>
              <w:rPr>
                <w:del w:id="4534" w:author="aas" w:date="2013-10-14T02:06:00Z"/>
              </w:rPr>
            </w:pPr>
            <w:del w:id="4535" w:author="aas" w:date="2013-10-14T02:06:00Z">
              <w:r>
                <w:delText xml:space="preserve">      &lt;xs:element name="key-present"  type="xs:boolean"&gt;</w:delText>
              </w:r>
            </w:del>
          </w:p>
          <w:p w14:paraId="7C4BD064" w14:textId="77777777" w:rsidR="00E02224" w:rsidRDefault="00E02224" w:rsidP="00E02224">
            <w:pPr>
              <w:pStyle w:val="XML1"/>
              <w:rPr>
                <w:del w:id="4536" w:author="aas" w:date="2013-10-14T02:06:00Z"/>
              </w:rPr>
            </w:pPr>
            <w:del w:id="4537" w:author="aas" w:date="2013-10-14T02:06:00Z">
              <w:r>
                <w:delText xml:space="preserve">        &lt;xs:annotation&gt;</w:delText>
              </w:r>
            </w:del>
          </w:p>
          <w:p w14:paraId="03868EDB" w14:textId="77777777" w:rsidR="00E02224" w:rsidRDefault="00E02224" w:rsidP="00E02224">
            <w:pPr>
              <w:pStyle w:val="XML1"/>
              <w:rPr>
                <w:del w:id="4538" w:author="aas" w:date="2013-10-14T02:06:00Z"/>
              </w:rPr>
            </w:pPr>
            <w:del w:id="4539" w:author="aas" w:date="2013-10-14T02:06:00Z">
              <w:r>
                <w:delText xml:space="preserve">          &lt;xs:documentation&gt;</w:delText>
              </w:r>
            </w:del>
          </w:p>
          <w:p w14:paraId="5C232B38" w14:textId="77777777" w:rsidR="00E02224" w:rsidRDefault="00E02224" w:rsidP="00E02224">
            <w:pPr>
              <w:pStyle w:val="XML1"/>
              <w:rPr>
                <w:del w:id="4540" w:author="aas" w:date="2013-10-14T02:06:00Z"/>
              </w:rPr>
            </w:pPr>
            <w:del w:id="4541" w:author="aas" w:date="2013-10-14T02:06:00Z">
              <w:r>
                <w:delText xml:space="preserve">            Indicates presence of the GRE key.</w:delText>
              </w:r>
            </w:del>
          </w:p>
          <w:p w14:paraId="4C3DDE02" w14:textId="77777777" w:rsidR="00E02224" w:rsidRDefault="00E02224" w:rsidP="00E02224">
            <w:pPr>
              <w:pStyle w:val="XML1"/>
              <w:rPr>
                <w:del w:id="4542" w:author="aas" w:date="2013-10-14T02:06:00Z"/>
              </w:rPr>
            </w:pPr>
            <w:del w:id="4543" w:author="aas" w:date="2013-10-14T02:06:00Z">
              <w:r>
                <w:delText xml:space="preserve">          &lt;/xs:documentation&gt;</w:delText>
              </w:r>
            </w:del>
          </w:p>
          <w:p w14:paraId="7C7AC452" w14:textId="77777777" w:rsidR="00E02224" w:rsidRDefault="00E02224" w:rsidP="00E02224">
            <w:pPr>
              <w:pStyle w:val="XML1"/>
              <w:rPr>
                <w:del w:id="4544" w:author="aas" w:date="2013-10-14T02:06:00Z"/>
              </w:rPr>
            </w:pPr>
            <w:del w:id="4545" w:author="aas" w:date="2013-10-14T02:06:00Z">
              <w:r>
                <w:delText xml:space="preserve">        &lt;/xs:annotation&gt;</w:delText>
              </w:r>
            </w:del>
          </w:p>
          <w:p w14:paraId="0CCA7694" w14:textId="77777777" w:rsidR="00E02224" w:rsidRDefault="00E02224" w:rsidP="00E02224">
            <w:pPr>
              <w:pStyle w:val="XML1"/>
              <w:rPr>
                <w:del w:id="4546" w:author="aas" w:date="2013-10-14T02:06:00Z"/>
              </w:rPr>
            </w:pPr>
            <w:del w:id="4547" w:author="aas" w:date="2013-10-14T02:06:00Z">
              <w:r>
                <w:delText xml:space="preserve">      &lt;/xs:element&gt;</w:delText>
              </w:r>
            </w:del>
          </w:p>
          <w:p w14:paraId="4E33B7BF" w14:textId="77777777" w:rsidR="00E02224" w:rsidRDefault="00E02224" w:rsidP="00E02224">
            <w:pPr>
              <w:pStyle w:val="XML1"/>
              <w:rPr>
                <w:del w:id="4548" w:author="aas" w:date="2013-10-14T02:06:00Z"/>
              </w:rPr>
            </w:pPr>
            <w:del w:id="4549" w:author="aas" w:date="2013-10-14T02:06:00Z">
              <w:r>
                <w:delText xml:space="preserve">      &lt;xs:element name="key"  type="xs:unsignedInt"&gt;</w:delText>
              </w:r>
            </w:del>
          </w:p>
          <w:p w14:paraId="311D0C21" w14:textId="77777777" w:rsidR="00E02224" w:rsidRDefault="00E02224" w:rsidP="00E02224">
            <w:pPr>
              <w:pStyle w:val="XML1"/>
              <w:rPr>
                <w:del w:id="4550" w:author="aas" w:date="2013-10-14T02:06:00Z"/>
              </w:rPr>
            </w:pPr>
            <w:del w:id="4551" w:author="aas" w:date="2013-10-14T02:06:00Z">
              <w:r>
                <w:delText xml:space="preserve">        &lt;xs:annotation&gt;</w:delText>
              </w:r>
            </w:del>
          </w:p>
          <w:p w14:paraId="42671D7D" w14:textId="77777777" w:rsidR="00E02224" w:rsidRDefault="00E02224" w:rsidP="00E02224">
            <w:pPr>
              <w:pStyle w:val="XML1"/>
              <w:rPr>
                <w:del w:id="4552" w:author="aas" w:date="2013-10-14T02:06:00Z"/>
              </w:rPr>
            </w:pPr>
            <w:del w:id="4553" w:author="aas" w:date="2013-10-14T02:06:00Z">
              <w:r>
                <w:delText xml:space="preserve">          &lt;xs:documentation&gt;</w:delText>
              </w:r>
            </w:del>
          </w:p>
          <w:p w14:paraId="08E3138A" w14:textId="77777777" w:rsidR="00E02224" w:rsidRDefault="00E02224" w:rsidP="00E02224">
            <w:pPr>
              <w:pStyle w:val="XML1"/>
              <w:rPr>
                <w:del w:id="4554" w:author="aas" w:date="2013-10-14T02:06:00Z"/>
              </w:rPr>
            </w:pPr>
            <w:del w:id="4555" w:author="aas" w:date="2013-10-14T02:06:00Z">
              <w:r>
                <w:delText xml:space="preserve">            The (optional) key of the GRE tunnel.  It MAY</w:delText>
              </w:r>
            </w:del>
          </w:p>
          <w:p w14:paraId="0A71416B" w14:textId="77777777" w:rsidR="00E02224" w:rsidRDefault="00E02224" w:rsidP="00E02224">
            <w:pPr>
              <w:pStyle w:val="XML1"/>
              <w:rPr>
                <w:del w:id="4556" w:author="aas" w:date="2013-10-14T02:06:00Z"/>
              </w:rPr>
            </w:pPr>
            <w:del w:id="4557" w:author="aas" w:date="2013-10-14T02:06:00Z">
              <w:r>
                <w:delText xml:space="preserve">            be used to set the OXM_OF_TUNNEL_ID match field metadata </w:delText>
              </w:r>
            </w:del>
          </w:p>
          <w:p w14:paraId="35E766C3" w14:textId="77777777" w:rsidR="00E02224" w:rsidRDefault="00E02224" w:rsidP="00E02224">
            <w:pPr>
              <w:pStyle w:val="XML1"/>
              <w:rPr>
                <w:del w:id="4558" w:author="aas" w:date="2013-10-14T02:06:00Z"/>
              </w:rPr>
            </w:pPr>
            <w:del w:id="4559" w:author="aas" w:date="2013-10-14T02:06:00Z">
              <w:r>
                <w:delText xml:space="preserve">            in the OpenFlow protocol</w:delText>
              </w:r>
            </w:del>
          </w:p>
          <w:p w14:paraId="095E05DC" w14:textId="77777777" w:rsidR="00E02224" w:rsidRDefault="00E02224" w:rsidP="00E02224">
            <w:pPr>
              <w:pStyle w:val="XML1"/>
              <w:rPr>
                <w:del w:id="4560" w:author="aas" w:date="2013-10-14T02:06:00Z"/>
              </w:rPr>
            </w:pPr>
            <w:del w:id="4561" w:author="aas" w:date="2013-10-14T02:06:00Z">
              <w:r>
                <w:delText xml:space="preserve">          &lt;/xs:documentation&gt;</w:delText>
              </w:r>
            </w:del>
          </w:p>
          <w:p w14:paraId="7713732E" w14:textId="77777777" w:rsidR="00E02224" w:rsidRDefault="00E02224" w:rsidP="00E02224">
            <w:pPr>
              <w:pStyle w:val="XML1"/>
              <w:rPr>
                <w:del w:id="4562" w:author="aas" w:date="2013-10-14T02:06:00Z"/>
              </w:rPr>
            </w:pPr>
            <w:del w:id="4563" w:author="aas" w:date="2013-10-14T02:06:00Z">
              <w:r>
                <w:delText xml:space="preserve">        &lt;/xs:annotation&gt;</w:delText>
              </w:r>
            </w:del>
          </w:p>
          <w:p w14:paraId="403696A2" w14:textId="77777777" w:rsidR="00E02224" w:rsidRDefault="00E02224" w:rsidP="00E02224">
            <w:pPr>
              <w:pStyle w:val="XML1"/>
              <w:rPr>
                <w:del w:id="4564" w:author="aas" w:date="2013-10-14T02:06:00Z"/>
              </w:rPr>
            </w:pPr>
            <w:del w:id="4565" w:author="aas" w:date="2013-10-14T02:06:00Z">
              <w:r>
                <w:delText xml:space="preserve">      &lt;/xs:element&gt;</w:delText>
              </w:r>
            </w:del>
          </w:p>
          <w:p w14:paraId="093DA67D" w14:textId="77777777" w:rsidR="00E02224" w:rsidRDefault="00E02224" w:rsidP="00E02224">
            <w:pPr>
              <w:pStyle w:val="XML1"/>
              <w:rPr>
                <w:del w:id="4566" w:author="aas" w:date="2013-10-14T02:06:00Z"/>
              </w:rPr>
            </w:pPr>
            <w:del w:id="4567" w:author="aas" w:date="2013-10-14T02:06:00Z">
              <w:r>
                <w:delText xml:space="preserve">      &lt;xs:element name="sequence-number-present"  type="xs:boolean"&gt;</w:delText>
              </w:r>
            </w:del>
          </w:p>
          <w:p w14:paraId="1D28B086" w14:textId="77777777" w:rsidR="00E02224" w:rsidRDefault="00E02224" w:rsidP="00E02224">
            <w:pPr>
              <w:pStyle w:val="XML1"/>
              <w:rPr>
                <w:del w:id="4568" w:author="aas" w:date="2013-10-14T02:06:00Z"/>
              </w:rPr>
            </w:pPr>
            <w:del w:id="4569" w:author="aas" w:date="2013-10-14T02:06:00Z">
              <w:r>
                <w:delText xml:space="preserve">        &lt;xs:annotation&gt;</w:delText>
              </w:r>
            </w:del>
          </w:p>
          <w:p w14:paraId="3D08D77A" w14:textId="77777777" w:rsidR="00E02224" w:rsidRDefault="00E02224" w:rsidP="00E02224">
            <w:pPr>
              <w:pStyle w:val="XML1"/>
              <w:rPr>
                <w:del w:id="4570" w:author="aas" w:date="2013-10-14T02:06:00Z"/>
              </w:rPr>
            </w:pPr>
            <w:del w:id="4571" w:author="aas" w:date="2013-10-14T02:06:00Z">
              <w:r>
                <w:delText xml:space="preserve">          &lt;xs:documentation&gt;</w:delText>
              </w:r>
            </w:del>
          </w:p>
          <w:p w14:paraId="173F3226" w14:textId="77777777" w:rsidR="00E02224" w:rsidRDefault="00E02224" w:rsidP="00E02224">
            <w:pPr>
              <w:pStyle w:val="XML1"/>
              <w:rPr>
                <w:del w:id="4572" w:author="aas" w:date="2013-10-14T02:06:00Z"/>
              </w:rPr>
            </w:pPr>
            <w:del w:id="4573" w:author="aas" w:date="2013-10-14T02:06:00Z">
              <w:r>
                <w:delText xml:space="preserve">            Indicates presence of the GRE sequence</w:delText>
              </w:r>
            </w:del>
          </w:p>
          <w:p w14:paraId="6E739293" w14:textId="77777777" w:rsidR="00E02224" w:rsidRDefault="00E02224" w:rsidP="00E02224">
            <w:pPr>
              <w:pStyle w:val="XML1"/>
              <w:rPr>
                <w:del w:id="4574" w:author="aas" w:date="2013-10-14T02:06:00Z"/>
              </w:rPr>
            </w:pPr>
            <w:del w:id="4575" w:author="aas" w:date="2013-10-14T02:06:00Z">
              <w:r>
                <w:delText xml:space="preserve">            number.</w:delText>
              </w:r>
            </w:del>
          </w:p>
          <w:p w14:paraId="62CB0923" w14:textId="77777777" w:rsidR="00E02224" w:rsidRDefault="00E02224" w:rsidP="00E02224">
            <w:pPr>
              <w:pStyle w:val="XML1"/>
              <w:rPr>
                <w:del w:id="4576" w:author="aas" w:date="2013-10-14T02:06:00Z"/>
              </w:rPr>
            </w:pPr>
            <w:del w:id="4577" w:author="aas" w:date="2013-10-14T02:06:00Z">
              <w:r>
                <w:delText xml:space="preserve">          &lt;/xs:documentation&gt;</w:delText>
              </w:r>
            </w:del>
          </w:p>
          <w:p w14:paraId="222A67BF" w14:textId="77777777" w:rsidR="00E02224" w:rsidRDefault="00E02224" w:rsidP="00E02224">
            <w:pPr>
              <w:pStyle w:val="XML1"/>
              <w:rPr>
                <w:del w:id="4578" w:author="aas" w:date="2013-10-14T02:06:00Z"/>
              </w:rPr>
            </w:pPr>
            <w:del w:id="4579" w:author="aas" w:date="2013-10-14T02:06:00Z">
              <w:r>
                <w:delText xml:space="preserve">        &lt;/xs:annotation&gt;</w:delText>
              </w:r>
            </w:del>
          </w:p>
          <w:p w14:paraId="4FDAD0AB" w14:textId="77777777" w:rsidR="00E02224" w:rsidRDefault="00E02224" w:rsidP="00E02224">
            <w:pPr>
              <w:pStyle w:val="XML1"/>
              <w:rPr>
                <w:del w:id="4580" w:author="aas" w:date="2013-10-14T02:06:00Z"/>
              </w:rPr>
            </w:pPr>
            <w:del w:id="4581" w:author="aas" w:date="2013-10-14T02:06:00Z">
              <w:r>
                <w:delText xml:space="preserve">      &lt;/xs:element&gt;</w:delText>
              </w:r>
            </w:del>
          </w:p>
          <w:p w14:paraId="18841880" w14:textId="77777777" w:rsidR="00E02224" w:rsidRDefault="00E02224" w:rsidP="00E02224">
            <w:pPr>
              <w:pStyle w:val="XML1"/>
              <w:rPr>
                <w:del w:id="4582" w:author="aas" w:date="2013-10-14T02:06:00Z"/>
              </w:rPr>
            </w:pPr>
            <w:del w:id="4583" w:author="aas" w:date="2013-10-14T02:06:00Z">
              <w:r>
                <w:delText xml:space="preserve">    &lt;/xs:sequence&gt;</w:delText>
              </w:r>
            </w:del>
          </w:p>
          <w:p w14:paraId="1EAC9AF4" w14:textId="77777777" w:rsidR="00E02224" w:rsidRDefault="00E02224" w:rsidP="00E02224">
            <w:pPr>
              <w:pStyle w:val="XML1"/>
              <w:rPr>
                <w:del w:id="4584" w:author="aas" w:date="2013-10-14T02:06:00Z"/>
              </w:rPr>
            </w:pPr>
            <w:del w:id="4585" w:author="aas" w:date="2013-10-14T02:06:00Z">
              <w:r>
                <w:delText xml:space="preserve">  &lt;/xs:group&gt;</w:delText>
              </w:r>
            </w:del>
          </w:p>
          <w:p w14:paraId="5EC13BCF" w14:textId="77777777" w:rsidR="00E02224" w:rsidRDefault="00E02224" w:rsidP="00E02224">
            <w:pPr>
              <w:pStyle w:val="XML1"/>
              <w:rPr>
                <w:del w:id="4586" w:author="aas" w:date="2013-10-14T02:06:00Z"/>
              </w:rPr>
            </w:pPr>
          </w:p>
          <w:p w14:paraId="362064BE" w14:textId="77777777" w:rsidR="00E02224" w:rsidRDefault="00E02224" w:rsidP="00E02224">
            <w:pPr>
              <w:pStyle w:val="XML1"/>
              <w:rPr>
                <w:del w:id="4587" w:author="aas" w:date="2013-10-14T02:06:00Z"/>
              </w:rPr>
            </w:pPr>
            <w:del w:id="4588" w:author="aas" w:date="2013-10-14T02:06:00Z">
              <w:r>
                <w:delText xml:space="preserve">  &lt;xs:group name="OFPortVXLANTunnelType"&gt;</w:delText>
              </w:r>
            </w:del>
          </w:p>
          <w:p w14:paraId="13C5A01F" w14:textId="77777777" w:rsidR="00E02224" w:rsidRDefault="00E02224" w:rsidP="00E02224">
            <w:pPr>
              <w:pStyle w:val="XML1"/>
              <w:rPr>
                <w:del w:id="4589" w:author="aas" w:date="2013-10-14T02:06:00Z"/>
              </w:rPr>
            </w:pPr>
            <w:del w:id="4590" w:author="aas" w:date="2013-10-14T02:06:00Z">
              <w:r>
                <w:delText xml:space="preserve">    &lt;xs:annotation&gt;</w:delText>
              </w:r>
            </w:del>
          </w:p>
          <w:p w14:paraId="1F9C8999" w14:textId="77777777" w:rsidR="00E02224" w:rsidRDefault="00E02224" w:rsidP="00E02224">
            <w:pPr>
              <w:pStyle w:val="XML1"/>
              <w:rPr>
                <w:del w:id="4591" w:author="aas" w:date="2013-10-14T02:06:00Z"/>
              </w:rPr>
            </w:pPr>
            <w:del w:id="4592" w:author="aas" w:date="2013-10-14T02:06:00Z">
              <w:r>
                <w:delText xml:space="preserve">      &lt;xs:documentation&gt;</w:delText>
              </w:r>
            </w:del>
          </w:p>
          <w:p w14:paraId="53577F3C" w14:textId="77777777" w:rsidR="00E02224" w:rsidRDefault="00E02224" w:rsidP="00E02224">
            <w:pPr>
              <w:pStyle w:val="XML1"/>
              <w:rPr>
                <w:del w:id="4593" w:author="aas" w:date="2013-10-14T02:06:00Z"/>
              </w:rPr>
            </w:pPr>
            <w:del w:id="4594" w:author="aas" w:date="2013-10-14T02:06:00Z">
              <w:r>
                <w:delText xml:space="preserve">        Properties of a VxLAN tunnel.</w:delText>
              </w:r>
            </w:del>
          </w:p>
          <w:p w14:paraId="5EB8F3AB" w14:textId="77777777" w:rsidR="00E02224" w:rsidRDefault="00E02224" w:rsidP="00E02224">
            <w:pPr>
              <w:pStyle w:val="XML1"/>
              <w:rPr>
                <w:del w:id="4595" w:author="aas" w:date="2013-10-14T02:06:00Z"/>
              </w:rPr>
            </w:pPr>
            <w:del w:id="4596" w:author="aas" w:date="2013-10-14T02:06:00Z">
              <w:r>
                <w:delText xml:space="preserve">      &lt;/xs:documentation&gt;</w:delText>
              </w:r>
            </w:del>
          </w:p>
          <w:p w14:paraId="7868BCE9" w14:textId="77777777" w:rsidR="00E02224" w:rsidRDefault="00E02224" w:rsidP="00E02224">
            <w:pPr>
              <w:pStyle w:val="XML1"/>
              <w:rPr>
                <w:del w:id="4597" w:author="aas" w:date="2013-10-14T02:06:00Z"/>
              </w:rPr>
            </w:pPr>
            <w:del w:id="4598" w:author="aas" w:date="2013-10-14T02:06:00Z">
              <w:r>
                <w:delText xml:space="preserve">    &lt;/xs:annotation&gt;</w:delText>
              </w:r>
            </w:del>
          </w:p>
          <w:p w14:paraId="65243605" w14:textId="77777777" w:rsidR="00E02224" w:rsidRDefault="00E02224" w:rsidP="00E02224">
            <w:pPr>
              <w:pStyle w:val="XML1"/>
              <w:rPr>
                <w:del w:id="4599" w:author="aas" w:date="2013-10-14T02:06:00Z"/>
              </w:rPr>
            </w:pPr>
          </w:p>
          <w:p w14:paraId="393955ED" w14:textId="77777777" w:rsidR="00E02224" w:rsidRDefault="00E02224" w:rsidP="00E02224">
            <w:pPr>
              <w:pStyle w:val="XML1"/>
              <w:rPr>
                <w:del w:id="4600" w:author="aas" w:date="2013-10-14T02:06:00Z"/>
              </w:rPr>
            </w:pPr>
            <w:del w:id="4601" w:author="aas" w:date="2013-10-14T02:06:00Z">
              <w:r>
                <w:delText xml:space="preserve">    &lt;xs:sequence&gt;</w:delText>
              </w:r>
            </w:del>
          </w:p>
          <w:p w14:paraId="67A24574" w14:textId="77777777" w:rsidR="00E02224" w:rsidRDefault="00E02224" w:rsidP="00E02224">
            <w:pPr>
              <w:pStyle w:val="XML1"/>
              <w:rPr>
                <w:del w:id="4602" w:author="aas" w:date="2013-10-14T02:06:00Z"/>
              </w:rPr>
            </w:pPr>
            <w:del w:id="4603" w:author="aas" w:date="2013-10-14T02:06:00Z">
              <w:r>
                <w:delText xml:space="preserve">      &lt;xs:group ref="OFPortBaseTunnelType"/&gt;</w:delText>
              </w:r>
            </w:del>
          </w:p>
          <w:p w14:paraId="574F639B" w14:textId="77777777" w:rsidR="00E02224" w:rsidRDefault="00E02224" w:rsidP="00E02224">
            <w:pPr>
              <w:pStyle w:val="XML1"/>
              <w:rPr>
                <w:del w:id="4604" w:author="aas" w:date="2013-10-14T02:06:00Z"/>
              </w:rPr>
            </w:pPr>
            <w:del w:id="4605" w:author="aas" w:date="2013-10-14T02:06:00Z">
              <w:r>
                <w:delText xml:space="preserve">      &lt;xs:element name="vni-valid"  type="xs:boolean"&gt;</w:delText>
              </w:r>
            </w:del>
          </w:p>
          <w:p w14:paraId="1BAD23CD" w14:textId="77777777" w:rsidR="00E02224" w:rsidRDefault="00E02224" w:rsidP="00E02224">
            <w:pPr>
              <w:pStyle w:val="XML1"/>
              <w:rPr>
                <w:del w:id="4606" w:author="aas" w:date="2013-10-14T02:06:00Z"/>
              </w:rPr>
            </w:pPr>
            <w:del w:id="4607" w:author="aas" w:date="2013-10-14T02:06:00Z">
              <w:r>
                <w:delText xml:space="preserve">        &lt;xs:annotation&gt;</w:delText>
              </w:r>
            </w:del>
          </w:p>
          <w:p w14:paraId="5C4337ED" w14:textId="77777777" w:rsidR="00E02224" w:rsidRDefault="00E02224" w:rsidP="00E02224">
            <w:pPr>
              <w:pStyle w:val="XML1"/>
              <w:rPr>
                <w:del w:id="4608" w:author="aas" w:date="2013-10-14T02:06:00Z"/>
              </w:rPr>
            </w:pPr>
            <w:del w:id="4609" w:author="aas" w:date="2013-10-14T02:06:00Z">
              <w:r>
                <w:delText xml:space="preserve">          &lt;xs:documentation&gt;</w:delText>
              </w:r>
            </w:del>
          </w:p>
          <w:p w14:paraId="19C571BE" w14:textId="77777777" w:rsidR="00E02224" w:rsidRDefault="00E02224" w:rsidP="00E02224">
            <w:pPr>
              <w:pStyle w:val="XML1"/>
              <w:rPr>
                <w:del w:id="4610" w:author="aas" w:date="2013-10-14T02:06:00Z"/>
              </w:rPr>
            </w:pPr>
            <w:del w:id="4611" w:author="aas" w:date="2013-10-14T02:06:00Z">
              <w:r>
                <w:delText xml:space="preserve">            Indicates how the corresponding flag should be</w:delText>
              </w:r>
            </w:del>
          </w:p>
          <w:p w14:paraId="46A9360D" w14:textId="77777777" w:rsidR="00E02224" w:rsidRDefault="00E02224" w:rsidP="00E02224">
            <w:pPr>
              <w:pStyle w:val="XML1"/>
              <w:rPr>
                <w:del w:id="4612" w:author="aas" w:date="2013-10-14T02:06:00Z"/>
              </w:rPr>
            </w:pPr>
            <w:del w:id="4613" w:author="aas" w:date="2013-10-14T02:06:00Z">
              <w:r>
                <w:delText xml:space="preserve">            set in packets sent on the tunnel.</w:delText>
              </w:r>
            </w:del>
          </w:p>
          <w:p w14:paraId="648B7B1E" w14:textId="77777777" w:rsidR="00E02224" w:rsidRDefault="00E02224" w:rsidP="00E02224">
            <w:pPr>
              <w:pStyle w:val="XML1"/>
              <w:rPr>
                <w:del w:id="4614" w:author="aas" w:date="2013-10-14T02:06:00Z"/>
              </w:rPr>
            </w:pPr>
            <w:del w:id="4615" w:author="aas" w:date="2013-10-14T02:06:00Z">
              <w:r>
                <w:delText xml:space="preserve">          &lt;/xs:documentation&gt;</w:delText>
              </w:r>
            </w:del>
          </w:p>
          <w:p w14:paraId="55FF2B67" w14:textId="77777777" w:rsidR="00E02224" w:rsidRDefault="00E02224" w:rsidP="00E02224">
            <w:pPr>
              <w:pStyle w:val="XML1"/>
              <w:rPr>
                <w:del w:id="4616" w:author="aas" w:date="2013-10-14T02:06:00Z"/>
              </w:rPr>
            </w:pPr>
            <w:del w:id="4617" w:author="aas" w:date="2013-10-14T02:06:00Z">
              <w:r>
                <w:delText xml:space="preserve">        &lt;/xs:annotation&gt;</w:delText>
              </w:r>
            </w:del>
          </w:p>
          <w:p w14:paraId="3930F1C6" w14:textId="77777777" w:rsidR="00E02224" w:rsidRDefault="00E02224" w:rsidP="00E02224">
            <w:pPr>
              <w:pStyle w:val="XML1"/>
              <w:rPr>
                <w:del w:id="4618" w:author="aas" w:date="2013-10-14T02:06:00Z"/>
              </w:rPr>
            </w:pPr>
            <w:del w:id="4619" w:author="aas" w:date="2013-10-14T02:06:00Z">
              <w:r>
                <w:delText xml:space="preserve">      &lt;/xs:element&gt;</w:delText>
              </w:r>
            </w:del>
          </w:p>
          <w:p w14:paraId="25B80D3A" w14:textId="77777777" w:rsidR="00E02224" w:rsidRDefault="00E02224" w:rsidP="00E02224">
            <w:pPr>
              <w:pStyle w:val="XML1"/>
              <w:rPr>
                <w:del w:id="4620" w:author="aas" w:date="2013-10-14T02:06:00Z"/>
              </w:rPr>
            </w:pPr>
            <w:del w:id="4621" w:author="aas" w:date="2013-10-14T02:06:00Z">
              <w:r>
                <w:delText xml:space="preserve">      &lt;xs:element name="vni"  type="xs:unsignedInt"&gt;</w:delText>
              </w:r>
            </w:del>
          </w:p>
          <w:p w14:paraId="20E02AD0" w14:textId="77777777" w:rsidR="00E02224" w:rsidRDefault="00E02224" w:rsidP="00E02224">
            <w:pPr>
              <w:pStyle w:val="XML1"/>
              <w:rPr>
                <w:del w:id="4622" w:author="aas" w:date="2013-10-14T02:06:00Z"/>
              </w:rPr>
            </w:pPr>
            <w:del w:id="4623" w:author="aas" w:date="2013-10-14T02:06:00Z">
              <w:r>
                <w:delText xml:space="preserve">        &lt;xs:annotation&gt;</w:delText>
              </w:r>
            </w:del>
          </w:p>
          <w:p w14:paraId="52D71EA4" w14:textId="77777777" w:rsidR="00E02224" w:rsidRDefault="00E02224" w:rsidP="00E02224">
            <w:pPr>
              <w:pStyle w:val="XML1"/>
              <w:rPr>
                <w:del w:id="4624" w:author="aas" w:date="2013-10-14T02:06:00Z"/>
              </w:rPr>
            </w:pPr>
            <w:del w:id="4625" w:author="aas" w:date="2013-10-14T02:06:00Z">
              <w:r>
                <w:delText xml:space="preserve">          &lt;xs:documentation&gt;</w:delText>
              </w:r>
            </w:del>
          </w:p>
          <w:p w14:paraId="21BF5272" w14:textId="77777777" w:rsidR="00E02224" w:rsidRDefault="00E02224" w:rsidP="00E02224">
            <w:pPr>
              <w:pStyle w:val="XML1"/>
              <w:rPr>
                <w:del w:id="4626" w:author="aas" w:date="2013-10-14T02:06:00Z"/>
              </w:rPr>
            </w:pPr>
            <w:del w:id="4627" w:author="aas" w:date="2013-10-14T02:06:00Z">
              <w:r>
                <w:delText xml:space="preserve">            Virtual network identifier assigned to all</w:delText>
              </w:r>
            </w:del>
          </w:p>
          <w:p w14:paraId="43CAA339" w14:textId="77777777" w:rsidR="00E02224" w:rsidRDefault="00E02224" w:rsidP="00E02224">
            <w:pPr>
              <w:pStyle w:val="XML1"/>
              <w:rPr>
                <w:del w:id="4628" w:author="aas" w:date="2013-10-14T02:06:00Z"/>
              </w:rPr>
            </w:pPr>
            <w:del w:id="4629" w:author="aas" w:date="2013-10-14T02:06:00Z">
              <w:r>
                <w:delText xml:space="preserve">            packets sent on the tunnel.  A VxLAN  implementation MAY </w:delText>
              </w:r>
            </w:del>
          </w:p>
          <w:p w14:paraId="4FE4AA4E" w14:textId="77777777" w:rsidR="00E02224" w:rsidRDefault="00E02224" w:rsidP="00E02224">
            <w:pPr>
              <w:pStyle w:val="XML1"/>
              <w:rPr>
                <w:del w:id="4630" w:author="aas" w:date="2013-10-14T02:06:00Z"/>
              </w:rPr>
            </w:pPr>
            <w:del w:id="4631" w:author="aas" w:date="2013-10-14T02:06:00Z">
              <w:r>
                <w:delText xml:space="preserve">            use the this element to set the OXM_OF_TUNNEL_ID match </w:delText>
              </w:r>
            </w:del>
          </w:p>
          <w:p w14:paraId="1266620F" w14:textId="77777777" w:rsidR="00E02224" w:rsidRDefault="00E02224" w:rsidP="00E02224">
            <w:pPr>
              <w:pStyle w:val="XML1"/>
              <w:rPr>
                <w:del w:id="4632" w:author="aas" w:date="2013-10-14T02:06:00Z"/>
              </w:rPr>
            </w:pPr>
            <w:del w:id="4633" w:author="aas" w:date="2013-10-14T02:06:00Z">
              <w:r>
                <w:delText xml:space="preserve">            field metadata in the OpenFlow protocol.</w:delText>
              </w:r>
            </w:del>
          </w:p>
          <w:p w14:paraId="7CCC8641" w14:textId="77777777" w:rsidR="00E02224" w:rsidRDefault="00E02224" w:rsidP="00E02224">
            <w:pPr>
              <w:pStyle w:val="XML1"/>
              <w:rPr>
                <w:del w:id="4634" w:author="aas" w:date="2013-10-14T02:06:00Z"/>
              </w:rPr>
            </w:pPr>
            <w:del w:id="4635" w:author="aas" w:date="2013-10-14T02:06:00Z">
              <w:r>
                <w:delText xml:space="preserve">          &lt;/xs:documentation&gt;</w:delText>
              </w:r>
            </w:del>
          </w:p>
          <w:p w14:paraId="4D475D47" w14:textId="77777777" w:rsidR="00E02224" w:rsidRDefault="00E02224" w:rsidP="00E02224">
            <w:pPr>
              <w:pStyle w:val="XML1"/>
              <w:rPr>
                <w:del w:id="4636" w:author="aas" w:date="2013-10-14T02:06:00Z"/>
              </w:rPr>
            </w:pPr>
            <w:del w:id="4637" w:author="aas" w:date="2013-10-14T02:06:00Z">
              <w:r>
                <w:delText xml:space="preserve">        &lt;/xs:annotation&gt;</w:delText>
              </w:r>
            </w:del>
          </w:p>
          <w:p w14:paraId="45D25BC3" w14:textId="77777777" w:rsidR="00E02224" w:rsidRDefault="00E02224" w:rsidP="00E02224">
            <w:pPr>
              <w:pStyle w:val="XML1"/>
              <w:rPr>
                <w:del w:id="4638" w:author="aas" w:date="2013-10-14T02:06:00Z"/>
              </w:rPr>
            </w:pPr>
            <w:del w:id="4639" w:author="aas" w:date="2013-10-14T02:06:00Z">
              <w:r>
                <w:delText xml:space="preserve">      &lt;/xs:element&gt;</w:delText>
              </w:r>
            </w:del>
          </w:p>
          <w:p w14:paraId="3217220E" w14:textId="77777777" w:rsidR="00E02224" w:rsidRDefault="00E02224" w:rsidP="00E02224">
            <w:pPr>
              <w:pStyle w:val="XML1"/>
              <w:rPr>
                <w:del w:id="4640" w:author="aas" w:date="2013-10-14T02:06:00Z"/>
              </w:rPr>
            </w:pPr>
            <w:del w:id="4641" w:author="aas" w:date="2013-10-14T02:06:00Z">
              <w:r>
                <w:delText xml:space="preserve">      &lt;xs:element name="vni-multicast-group"  type="inet:ip-address"&gt;</w:delText>
              </w:r>
            </w:del>
          </w:p>
          <w:p w14:paraId="3C82413D" w14:textId="77777777" w:rsidR="00E02224" w:rsidRDefault="00E02224" w:rsidP="00E02224">
            <w:pPr>
              <w:pStyle w:val="XML1"/>
              <w:rPr>
                <w:del w:id="4642" w:author="aas" w:date="2013-10-14T02:06:00Z"/>
              </w:rPr>
            </w:pPr>
            <w:del w:id="4643" w:author="aas" w:date="2013-10-14T02:06:00Z">
              <w:r>
                <w:delText xml:space="preserve">        &lt;xs:annotation&gt;</w:delText>
              </w:r>
            </w:del>
          </w:p>
          <w:p w14:paraId="6C0D85F1" w14:textId="77777777" w:rsidR="00E02224" w:rsidRDefault="00E02224" w:rsidP="00E02224">
            <w:pPr>
              <w:pStyle w:val="XML1"/>
              <w:rPr>
                <w:del w:id="4644" w:author="aas" w:date="2013-10-14T02:06:00Z"/>
              </w:rPr>
            </w:pPr>
            <w:del w:id="4645" w:author="aas" w:date="2013-10-14T02:06:00Z">
              <w:r>
                <w:delText xml:space="preserve">          &lt;xs:documentation&gt;</w:delText>
              </w:r>
            </w:del>
          </w:p>
          <w:p w14:paraId="5DD86503" w14:textId="77777777" w:rsidR="00E02224" w:rsidRDefault="00E02224" w:rsidP="00E02224">
            <w:pPr>
              <w:pStyle w:val="XML1"/>
              <w:rPr>
                <w:del w:id="4646" w:author="aas" w:date="2013-10-14T02:06:00Z"/>
              </w:rPr>
            </w:pPr>
            <w:del w:id="4647" w:author="aas" w:date="2013-10-14T02:06:00Z">
              <w:r>
                <w:delText xml:space="preserve">            If IP multicast is used to support broadcast</w:delText>
              </w:r>
            </w:del>
          </w:p>
          <w:p w14:paraId="51A804AC" w14:textId="77777777" w:rsidR="00E02224" w:rsidRDefault="00E02224" w:rsidP="00E02224">
            <w:pPr>
              <w:pStyle w:val="XML1"/>
              <w:rPr>
                <w:del w:id="4648" w:author="aas" w:date="2013-10-14T02:06:00Z"/>
              </w:rPr>
            </w:pPr>
            <w:del w:id="4649" w:author="aas" w:date="2013-10-14T02:06:00Z">
              <w:r>
                <w:delText xml:space="preserve">            on the tunnel this specifies the corresponding multicast</w:delText>
              </w:r>
            </w:del>
          </w:p>
          <w:p w14:paraId="35C8197F" w14:textId="77777777" w:rsidR="00E02224" w:rsidRDefault="00E02224" w:rsidP="00E02224">
            <w:pPr>
              <w:pStyle w:val="XML1"/>
              <w:rPr>
                <w:del w:id="4650" w:author="aas" w:date="2013-10-14T02:06:00Z"/>
              </w:rPr>
            </w:pPr>
            <w:del w:id="4651" w:author="aas" w:date="2013-10-14T02:06:00Z">
              <w:r>
                <w:delText xml:space="preserve">            IP address</w:delText>
              </w:r>
            </w:del>
          </w:p>
          <w:p w14:paraId="5886DCE6" w14:textId="77777777" w:rsidR="00E02224" w:rsidRDefault="00E02224" w:rsidP="00E02224">
            <w:pPr>
              <w:pStyle w:val="XML1"/>
              <w:rPr>
                <w:del w:id="4652" w:author="aas" w:date="2013-10-14T02:06:00Z"/>
              </w:rPr>
            </w:pPr>
            <w:del w:id="4653" w:author="aas" w:date="2013-10-14T02:06:00Z">
              <w:r>
                <w:delText xml:space="preserve">          &lt;/xs:documentation&gt;</w:delText>
              </w:r>
            </w:del>
          </w:p>
          <w:p w14:paraId="48D5537F" w14:textId="77777777" w:rsidR="00E02224" w:rsidRDefault="00E02224" w:rsidP="00E02224">
            <w:pPr>
              <w:pStyle w:val="XML1"/>
              <w:rPr>
                <w:del w:id="4654" w:author="aas" w:date="2013-10-14T02:06:00Z"/>
              </w:rPr>
            </w:pPr>
            <w:del w:id="4655" w:author="aas" w:date="2013-10-14T02:06:00Z">
              <w:r>
                <w:delText xml:space="preserve">        &lt;/xs:annotation&gt;</w:delText>
              </w:r>
            </w:del>
          </w:p>
          <w:p w14:paraId="3AF11736" w14:textId="77777777" w:rsidR="00E02224" w:rsidRDefault="00E02224" w:rsidP="00E02224">
            <w:pPr>
              <w:pStyle w:val="XML1"/>
              <w:rPr>
                <w:del w:id="4656" w:author="aas" w:date="2013-10-14T02:06:00Z"/>
              </w:rPr>
            </w:pPr>
            <w:del w:id="4657" w:author="aas" w:date="2013-10-14T02:06:00Z">
              <w:r>
                <w:delText xml:space="preserve">      &lt;/xs:element&gt;</w:delText>
              </w:r>
            </w:del>
          </w:p>
          <w:p w14:paraId="4E1457EB" w14:textId="77777777" w:rsidR="00E02224" w:rsidRDefault="00E02224" w:rsidP="00E02224">
            <w:pPr>
              <w:pStyle w:val="XML1"/>
              <w:rPr>
                <w:del w:id="4658" w:author="aas" w:date="2013-10-14T02:06:00Z"/>
              </w:rPr>
            </w:pPr>
            <w:del w:id="4659" w:author="aas" w:date="2013-10-14T02:06:00Z">
              <w:r>
                <w:delText xml:space="preserve">      &lt;xs:element name="udp-source-port"  type="inet:port-number"&gt;</w:delText>
              </w:r>
            </w:del>
          </w:p>
          <w:p w14:paraId="7D7DC263" w14:textId="77777777" w:rsidR="00E02224" w:rsidRDefault="00E02224" w:rsidP="00E02224">
            <w:pPr>
              <w:pStyle w:val="XML1"/>
              <w:rPr>
                <w:del w:id="4660" w:author="aas" w:date="2013-10-14T02:06:00Z"/>
              </w:rPr>
            </w:pPr>
            <w:del w:id="4661" w:author="aas" w:date="2013-10-14T02:06:00Z">
              <w:r>
                <w:delText xml:space="preserve">        &lt;xs:annotation&gt;</w:delText>
              </w:r>
            </w:del>
          </w:p>
          <w:p w14:paraId="5C973F02" w14:textId="77777777" w:rsidR="00E02224" w:rsidRDefault="00E02224" w:rsidP="00E02224">
            <w:pPr>
              <w:pStyle w:val="XML1"/>
              <w:rPr>
                <w:del w:id="4662" w:author="aas" w:date="2013-10-14T02:06:00Z"/>
              </w:rPr>
            </w:pPr>
            <w:del w:id="4663" w:author="aas" w:date="2013-10-14T02:06:00Z">
              <w:r>
                <w:delText xml:space="preserve">          &lt;xs:documentation&gt;</w:delText>
              </w:r>
            </w:del>
          </w:p>
          <w:p w14:paraId="3159110F" w14:textId="77777777" w:rsidR="00E02224" w:rsidRDefault="00E02224" w:rsidP="00E02224">
            <w:pPr>
              <w:pStyle w:val="XML1"/>
              <w:rPr>
                <w:del w:id="4664" w:author="aas" w:date="2013-10-14T02:06:00Z"/>
              </w:rPr>
            </w:pPr>
            <w:del w:id="4665" w:author="aas" w:date="2013-10-14T02:06:00Z">
              <w:r>
                <w:delText xml:space="preserve">            Specifies the outer UDP source port number.</w:delText>
              </w:r>
            </w:del>
          </w:p>
          <w:p w14:paraId="40F0446A" w14:textId="77777777" w:rsidR="00E02224" w:rsidRDefault="00E02224" w:rsidP="00E02224">
            <w:pPr>
              <w:pStyle w:val="XML1"/>
              <w:rPr>
                <w:del w:id="4666" w:author="aas" w:date="2013-10-14T02:06:00Z"/>
              </w:rPr>
            </w:pPr>
            <w:del w:id="4667" w:author="aas" w:date="2013-10-14T02:06:00Z">
              <w:r>
                <w:delText xml:space="preserve">            If this element is absent, the port number MAY be chosen </w:delText>
              </w:r>
            </w:del>
          </w:p>
          <w:p w14:paraId="5C7D79C9" w14:textId="77777777" w:rsidR="00E02224" w:rsidRDefault="00E02224" w:rsidP="00E02224">
            <w:pPr>
              <w:pStyle w:val="XML1"/>
              <w:rPr>
                <w:del w:id="4668" w:author="aas" w:date="2013-10-14T02:06:00Z"/>
              </w:rPr>
            </w:pPr>
            <w:del w:id="4669" w:author="aas" w:date="2013-10-14T02:06:00Z">
              <w:r>
                <w:delText xml:space="preserve">            dynamically.</w:delText>
              </w:r>
            </w:del>
          </w:p>
          <w:p w14:paraId="54B607B5" w14:textId="77777777" w:rsidR="00E02224" w:rsidRDefault="00E02224" w:rsidP="00E02224">
            <w:pPr>
              <w:pStyle w:val="XML1"/>
              <w:rPr>
                <w:del w:id="4670" w:author="aas" w:date="2013-10-14T02:06:00Z"/>
              </w:rPr>
            </w:pPr>
            <w:del w:id="4671" w:author="aas" w:date="2013-10-14T02:06:00Z">
              <w:r>
                <w:delText xml:space="preserve">          &lt;/xs:documentation&gt;</w:delText>
              </w:r>
            </w:del>
          </w:p>
          <w:p w14:paraId="665295F9" w14:textId="77777777" w:rsidR="00E02224" w:rsidRDefault="00E02224" w:rsidP="00E02224">
            <w:pPr>
              <w:pStyle w:val="XML1"/>
              <w:rPr>
                <w:del w:id="4672" w:author="aas" w:date="2013-10-14T02:06:00Z"/>
              </w:rPr>
            </w:pPr>
            <w:del w:id="4673" w:author="aas" w:date="2013-10-14T02:06:00Z">
              <w:r>
                <w:delText xml:space="preserve">        &lt;/xs:annotation&gt;</w:delText>
              </w:r>
            </w:del>
          </w:p>
          <w:p w14:paraId="09506EE4" w14:textId="77777777" w:rsidR="00E02224" w:rsidRDefault="00E02224" w:rsidP="00E02224">
            <w:pPr>
              <w:pStyle w:val="XML1"/>
              <w:rPr>
                <w:del w:id="4674" w:author="aas" w:date="2013-10-14T02:06:00Z"/>
              </w:rPr>
            </w:pPr>
            <w:del w:id="4675" w:author="aas" w:date="2013-10-14T02:06:00Z">
              <w:r>
                <w:delText xml:space="preserve">      &lt;/xs:element&gt;</w:delText>
              </w:r>
            </w:del>
          </w:p>
          <w:p w14:paraId="6DBAD6D9" w14:textId="77777777" w:rsidR="00E02224" w:rsidRDefault="00E02224" w:rsidP="00E02224">
            <w:pPr>
              <w:pStyle w:val="XML1"/>
              <w:rPr>
                <w:del w:id="4676" w:author="aas" w:date="2013-10-14T02:06:00Z"/>
              </w:rPr>
            </w:pPr>
            <w:del w:id="4677" w:author="aas" w:date="2013-10-14T02:06:00Z">
              <w:r>
                <w:delText xml:space="preserve">      &lt;xs:element name="udp-dest-port"  type="inet:port-number"&gt;</w:delText>
              </w:r>
            </w:del>
          </w:p>
          <w:p w14:paraId="33D1419D" w14:textId="77777777" w:rsidR="00E02224" w:rsidRDefault="00E02224" w:rsidP="00E02224">
            <w:pPr>
              <w:pStyle w:val="XML1"/>
              <w:rPr>
                <w:del w:id="4678" w:author="aas" w:date="2013-10-14T02:06:00Z"/>
              </w:rPr>
            </w:pPr>
            <w:del w:id="4679" w:author="aas" w:date="2013-10-14T02:06:00Z">
              <w:r>
                <w:delText xml:space="preserve">        &lt;xs:annotation&gt;</w:delText>
              </w:r>
            </w:del>
          </w:p>
          <w:p w14:paraId="7DCEE465" w14:textId="77777777" w:rsidR="00E02224" w:rsidRDefault="00E02224" w:rsidP="00E02224">
            <w:pPr>
              <w:pStyle w:val="XML1"/>
              <w:rPr>
                <w:del w:id="4680" w:author="aas" w:date="2013-10-14T02:06:00Z"/>
              </w:rPr>
            </w:pPr>
            <w:del w:id="4681" w:author="aas" w:date="2013-10-14T02:06:00Z">
              <w:r>
                <w:delText xml:space="preserve">          &lt;xs:documentation&gt;</w:delText>
              </w:r>
            </w:del>
          </w:p>
          <w:p w14:paraId="051CF806" w14:textId="77777777" w:rsidR="00E02224" w:rsidRDefault="00E02224" w:rsidP="00E02224">
            <w:pPr>
              <w:pStyle w:val="XML1"/>
              <w:rPr>
                <w:del w:id="4682" w:author="aas" w:date="2013-10-14T02:06:00Z"/>
              </w:rPr>
            </w:pPr>
            <w:del w:id="4683" w:author="aas" w:date="2013-10-14T02:06:00Z">
              <w:r>
                <w:delText xml:space="preserve">            Specifies the outer UDP destination port</w:delText>
              </w:r>
            </w:del>
          </w:p>
          <w:p w14:paraId="43639F13" w14:textId="77777777" w:rsidR="00E02224" w:rsidRDefault="00E02224" w:rsidP="00E02224">
            <w:pPr>
              <w:pStyle w:val="XML1"/>
              <w:rPr>
                <w:del w:id="4684" w:author="aas" w:date="2013-10-14T02:06:00Z"/>
              </w:rPr>
            </w:pPr>
            <w:del w:id="4685" w:author="aas" w:date="2013-10-14T02:06:00Z">
              <w:r>
                <w:delText xml:space="preserve">            number.  It is intended to reserve a port number for</w:delText>
              </w:r>
            </w:del>
          </w:p>
          <w:p w14:paraId="5FDA6BC6" w14:textId="77777777" w:rsidR="00E02224" w:rsidRDefault="00E02224" w:rsidP="00E02224">
            <w:pPr>
              <w:pStyle w:val="XML1"/>
              <w:rPr>
                <w:del w:id="4686" w:author="aas" w:date="2013-10-14T02:06:00Z"/>
              </w:rPr>
            </w:pPr>
            <w:del w:id="4687" w:author="aas" w:date="2013-10-14T02:06:00Z">
              <w:r>
                <w:delText xml:space="preserve">            VxLAN at IANA.  As soon as this has been reserved, the</w:delText>
              </w:r>
            </w:del>
          </w:p>
          <w:p w14:paraId="59657CE5" w14:textId="77777777" w:rsidR="00E02224" w:rsidRDefault="00E02224" w:rsidP="00E02224">
            <w:pPr>
              <w:pStyle w:val="XML1"/>
              <w:rPr>
                <w:del w:id="4688" w:author="aas" w:date="2013-10-14T02:06:00Z"/>
              </w:rPr>
            </w:pPr>
            <w:del w:id="4689" w:author="aas" w:date="2013-10-14T02:06:00Z">
              <w:r>
                <w:delText xml:space="preserve">            reserved number SHOULD become the default value for this</w:delText>
              </w:r>
            </w:del>
          </w:p>
          <w:p w14:paraId="25754199" w14:textId="77777777" w:rsidR="00E02224" w:rsidRDefault="00E02224" w:rsidP="00E02224">
            <w:pPr>
              <w:pStyle w:val="XML1"/>
              <w:rPr>
                <w:del w:id="4690" w:author="aas" w:date="2013-10-14T02:06:00Z"/>
              </w:rPr>
            </w:pPr>
            <w:del w:id="4691" w:author="aas" w:date="2013-10-14T02:06:00Z">
              <w:r>
                <w:delText xml:space="preserve">            element.</w:delText>
              </w:r>
            </w:del>
          </w:p>
          <w:p w14:paraId="1E624D58" w14:textId="77777777" w:rsidR="00E02224" w:rsidRDefault="00E02224" w:rsidP="00E02224">
            <w:pPr>
              <w:pStyle w:val="XML1"/>
              <w:rPr>
                <w:del w:id="4692" w:author="aas" w:date="2013-10-14T02:06:00Z"/>
              </w:rPr>
            </w:pPr>
            <w:del w:id="4693" w:author="aas" w:date="2013-10-14T02:06:00Z">
              <w:r>
                <w:delText xml:space="preserve">          &lt;/xs:documentation&gt;</w:delText>
              </w:r>
            </w:del>
          </w:p>
          <w:p w14:paraId="3C3DFCBD" w14:textId="77777777" w:rsidR="00E02224" w:rsidRDefault="00E02224" w:rsidP="00E02224">
            <w:pPr>
              <w:pStyle w:val="XML1"/>
              <w:rPr>
                <w:del w:id="4694" w:author="aas" w:date="2013-10-14T02:06:00Z"/>
              </w:rPr>
            </w:pPr>
            <w:del w:id="4695" w:author="aas" w:date="2013-10-14T02:06:00Z">
              <w:r>
                <w:delText xml:space="preserve">        &lt;/xs:annotation&gt;</w:delText>
              </w:r>
            </w:del>
          </w:p>
          <w:p w14:paraId="3115BB59" w14:textId="77777777" w:rsidR="00E02224" w:rsidRDefault="00E02224" w:rsidP="00E02224">
            <w:pPr>
              <w:pStyle w:val="XML1"/>
              <w:rPr>
                <w:del w:id="4696" w:author="aas" w:date="2013-10-14T02:06:00Z"/>
              </w:rPr>
            </w:pPr>
            <w:del w:id="4697" w:author="aas" w:date="2013-10-14T02:06:00Z">
              <w:r>
                <w:delText xml:space="preserve">      &lt;/xs:element&gt;</w:delText>
              </w:r>
            </w:del>
          </w:p>
          <w:p w14:paraId="29C11342" w14:textId="77777777" w:rsidR="00E02224" w:rsidRDefault="00E02224" w:rsidP="00E02224">
            <w:pPr>
              <w:pStyle w:val="XML1"/>
              <w:rPr>
                <w:del w:id="4698" w:author="aas" w:date="2013-10-14T02:06:00Z"/>
              </w:rPr>
            </w:pPr>
            <w:del w:id="4699" w:author="aas" w:date="2013-10-14T02:06:00Z">
              <w:r>
                <w:delText xml:space="preserve">      &lt;xs:element name="udp-checksum"  type="xs:boolean"&gt;</w:delText>
              </w:r>
            </w:del>
          </w:p>
          <w:p w14:paraId="6F0CA137" w14:textId="77777777" w:rsidR="00E02224" w:rsidRDefault="00E02224" w:rsidP="00E02224">
            <w:pPr>
              <w:pStyle w:val="XML1"/>
              <w:rPr>
                <w:del w:id="4700" w:author="aas" w:date="2013-10-14T02:06:00Z"/>
              </w:rPr>
            </w:pPr>
            <w:del w:id="4701" w:author="aas" w:date="2013-10-14T02:06:00Z">
              <w:r>
                <w:delText xml:space="preserve">        &lt;xs:annotation&gt;</w:delText>
              </w:r>
            </w:del>
          </w:p>
          <w:p w14:paraId="5291BDCE" w14:textId="77777777" w:rsidR="00E02224" w:rsidRDefault="00E02224" w:rsidP="00E02224">
            <w:pPr>
              <w:pStyle w:val="XML1"/>
              <w:rPr>
                <w:del w:id="4702" w:author="aas" w:date="2013-10-14T02:06:00Z"/>
              </w:rPr>
            </w:pPr>
            <w:del w:id="4703" w:author="aas" w:date="2013-10-14T02:06:00Z">
              <w:r>
                <w:delText xml:space="preserve">          &lt;xs:documentation&gt;</w:delText>
              </w:r>
            </w:del>
          </w:p>
          <w:p w14:paraId="3C2B675F" w14:textId="77777777" w:rsidR="00E02224" w:rsidRDefault="00E02224" w:rsidP="00E02224">
            <w:pPr>
              <w:pStyle w:val="XML1"/>
              <w:rPr>
                <w:del w:id="4704" w:author="aas" w:date="2013-10-14T02:06:00Z"/>
              </w:rPr>
            </w:pPr>
            <w:del w:id="4705" w:author="aas" w:date="2013-10-14T02:06:00Z">
              <w:r>
                <w:delText xml:space="preserve">            Boolean flag to indicate whether or not the</w:delText>
              </w:r>
            </w:del>
          </w:p>
          <w:p w14:paraId="682971B0" w14:textId="77777777" w:rsidR="00E02224" w:rsidRDefault="00E02224" w:rsidP="00E02224">
            <w:pPr>
              <w:pStyle w:val="XML1"/>
              <w:rPr>
                <w:del w:id="4706" w:author="aas" w:date="2013-10-14T02:06:00Z"/>
              </w:rPr>
            </w:pPr>
            <w:del w:id="4707" w:author="aas" w:date="2013-10-14T02:06:00Z">
              <w:r>
                <w:delText xml:space="preserve">            outer UDP checksum should be set</w:delText>
              </w:r>
            </w:del>
          </w:p>
          <w:p w14:paraId="18FB6666" w14:textId="77777777" w:rsidR="00E02224" w:rsidRDefault="00E02224" w:rsidP="00E02224">
            <w:pPr>
              <w:pStyle w:val="XML1"/>
              <w:rPr>
                <w:del w:id="4708" w:author="aas" w:date="2013-10-14T02:06:00Z"/>
              </w:rPr>
            </w:pPr>
            <w:del w:id="4709" w:author="aas" w:date="2013-10-14T02:06:00Z">
              <w:r>
                <w:delText xml:space="preserve">          &lt;/xs:documentation&gt;</w:delText>
              </w:r>
            </w:del>
          </w:p>
          <w:p w14:paraId="7F941B63" w14:textId="77777777" w:rsidR="00E02224" w:rsidRDefault="00E02224" w:rsidP="00E02224">
            <w:pPr>
              <w:pStyle w:val="XML1"/>
              <w:rPr>
                <w:del w:id="4710" w:author="aas" w:date="2013-10-14T02:06:00Z"/>
              </w:rPr>
            </w:pPr>
            <w:del w:id="4711" w:author="aas" w:date="2013-10-14T02:06:00Z">
              <w:r>
                <w:delText xml:space="preserve">        &lt;/xs:annotation&gt;</w:delText>
              </w:r>
            </w:del>
          </w:p>
          <w:p w14:paraId="6FEB97FA" w14:textId="77777777" w:rsidR="00E02224" w:rsidRDefault="00E02224" w:rsidP="00E02224">
            <w:pPr>
              <w:pStyle w:val="XML1"/>
              <w:rPr>
                <w:del w:id="4712" w:author="aas" w:date="2013-10-14T02:06:00Z"/>
              </w:rPr>
            </w:pPr>
            <w:del w:id="4713" w:author="aas" w:date="2013-10-14T02:06:00Z">
              <w:r>
                <w:delText xml:space="preserve">      &lt;/xs:element&gt;</w:delText>
              </w:r>
            </w:del>
          </w:p>
          <w:p w14:paraId="3C324B21" w14:textId="77777777" w:rsidR="00E02224" w:rsidRDefault="00E02224" w:rsidP="00E02224">
            <w:pPr>
              <w:pStyle w:val="XML1"/>
              <w:rPr>
                <w:del w:id="4714" w:author="aas" w:date="2013-10-14T02:06:00Z"/>
              </w:rPr>
            </w:pPr>
            <w:del w:id="4715" w:author="aas" w:date="2013-10-14T02:06:00Z">
              <w:r>
                <w:delText xml:space="preserve">    &lt;/xs:sequence&gt;</w:delText>
              </w:r>
            </w:del>
          </w:p>
          <w:p w14:paraId="70790DD2" w14:textId="77777777" w:rsidR="00E02224" w:rsidRDefault="00E02224" w:rsidP="00E02224">
            <w:pPr>
              <w:pStyle w:val="XML1"/>
              <w:rPr>
                <w:del w:id="4716" w:author="aas" w:date="2013-10-14T02:06:00Z"/>
              </w:rPr>
            </w:pPr>
            <w:del w:id="4717" w:author="aas" w:date="2013-10-14T02:06:00Z">
              <w:r>
                <w:delText xml:space="preserve">  &lt;/xs:group&gt;</w:delText>
              </w:r>
            </w:del>
          </w:p>
          <w:p w14:paraId="6F143383" w14:textId="77777777" w:rsidR="00E02224" w:rsidRDefault="00E02224" w:rsidP="00E02224">
            <w:pPr>
              <w:pStyle w:val="XML1"/>
              <w:rPr>
                <w:del w:id="4718" w:author="aas" w:date="2013-10-14T02:06:00Z"/>
              </w:rPr>
            </w:pPr>
          </w:p>
          <w:p w14:paraId="75091D1A" w14:textId="77777777" w:rsidR="00E02224" w:rsidRDefault="00E02224" w:rsidP="00E02224">
            <w:pPr>
              <w:pStyle w:val="XML1"/>
              <w:rPr>
                <w:del w:id="4719" w:author="aas" w:date="2013-10-14T02:06:00Z"/>
              </w:rPr>
            </w:pPr>
            <w:del w:id="4720" w:author="aas" w:date="2013-10-14T02:06:00Z">
              <w:r>
                <w:delText xml:space="preserve">  &lt;xs:group name="OFPortNVGRETunnelType"&gt;</w:delText>
              </w:r>
            </w:del>
          </w:p>
          <w:p w14:paraId="79AE59AA" w14:textId="77777777" w:rsidR="00E02224" w:rsidRDefault="00E02224" w:rsidP="00E02224">
            <w:pPr>
              <w:pStyle w:val="XML1"/>
              <w:rPr>
                <w:del w:id="4721" w:author="aas" w:date="2013-10-14T02:06:00Z"/>
              </w:rPr>
            </w:pPr>
            <w:del w:id="4722" w:author="aas" w:date="2013-10-14T02:06:00Z">
              <w:r>
                <w:delText xml:space="preserve">    &lt;xs:annotation&gt;</w:delText>
              </w:r>
            </w:del>
          </w:p>
          <w:p w14:paraId="30B2CC44" w14:textId="77777777" w:rsidR="00E02224" w:rsidRDefault="00E02224" w:rsidP="00E02224">
            <w:pPr>
              <w:pStyle w:val="XML1"/>
              <w:rPr>
                <w:del w:id="4723" w:author="aas" w:date="2013-10-14T02:06:00Z"/>
              </w:rPr>
            </w:pPr>
            <w:del w:id="4724" w:author="aas" w:date="2013-10-14T02:06:00Z">
              <w:r>
                <w:delText xml:space="preserve">      &lt;xs:documentation&gt;</w:delText>
              </w:r>
            </w:del>
          </w:p>
          <w:p w14:paraId="565309C5" w14:textId="77777777" w:rsidR="00E02224" w:rsidRDefault="00E02224" w:rsidP="00E02224">
            <w:pPr>
              <w:pStyle w:val="XML1"/>
              <w:rPr>
                <w:del w:id="4725" w:author="aas" w:date="2013-10-14T02:06:00Z"/>
              </w:rPr>
            </w:pPr>
            <w:del w:id="4726" w:author="aas" w:date="2013-10-14T02:06:00Z">
              <w:r>
                <w:delText xml:space="preserve">        Properties of a NVGRE tunnel.</w:delText>
              </w:r>
            </w:del>
          </w:p>
          <w:p w14:paraId="4AAAA5D4" w14:textId="77777777" w:rsidR="00E02224" w:rsidRDefault="00E02224" w:rsidP="00E02224">
            <w:pPr>
              <w:pStyle w:val="XML1"/>
              <w:rPr>
                <w:del w:id="4727" w:author="aas" w:date="2013-10-14T02:06:00Z"/>
              </w:rPr>
            </w:pPr>
            <w:del w:id="4728" w:author="aas" w:date="2013-10-14T02:06:00Z">
              <w:r>
                <w:delText xml:space="preserve">      &lt;/xs:documentation&gt;</w:delText>
              </w:r>
            </w:del>
          </w:p>
          <w:p w14:paraId="0FA89900" w14:textId="77777777" w:rsidR="00E02224" w:rsidRDefault="00E02224" w:rsidP="00E02224">
            <w:pPr>
              <w:pStyle w:val="XML1"/>
              <w:rPr>
                <w:del w:id="4729" w:author="aas" w:date="2013-10-14T02:06:00Z"/>
              </w:rPr>
            </w:pPr>
            <w:del w:id="4730" w:author="aas" w:date="2013-10-14T02:06:00Z">
              <w:r>
                <w:delText xml:space="preserve">    &lt;/xs:annotation&gt;</w:delText>
              </w:r>
            </w:del>
          </w:p>
          <w:p w14:paraId="52024674" w14:textId="77777777" w:rsidR="00E02224" w:rsidRDefault="00E02224" w:rsidP="00E02224">
            <w:pPr>
              <w:pStyle w:val="XML1"/>
              <w:rPr>
                <w:del w:id="4731" w:author="aas" w:date="2013-10-14T02:06:00Z"/>
              </w:rPr>
            </w:pPr>
          </w:p>
          <w:p w14:paraId="3C55A57C" w14:textId="77777777" w:rsidR="00E02224" w:rsidRDefault="00E02224" w:rsidP="00E02224">
            <w:pPr>
              <w:pStyle w:val="XML1"/>
              <w:rPr>
                <w:del w:id="4732" w:author="aas" w:date="2013-10-14T02:06:00Z"/>
              </w:rPr>
            </w:pPr>
            <w:del w:id="4733" w:author="aas" w:date="2013-10-14T02:06:00Z">
              <w:r>
                <w:delText xml:space="preserve">    &lt;xs:sequence&gt;</w:delText>
              </w:r>
            </w:del>
          </w:p>
          <w:p w14:paraId="3CBA5B9E" w14:textId="77777777" w:rsidR="00E02224" w:rsidRDefault="00E02224" w:rsidP="00E02224">
            <w:pPr>
              <w:pStyle w:val="XML1"/>
              <w:rPr>
                <w:del w:id="4734" w:author="aas" w:date="2013-10-14T02:06:00Z"/>
              </w:rPr>
            </w:pPr>
            <w:del w:id="4735" w:author="aas" w:date="2013-10-14T02:06:00Z">
              <w:r>
                <w:delText xml:space="preserve">      &lt;xs:group ref="OFPortBaseTunnelType"/&gt;</w:delText>
              </w:r>
            </w:del>
          </w:p>
          <w:p w14:paraId="54598082" w14:textId="77777777" w:rsidR="00E02224" w:rsidRDefault="00E02224" w:rsidP="00E02224">
            <w:pPr>
              <w:pStyle w:val="XML1"/>
              <w:rPr>
                <w:del w:id="4736" w:author="aas" w:date="2013-10-14T02:06:00Z"/>
              </w:rPr>
            </w:pPr>
            <w:del w:id="4737" w:author="aas" w:date="2013-10-14T02:06:00Z">
              <w:r>
                <w:delText xml:space="preserve">      &lt;xs:element name="tni"  type="xs:unsignedInt"&gt;</w:delText>
              </w:r>
            </w:del>
          </w:p>
          <w:p w14:paraId="08A3D957" w14:textId="77777777" w:rsidR="00E02224" w:rsidRDefault="00E02224" w:rsidP="00E02224">
            <w:pPr>
              <w:pStyle w:val="XML1"/>
              <w:rPr>
                <w:del w:id="4738" w:author="aas" w:date="2013-10-14T02:06:00Z"/>
              </w:rPr>
            </w:pPr>
            <w:del w:id="4739" w:author="aas" w:date="2013-10-14T02:06:00Z">
              <w:r>
                <w:delText xml:space="preserve">        &lt;xs:annotation&gt;</w:delText>
              </w:r>
            </w:del>
          </w:p>
          <w:p w14:paraId="10D5977B" w14:textId="77777777" w:rsidR="00E02224" w:rsidRDefault="00E02224" w:rsidP="00E02224">
            <w:pPr>
              <w:pStyle w:val="XML1"/>
              <w:rPr>
                <w:del w:id="4740" w:author="aas" w:date="2013-10-14T02:06:00Z"/>
              </w:rPr>
            </w:pPr>
            <w:del w:id="4741" w:author="aas" w:date="2013-10-14T02:06:00Z">
              <w:r>
                <w:delText xml:space="preserve">          &lt;xs:documentation&gt;</w:delText>
              </w:r>
            </w:del>
          </w:p>
          <w:p w14:paraId="6D20F7FD" w14:textId="77777777" w:rsidR="00E02224" w:rsidRDefault="00E02224" w:rsidP="00E02224">
            <w:pPr>
              <w:pStyle w:val="XML1"/>
              <w:rPr>
                <w:del w:id="4742" w:author="aas" w:date="2013-10-14T02:06:00Z"/>
              </w:rPr>
            </w:pPr>
            <w:del w:id="4743" w:author="aas" w:date="2013-10-14T02:06:00Z">
              <w:r>
                <w:delText xml:space="preserve">            Specifies the tenant network identifier</w:delText>
              </w:r>
            </w:del>
          </w:p>
          <w:p w14:paraId="24D6887E" w14:textId="77777777" w:rsidR="00E02224" w:rsidRDefault="00E02224" w:rsidP="00E02224">
            <w:pPr>
              <w:pStyle w:val="XML1"/>
              <w:rPr>
                <w:del w:id="4744" w:author="aas" w:date="2013-10-14T02:06:00Z"/>
              </w:rPr>
            </w:pPr>
            <w:del w:id="4745" w:author="aas" w:date="2013-10-14T02:06:00Z">
              <w:r>
                <w:delText xml:space="preserve">            assigned to all packets sent on the tunnel</w:delText>
              </w:r>
            </w:del>
          </w:p>
          <w:p w14:paraId="553F0CAF" w14:textId="77777777" w:rsidR="00E02224" w:rsidRDefault="00E02224" w:rsidP="00E02224">
            <w:pPr>
              <w:pStyle w:val="XML1"/>
              <w:rPr>
                <w:del w:id="4746" w:author="aas" w:date="2013-10-14T02:06:00Z"/>
              </w:rPr>
            </w:pPr>
            <w:del w:id="4747" w:author="aas" w:date="2013-10-14T02:06:00Z">
              <w:r>
                <w:delText xml:space="preserve">          &lt;/xs:documentation&gt;</w:delText>
              </w:r>
            </w:del>
          </w:p>
          <w:p w14:paraId="6ED67747" w14:textId="77777777" w:rsidR="00E02224" w:rsidRDefault="00E02224" w:rsidP="00E02224">
            <w:pPr>
              <w:pStyle w:val="XML1"/>
              <w:rPr>
                <w:del w:id="4748" w:author="aas" w:date="2013-10-14T02:06:00Z"/>
              </w:rPr>
            </w:pPr>
            <w:del w:id="4749" w:author="aas" w:date="2013-10-14T02:06:00Z">
              <w:r>
                <w:delText xml:space="preserve">        &lt;/xs:annotation&gt;</w:delText>
              </w:r>
            </w:del>
          </w:p>
          <w:p w14:paraId="34AAD99A" w14:textId="77777777" w:rsidR="00E02224" w:rsidRDefault="00E02224" w:rsidP="00E02224">
            <w:pPr>
              <w:pStyle w:val="XML1"/>
              <w:rPr>
                <w:del w:id="4750" w:author="aas" w:date="2013-10-14T02:06:00Z"/>
              </w:rPr>
            </w:pPr>
            <w:del w:id="4751" w:author="aas" w:date="2013-10-14T02:06:00Z">
              <w:r>
                <w:delText xml:space="preserve">      &lt;/xs:element&gt;</w:delText>
              </w:r>
            </w:del>
          </w:p>
          <w:p w14:paraId="196AB7B3" w14:textId="77777777" w:rsidR="00E02224" w:rsidRDefault="00E02224" w:rsidP="00E02224">
            <w:pPr>
              <w:pStyle w:val="XML1"/>
              <w:rPr>
                <w:del w:id="4752" w:author="aas" w:date="2013-10-14T02:06:00Z"/>
              </w:rPr>
            </w:pPr>
            <w:del w:id="4753" w:author="aas" w:date="2013-10-14T02:06:00Z">
              <w:r>
                <w:delText xml:space="preserve">      &lt;xs:element name="tni-resv"  type="xs:unsignedInt"&gt;</w:delText>
              </w:r>
            </w:del>
          </w:p>
          <w:p w14:paraId="2E15FDD5" w14:textId="77777777" w:rsidR="00E02224" w:rsidRDefault="00E02224" w:rsidP="00E02224">
            <w:pPr>
              <w:pStyle w:val="XML1"/>
              <w:rPr>
                <w:del w:id="4754" w:author="aas" w:date="2013-10-14T02:06:00Z"/>
              </w:rPr>
            </w:pPr>
            <w:del w:id="4755" w:author="aas" w:date="2013-10-14T02:06:00Z">
              <w:r>
                <w:delText xml:space="preserve">        &lt;xs:annotation&gt;</w:delText>
              </w:r>
            </w:del>
          </w:p>
          <w:p w14:paraId="1CB7A9E0" w14:textId="77777777" w:rsidR="00E02224" w:rsidRDefault="00E02224" w:rsidP="00E02224">
            <w:pPr>
              <w:pStyle w:val="XML1"/>
              <w:rPr>
                <w:del w:id="4756" w:author="aas" w:date="2013-10-14T02:06:00Z"/>
              </w:rPr>
            </w:pPr>
            <w:del w:id="4757" w:author="aas" w:date="2013-10-14T02:06:00Z">
              <w:r>
                <w:delText xml:space="preserve">          &lt;xs:documentation&gt;</w:delText>
              </w:r>
            </w:del>
          </w:p>
          <w:p w14:paraId="4CFCB384" w14:textId="77777777" w:rsidR="00E02224" w:rsidRDefault="00E02224" w:rsidP="00E02224">
            <w:pPr>
              <w:pStyle w:val="XML1"/>
              <w:rPr>
                <w:del w:id="4758" w:author="aas" w:date="2013-10-14T02:06:00Z"/>
              </w:rPr>
            </w:pPr>
            <w:del w:id="4759" w:author="aas" w:date="2013-10-14T02:06:00Z">
              <w:r>
                <w:delText xml:space="preserve">            Used to set the reserved user-defined bits of</w:delText>
              </w:r>
            </w:del>
          </w:p>
          <w:p w14:paraId="157FB130" w14:textId="77777777" w:rsidR="00E02224" w:rsidRDefault="00E02224" w:rsidP="00E02224">
            <w:pPr>
              <w:pStyle w:val="XML1"/>
              <w:rPr>
                <w:del w:id="4760" w:author="aas" w:date="2013-10-14T02:06:00Z"/>
              </w:rPr>
            </w:pPr>
            <w:del w:id="4761" w:author="aas" w:date="2013-10-14T02:06:00Z">
              <w:r>
                <w:delText xml:space="preserve">            the GRE key field</w:delText>
              </w:r>
            </w:del>
          </w:p>
          <w:p w14:paraId="5EBD36EF" w14:textId="77777777" w:rsidR="00E02224" w:rsidRDefault="00E02224" w:rsidP="00E02224">
            <w:pPr>
              <w:pStyle w:val="XML1"/>
              <w:rPr>
                <w:del w:id="4762" w:author="aas" w:date="2013-10-14T02:06:00Z"/>
              </w:rPr>
            </w:pPr>
            <w:del w:id="4763" w:author="aas" w:date="2013-10-14T02:06:00Z">
              <w:r>
                <w:delText xml:space="preserve">          &lt;/xs:documentation&gt;</w:delText>
              </w:r>
            </w:del>
          </w:p>
          <w:p w14:paraId="1BF14704" w14:textId="77777777" w:rsidR="00E02224" w:rsidRDefault="00E02224" w:rsidP="00E02224">
            <w:pPr>
              <w:pStyle w:val="XML1"/>
              <w:rPr>
                <w:del w:id="4764" w:author="aas" w:date="2013-10-14T02:06:00Z"/>
              </w:rPr>
            </w:pPr>
            <w:del w:id="4765" w:author="aas" w:date="2013-10-14T02:06:00Z">
              <w:r>
                <w:delText xml:space="preserve">        &lt;/xs:annotation&gt;</w:delText>
              </w:r>
            </w:del>
          </w:p>
          <w:p w14:paraId="123E3647" w14:textId="77777777" w:rsidR="00E02224" w:rsidRDefault="00E02224" w:rsidP="00E02224">
            <w:pPr>
              <w:pStyle w:val="XML1"/>
              <w:rPr>
                <w:del w:id="4766" w:author="aas" w:date="2013-10-14T02:06:00Z"/>
              </w:rPr>
            </w:pPr>
            <w:del w:id="4767" w:author="aas" w:date="2013-10-14T02:06:00Z">
              <w:r>
                <w:delText xml:space="preserve">      &lt;/xs:element&gt;</w:delText>
              </w:r>
            </w:del>
          </w:p>
          <w:p w14:paraId="77B502C1" w14:textId="77777777" w:rsidR="00E02224" w:rsidRDefault="00E02224" w:rsidP="00E02224">
            <w:pPr>
              <w:pStyle w:val="XML1"/>
              <w:rPr>
                <w:del w:id="4768" w:author="aas" w:date="2013-10-14T02:06:00Z"/>
              </w:rPr>
            </w:pPr>
            <w:del w:id="4769" w:author="aas" w:date="2013-10-14T02:06:00Z">
              <w:r>
                <w:delText xml:space="preserve">      &lt;xs:element name="tni-multicast-group"  type="inet:ip-address"&gt;</w:delText>
              </w:r>
            </w:del>
          </w:p>
          <w:p w14:paraId="76379275" w14:textId="77777777" w:rsidR="00E02224" w:rsidRDefault="00E02224" w:rsidP="00E02224">
            <w:pPr>
              <w:pStyle w:val="XML1"/>
              <w:rPr>
                <w:del w:id="4770" w:author="aas" w:date="2013-10-14T02:06:00Z"/>
              </w:rPr>
            </w:pPr>
            <w:del w:id="4771" w:author="aas" w:date="2013-10-14T02:06:00Z">
              <w:r>
                <w:delText xml:space="preserve">        &lt;xs:annotation&gt;</w:delText>
              </w:r>
            </w:del>
          </w:p>
          <w:p w14:paraId="4CFA8585" w14:textId="77777777" w:rsidR="00E02224" w:rsidRDefault="00E02224" w:rsidP="00E02224">
            <w:pPr>
              <w:pStyle w:val="XML1"/>
              <w:rPr>
                <w:del w:id="4772" w:author="aas" w:date="2013-10-14T02:06:00Z"/>
              </w:rPr>
            </w:pPr>
            <w:del w:id="4773" w:author="aas" w:date="2013-10-14T02:06:00Z">
              <w:r>
                <w:delText xml:space="preserve">          &lt;xs:documentation&gt;</w:delText>
              </w:r>
            </w:del>
          </w:p>
          <w:p w14:paraId="41E11243" w14:textId="77777777" w:rsidR="00E02224" w:rsidRDefault="00E02224" w:rsidP="00E02224">
            <w:pPr>
              <w:pStyle w:val="XML1"/>
              <w:rPr>
                <w:del w:id="4774" w:author="aas" w:date="2013-10-14T02:06:00Z"/>
              </w:rPr>
            </w:pPr>
            <w:del w:id="4775" w:author="aas" w:date="2013-10-14T02:06:00Z">
              <w:r>
                <w:delText xml:space="preserve">            If IP multicast is used to support broadcast</w:delText>
              </w:r>
            </w:del>
          </w:p>
          <w:p w14:paraId="72867119" w14:textId="77777777" w:rsidR="00E02224" w:rsidRDefault="00E02224" w:rsidP="00E02224">
            <w:pPr>
              <w:pStyle w:val="XML1"/>
              <w:rPr>
                <w:del w:id="4776" w:author="aas" w:date="2013-10-14T02:06:00Z"/>
              </w:rPr>
            </w:pPr>
            <w:del w:id="4777" w:author="aas" w:date="2013-10-14T02:06:00Z">
              <w:r>
                <w:delText xml:space="preserve">            on the tunnel this element specifies the corresponding </w:delText>
              </w:r>
            </w:del>
          </w:p>
          <w:p w14:paraId="2AADC757" w14:textId="77777777" w:rsidR="00E02224" w:rsidRDefault="00E02224" w:rsidP="00E02224">
            <w:pPr>
              <w:pStyle w:val="XML1"/>
              <w:rPr>
                <w:del w:id="4778" w:author="aas" w:date="2013-10-14T02:06:00Z"/>
              </w:rPr>
            </w:pPr>
            <w:del w:id="4779" w:author="aas" w:date="2013-10-14T02:06:00Z">
              <w:r>
                <w:delText xml:space="preserve">            multicast IP address</w:delText>
              </w:r>
            </w:del>
          </w:p>
          <w:p w14:paraId="67C526CD" w14:textId="77777777" w:rsidR="00E02224" w:rsidRDefault="00E02224" w:rsidP="00E02224">
            <w:pPr>
              <w:pStyle w:val="XML1"/>
              <w:rPr>
                <w:del w:id="4780" w:author="aas" w:date="2013-10-14T02:06:00Z"/>
              </w:rPr>
            </w:pPr>
            <w:del w:id="4781" w:author="aas" w:date="2013-10-14T02:06:00Z">
              <w:r>
                <w:delText xml:space="preserve">          &lt;/xs:documentation&gt;</w:delText>
              </w:r>
            </w:del>
          </w:p>
          <w:p w14:paraId="116E6A48" w14:textId="77777777" w:rsidR="00E02224" w:rsidRDefault="00E02224" w:rsidP="00E02224">
            <w:pPr>
              <w:pStyle w:val="XML1"/>
              <w:rPr>
                <w:del w:id="4782" w:author="aas" w:date="2013-10-14T02:06:00Z"/>
              </w:rPr>
            </w:pPr>
            <w:del w:id="4783" w:author="aas" w:date="2013-10-14T02:06:00Z">
              <w:r>
                <w:delText xml:space="preserve">        &lt;/xs:annotation&gt;</w:delText>
              </w:r>
            </w:del>
          </w:p>
          <w:p w14:paraId="53EFFD88" w14:textId="77777777" w:rsidR="00E02224" w:rsidRDefault="00E02224" w:rsidP="00E02224">
            <w:pPr>
              <w:pStyle w:val="XML1"/>
              <w:rPr>
                <w:del w:id="4784" w:author="aas" w:date="2013-10-14T02:06:00Z"/>
              </w:rPr>
            </w:pPr>
            <w:del w:id="4785" w:author="aas" w:date="2013-10-14T02:06:00Z">
              <w:r>
                <w:delText xml:space="preserve">      &lt;/xs:element&gt;</w:delText>
              </w:r>
            </w:del>
          </w:p>
          <w:p w14:paraId="38DE3F25" w14:textId="77777777" w:rsidR="00E02224" w:rsidRDefault="00E02224" w:rsidP="00E02224">
            <w:pPr>
              <w:pStyle w:val="XML1"/>
              <w:rPr>
                <w:del w:id="4786" w:author="aas" w:date="2013-10-14T02:06:00Z"/>
              </w:rPr>
            </w:pPr>
            <w:del w:id="4787" w:author="aas" w:date="2013-10-14T02:06:00Z">
              <w:r>
                <w:delText xml:space="preserve">    &lt;/xs:sequence&gt;</w:delText>
              </w:r>
            </w:del>
          </w:p>
          <w:p w14:paraId="41294821" w14:textId="77777777" w:rsidR="00E02224" w:rsidRDefault="00E02224" w:rsidP="00E02224">
            <w:pPr>
              <w:pStyle w:val="XML1"/>
              <w:rPr>
                <w:del w:id="4788" w:author="aas" w:date="2013-10-14T02:06:00Z"/>
              </w:rPr>
            </w:pPr>
            <w:del w:id="4789" w:author="aas" w:date="2013-10-14T02:06:00Z">
              <w:r>
                <w:delText xml:space="preserve">  &lt;/xs:group&gt;</w:delText>
              </w:r>
            </w:del>
          </w:p>
          <w:p w14:paraId="67C10416" w14:textId="77777777" w:rsidR="00712E70" w:rsidRPr="009F1B7D" w:rsidRDefault="00712E70" w:rsidP="00E02224">
            <w:pPr>
              <w:pStyle w:val="XML1"/>
              <w:rPr>
                <w:del w:id="4790" w:author="aas" w:date="2013-10-14T02:06:00Z"/>
              </w:rPr>
            </w:pPr>
          </w:p>
        </w:tc>
      </w:tr>
    </w:tbl>
    <w:p w14:paraId="0C46D66E" w14:textId="77777777" w:rsidR="00B7089E" w:rsidRPr="009F1B7D" w:rsidRDefault="00B7089E">
      <w:pPr>
        <w:pPrChange w:id="4791" w:author="aas" w:date="2013-10-14T02:06:00Z">
          <w:pPr>
            <w:pStyle w:val="BodyText"/>
          </w:pPr>
        </w:pPrChange>
      </w:pPr>
    </w:p>
    <w:p w14:paraId="149CFE13" w14:textId="6DE39D74" w:rsidR="00B7089E" w:rsidRPr="009F1B7D" w:rsidRDefault="00B7089E" w:rsidP="00D14D27">
      <w:pPr>
        <w:pStyle w:val="Heading3"/>
      </w:pPr>
      <w:bookmarkStart w:id="4792" w:name="_Toc315954015"/>
      <w:bookmarkStart w:id="4793" w:name="_Toc316542525"/>
      <w:bookmarkStart w:id="4794" w:name="_Toc243774074"/>
      <w:r w:rsidRPr="00DB42FD">
        <w:lastRenderedPageBreak/>
        <w:t>XML Example</w:t>
      </w:r>
      <w:bookmarkEnd w:id="4792"/>
      <w:bookmarkEnd w:id="4793"/>
      <w:r w:rsidR="007344A3">
        <w:t>s</w:t>
      </w:r>
      <w:bookmarkEnd w:id="4794"/>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lastRenderedPageBreak/>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125C48CA" w:rsidR="007344A3" w:rsidRDefault="007344A3" w:rsidP="007344A3">
            <w:pPr>
              <w:pStyle w:val="XML3"/>
            </w:pPr>
            <w:r>
              <w:t>&lt;udp-dest-port&gt;</w:t>
            </w:r>
            <w:r w:rsidR="00994B9F">
              <w:t>4789</w:t>
            </w:r>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4EDB9AE4" w:rsidR="007344A3" w:rsidRDefault="007344A3" w:rsidP="007344A3">
            <w:pPr>
              <w:pStyle w:val="XML3"/>
            </w:pPr>
            <w:r>
              <w:t>&lt;</w:t>
            </w:r>
            <w:del w:id="4795" w:author="aas" w:date="2013-10-14T02:06:00Z">
              <w:r>
                <w:delText>tni</w:delText>
              </w:r>
            </w:del>
            <w:ins w:id="4796" w:author="aas" w:date="2013-10-14T02:06:00Z">
              <w:r w:rsidR="00B433CD">
                <w:t>vsid</w:t>
              </w:r>
            </w:ins>
            <w:r>
              <w:t>&gt;15581985&lt;/</w:t>
            </w:r>
            <w:del w:id="4797" w:author="aas" w:date="2013-10-14T02:06:00Z">
              <w:r>
                <w:delText>tni</w:delText>
              </w:r>
            </w:del>
            <w:ins w:id="4798" w:author="aas" w:date="2013-10-14T02:06:00Z">
              <w:r w:rsidR="00B433CD">
                <w:t>vsid</w:t>
              </w:r>
            </w:ins>
            <w:r>
              <w:t>&gt;</w:t>
            </w:r>
          </w:p>
          <w:p w14:paraId="264C3C84" w14:textId="59D1F997" w:rsidR="00B433CD" w:rsidRDefault="00B433CD" w:rsidP="007344A3">
            <w:pPr>
              <w:pStyle w:val="XML3"/>
              <w:rPr>
                <w:rPrChange w:id="4799" w:author="aas" w:date="2013-10-14T02:06:00Z">
                  <w:rPr>
                    <w:lang w:val="de-DE"/>
                  </w:rPr>
                </w:rPrChange>
              </w:rPr>
            </w:pPr>
            <w:r>
              <w:rPr>
                <w:rPrChange w:id="4800" w:author="aas" w:date="2013-10-14T02:06:00Z">
                  <w:rPr>
                    <w:lang w:val="de-DE"/>
                  </w:rPr>
                </w:rPrChange>
              </w:rPr>
              <w:t>&lt;</w:t>
            </w:r>
            <w:del w:id="4801" w:author="aas" w:date="2013-10-14T02:06:00Z">
              <w:r w:rsidR="007344A3" w:rsidRPr="00C128FA">
                <w:rPr>
                  <w:lang w:val="de-DE"/>
                </w:rPr>
                <w:delText>tni-resv&gt;173&lt;/tni-resv</w:delText>
              </w:r>
            </w:del>
            <w:ins w:id="4802" w:author="aas" w:date="2013-10-14T02:06:00Z">
              <w:r>
                <w:t>flow-id&gt;</w:t>
              </w:r>
              <w:r w:rsidR="00C7785A">
                <w:t>335&lt;/flow-id</w:t>
              </w:r>
            </w:ins>
            <w:r w:rsidR="00C7785A">
              <w:rPr>
                <w:rPrChange w:id="4803" w:author="aas" w:date="2013-10-14T02:06:00Z">
                  <w:rPr>
                    <w:lang w:val="de-DE"/>
                  </w:rPr>
                </w:rPrChange>
              </w:rPr>
              <w:t>&gt;</w:t>
            </w:r>
          </w:p>
          <w:p w14:paraId="6A82F112" w14:textId="77777777" w:rsidR="007344A3" w:rsidRPr="00C128FA" w:rsidRDefault="007344A3">
            <w:pPr>
              <w:pStyle w:val="XML3"/>
              <w:rPr>
                <w:color w:val="244061" w:themeColor="accent1" w:themeShade="80"/>
                <w:lang w:val="de-DE"/>
                <w:rPrChange w:id="4804" w:author="aas" w:date="2013-10-14T02:06:00Z">
                  <w:rPr>
                    <w:lang w:val="de-DE"/>
                  </w:rPr>
                </w:rPrChange>
              </w:rPr>
              <w:pPrChange w:id="4805" w:author="aas" w:date="2013-10-14T02:06: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4806" w:name="_Toc243774075"/>
      <w:r w:rsidRPr="00EB2D77">
        <w:t>OpenFlow Port Feature</w:t>
      </w:r>
      <w:bookmarkEnd w:id="4806"/>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4807" w:name="_Toc315954019"/>
      <w:bookmarkStart w:id="4808" w:name="_Toc316542529"/>
      <w:bookmarkStart w:id="4809" w:name="_Toc243774076"/>
      <w:r w:rsidRPr="00DB42FD">
        <w:lastRenderedPageBreak/>
        <w:t>UML Diagram</w:t>
      </w:r>
      <w:bookmarkEnd w:id="4807"/>
      <w:bookmarkEnd w:id="4808"/>
      <w:bookmarkEnd w:id="4809"/>
    </w:p>
    <w:p w14:paraId="3AF6164F" w14:textId="4D5A695E" w:rsidR="0094763A" w:rsidRPr="009F1B7D" w:rsidRDefault="007E5BB2" w:rsidP="0094763A">
      <w:pPr>
        <w:keepNext/>
        <w:jc w:val="center"/>
      </w:pPr>
      <w:r>
        <w:object w:dxaOrig="7156" w:dyaOrig="7489" w14:anchorId="6A6204AE">
          <v:shape id="_x0000_i1036" type="#_x0000_t75" style="width:5in;height:374.4pt" o:ole="">
            <v:imagedata r:id="rId37" o:title=""/>
          </v:shape>
          <o:OLEObject Type="Embed" ProgID="Visio.Drawing.11" ShapeID="_x0000_i1036" DrawAspect="Content" ObjectID="_1448698036" r:id="rId38"/>
        </w:object>
      </w:r>
    </w:p>
    <w:p w14:paraId="133C4401" w14:textId="34604711" w:rsidR="0094763A" w:rsidRPr="009F1B7D" w:rsidRDefault="0094763A" w:rsidP="001026D4">
      <w:pPr>
        <w:pStyle w:val="Caption"/>
      </w:pPr>
      <w:r w:rsidRPr="00CE3A81">
        <w:t xml:space="preserve">Figure </w:t>
      </w:r>
      <w:r w:rsidR="001026D4">
        <w:rPr>
          <w:b w:val="0"/>
          <w:rPrChange w:id="4810" w:author="aas" w:date="2013-10-14T02:06:00Z">
            <w:rPr>
              <w:lang w:bidi="ar-SA"/>
            </w:rPr>
          </w:rPrChange>
        </w:rPr>
        <w:fldChar w:fldCharType="begin"/>
      </w:r>
      <w:r w:rsidR="001026D4">
        <w:rPr>
          <w:b w:val="0"/>
          <w:rPrChange w:id="4811" w:author="aas" w:date="2013-10-14T02:06:00Z">
            <w:rPr/>
          </w:rPrChange>
        </w:rPr>
        <w:instrText xml:space="preserve"> SEQ Figure \* ARABIC </w:instrText>
      </w:r>
      <w:r w:rsidR="001026D4">
        <w:rPr>
          <w:b w:val="0"/>
          <w:rPrChange w:id="4812" w:author="aas" w:date="2013-10-14T02:06:00Z">
            <w:rPr>
              <w:lang w:bidi="ar-SA"/>
            </w:rPr>
          </w:rPrChange>
        </w:rPr>
        <w:fldChar w:fldCharType="separate"/>
      </w:r>
      <w:ins w:id="4813" w:author="Anees Shaikh" w:date="2013-10-19T23:57:00Z">
        <w:r w:rsidR="00EE43EB">
          <w:rPr>
            <w:b w:val="0"/>
            <w:noProof/>
          </w:rPr>
          <w:t>8</w:t>
        </w:r>
      </w:ins>
      <w:del w:id="4814" w:author="Anees Shaikh" w:date="2013-10-19T23:57:00Z">
        <w:r w:rsidRPr="00CE3A81" w:rsidDel="00EE43EB">
          <w:rPr>
            <w:noProof/>
          </w:rPr>
          <w:delText>1</w:delText>
        </w:r>
      </w:del>
      <w:r w:rsidR="001026D4">
        <w:rPr>
          <w:rFonts w:asciiTheme="minorHAnsi" w:hAnsiTheme="minorHAnsi"/>
          <w:b w:val="0"/>
          <w:color w:val="auto"/>
          <w:sz w:val="22"/>
          <w:rPrChange w:id="4815" w:author="aas" w:date="2013-10-14T02:06:00Z">
            <w:rPr>
              <w:lang w:bidi="ar-SA"/>
            </w:rPr>
          </w:rPrChange>
        </w:rPr>
        <w:fldChar w:fldCharType="end"/>
      </w:r>
      <w:r w:rsidR="007E5BB2">
        <w:t>1</w:t>
      </w:r>
      <w:r w:rsidRPr="00CE3A81">
        <w:t>: Data Model Diagram for an OpenFlow Port Feature</w:t>
      </w:r>
    </w:p>
    <w:p w14:paraId="6760EABF" w14:textId="77777777" w:rsidR="0094763A" w:rsidRPr="009F1B7D" w:rsidRDefault="0094763A" w:rsidP="00D14D27">
      <w:pPr>
        <w:pStyle w:val="Heading3"/>
        <w:rPr>
          <w:del w:id="4816" w:author="aas" w:date="2013-10-14T02:06:00Z"/>
        </w:rPr>
      </w:pPr>
      <w:bookmarkStart w:id="4817" w:name="_Toc315954020"/>
      <w:bookmarkStart w:id="4818" w:name="_Toc316542530"/>
      <w:bookmarkStart w:id="4819" w:name="_Toc315954021"/>
      <w:bookmarkStart w:id="4820" w:name="_Toc316542531"/>
      <w:del w:id="4821" w:author="aas" w:date="2013-10-14T02:06:00Z">
        <w:r w:rsidRPr="00DB42FD">
          <w:delText>XML Schema</w:delText>
        </w:r>
        <w:bookmarkEnd w:id="4817"/>
        <w:bookmarkEnd w:id="4818"/>
      </w:del>
    </w:p>
    <w:tbl>
      <w:tblPr>
        <w:tblStyle w:val="XMLtable"/>
        <w:tblW w:w="5000" w:type="pct"/>
        <w:tblLook w:val="04A0" w:firstRow="1" w:lastRow="0" w:firstColumn="1" w:lastColumn="0" w:noHBand="0" w:noVBand="1"/>
      </w:tblPr>
      <w:tblGrid>
        <w:gridCol w:w="9474"/>
      </w:tblGrid>
      <w:tr w:rsidR="0094763A" w:rsidRPr="009F1B7D" w14:paraId="3ADB1A5B" w14:textId="77777777" w:rsidTr="00C128FA">
        <w:trPr>
          <w:del w:id="4822" w:author="aas" w:date="2013-10-14T02:06:00Z"/>
        </w:trPr>
        <w:tc>
          <w:tcPr>
            <w:tcW w:w="8820" w:type="dxa"/>
          </w:tcPr>
          <w:p w14:paraId="0C1A99E0" w14:textId="77777777" w:rsidR="00766893" w:rsidRDefault="00766893" w:rsidP="00766893">
            <w:pPr>
              <w:pStyle w:val="XML1"/>
              <w:rPr>
                <w:del w:id="4823" w:author="aas" w:date="2013-10-14T02:06:00Z"/>
              </w:rPr>
            </w:pPr>
            <w:del w:id="4824" w:author="aas" w:date="2013-10-14T02:06:00Z">
              <w:r>
                <w:delText xml:space="preserve">  &lt;xs:group name="OFPortCurrentFeatureListType"&gt;</w:delText>
              </w:r>
            </w:del>
          </w:p>
          <w:p w14:paraId="738DDCD8" w14:textId="77777777" w:rsidR="00766893" w:rsidRDefault="00766893" w:rsidP="00766893">
            <w:pPr>
              <w:pStyle w:val="XML1"/>
              <w:rPr>
                <w:del w:id="4825" w:author="aas" w:date="2013-10-14T02:06:00Z"/>
              </w:rPr>
            </w:pPr>
            <w:del w:id="4826" w:author="aas" w:date="2013-10-14T02:06:00Z">
              <w:r>
                <w:delText xml:space="preserve">    &lt;xs:annotation&gt;</w:delText>
              </w:r>
            </w:del>
          </w:p>
          <w:p w14:paraId="245E4CB2" w14:textId="77777777" w:rsidR="00766893" w:rsidRDefault="00766893" w:rsidP="00766893">
            <w:pPr>
              <w:pStyle w:val="XML1"/>
              <w:rPr>
                <w:del w:id="4827" w:author="aas" w:date="2013-10-14T02:06:00Z"/>
              </w:rPr>
            </w:pPr>
            <w:del w:id="4828" w:author="aas" w:date="2013-10-14T02:06:00Z">
              <w:r>
                <w:delText xml:space="preserve">      &lt;xs:documentation&gt;</w:delText>
              </w:r>
            </w:del>
          </w:p>
          <w:p w14:paraId="50B116D0" w14:textId="77777777" w:rsidR="00766893" w:rsidRDefault="00766893" w:rsidP="00766893">
            <w:pPr>
              <w:pStyle w:val="XML1"/>
              <w:rPr>
                <w:del w:id="4829" w:author="aas" w:date="2013-10-14T02:06:00Z"/>
              </w:rPr>
            </w:pPr>
            <w:del w:id="4830" w:author="aas" w:date="2013-10-14T02:06:00Z">
              <w:r>
                <w:delText xml:space="preserve">        The current features of a port.</w:delText>
              </w:r>
            </w:del>
          </w:p>
          <w:p w14:paraId="34C514B6" w14:textId="77777777" w:rsidR="00766893" w:rsidRDefault="00766893" w:rsidP="00766893">
            <w:pPr>
              <w:pStyle w:val="XML1"/>
              <w:rPr>
                <w:del w:id="4831" w:author="aas" w:date="2013-10-14T02:06:00Z"/>
              </w:rPr>
            </w:pPr>
          </w:p>
          <w:p w14:paraId="07B85A38" w14:textId="77777777" w:rsidR="00766893" w:rsidRDefault="00766893" w:rsidP="00766893">
            <w:pPr>
              <w:pStyle w:val="XML1"/>
              <w:rPr>
                <w:del w:id="4832" w:author="aas" w:date="2013-10-14T02:06:00Z"/>
              </w:rPr>
            </w:pPr>
            <w:del w:id="4833" w:author="aas" w:date="2013-10-14T02:06:00Z">
              <w:r>
                <w:delText xml:space="preserve">        Elements in the type OFPortCurrentFeatureListType are not</w:delText>
              </w:r>
            </w:del>
          </w:p>
          <w:p w14:paraId="4669D07D" w14:textId="77777777" w:rsidR="00766893" w:rsidRDefault="00766893" w:rsidP="00766893">
            <w:pPr>
              <w:pStyle w:val="XML1"/>
              <w:rPr>
                <w:del w:id="4834" w:author="aas" w:date="2013-10-14T02:06:00Z"/>
              </w:rPr>
            </w:pPr>
            <w:del w:id="4835" w:author="aas" w:date="2013-10-14T02:06:00Z">
              <w:r>
                <w:delText xml:space="preserve">        configurable and can only be retrieved by NETCONF &amp;lt;get&amp;gt;</w:delText>
              </w:r>
            </w:del>
          </w:p>
          <w:p w14:paraId="64702373" w14:textId="77777777" w:rsidR="00766893" w:rsidRDefault="00766893" w:rsidP="00766893">
            <w:pPr>
              <w:pStyle w:val="XML1"/>
              <w:rPr>
                <w:del w:id="4836" w:author="aas" w:date="2013-10-14T02:06:00Z"/>
              </w:rPr>
            </w:pPr>
            <w:del w:id="4837" w:author="aas" w:date="2013-10-14T02:06:00Z">
              <w:r>
                <w:delText xml:space="preserve">        operations. Attemps to modify this element and its children</w:delText>
              </w:r>
            </w:del>
          </w:p>
          <w:p w14:paraId="3D0CDD07" w14:textId="77777777" w:rsidR="00766893" w:rsidRDefault="00766893" w:rsidP="00766893">
            <w:pPr>
              <w:pStyle w:val="XML1"/>
              <w:rPr>
                <w:del w:id="4838" w:author="aas" w:date="2013-10-14T02:06:00Z"/>
              </w:rPr>
            </w:pPr>
            <w:del w:id="4839" w:author="aas" w:date="2013-10-14T02:06:00Z">
              <w:r>
                <w:delText xml:space="preserve">        with a NETCONF &amp;lt;edit-config&amp;gt; operation MUST result in an </w:delText>
              </w:r>
            </w:del>
          </w:p>
          <w:p w14:paraId="31881EC0" w14:textId="77777777" w:rsidR="00766893" w:rsidRDefault="00766893" w:rsidP="00766893">
            <w:pPr>
              <w:pStyle w:val="XML1"/>
              <w:rPr>
                <w:del w:id="4840" w:author="aas" w:date="2013-10-14T02:06:00Z"/>
              </w:rPr>
            </w:pPr>
            <w:del w:id="4841" w:author="aas" w:date="2013-10-14T02:06:00Z">
              <w:r>
                <w:delText xml:space="preserve">        'operation-not-supported' error with type 'application'.</w:delText>
              </w:r>
            </w:del>
          </w:p>
          <w:p w14:paraId="4E1070FC" w14:textId="77777777" w:rsidR="00766893" w:rsidRDefault="00766893" w:rsidP="00766893">
            <w:pPr>
              <w:pStyle w:val="XML1"/>
              <w:rPr>
                <w:del w:id="4842" w:author="aas" w:date="2013-10-14T02:06:00Z"/>
              </w:rPr>
            </w:pPr>
            <w:del w:id="4843" w:author="aas" w:date="2013-10-14T02:06:00Z">
              <w:r>
                <w:delText xml:space="preserve">      &lt;/xs:documentation&gt;</w:delText>
              </w:r>
            </w:del>
          </w:p>
          <w:p w14:paraId="67CB4717" w14:textId="77777777" w:rsidR="00766893" w:rsidRDefault="00766893" w:rsidP="00766893">
            <w:pPr>
              <w:pStyle w:val="XML1"/>
              <w:rPr>
                <w:del w:id="4844" w:author="aas" w:date="2013-10-14T02:06:00Z"/>
              </w:rPr>
            </w:pPr>
            <w:del w:id="4845" w:author="aas" w:date="2013-10-14T02:06:00Z">
              <w:r>
                <w:delText xml:space="preserve">    &lt;/xs:annotation&gt;</w:delText>
              </w:r>
            </w:del>
          </w:p>
          <w:p w14:paraId="7C732B7F" w14:textId="77777777" w:rsidR="00766893" w:rsidRDefault="00766893" w:rsidP="00766893">
            <w:pPr>
              <w:pStyle w:val="XML1"/>
              <w:rPr>
                <w:del w:id="4846" w:author="aas" w:date="2013-10-14T02:06:00Z"/>
              </w:rPr>
            </w:pPr>
          </w:p>
          <w:p w14:paraId="6958A7C9" w14:textId="77777777" w:rsidR="00766893" w:rsidRDefault="00766893" w:rsidP="00766893">
            <w:pPr>
              <w:pStyle w:val="XML1"/>
              <w:rPr>
                <w:del w:id="4847" w:author="aas" w:date="2013-10-14T02:06:00Z"/>
              </w:rPr>
            </w:pPr>
            <w:del w:id="4848" w:author="aas" w:date="2013-10-14T02:06:00Z">
              <w:r>
                <w:delText xml:space="preserve">    &lt;xs:sequence&gt;</w:delText>
              </w:r>
            </w:del>
          </w:p>
          <w:p w14:paraId="0929C594" w14:textId="77777777" w:rsidR="00766893" w:rsidRDefault="00766893" w:rsidP="00766893">
            <w:pPr>
              <w:pStyle w:val="XML1"/>
              <w:rPr>
                <w:del w:id="4849" w:author="aas" w:date="2013-10-14T02:06:00Z"/>
              </w:rPr>
            </w:pPr>
            <w:del w:id="4850" w:author="aas" w:date="2013-10-14T02:06:00Z">
              <w:r>
                <w:delText xml:space="preserve">      &lt;xs:element name="rate"  type="OFPortRateType"&gt;</w:delText>
              </w:r>
            </w:del>
          </w:p>
          <w:p w14:paraId="228D8666" w14:textId="77777777" w:rsidR="00766893" w:rsidRDefault="00766893" w:rsidP="00766893">
            <w:pPr>
              <w:pStyle w:val="XML1"/>
              <w:rPr>
                <w:del w:id="4851" w:author="aas" w:date="2013-10-14T02:06:00Z"/>
              </w:rPr>
            </w:pPr>
            <w:del w:id="4852" w:author="aas" w:date="2013-10-14T02:06:00Z">
              <w:r>
                <w:delText xml:space="preserve">        &lt;xs:annotation&gt;</w:delText>
              </w:r>
            </w:del>
          </w:p>
          <w:p w14:paraId="2A69C369" w14:textId="77777777" w:rsidR="00766893" w:rsidRDefault="00766893" w:rsidP="00766893">
            <w:pPr>
              <w:pStyle w:val="XML1"/>
              <w:rPr>
                <w:del w:id="4853" w:author="aas" w:date="2013-10-14T02:06:00Z"/>
              </w:rPr>
            </w:pPr>
            <w:del w:id="4854" w:author="aas" w:date="2013-10-14T02:06:00Z">
              <w:r>
                <w:delText xml:space="preserve">          &lt;xs:documentation&gt;</w:delText>
              </w:r>
            </w:del>
          </w:p>
          <w:p w14:paraId="367A4A25" w14:textId="77777777" w:rsidR="00766893" w:rsidRDefault="00766893" w:rsidP="00766893">
            <w:pPr>
              <w:pStyle w:val="XML1"/>
              <w:rPr>
                <w:del w:id="4855" w:author="aas" w:date="2013-10-14T02:06:00Z"/>
              </w:rPr>
            </w:pPr>
            <w:del w:id="4856" w:author="aas" w:date="2013-10-14T02:06:00Z">
              <w:r>
                <w:delText xml:space="preserve">            The transmission rate that is currently used.</w:delText>
              </w:r>
            </w:del>
          </w:p>
          <w:p w14:paraId="0C7B2D5C" w14:textId="77777777" w:rsidR="00766893" w:rsidRDefault="00766893" w:rsidP="00766893">
            <w:pPr>
              <w:pStyle w:val="XML1"/>
              <w:rPr>
                <w:del w:id="4857" w:author="aas" w:date="2013-10-14T02:06:00Z"/>
              </w:rPr>
            </w:pPr>
            <w:del w:id="4858" w:author="aas" w:date="2013-10-14T02:06:00Z">
              <w:r>
                <w:delText xml:space="preserve">            The value MUST indicate a valid forwarding rate.  </w:delText>
              </w:r>
            </w:del>
          </w:p>
          <w:p w14:paraId="6C87D393" w14:textId="77777777" w:rsidR="00766893" w:rsidRDefault="00766893" w:rsidP="00766893">
            <w:pPr>
              <w:pStyle w:val="XML1"/>
              <w:rPr>
                <w:del w:id="4859" w:author="aas" w:date="2013-10-14T02:06:00Z"/>
              </w:rPr>
            </w:pPr>
            <w:del w:id="4860" w:author="aas" w:date="2013-10-14T02:06:00Z">
              <w:r>
                <w:delText xml:space="preserve">                  </w:delText>
              </w:r>
            </w:del>
          </w:p>
          <w:p w14:paraId="31CC8E3D" w14:textId="77777777" w:rsidR="00766893" w:rsidRDefault="00766893" w:rsidP="00766893">
            <w:pPr>
              <w:pStyle w:val="XML1"/>
              <w:rPr>
                <w:del w:id="4861" w:author="aas" w:date="2013-10-14T02:06:00Z"/>
              </w:rPr>
            </w:pPr>
            <w:del w:id="4862" w:author="aas" w:date="2013-10-14T02:06:00Z">
              <w:r>
                <w:delText xml:space="preserve">            The current Port Feature set MUST contain this element</w:delText>
              </w:r>
            </w:del>
          </w:p>
          <w:p w14:paraId="0F7979ED" w14:textId="77777777" w:rsidR="00766893" w:rsidRDefault="00766893" w:rsidP="00766893">
            <w:pPr>
              <w:pStyle w:val="XML1"/>
              <w:rPr>
                <w:del w:id="4863" w:author="aas" w:date="2013-10-14T02:06:00Z"/>
              </w:rPr>
            </w:pPr>
            <w:del w:id="4864" w:author="aas" w:date="2013-10-14T02:06:00Z">
              <w:r>
                <w:delText xml:space="preserve">            exactly once.  The other Port Feature sets MAY contain this</w:delText>
              </w:r>
            </w:del>
          </w:p>
          <w:p w14:paraId="424742AD" w14:textId="77777777" w:rsidR="00766893" w:rsidRDefault="00766893" w:rsidP="00766893">
            <w:pPr>
              <w:pStyle w:val="XML1"/>
              <w:rPr>
                <w:del w:id="4865" w:author="aas" w:date="2013-10-14T02:06:00Z"/>
              </w:rPr>
            </w:pPr>
            <w:del w:id="4866" w:author="aas" w:date="2013-10-14T02:06:00Z">
              <w:r>
                <w:delText xml:space="preserve">            element more than once.  If this element appears more than</w:delText>
              </w:r>
            </w:del>
          </w:p>
          <w:p w14:paraId="42D5CEEC" w14:textId="77777777" w:rsidR="00766893" w:rsidRDefault="00766893" w:rsidP="00766893">
            <w:pPr>
              <w:pStyle w:val="XML1"/>
              <w:rPr>
                <w:del w:id="4867" w:author="aas" w:date="2013-10-14T02:06:00Z"/>
              </w:rPr>
            </w:pPr>
            <w:del w:id="4868" w:author="aas" w:date="2013-10-14T02:06:00Z">
              <w:r>
                <w:delText xml:space="preserve">            once in a Port Feature set than the value MUST be unique</w:delText>
              </w:r>
            </w:del>
          </w:p>
          <w:p w14:paraId="1F70190A" w14:textId="77777777" w:rsidR="00766893" w:rsidRDefault="00766893" w:rsidP="00766893">
            <w:pPr>
              <w:pStyle w:val="XML1"/>
              <w:rPr>
                <w:del w:id="4869" w:author="aas" w:date="2013-10-14T02:06:00Z"/>
              </w:rPr>
            </w:pPr>
            <w:del w:id="4870" w:author="aas" w:date="2013-10-14T02:06:00Z">
              <w:r>
                <w:delText xml:space="preserve">            within the Port Feature set.</w:delText>
              </w:r>
            </w:del>
          </w:p>
          <w:p w14:paraId="2A7D5E4A" w14:textId="77777777" w:rsidR="00766893" w:rsidRDefault="00766893" w:rsidP="00766893">
            <w:pPr>
              <w:pStyle w:val="XML1"/>
              <w:rPr>
                <w:del w:id="4871" w:author="aas" w:date="2013-10-14T02:06:00Z"/>
              </w:rPr>
            </w:pPr>
            <w:del w:id="4872" w:author="aas" w:date="2013-10-14T02:06:00Z">
              <w:r>
                <w:delText xml:space="preserve">          &lt;/xs:documentation&gt;</w:delText>
              </w:r>
            </w:del>
          </w:p>
          <w:p w14:paraId="26970591" w14:textId="77777777" w:rsidR="00766893" w:rsidRDefault="00766893" w:rsidP="00766893">
            <w:pPr>
              <w:pStyle w:val="XML1"/>
              <w:rPr>
                <w:del w:id="4873" w:author="aas" w:date="2013-10-14T02:06:00Z"/>
              </w:rPr>
            </w:pPr>
            <w:del w:id="4874" w:author="aas" w:date="2013-10-14T02:06:00Z">
              <w:r>
                <w:delText xml:space="preserve">        &lt;/xs:annotation&gt;</w:delText>
              </w:r>
            </w:del>
          </w:p>
          <w:p w14:paraId="0ABD4680" w14:textId="77777777" w:rsidR="00766893" w:rsidRDefault="00766893" w:rsidP="00766893">
            <w:pPr>
              <w:pStyle w:val="XML1"/>
              <w:rPr>
                <w:del w:id="4875" w:author="aas" w:date="2013-10-14T02:06:00Z"/>
              </w:rPr>
            </w:pPr>
            <w:del w:id="4876" w:author="aas" w:date="2013-10-14T02:06:00Z">
              <w:r>
                <w:delText xml:space="preserve">      &lt;/xs:element&gt;</w:delText>
              </w:r>
            </w:del>
          </w:p>
          <w:p w14:paraId="1A46402B" w14:textId="77777777" w:rsidR="00766893" w:rsidRDefault="00766893" w:rsidP="00766893">
            <w:pPr>
              <w:pStyle w:val="XML1"/>
              <w:rPr>
                <w:del w:id="4877" w:author="aas" w:date="2013-10-14T02:06:00Z"/>
              </w:rPr>
            </w:pPr>
            <w:del w:id="4878" w:author="aas" w:date="2013-10-14T02:06:00Z">
              <w:r>
                <w:delText xml:space="preserve">      &lt;xs:element name="auto-negotiate"  type="xs:boolean"&gt;</w:delText>
              </w:r>
            </w:del>
          </w:p>
          <w:p w14:paraId="141876C8" w14:textId="77777777" w:rsidR="00766893" w:rsidRDefault="00766893" w:rsidP="00766893">
            <w:pPr>
              <w:pStyle w:val="XML1"/>
              <w:rPr>
                <w:del w:id="4879" w:author="aas" w:date="2013-10-14T02:06:00Z"/>
              </w:rPr>
            </w:pPr>
            <w:del w:id="4880" w:author="aas" w:date="2013-10-14T02:06:00Z">
              <w:r>
                <w:delText xml:space="preserve">        &lt;xs:annotation&gt;</w:delText>
              </w:r>
            </w:del>
          </w:p>
          <w:p w14:paraId="0991A33D" w14:textId="77777777" w:rsidR="00766893" w:rsidRDefault="00766893" w:rsidP="00766893">
            <w:pPr>
              <w:pStyle w:val="XML1"/>
              <w:rPr>
                <w:del w:id="4881" w:author="aas" w:date="2013-10-14T02:06:00Z"/>
              </w:rPr>
            </w:pPr>
            <w:del w:id="4882" w:author="aas" w:date="2013-10-14T02:06:00Z">
              <w:r>
                <w:delText xml:space="preserve">          &lt;xs:documentation&gt;</w:delText>
              </w:r>
            </w:del>
          </w:p>
          <w:p w14:paraId="333000B3" w14:textId="77777777" w:rsidR="00766893" w:rsidRDefault="00766893" w:rsidP="00766893">
            <w:pPr>
              <w:pStyle w:val="XML1"/>
              <w:rPr>
                <w:del w:id="4883" w:author="aas" w:date="2013-10-14T02:06:00Z"/>
              </w:rPr>
            </w:pPr>
            <w:del w:id="4884" w:author="aas" w:date="2013-10-14T02:06:00Z">
              <w:r>
                <w:delText xml:space="preserve">            Specifies the administrative state of the </w:delText>
              </w:r>
            </w:del>
          </w:p>
          <w:p w14:paraId="5397ACF1" w14:textId="77777777" w:rsidR="00766893" w:rsidRDefault="00766893" w:rsidP="00766893">
            <w:pPr>
              <w:pStyle w:val="XML1"/>
              <w:rPr>
                <w:del w:id="4885" w:author="aas" w:date="2013-10-14T02:06:00Z"/>
              </w:rPr>
            </w:pPr>
            <w:del w:id="4886" w:author="aas" w:date="2013-10-14T02:06:00Z">
              <w:r>
                <w:delText xml:space="preserve">            forwarding rate auto-negotiation protocol at this OpenFlow</w:delText>
              </w:r>
            </w:del>
          </w:p>
          <w:p w14:paraId="7CD27230" w14:textId="77777777" w:rsidR="00766893" w:rsidRDefault="00766893" w:rsidP="00766893">
            <w:pPr>
              <w:pStyle w:val="XML1"/>
              <w:rPr>
                <w:del w:id="4887" w:author="aas" w:date="2013-10-14T02:06:00Z"/>
              </w:rPr>
            </w:pPr>
            <w:del w:id="4888" w:author="aas" w:date="2013-10-14T02:06:00Z">
              <w:r>
                <w:delText xml:space="preserve">            Port.</w:delText>
              </w:r>
            </w:del>
          </w:p>
          <w:p w14:paraId="30739712" w14:textId="77777777" w:rsidR="00766893" w:rsidRDefault="00766893" w:rsidP="00766893">
            <w:pPr>
              <w:pStyle w:val="XML1"/>
              <w:rPr>
                <w:del w:id="4889" w:author="aas" w:date="2013-10-14T02:06:00Z"/>
              </w:rPr>
            </w:pPr>
            <w:del w:id="4890" w:author="aas" w:date="2013-10-14T02:06:00Z">
              <w:r>
                <w:delText xml:space="preserve">          &lt;/xs:documentation&gt;</w:delText>
              </w:r>
            </w:del>
          </w:p>
          <w:p w14:paraId="5D775C4A" w14:textId="77777777" w:rsidR="00766893" w:rsidRDefault="00766893" w:rsidP="00766893">
            <w:pPr>
              <w:pStyle w:val="XML1"/>
              <w:rPr>
                <w:del w:id="4891" w:author="aas" w:date="2013-10-14T02:06:00Z"/>
              </w:rPr>
            </w:pPr>
            <w:del w:id="4892" w:author="aas" w:date="2013-10-14T02:06:00Z">
              <w:r>
                <w:delText xml:space="preserve">        &lt;/xs:annotation&gt;</w:delText>
              </w:r>
            </w:del>
          </w:p>
          <w:p w14:paraId="471C590D" w14:textId="77777777" w:rsidR="00766893" w:rsidRDefault="00766893" w:rsidP="00766893">
            <w:pPr>
              <w:pStyle w:val="XML1"/>
              <w:rPr>
                <w:del w:id="4893" w:author="aas" w:date="2013-10-14T02:06:00Z"/>
              </w:rPr>
            </w:pPr>
            <w:del w:id="4894" w:author="aas" w:date="2013-10-14T02:06:00Z">
              <w:r>
                <w:delText xml:space="preserve">      &lt;/xs:element&gt;</w:delText>
              </w:r>
            </w:del>
          </w:p>
          <w:p w14:paraId="25911D38" w14:textId="77777777" w:rsidR="00766893" w:rsidRDefault="00766893" w:rsidP="00766893">
            <w:pPr>
              <w:pStyle w:val="XML1"/>
              <w:rPr>
                <w:del w:id="4895" w:author="aas" w:date="2013-10-14T02:06:00Z"/>
              </w:rPr>
            </w:pPr>
            <w:del w:id="4896" w:author="aas" w:date="2013-10-14T02:06:00Z">
              <w:r>
                <w:delText xml:space="preserve">      &lt;xs:element name="medium"&gt;</w:delText>
              </w:r>
            </w:del>
          </w:p>
          <w:p w14:paraId="4B1AAA7C" w14:textId="77777777" w:rsidR="00766893" w:rsidRDefault="00766893" w:rsidP="00766893">
            <w:pPr>
              <w:pStyle w:val="XML1"/>
              <w:rPr>
                <w:del w:id="4897" w:author="aas" w:date="2013-10-14T02:06:00Z"/>
              </w:rPr>
            </w:pPr>
            <w:del w:id="4898" w:author="aas" w:date="2013-10-14T02:06:00Z">
              <w:r>
                <w:delText xml:space="preserve">        &lt;xs:annotation&gt;</w:delText>
              </w:r>
            </w:del>
          </w:p>
          <w:p w14:paraId="590B3947" w14:textId="77777777" w:rsidR="00766893" w:rsidRDefault="00766893" w:rsidP="00766893">
            <w:pPr>
              <w:pStyle w:val="XML1"/>
              <w:rPr>
                <w:del w:id="4899" w:author="aas" w:date="2013-10-14T02:06:00Z"/>
              </w:rPr>
            </w:pPr>
            <w:del w:id="4900" w:author="aas" w:date="2013-10-14T02:06:00Z">
              <w:r>
                <w:delText xml:space="preserve">          &lt;xs:documentation&gt;</w:delText>
              </w:r>
            </w:del>
          </w:p>
          <w:p w14:paraId="1EA137A8" w14:textId="77777777" w:rsidR="00766893" w:rsidRDefault="00766893" w:rsidP="00766893">
            <w:pPr>
              <w:pStyle w:val="XML1"/>
              <w:rPr>
                <w:del w:id="4901" w:author="aas" w:date="2013-10-14T02:06:00Z"/>
              </w:rPr>
            </w:pPr>
            <w:del w:id="4902" w:author="aas" w:date="2013-10-14T02:06:00Z">
              <w:r>
                <w:delText xml:space="preserve">            This element MUST indicate a valid physical</w:delText>
              </w:r>
            </w:del>
          </w:p>
          <w:p w14:paraId="29E0D9DC" w14:textId="77777777" w:rsidR="00766893" w:rsidRDefault="00766893" w:rsidP="00766893">
            <w:pPr>
              <w:pStyle w:val="XML1"/>
              <w:rPr>
                <w:del w:id="4903" w:author="aas" w:date="2013-10-14T02:06:00Z"/>
              </w:rPr>
            </w:pPr>
            <w:del w:id="4904" w:author="aas" w:date="2013-10-14T02:06:00Z">
              <w:r>
                <w:delText xml:space="preserve">            medium used by the OpenFlow Port.</w:delText>
              </w:r>
            </w:del>
          </w:p>
          <w:p w14:paraId="32129EBF" w14:textId="77777777" w:rsidR="00766893" w:rsidRDefault="00766893" w:rsidP="00766893">
            <w:pPr>
              <w:pStyle w:val="XML1"/>
              <w:rPr>
                <w:del w:id="4905" w:author="aas" w:date="2013-10-14T02:06:00Z"/>
              </w:rPr>
            </w:pPr>
            <w:del w:id="4906" w:author="aas" w:date="2013-10-14T02:06:00Z">
              <w:r>
                <w:delText xml:space="preserve">                  </w:delText>
              </w:r>
            </w:del>
          </w:p>
          <w:p w14:paraId="0F60C65A" w14:textId="77777777" w:rsidR="00766893" w:rsidRDefault="00766893" w:rsidP="00766893">
            <w:pPr>
              <w:pStyle w:val="XML1"/>
              <w:rPr>
                <w:del w:id="4907" w:author="aas" w:date="2013-10-14T02:06:00Z"/>
              </w:rPr>
            </w:pPr>
            <w:del w:id="4908" w:author="aas" w:date="2013-10-14T02:06:00Z">
              <w:r>
                <w:delText xml:space="preserve">            The current Port Feature set MUST contain this element</w:delText>
              </w:r>
            </w:del>
          </w:p>
          <w:p w14:paraId="0EA630AF" w14:textId="77777777" w:rsidR="00766893" w:rsidRDefault="00766893" w:rsidP="00766893">
            <w:pPr>
              <w:pStyle w:val="XML1"/>
              <w:rPr>
                <w:del w:id="4909" w:author="aas" w:date="2013-10-14T02:06:00Z"/>
              </w:rPr>
            </w:pPr>
            <w:del w:id="4910" w:author="aas" w:date="2013-10-14T02:06:00Z">
              <w:r>
                <w:delText xml:space="preserve">            exactly once. The other Port Feature sets MAY contain this</w:delText>
              </w:r>
            </w:del>
          </w:p>
          <w:p w14:paraId="18A64FB7" w14:textId="77777777" w:rsidR="00766893" w:rsidRDefault="00766893" w:rsidP="00766893">
            <w:pPr>
              <w:pStyle w:val="XML1"/>
              <w:rPr>
                <w:del w:id="4911" w:author="aas" w:date="2013-10-14T02:06:00Z"/>
              </w:rPr>
            </w:pPr>
            <w:del w:id="4912" w:author="aas" w:date="2013-10-14T02:06:00Z">
              <w:r>
                <w:delText xml:space="preserve">            element more than once. If this element appears more than</w:delText>
              </w:r>
            </w:del>
          </w:p>
          <w:p w14:paraId="3F4CE46A" w14:textId="77777777" w:rsidR="00766893" w:rsidRDefault="00766893" w:rsidP="00766893">
            <w:pPr>
              <w:pStyle w:val="XML1"/>
              <w:rPr>
                <w:del w:id="4913" w:author="aas" w:date="2013-10-14T02:06:00Z"/>
              </w:rPr>
            </w:pPr>
            <w:del w:id="4914" w:author="aas" w:date="2013-10-14T02:06:00Z">
              <w:r>
                <w:delText xml:space="preserve">            once in a Port Feature set than the value MUST be unique</w:delText>
              </w:r>
            </w:del>
          </w:p>
          <w:p w14:paraId="03E3948C" w14:textId="77777777" w:rsidR="00766893" w:rsidRDefault="00766893" w:rsidP="00766893">
            <w:pPr>
              <w:pStyle w:val="XML1"/>
              <w:rPr>
                <w:del w:id="4915" w:author="aas" w:date="2013-10-14T02:06:00Z"/>
              </w:rPr>
            </w:pPr>
            <w:del w:id="4916" w:author="aas" w:date="2013-10-14T02:06:00Z">
              <w:r>
                <w:delText xml:space="preserve">            within the Port Feature set.</w:delText>
              </w:r>
            </w:del>
          </w:p>
          <w:p w14:paraId="4CC670C3" w14:textId="77777777" w:rsidR="00766893" w:rsidRDefault="00766893" w:rsidP="00766893">
            <w:pPr>
              <w:pStyle w:val="XML1"/>
              <w:rPr>
                <w:del w:id="4917" w:author="aas" w:date="2013-10-14T02:06:00Z"/>
              </w:rPr>
            </w:pPr>
            <w:del w:id="4918" w:author="aas" w:date="2013-10-14T02:06:00Z">
              <w:r>
                <w:delText xml:space="preserve">          &lt;/xs:documentation&gt;</w:delText>
              </w:r>
            </w:del>
          </w:p>
          <w:p w14:paraId="73E0C1A1" w14:textId="77777777" w:rsidR="00766893" w:rsidRDefault="00766893" w:rsidP="00766893">
            <w:pPr>
              <w:pStyle w:val="XML1"/>
              <w:rPr>
                <w:del w:id="4919" w:author="aas" w:date="2013-10-14T02:06:00Z"/>
              </w:rPr>
            </w:pPr>
            <w:del w:id="4920" w:author="aas" w:date="2013-10-14T02:06:00Z">
              <w:r>
                <w:delText xml:space="preserve">        &lt;/xs:annotation&gt;</w:delText>
              </w:r>
            </w:del>
          </w:p>
          <w:p w14:paraId="107120B2" w14:textId="77777777" w:rsidR="00766893" w:rsidRDefault="00766893" w:rsidP="00766893">
            <w:pPr>
              <w:pStyle w:val="XML1"/>
              <w:rPr>
                <w:del w:id="4921" w:author="aas" w:date="2013-10-14T02:06:00Z"/>
              </w:rPr>
            </w:pPr>
            <w:del w:id="4922" w:author="aas" w:date="2013-10-14T02:06:00Z">
              <w:r>
                <w:delText xml:space="preserve">        &lt;xs:simpleType&gt;</w:delText>
              </w:r>
            </w:del>
          </w:p>
          <w:p w14:paraId="5F001305" w14:textId="77777777" w:rsidR="00766893" w:rsidRDefault="00766893" w:rsidP="00766893">
            <w:pPr>
              <w:pStyle w:val="XML1"/>
              <w:rPr>
                <w:del w:id="4923" w:author="aas" w:date="2013-10-14T02:06:00Z"/>
              </w:rPr>
            </w:pPr>
            <w:del w:id="4924" w:author="aas" w:date="2013-10-14T02:06:00Z">
              <w:r>
                <w:delText xml:space="preserve">          &lt;xs:restriction base="xs:string"&gt;</w:delText>
              </w:r>
            </w:del>
          </w:p>
          <w:p w14:paraId="20E69629" w14:textId="77777777" w:rsidR="00766893" w:rsidRDefault="00766893" w:rsidP="00766893">
            <w:pPr>
              <w:pStyle w:val="XML1"/>
              <w:rPr>
                <w:del w:id="4925" w:author="aas" w:date="2013-10-14T02:06:00Z"/>
              </w:rPr>
            </w:pPr>
            <w:del w:id="4926" w:author="aas" w:date="2013-10-14T02:06:00Z">
              <w:r>
                <w:delText xml:space="preserve">            &lt;xs:enumeration value="copper"/&gt;</w:delText>
              </w:r>
            </w:del>
          </w:p>
          <w:p w14:paraId="491B7996" w14:textId="77777777" w:rsidR="00766893" w:rsidRDefault="00766893" w:rsidP="00766893">
            <w:pPr>
              <w:pStyle w:val="XML1"/>
              <w:rPr>
                <w:del w:id="4927" w:author="aas" w:date="2013-10-14T02:06:00Z"/>
              </w:rPr>
            </w:pPr>
            <w:del w:id="4928" w:author="aas" w:date="2013-10-14T02:06:00Z">
              <w:r>
                <w:delText xml:space="preserve">            &lt;xs:enumeration value="fiber"/&gt;</w:delText>
              </w:r>
            </w:del>
          </w:p>
          <w:p w14:paraId="3E144F67" w14:textId="77777777" w:rsidR="00766893" w:rsidRDefault="00766893" w:rsidP="00766893">
            <w:pPr>
              <w:pStyle w:val="XML1"/>
              <w:rPr>
                <w:del w:id="4929" w:author="aas" w:date="2013-10-14T02:06:00Z"/>
              </w:rPr>
            </w:pPr>
            <w:del w:id="4930" w:author="aas" w:date="2013-10-14T02:06:00Z">
              <w:r>
                <w:delText xml:space="preserve">          &lt;/xs:restriction&gt;</w:delText>
              </w:r>
            </w:del>
          </w:p>
          <w:p w14:paraId="2C36E914" w14:textId="77777777" w:rsidR="00766893" w:rsidRDefault="00766893" w:rsidP="00766893">
            <w:pPr>
              <w:pStyle w:val="XML1"/>
              <w:rPr>
                <w:del w:id="4931" w:author="aas" w:date="2013-10-14T02:06:00Z"/>
              </w:rPr>
            </w:pPr>
            <w:del w:id="4932" w:author="aas" w:date="2013-10-14T02:06:00Z">
              <w:r>
                <w:delText xml:space="preserve">        &lt;/xs:simpleType&gt;</w:delText>
              </w:r>
            </w:del>
          </w:p>
          <w:p w14:paraId="519862C1" w14:textId="77777777" w:rsidR="00766893" w:rsidRDefault="00766893" w:rsidP="00766893">
            <w:pPr>
              <w:pStyle w:val="XML1"/>
              <w:rPr>
                <w:del w:id="4933" w:author="aas" w:date="2013-10-14T02:06:00Z"/>
              </w:rPr>
            </w:pPr>
            <w:del w:id="4934" w:author="aas" w:date="2013-10-14T02:06:00Z">
              <w:r>
                <w:delText xml:space="preserve">      &lt;/xs:element&gt;</w:delText>
              </w:r>
            </w:del>
          </w:p>
          <w:p w14:paraId="5E1172AF" w14:textId="77777777" w:rsidR="00766893" w:rsidRDefault="00766893" w:rsidP="00766893">
            <w:pPr>
              <w:pStyle w:val="XML1"/>
              <w:rPr>
                <w:del w:id="4935" w:author="aas" w:date="2013-10-14T02:06:00Z"/>
              </w:rPr>
            </w:pPr>
            <w:del w:id="4936" w:author="aas" w:date="2013-10-14T02:06:00Z">
              <w:r>
                <w:delText xml:space="preserve">      &lt;xs:element name="pause"&gt;</w:delText>
              </w:r>
            </w:del>
          </w:p>
          <w:p w14:paraId="5E6984FB" w14:textId="77777777" w:rsidR="00766893" w:rsidRDefault="00766893" w:rsidP="00766893">
            <w:pPr>
              <w:pStyle w:val="XML1"/>
              <w:rPr>
                <w:del w:id="4937" w:author="aas" w:date="2013-10-14T02:06:00Z"/>
              </w:rPr>
            </w:pPr>
            <w:del w:id="4938" w:author="aas" w:date="2013-10-14T02:06:00Z">
              <w:r>
                <w:delText xml:space="preserve">        &lt;xs:annotation&gt;</w:delText>
              </w:r>
            </w:del>
          </w:p>
          <w:p w14:paraId="111F701F" w14:textId="77777777" w:rsidR="00766893" w:rsidRDefault="00766893" w:rsidP="00766893">
            <w:pPr>
              <w:pStyle w:val="XML1"/>
              <w:rPr>
                <w:del w:id="4939" w:author="aas" w:date="2013-10-14T02:06:00Z"/>
              </w:rPr>
            </w:pPr>
            <w:del w:id="4940" w:author="aas" w:date="2013-10-14T02:06:00Z">
              <w:r>
                <w:delText xml:space="preserve">          &lt;xs:documentation&gt;</w:delText>
              </w:r>
            </w:del>
          </w:p>
          <w:p w14:paraId="7E1D0E0E" w14:textId="77777777" w:rsidR="00766893" w:rsidRDefault="00766893" w:rsidP="00766893">
            <w:pPr>
              <w:pStyle w:val="XML1"/>
              <w:rPr>
                <w:del w:id="4941" w:author="aas" w:date="2013-10-14T02:06:00Z"/>
              </w:rPr>
            </w:pPr>
            <w:del w:id="4942" w:author="aas" w:date="2013-10-14T02:06:00Z">
              <w:r>
                <w:delText xml:space="preserve">            Specifies if pausing of transmission is</w:delText>
              </w:r>
            </w:del>
          </w:p>
          <w:p w14:paraId="3BB12327" w14:textId="77777777" w:rsidR="00766893" w:rsidRDefault="00766893" w:rsidP="00766893">
            <w:pPr>
              <w:pStyle w:val="XML1"/>
              <w:rPr>
                <w:del w:id="4943" w:author="aas" w:date="2013-10-14T02:06:00Z"/>
              </w:rPr>
            </w:pPr>
            <w:del w:id="4944" w:author="aas" w:date="2013-10-14T02:06:00Z">
              <w:r>
                <w:delText xml:space="preserve">            supported at all and if yes if it is asymmetric or</w:delText>
              </w:r>
            </w:del>
          </w:p>
          <w:p w14:paraId="159E5095" w14:textId="77777777" w:rsidR="00766893" w:rsidRDefault="00766893" w:rsidP="00766893">
            <w:pPr>
              <w:pStyle w:val="XML1"/>
              <w:rPr>
                <w:del w:id="4945" w:author="aas" w:date="2013-10-14T02:06:00Z"/>
              </w:rPr>
            </w:pPr>
            <w:del w:id="4946" w:author="aas" w:date="2013-10-14T02:06:00Z">
              <w:r>
                <w:delText xml:space="preserve">            symmetric.</w:delText>
              </w:r>
            </w:del>
          </w:p>
          <w:p w14:paraId="75862D8E" w14:textId="77777777" w:rsidR="00766893" w:rsidRDefault="00766893" w:rsidP="00766893">
            <w:pPr>
              <w:pStyle w:val="XML1"/>
              <w:rPr>
                <w:del w:id="4947" w:author="aas" w:date="2013-10-14T02:06:00Z"/>
              </w:rPr>
            </w:pPr>
            <w:del w:id="4948" w:author="aas" w:date="2013-10-14T02:06:00Z">
              <w:r>
                <w:delText xml:space="preserve">          &lt;/xs:documentation&gt;</w:delText>
              </w:r>
            </w:del>
          </w:p>
          <w:p w14:paraId="378EA117" w14:textId="77777777" w:rsidR="00766893" w:rsidRDefault="00766893" w:rsidP="00766893">
            <w:pPr>
              <w:pStyle w:val="XML1"/>
              <w:rPr>
                <w:del w:id="4949" w:author="aas" w:date="2013-10-14T02:06:00Z"/>
              </w:rPr>
            </w:pPr>
            <w:del w:id="4950" w:author="aas" w:date="2013-10-14T02:06:00Z">
              <w:r>
                <w:delText xml:space="preserve">        &lt;/xs:annotation&gt;</w:delText>
              </w:r>
            </w:del>
          </w:p>
          <w:p w14:paraId="75C6B69C" w14:textId="77777777" w:rsidR="00766893" w:rsidRDefault="00766893" w:rsidP="00766893">
            <w:pPr>
              <w:pStyle w:val="XML1"/>
              <w:rPr>
                <w:del w:id="4951" w:author="aas" w:date="2013-10-14T02:06:00Z"/>
              </w:rPr>
            </w:pPr>
            <w:del w:id="4952" w:author="aas" w:date="2013-10-14T02:06:00Z">
              <w:r>
                <w:delText xml:space="preserve">        &lt;xs:simpleType&gt;</w:delText>
              </w:r>
            </w:del>
          </w:p>
          <w:p w14:paraId="635874E8" w14:textId="77777777" w:rsidR="00766893" w:rsidRDefault="00766893" w:rsidP="00766893">
            <w:pPr>
              <w:pStyle w:val="XML1"/>
              <w:rPr>
                <w:del w:id="4953" w:author="aas" w:date="2013-10-14T02:06:00Z"/>
              </w:rPr>
            </w:pPr>
            <w:del w:id="4954" w:author="aas" w:date="2013-10-14T02:06:00Z">
              <w:r>
                <w:delText xml:space="preserve">          &lt;xs:restriction base="xs:string"&gt;</w:delText>
              </w:r>
            </w:del>
          </w:p>
          <w:p w14:paraId="5389DA65" w14:textId="77777777" w:rsidR="00766893" w:rsidRDefault="00766893" w:rsidP="00766893">
            <w:pPr>
              <w:pStyle w:val="XML1"/>
              <w:rPr>
                <w:del w:id="4955" w:author="aas" w:date="2013-10-14T02:06:00Z"/>
              </w:rPr>
            </w:pPr>
            <w:del w:id="4956" w:author="aas" w:date="2013-10-14T02:06:00Z">
              <w:r>
                <w:delText xml:space="preserve">            &lt;xs:enumeration value="unsupported"/&gt;</w:delText>
              </w:r>
            </w:del>
          </w:p>
          <w:p w14:paraId="6A8C4708" w14:textId="77777777" w:rsidR="00766893" w:rsidRDefault="00766893" w:rsidP="00766893">
            <w:pPr>
              <w:pStyle w:val="XML1"/>
              <w:rPr>
                <w:del w:id="4957" w:author="aas" w:date="2013-10-14T02:06:00Z"/>
              </w:rPr>
            </w:pPr>
            <w:del w:id="4958" w:author="aas" w:date="2013-10-14T02:06:00Z">
              <w:r>
                <w:delText xml:space="preserve">            &lt;xs:enumeration value="symmetric"/&gt;</w:delText>
              </w:r>
            </w:del>
          </w:p>
          <w:p w14:paraId="228DDECA" w14:textId="77777777" w:rsidR="00766893" w:rsidRDefault="00766893" w:rsidP="00766893">
            <w:pPr>
              <w:pStyle w:val="XML1"/>
              <w:rPr>
                <w:del w:id="4959" w:author="aas" w:date="2013-10-14T02:06:00Z"/>
              </w:rPr>
            </w:pPr>
            <w:del w:id="4960" w:author="aas" w:date="2013-10-14T02:06:00Z">
              <w:r>
                <w:delText xml:space="preserve">            &lt;xs:enumeration value="asymmetric"/&gt;</w:delText>
              </w:r>
            </w:del>
          </w:p>
          <w:p w14:paraId="37A8BFE7" w14:textId="77777777" w:rsidR="00766893" w:rsidRDefault="00766893" w:rsidP="00766893">
            <w:pPr>
              <w:pStyle w:val="XML1"/>
              <w:rPr>
                <w:del w:id="4961" w:author="aas" w:date="2013-10-14T02:06:00Z"/>
              </w:rPr>
            </w:pPr>
            <w:del w:id="4962" w:author="aas" w:date="2013-10-14T02:06:00Z">
              <w:r>
                <w:delText xml:space="preserve">          &lt;/xs:restriction&gt;</w:delText>
              </w:r>
            </w:del>
          </w:p>
          <w:p w14:paraId="5FD6D68F" w14:textId="77777777" w:rsidR="00766893" w:rsidRDefault="00766893" w:rsidP="00766893">
            <w:pPr>
              <w:pStyle w:val="XML1"/>
              <w:rPr>
                <w:del w:id="4963" w:author="aas" w:date="2013-10-14T02:06:00Z"/>
              </w:rPr>
            </w:pPr>
            <w:del w:id="4964" w:author="aas" w:date="2013-10-14T02:06:00Z">
              <w:r>
                <w:delText xml:space="preserve">        &lt;/xs:simpleType&gt;</w:delText>
              </w:r>
            </w:del>
          </w:p>
          <w:p w14:paraId="4FF21D64" w14:textId="77777777" w:rsidR="00766893" w:rsidRDefault="00766893" w:rsidP="00766893">
            <w:pPr>
              <w:pStyle w:val="XML1"/>
              <w:rPr>
                <w:del w:id="4965" w:author="aas" w:date="2013-10-14T02:06:00Z"/>
              </w:rPr>
            </w:pPr>
            <w:del w:id="4966" w:author="aas" w:date="2013-10-14T02:06:00Z">
              <w:r>
                <w:delText xml:space="preserve">      &lt;/xs:element&gt;</w:delText>
              </w:r>
            </w:del>
          </w:p>
          <w:p w14:paraId="165E5F52" w14:textId="77777777" w:rsidR="00766893" w:rsidRDefault="00766893" w:rsidP="00766893">
            <w:pPr>
              <w:pStyle w:val="XML1"/>
              <w:rPr>
                <w:del w:id="4967" w:author="aas" w:date="2013-10-14T02:06:00Z"/>
              </w:rPr>
            </w:pPr>
            <w:del w:id="4968" w:author="aas" w:date="2013-10-14T02:06:00Z">
              <w:r>
                <w:delText xml:space="preserve">    &lt;/xs:sequence&gt;</w:delText>
              </w:r>
            </w:del>
          </w:p>
          <w:p w14:paraId="3D7B8609" w14:textId="77777777" w:rsidR="00766893" w:rsidRDefault="00766893" w:rsidP="00766893">
            <w:pPr>
              <w:pStyle w:val="XML1"/>
              <w:rPr>
                <w:del w:id="4969" w:author="aas" w:date="2013-10-14T02:06:00Z"/>
              </w:rPr>
            </w:pPr>
            <w:del w:id="4970" w:author="aas" w:date="2013-10-14T02:06:00Z">
              <w:r>
                <w:delText xml:space="preserve">  &lt;/xs:group&gt;</w:delText>
              </w:r>
            </w:del>
          </w:p>
          <w:p w14:paraId="46D1D86B" w14:textId="77777777" w:rsidR="00766893" w:rsidRDefault="00766893" w:rsidP="00766893">
            <w:pPr>
              <w:pStyle w:val="XML1"/>
              <w:rPr>
                <w:del w:id="4971" w:author="aas" w:date="2013-10-14T02:06:00Z"/>
              </w:rPr>
            </w:pPr>
          </w:p>
          <w:p w14:paraId="7B684FD8" w14:textId="77777777" w:rsidR="00766893" w:rsidRDefault="00766893" w:rsidP="00766893">
            <w:pPr>
              <w:pStyle w:val="XML1"/>
              <w:rPr>
                <w:del w:id="4972" w:author="aas" w:date="2013-10-14T02:06:00Z"/>
              </w:rPr>
            </w:pPr>
            <w:del w:id="4973" w:author="aas" w:date="2013-10-14T02:06:00Z">
              <w:r>
                <w:delText xml:space="preserve">  &lt;xs:group name="OFPortOtherFeatureListType"&gt;</w:delText>
              </w:r>
            </w:del>
          </w:p>
          <w:p w14:paraId="6BCBFC8A" w14:textId="77777777" w:rsidR="00766893" w:rsidRDefault="00766893" w:rsidP="00766893">
            <w:pPr>
              <w:pStyle w:val="XML1"/>
              <w:rPr>
                <w:del w:id="4974" w:author="aas" w:date="2013-10-14T02:06:00Z"/>
              </w:rPr>
            </w:pPr>
            <w:del w:id="4975" w:author="aas" w:date="2013-10-14T02:06:00Z">
              <w:r>
                <w:delText xml:space="preserve">    &lt;xs:annotation&gt;</w:delText>
              </w:r>
            </w:del>
          </w:p>
          <w:p w14:paraId="0BA429B4" w14:textId="77777777" w:rsidR="00766893" w:rsidRDefault="00766893" w:rsidP="00766893">
            <w:pPr>
              <w:pStyle w:val="XML1"/>
              <w:rPr>
                <w:del w:id="4976" w:author="aas" w:date="2013-10-14T02:06:00Z"/>
              </w:rPr>
            </w:pPr>
            <w:del w:id="4977" w:author="aas" w:date="2013-10-14T02:06:00Z">
              <w:r>
                <w:delText xml:space="preserve">      &lt;xs:documentation&gt;</w:delText>
              </w:r>
            </w:del>
          </w:p>
          <w:p w14:paraId="33E0A3B3" w14:textId="77777777" w:rsidR="00766893" w:rsidRDefault="00766893" w:rsidP="00766893">
            <w:pPr>
              <w:pStyle w:val="XML1"/>
              <w:rPr>
                <w:del w:id="4978" w:author="aas" w:date="2013-10-14T02:06:00Z"/>
              </w:rPr>
            </w:pPr>
            <w:del w:id="4979" w:author="aas" w:date="2013-10-14T02:06:00Z">
              <w:r>
                <w:delText xml:space="preserve">        The features of a port that are supported or</w:delText>
              </w:r>
            </w:del>
          </w:p>
          <w:p w14:paraId="4BF4E48A" w14:textId="77777777" w:rsidR="00766893" w:rsidRDefault="00766893" w:rsidP="00766893">
            <w:pPr>
              <w:pStyle w:val="XML1"/>
              <w:rPr>
                <w:del w:id="4980" w:author="aas" w:date="2013-10-14T02:06:00Z"/>
              </w:rPr>
            </w:pPr>
            <w:del w:id="4981" w:author="aas" w:date="2013-10-14T02:06:00Z">
              <w:r>
                <w:delText xml:space="preserve">        advertised.</w:delText>
              </w:r>
            </w:del>
          </w:p>
          <w:p w14:paraId="0CF06C29" w14:textId="77777777" w:rsidR="00766893" w:rsidRDefault="00766893" w:rsidP="00766893">
            <w:pPr>
              <w:pStyle w:val="XML1"/>
              <w:rPr>
                <w:del w:id="4982" w:author="aas" w:date="2013-10-14T02:06:00Z"/>
              </w:rPr>
            </w:pPr>
          </w:p>
          <w:p w14:paraId="7E721531" w14:textId="77777777" w:rsidR="00766893" w:rsidRDefault="00766893" w:rsidP="00766893">
            <w:pPr>
              <w:pStyle w:val="XML1"/>
              <w:rPr>
                <w:del w:id="4983" w:author="aas" w:date="2013-10-14T02:06:00Z"/>
              </w:rPr>
            </w:pPr>
            <w:del w:id="4984" w:author="aas" w:date="2013-10-14T02:06:00Z">
              <w:r>
                <w:delText xml:space="preserve">        If the elements in the OFPortOtherFeatureListType ares used</w:delText>
              </w:r>
            </w:del>
          </w:p>
          <w:p w14:paraId="79A3F0C2" w14:textId="77777777" w:rsidR="00766893" w:rsidRDefault="00766893" w:rsidP="00766893">
            <w:pPr>
              <w:pStyle w:val="XML1"/>
              <w:rPr>
                <w:del w:id="4985" w:author="aas" w:date="2013-10-14T02:06:00Z"/>
              </w:rPr>
            </w:pPr>
            <w:del w:id="4986" w:author="aas" w:date="2013-10-14T02:06:00Z">
              <w:r>
                <w:delText xml:space="preserve">        as configurable elements the NETCONF &amp;lt;edit-config&amp;gt; operations</w:delText>
              </w:r>
            </w:del>
          </w:p>
          <w:p w14:paraId="21583B57" w14:textId="77777777" w:rsidR="00766893" w:rsidRDefault="00766893" w:rsidP="00766893">
            <w:pPr>
              <w:pStyle w:val="XML1"/>
              <w:rPr>
                <w:del w:id="4987" w:author="aas" w:date="2013-10-14T02:06:00Z"/>
              </w:rPr>
            </w:pPr>
            <w:del w:id="4988" w:author="aas" w:date="2013-10-14T02:06:00Z">
              <w:r>
                <w:delText xml:space="preserve">        MUST be implemented as follows: </w:delText>
              </w:r>
            </w:del>
          </w:p>
          <w:p w14:paraId="50E92BA2" w14:textId="77777777" w:rsidR="00766893" w:rsidRDefault="00766893" w:rsidP="00766893">
            <w:pPr>
              <w:pStyle w:val="XML1"/>
              <w:rPr>
                <w:del w:id="4989" w:author="aas" w:date="2013-10-14T02:06:00Z"/>
              </w:rPr>
            </w:pPr>
          </w:p>
          <w:p w14:paraId="1C3BB414" w14:textId="77777777" w:rsidR="00766893" w:rsidRDefault="00766893" w:rsidP="00766893">
            <w:pPr>
              <w:pStyle w:val="XML1"/>
              <w:rPr>
                <w:del w:id="4990" w:author="aas" w:date="2013-10-14T02:06:00Z"/>
              </w:rPr>
            </w:pPr>
            <w:del w:id="4991" w:author="aas" w:date="2013-10-14T02:06:00Z">
              <w:r>
                <w:delText xml:space="preserve">        * The 'resource-id' element MUST be present in the path or in</w:delText>
              </w:r>
            </w:del>
          </w:p>
          <w:p w14:paraId="39782F05" w14:textId="77777777" w:rsidR="00766893" w:rsidRDefault="00766893" w:rsidP="00766893">
            <w:pPr>
              <w:pStyle w:val="XML1"/>
              <w:rPr>
                <w:del w:id="4992" w:author="aas" w:date="2013-10-14T02:06:00Z"/>
              </w:rPr>
            </w:pPr>
            <w:del w:id="4993" w:author="aas" w:date="2013-10-14T02:06:00Z">
              <w:r>
                <w:delText xml:space="preserve">        the filter at all &amp;lt;edit-config&amp;gt; operations to identify the</w:delText>
              </w:r>
            </w:del>
          </w:p>
          <w:p w14:paraId="52B09ECB" w14:textId="77777777" w:rsidR="00766893" w:rsidRDefault="00766893" w:rsidP="00766893">
            <w:pPr>
              <w:pStyle w:val="XML1"/>
              <w:rPr>
                <w:del w:id="4994" w:author="aas" w:date="2013-10-14T02:06:00Z"/>
              </w:rPr>
            </w:pPr>
            <w:del w:id="4995" w:author="aas" w:date="2013-10-14T02:06:00Z">
              <w:r>
                <w:delText xml:space="preserve">        resource.</w:delText>
              </w:r>
            </w:del>
          </w:p>
          <w:p w14:paraId="5CC8B2A0" w14:textId="77777777" w:rsidR="00766893" w:rsidRDefault="00766893" w:rsidP="00766893">
            <w:pPr>
              <w:pStyle w:val="XML1"/>
              <w:rPr>
                <w:del w:id="4996" w:author="aas" w:date="2013-10-14T02:06:00Z"/>
              </w:rPr>
            </w:pPr>
            <w:del w:id="4997" w:author="aas" w:date="2013-10-14T02:06:00Z">
              <w:r>
                <w:delText xml:space="preserve">        * If the operation is 'merge' or 'replace', the element is</w:delText>
              </w:r>
            </w:del>
          </w:p>
          <w:p w14:paraId="1A799F03" w14:textId="77777777" w:rsidR="00766893" w:rsidRDefault="00766893" w:rsidP="00766893">
            <w:pPr>
              <w:pStyle w:val="XML1"/>
              <w:rPr>
                <w:del w:id="4998" w:author="aas" w:date="2013-10-14T02:06:00Z"/>
              </w:rPr>
            </w:pPr>
            <w:del w:id="4999" w:author="aas" w:date="2013-10-14T02:06:00Z">
              <w:r>
                <w:delText xml:space="preserve">        created if it does not exist, and its value is set to the</w:delText>
              </w:r>
            </w:del>
          </w:p>
          <w:p w14:paraId="46D5E55F" w14:textId="77777777" w:rsidR="00766893" w:rsidRDefault="00766893" w:rsidP="00766893">
            <w:pPr>
              <w:pStyle w:val="XML1"/>
              <w:rPr>
                <w:del w:id="5000" w:author="aas" w:date="2013-10-14T02:06:00Z"/>
              </w:rPr>
            </w:pPr>
            <w:del w:id="5001" w:author="aas" w:date="2013-10-14T02:06:00Z">
              <w:r>
                <w:delText xml:space="preserve">        value found in the XML RPC data.</w:delText>
              </w:r>
            </w:del>
          </w:p>
          <w:p w14:paraId="16CD3898" w14:textId="77777777" w:rsidR="00766893" w:rsidRDefault="00766893" w:rsidP="00766893">
            <w:pPr>
              <w:pStyle w:val="XML1"/>
              <w:rPr>
                <w:del w:id="5002" w:author="aas" w:date="2013-10-14T02:06:00Z"/>
              </w:rPr>
            </w:pPr>
            <w:del w:id="5003" w:author="aas" w:date="2013-10-14T02:06:00Z">
              <w:r>
                <w:delText xml:space="preserve">        * If the operation is 'create', the element is created if it</w:delText>
              </w:r>
            </w:del>
          </w:p>
          <w:p w14:paraId="5A00D2D8" w14:textId="77777777" w:rsidR="00766893" w:rsidRDefault="00766893" w:rsidP="00766893">
            <w:pPr>
              <w:pStyle w:val="XML1"/>
              <w:rPr>
                <w:del w:id="5004" w:author="aas" w:date="2013-10-14T02:06:00Z"/>
              </w:rPr>
            </w:pPr>
            <w:del w:id="5005" w:author="aas" w:date="2013-10-14T02:06:00Z">
              <w:r>
                <w:delText xml:space="preserve">        does not exist. If the element already exists, a</w:delText>
              </w:r>
            </w:del>
          </w:p>
          <w:p w14:paraId="6CA58813" w14:textId="77777777" w:rsidR="00766893" w:rsidRDefault="00766893" w:rsidP="00766893">
            <w:pPr>
              <w:pStyle w:val="XML1"/>
              <w:rPr>
                <w:del w:id="5006" w:author="aas" w:date="2013-10-14T02:06:00Z"/>
              </w:rPr>
            </w:pPr>
            <w:del w:id="5007" w:author="aas" w:date="2013-10-14T02:06:00Z">
              <w:r>
                <w:delText xml:space="preserve">        'data</w:delText>
              </w:r>
              <w:r>
                <w:rPr>
                  <w:rFonts w:ascii="MS Mincho" w:eastAsia="MS Mincho" w:hAnsi="MS Mincho" w:cs="MS Mincho" w:hint="eastAsia"/>
                </w:rPr>
                <w:delText>‑</w:delText>
              </w:r>
              <w:r>
                <w:delText>exists' error is returned.</w:delText>
              </w:r>
            </w:del>
          </w:p>
          <w:p w14:paraId="2562386A" w14:textId="77777777" w:rsidR="00766893" w:rsidRDefault="00766893" w:rsidP="00766893">
            <w:pPr>
              <w:pStyle w:val="XML1"/>
              <w:rPr>
                <w:del w:id="5008" w:author="aas" w:date="2013-10-14T02:06:00Z"/>
              </w:rPr>
            </w:pPr>
            <w:del w:id="5009" w:author="aas" w:date="2013-10-14T02:06:00Z">
              <w:r>
                <w:delText xml:space="preserve">        * If the operation is 'delete', the element is deleted if it</w:delText>
              </w:r>
            </w:del>
          </w:p>
          <w:p w14:paraId="441B098F" w14:textId="77777777" w:rsidR="00766893" w:rsidRDefault="00766893" w:rsidP="00766893">
            <w:pPr>
              <w:pStyle w:val="XML1"/>
              <w:rPr>
                <w:del w:id="5010" w:author="aas" w:date="2013-10-14T02:06:00Z"/>
              </w:rPr>
            </w:pPr>
            <w:del w:id="5011"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C4A7EA0" w14:textId="77777777" w:rsidR="00766893" w:rsidRDefault="00766893" w:rsidP="00766893">
            <w:pPr>
              <w:pStyle w:val="XML1"/>
              <w:rPr>
                <w:del w:id="5012" w:author="aas" w:date="2013-10-14T02:06:00Z"/>
              </w:rPr>
            </w:pPr>
            <w:del w:id="5013" w:author="aas" w:date="2013-10-14T02:06:00Z">
              <w:r>
                <w:delText xml:space="preserve">        error is returned.</w:delText>
              </w:r>
            </w:del>
          </w:p>
          <w:p w14:paraId="30E8AB80" w14:textId="77777777" w:rsidR="00766893" w:rsidRDefault="00766893" w:rsidP="00766893">
            <w:pPr>
              <w:pStyle w:val="XML1"/>
              <w:rPr>
                <w:del w:id="5014" w:author="aas" w:date="2013-10-14T02:06:00Z"/>
              </w:rPr>
            </w:pPr>
          </w:p>
          <w:p w14:paraId="69080C23" w14:textId="77777777" w:rsidR="00766893" w:rsidRDefault="00766893" w:rsidP="00766893">
            <w:pPr>
              <w:pStyle w:val="XML1"/>
              <w:rPr>
                <w:del w:id="5015" w:author="aas" w:date="2013-10-14T02:06:00Z"/>
              </w:rPr>
            </w:pPr>
            <w:del w:id="5016" w:author="aas" w:date="2013-10-14T02:06:00Z">
              <w:r>
                <w:delText xml:space="preserve">        If elements in the type OFPortOtherFeatureListType are used</w:delText>
              </w:r>
            </w:del>
          </w:p>
          <w:p w14:paraId="74C69538" w14:textId="77777777" w:rsidR="00766893" w:rsidRDefault="00766893" w:rsidP="00766893">
            <w:pPr>
              <w:pStyle w:val="XML1"/>
              <w:rPr>
                <w:del w:id="5017" w:author="aas" w:date="2013-10-14T02:06:00Z"/>
              </w:rPr>
            </w:pPr>
            <w:del w:id="5018" w:author="aas" w:date="2013-10-14T02:06:00Z">
              <w:r>
                <w:delText xml:space="preserve">        in an non-configurable way, they only be retrieved by NETCONF</w:delText>
              </w:r>
            </w:del>
          </w:p>
          <w:p w14:paraId="015784E0" w14:textId="77777777" w:rsidR="00766893" w:rsidRDefault="00766893" w:rsidP="00766893">
            <w:pPr>
              <w:pStyle w:val="XML1"/>
              <w:rPr>
                <w:del w:id="5019" w:author="aas" w:date="2013-10-14T02:06:00Z"/>
              </w:rPr>
            </w:pPr>
            <w:del w:id="5020" w:author="aas" w:date="2013-10-14T02:06:00Z">
              <w:r>
                <w:delText xml:space="preserve">        &amp;lt;get&amp;gt; operations. Attemps to modify this element and its</w:delText>
              </w:r>
            </w:del>
          </w:p>
          <w:p w14:paraId="15913ED9" w14:textId="77777777" w:rsidR="00766893" w:rsidRDefault="00766893" w:rsidP="00766893">
            <w:pPr>
              <w:pStyle w:val="XML1"/>
              <w:rPr>
                <w:del w:id="5021" w:author="aas" w:date="2013-10-14T02:06:00Z"/>
              </w:rPr>
            </w:pPr>
            <w:del w:id="5022" w:author="aas" w:date="2013-10-14T02:06:00Z">
              <w:r>
                <w:delText xml:space="preserve">        children with a NETCONF &amp;lt;edit-config&amp;gt; operation MUST result</w:delText>
              </w:r>
            </w:del>
          </w:p>
          <w:p w14:paraId="0024CA87" w14:textId="77777777" w:rsidR="00766893" w:rsidRDefault="00766893" w:rsidP="00766893">
            <w:pPr>
              <w:pStyle w:val="XML1"/>
              <w:rPr>
                <w:del w:id="5023" w:author="aas" w:date="2013-10-14T02:06:00Z"/>
              </w:rPr>
            </w:pPr>
            <w:del w:id="5024" w:author="aas" w:date="2013-10-14T02:06:00Z">
              <w:r>
                <w:delText xml:space="preserve">        in an 'operation-not-supported' error with type</w:delText>
              </w:r>
            </w:del>
          </w:p>
          <w:p w14:paraId="1E7A44CB" w14:textId="77777777" w:rsidR="00766893" w:rsidRDefault="00766893" w:rsidP="00766893">
            <w:pPr>
              <w:pStyle w:val="XML1"/>
              <w:rPr>
                <w:del w:id="5025" w:author="aas" w:date="2013-10-14T02:06:00Z"/>
              </w:rPr>
            </w:pPr>
            <w:del w:id="5026" w:author="aas" w:date="2013-10-14T02:06:00Z">
              <w:r>
                <w:delText xml:space="preserve">        'application'.</w:delText>
              </w:r>
            </w:del>
          </w:p>
          <w:p w14:paraId="53ADF43A" w14:textId="77777777" w:rsidR="00766893" w:rsidRDefault="00766893" w:rsidP="00766893">
            <w:pPr>
              <w:pStyle w:val="XML1"/>
              <w:rPr>
                <w:del w:id="5027" w:author="aas" w:date="2013-10-14T02:06:00Z"/>
              </w:rPr>
            </w:pPr>
            <w:del w:id="5028" w:author="aas" w:date="2013-10-14T02:06:00Z">
              <w:r>
                <w:delText xml:space="preserve">      &lt;/xs:documentation&gt;</w:delText>
              </w:r>
            </w:del>
          </w:p>
          <w:p w14:paraId="537F48CC" w14:textId="77777777" w:rsidR="00766893" w:rsidRDefault="00766893" w:rsidP="00766893">
            <w:pPr>
              <w:pStyle w:val="XML1"/>
              <w:rPr>
                <w:del w:id="5029" w:author="aas" w:date="2013-10-14T02:06:00Z"/>
              </w:rPr>
            </w:pPr>
            <w:del w:id="5030" w:author="aas" w:date="2013-10-14T02:06:00Z">
              <w:r>
                <w:delText xml:space="preserve">    &lt;/xs:annotation&gt;</w:delText>
              </w:r>
            </w:del>
          </w:p>
          <w:p w14:paraId="551895AC" w14:textId="77777777" w:rsidR="00766893" w:rsidRDefault="00766893" w:rsidP="00766893">
            <w:pPr>
              <w:pStyle w:val="XML1"/>
              <w:rPr>
                <w:del w:id="5031" w:author="aas" w:date="2013-10-14T02:06:00Z"/>
              </w:rPr>
            </w:pPr>
          </w:p>
          <w:p w14:paraId="2B32BFFA" w14:textId="77777777" w:rsidR="00766893" w:rsidRDefault="00766893" w:rsidP="00766893">
            <w:pPr>
              <w:pStyle w:val="XML1"/>
              <w:rPr>
                <w:del w:id="5032" w:author="aas" w:date="2013-10-14T02:06:00Z"/>
              </w:rPr>
            </w:pPr>
            <w:del w:id="5033" w:author="aas" w:date="2013-10-14T02:06:00Z">
              <w:r>
                <w:delText xml:space="preserve">    &lt;xs:sequence&gt;</w:delText>
              </w:r>
            </w:del>
          </w:p>
          <w:p w14:paraId="54FBA127" w14:textId="77777777" w:rsidR="00766893" w:rsidRDefault="00766893" w:rsidP="00766893">
            <w:pPr>
              <w:pStyle w:val="XML1"/>
              <w:rPr>
                <w:del w:id="5034" w:author="aas" w:date="2013-10-14T02:06:00Z"/>
              </w:rPr>
            </w:pPr>
            <w:del w:id="5035" w:author="aas" w:date="2013-10-14T02:06:00Z">
              <w:r>
                <w:delText xml:space="preserve">      &lt;xs:element name="rate"  type="OFPortRateType"&gt;</w:delText>
              </w:r>
            </w:del>
          </w:p>
          <w:p w14:paraId="54622C02" w14:textId="77777777" w:rsidR="00766893" w:rsidRDefault="00766893" w:rsidP="00766893">
            <w:pPr>
              <w:pStyle w:val="XML1"/>
              <w:rPr>
                <w:del w:id="5036" w:author="aas" w:date="2013-10-14T02:06:00Z"/>
              </w:rPr>
            </w:pPr>
            <w:del w:id="5037" w:author="aas" w:date="2013-10-14T02:06:00Z">
              <w:r>
                <w:delText xml:space="preserve">        &lt;xs:annotation&gt;</w:delText>
              </w:r>
            </w:del>
          </w:p>
          <w:p w14:paraId="553F3692" w14:textId="77777777" w:rsidR="00766893" w:rsidRDefault="00766893" w:rsidP="00766893">
            <w:pPr>
              <w:pStyle w:val="XML1"/>
              <w:rPr>
                <w:del w:id="5038" w:author="aas" w:date="2013-10-14T02:06:00Z"/>
              </w:rPr>
            </w:pPr>
            <w:del w:id="5039" w:author="aas" w:date="2013-10-14T02:06:00Z">
              <w:r>
                <w:delText xml:space="preserve">          &lt;xs:documentation&gt;</w:delText>
              </w:r>
            </w:del>
          </w:p>
          <w:p w14:paraId="751D63D1" w14:textId="77777777" w:rsidR="00766893" w:rsidRDefault="00766893" w:rsidP="00766893">
            <w:pPr>
              <w:pStyle w:val="XML1"/>
              <w:rPr>
                <w:del w:id="5040" w:author="aas" w:date="2013-10-14T02:06:00Z"/>
              </w:rPr>
            </w:pPr>
            <w:del w:id="5041" w:author="aas" w:date="2013-10-14T02:06:00Z">
              <w:r>
                <w:delText xml:space="preserve">            The transmission rate that is supported or</w:delText>
              </w:r>
            </w:del>
          </w:p>
          <w:p w14:paraId="038B2E88" w14:textId="77777777" w:rsidR="00766893" w:rsidRDefault="00766893" w:rsidP="00766893">
            <w:pPr>
              <w:pStyle w:val="XML1"/>
              <w:rPr>
                <w:del w:id="5042" w:author="aas" w:date="2013-10-14T02:06:00Z"/>
              </w:rPr>
            </w:pPr>
            <w:del w:id="5043" w:author="aas" w:date="2013-10-14T02:06:00Z">
              <w:r>
                <w:delText xml:space="preserve">            advertised. Multiple transmissions rates are allowed.</w:delText>
              </w:r>
            </w:del>
          </w:p>
          <w:p w14:paraId="0D84D693" w14:textId="77777777" w:rsidR="00766893" w:rsidRDefault="00766893" w:rsidP="00766893">
            <w:pPr>
              <w:pStyle w:val="XML1"/>
              <w:rPr>
                <w:del w:id="5044" w:author="aas" w:date="2013-10-14T02:06:00Z"/>
              </w:rPr>
            </w:pPr>
          </w:p>
          <w:p w14:paraId="3C287D99" w14:textId="77777777" w:rsidR="00766893" w:rsidRDefault="00766893" w:rsidP="00766893">
            <w:pPr>
              <w:pStyle w:val="XML1"/>
              <w:rPr>
                <w:del w:id="5045" w:author="aas" w:date="2013-10-14T02:06:00Z"/>
              </w:rPr>
            </w:pPr>
            <w:del w:id="5046" w:author="aas" w:date="2013-10-14T02:06:00Z">
              <w:r>
                <w:delText xml:space="preserve">            At least one element MUST be present in the NETCONF data</w:delText>
              </w:r>
            </w:del>
          </w:p>
          <w:p w14:paraId="78673942" w14:textId="77777777" w:rsidR="00766893" w:rsidRDefault="00766893" w:rsidP="00766893">
            <w:pPr>
              <w:pStyle w:val="XML1"/>
              <w:rPr>
                <w:del w:id="5047" w:author="aas" w:date="2013-10-14T02:06:00Z"/>
              </w:rPr>
            </w:pPr>
            <w:del w:id="5048" w:author="aas" w:date="2013-10-14T02:06:00Z">
              <w:r>
                <w:delText xml:space="preserve">            store. If none of this elements is are present in a NETCONF</w:delText>
              </w:r>
            </w:del>
          </w:p>
          <w:p w14:paraId="2B0CA1A6" w14:textId="77777777" w:rsidR="00766893" w:rsidRDefault="00766893" w:rsidP="00766893">
            <w:pPr>
              <w:pStyle w:val="XML1"/>
              <w:rPr>
                <w:del w:id="5049" w:author="aas" w:date="2013-10-14T02:06:00Z"/>
              </w:rPr>
            </w:pPr>
            <w:del w:id="5050" w:author="aas" w:date="2013-10-14T02:06:00Z">
              <w:r>
                <w:delText xml:space="preserve">            &amp;lt;edit-config&amp;gt; operation 'create', 'merge' or 'replace' and</w:delText>
              </w:r>
            </w:del>
          </w:p>
          <w:p w14:paraId="1EA21CC5" w14:textId="77777777" w:rsidR="00766893" w:rsidRDefault="00766893" w:rsidP="00766893">
            <w:pPr>
              <w:pStyle w:val="XML1"/>
              <w:rPr>
                <w:del w:id="5051" w:author="aas" w:date="2013-10-14T02:06:00Z"/>
              </w:rPr>
            </w:pPr>
            <w:del w:id="5052" w:author="aas" w:date="2013-10-14T02:06:00Z">
              <w:r>
                <w:delText xml:space="preserve">            the parent element does not exist, a 'data-missing' error</w:delText>
              </w:r>
            </w:del>
          </w:p>
          <w:p w14:paraId="4C3685A3" w14:textId="77777777" w:rsidR="00766893" w:rsidRDefault="00766893" w:rsidP="00766893">
            <w:pPr>
              <w:pStyle w:val="XML1"/>
              <w:rPr>
                <w:del w:id="5053" w:author="aas" w:date="2013-10-14T02:06:00Z"/>
              </w:rPr>
            </w:pPr>
            <w:del w:id="5054" w:author="aas" w:date="2013-10-14T02:06:00Z">
              <w:r>
                <w:delText xml:space="preserve">            is returned.</w:delText>
              </w:r>
            </w:del>
          </w:p>
          <w:p w14:paraId="62B19069" w14:textId="77777777" w:rsidR="00766893" w:rsidRDefault="00766893" w:rsidP="00766893">
            <w:pPr>
              <w:pStyle w:val="XML1"/>
              <w:rPr>
                <w:del w:id="5055" w:author="aas" w:date="2013-10-14T02:06:00Z"/>
              </w:rPr>
            </w:pPr>
            <w:del w:id="5056" w:author="aas" w:date="2013-10-14T02:06:00Z">
              <w:r>
                <w:delText xml:space="preserve">          &lt;/xs:documentation&gt;</w:delText>
              </w:r>
            </w:del>
          </w:p>
          <w:p w14:paraId="50FDEFF3" w14:textId="77777777" w:rsidR="00766893" w:rsidRDefault="00766893" w:rsidP="00766893">
            <w:pPr>
              <w:pStyle w:val="XML1"/>
              <w:rPr>
                <w:del w:id="5057" w:author="aas" w:date="2013-10-14T02:06:00Z"/>
              </w:rPr>
            </w:pPr>
            <w:del w:id="5058" w:author="aas" w:date="2013-10-14T02:06:00Z">
              <w:r>
                <w:delText xml:space="preserve">        &lt;/xs:annotation&gt;</w:delText>
              </w:r>
            </w:del>
          </w:p>
          <w:p w14:paraId="38EB1505" w14:textId="77777777" w:rsidR="00766893" w:rsidRDefault="00766893" w:rsidP="00766893">
            <w:pPr>
              <w:pStyle w:val="XML1"/>
              <w:rPr>
                <w:del w:id="5059" w:author="aas" w:date="2013-10-14T02:06:00Z"/>
              </w:rPr>
            </w:pPr>
            <w:del w:id="5060" w:author="aas" w:date="2013-10-14T02:06:00Z">
              <w:r>
                <w:delText xml:space="preserve">      &lt;/xs:element&gt;</w:delText>
              </w:r>
            </w:del>
          </w:p>
          <w:p w14:paraId="2D922F31" w14:textId="77777777" w:rsidR="00766893" w:rsidRDefault="00766893" w:rsidP="00766893">
            <w:pPr>
              <w:pStyle w:val="XML1"/>
              <w:rPr>
                <w:del w:id="5061" w:author="aas" w:date="2013-10-14T02:06:00Z"/>
              </w:rPr>
            </w:pPr>
            <w:del w:id="5062" w:author="aas" w:date="2013-10-14T02:06:00Z">
              <w:r>
                <w:delText xml:space="preserve">      &lt;xs:element name="auto-negotiate"  type="xs:boolean"&gt;</w:delText>
              </w:r>
            </w:del>
          </w:p>
          <w:p w14:paraId="5C29447D" w14:textId="77777777" w:rsidR="00766893" w:rsidRDefault="00766893" w:rsidP="00766893">
            <w:pPr>
              <w:pStyle w:val="XML1"/>
              <w:rPr>
                <w:del w:id="5063" w:author="aas" w:date="2013-10-14T02:06:00Z"/>
              </w:rPr>
            </w:pPr>
            <w:del w:id="5064" w:author="aas" w:date="2013-10-14T02:06:00Z">
              <w:r>
                <w:delText xml:space="preserve">        &lt;xs:annotation&gt;</w:delText>
              </w:r>
            </w:del>
          </w:p>
          <w:p w14:paraId="36355982" w14:textId="77777777" w:rsidR="00766893" w:rsidRDefault="00766893" w:rsidP="00766893">
            <w:pPr>
              <w:pStyle w:val="XML1"/>
              <w:rPr>
                <w:del w:id="5065" w:author="aas" w:date="2013-10-14T02:06:00Z"/>
              </w:rPr>
            </w:pPr>
            <w:del w:id="5066" w:author="aas" w:date="2013-10-14T02:06:00Z">
              <w:r>
                <w:delText xml:space="preserve">          &lt;xs:documentation&gt;</w:delText>
              </w:r>
            </w:del>
          </w:p>
          <w:p w14:paraId="37B7B1DC" w14:textId="77777777" w:rsidR="00766893" w:rsidRDefault="00766893" w:rsidP="00766893">
            <w:pPr>
              <w:pStyle w:val="XML1"/>
              <w:rPr>
                <w:del w:id="5067" w:author="aas" w:date="2013-10-14T02:06:00Z"/>
              </w:rPr>
            </w:pPr>
            <w:del w:id="5068" w:author="aas" w:date="2013-10-14T02:06:00Z">
              <w:r>
                <w:delText xml:space="preserve">            Specifies if auto-negotiation of transmission</w:delText>
              </w:r>
            </w:del>
          </w:p>
          <w:p w14:paraId="1D2F1266" w14:textId="77777777" w:rsidR="00766893" w:rsidRDefault="00766893" w:rsidP="00766893">
            <w:pPr>
              <w:pStyle w:val="XML1"/>
              <w:rPr>
                <w:del w:id="5069" w:author="aas" w:date="2013-10-14T02:06:00Z"/>
              </w:rPr>
            </w:pPr>
            <w:del w:id="5070" w:author="aas" w:date="2013-10-14T02:06:00Z">
              <w:r>
                <w:delText xml:space="preserve">            parameters is enabled for the port.</w:delText>
              </w:r>
            </w:del>
          </w:p>
          <w:p w14:paraId="31E1A5DA" w14:textId="77777777" w:rsidR="00766893" w:rsidRDefault="00766893" w:rsidP="00766893">
            <w:pPr>
              <w:pStyle w:val="XML1"/>
              <w:rPr>
                <w:del w:id="5071" w:author="aas" w:date="2013-10-14T02:06:00Z"/>
              </w:rPr>
            </w:pPr>
          </w:p>
          <w:p w14:paraId="38A46B05" w14:textId="77777777" w:rsidR="00766893" w:rsidRDefault="00766893" w:rsidP="00766893">
            <w:pPr>
              <w:pStyle w:val="XML1"/>
              <w:rPr>
                <w:del w:id="5072" w:author="aas" w:date="2013-10-14T02:06:00Z"/>
              </w:rPr>
            </w:pPr>
            <w:del w:id="5073" w:author="aas" w:date="2013-10-14T02:06:00Z">
              <w:r>
                <w:delText xml:space="preserve">            This element is optional. If this element is not present it</w:delText>
              </w:r>
            </w:del>
          </w:p>
          <w:p w14:paraId="16AA7BF5" w14:textId="77777777" w:rsidR="00766893" w:rsidRDefault="00766893" w:rsidP="00766893">
            <w:pPr>
              <w:pStyle w:val="XML1"/>
              <w:rPr>
                <w:del w:id="5074" w:author="aas" w:date="2013-10-14T02:06:00Z"/>
              </w:rPr>
            </w:pPr>
            <w:del w:id="5075" w:author="aas" w:date="2013-10-14T02:06:00Z">
              <w:r>
                <w:delText xml:space="preserve">            defaults to 'true'.</w:delText>
              </w:r>
            </w:del>
          </w:p>
          <w:p w14:paraId="25621104" w14:textId="77777777" w:rsidR="00766893" w:rsidRDefault="00766893" w:rsidP="00766893">
            <w:pPr>
              <w:pStyle w:val="XML1"/>
              <w:rPr>
                <w:del w:id="5076" w:author="aas" w:date="2013-10-14T02:06:00Z"/>
              </w:rPr>
            </w:pPr>
            <w:del w:id="5077" w:author="aas" w:date="2013-10-14T02:06:00Z">
              <w:r>
                <w:delText xml:space="preserve">          &lt;/xs:documentation&gt;</w:delText>
              </w:r>
            </w:del>
          </w:p>
          <w:p w14:paraId="3E3383F8" w14:textId="77777777" w:rsidR="00766893" w:rsidRDefault="00766893" w:rsidP="00766893">
            <w:pPr>
              <w:pStyle w:val="XML1"/>
              <w:rPr>
                <w:del w:id="5078" w:author="aas" w:date="2013-10-14T02:06:00Z"/>
              </w:rPr>
            </w:pPr>
            <w:del w:id="5079" w:author="aas" w:date="2013-10-14T02:06:00Z">
              <w:r>
                <w:delText xml:space="preserve">        &lt;/xs:annotation&gt;</w:delText>
              </w:r>
            </w:del>
          </w:p>
          <w:p w14:paraId="595A9FCD" w14:textId="77777777" w:rsidR="00766893" w:rsidRDefault="00766893" w:rsidP="00766893">
            <w:pPr>
              <w:pStyle w:val="XML1"/>
              <w:rPr>
                <w:del w:id="5080" w:author="aas" w:date="2013-10-14T02:06:00Z"/>
              </w:rPr>
            </w:pPr>
            <w:del w:id="5081" w:author="aas" w:date="2013-10-14T02:06:00Z">
              <w:r>
                <w:delText xml:space="preserve">      &lt;/xs:element&gt;</w:delText>
              </w:r>
            </w:del>
          </w:p>
          <w:p w14:paraId="04B16C18" w14:textId="77777777" w:rsidR="00766893" w:rsidRDefault="00766893" w:rsidP="00766893">
            <w:pPr>
              <w:pStyle w:val="XML1"/>
              <w:rPr>
                <w:del w:id="5082" w:author="aas" w:date="2013-10-14T02:06:00Z"/>
              </w:rPr>
            </w:pPr>
            <w:del w:id="5083" w:author="aas" w:date="2013-10-14T02:06:00Z">
              <w:r>
                <w:delText xml:space="preserve">      &lt;xs:element name="medium"&gt;</w:delText>
              </w:r>
            </w:del>
          </w:p>
          <w:p w14:paraId="258C886C" w14:textId="77777777" w:rsidR="00766893" w:rsidRDefault="00766893" w:rsidP="00766893">
            <w:pPr>
              <w:pStyle w:val="XML1"/>
              <w:rPr>
                <w:del w:id="5084" w:author="aas" w:date="2013-10-14T02:06:00Z"/>
              </w:rPr>
            </w:pPr>
            <w:del w:id="5085" w:author="aas" w:date="2013-10-14T02:06:00Z">
              <w:r>
                <w:delText xml:space="preserve">        &lt;xs:annotation&gt;</w:delText>
              </w:r>
            </w:del>
          </w:p>
          <w:p w14:paraId="1B5A5773" w14:textId="77777777" w:rsidR="00766893" w:rsidRDefault="00766893" w:rsidP="00766893">
            <w:pPr>
              <w:pStyle w:val="XML1"/>
              <w:rPr>
                <w:del w:id="5086" w:author="aas" w:date="2013-10-14T02:06:00Z"/>
              </w:rPr>
            </w:pPr>
            <w:del w:id="5087" w:author="aas" w:date="2013-10-14T02:06:00Z">
              <w:r>
                <w:delText xml:space="preserve">          &lt;xs:documentation&gt;</w:delText>
              </w:r>
            </w:del>
          </w:p>
          <w:p w14:paraId="73D9A3CD" w14:textId="77777777" w:rsidR="00766893" w:rsidRDefault="00766893" w:rsidP="00766893">
            <w:pPr>
              <w:pStyle w:val="XML1"/>
              <w:rPr>
                <w:del w:id="5088" w:author="aas" w:date="2013-10-14T02:06:00Z"/>
              </w:rPr>
            </w:pPr>
            <w:del w:id="5089" w:author="aas" w:date="2013-10-14T02:06:00Z">
              <w:r>
                <w:delText xml:space="preserve">            The transmission medium used by the port.</w:delText>
              </w:r>
            </w:del>
          </w:p>
          <w:p w14:paraId="7F6DE52E" w14:textId="77777777" w:rsidR="00766893" w:rsidRDefault="00766893" w:rsidP="00766893">
            <w:pPr>
              <w:pStyle w:val="XML1"/>
              <w:rPr>
                <w:del w:id="5090" w:author="aas" w:date="2013-10-14T02:06:00Z"/>
              </w:rPr>
            </w:pPr>
            <w:del w:id="5091" w:author="aas" w:date="2013-10-14T02:06:00Z">
              <w:r>
                <w:delText xml:space="preserve">            Multiple media are allowed.</w:delText>
              </w:r>
            </w:del>
          </w:p>
          <w:p w14:paraId="35FE23B3" w14:textId="77777777" w:rsidR="00766893" w:rsidRDefault="00766893" w:rsidP="00766893">
            <w:pPr>
              <w:pStyle w:val="XML1"/>
              <w:rPr>
                <w:del w:id="5092" w:author="aas" w:date="2013-10-14T02:06:00Z"/>
              </w:rPr>
            </w:pPr>
          </w:p>
          <w:p w14:paraId="71AC6BF5" w14:textId="77777777" w:rsidR="00766893" w:rsidRDefault="00766893" w:rsidP="00766893">
            <w:pPr>
              <w:pStyle w:val="XML1"/>
              <w:rPr>
                <w:del w:id="5093" w:author="aas" w:date="2013-10-14T02:06:00Z"/>
              </w:rPr>
            </w:pPr>
            <w:del w:id="5094" w:author="aas" w:date="2013-10-14T02:06:00Z">
              <w:r>
                <w:delText xml:space="preserve">            At least one element MUST be present in the NETCONF data</w:delText>
              </w:r>
            </w:del>
          </w:p>
          <w:p w14:paraId="7EB67F59" w14:textId="77777777" w:rsidR="00766893" w:rsidRDefault="00766893" w:rsidP="00766893">
            <w:pPr>
              <w:pStyle w:val="XML1"/>
              <w:rPr>
                <w:del w:id="5095" w:author="aas" w:date="2013-10-14T02:06:00Z"/>
              </w:rPr>
            </w:pPr>
            <w:del w:id="5096" w:author="aas" w:date="2013-10-14T02:06:00Z">
              <w:r>
                <w:delText xml:space="preserve">            store. If none of this elements is are present in a NETCONF</w:delText>
              </w:r>
            </w:del>
          </w:p>
          <w:p w14:paraId="3A408885" w14:textId="77777777" w:rsidR="00766893" w:rsidRDefault="00766893" w:rsidP="00766893">
            <w:pPr>
              <w:pStyle w:val="XML1"/>
              <w:rPr>
                <w:del w:id="5097" w:author="aas" w:date="2013-10-14T02:06:00Z"/>
              </w:rPr>
            </w:pPr>
            <w:del w:id="5098" w:author="aas" w:date="2013-10-14T02:06:00Z">
              <w:r>
                <w:delText xml:space="preserve">            &amp;lt;edit-config&amp;gt; operation 'create', 'merge' or 'replace' and</w:delText>
              </w:r>
            </w:del>
          </w:p>
          <w:p w14:paraId="58C234A6" w14:textId="77777777" w:rsidR="00766893" w:rsidRDefault="00766893" w:rsidP="00766893">
            <w:pPr>
              <w:pStyle w:val="XML1"/>
              <w:rPr>
                <w:del w:id="5099" w:author="aas" w:date="2013-10-14T02:06:00Z"/>
              </w:rPr>
            </w:pPr>
            <w:del w:id="5100" w:author="aas" w:date="2013-10-14T02:06:00Z">
              <w:r>
                <w:delText xml:space="preserve">            the parent element does not exist, a 'data-missing' error</w:delText>
              </w:r>
            </w:del>
          </w:p>
          <w:p w14:paraId="2D6AB872" w14:textId="77777777" w:rsidR="00766893" w:rsidRDefault="00766893" w:rsidP="00766893">
            <w:pPr>
              <w:pStyle w:val="XML1"/>
              <w:rPr>
                <w:del w:id="5101" w:author="aas" w:date="2013-10-14T02:06:00Z"/>
              </w:rPr>
            </w:pPr>
            <w:del w:id="5102" w:author="aas" w:date="2013-10-14T02:06:00Z">
              <w:r>
                <w:delText xml:space="preserve">            is returned.</w:delText>
              </w:r>
            </w:del>
          </w:p>
          <w:p w14:paraId="7232B5B8" w14:textId="77777777" w:rsidR="00766893" w:rsidRDefault="00766893" w:rsidP="00766893">
            <w:pPr>
              <w:pStyle w:val="XML1"/>
              <w:rPr>
                <w:del w:id="5103" w:author="aas" w:date="2013-10-14T02:06:00Z"/>
              </w:rPr>
            </w:pPr>
            <w:del w:id="5104" w:author="aas" w:date="2013-10-14T02:06:00Z">
              <w:r>
                <w:delText xml:space="preserve">          &lt;/xs:documentation&gt;</w:delText>
              </w:r>
            </w:del>
          </w:p>
          <w:p w14:paraId="1E72388D" w14:textId="77777777" w:rsidR="00766893" w:rsidRDefault="00766893" w:rsidP="00766893">
            <w:pPr>
              <w:pStyle w:val="XML1"/>
              <w:rPr>
                <w:del w:id="5105" w:author="aas" w:date="2013-10-14T02:06:00Z"/>
              </w:rPr>
            </w:pPr>
            <w:del w:id="5106" w:author="aas" w:date="2013-10-14T02:06:00Z">
              <w:r>
                <w:delText xml:space="preserve">        &lt;/xs:annotation&gt;</w:delText>
              </w:r>
            </w:del>
          </w:p>
          <w:p w14:paraId="1EF0317F" w14:textId="77777777" w:rsidR="00766893" w:rsidRDefault="00766893" w:rsidP="00766893">
            <w:pPr>
              <w:pStyle w:val="XML1"/>
              <w:rPr>
                <w:del w:id="5107" w:author="aas" w:date="2013-10-14T02:06:00Z"/>
              </w:rPr>
            </w:pPr>
            <w:del w:id="5108" w:author="aas" w:date="2013-10-14T02:06:00Z">
              <w:r>
                <w:delText xml:space="preserve">        &lt;xs:simpleType&gt;</w:delText>
              </w:r>
            </w:del>
          </w:p>
          <w:p w14:paraId="7FA7986B" w14:textId="77777777" w:rsidR="00766893" w:rsidRDefault="00766893" w:rsidP="00766893">
            <w:pPr>
              <w:pStyle w:val="XML1"/>
              <w:rPr>
                <w:del w:id="5109" w:author="aas" w:date="2013-10-14T02:06:00Z"/>
              </w:rPr>
            </w:pPr>
            <w:del w:id="5110" w:author="aas" w:date="2013-10-14T02:06:00Z">
              <w:r>
                <w:delText xml:space="preserve">          &lt;xs:restriction base="xs:string"&gt;</w:delText>
              </w:r>
            </w:del>
          </w:p>
          <w:p w14:paraId="5B8F456B" w14:textId="77777777" w:rsidR="00766893" w:rsidRDefault="00766893" w:rsidP="00766893">
            <w:pPr>
              <w:pStyle w:val="XML1"/>
              <w:rPr>
                <w:del w:id="5111" w:author="aas" w:date="2013-10-14T02:06:00Z"/>
              </w:rPr>
            </w:pPr>
            <w:del w:id="5112" w:author="aas" w:date="2013-10-14T02:06:00Z">
              <w:r>
                <w:delText xml:space="preserve">            &lt;xs:enumeration value="copper"/&gt;</w:delText>
              </w:r>
            </w:del>
          </w:p>
          <w:p w14:paraId="22670026" w14:textId="77777777" w:rsidR="00766893" w:rsidRDefault="00766893" w:rsidP="00766893">
            <w:pPr>
              <w:pStyle w:val="XML1"/>
              <w:rPr>
                <w:del w:id="5113" w:author="aas" w:date="2013-10-14T02:06:00Z"/>
              </w:rPr>
            </w:pPr>
            <w:del w:id="5114" w:author="aas" w:date="2013-10-14T02:06:00Z">
              <w:r>
                <w:delText xml:space="preserve">            &lt;xs:enumeration value="fiber"/&gt;</w:delText>
              </w:r>
            </w:del>
          </w:p>
          <w:p w14:paraId="647D8952" w14:textId="77777777" w:rsidR="00766893" w:rsidRDefault="00766893" w:rsidP="00766893">
            <w:pPr>
              <w:pStyle w:val="XML1"/>
              <w:rPr>
                <w:del w:id="5115" w:author="aas" w:date="2013-10-14T02:06:00Z"/>
              </w:rPr>
            </w:pPr>
            <w:del w:id="5116" w:author="aas" w:date="2013-10-14T02:06:00Z">
              <w:r>
                <w:delText xml:space="preserve">          &lt;/xs:restriction&gt;</w:delText>
              </w:r>
            </w:del>
          </w:p>
          <w:p w14:paraId="3F09EE9F" w14:textId="77777777" w:rsidR="00766893" w:rsidRDefault="00766893" w:rsidP="00766893">
            <w:pPr>
              <w:pStyle w:val="XML1"/>
              <w:rPr>
                <w:del w:id="5117" w:author="aas" w:date="2013-10-14T02:06:00Z"/>
              </w:rPr>
            </w:pPr>
            <w:del w:id="5118" w:author="aas" w:date="2013-10-14T02:06:00Z">
              <w:r>
                <w:delText xml:space="preserve">        &lt;/xs:simpleType&gt;</w:delText>
              </w:r>
            </w:del>
          </w:p>
          <w:p w14:paraId="7B142FD0" w14:textId="77777777" w:rsidR="00766893" w:rsidRDefault="00766893" w:rsidP="00766893">
            <w:pPr>
              <w:pStyle w:val="XML1"/>
              <w:rPr>
                <w:del w:id="5119" w:author="aas" w:date="2013-10-14T02:06:00Z"/>
              </w:rPr>
            </w:pPr>
            <w:del w:id="5120" w:author="aas" w:date="2013-10-14T02:06:00Z">
              <w:r>
                <w:delText xml:space="preserve">      &lt;/xs:element&gt;</w:delText>
              </w:r>
            </w:del>
          </w:p>
          <w:p w14:paraId="507B2789" w14:textId="77777777" w:rsidR="00766893" w:rsidRDefault="00766893" w:rsidP="00766893">
            <w:pPr>
              <w:pStyle w:val="XML1"/>
              <w:rPr>
                <w:del w:id="5121" w:author="aas" w:date="2013-10-14T02:06:00Z"/>
              </w:rPr>
            </w:pPr>
            <w:del w:id="5122" w:author="aas" w:date="2013-10-14T02:06:00Z">
              <w:r>
                <w:delText xml:space="preserve">      &lt;xs:element name="pause"&gt;</w:delText>
              </w:r>
            </w:del>
          </w:p>
          <w:p w14:paraId="1FA89F0B" w14:textId="77777777" w:rsidR="00766893" w:rsidRDefault="00766893" w:rsidP="00766893">
            <w:pPr>
              <w:pStyle w:val="XML1"/>
              <w:rPr>
                <w:del w:id="5123" w:author="aas" w:date="2013-10-14T02:06:00Z"/>
              </w:rPr>
            </w:pPr>
            <w:del w:id="5124" w:author="aas" w:date="2013-10-14T02:06:00Z">
              <w:r>
                <w:delText xml:space="preserve">        &lt;xs:annotation&gt;</w:delText>
              </w:r>
            </w:del>
          </w:p>
          <w:p w14:paraId="22EA2E88" w14:textId="77777777" w:rsidR="00766893" w:rsidRDefault="00766893" w:rsidP="00766893">
            <w:pPr>
              <w:pStyle w:val="XML1"/>
              <w:rPr>
                <w:del w:id="5125" w:author="aas" w:date="2013-10-14T02:06:00Z"/>
              </w:rPr>
            </w:pPr>
            <w:del w:id="5126" w:author="aas" w:date="2013-10-14T02:06:00Z">
              <w:r>
                <w:delText xml:space="preserve">          &lt;xs:documentation&gt;</w:delText>
              </w:r>
            </w:del>
          </w:p>
          <w:p w14:paraId="0D07E077" w14:textId="77777777" w:rsidR="00766893" w:rsidRDefault="00766893" w:rsidP="00766893">
            <w:pPr>
              <w:pStyle w:val="XML1"/>
              <w:rPr>
                <w:del w:id="5127" w:author="aas" w:date="2013-10-14T02:06:00Z"/>
              </w:rPr>
            </w:pPr>
            <w:del w:id="5128" w:author="aas" w:date="2013-10-14T02:06:00Z">
              <w:r>
                <w:delText xml:space="preserve">            Specifies if pausing of transmission is</w:delText>
              </w:r>
            </w:del>
          </w:p>
          <w:p w14:paraId="023AEC88" w14:textId="77777777" w:rsidR="00766893" w:rsidRDefault="00766893" w:rsidP="00766893">
            <w:pPr>
              <w:pStyle w:val="XML1"/>
              <w:rPr>
                <w:del w:id="5129" w:author="aas" w:date="2013-10-14T02:06:00Z"/>
              </w:rPr>
            </w:pPr>
            <w:del w:id="5130" w:author="aas" w:date="2013-10-14T02:06:00Z">
              <w:r>
                <w:delText xml:space="preserve">            supported at all and if yes if it is asymmetric or</w:delText>
              </w:r>
            </w:del>
          </w:p>
          <w:p w14:paraId="2990D2D5" w14:textId="77777777" w:rsidR="00766893" w:rsidRDefault="00766893" w:rsidP="00766893">
            <w:pPr>
              <w:pStyle w:val="XML1"/>
              <w:rPr>
                <w:del w:id="5131" w:author="aas" w:date="2013-10-14T02:06:00Z"/>
              </w:rPr>
            </w:pPr>
            <w:del w:id="5132" w:author="aas" w:date="2013-10-14T02:06:00Z">
              <w:r>
                <w:delText xml:space="preserve">            symmetric.</w:delText>
              </w:r>
            </w:del>
          </w:p>
          <w:p w14:paraId="33F4FC6A" w14:textId="77777777" w:rsidR="00766893" w:rsidRDefault="00766893" w:rsidP="00766893">
            <w:pPr>
              <w:pStyle w:val="XML1"/>
              <w:rPr>
                <w:del w:id="5133" w:author="aas" w:date="2013-10-14T02:06:00Z"/>
              </w:rPr>
            </w:pPr>
          </w:p>
          <w:p w14:paraId="5884407A" w14:textId="77777777" w:rsidR="00766893" w:rsidRDefault="00766893" w:rsidP="00766893">
            <w:pPr>
              <w:pStyle w:val="XML1"/>
              <w:rPr>
                <w:del w:id="5134" w:author="aas" w:date="2013-10-14T02:06:00Z"/>
              </w:rPr>
            </w:pPr>
            <w:del w:id="5135" w:author="aas" w:date="2013-10-14T02:06:00Z">
              <w:r>
                <w:delText xml:space="preserve">            This element MUST be present in the NETCONF data store.</w:delText>
              </w:r>
            </w:del>
          </w:p>
          <w:p w14:paraId="64AA7D95" w14:textId="77777777" w:rsidR="00766893" w:rsidRDefault="00766893" w:rsidP="00766893">
            <w:pPr>
              <w:pStyle w:val="XML1"/>
              <w:rPr>
                <w:del w:id="5136" w:author="aas" w:date="2013-10-14T02:06:00Z"/>
              </w:rPr>
            </w:pPr>
            <w:del w:id="5137" w:author="aas" w:date="2013-10-14T02:06:00Z">
              <w:r>
                <w:delText xml:space="preserve">            If this element is not present in a NETCONF &amp;lt;edit-config&amp;gt;</w:delText>
              </w:r>
            </w:del>
          </w:p>
          <w:p w14:paraId="7BA0A13B" w14:textId="77777777" w:rsidR="00766893" w:rsidRDefault="00766893" w:rsidP="00766893">
            <w:pPr>
              <w:pStyle w:val="XML1"/>
              <w:rPr>
                <w:del w:id="5138" w:author="aas" w:date="2013-10-14T02:06:00Z"/>
              </w:rPr>
            </w:pPr>
            <w:del w:id="5139" w:author="aas" w:date="2013-10-14T02:06:00Z">
              <w:r>
                <w:delText xml:space="preserve">            operation 'create', 'merge' or 'replace' and the parent</w:delText>
              </w:r>
            </w:del>
          </w:p>
          <w:p w14:paraId="5C56480C" w14:textId="77777777" w:rsidR="00766893" w:rsidRDefault="00766893" w:rsidP="00766893">
            <w:pPr>
              <w:pStyle w:val="XML1"/>
              <w:rPr>
                <w:del w:id="5140" w:author="aas" w:date="2013-10-14T02:06:00Z"/>
              </w:rPr>
            </w:pPr>
            <w:del w:id="5141" w:author="aas" w:date="2013-10-14T02:06:00Z">
              <w:r>
                <w:delText xml:space="preserve">            element does not exist, a 'data-missing' error is</w:delText>
              </w:r>
            </w:del>
          </w:p>
          <w:p w14:paraId="7516D8AF" w14:textId="77777777" w:rsidR="00766893" w:rsidRDefault="00766893" w:rsidP="00766893">
            <w:pPr>
              <w:pStyle w:val="XML1"/>
              <w:rPr>
                <w:del w:id="5142" w:author="aas" w:date="2013-10-14T02:06:00Z"/>
              </w:rPr>
            </w:pPr>
            <w:del w:id="5143" w:author="aas" w:date="2013-10-14T02:06:00Z">
              <w:r>
                <w:delText xml:space="preserve">            returned.</w:delText>
              </w:r>
            </w:del>
          </w:p>
          <w:p w14:paraId="0883BA19" w14:textId="77777777" w:rsidR="00766893" w:rsidRDefault="00766893" w:rsidP="00766893">
            <w:pPr>
              <w:pStyle w:val="XML1"/>
              <w:rPr>
                <w:del w:id="5144" w:author="aas" w:date="2013-10-14T02:06:00Z"/>
              </w:rPr>
            </w:pPr>
            <w:del w:id="5145" w:author="aas" w:date="2013-10-14T02:06:00Z">
              <w:r>
                <w:delText xml:space="preserve">          &lt;/xs:documentation&gt;</w:delText>
              </w:r>
            </w:del>
          </w:p>
          <w:p w14:paraId="408702C3" w14:textId="77777777" w:rsidR="00766893" w:rsidRDefault="00766893" w:rsidP="00766893">
            <w:pPr>
              <w:pStyle w:val="XML1"/>
              <w:rPr>
                <w:del w:id="5146" w:author="aas" w:date="2013-10-14T02:06:00Z"/>
              </w:rPr>
            </w:pPr>
            <w:del w:id="5147" w:author="aas" w:date="2013-10-14T02:06:00Z">
              <w:r>
                <w:delText xml:space="preserve">        &lt;/xs:annotation&gt;</w:delText>
              </w:r>
            </w:del>
          </w:p>
          <w:p w14:paraId="1681B6BA" w14:textId="77777777" w:rsidR="00766893" w:rsidRDefault="00766893" w:rsidP="00766893">
            <w:pPr>
              <w:pStyle w:val="XML1"/>
              <w:rPr>
                <w:del w:id="5148" w:author="aas" w:date="2013-10-14T02:06:00Z"/>
              </w:rPr>
            </w:pPr>
            <w:del w:id="5149" w:author="aas" w:date="2013-10-14T02:06:00Z">
              <w:r>
                <w:delText xml:space="preserve">        &lt;xs:simpleType&gt;</w:delText>
              </w:r>
            </w:del>
          </w:p>
          <w:p w14:paraId="094BC6C7" w14:textId="77777777" w:rsidR="00766893" w:rsidRDefault="00766893" w:rsidP="00766893">
            <w:pPr>
              <w:pStyle w:val="XML1"/>
              <w:rPr>
                <w:del w:id="5150" w:author="aas" w:date="2013-10-14T02:06:00Z"/>
              </w:rPr>
            </w:pPr>
            <w:del w:id="5151" w:author="aas" w:date="2013-10-14T02:06:00Z">
              <w:r>
                <w:delText xml:space="preserve">          &lt;xs:restriction base="xs:string"&gt;</w:delText>
              </w:r>
            </w:del>
          </w:p>
          <w:p w14:paraId="3B158587" w14:textId="77777777" w:rsidR="00766893" w:rsidRDefault="00766893" w:rsidP="00766893">
            <w:pPr>
              <w:pStyle w:val="XML1"/>
              <w:rPr>
                <w:del w:id="5152" w:author="aas" w:date="2013-10-14T02:06:00Z"/>
              </w:rPr>
            </w:pPr>
            <w:del w:id="5153" w:author="aas" w:date="2013-10-14T02:06:00Z">
              <w:r>
                <w:delText xml:space="preserve">            &lt;xs:enumeration value="unsupported"/&gt;</w:delText>
              </w:r>
            </w:del>
          </w:p>
          <w:p w14:paraId="43B05F97" w14:textId="77777777" w:rsidR="00766893" w:rsidRDefault="00766893" w:rsidP="00766893">
            <w:pPr>
              <w:pStyle w:val="XML1"/>
              <w:rPr>
                <w:del w:id="5154" w:author="aas" w:date="2013-10-14T02:06:00Z"/>
              </w:rPr>
            </w:pPr>
            <w:del w:id="5155" w:author="aas" w:date="2013-10-14T02:06:00Z">
              <w:r>
                <w:delText xml:space="preserve">            &lt;xs:enumeration value="symmetric"/&gt;</w:delText>
              </w:r>
            </w:del>
          </w:p>
          <w:p w14:paraId="604FEBA3" w14:textId="77777777" w:rsidR="00766893" w:rsidRDefault="00766893" w:rsidP="00766893">
            <w:pPr>
              <w:pStyle w:val="XML1"/>
              <w:rPr>
                <w:del w:id="5156" w:author="aas" w:date="2013-10-14T02:06:00Z"/>
              </w:rPr>
            </w:pPr>
            <w:del w:id="5157" w:author="aas" w:date="2013-10-14T02:06:00Z">
              <w:r>
                <w:delText xml:space="preserve">            &lt;xs:enumeration value="asymmetric"/&gt;</w:delText>
              </w:r>
            </w:del>
          </w:p>
          <w:p w14:paraId="750FA680" w14:textId="77777777" w:rsidR="00766893" w:rsidRDefault="00766893" w:rsidP="00766893">
            <w:pPr>
              <w:pStyle w:val="XML1"/>
              <w:rPr>
                <w:del w:id="5158" w:author="aas" w:date="2013-10-14T02:06:00Z"/>
              </w:rPr>
            </w:pPr>
            <w:del w:id="5159" w:author="aas" w:date="2013-10-14T02:06:00Z">
              <w:r>
                <w:delText xml:space="preserve">          &lt;/xs:restriction&gt;</w:delText>
              </w:r>
            </w:del>
          </w:p>
          <w:p w14:paraId="747377FB" w14:textId="77777777" w:rsidR="00766893" w:rsidRDefault="00766893" w:rsidP="00766893">
            <w:pPr>
              <w:pStyle w:val="XML1"/>
              <w:rPr>
                <w:del w:id="5160" w:author="aas" w:date="2013-10-14T02:06:00Z"/>
              </w:rPr>
            </w:pPr>
            <w:del w:id="5161" w:author="aas" w:date="2013-10-14T02:06:00Z">
              <w:r>
                <w:delText xml:space="preserve">        &lt;/xs:simpleType&gt;</w:delText>
              </w:r>
            </w:del>
          </w:p>
          <w:p w14:paraId="0CCEBF37" w14:textId="77777777" w:rsidR="00766893" w:rsidRDefault="00766893" w:rsidP="00766893">
            <w:pPr>
              <w:pStyle w:val="XML1"/>
              <w:rPr>
                <w:del w:id="5162" w:author="aas" w:date="2013-10-14T02:06:00Z"/>
              </w:rPr>
            </w:pPr>
            <w:del w:id="5163" w:author="aas" w:date="2013-10-14T02:06:00Z">
              <w:r>
                <w:delText xml:space="preserve">      &lt;/xs:element&gt;</w:delText>
              </w:r>
            </w:del>
          </w:p>
          <w:p w14:paraId="728A4B2A" w14:textId="77777777" w:rsidR="00766893" w:rsidRDefault="00766893" w:rsidP="00766893">
            <w:pPr>
              <w:pStyle w:val="XML1"/>
              <w:rPr>
                <w:del w:id="5164" w:author="aas" w:date="2013-10-14T02:06:00Z"/>
              </w:rPr>
            </w:pPr>
            <w:del w:id="5165" w:author="aas" w:date="2013-10-14T02:06:00Z">
              <w:r>
                <w:delText xml:space="preserve">    &lt;/xs:sequence&gt;</w:delText>
              </w:r>
            </w:del>
          </w:p>
          <w:p w14:paraId="3E726E36" w14:textId="77777777" w:rsidR="00766893" w:rsidRDefault="00766893" w:rsidP="00766893">
            <w:pPr>
              <w:pStyle w:val="XML1"/>
              <w:rPr>
                <w:del w:id="5166" w:author="aas" w:date="2013-10-14T02:06:00Z"/>
              </w:rPr>
            </w:pPr>
            <w:del w:id="5167" w:author="aas" w:date="2013-10-14T02:06:00Z">
              <w:r>
                <w:delText xml:space="preserve">  &lt;/xs:group&gt;</w:delText>
              </w:r>
            </w:del>
          </w:p>
          <w:p w14:paraId="46FAF372" w14:textId="77777777" w:rsidR="00766893" w:rsidRDefault="00766893" w:rsidP="00766893">
            <w:pPr>
              <w:pStyle w:val="XML1"/>
              <w:rPr>
                <w:del w:id="5168" w:author="aas" w:date="2013-10-14T02:06:00Z"/>
              </w:rPr>
            </w:pPr>
          </w:p>
          <w:p w14:paraId="245A307C" w14:textId="77777777" w:rsidR="00766893" w:rsidRDefault="00766893" w:rsidP="00766893">
            <w:pPr>
              <w:pStyle w:val="XML1"/>
              <w:rPr>
                <w:del w:id="5169" w:author="aas" w:date="2013-10-14T02:06:00Z"/>
              </w:rPr>
            </w:pPr>
            <w:del w:id="5170" w:author="aas" w:date="2013-10-14T02:06:00Z">
              <w:r>
                <w:delText xml:space="preserve">  &lt;xs:simpleType name="OFPortRateType"&gt;</w:delText>
              </w:r>
            </w:del>
          </w:p>
          <w:p w14:paraId="3302D73F" w14:textId="77777777" w:rsidR="00766893" w:rsidRDefault="00766893" w:rsidP="00766893">
            <w:pPr>
              <w:pStyle w:val="XML1"/>
              <w:rPr>
                <w:del w:id="5171" w:author="aas" w:date="2013-10-14T02:06:00Z"/>
              </w:rPr>
            </w:pPr>
            <w:del w:id="5172" w:author="aas" w:date="2013-10-14T02:06:00Z">
              <w:r>
                <w:delText xml:space="preserve">    &lt;xs:annotation&gt;</w:delText>
              </w:r>
            </w:del>
          </w:p>
          <w:p w14:paraId="0F084955" w14:textId="77777777" w:rsidR="00766893" w:rsidRDefault="00766893" w:rsidP="00766893">
            <w:pPr>
              <w:pStyle w:val="XML1"/>
              <w:rPr>
                <w:del w:id="5173" w:author="aas" w:date="2013-10-14T02:06:00Z"/>
              </w:rPr>
            </w:pPr>
            <w:del w:id="5174" w:author="aas" w:date="2013-10-14T02:06:00Z">
              <w:r>
                <w:delText xml:space="preserve">      &lt;xs:documentation&gt;</w:delText>
              </w:r>
            </w:del>
          </w:p>
          <w:p w14:paraId="4BF1F342" w14:textId="77777777" w:rsidR="00766893" w:rsidRDefault="00766893" w:rsidP="00766893">
            <w:pPr>
              <w:pStyle w:val="XML1"/>
              <w:rPr>
                <w:del w:id="5175" w:author="aas" w:date="2013-10-14T02:06:00Z"/>
              </w:rPr>
            </w:pPr>
            <w:del w:id="5176" w:author="aas" w:date="2013-10-14T02:06:00Z">
              <w:r>
                <w:delText xml:space="preserve">        Type to specify the rate of a port including the</w:delText>
              </w:r>
            </w:del>
          </w:p>
          <w:p w14:paraId="1C0DF95B" w14:textId="77777777" w:rsidR="00766893" w:rsidRDefault="00766893" w:rsidP="00766893">
            <w:pPr>
              <w:pStyle w:val="XML1"/>
              <w:rPr>
                <w:del w:id="5177" w:author="aas" w:date="2013-10-14T02:06:00Z"/>
              </w:rPr>
            </w:pPr>
            <w:del w:id="5178" w:author="aas" w:date="2013-10-14T02:06:00Z">
              <w:r>
                <w:delText xml:space="preserve">        duplex transmission feature. Possible rates are 10Mb, 100Mb,</w:delText>
              </w:r>
            </w:del>
          </w:p>
          <w:p w14:paraId="5F23CB62" w14:textId="77777777" w:rsidR="00766893" w:rsidRDefault="00766893" w:rsidP="00766893">
            <w:pPr>
              <w:pStyle w:val="XML1"/>
              <w:rPr>
                <w:del w:id="5179" w:author="aas" w:date="2013-10-14T02:06:00Z"/>
              </w:rPr>
            </w:pPr>
            <w:del w:id="5180" w:author="aas" w:date="2013-10-14T02:06:00Z">
              <w:r>
                <w:delText xml:space="preserve">        1Gb, 10Gb, 40Gb, 100Gb, 1Tb or other. Rates of 10Mb, 100Mb</w:delText>
              </w:r>
            </w:del>
          </w:p>
          <w:p w14:paraId="7B3E58B2" w14:textId="77777777" w:rsidR="00766893" w:rsidRDefault="00766893" w:rsidP="00766893">
            <w:pPr>
              <w:pStyle w:val="XML1"/>
              <w:rPr>
                <w:del w:id="5181" w:author="aas" w:date="2013-10-14T02:06:00Z"/>
              </w:rPr>
            </w:pPr>
            <w:del w:id="5182" w:author="aas" w:date="2013-10-14T02:06:00Z">
              <w:r>
                <w:delText xml:space="preserve">        and 1 Gb can support half or full duplex transmission.</w:delText>
              </w:r>
            </w:del>
          </w:p>
          <w:p w14:paraId="21DDACA9" w14:textId="77777777" w:rsidR="00766893" w:rsidRDefault="00766893" w:rsidP="00766893">
            <w:pPr>
              <w:pStyle w:val="XML1"/>
              <w:rPr>
                <w:del w:id="5183" w:author="aas" w:date="2013-10-14T02:06:00Z"/>
              </w:rPr>
            </w:pPr>
            <w:del w:id="5184" w:author="aas" w:date="2013-10-14T02:06:00Z">
              <w:r>
                <w:delText xml:space="preserve">      &lt;/xs:documentation&gt;</w:delText>
              </w:r>
            </w:del>
          </w:p>
          <w:p w14:paraId="50359CF2" w14:textId="77777777" w:rsidR="00766893" w:rsidRDefault="00766893" w:rsidP="00766893">
            <w:pPr>
              <w:pStyle w:val="XML1"/>
              <w:rPr>
                <w:del w:id="5185" w:author="aas" w:date="2013-10-14T02:06:00Z"/>
              </w:rPr>
            </w:pPr>
            <w:del w:id="5186" w:author="aas" w:date="2013-10-14T02:06:00Z">
              <w:r>
                <w:delText xml:space="preserve">    &lt;/xs:annotation&gt;</w:delText>
              </w:r>
            </w:del>
          </w:p>
          <w:p w14:paraId="33D2C9AE" w14:textId="77777777" w:rsidR="00766893" w:rsidRDefault="00766893" w:rsidP="00766893">
            <w:pPr>
              <w:pStyle w:val="XML1"/>
              <w:rPr>
                <w:del w:id="5187" w:author="aas" w:date="2013-10-14T02:06:00Z"/>
              </w:rPr>
            </w:pPr>
          </w:p>
          <w:p w14:paraId="388FE2EA" w14:textId="77777777" w:rsidR="00766893" w:rsidRDefault="00766893" w:rsidP="00766893">
            <w:pPr>
              <w:pStyle w:val="XML1"/>
              <w:rPr>
                <w:del w:id="5188" w:author="aas" w:date="2013-10-14T02:06:00Z"/>
              </w:rPr>
            </w:pPr>
            <w:del w:id="5189" w:author="aas" w:date="2013-10-14T02:06:00Z">
              <w:r>
                <w:delText xml:space="preserve">    &lt;xs:restriction base="xs:string"&gt;</w:delText>
              </w:r>
            </w:del>
          </w:p>
          <w:p w14:paraId="03010886" w14:textId="77777777" w:rsidR="00766893" w:rsidRDefault="00766893" w:rsidP="00766893">
            <w:pPr>
              <w:pStyle w:val="XML1"/>
              <w:rPr>
                <w:del w:id="5190" w:author="aas" w:date="2013-10-14T02:06:00Z"/>
              </w:rPr>
            </w:pPr>
            <w:del w:id="5191" w:author="aas" w:date="2013-10-14T02:06:00Z">
              <w:r>
                <w:delText xml:space="preserve">      &lt;xs:enumeration value="10Mb-HD"/&gt;</w:delText>
              </w:r>
            </w:del>
          </w:p>
          <w:p w14:paraId="59B0A42A" w14:textId="77777777" w:rsidR="00766893" w:rsidRDefault="00766893" w:rsidP="00766893">
            <w:pPr>
              <w:pStyle w:val="XML1"/>
              <w:rPr>
                <w:del w:id="5192" w:author="aas" w:date="2013-10-14T02:06:00Z"/>
              </w:rPr>
            </w:pPr>
            <w:del w:id="5193" w:author="aas" w:date="2013-10-14T02:06:00Z">
              <w:r>
                <w:delText xml:space="preserve">      &lt;xs:enumeration value="10Mb-FD"/&gt;</w:delText>
              </w:r>
            </w:del>
          </w:p>
          <w:p w14:paraId="6896D4E5" w14:textId="77777777" w:rsidR="00766893" w:rsidRDefault="00766893" w:rsidP="00766893">
            <w:pPr>
              <w:pStyle w:val="XML1"/>
              <w:rPr>
                <w:del w:id="5194" w:author="aas" w:date="2013-10-14T02:06:00Z"/>
              </w:rPr>
            </w:pPr>
            <w:del w:id="5195" w:author="aas" w:date="2013-10-14T02:06:00Z">
              <w:r>
                <w:delText xml:space="preserve">      &lt;xs:enumeration value="100Mb-HD"/&gt;</w:delText>
              </w:r>
            </w:del>
          </w:p>
          <w:p w14:paraId="7D724CC6" w14:textId="77777777" w:rsidR="00766893" w:rsidRDefault="00766893" w:rsidP="00766893">
            <w:pPr>
              <w:pStyle w:val="XML1"/>
              <w:rPr>
                <w:del w:id="5196" w:author="aas" w:date="2013-10-14T02:06:00Z"/>
              </w:rPr>
            </w:pPr>
            <w:del w:id="5197" w:author="aas" w:date="2013-10-14T02:06:00Z">
              <w:r>
                <w:delText xml:space="preserve">      &lt;xs:enumeration value="100Mb-FD"/&gt;</w:delText>
              </w:r>
            </w:del>
          </w:p>
          <w:p w14:paraId="24F8443D" w14:textId="77777777" w:rsidR="00766893" w:rsidRDefault="00766893" w:rsidP="00766893">
            <w:pPr>
              <w:pStyle w:val="XML1"/>
              <w:rPr>
                <w:del w:id="5198" w:author="aas" w:date="2013-10-14T02:06:00Z"/>
              </w:rPr>
            </w:pPr>
            <w:del w:id="5199" w:author="aas" w:date="2013-10-14T02:06:00Z">
              <w:r>
                <w:delText xml:space="preserve">      &lt;xs:enumeration value="1Gb-HD"/&gt;</w:delText>
              </w:r>
            </w:del>
          </w:p>
          <w:p w14:paraId="635E98D2" w14:textId="77777777" w:rsidR="00766893" w:rsidRDefault="00766893" w:rsidP="00766893">
            <w:pPr>
              <w:pStyle w:val="XML1"/>
              <w:rPr>
                <w:del w:id="5200" w:author="aas" w:date="2013-10-14T02:06:00Z"/>
              </w:rPr>
            </w:pPr>
            <w:del w:id="5201" w:author="aas" w:date="2013-10-14T02:06:00Z">
              <w:r>
                <w:delText xml:space="preserve">      &lt;xs:enumeration value="1Gb-FD"/&gt;</w:delText>
              </w:r>
            </w:del>
          </w:p>
          <w:p w14:paraId="3F19A720" w14:textId="77777777" w:rsidR="00766893" w:rsidRDefault="00766893" w:rsidP="00766893">
            <w:pPr>
              <w:pStyle w:val="XML1"/>
              <w:rPr>
                <w:del w:id="5202" w:author="aas" w:date="2013-10-14T02:06:00Z"/>
              </w:rPr>
            </w:pPr>
            <w:del w:id="5203" w:author="aas" w:date="2013-10-14T02:06:00Z">
              <w:r>
                <w:delText xml:space="preserve">      &lt;xs:enumeration value="10Gb"/&gt;</w:delText>
              </w:r>
            </w:del>
          </w:p>
          <w:p w14:paraId="562D539C" w14:textId="77777777" w:rsidR="00766893" w:rsidRDefault="00766893" w:rsidP="00766893">
            <w:pPr>
              <w:pStyle w:val="XML1"/>
              <w:rPr>
                <w:del w:id="5204" w:author="aas" w:date="2013-10-14T02:06:00Z"/>
              </w:rPr>
            </w:pPr>
            <w:del w:id="5205" w:author="aas" w:date="2013-10-14T02:06:00Z">
              <w:r>
                <w:delText xml:space="preserve">      &lt;xs:enumeration value="40Gb"/&gt;</w:delText>
              </w:r>
            </w:del>
          </w:p>
          <w:p w14:paraId="23ED7179" w14:textId="77777777" w:rsidR="00766893" w:rsidRDefault="00766893" w:rsidP="00766893">
            <w:pPr>
              <w:pStyle w:val="XML1"/>
              <w:rPr>
                <w:del w:id="5206" w:author="aas" w:date="2013-10-14T02:06:00Z"/>
              </w:rPr>
            </w:pPr>
            <w:del w:id="5207" w:author="aas" w:date="2013-10-14T02:06:00Z">
              <w:r>
                <w:delText xml:space="preserve">      &lt;xs:enumeration value="100Gb"/&gt;</w:delText>
              </w:r>
            </w:del>
          </w:p>
          <w:p w14:paraId="6726F4B7" w14:textId="77777777" w:rsidR="00766893" w:rsidRDefault="00766893" w:rsidP="00766893">
            <w:pPr>
              <w:pStyle w:val="XML1"/>
              <w:rPr>
                <w:del w:id="5208" w:author="aas" w:date="2013-10-14T02:06:00Z"/>
              </w:rPr>
            </w:pPr>
            <w:del w:id="5209" w:author="aas" w:date="2013-10-14T02:06:00Z">
              <w:r>
                <w:delText xml:space="preserve">      &lt;xs:enumeration value="1Tb"/&gt;</w:delText>
              </w:r>
            </w:del>
          </w:p>
          <w:p w14:paraId="5C86EE70" w14:textId="77777777" w:rsidR="00766893" w:rsidRDefault="00766893" w:rsidP="00766893">
            <w:pPr>
              <w:pStyle w:val="XML1"/>
              <w:rPr>
                <w:del w:id="5210" w:author="aas" w:date="2013-10-14T02:06:00Z"/>
              </w:rPr>
            </w:pPr>
            <w:del w:id="5211" w:author="aas" w:date="2013-10-14T02:06:00Z">
              <w:r>
                <w:delText xml:space="preserve">      &lt;xs:enumeration value="other"/&gt;</w:delText>
              </w:r>
            </w:del>
          </w:p>
          <w:p w14:paraId="3F763659" w14:textId="77777777" w:rsidR="00766893" w:rsidRDefault="00766893" w:rsidP="00766893">
            <w:pPr>
              <w:pStyle w:val="XML1"/>
              <w:rPr>
                <w:del w:id="5212" w:author="aas" w:date="2013-10-14T02:06:00Z"/>
              </w:rPr>
            </w:pPr>
            <w:del w:id="5213" w:author="aas" w:date="2013-10-14T02:06:00Z">
              <w:r>
                <w:delText xml:space="preserve">    &lt;/xs:restriction&gt;</w:delText>
              </w:r>
            </w:del>
          </w:p>
          <w:p w14:paraId="350FD13E" w14:textId="77777777" w:rsidR="0094763A" w:rsidRPr="009F1B7D" w:rsidRDefault="00766893" w:rsidP="00011096">
            <w:pPr>
              <w:pStyle w:val="XML1"/>
              <w:rPr>
                <w:del w:id="5214" w:author="aas" w:date="2013-10-14T02:06:00Z"/>
              </w:rPr>
            </w:pPr>
            <w:del w:id="5215" w:author="aas" w:date="2013-10-14T02:06:00Z">
              <w:r>
                <w:delText xml:space="preserve">  &lt;/xs:simpleType&gt;</w:delText>
              </w:r>
            </w:del>
          </w:p>
        </w:tc>
      </w:tr>
    </w:tbl>
    <w:p w14:paraId="028EDEF1" w14:textId="77777777" w:rsidR="0094763A" w:rsidRPr="009F1B7D" w:rsidRDefault="0094763A" w:rsidP="0094763A">
      <w:pPr>
        <w:rPr>
          <w:del w:id="5216" w:author="aas" w:date="2013-10-14T02:06:00Z"/>
        </w:rPr>
      </w:pPr>
    </w:p>
    <w:p w14:paraId="0A09909D" w14:textId="77777777" w:rsidR="0094763A" w:rsidRPr="009F1B7D" w:rsidRDefault="0094763A" w:rsidP="00D14D27">
      <w:pPr>
        <w:pStyle w:val="Heading3"/>
      </w:pPr>
      <w:bookmarkStart w:id="5217" w:name="_Toc243774077"/>
      <w:r w:rsidRPr="00DB42FD">
        <w:t>XML Example</w:t>
      </w:r>
      <w:bookmarkEnd w:id="4819"/>
      <w:bookmarkEnd w:id="4820"/>
      <w:bookmarkEnd w:id="5217"/>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5218" w:name="_Toc333523948"/>
      <w:bookmarkStart w:id="5219" w:name="_Toc335148035"/>
      <w:bookmarkStart w:id="5220" w:name="_Toc333523949"/>
      <w:bookmarkStart w:id="5221" w:name="_Toc335148036"/>
      <w:bookmarkStart w:id="5222" w:name="_Toc333523950"/>
      <w:bookmarkStart w:id="5223" w:name="_Toc335148037"/>
      <w:bookmarkStart w:id="5224" w:name="_Toc333523951"/>
      <w:bookmarkStart w:id="5225" w:name="_Toc335148038"/>
      <w:bookmarkStart w:id="5226" w:name="_Toc333523952"/>
      <w:bookmarkStart w:id="5227" w:name="_Toc335148039"/>
      <w:bookmarkStart w:id="5228" w:name="_Toc333523953"/>
      <w:bookmarkStart w:id="5229" w:name="_Toc335148040"/>
      <w:bookmarkStart w:id="5230" w:name="_Toc333523954"/>
      <w:bookmarkStart w:id="5231" w:name="_Toc335148041"/>
      <w:bookmarkStart w:id="5232" w:name="_Toc333523955"/>
      <w:bookmarkStart w:id="5233" w:name="_Toc335148042"/>
      <w:bookmarkStart w:id="5234" w:name="_Toc243774078"/>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r>
        <w:t>OpenFlow Queue</w:t>
      </w:r>
      <w:bookmarkEnd w:id="5234"/>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5235" w:name="_Toc315954025"/>
      <w:bookmarkStart w:id="5236" w:name="_Toc316542535"/>
      <w:bookmarkStart w:id="5237" w:name="_Toc243774079"/>
      <w:r w:rsidRPr="00DB42FD">
        <w:lastRenderedPageBreak/>
        <w:t>UML Diagram</w:t>
      </w:r>
      <w:bookmarkEnd w:id="5235"/>
      <w:bookmarkEnd w:id="5236"/>
      <w:bookmarkEnd w:id="5237"/>
    </w:p>
    <w:p w14:paraId="233346DF" w14:textId="4D61C67E" w:rsidR="00F07D3E" w:rsidRPr="009F1B7D" w:rsidRDefault="008E321D" w:rsidP="00F07D3E">
      <w:pPr>
        <w:keepNext/>
        <w:jc w:val="center"/>
      </w:pPr>
      <w:ins w:id="5238" w:author="Deepak Bansal (AZURE)" w:date="2013-11-25T12:07:00Z">
        <w:r>
          <w:object w:dxaOrig="5596" w:dyaOrig="7591" w14:anchorId="05ACB328">
            <v:shape id="_x0000_i1037" type="#_x0000_t75" style="width:280.8pt;height:381.6pt" o:ole="">
              <v:imagedata r:id="rId39" o:title=""/>
            </v:shape>
            <o:OLEObject Type="Embed" ProgID="Visio.Drawing.15" ShapeID="_x0000_i1037" DrawAspect="Content" ObjectID="_1448698037" r:id="rId40"/>
          </w:object>
        </w:r>
      </w:ins>
      <w:del w:id="5239" w:author="Deepak Bansal (AZURE)" w:date="2013-11-25T12:07:00Z">
        <w:r w:rsidR="00891460" w:rsidDel="008E321D">
          <w:object w:dxaOrig="5625" w:dyaOrig="7610" w14:anchorId="474BD0C3">
            <v:shape id="_x0000_i1038" type="#_x0000_t75" style="width:280.8pt;height:381.6pt" o:ole="">
              <v:imagedata r:id="rId41" o:title=""/>
            </v:shape>
            <o:OLEObject Type="Embed" ProgID="Visio.Drawing.11" ShapeID="_x0000_i1038" DrawAspect="Content" ObjectID="_1448698038" r:id="rId42"/>
          </w:object>
        </w:r>
      </w:del>
    </w:p>
    <w:p w14:paraId="4A737A45" w14:textId="32BBBC33" w:rsidR="00F07D3E" w:rsidRPr="009F1B7D" w:rsidRDefault="00F07D3E" w:rsidP="001026D4">
      <w:pPr>
        <w:pStyle w:val="Caption"/>
      </w:pPr>
      <w:r w:rsidRPr="00CE3A81">
        <w:t xml:space="preserve">Figure </w:t>
      </w:r>
      <w:r w:rsidR="00F23DEE">
        <w:t>12</w:t>
      </w:r>
      <w:r w:rsidRPr="00CE3A81">
        <w:t>: Data Model Diagram for an OpenFlow Queue</w:t>
      </w:r>
    </w:p>
    <w:p w14:paraId="3E0B7AC6" w14:textId="77777777" w:rsidR="00F07D3E" w:rsidRPr="009F1B7D" w:rsidRDefault="00F07D3E" w:rsidP="00D14D27">
      <w:pPr>
        <w:pStyle w:val="Heading3"/>
        <w:rPr>
          <w:del w:id="5240" w:author="aas" w:date="2013-10-14T02:06:00Z"/>
        </w:rPr>
      </w:pPr>
      <w:bookmarkStart w:id="5241" w:name="_Toc315954026"/>
      <w:bookmarkStart w:id="5242" w:name="_Toc316542536"/>
      <w:bookmarkStart w:id="5243" w:name="_Toc315954027"/>
      <w:bookmarkStart w:id="5244" w:name="_Toc316542537"/>
      <w:del w:id="5245" w:author="aas" w:date="2013-10-14T02:06:00Z">
        <w:r w:rsidRPr="00DB42FD">
          <w:delText>XML Schema</w:delText>
        </w:r>
        <w:bookmarkEnd w:id="5241"/>
        <w:bookmarkEnd w:id="5242"/>
      </w:del>
    </w:p>
    <w:tbl>
      <w:tblPr>
        <w:tblStyle w:val="XMLtable"/>
        <w:tblW w:w="5000" w:type="pct"/>
        <w:tblLook w:val="04A0" w:firstRow="1" w:lastRow="0" w:firstColumn="1" w:lastColumn="0" w:noHBand="0" w:noVBand="1"/>
      </w:tblPr>
      <w:tblGrid>
        <w:gridCol w:w="9474"/>
      </w:tblGrid>
      <w:tr w:rsidR="00F07D3E" w:rsidRPr="009F1B7D" w14:paraId="46A237B6" w14:textId="77777777" w:rsidTr="00C128FA">
        <w:trPr>
          <w:del w:id="5246" w:author="aas" w:date="2013-10-14T02:06:00Z"/>
        </w:trPr>
        <w:tc>
          <w:tcPr>
            <w:tcW w:w="5000" w:type="pct"/>
          </w:tcPr>
          <w:p w14:paraId="5971D2C0" w14:textId="77777777" w:rsidR="00766893" w:rsidRDefault="00766893" w:rsidP="00766893">
            <w:pPr>
              <w:pStyle w:val="XML1"/>
              <w:rPr>
                <w:del w:id="5247" w:author="aas" w:date="2013-10-14T02:06:00Z"/>
              </w:rPr>
            </w:pPr>
            <w:del w:id="5248" w:author="aas" w:date="2013-10-14T02:06:00Z">
              <w:r>
                <w:delText xml:space="preserve">  &lt;xs:group name="OFQueueType"&gt;</w:delText>
              </w:r>
            </w:del>
          </w:p>
          <w:p w14:paraId="7EAEF1E7" w14:textId="77777777" w:rsidR="00766893" w:rsidRDefault="00766893" w:rsidP="00766893">
            <w:pPr>
              <w:pStyle w:val="XML1"/>
              <w:rPr>
                <w:del w:id="5249" w:author="aas" w:date="2013-10-14T02:06:00Z"/>
              </w:rPr>
            </w:pPr>
            <w:del w:id="5250" w:author="aas" w:date="2013-10-14T02:06:00Z">
              <w:r>
                <w:delText xml:space="preserve">    &lt;xs:annotation&gt;</w:delText>
              </w:r>
            </w:del>
          </w:p>
          <w:p w14:paraId="1883292D" w14:textId="77777777" w:rsidR="00766893" w:rsidRDefault="00766893" w:rsidP="00766893">
            <w:pPr>
              <w:pStyle w:val="XML1"/>
              <w:rPr>
                <w:del w:id="5251" w:author="aas" w:date="2013-10-14T02:06:00Z"/>
              </w:rPr>
            </w:pPr>
            <w:del w:id="5252" w:author="aas" w:date="2013-10-14T02:06:00Z">
              <w:r>
                <w:delText xml:space="preserve">      &lt;xs:documentation&gt;</w:delText>
              </w:r>
            </w:del>
          </w:p>
          <w:p w14:paraId="7ACF595E" w14:textId="77777777" w:rsidR="00766893" w:rsidRDefault="00766893" w:rsidP="00766893">
            <w:pPr>
              <w:pStyle w:val="XML1"/>
              <w:rPr>
                <w:del w:id="5253" w:author="aas" w:date="2013-10-14T02:06:00Z"/>
              </w:rPr>
            </w:pPr>
            <w:del w:id="5254" w:author="aas" w:date="2013-10-14T02:06:00Z">
              <w:r>
                <w:delText xml:space="preserve">        This grouping specifies all properties of a queue</w:delText>
              </w:r>
            </w:del>
          </w:p>
          <w:p w14:paraId="7FA469EC" w14:textId="77777777" w:rsidR="00766893" w:rsidRDefault="00766893" w:rsidP="00766893">
            <w:pPr>
              <w:pStyle w:val="XML1"/>
              <w:rPr>
                <w:del w:id="5255" w:author="aas" w:date="2013-10-14T02:06:00Z"/>
              </w:rPr>
            </w:pPr>
            <w:del w:id="5256" w:author="aas" w:date="2013-10-14T02:06:00Z">
              <w:r>
                <w:delText xml:space="preserve">        resource.</w:delText>
              </w:r>
            </w:del>
          </w:p>
          <w:p w14:paraId="61808FD3" w14:textId="77777777" w:rsidR="00766893" w:rsidRDefault="00766893" w:rsidP="00766893">
            <w:pPr>
              <w:pStyle w:val="XML1"/>
              <w:rPr>
                <w:del w:id="5257" w:author="aas" w:date="2013-10-14T02:06:00Z"/>
              </w:rPr>
            </w:pPr>
          </w:p>
          <w:p w14:paraId="1C1A6CB1" w14:textId="77777777" w:rsidR="00766893" w:rsidRDefault="00766893" w:rsidP="00766893">
            <w:pPr>
              <w:pStyle w:val="XML1"/>
              <w:rPr>
                <w:del w:id="5258" w:author="aas" w:date="2013-10-14T02:06:00Z"/>
              </w:rPr>
            </w:pPr>
            <w:del w:id="5259" w:author="aas" w:date="2013-10-14T02:06:00Z">
              <w:r>
                <w:delText xml:space="preserve">        NETCONF &amp;lt;edit-config&amp;gt; operations MUST be implemented as </w:delText>
              </w:r>
            </w:del>
          </w:p>
          <w:p w14:paraId="3CC89060" w14:textId="77777777" w:rsidR="00766893" w:rsidRDefault="00766893" w:rsidP="00766893">
            <w:pPr>
              <w:pStyle w:val="XML1"/>
              <w:rPr>
                <w:del w:id="5260" w:author="aas" w:date="2013-10-14T02:06:00Z"/>
              </w:rPr>
            </w:pPr>
            <w:del w:id="5261" w:author="aas" w:date="2013-10-14T02:06:00Z">
              <w:r>
                <w:delText xml:space="preserve">        follows: </w:delText>
              </w:r>
            </w:del>
          </w:p>
          <w:p w14:paraId="7557970D" w14:textId="77777777" w:rsidR="00766893" w:rsidRDefault="00766893" w:rsidP="00766893">
            <w:pPr>
              <w:pStyle w:val="XML1"/>
              <w:rPr>
                <w:del w:id="5262" w:author="aas" w:date="2013-10-14T02:06:00Z"/>
              </w:rPr>
            </w:pPr>
          </w:p>
          <w:p w14:paraId="3C4AC84E" w14:textId="77777777" w:rsidR="00766893" w:rsidRDefault="00766893" w:rsidP="00766893">
            <w:pPr>
              <w:pStyle w:val="XML1"/>
              <w:rPr>
                <w:del w:id="5263" w:author="aas" w:date="2013-10-14T02:06:00Z"/>
              </w:rPr>
            </w:pPr>
            <w:del w:id="5264" w:author="aas" w:date="2013-10-14T02:06:00Z">
              <w:r>
                <w:delText xml:space="preserve">        * The 'resource-id' element of OFResoureType MUST be present</w:delText>
              </w:r>
            </w:del>
          </w:p>
          <w:p w14:paraId="1BF33879" w14:textId="77777777" w:rsidR="00766893" w:rsidRDefault="00766893" w:rsidP="00766893">
            <w:pPr>
              <w:pStyle w:val="XML1"/>
              <w:rPr>
                <w:del w:id="5265" w:author="aas" w:date="2013-10-14T02:06:00Z"/>
              </w:rPr>
            </w:pPr>
            <w:del w:id="5266" w:author="aas" w:date="2013-10-14T02:06:00Z">
              <w:r>
                <w:delText xml:space="preserve">        at all &amp;lt;edit-config&amp;gt; operations to identify the port.</w:delText>
              </w:r>
            </w:del>
          </w:p>
          <w:p w14:paraId="5CCA2F28" w14:textId="77777777" w:rsidR="00766893" w:rsidRDefault="00766893" w:rsidP="00766893">
            <w:pPr>
              <w:pStyle w:val="XML1"/>
              <w:rPr>
                <w:del w:id="5267" w:author="aas" w:date="2013-10-14T02:06:00Z"/>
              </w:rPr>
            </w:pPr>
            <w:del w:id="5268" w:author="aas" w:date="2013-10-14T02:06:00Z">
              <w:r>
                <w:delText xml:space="preserve">        * If the operation is 'merge' or 'replace', the element is</w:delText>
              </w:r>
            </w:del>
          </w:p>
          <w:p w14:paraId="537FEA05" w14:textId="77777777" w:rsidR="00766893" w:rsidRDefault="00766893" w:rsidP="00766893">
            <w:pPr>
              <w:pStyle w:val="XML1"/>
              <w:rPr>
                <w:del w:id="5269" w:author="aas" w:date="2013-10-14T02:06:00Z"/>
              </w:rPr>
            </w:pPr>
            <w:del w:id="5270" w:author="aas" w:date="2013-10-14T02:06:00Z">
              <w:r>
                <w:delText xml:space="preserve">        created if it does not exist, and its value is set to the</w:delText>
              </w:r>
            </w:del>
          </w:p>
          <w:p w14:paraId="6D41AF82" w14:textId="77777777" w:rsidR="00766893" w:rsidRDefault="00766893" w:rsidP="00766893">
            <w:pPr>
              <w:pStyle w:val="XML1"/>
              <w:rPr>
                <w:del w:id="5271" w:author="aas" w:date="2013-10-14T02:06:00Z"/>
              </w:rPr>
            </w:pPr>
            <w:del w:id="5272" w:author="aas" w:date="2013-10-14T02:06:00Z">
              <w:r>
                <w:delText xml:space="preserve">        value found in the XML RPC data.</w:delText>
              </w:r>
            </w:del>
          </w:p>
          <w:p w14:paraId="0BF70B6F" w14:textId="77777777" w:rsidR="00766893" w:rsidRDefault="00766893" w:rsidP="00766893">
            <w:pPr>
              <w:pStyle w:val="XML1"/>
              <w:rPr>
                <w:del w:id="5273" w:author="aas" w:date="2013-10-14T02:06:00Z"/>
              </w:rPr>
            </w:pPr>
            <w:del w:id="5274" w:author="aas" w:date="2013-10-14T02:06:00Z">
              <w:r>
                <w:delText xml:space="preserve">        * If the operation is 'create', the element is created if it</w:delText>
              </w:r>
            </w:del>
          </w:p>
          <w:p w14:paraId="1F7E68E2" w14:textId="77777777" w:rsidR="00766893" w:rsidRDefault="00766893" w:rsidP="00766893">
            <w:pPr>
              <w:pStyle w:val="XML1"/>
              <w:rPr>
                <w:del w:id="5275" w:author="aas" w:date="2013-10-14T02:06:00Z"/>
              </w:rPr>
            </w:pPr>
            <w:del w:id="5276" w:author="aas" w:date="2013-10-14T02:06:00Z">
              <w:r>
                <w:delText xml:space="preserve">        does not exist. If the element already exists, a</w:delText>
              </w:r>
            </w:del>
          </w:p>
          <w:p w14:paraId="4F8A6B7C" w14:textId="77777777" w:rsidR="00766893" w:rsidRDefault="00766893" w:rsidP="00766893">
            <w:pPr>
              <w:pStyle w:val="XML1"/>
              <w:rPr>
                <w:del w:id="5277" w:author="aas" w:date="2013-10-14T02:06:00Z"/>
              </w:rPr>
            </w:pPr>
            <w:del w:id="5278" w:author="aas" w:date="2013-10-14T02:06:00Z">
              <w:r>
                <w:delText xml:space="preserve">        'data</w:delText>
              </w:r>
              <w:r>
                <w:rPr>
                  <w:rFonts w:ascii="MS Mincho" w:eastAsia="MS Mincho" w:hAnsi="MS Mincho" w:cs="MS Mincho" w:hint="eastAsia"/>
                </w:rPr>
                <w:delText>‑</w:delText>
              </w:r>
              <w:r>
                <w:delText>exists' error is returned.</w:delText>
              </w:r>
            </w:del>
          </w:p>
          <w:p w14:paraId="0C4A5588" w14:textId="77777777" w:rsidR="00766893" w:rsidRDefault="00766893" w:rsidP="00766893">
            <w:pPr>
              <w:pStyle w:val="XML1"/>
              <w:rPr>
                <w:del w:id="5279" w:author="aas" w:date="2013-10-14T02:06:00Z"/>
              </w:rPr>
            </w:pPr>
            <w:del w:id="5280" w:author="aas" w:date="2013-10-14T02:06:00Z">
              <w:r>
                <w:delText xml:space="preserve">        * If the operation is 'delete', the element is deleted if it</w:delText>
              </w:r>
            </w:del>
          </w:p>
          <w:p w14:paraId="1AC001F3" w14:textId="77777777" w:rsidR="00766893" w:rsidRDefault="00766893" w:rsidP="00766893">
            <w:pPr>
              <w:pStyle w:val="XML1"/>
              <w:rPr>
                <w:del w:id="5281" w:author="aas" w:date="2013-10-14T02:06:00Z"/>
              </w:rPr>
            </w:pPr>
            <w:del w:id="5282"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53177BF3" w14:textId="77777777" w:rsidR="00766893" w:rsidRDefault="00766893" w:rsidP="00766893">
            <w:pPr>
              <w:pStyle w:val="XML1"/>
              <w:rPr>
                <w:del w:id="5283" w:author="aas" w:date="2013-10-14T02:06:00Z"/>
              </w:rPr>
            </w:pPr>
            <w:del w:id="5284" w:author="aas" w:date="2013-10-14T02:06:00Z">
              <w:r>
                <w:delText xml:space="preserve">        error is returned.</w:delText>
              </w:r>
            </w:del>
          </w:p>
          <w:p w14:paraId="46FB0DB7" w14:textId="77777777" w:rsidR="00766893" w:rsidRDefault="00766893" w:rsidP="00766893">
            <w:pPr>
              <w:pStyle w:val="XML1"/>
              <w:rPr>
                <w:del w:id="5285" w:author="aas" w:date="2013-10-14T02:06:00Z"/>
              </w:rPr>
            </w:pPr>
            <w:del w:id="5286" w:author="aas" w:date="2013-10-14T02:06:00Z">
              <w:r>
                <w:delText xml:space="preserve">      &lt;/xs:documentation&gt;</w:delText>
              </w:r>
            </w:del>
          </w:p>
          <w:p w14:paraId="284A09A9" w14:textId="77777777" w:rsidR="00766893" w:rsidRDefault="00766893" w:rsidP="00766893">
            <w:pPr>
              <w:pStyle w:val="XML1"/>
              <w:rPr>
                <w:del w:id="5287" w:author="aas" w:date="2013-10-14T02:06:00Z"/>
              </w:rPr>
            </w:pPr>
            <w:del w:id="5288" w:author="aas" w:date="2013-10-14T02:06:00Z">
              <w:r>
                <w:delText xml:space="preserve">    &lt;/xs:annotation&gt;</w:delText>
              </w:r>
            </w:del>
          </w:p>
          <w:p w14:paraId="3B616C9D" w14:textId="77777777" w:rsidR="00766893" w:rsidRDefault="00766893" w:rsidP="00766893">
            <w:pPr>
              <w:pStyle w:val="XML1"/>
              <w:rPr>
                <w:del w:id="5289" w:author="aas" w:date="2013-10-14T02:06:00Z"/>
              </w:rPr>
            </w:pPr>
          </w:p>
          <w:p w14:paraId="2390A32C" w14:textId="77777777" w:rsidR="00766893" w:rsidRDefault="00766893" w:rsidP="00766893">
            <w:pPr>
              <w:pStyle w:val="XML1"/>
              <w:rPr>
                <w:del w:id="5290" w:author="aas" w:date="2013-10-14T02:06:00Z"/>
              </w:rPr>
            </w:pPr>
            <w:del w:id="5291" w:author="aas" w:date="2013-10-14T02:06:00Z">
              <w:r>
                <w:delText xml:space="preserve">    &lt;xs:sequence&gt;</w:delText>
              </w:r>
            </w:del>
          </w:p>
          <w:p w14:paraId="7ED0842E" w14:textId="77777777" w:rsidR="00766893" w:rsidRDefault="00766893" w:rsidP="00766893">
            <w:pPr>
              <w:pStyle w:val="XML1"/>
              <w:rPr>
                <w:del w:id="5292" w:author="aas" w:date="2013-10-14T02:06:00Z"/>
              </w:rPr>
            </w:pPr>
            <w:del w:id="5293" w:author="aas" w:date="2013-10-14T02:06:00Z">
              <w:r>
                <w:delText xml:space="preserve">      &lt;xs:group ref="OFResourceType"/&gt;</w:delText>
              </w:r>
            </w:del>
          </w:p>
          <w:p w14:paraId="206BD791" w14:textId="77777777" w:rsidR="00766893" w:rsidRDefault="00766893" w:rsidP="00766893">
            <w:pPr>
              <w:pStyle w:val="XML1"/>
              <w:rPr>
                <w:del w:id="5294" w:author="aas" w:date="2013-10-14T02:06:00Z"/>
              </w:rPr>
            </w:pPr>
            <w:del w:id="5295" w:author="aas" w:date="2013-10-14T02:06:00Z">
              <w:r>
                <w:delText xml:space="preserve">      &lt;xs:element name="id"  type="xs:unsignedLong"&gt;</w:delText>
              </w:r>
            </w:del>
          </w:p>
          <w:p w14:paraId="64399D15" w14:textId="77777777" w:rsidR="00766893" w:rsidRDefault="00766893" w:rsidP="00766893">
            <w:pPr>
              <w:pStyle w:val="XML1"/>
              <w:rPr>
                <w:del w:id="5296" w:author="aas" w:date="2013-10-14T02:06:00Z"/>
              </w:rPr>
            </w:pPr>
            <w:del w:id="5297" w:author="aas" w:date="2013-10-14T02:06:00Z">
              <w:r>
                <w:delText xml:space="preserve">        &lt;xs:annotation&gt;</w:delText>
              </w:r>
            </w:del>
          </w:p>
          <w:p w14:paraId="114C0C71" w14:textId="77777777" w:rsidR="00766893" w:rsidRDefault="00766893" w:rsidP="00766893">
            <w:pPr>
              <w:pStyle w:val="XML1"/>
              <w:rPr>
                <w:del w:id="5298" w:author="aas" w:date="2013-10-14T02:06:00Z"/>
              </w:rPr>
            </w:pPr>
            <w:del w:id="5299" w:author="aas" w:date="2013-10-14T02:06:00Z">
              <w:r>
                <w:delText xml:space="preserve">          &lt;xs:documentation&gt;</w:delText>
              </w:r>
            </w:del>
          </w:p>
          <w:p w14:paraId="2D860E6A" w14:textId="77777777" w:rsidR="00766893" w:rsidRDefault="00766893" w:rsidP="00766893">
            <w:pPr>
              <w:pStyle w:val="XML1"/>
              <w:rPr>
                <w:del w:id="5300" w:author="aas" w:date="2013-10-14T02:06:00Z"/>
              </w:rPr>
            </w:pPr>
            <w:del w:id="5301" w:author="aas" w:date="2013-10-14T02:06:00Z">
              <w:r>
                <w:delText xml:space="preserve">            This id identifies the OpenFlow Queue to </w:delText>
              </w:r>
            </w:del>
          </w:p>
          <w:p w14:paraId="0AE3B74D" w14:textId="77777777" w:rsidR="00766893" w:rsidRDefault="00766893" w:rsidP="00766893">
            <w:pPr>
              <w:pStyle w:val="XML1"/>
              <w:rPr>
                <w:del w:id="5302" w:author="aas" w:date="2013-10-14T02:06:00Z"/>
              </w:rPr>
            </w:pPr>
            <w:del w:id="5303" w:author="aas" w:date="2013-10-14T02:06:00Z">
              <w:r>
                <w:delText xml:space="preserve">            OpenFlow Controllers. It is assigned to an OpenFlow Queue </w:delText>
              </w:r>
            </w:del>
          </w:p>
          <w:p w14:paraId="5CFBC0B0" w14:textId="77777777" w:rsidR="00766893" w:rsidRDefault="00766893" w:rsidP="00766893">
            <w:pPr>
              <w:pStyle w:val="XML1"/>
              <w:rPr>
                <w:del w:id="5304" w:author="aas" w:date="2013-10-14T02:06:00Z"/>
              </w:rPr>
            </w:pPr>
            <w:del w:id="5305" w:author="aas" w:date="2013-10-14T02:06:00Z">
              <w:r>
                <w:delText xml:space="preserve">            latest when the OpenFlow Queue is associated with and</w:delText>
              </w:r>
            </w:del>
          </w:p>
          <w:p w14:paraId="411C1739" w14:textId="77777777" w:rsidR="00766893" w:rsidRDefault="00766893" w:rsidP="00766893">
            <w:pPr>
              <w:pStyle w:val="XML1"/>
              <w:rPr>
                <w:del w:id="5306" w:author="aas" w:date="2013-10-14T02:06:00Z"/>
              </w:rPr>
            </w:pPr>
            <w:del w:id="5307" w:author="aas" w:date="2013-10-14T02:06:00Z">
              <w:r>
                <w:delText xml:space="preserve">            OpenFlow Logical Switch.  If the OpenFlow Queue is</w:delText>
              </w:r>
            </w:del>
          </w:p>
          <w:p w14:paraId="6DB3C623" w14:textId="77777777" w:rsidR="00766893" w:rsidRDefault="00766893" w:rsidP="00766893">
            <w:pPr>
              <w:pStyle w:val="XML1"/>
              <w:rPr>
                <w:del w:id="5308" w:author="aas" w:date="2013-10-14T02:06:00Z"/>
              </w:rPr>
            </w:pPr>
            <w:del w:id="5309" w:author="aas" w:date="2013-10-14T02:06:00Z">
              <w:r>
                <w:delText xml:space="preserve">            associated with an OpenFlow Logical Switch, this element</w:delText>
              </w:r>
            </w:del>
          </w:p>
          <w:p w14:paraId="24C52427" w14:textId="77777777" w:rsidR="00766893" w:rsidRDefault="00766893" w:rsidP="00766893">
            <w:pPr>
              <w:pStyle w:val="XML1"/>
              <w:rPr>
                <w:del w:id="5310" w:author="aas" w:date="2013-10-14T02:06:00Z"/>
              </w:rPr>
            </w:pPr>
            <w:del w:id="5311" w:author="aas" w:date="2013-10-14T02:06:00Z">
              <w:r>
                <w:delText xml:space="preserve">            MUST be unique within the context of the OpenFlow Logical</w:delText>
              </w:r>
            </w:del>
          </w:p>
          <w:p w14:paraId="3A08B453" w14:textId="77777777" w:rsidR="00766893" w:rsidRDefault="00766893" w:rsidP="00766893">
            <w:pPr>
              <w:pStyle w:val="XML1"/>
              <w:rPr>
                <w:del w:id="5312" w:author="aas" w:date="2013-10-14T02:06:00Z"/>
              </w:rPr>
            </w:pPr>
            <w:del w:id="5313" w:author="aas" w:date="2013-10-14T02:06:00Z">
              <w:r>
                <w:delText xml:space="preserve">            Switch.  </w:delText>
              </w:r>
            </w:del>
          </w:p>
          <w:p w14:paraId="7AFAAAEB" w14:textId="77777777" w:rsidR="00766893" w:rsidRDefault="00766893" w:rsidP="00766893">
            <w:pPr>
              <w:pStyle w:val="XML1"/>
              <w:rPr>
                <w:del w:id="5314" w:author="aas" w:date="2013-10-14T02:06:00Z"/>
              </w:rPr>
            </w:pPr>
            <w:del w:id="5315" w:author="aas" w:date="2013-10-14T02:06:00Z">
              <w:r>
                <w:delText xml:space="preserve">                  </w:delText>
              </w:r>
            </w:del>
          </w:p>
          <w:p w14:paraId="7D7BE03F" w14:textId="77777777" w:rsidR="00766893" w:rsidRDefault="00766893" w:rsidP="00766893">
            <w:pPr>
              <w:pStyle w:val="XML1"/>
              <w:rPr>
                <w:del w:id="5316" w:author="aas" w:date="2013-10-14T02:06:00Z"/>
              </w:rPr>
            </w:pPr>
            <w:del w:id="5317" w:author="aas" w:date="2013-10-14T02:06:00Z">
              <w:r>
                <w:delText xml:space="preserve">            OpenFlow Capable Switch implementations may choose to</w:delText>
              </w:r>
            </w:del>
          </w:p>
          <w:p w14:paraId="1456B9DD" w14:textId="77777777" w:rsidR="00766893" w:rsidRDefault="00766893" w:rsidP="00766893">
            <w:pPr>
              <w:pStyle w:val="XML1"/>
              <w:rPr>
                <w:del w:id="5318" w:author="aas" w:date="2013-10-14T02:06:00Z"/>
              </w:rPr>
            </w:pPr>
            <w:del w:id="5319" w:author="aas" w:date="2013-10-14T02:06:00Z">
              <w:r>
                <w:delText xml:space="preserve">            assign values to OpenFlow Queues that are unique within the</w:delText>
              </w:r>
            </w:del>
          </w:p>
          <w:p w14:paraId="5E251931" w14:textId="77777777" w:rsidR="00766893" w:rsidRDefault="00766893" w:rsidP="00766893">
            <w:pPr>
              <w:pStyle w:val="XML1"/>
              <w:rPr>
                <w:del w:id="5320" w:author="aas" w:date="2013-10-14T02:06:00Z"/>
              </w:rPr>
            </w:pPr>
            <w:del w:id="5321" w:author="aas" w:date="2013-10-14T02:06:00Z">
              <w:r>
                <w:delText xml:space="preserve">            context of the OpenFlow Logical Switch.  These id can be</w:delText>
              </w:r>
            </w:del>
          </w:p>
          <w:p w14:paraId="504458B2" w14:textId="77777777" w:rsidR="00766893" w:rsidRDefault="00766893" w:rsidP="00766893">
            <w:pPr>
              <w:pStyle w:val="XML1"/>
              <w:rPr>
                <w:del w:id="5322" w:author="aas" w:date="2013-10-14T02:06:00Z"/>
              </w:rPr>
            </w:pPr>
            <w:del w:id="5323" w:author="aas" w:date="2013-10-14T02:06:00Z">
              <w:r>
                <w:delText xml:space="preserve">            used independent of assignments to OpenFlow Logical</w:delText>
              </w:r>
            </w:del>
          </w:p>
          <w:p w14:paraId="690B9415" w14:textId="77777777" w:rsidR="00766893" w:rsidRDefault="00766893" w:rsidP="00766893">
            <w:pPr>
              <w:pStyle w:val="XML1"/>
              <w:rPr>
                <w:del w:id="5324" w:author="aas" w:date="2013-10-14T02:06:00Z"/>
              </w:rPr>
            </w:pPr>
            <w:del w:id="5325" w:author="aas" w:date="2013-10-14T02:06:00Z">
              <w:r>
                <w:delText xml:space="preserve">            Switches. </w:delText>
              </w:r>
            </w:del>
          </w:p>
          <w:p w14:paraId="7C3CC749" w14:textId="77777777" w:rsidR="00766893" w:rsidRDefault="00766893" w:rsidP="00766893">
            <w:pPr>
              <w:pStyle w:val="XML1"/>
              <w:rPr>
                <w:del w:id="5326" w:author="aas" w:date="2013-10-14T02:06:00Z"/>
              </w:rPr>
            </w:pPr>
            <w:del w:id="5327" w:author="aas" w:date="2013-10-14T02:06:00Z">
              <w:r>
                <w:delText xml:space="preserve">                  </w:delText>
              </w:r>
            </w:del>
          </w:p>
          <w:p w14:paraId="42B63DAC" w14:textId="77777777" w:rsidR="00766893" w:rsidRDefault="00766893" w:rsidP="00766893">
            <w:pPr>
              <w:pStyle w:val="XML1"/>
              <w:rPr>
                <w:del w:id="5328" w:author="aas" w:date="2013-10-14T02:06:00Z"/>
              </w:rPr>
            </w:pPr>
            <w:del w:id="5329" w:author="aas" w:date="2013-10-14T02:06:00Z">
              <w:r>
                <w:delText xml:space="preserve">            Other implementations may assign values to this element</w:delText>
              </w:r>
            </w:del>
          </w:p>
          <w:p w14:paraId="6468B697" w14:textId="77777777" w:rsidR="00766893" w:rsidRDefault="00766893" w:rsidP="00766893">
            <w:pPr>
              <w:pStyle w:val="XML1"/>
              <w:rPr>
                <w:del w:id="5330" w:author="aas" w:date="2013-10-14T02:06:00Z"/>
              </w:rPr>
            </w:pPr>
            <w:del w:id="5331" w:author="aas" w:date="2013-10-14T02:06:00Z">
              <w:r>
                <w:delText xml:space="preserve">            only if the OpenFlow Queue is assigned to an OpenFlow</w:delText>
              </w:r>
            </w:del>
          </w:p>
          <w:p w14:paraId="2031A728" w14:textId="77777777" w:rsidR="00766893" w:rsidRDefault="00766893" w:rsidP="00766893">
            <w:pPr>
              <w:pStyle w:val="XML1"/>
              <w:rPr>
                <w:del w:id="5332" w:author="aas" w:date="2013-10-14T02:06:00Z"/>
              </w:rPr>
            </w:pPr>
            <w:del w:id="5333" w:author="aas" w:date="2013-10-14T02:06:00Z">
              <w:r>
                <w:delText xml:space="preserve">            Logical Switch.  If no value is currently assigned to this</w:delText>
              </w:r>
            </w:del>
          </w:p>
          <w:p w14:paraId="2BE67D61" w14:textId="77777777" w:rsidR="00766893" w:rsidRDefault="00766893" w:rsidP="00766893">
            <w:pPr>
              <w:pStyle w:val="XML1"/>
              <w:rPr>
                <w:del w:id="5334" w:author="aas" w:date="2013-10-14T02:06:00Z"/>
              </w:rPr>
            </w:pPr>
            <w:del w:id="5335" w:author="aas" w:date="2013-10-14T02:06:00Z">
              <w:r>
                <w:delText xml:space="preserve">            element then this element MUST NOT be included in replies</w:delText>
              </w:r>
            </w:del>
          </w:p>
          <w:p w14:paraId="4464AF88" w14:textId="77777777" w:rsidR="00766893" w:rsidRDefault="00766893" w:rsidP="00766893">
            <w:pPr>
              <w:pStyle w:val="XML1"/>
              <w:rPr>
                <w:del w:id="5336" w:author="aas" w:date="2013-10-14T02:06:00Z"/>
              </w:rPr>
            </w:pPr>
            <w:del w:id="5337" w:author="aas" w:date="2013-10-14T02:06:00Z">
              <w:r>
                <w:delText xml:space="preserve">            to NETCONF &amp;lt;get&amp;gt; requests. Since this element is not</w:delText>
              </w:r>
            </w:del>
          </w:p>
          <w:p w14:paraId="65AEBE35" w14:textId="77777777" w:rsidR="00766893" w:rsidRDefault="00766893" w:rsidP="00766893">
            <w:pPr>
              <w:pStyle w:val="XML1"/>
              <w:rPr>
                <w:del w:id="5338" w:author="aas" w:date="2013-10-14T02:06:00Z"/>
              </w:rPr>
            </w:pPr>
            <w:del w:id="5339" w:author="aas" w:date="2013-10-14T02:06:00Z">
              <w:r>
                <w:delText xml:space="preserve">            configurable with the NETCONF protocol it MUST NOT be</w:delText>
              </w:r>
            </w:del>
          </w:p>
          <w:p w14:paraId="7BC3F43B" w14:textId="77777777" w:rsidR="00766893" w:rsidRDefault="00766893" w:rsidP="00766893">
            <w:pPr>
              <w:pStyle w:val="XML1"/>
              <w:rPr>
                <w:del w:id="5340" w:author="aas" w:date="2013-10-14T02:06:00Z"/>
              </w:rPr>
            </w:pPr>
            <w:del w:id="5341" w:author="aas" w:date="2013-10-14T02:06:00Z">
              <w:r>
                <w:delText xml:space="preserve">            included in replies to NETCONF &amp;lt;get-config&amp;gt; requests.</w:delText>
              </w:r>
            </w:del>
          </w:p>
          <w:p w14:paraId="277D7ABD" w14:textId="77777777" w:rsidR="00766893" w:rsidRDefault="00766893" w:rsidP="00766893">
            <w:pPr>
              <w:pStyle w:val="XML1"/>
              <w:rPr>
                <w:del w:id="5342" w:author="aas" w:date="2013-10-14T02:06:00Z"/>
              </w:rPr>
            </w:pPr>
            <w:del w:id="5343" w:author="aas" w:date="2013-10-14T02:06:00Z">
              <w:r>
                <w:delText xml:space="preserve">          &lt;/xs:documentation&gt;</w:delText>
              </w:r>
            </w:del>
          </w:p>
          <w:p w14:paraId="13DA6F84" w14:textId="77777777" w:rsidR="00766893" w:rsidRDefault="00766893" w:rsidP="00766893">
            <w:pPr>
              <w:pStyle w:val="XML1"/>
              <w:rPr>
                <w:del w:id="5344" w:author="aas" w:date="2013-10-14T02:06:00Z"/>
              </w:rPr>
            </w:pPr>
            <w:del w:id="5345" w:author="aas" w:date="2013-10-14T02:06:00Z">
              <w:r>
                <w:delText xml:space="preserve">        &lt;/xs:annotation&gt;</w:delText>
              </w:r>
            </w:del>
          </w:p>
          <w:p w14:paraId="3DF4E00A" w14:textId="77777777" w:rsidR="00766893" w:rsidRDefault="00766893" w:rsidP="00766893">
            <w:pPr>
              <w:pStyle w:val="XML1"/>
              <w:rPr>
                <w:del w:id="5346" w:author="aas" w:date="2013-10-14T02:06:00Z"/>
              </w:rPr>
            </w:pPr>
            <w:del w:id="5347" w:author="aas" w:date="2013-10-14T02:06:00Z">
              <w:r>
                <w:delText xml:space="preserve">      &lt;/xs:element&gt;</w:delText>
              </w:r>
            </w:del>
          </w:p>
          <w:p w14:paraId="7643A53D" w14:textId="77777777" w:rsidR="00766893" w:rsidRDefault="00766893" w:rsidP="00766893">
            <w:pPr>
              <w:pStyle w:val="XML1"/>
              <w:rPr>
                <w:del w:id="5348" w:author="aas" w:date="2013-10-14T02:06:00Z"/>
              </w:rPr>
            </w:pPr>
            <w:del w:id="5349" w:author="aas" w:date="2013-10-14T02:06:00Z">
              <w:r>
                <w:delText xml:space="preserve">      &lt;xs:element name="port"&gt;</w:delText>
              </w:r>
            </w:del>
          </w:p>
          <w:p w14:paraId="1C270B8D" w14:textId="77777777" w:rsidR="00766893" w:rsidRDefault="00766893" w:rsidP="00766893">
            <w:pPr>
              <w:pStyle w:val="XML1"/>
              <w:rPr>
                <w:del w:id="5350" w:author="aas" w:date="2013-10-14T02:06:00Z"/>
              </w:rPr>
            </w:pPr>
            <w:del w:id="5351" w:author="aas" w:date="2013-10-14T02:06:00Z">
              <w:r>
                <w:delText xml:space="preserve">        &lt;xs:annotation&gt;</w:delText>
              </w:r>
            </w:del>
          </w:p>
          <w:p w14:paraId="20F2D367" w14:textId="77777777" w:rsidR="00766893" w:rsidRDefault="00766893" w:rsidP="00766893">
            <w:pPr>
              <w:pStyle w:val="XML1"/>
              <w:rPr>
                <w:del w:id="5352" w:author="aas" w:date="2013-10-14T02:06:00Z"/>
              </w:rPr>
            </w:pPr>
            <w:del w:id="5353" w:author="aas" w:date="2013-10-14T02:06:00Z">
              <w:r>
                <w:delText xml:space="preserve">          &lt;xs:documentation&gt;</w:delText>
              </w:r>
            </w:del>
          </w:p>
          <w:p w14:paraId="1EA4CC38" w14:textId="77777777" w:rsidR="00766893" w:rsidRDefault="00766893" w:rsidP="00766893">
            <w:pPr>
              <w:pStyle w:val="XML1"/>
              <w:rPr>
                <w:del w:id="5354" w:author="aas" w:date="2013-10-14T02:06:00Z"/>
              </w:rPr>
            </w:pPr>
            <w:del w:id="5355" w:author="aas" w:date="2013-10-14T02:06:00Z">
              <w:r>
                <w:delText xml:space="preserve">            Reference to port resources in the Capable</w:delText>
              </w:r>
            </w:del>
          </w:p>
          <w:p w14:paraId="333B43DB" w14:textId="77777777" w:rsidR="00766893" w:rsidRDefault="00766893" w:rsidP="00766893">
            <w:pPr>
              <w:pStyle w:val="XML1"/>
              <w:rPr>
                <w:del w:id="5356" w:author="aas" w:date="2013-10-14T02:06:00Z"/>
              </w:rPr>
            </w:pPr>
            <w:del w:id="5357" w:author="aas" w:date="2013-10-14T02:06:00Z">
              <w:r>
                <w:delText xml:space="preserve">            Switch.</w:delText>
              </w:r>
            </w:del>
          </w:p>
          <w:p w14:paraId="03A6F54A" w14:textId="77777777" w:rsidR="00766893" w:rsidRDefault="00766893" w:rsidP="00766893">
            <w:pPr>
              <w:pStyle w:val="XML1"/>
              <w:rPr>
                <w:del w:id="5358" w:author="aas" w:date="2013-10-14T02:06:00Z"/>
              </w:rPr>
            </w:pPr>
            <w:del w:id="5359" w:author="aas" w:date="2013-10-14T02:06:00Z">
              <w:r>
                <w:delText xml:space="preserve">                  </w:delText>
              </w:r>
            </w:del>
          </w:p>
          <w:p w14:paraId="371CCB5C" w14:textId="77777777" w:rsidR="00766893" w:rsidRDefault="00766893" w:rsidP="00766893">
            <w:pPr>
              <w:pStyle w:val="XML1"/>
              <w:rPr>
                <w:del w:id="5360" w:author="aas" w:date="2013-10-14T02:06:00Z"/>
              </w:rPr>
            </w:pPr>
            <w:del w:id="5361" w:author="aas" w:date="2013-10-14T02:06:00Z">
              <w:r>
                <w:delText xml:space="preserve">            This element associates an OpenFlow Queue with an OpenFlow </w:delText>
              </w:r>
            </w:del>
          </w:p>
          <w:p w14:paraId="66B25A17" w14:textId="77777777" w:rsidR="00766893" w:rsidRDefault="00766893" w:rsidP="00766893">
            <w:pPr>
              <w:pStyle w:val="XML1"/>
              <w:rPr>
                <w:del w:id="5362" w:author="aas" w:date="2013-10-14T02:06:00Z"/>
              </w:rPr>
            </w:pPr>
            <w:del w:id="5363" w:author="aas" w:date="2013-10-14T02:06:00Z">
              <w:r>
                <w:delText xml:space="preserve">            Port. If the OpenFlow Queue is associated with an OpenFlow </w:delText>
              </w:r>
            </w:del>
          </w:p>
          <w:p w14:paraId="6337241B" w14:textId="77777777" w:rsidR="00766893" w:rsidRDefault="00766893" w:rsidP="00766893">
            <w:pPr>
              <w:pStyle w:val="XML1"/>
              <w:rPr>
                <w:del w:id="5364" w:author="aas" w:date="2013-10-14T02:06:00Z"/>
              </w:rPr>
            </w:pPr>
            <w:del w:id="5365" w:author="aas" w:date="2013-10-14T02:06:00Z">
              <w:r>
                <w:delText xml:space="preserve">            Logical Switch S and this element is present, then it MUST </w:delText>
              </w:r>
            </w:del>
          </w:p>
          <w:p w14:paraId="55711465" w14:textId="77777777" w:rsidR="00766893" w:rsidRDefault="00766893" w:rsidP="00766893">
            <w:pPr>
              <w:pStyle w:val="XML1"/>
              <w:rPr>
                <w:del w:id="5366" w:author="aas" w:date="2013-10-14T02:06:00Z"/>
              </w:rPr>
            </w:pPr>
            <w:del w:id="5367" w:author="aas" w:date="2013-10-14T02:06:00Z">
              <w:r>
                <w:delText xml:space="preserve">            be set to the value of element resource-id of an OpenFlow</w:delText>
              </w:r>
            </w:del>
          </w:p>
          <w:p w14:paraId="6E2858CE" w14:textId="77777777" w:rsidR="00766893" w:rsidRDefault="00766893" w:rsidP="00766893">
            <w:pPr>
              <w:pStyle w:val="XML1"/>
              <w:rPr>
                <w:del w:id="5368" w:author="aas" w:date="2013-10-14T02:06:00Z"/>
              </w:rPr>
            </w:pPr>
            <w:del w:id="5369" w:author="aas" w:date="2013-10-14T02:06:00Z">
              <w:r>
                <w:delText xml:space="preserve">            Port which is associated with the OpenFlow Logical Switch</w:delText>
              </w:r>
            </w:del>
          </w:p>
          <w:p w14:paraId="1CE3C92E" w14:textId="77777777" w:rsidR="00766893" w:rsidRDefault="00766893" w:rsidP="00766893">
            <w:pPr>
              <w:pStyle w:val="XML1"/>
              <w:rPr>
                <w:del w:id="5370" w:author="aas" w:date="2013-10-14T02:06:00Z"/>
              </w:rPr>
            </w:pPr>
            <w:del w:id="5371" w:author="aas" w:date="2013-10-14T02:06:00Z">
              <w:r>
                <w:delText xml:space="preserve">            S.</w:delText>
              </w:r>
            </w:del>
          </w:p>
          <w:p w14:paraId="69A9A461" w14:textId="77777777" w:rsidR="00766893" w:rsidRDefault="00766893" w:rsidP="00766893">
            <w:pPr>
              <w:pStyle w:val="XML1"/>
              <w:rPr>
                <w:del w:id="5372" w:author="aas" w:date="2013-10-14T02:06:00Z"/>
              </w:rPr>
            </w:pPr>
          </w:p>
          <w:p w14:paraId="2C13FFB2" w14:textId="77777777" w:rsidR="00766893" w:rsidRDefault="00766893" w:rsidP="00766893">
            <w:pPr>
              <w:pStyle w:val="XML1"/>
              <w:rPr>
                <w:del w:id="5373" w:author="aas" w:date="2013-10-14T02:06:00Z"/>
              </w:rPr>
            </w:pPr>
            <w:del w:id="5374" w:author="aas" w:date="2013-10-14T02:06:00Z">
              <w:r>
                <w:delText xml:space="preserve">            The element MUST refer to an element at the following path:</w:delText>
              </w:r>
            </w:del>
          </w:p>
          <w:p w14:paraId="16451D11" w14:textId="77777777" w:rsidR="00766893" w:rsidRDefault="00766893" w:rsidP="00766893">
            <w:pPr>
              <w:pStyle w:val="XML1"/>
              <w:rPr>
                <w:del w:id="5375" w:author="aas" w:date="2013-10-14T02:06:00Z"/>
              </w:rPr>
            </w:pPr>
            <w:del w:id="5376" w:author="aas" w:date="2013-10-14T02:06:00Z">
              <w:r>
                <w:delText xml:space="preserve">            /capable-switch/resources/port/resource-id</w:delText>
              </w:r>
            </w:del>
          </w:p>
          <w:p w14:paraId="7478E100" w14:textId="77777777" w:rsidR="00766893" w:rsidRDefault="00766893" w:rsidP="00766893">
            <w:pPr>
              <w:pStyle w:val="XML1"/>
              <w:rPr>
                <w:del w:id="5377" w:author="aas" w:date="2013-10-14T02:06:00Z"/>
              </w:rPr>
            </w:pPr>
            <w:del w:id="5378" w:author="aas" w:date="2013-10-14T02:06:00Z">
              <w:r>
                <w:delText xml:space="preserve">          &lt;/xs:documentation&gt;</w:delText>
              </w:r>
            </w:del>
          </w:p>
          <w:p w14:paraId="5C5CB64F" w14:textId="77777777" w:rsidR="00766893" w:rsidRDefault="00766893" w:rsidP="00766893">
            <w:pPr>
              <w:pStyle w:val="XML1"/>
              <w:rPr>
                <w:del w:id="5379" w:author="aas" w:date="2013-10-14T02:06:00Z"/>
              </w:rPr>
            </w:pPr>
            <w:del w:id="5380" w:author="aas" w:date="2013-10-14T02:06:00Z">
              <w:r>
                <w:delText xml:space="preserve">        &lt;/xs:annotation&gt;</w:delText>
              </w:r>
            </w:del>
          </w:p>
          <w:p w14:paraId="6BCAD188" w14:textId="77777777" w:rsidR="00766893" w:rsidRDefault="00766893" w:rsidP="00766893">
            <w:pPr>
              <w:pStyle w:val="XML1"/>
              <w:rPr>
                <w:del w:id="5381" w:author="aas" w:date="2013-10-14T02:06:00Z"/>
              </w:rPr>
            </w:pPr>
            <w:del w:id="5382" w:author="aas" w:date="2013-10-14T02:06:00Z">
              <w:r>
                <w:delText xml:space="preserve">        &lt;xs:simpleType&gt;</w:delText>
              </w:r>
            </w:del>
          </w:p>
          <w:p w14:paraId="5ED550A1" w14:textId="77777777" w:rsidR="00766893" w:rsidRDefault="00766893" w:rsidP="00766893">
            <w:pPr>
              <w:pStyle w:val="XML1"/>
              <w:rPr>
                <w:del w:id="5383" w:author="aas" w:date="2013-10-14T02:06:00Z"/>
              </w:rPr>
            </w:pPr>
            <w:del w:id="5384" w:author="aas" w:date="2013-10-14T02:06:00Z">
              <w:r>
                <w:delText xml:space="preserve">          &lt;xs:restriction base="inet:uri"&gt;</w:delText>
              </w:r>
            </w:del>
          </w:p>
          <w:p w14:paraId="38832501" w14:textId="77777777" w:rsidR="00766893" w:rsidRDefault="00766893" w:rsidP="00766893">
            <w:pPr>
              <w:pStyle w:val="XML1"/>
              <w:rPr>
                <w:del w:id="5385" w:author="aas" w:date="2013-10-14T02:06:00Z"/>
              </w:rPr>
            </w:pPr>
            <w:del w:id="5386" w:author="aas" w:date="2013-10-14T02:06:00Z">
              <w:r>
                <w:delText xml:space="preserve">          &lt;/xs:restriction&gt;</w:delText>
              </w:r>
            </w:del>
          </w:p>
          <w:p w14:paraId="1A2F5C26" w14:textId="77777777" w:rsidR="00766893" w:rsidRDefault="00766893" w:rsidP="00766893">
            <w:pPr>
              <w:pStyle w:val="XML1"/>
              <w:rPr>
                <w:del w:id="5387" w:author="aas" w:date="2013-10-14T02:06:00Z"/>
              </w:rPr>
            </w:pPr>
            <w:del w:id="5388" w:author="aas" w:date="2013-10-14T02:06:00Z">
              <w:r>
                <w:delText xml:space="preserve">        &lt;/xs:simpleType&gt;</w:delText>
              </w:r>
            </w:del>
          </w:p>
          <w:p w14:paraId="25EEEDE8" w14:textId="77777777" w:rsidR="00766893" w:rsidRDefault="00766893" w:rsidP="00766893">
            <w:pPr>
              <w:pStyle w:val="XML1"/>
              <w:rPr>
                <w:del w:id="5389" w:author="aas" w:date="2013-10-14T02:06:00Z"/>
              </w:rPr>
            </w:pPr>
            <w:del w:id="5390" w:author="aas" w:date="2013-10-14T02:06:00Z">
              <w:r>
                <w:delText xml:space="preserve">      &lt;/xs:element&gt;</w:delText>
              </w:r>
            </w:del>
          </w:p>
          <w:p w14:paraId="5A29976D" w14:textId="77777777" w:rsidR="00766893" w:rsidRDefault="00766893" w:rsidP="00766893">
            <w:pPr>
              <w:pStyle w:val="XML1"/>
              <w:rPr>
                <w:del w:id="5391" w:author="aas" w:date="2013-10-14T02:06:00Z"/>
              </w:rPr>
            </w:pPr>
            <w:del w:id="5392" w:author="aas" w:date="2013-10-14T02:06:00Z">
              <w:r>
                <w:delText xml:space="preserve">      &lt;xs:element name="properties"&gt;</w:delText>
              </w:r>
            </w:del>
          </w:p>
          <w:p w14:paraId="08A308A4" w14:textId="77777777" w:rsidR="00766893" w:rsidRDefault="00766893" w:rsidP="00766893">
            <w:pPr>
              <w:pStyle w:val="XML1"/>
              <w:rPr>
                <w:del w:id="5393" w:author="aas" w:date="2013-10-14T02:06:00Z"/>
              </w:rPr>
            </w:pPr>
            <w:del w:id="5394" w:author="aas" w:date="2013-10-14T02:06:00Z">
              <w:r>
                <w:delText xml:space="preserve">        &lt;xs:annotation&gt;</w:delText>
              </w:r>
            </w:del>
          </w:p>
          <w:p w14:paraId="718F3F76" w14:textId="77777777" w:rsidR="00766893" w:rsidRDefault="00766893" w:rsidP="00766893">
            <w:pPr>
              <w:pStyle w:val="XML1"/>
              <w:rPr>
                <w:del w:id="5395" w:author="aas" w:date="2013-10-14T02:06:00Z"/>
              </w:rPr>
            </w:pPr>
            <w:del w:id="5396" w:author="aas" w:date="2013-10-14T02:06:00Z">
              <w:r>
                <w:delText xml:space="preserve">          &lt;xs:documentation&gt;</w:delText>
              </w:r>
            </w:del>
          </w:p>
          <w:p w14:paraId="1F828170" w14:textId="77777777" w:rsidR="00766893" w:rsidRDefault="00766893" w:rsidP="00766893">
            <w:pPr>
              <w:pStyle w:val="XML1"/>
              <w:rPr>
                <w:del w:id="5397" w:author="aas" w:date="2013-10-14T02:06:00Z"/>
              </w:rPr>
            </w:pPr>
            <w:del w:id="5398" w:author="aas" w:date="2013-10-14T02:06:00Z">
              <w:r>
                <w:delText xml:space="preserve">            The queue properties currently configured.</w:delText>
              </w:r>
            </w:del>
          </w:p>
          <w:p w14:paraId="6CAC6AFE" w14:textId="77777777" w:rsidR="00766893" w:rsidRDefault="00766893" w:rsidP="00766893">
            <w:pPr>
              <w:pStyle w:val="XML1"/>
              <w:rPr>
                <w:del w:id="5399" w:author="aas" w:date="2013-10-14T02:06:00Z"/>
              </w:rPr>
            </w:pPr>
            <w:del w:id="5400" w:author="aas" w:date="2013-10-14T02:06:00Z">
              <w:r>
                <w:delText xml:space="preserve">          &lt;/xs:documentation&gt;</w:delText>
              </w:r>
            </w:del>
          </w:p>
          <w:p w14:paraId="2D919327" w14:textId="77777777" w:rsidR="00766893" w:rsidRDefault="00766893" w:rsidP="00766893">
            <w:pPr>
              <w:pStyle w:val="XML1"/>
              <w:rPr>
                <w:del w:id="5401" w:author="aas" w:date="2013-10-14T02:06:00Z"/>
              </w:rPr>
            </w:pPr>
            <w:del w:id="5402" w:author="aas" w:date="2013-10-14T02:06:00Z">
              <w:r>
                <w:delText xml:space="preserve">        &lt;/xs:annotation&gt;</w:delText>
              </w:r>
            </w:del>
          </w:p>
          <w:p w14:paraId="44C702D4" w14:textId="77777777" w:rsidR="00766893" w:rsidRDefault="00766893" w:rsidP="00766893">
            <w:pPr>
              <w:pStyle w:val="XML1"/>
              <w:rPr>
                <w:del w:id="5403" w:author="aas" w:date="2013-10-14T02:06:00Z"/>
              </w:rPr>
            </w:pPr>
            <w:del w:id="5404" w:author="aas" w:date="2013-10-14T02:06:00Z">
              <w:r>
                <w:delText xml:space="preserve">        &lt;xs:complexType&gt;</w:delText>
              </w:r>
            </w:del>
          </w:p>
          <w:p w14:paraId="21C459AE" w14:textId="77777777" w:rsidR="00766893" w:rsidRDefault="00766893" w:rsidP="00766893">
            <w:pPr>
              <w:pStyle w:val="XML1"/>
              <w:rPr>
                <w:del w:id="5405" w:author="aas" w:date="2013-10-14T02:06:00Z"/>
              </w:rPr>
            </w:pPr>
            <w:del w:id="5406" w:author="aas" w:date="2013-10-14T02:06:00Z">
              <w:r>
                <w:delText xml:space="preserve">          &lt;xs:sequence&gt;</w:delText>
              </w:r>
            </w:del>
          </w:p>
          <w:p w14:paraId="04B139D0" w14:textId="77777777" w:rsidR="00766893" w:rsidRDefault="00766893" w:rsidP="00766893">
            <w:pPr>
              <w:pStyle w:val="XML1"/>
              <w:rPr>
                <w:del w:id="5407" w:author="aas" w:date="2013-10-14T02:06:00Z"/>
              </w:rPr>
            </w:pPr>
            <w:del w:id="5408" w:author="aas" w:date="2013-10-14T02:06:00Z">
              <w:r>
                <w:delText xml:space="preserve">            &lt;xs:element name="min-rate" minOccurs="0"  type="OFTenthOfAPercentType"&gt;</w:delText>
              </w:r>
            </w:del>
          </w:p>
          <w:p w14:paraId="1E038C9F" w14:textId="77777777" w:rsidR="00766893" w:rsidRDefault="00766893" w:rsidP="00766893">
            <w:pPr>
              <w:pStyle w:val="XML1"/>
              <w:rPr>
                <w:del w:id="5409" w:author="aas" w:date="2013-10-14T02:06:00Z"/>
              </w:rPr>
            </w:pPr>
            <w:del w:id="5410" w:author="aas" w:date="2013-10-14T02:06:00Z">
              <w:r>
                <w:delText xml:space="preserve">              &lt;xs:annotation&gt;</w:delText>
              </w:r>
            </w:del>
          </w:p>
          <w:p w14:paraId="0936821D" w14:textId="77777777" w:rsidR="00766893" w:rsidRDefault="00766893" w:rsidP="00766893">
            <w:pPr>
              <w:pStyle w:val="XML1"/>
              <w:rPr>
                <w:del w:id="5411" w:author="aas" w:date="2013-10-14T02:06:00Z"/>
              </w:rPr>
            </w:pPr>
            <w:del w:id="5412" w:author="aas" w:date="2013-10-14T02:06:00Z">
              <w:r>
                <w:delText xml:space="preserve">                &lt;xs:documentation&gt;</w:delText>
              </w:r>
            </w:del>
          </w:p>
          <w:p w14:paraId="0B2A378E" w14:textId="77777777" w:rsidR="00766893" w:rsidRDefault="00766893" w:rsidP="00766893">
            <w:pPr>
              <w:pStyle w:val="XML1"/>
              <w:rPr>
                <w:del w:id="5413" w:author="aas" w:date="2013-10-14T02:06:00Z"/>
              </w:rPr>
            </w:pPr>
            <w:del w:id="5414" w:author="aas" w:date="2013-10-14T02:06:00Z">
              <w:r>
                <w:delText xml:space="preserve">                  The minimal rate that is reserved for this</w:delText>
              </w:r>
            </w:del>
          </w:p>
          <w:p w14:paraId="6DA1EBB8" w14:textId="77777777" w:rsidR="00766893" w:rsidRDefault="00766893" w:rsidP="00766893">
            <w:pPr>
              <w:pStyle w:val="XML1"/>
              <w:rPr>
                <w:del w:id="5415" w:author="aas" w:date="2013-10-14T02:06:00Z"/>
              </w:rPr>
            </w:pPr>
            <w:del w:id="5416" w:author="aas" w:date="2013-10-14T02:06:00Z">
              <w:r>
                <w:delText xml:space="preserve">                  queue in 1/10 of a percent of the actual rate.</w:delText>
              </w:r>
            </w:del>
          </w:p>
          <w:p w14:paraId="77DCE754" w14:textId="77777777" w:rsidR="00766893" w:rsidRDefault="00766893" w:rsidP="00766893">
            <w:pPr>
              <w:pStyle w:val="XML1"/>
              <w:rPr>
                <w:del w:id="5417" w:author="aas" w:date="2013-10-14T02:06:00Z"/>
              </w:rPr>
            </w:pPr>
          </w:p>
          <w:p w14:paraId="70A37A86" w14:textId="77777777" w:rsidR="00766893" w:rsidRDefault="00766893" w:rsidP="00766893">
            <w:pPr>
              <w:pStyle w:val="XML1"/>
              <w:rPr>
                <w:del w:id="5418" w:author="aas" w:date="2013-10-14T02:06:00Z"/>
              </w:rPr>
            </w:pPr>
            <w:del w:id="5419" w:author="aas" w:date="2013-10-14T02:06:00Z">
              <w:r>
                <w:delText xml:space="preserve">                  This element is optional. If not present a min-rate is</w:delText>
              </w:r>
            </w:del>
          </w:p>
          <w:p w14:paraId="4AA04E01" w14:textId="77777777" w:rsidR="00766893" w:rsidRDefault="00766893" w:rsidP="00766893">
            <w:pPr>
              <w:pStyle w:val="XML1"/>
              <w:rPr>
                <w:del w:id="5420" w:author="aas" w:date="2013-10-14T02:06:00Z"/>
              </w:rPr>
            </w:pPr>
            <w:del w:id="5421" w:author="aas" w:date="2013-10-14T02:06:00Z">
              <w:r>
                <w:delText xml:space="preserve">                  not set.</w:delText>
              </w:r>
            </w:del>
          </w:p>
          <w:p w14:paraId="02DD68CA" w14:textId="77777777" w:rsidR="00766893" w:rsidRDefault="00766893" w:rsidP="00766893">
            <w:pPr>
              <w:pStyle w:val="XML1"/>
              <w:rPr>
                <w:del w:id="5422" w:author="aas" w:date="2013-10-14T02:06:00Z"/>
              </w:rPr>
            </w:pPr>
            <w:del w:id="5423" w:author="aas" w:date="2013-10-14T02:06:00Z">
              <w:r>
                <w:delText xml:space="preserve">                &lt;/xs:documentation&gt;</w:delText>
              </w:r>
            </w:del>
          </w:p>
          <w:p w14:paraId="0309BA7E" w14:textId="77777777" w:rsidR="00766893" w:rsidRDefault="00766893" w:rsidP="00766893">
            <w:pPr>
              <w:pStyle w:val="XML1"/>
              <w:rPr>
                <w:del w:id="5424" w:author="aas" w:date="2013-10-14T02:06:00Z"/>
              </w:rPr>
            </w:pPr>
            <w:del w:id="5425" w:author="aas" w:date="2013-10-14T02:06:00Z">
              <w:r>
                <w:delText xml:space="preserve">              &lt;/xs:annotation&gt;</w:delText>
              </w:r>
            </w:del>
          </w:p>
          <w:p w14:paraId="27443497" w14:textId="77777777" w:rsidR="00766893" w:rsidRDefault="00766893" w:rsidP="00766893">
            <w:pPr>
              <w:pStyle w:val="XML1"/>
              <w:rPr>
                <w:del w:id="5426" w:author="aas" w:date="2013-10-14T02:06:00Z"/>
              </w:rPr>
            </w:pPr>
            <w:del w:id="5427" w:author="aas" w:date="2013-10-14T02:06:00Z">
              <w:r>
                <w:delText xml:space="preserve">            &lt;/xs:element&gt;</w:delText>
              </w:r>
            </w:del>
          </w:p>
          <w:p w14:paraId="7EA253E6" w14:textId="77777777" w:rsidR="00766893" w:rsidRDefault="00766893" w:rsidP="00766893">
            <w:pPr>
              <w:pStyle w:val="XML1"/>
              <w:rPr>
                <w:del w:id="5428" w:author="aas" w:date="2013-10-14T02:06:00Z"/>
              </w:rPr>
            </w:pPr>
            <w:del w:id="5429" w:author="aas" w:date="2013-10-14T02:06:00Z">
              <w:r>
                <w:delText xml:space="preserve">            &lt;xs:element name="max-rate" minOccurs="0"  type="OFTenthOfAPercentType"&gt;</w:delText>
              </w:r>
            </w:del>
          </w:p>
          <w:p w14:paraId="347988F4" w14:textId="77777777" w:rsidR="00766893" w:rsidRDefault="00766893" w:rsidP="00766893">
            <w:pPr>
              <w:pStyle w:val="XML1"/>
              <w:rPr>
                <w:del w:id="5430" w:author="aas" w:date="2013-10-14T02:06:00Z"/>
              </w:rPr>
            </w:pPr>
            <w:del w:id="5431" w:author="aas" w:date="2013-10-14T02:06:00Z">
              <w:r>
                <w:delText xml:space="preserve">              &lt;xs:annotation&gt;</w:delText>
              </w:r>
            </w:del>
          </w:p>
          <w:p w14:paraId="3587CFC8" w14:textId="77777777" w:rsidR="00766893" w:rsidRDefault="00766893" w:rsidP="00766893">
            <w:pPr>
              <w:pStyle w:val="XML1"/>
              <w:rPr>
                <w:del w:id="5432" w:author="aas" w:date="2013-10-14T02:06:00Z"/>
              </w:rPr>
            </w:pPr>
            <w:del w:id="5433" w:author="aas" w:date="2013-10-14T02:06:00Z">
              <w:r>
                <w:delText xml:space="preserve">                &lt;xs:documentation&gt;</w:delText>
              </w:r>
            </w:del>
          </w:p>
          <w:p w14:paraId="363B0F03" w14:textId="77777777" w:rsidR="00766893" w:rsidRDefault="00766893" w:rsidP="00766893">
            <w:pPr>
              <w:pStyle w:val="XML1"/>
              <w:rPr>
                <w:del w:id="5434" w:author="aas" w:date="2013-10-14T02:06:00Z"/>
              </w:rPr>
            </w:pPr>
            <w:del w:id="5435" w:author="aas" w:date="2013-10-14T02:06:00Z">
              <w:r>
                <w:delText xml:space="preserve">                  The maximum rate that is reserved for this</w:delText>
              </w:r>
            </w:del>
          </w:p>
          <w:p w14:paraId="12BBBA63" w14:textId="77777777" w:rsidR="00766893" w:rsidRDefault="00766893" w:rsidP="00766893">
            <w:pPr>
              <w:pStyle w:val="XML1"/>
              <w:rPr>
                <w:del w:id="5436" w:author="aas" w:date="2013-10-14T02:06:00Z"/>
              </w:rPr>
            </w:pPr>
            <w:del w:id="5437" w:author="aas" w:date="2013-10-14T02:06:00Z">
              <w:r>
                <w:delText xml:space="preserve">                  queue in 1/10 of a percent of the actual rate.</w:delText>
              </w:r>
            </w:del>
          </w:p>
          <w:p w14:paraId="46EA28B4" w14:textId="77777777" w:rsidR="00766893" w:rsidRDefault="00766893" w:rsidP="00766893">
            <w:pPr>
              <w:pStyle w:val="XML1"/>
              <w:rPr>
                <w:del w:id="5438" w:author="aas" w:date="2013-10-14T02:06:00Z"/>
              </w:rPr>
            </w:pPr>
          </w:p>
          <w:p w14:paraId="202858D6" w14:textId="77777777" w:rsidR="00766893" w:rsidRDefault="00766893" w:rsidP="00766893">
            <w:pPr>
              <w:pStyle w:val="XML1"/>
              <w:rPr>
                <w:del w:id="5439" w:author="aas" w:date="2013-10-14T02:06:00Z"/>
              </w:rPr>
            </w:pPr>
            <w:del w:id="5440" w:author="aas" w:date="2013-10-14T02:06:00Z">
              <w:r>
                <w:delText xml:space="preserve">                  This element is optional. If not present the max-rate is</w:delText>
              </w:r>
            </w:del>
          </w:p>
          <w:p w14:paraId="46E4BC3E" w14:textId="77777777" w:rsidR="00766893" w:rsidRDefault="00766893" w:rsidP="00766893">
            <w:pPr>
              <w:pStyle w:val="XML1"/>
              <w:rPr>
                <w:del w:id="5441" w:author="aas" w:date="2013-10-14T02:06:00Z"/>
              </w:rPr>
            </w:pPr>
            <w:del w:id="5442" w:author="aas" w:date="2013-10-14T02:06:00Z">
              <w:r>
                <w:delText xml:space="preserve">                  not set.</w:delText>
              </w:r>
            </w:del>
          </w:p>
          <w:p w14:paraId="501680B2" w14:textId="77777777" w:rsidR="00766893" w:rsidRDefault="00766893" w:rsidP="00766893">
            <w:pPr>
              <w:pStyle w:val="XML1"/>
              <w:rPr>
                <w:del w:id="5443" w:author="aas" w:date="2013-10-14T02:06:00Z"/>
              </w:rPr>
            </w:pPr>
            <w:del w:id="5444" w:author="aas" w:date="2013-10-14T02:06:00Z">
              <w:r>
                <w:delText xml:space="preserve">                &lt;/xs:documentation&gt;</w:delText>
              </w:r>
            </w:del>
          </w:p>
          <w:p w14:paraId="0A541544" w14:textId="77777777" w:rsidR="00766893" w:rsidRDefault="00766893" w:rsidP="00766893">
            <w:pPr>
              <w:pStyle w:val="XML1"/>
              <w:rPr>
                <w:del w:id="5445" w:author="aas" w:date="2013-10-14T02:06:00Z"/>
              </w:rPr>
            </w:pPr>
            <w:del w:id="5446" w:author="aas" w:date="2013-10-14T02:06:00Z">
              <w:r>
                <w:delText xml:space="preserve">              &lt;/xs:annotation&gt;</w:delText>
              </w:r>
            </w:del>
          </w:p>
          <w:p w14:paraId="56C09B0F" w14:textId="77777777" w:rsidR="00766893" w:rsidRDefault="00766893" w:rsidP="00766893">
            <w:pPr>
              <w:pStyle w:val="XML1"/>
              <w:rPr>
                <w:del w:id="5447" w:author="aas" w:date="2013-10-14T02:06:00Z"/>
              </w:rPr>
            </w:pPr>
            <w:del w:id="5448" w:author="aas" w:date="2013-10-14T02:06:00Z">
              <w:r>
                <w:delText xml:space="preserve">            &lt;/xs:element&gt;</w:delText>
              </w:r>
            </w:del>
          </w:p>
          <w:p w14:paraId="3609619F" w14:textId="77777777" w:rsidR="00766893" w:rsidRDefault="00766893" w:rsidP="00766893">
            <w:pPr>
              <w:pStyle w:val="XML1"/>
              <w:rPr>
                <w:del w:id="5449" w:author="aas" w:date="2013-10-14T02:06:00Z"/>
              </w:rPr>
            </w:pPr>
            <w:del w:id="5450" w:author="aas" w:date="2013-10-14T02:06:00Z">
              <w:r>
                <w:delText xml:space="preserve">            &lt;xs:element name="experimenter" minOccurs="0" maxOccurs="unbounded"  type="xs:unsignedInt"&gt;</w:delText>
              </w:r>
            </w:del>
          </w:p>
          <w:p w14:paraId="20F2DC11" w14:textId="77777777" w:rsidR="00766893" w:rsidRDefault="00766893" w:rsidP="00766893">
            <w:pPr>
              <w:pStyle w:val="XML1"/>
              <w:rPr>
                <w:del w:id="5451" w:author="aas" w:date="2013-10-14T02:06:00Z"/>
              </w:rPr>
            </w:pPr>
            <w:del w:id="5452" w:author="aas" w:date="2013-10-14T02:06:00Z">
              <w:r>
                <w:delText xml:space="preserve">              &lt;xs:annotation&gt;</w:delText>
              </w:r>
            </w:del>
          </w:p>
          <w:p w14:paraId="1FF140B5" w14:textId="77777777" w:rsidR="00766893" w:rsidRDefault="00766893" w:rsidP="00766893">
            <w:pPr>
              <w:pStyle w:val="XML1"/>
              <w:rPr>
                <w:del w:id="5453" w:author="aas" w:date="2013-10-14T02:06:00Z"/>
              </w:rPr>
            </w:pPr>
            <w:del w:id="5454" w:author="aas" w:date="2013-10-14T02:06:00Z">
              <w:r>
                <w:delText xml:space="preserve">                &lt;xs:documentation&gt;</w:delText>
              </w:r>
            </w:del>
          </w:p>
          <w:p w14:paraId="054C3301" w14:textId="77777777" w:rsidR="00766893" w:rsidRDefault="00766893" w:rsidP="00766893">
            <w:pPr>
              <w:pStyle w:val="XML1"/>
              <w:rPr>
                <w:del w:id="5455" w:author="aas" w:date="2013-10-14T02:06:00Z"/>
              </w:rPr>
            </w:pPr>
            <w:del w:id="5456" w:author="aas" w:date="2013-10-14T02:06:00Z">
              <w:r>
                <w:delText xml:space="preserve">                  A list of experimenter identifiers of queue</w:delText>
              </w:r>
            </w:del>
          </w:p>
          <w:p w14:paraId="574D5945" w14:textId="77777777" w:rsidR="00766893" w:rsidRDefault="00766893" w:rsidP="00766893">
            <w:pPr>
              <w:pStyle w:val="XML1"/>
              <w:rPr>
                <w:del w:id="5457" w:author="aas" w:date="2013-10-14T02:06:00Z"/>
              </w:rPr>
            </w:pPr>
            <w:del w:id="5458" w:author="aas" w:date="2013-10-14T02:06:00Z">
              <w:r>
                <w:delText xml:space="preserve">                  properties used.</w:delText>
              </w:r>
            </w:del>
          </w:p>
          <w:p w14:paraId="4D6696D7" w14:textId="77777777" w:rsidR="00766893" w:rsidRDefault="00766893" w:rsidP="00766893">
            <w:pPr>
              <w:pStyle w:val="XML1"/>
              <w:rPr>
                <w:del w:id="5459" w:author="aas" w:date="2013-10-14T02:06:00Z"/>
              </w:rPr>
            </w:pPr>
          </w:p>
          <w:p w14:paraId="73B589B9" w14:textId="77777777" w:rsidR="00766893" w:rsidRDefault="00766893" w:rsidP="00766893">
            <w:pPr>
              <w:pStyle w:val="XML1"/>
              <w:rPr>
                <w:del w:id="5460" w:author="aas" w:date="2013-10-14T02:06:00Z"/>
              </w:rPr>
            </w:pPr>
            <w:del w:id="5461" w:author="aas" w:date="2013-10-14T02:06:00Z">
              <w:r>
                <w:delText xml:space="preserve">                  This element is optional.</w:delText>
              </w:r>
            </w:del>
          </w:p>
          <w:p w14:paraId="16717353" w14:textId="77777777" w:rsidR="00766893" w:rsidRDefault="00766893" w:rsidP="00766893">
            <w:pPr>
              <w:pStyle w:val="XML1"/>
              <w:rPr>
                <w:del w:id="5462" w:author="aas" w:date="2013-10-14T02:06:00Z"/>
              </w:rPr>
            </w:pPr>
            <w:del w:id="5463" w:author="aas" w:date="2013-10-14T02:06:00Z">
              <w:r>
                <w:delText xml:space="preserve">                &lt;/xs:documentation&gt;</w:delText>
              </w:r>
            </w:del>
          </w:p>
          <w:p w14:paraId="1961E709" w14:textId="77777777" w:rsidR="00766893" w:rsidRDefault="00766893" w:rsidP="00766893">
            <w:pPr>
              <w:pStyle w:val="XML1"/>
              <w:rPr>
                <w:del w:id="5464" w:author="aas" w:date="2013-10-14T02:06:00Z"/>
              </w:rPr>
            </w:pPr>
            <w:del w:id="5465" w:author="aas" w:date="2013-10-14T02:06:00Z">
              <w:r>
                <w:delText xml:space="preserve">              &lt;/xs:annotation&gt;</w:delText>
              </w:r>
            </w:del>
          </w:p>
          <w:p w14:paraId="5BE8FA5E" w14:textId="77777777" w:rsidR="00766893" w:rsidRDefault="00766893" w:rsidP="00766893">
            <w:pPr>
              <w:pStyle w:val="XML1"/>
              <w:rPr>
                <w:del w:id="5466" w:author="aas" w:date="2013-10-14T02:06:00Z"/>
              </w:rPr>
            </w:pPr>
            <w:del w:id="5467" w:author="aas" w:date="2013-10-14T02:06:00Z">
              <w:r>
                <w:delText xml:space="preserve">            &lt;/xs:element&gt;</w:delText>
              </w:r>
            </w:del>
          </w:p>
          <w:p w14:paraId="13D9C789" w14:textId="77777777" w:rsidR="00766893" w:rsidRDefault="00766893" w:rsidP="00766893">
            <w:pPr>
              <w:pStyle w:val="XML1"/>
              <w:rPr>
                <w:del w:id="5468" w:author="aas" w:date="2013-10-14T02:06:00Z"/>
              </w:rPr>
            </w:pPr>
            <w:del w:id="5469" w:author="aas" w:date="2013-10-14T02:06:00Z">
              <w:r>
                <w:delText xml:space="preserve">          &lt;/xs:sequence&gt;</w:delText>
              </w:r>
            </w:del>
          </w:p>
          <w:p w14:paraId="24C88F04" w14:textId="77777777" w:rsidR="00766893" w:rsidRDefault="00766893" w:rsidP="00766893">
            <w:pPr>
              <w:pStyle w:val="XML1"/>
              <w:rPr>
                <w:del w:id="5470" w:author="aas" w:date="2013-10-14T02:06:00Z"/>
              </w:rPr>
            </w:pPr>
            <w:del w:id="5471" w:author="aas" w:date="2013-10-14T02:06:00Z">
              <w:r>
                <w:delText xml:space="preserve">        &lt;/xs:complexType&gt;</w:delText>
              </w:r>
            </w:del>
          </w:p>
          <w:p w14:paraId="3D23416E" w14:textId="77777777" w:rsidR="00766893" w:rsidRDefault="00766893" w:rsidP="00766893">
            <w:pPr>
              <w:pStyle w:val="XML1"/>
              <w:rPr>
                <w:del w:id="5472" w:author="aas" w:date="2013-10-14T02:06:00Z"/>
              </w:rPr>
            </w:pPr>
            <w:del w:id="5473" w:author="aas" w:date="2013-10-14T02:06:00Z">
              <w:r>
                <w:delText xml:space="preserve">      &lt;/xs:element&gt;</w:delText>
              </w:r>
            </w:del>
          </w:p>
          <w:p w14:paraId="0C91DC8D" w14:textId="77777777" w:rsidR="00766893" w:rsidRDefault="00766893" w:rsidP="00766893">
            <w:pPr>
              <w:pStyle w:val="XML1"/>
              <w:rPr>
                <w:del w:id="5474" w:author="aas" w:date="2013-10-14T02:06:00Z"/>
              </w:rPr>
            </w:pPr>
            <w:del w:id="5475" w:author="aas" w:date="2013-10-14T02:06:00Z">
              <w:r>
                <w:delText xml:space="preserve">    &lt;/xs:sequence&gt;</w:delText>
              </w:r>
            </w:del>
          </w:p>
          <w:p w14:paraId="52C6BA8E" w14:textId="77777777" w:rsidR="00F07D3E" w:rsidRDefault="00766893" w:rsidP="00766893">
            <w:pPr>
              <w:pStyle w:val="XML1"/>
              <w:rPr>
                <w:del w:id="5476" w:author="aas" w:date="2013-10-14T02:06:00Z"/>
              </w:rPr>
            </w:pPr>
            <w:del w:id="5477" w:author="aas" w:date="2013-10-14T02:06:00Z">
              <w:r>
                <w:delText xml:space="preserve">  &lt;/xs:group&gt;</w:delText>
              </w:r>
            </w:del>
          </w:p>
          <w:p w14:paraId="2CEFAF4E" w14:textId="77777777" w:rsidR="00766893" w:rsidRDefault="00766893" w:rsidP="00766893">
            <w:pPr>
              <w:pStyle w:val="XML1"/>
              <w:rPr>
                <w:del w:id="5478" w:author="aas" w:date="2013-10-14T02:06:00Z"/>
              </w:rPr>
            </w:pPr>
          </w:p>
          <w:p w14:paraId="02251563" w14:textId="77777777" w:rsidR="0089627C" w:rsidRDefault="0089627C" w:rsidP="0089627C">
            <w:pPr>
              <w:pStyle w:val="XML1"/>
              <w:rPr>
                <w:del w:id="5479" w:author="aas" w:date="2013-10-14T02:06:00Z"/>
              </w:rPr>
            </w:pPr>
            <w:del w:id="5480" w:author="aas" w:date="2013-10-14T02:06:00Z">
              <w:r>
                <w:delText xml:space="preserve">  &lt;xs:simpleType name="OFTenthOfAPercentType"&gt;</w:delText>
              </w:r>
            </w:del>
          </w:p>
          <w:p w14:paraId="63B22678" w14:textId="77777777" w:rsidR="0089627C" w:rsidRDefault="0089627C" w:rsidP="0089627C">
            <w:pPr>
              <w:pStyle w:val="XML1"/>
              <w:rPr>
                <w:del w:id="5481" w:author="aas" w:date="2013-10-14T02:06:00Z"/>
              </w:rPr>
            </w:pPr>
            <w:del w:id="5482" w:author="aas" w:date="2013-10-14T02:06:00Z">
              <w:r>
                <w:delText xml:space="preserve">    &lt;xs:annotation&gt;</w:delText>
              </w:r>
            </w:del>
          </w:p>
          <w:p w14:paraId="447AA994" w14:textId="77777777" w:rsidR="0089627C" w:rsidRDefault="0089627C" w:rsidP="0089627C">
            <w:pPr>
              <w:pStyle w:val="XML1"/>
              <w:rPr>
                <w:del w:id="5483" w:author="aas" w:date="2013-10-14T02:06:00Z"/>
              </w:rPr>
            </w:pPr>
            <w:del w:id="5484" w:author="aas" w:date="2013-10-14T02:06:00Z">
              <w:r>
                <w:delText xml:space="preserve">      &lt;xs:documentation&gt;</w:delText>
              </w:r>
            </w:del>
          </w:p>
          <w:p w14:paraId="30C87765" w14:textId="77777777" w:rsidR="0089627C" w:rsidRDefault="0089627C" w:rsidP="0089627C">
            <w:pPr>
              <w:pStyle w:val="XML1"/>
              <w:rPr>
                <w:del w:id="5485" w:author="aas" w:date="2013-10-14T02:06:00Z"/>
              </w:rPr>
            </w:pPr>
            <w:del w:id="5486" w:author="aas" w:date="2013-10-14T02:06:00Z">
              <w:r>
                <w:delText xml:space="preserve">        This type defines a value in tenth of a percent.</w:delText>
              </w:r>
            </w:del>
          </w:p>
          <w:p w14:paraId="1599355C" w14:textId="77777777" w:rsidR="0089627C" w:rsidRDefault="0089627C" w:rsidP="0089627C">
            <w:pPr>
              <w:pStyle w:val="XML1"/>
              <w:rPr>
                <w:del w:id="5487" w:author="aas" w:date="2013-10-14T02:06:00Z"/>
              </w:rPr>
            </w:pPr>
            <w:del w:id="5488" w:author="aas" w:date="2013-10-14T02:06:00Z">
              <w:r>
                <w:delText xml:space="preserve">      &lt;/xs:documentation&gt;</w:delText>
              </w:r>
            </w:del>
          </w:p>
          <w:p w14:paraId="31A0D1D4" w14:textId="77777777" w:rsidR="0089627C" w:rsidRDefault="0089627C" w:rsidP="0089627C">
            <w:pPr>
              <w:pStyle w:val="XML1"/>
              <w:rPr>
                <w:del w:id="5489" w:author="aas" w:date="2013-10-14T02:06:00Z"/>
              </w:rPr>
            </w:pPr>
            <w:del w:id="5490" w:author="aas" w:date="2013-10-14T02:06:00Z">
              <w:r>
                <w:delText xml:space="preserve">    &lt;/xs:annotation&gt;</w:delText>
              </w:r>
            </w:del>
          </w:p>
          <w:p w14:paraId="019E8FD4" w14:textId="77777777" w:rsidR="0089627C" w:rsidRDefault="0089627C" w:rsidP="0089627C">
            <w:pPr>
              <w:pStyle w:val="XML1"/>
              <w:rPr>
                <w:del w:id="5491" w:author="aas" w:date="2013-10-14T02:06:00Z"/>
              </w:rPr>
            </w:pPr>
          </w:p>
          <w:p w14:paraId="3B007B60" w14:textId="77777777" w:rsidR="0089627C" w:rsidRDefault="0089627C" w:rsidP="0089627C">
            <w:pPr>
              <w:pStyle w:val="XML1"/>
              <w:rPr>
                <w:del w:id="5492" w:author="aas" w:date="2013-10-14T02:06:00Z"/>
              </w:rPr>
            </w:pPr>
            <w:del w:id="5493" w:author="aas" w:date="2013-10-14T02:06:00Z">
              <w:r>
                <w:delText xml:space="preserve">    &lt;xs:restriction base="xs:unsignedShort"&gt;</w:delText>
              </w:r>
            </w:del>
          </w:p>
          <w:p w14:paraId="1C89F708" w14:textId="77777777" w:rsidR="0089627C" w:rsidRDefault="0089627C" w:rsidP="0089627C">
            <w:pPr>
              <w:pStyle w:val="XML1"/>
              <w:rPr>
                <w:del w:id="5494" w:author="aas" w:date="2013-10-14T02:06:00Z"/>
              </w:rPr>
            </w:pPr>
            <w:del w:id="5495" w:author="aas" w:date="2013-10-14T02:06:00Z">
              <w:r>
                <w:delText xml:space="preserve">      &lt;xs:minInclusive value="0"/&gt;</w:delText>
              </w:r>
            </w:del>
          </w:p>
          <w:p w14:paraId="73D6B516" w14:textId="77777777" w:rsidR="0089627C" w:rsidRDefault="0089627C" w:rsidP="0089627C">
            <w:pPr>
              <w:pStyle w:val="XML1"/>
              <w:rPr>
                <w:del w:id="5496" w:author="aas" w:date="2013-10-14T02:06:00Z"/>
              </w:rPr>
            </w:pPr>
            <w:del w:id="5497" w:author="aas" w:date="2013-10-14T02:06:00Z">
              <w:r>
                <w:delText xml:space="preserve">      &lt;xs:maxInclusive value="1000"/&gt;</w:delText>
              </w:r>
            </w:del>
          </w:p>
          <w:p w14:paraId="0EEDFC44" w14:textId="77777777" w:rsidR="0089627C" w:rsidRDefault="0089627C" w:rsidP="0089627C">
            <w:pPr>
              <w:pStyle w:val="XML1"/>
              <w:rPr>
                <w:del w:id="5498" w:author="aas" w:date="2013-10-14T02:06:00Z"/>
              </w:rPr>
            </w:pPr>
            <w:del w:id="5499" w:author="aas" w:date="2013-10-14T02:06:00Z">
              <w:r>
                <w:delText xml:space="preserve">    &lt;/xs:restriction&gt;</w:delText>
              </w:r>
            </w:del>
          </w:p>
          <w:p w14:paraId="5AF36623" w14:textId="77777777" w:rsidR="00766893" w:rsidRPr="009F1B7D" w:rsidRDefault="0089627C" w:rsidP="0089627C">
            <w:pPr>
              <w:pStyle w:val="XML1"/>
              <w:rPr>
                <w:del w:id="5500" w:author="aas" w:date="2013-10-14T02:06:00Z"/>
              </w:rPr>
            </w:pPr>
            <w:del w:id="5501" w:author="aas" w:date="2013-10-14T02:06:00Z">
              <w:r>
                <w:delText xml:space="preserve">  &lt;/xs:simpleType&gt;</w:delText>
              </w:r>
            </w:del>
          </w:p>
        </w:tc>
      </w:tr>
    </w:tbl>
    <w:p w14:paraId="584029A4" w14:textId="77777777" w:rsidR="00F07D3E" w:rsidRPr="009F1B7D" w:rsidRDefault="00F07D3E" w:rsidP="00F07D3E">
      <w:pPr>
        <w:rPr>
          <w:del w:id="5502" w:author="aas" w:date="2013-10-14T02:06:00Z"/>
        </w:rPr>
      </w:pPr>
    </w:p>
    <w:p w14:paraId="4B268707" w14:textId="77777777" w:rsidR="00F07D3E" w:rsidRPr="009F1B7D" w:rsidRDefault="00F07D3E" w:rsidP="00D14D27">
      <w:pPr>
        <w:pStyle w:val="Heading3"/>
      </w:pPr>
      <w:bookmarkStart w:id="5503" w:name="_Toc243774080"/>
      <w:r w:rsidRPr="00DB42FD">
        <w:t>XML Example</w:t>
      </w:r>
      <w:bookmarkEnd w:id="5243"/>
      <w:bookmarkEnd w:id="5244"/>
      <w:bookmarkEnd w:id="5503"/>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50F4C351" w:rsidR="00F07D3E" w:rsidRPr="009F1B7D" w:rsidDel="00FE1A17" w:rsidRDefault="00F07D3E" w:rsidP="00011096">
            <w:pPr>
              <w:pStyle w:val="XML3"/>
              <w:rPr>
                <w:del w:id="5504" w:author="Anees Shaikh" w:date="2013-11-24T22:56:00Z"/>
              </w:rPr>
            </w:pPr>
            <w:r w:rsidRPr="009F1B7D">
              <w:t>&lt;max-rate&gt;500&lt;/max-rate&gt;</w:t>
            </w:r>
          </w:p>
          <w:p w14:paraId="749AA119" w14:textId="20388642" w:rsidR="00F07D3E" w:rsidRPr="009F1B7D" w:rsidDel="00FE1A17" w:rsidRDefault="00F07D3E">
            <w:pPr>
              <w:pStyle w:val="XML3"/>
              <w:rPr>
                <w:del w:id="5505" w:author="Anees Shaikh" w:date="2013-11-24T22:56:00Z"/>
              </w:rPr>
            </w:pPr>
            <w:del w:id="5506" w:author="Anees Shaikh" w:date="2013-11-24T22:56:00Z">
              <w:r w:rsidRPr="009F1B7D" w:rsidDel="00FE1A17">
                <w:delText>&lt;experimenter&gt;123498&lt;/experimenter&gt;</w:delText>
              </w:r>
            </w:del>
          </w:p>
          <w:p w14:paraId="6B233E4E" w14:textId="338358DC" w:rsidR="00F07D3E" w:rsidRPr="009F1B7D" w:rsidRDefault="00F07D3E">
            <w:pPr>
              <w:pStyle w:val="XML3"/>
              <w:ind w:left="504" w:firstLine="0"/>
              <w:pPrChange w:id="5507" w:author="Anees Shaikh" w:date="2013-11-24T22:56:00Z">
                <w:pPr>
                  <w:pStyle w:val="XML3"/>
                </w:pPr>
              </w:pPrChange>
            </w:pPr>
            <w:del w:id="5508" w:author="Anees Shaikh" w:date="2013-11-24T22:56:00Z">
              <w:r w:rsidRPr="009F1B7D" w:rsidDel="00FE1A17">
                <w:delText>&lt;experimenter&gt;708&lt;/experimenter&gt;</w:delText>
              </w:r>
            </w:del>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5509" w:name="_Toc333524189"/>
      <w:bookmarkStart w:id="5510" w:name="_Toc335148276"/>
      <w:bookmarkStart w:id="5511" w:name="_Toc333524190"/>
      <w:bookmarkStart w:id="5512" w:name="_Toc335148277"/>
      <w:bookmarkStart w:id="5513" w:name="_Toc333524191"/>
      <w:bookmarkStart w:id="5514" w:name="_Toc335148278"/>
      <w:bookmarkStart w:id="5515" w:name="_Toc333524192"/>
      <w:bookmarkStart w:id="5516" w:name="_Toc335148279"/>
      <w:bookmarkStart w:id="5517" w:name="_Toc333524193"/>
      <w:bookmarkStart w:id="5518" w:name="_Toc335148280"/>
      <w:bookmarkStart w:id="5519" w:name="_Toc333524194"/>
      <w:bookmarkStart w:id="5520" w:name="_Toc335148281"/>
      <w:bookmarkStart w:id="5521" w:name="_Toc333524195"/>
      <w:bookmarkStart w:id="5522" w:name="_Toc335148282"/>
      <w:bookmarkStart w:id="5523" w:name="_Toc333524196"/>
      <w:bookmarkStart w:id="5524" w:name="_Toc335148283"/>
      <w:bookmarkStart w:id="5525" w:name="_Toc333524197"/>
      <w:bookmarkStart w:id="5526" w:name="_Toc335148284"/>
      <w:bookmarkStart w:id="5527" w:name="_Toc333524198"/>
      <w:bookmarkStart w:id="5528" w:name="_Toc335148285"/>
      <w:bookmarkStart w:id="5529" w:name="_Toc243774081"/>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r>
        <w:t>External Certificate</w:t>
      </w:r>
      <w:bookmarkEnd w:id="5529"/>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5530" w:name="_Toc243774082"/>
      <w:r w:rsidRPr="00DB42FD">
        <w:lastRenderedPageBreak/>
        <w:t>UML Diagram</w:t>
      </w:r>
      <w:bookmarkEnd w:id="5530"/>
    </w:p>
    <w:p w14:paraId="72061590" w14:textId="65BA7BFF" w:rsidR="002A5300" w:rsidRPr="009F1B7D" w:rsidRDefault="00BB307B" w:rsidP="002A5300">
      <w:pPr>
        <w:keepNext/>
        <w:jc w:val="center"/>
      </w:pPr>
      <w:r>
        <w:object w:dxaOrig="3114" w:dyaOrig="2210" w14:anchorId="55CAF233">
          <v:shape id="_x0000_i1039" type="#_x0000_t75" style="width:151.2pt;height:108pt" o:ole="">
            <v:imagedata r:id="rId43" o:title=""/>
          </v:shape>
          <o:OLEObject Type="Embed" ProgID="Visio.Drawing.11" ShapeID="_x0000_i1039" DrawAspect="Content" ObjectID="_1448698039" r:id="rId44"/>
        </w:object>
      </w:r>
    </w:p>
    <w:p w14:paraId="4FD97B30" w14:textId="659241E6" w:rsidR="002A5300" w:rsidRPr="009F1B7D" w:rsidRDefault="002A5300" w:rsidP="001026D4">
      <w:pPr>
        <w:pStyle w:val="Caption"/>
      </w:pPr>
      <w:r w:rsidRPr="00A3202A">
        <w:t xml:space="preserve">Figure </w:t>
      </w:r>
      <w:r w:rsidR="001026D4">
        <w:rPr>
          <w:b w:val="0"/>
          <w:rPrChange w:id="5531" w:author="aas" w:date="2013-10-14T02:06:00Z">
            <w:rPr>
              <w:lang w:bidi="ar-SA"/>
            </w:rPr>
          </w:rPrChange>
        </w:rPr>
        <w:fldChar w:fldCharType="begin"/>
      </w:r>
      <w:r w:rsidR="001026D4">
        <w:rPr>
          <w:b w:val="0"/>
          <w:rPrChange w:id="5532" w:author="aas" w:date="2013-10-14T02:06:00Z">
            <w:rPr/>
          </w:rPrChange>
        </w:rPr>
        <w:instrText xml:space="preserve"> SEQ Figure \* ARABIC </w:instrText>
      </w:r>
      <w:r w:rsidR="001026D4">
        <w:rPr>
          <w:b w:val="0"/>
          <w:rPrChange w:id="5533" w:author="aas" w:date="2013-10-14T02:06:00Z">
            <w:rPr>
              <w:lang w:bidi="ar-SA"/>
            </w:rPr>
          </w:rPrChange>
        </w:rPr>
        <w:fldChar w:fldCharType="separate"/>
      </w:r>
      <w:ins w:id="5534" w:author="Anees Shaikh" w:date="2013-10-19T23:57:00Z">
        <w:r w:rsidR="00EE43EB">
          <w:rPr>
            <w:b w:val="0"/>
            <w:noProof/>
          </w:rPr>
          <w:t>9</w:t>
        </w:r>
      </w:ins>
      <w:del w:id="5535" w:author="Anees Shaikh" w:date="2013-10-19T23:57:00Z">
        <w:r w:rsidRPr="00A3202A" w:rsidDel="00EE43EB">
          <w:rPr>
            <w:noProof/>
          </w:rPr>
          <w:delText>1</w:delText>
        </w:r>
      </w:del>
      <w:r w:rsidR="001026D4">
        <w:rPr>
          <w:rFonts w:asciiTheme="minorHAnsi" w:hAnsiTheme="minorHAnsi"/>
          <w:b w:val="0"/>
          <w:color w:val="auto"/>
          <w:sz w:val="22"/>
          <w:rPrChange w:id="5536" w:author="aas" w:date="2013-10-14T02:06:00Z">
            <w:rPr>
              <w:lang w:bidi="ar-SA"/>
            </w:rPr>
          </w:rPrChange>
        </w:rPr>
        <w:fldChar w:fldCharType="end"/>
      </w:r>
      <w:r w:rsidR="00F23DEE" w:rsidRPr="00A3202A">
        <w:t>3</w:t>
      </w:r>
      <w:r w:rsidRPr="00A3202A">
        <w:t>: Data Model Diagram for a Certificate</w:t>
      </w:r>
    </w:p>
    <w:p w14:paraId="308A6154" w14:textId="77777777" w:rsidR="002A5300" w:rsidRPr="009F1B7D" w:rsidRDefault="002A5300" w:rsidP="002A5300">
      <w:pPr>
        <w:pStyle w:val="Heading3"/>
        <w:keepLines w:val="0"/>
        <w:ind w:left="720" w:hanging="720"/>
        <w:rPr>
          <w:del w:id="5537" w:author="aas" w:date="2013-10-14T02:06:00Z"/>
        </w:rPr>
      </w:pPr>
      <w:del w:id="5538"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2A5300" w:rsidRPr="009F1B7D" w14:paraId="494B6025" w14:textId="77777777" w:rsidTr="00C128FA">
        <w:trPr>
          <w:del w:id="5539" w:author="aas" w:date="2013-10-14T02:06:00Z"/>
        </w:trPr>
        <w:tc>
          <w:tcPr>
            <w:tcW w:w="8820" w:type="dxa"/>
          </w:tcPr>
          <w:p w14:paraId="47C4AACF" w14:textId="77777777" w:rsidR="002610E5" w:rsidRDefault="002610E5" w:rsidP="002610E5">
            <w:pPr>
              <w:pStyle w:val="XML1"/>
              <w:rPr>
                <w:del w:id="5540" w:author="aas" w:date="2013-10-14T02:06:00Z"/>
              </w:rPr>
            </w:pPr>
            <w:del w:id="5541" w:author="aas" w:date="2013-10-14T02:06:00Z">
              <w:r>
                <w:delText xml:space="preserve">  &lt;xs:group name="OFExternalCertificateType"&gt;</w:delText>
              </w:r>
            </w:del>
          </w:p>
          <w:p w14:paraId="5ED99220" w14:textId="77777777" w:rsidR="002610E5" w:rsidRDefault="002610E5" w:rsidP="002610E5">
            <w:pPr>
              <w:pStyle w:val="XML1"/>
              <w:rPr>
                <w:del w:id="5542" w:author="aas" w:date="2013-10-14T02:06:00Z"/>
              </w:rPr>
            </w:pPr>
            <w:del w:id="5543" w:author="aas" w:date="2013-10-14T02:06:00Z">
              <w:r>
                <w:delText xml:space="preserve">    &lt;xs:annotation&gt;</w:delText>
              </w:r>
            </w:del>
          </w:p>
          <w:p w14:paraId="5BC7C80A" w14:textId="77777777" w:rsidR="002610E5" w:rsidRDefault="002610E5" w:rsidP="002610E5">
            <w:pPr>
              <w:pStyle w:val="XML1"/>
              <w:rPr>
                <w:del w:id="5544" w:author="aas" w:date="2013-10-14T02:06:00Z"/>
              </w:rPr>
            </w:pPr>
            <w:del w:id="5545" w:author="aas" w:date="2013-10-14T02:06:00Z">
              <w:r>
                <w:delText xml:space="preserve">      &lt;xs:documentation&gt;</w:delText>
              </w:r>
            </w:del>
          </w:p>
          <w:p w14:paraId="1A520F7C" w14:textId="77777777" w:rsidR="002610E5" w:rsidRDefault="002610E5" w:rsidP="002610E5">
            <w:pPr>
              <w:pStyle w:val="XML1"/>
              <w:rPr>
                <w:del w:id="5546" w:author="aas" w:date="2013-10-14T02:06:00Z"/>
              </w:rPr>
            </w:pPr>
            <w:del w:id="5547" w:author="aas" w:date="2013-10-14T02:06:00Z">
              <w:r>
                <w:delText xml:space="preserve">        This grouping specifies a certificate that can be</w:delText>
              </w:r>
            </w:del>
          </w:p>
          <w:p w14:paraId="5928D872" w14:textId="77777777" w:rsidR="002610E5" w:rsidRDefault="002610E5" w:rsidP="002610E5">
            <w:pPr>
              <w:pStyle w:val="XML1"/>
              <w:rPr>
                <w:del w:id="5548" w:author="aas" w:date="2013-10-14T02:06:00Z"/>
              </w:rPr>
            </w:pPr>
            <w:del w:id="5549" w:author="aas" w:date="2013-10-14T02:06:00Z">
              <w:r>
                <w:delText xml:space="preserve">        used by an OpenFlow Logical Switch for authenticating a </w:delText>
              </w:r>
            </w:del>
          </w:p>
          <w:p w14:paraId="0F04636F" w14:textId="77777777" w:rsidR="002610E5" w:rsidRDefault="002610E5" w:rsidP="002610E5">
            <w:pPr>
              <w:pStyle w:val="XML1"/>
              <w:rPr>
                <w:del w:id="5550" w:author="aas" w:date="2013-10-14T02:06:00Z"/>
              </w:rPr>
            </w:pPr>
            <w:del w:id="5551" w:author="aas" w:date="2013-10-14T02:06:00Z">
              <w:r>
                <w:delText xml:space="preserve">        controller when a TLS connection is established.</w:delText>
              </w:r>
            </w:del>
          </w:p>
          <w:p w14:paraId="366760E2" w14:textId="77777777" w:rsidR="002610E5" w:rsidRDefault="002610E5" w:rsidP="002610E5">
            <w:pPr>
              <w:pStyle w:val="XML1"/>
              <w:rPr>
                <w:del w:id="5552" w:author="aas" w:date="2013-10-14T02:06:00Z"/>
              </w:rPr>
            </w:pPr>
            <w:del w:id="5553" w:author="aas" w:date="2013-10-14T02:06:00Z">
              <w:r>
                <w:delText xml:space="preserve">      &lt;/xs:documentation&gt;</w:delText>
              </w:r>
            </w:del>
          </w:p>
          <w:p w14:paraId="36FC837C" w14:textId="77777777" w:rsidR="002610E5" w:rsidRDefault="002610E5" w:rsidP="002610E5">
            <w:pPr>
              <w:pStyle w:val="XML1"/>
              <w:rPr>
                <w:del w:id="5554" w:author="aas" w:date="2013-10-14T02:06:00Z"/>
              </w:rPr>
            </w:pPr>
            <w:del w:id="5555" w:author="aas" w:date="2013-10-14T02:06:00Z">
              <w:r>
                <w:delText xml:space="preserve">    &lt;/xs:annotation&gt;</w:delText>
              </w:r>
            </w:del>
          </w:p>
          <w:p w14:paraId="104D0D88" w14:textId="77777777" w:rsidR="002610E5" w:rsidRDefault="002610E5" w:rsidP="002610E5">
            <w:pPr>
              <w:pStyle w:val="XML1"/>
              <w:rPr>
                <w:del w:id="5556" w:author="aas" w:date="2013-10-14T02:06:00Z"/>
              </w:rPr>
            </w:pPr>
          </w:p>
          <w:p w14:paraId="770CD9F1" w14:textId="77777777" w:rsidR="002610E5" w:rsidRDefault="002610E5" w:rsidP="002610E5">
            <w:pPr>
              <w:pStyle w:val="XML1"/>
              <w:rPr>
                <w:del w:id="5557" w:author="aas" w:date="2013-10-14T02:06:00Z"/>
              </w:rPr>
            </w:pPr>
            <w:del w:id="5558" w:author="aas" w:date="2013-10-14T02:06:00Z">
              <w:r>
                <w:delText xml:space="preserve">    &lt;xs:sequence&gt;</w:delText>
              </w:r>
            </w:del>
          </w:p>
          <w:p w14:paraId="4311F3F4" w14:textId="77777777" w:rsidR="002610E5" w:rsidRDefault="002610E5" w:rsidP="002610E5">
            <w:pPr>
              <w:pStyle w:val="XML1"/>
              <w:rPr>
                <w:del w:id="5559" w:author="aas" w:date="2013-10-14T02:06:00Z"/>
              </w:rPr>
            </w:pPr>
            <w:del w:id="5560" w:author="aas" w:date="2013-10-14T02:06:00Z">
              <w:r>
                <w:delText xml:space="preserve">      &lt;xs:group ref="OFResourceType"/&gt;</w:delText>
              </w:r>
            </w:del>
          </w:p>
          <w:p w14:paraId="22C8A5CB" w14:textId="77777777" w:rsidR="002610E5" w:rsidRDefault="002610E5" w:rsidP="002610E5">
            <w:pPr>
              <w:pStyle w:val="XML1"/>
              <w:rPr>
                <w:del w:id="5561" w:author="aas" w:date="2013-10-14T02:06:00Z"/>
              </w:rPr>
            </w:pPr>
            <w:del w:id="5562" w:author="aas" w:date="2013-10-14T02:06:00Z">
              <w:r>
                <w:delText xml:space="preserve">      &lt;xs:element name="certificate"  type="xs:string"&gt;</w:delText>
              </w:r>
            </w:del>
          </w:p>
          <w:p w14:paraId="068D2189" w14:textId="77777777" w:rsidR="002610E5" w:rsidRDefault="002610E5" w:rsidP="002610E5">
            <w:pPr>
              <w:pStyle w:val="XML1"/>
              <w:rPr>
                <w:del w:id="5563" w:author="aas" w:date="2013-10-14T02:06:00Z"/>
              </w:rPr>
            </w:pPr>
            <w:del w:id="5564" w:author="aas" w:date="2013-10-14T02:06:00Z">
              <w:r>
                <w:delText xml:space="preserve">        &lt;xs:annotation&gt;</w:delText>
              </w:r>
            </w:del>
          </w:p>
          <w:p w14:paraId="6F4C2E81" w14:textId="77777777" w:rsidR="002610E5" w:rsidRDefault="002610E5" w:rsidP="002610E5">
            <w:pPr>
              <w:pStyle w:val="XML1"/>
              <w:rPr>
                <w:del w:id="5565" w:author="aas" w:date="2013-10-14T02:06:00Z"/>
              </w:rPr>
            </w:pPr>
            <w:del w:id="5566" w:author="aas" w:date="2013-10-14T02:06:00Z">
              <w:r>
                <w:delText xml:space="preserve">          &lt;xs:documentation&gt;</w:delText>
              </w:r>
            </w:del>
          </w:p>
          <w:p w14:paraId="58A0EB5F" w14:textId="77777777" w:rsidR="002610E5" w:rsidRDefault="002610E5" w:rsidP="002610E5">
            <w:pPr>
              <w:pStyle w:val="XML1"/>
              <w:rPr>
                <w:del w:id="5567" w:author="aas" w:date="2013-10-14T02:06:00Z"/>
              </w:rPr>
            </w:pPr>
            <w:del w:id="5568" w:author="aas" w:date="2013-10-14T02:06:00Z">
              <w:r>
                <w:delText xml:space="preserve">            An X.509 certificate in DER format base64</w:delText>
              </w:r>
            </w:del>
          </w:p>
          <w:p w14:paraId="3072738E" w14:textId="77777777" w:rsidR="002610E5" w:rsidRDefault="002610E5" w:rsidP="002610E5">
            <w:pPr>
              <w:pStyle w:val="XML1"/>
              <w:rPr>
                <w:del w:id="5569" w:author="aas" w:date="2013-10-14T02:06:00Z"/>
              </w:rPr>
            </w:pPr>
            <w:del w:id="5570" w:author="aas" w:date="2013-10-14T02:06:00Z">
              <w:r>
                <w:delText xml:space="preserve">            encoded.</w:delText>
              </w:r>
            </w:del>
          </w:p>
          <w:p w14:paraId="31C7D279" w14:textId="77777777" w:rsidR="002610E5" w:rsidRDefault="002610E5" w:rsidP="002610E5">
            <w:pPr>
              <w:pStyle w:val="XML1"/>
              <w:rPr>
                <w:del w:id="5571" w:author="aas" w:date="2013-10-14T02:06:00Z"/>
              </w:rPr>
            </w:pPr>
          </w:p>
          <w:p w14:paraId="59E23529" w14:textId="77777777" w:rsidR="002610E5" w:rsidRDefault="002610E5" w:rsidP="002610E5">
            <w:pPr>
              <w:pStyle w:val="XML1"/>
              <w:rPr>
                <w:del w:id="5572" w:author="aas" w:date="2013-10-14T02:06:00Z"/>
              </w:rPr>
            </w:pPr>
            <w:del w:id="5573" w:author="aas" w:date="2013-10-14T02:06:00Z">
              <w:r>
                <w:delText xml:space="preserve">            This element MUST be present in the NETCONF data store.</w:delText>
              </w:r>
            </w:del>
          </w:p>
          <w:p w14:paraId="561E517E" w14:textId="77777777" w:rsidR="002610E5" w:rsidRDefault="002610E5" w:rsidP="002610E5">
            <w:pPr>
              <w:pStyle w:val="XML1"/>
              <w:rPr>
                <w:del w:id="5574" w:author="aas" w:date="2013-10-14T02:06:00Z"/>
              </w:rPr>
            </w:pPr>
            <w:del w:id="5575" w:author="aas" w:date="2013-10-14T02:06:00Z">
              <w:r>
                <w:delText xml:space="preserve">            If this element is not present in a NETCONF &amp;lt;edit-config&amp;gt;</w:delText>
              </w:r>
            </w:del>
          </w:p>
          <w:p w14:paraId="64292251" w14:textId="77777777" w:rsidR="002610E5" w:rsidRDefault="002610E5" w:rsidP="002610E5">
            <w:pPr>
              <w:pStyle w:val="XML1"/>
              <w:rPr>
                <w:del w:id="5576" w:author="aas" w:date="2013-10-14T02:06:00Z"/>
              </w:rPr>
            </w:pPr>
            <w:del w:id="5577" w:author="aas" w:date="2013-10-14T02:06:00Z">
              <w:r>
                <w:delText xml:space="preserve">            operation 'create', 'merge' or 'replace' and the parent</w:delText>
              </w:r>
            </w:del>
          </w:p>
          <w:p w14:paraId="19166B93" w14:textId="77777777" w:rsidR="002610E5" w:rsidRDefault="002610E5" w:rsidP="002610E5">
            <w:pPr>
              <w:pStyle w:val="XML1"/>
              <w:rPr>
                <w:del w:id="5578" w:author="aas" w:date="2013-10-14T02:06:00Z"/>
              </w:rPr>
            </w:pPr>
            <w:del w:id="5579" w:author="aas" w:date="2013-10-14T02:06:00Z">
              <w:r>
                <w:delText xml:space="preserve">            element does not exist, a 'data-missing' error is</w:delText>
              </w:r>
            </w:del>
          </w:p>
          <w:p w14:paraId="0C299A55" w14:textId="77777777" w:rsidR="002610E5" w:rsidRDefault="002610E5" w:rsidP="002610E5">
            <w:pPr>
              <w:pStyle w:val="XML1"/>
              <w:rPr>
                <w:del w:id="5580" w:author="aas" w:date="2013-10-14T02:06:00Z"/>
              </w:rPr>
            </w:pPr>
            <w:del w:id="5581" w:author="aas" w:date="2013-10-14T02:06:00Z">
              <w:r>
                <w:delText xml:space="preserve">            returned.</w:delText>
              </w:r>
            </w:del>
          </w:p>
          <w:p w14:paraId="33125DA3" w14:textId="77777777" w:rsidR="002610E5" w:rsidRDefault="002610E5" w:rsidP="002610E5">
            <w:pPr>
              <w:pStyle w:val="XML1"/>
              <w:rPr>
                <w:del w:id="5582" w:author="aas" w:date="2013-10-14T02:06:00Z"/>
              </w:rPr>
            </w:pPr>
            <w:del w:id="5583" w:author="aas" w:date="2013-10-14T02:06:00Z">
              <w:r>
                <w:delText xml:space="preserve">          &lt;/xs:documentation&gt;</w:delText>
              </w:r>
            </w:del>
          </w:p>
          <w:p w14:paraId="629EF6E0" w14:textId="77777777" w:rsidR="002610E5" w:rsidRDefault="002610E5" w:rsidP="002610E5">
            <w:pPr>
              <w:pStyle w:val="XML1"/>
              <w:rPr>
                <w:del w:id="5584" w:author="aas" w:date="2013-10-14T02:06:00Z"/>
              </w:rPr>
            </w:pPr>
            <w:del w:id="5585" w:author="aas" w:date="2013-10-14T02:06:00Z">
              <w:r>
                <w:delText xml:space="preserve">        &lt;/xs:annotation&gt;</w:delText>
              </w:r>
            </w:del>
          </w:p>
          <w:p w14:paraId="0771E637" w14:textId="77777777" w:rsidR="002610E5" w:rsidRDefault="002610E5" w:rsidP="002610E5">
            <w:pPr>
              <w:pStyle w:val="XML1"/>
              <w:rPr>
                <w:del w:id="5586" w:author="aas" w:date="2013-10-14T02:06:00Z"/>
              </w:rPr>
            </w:pPr>
            <w:del w:id="5587" w:author="aas" w:date="2013-10-14T02:06:00Z">
              <w:r>
                <w:delText xml:space="preserve">      &lt;/xs:element&gt;</w:delText>
              </w:r>
            </w:del>
          </w:p>
          <w:p w14:paraId="3799829B" w14:textId="77777777" w:rsidR="002610E5" w:rsidRDefault="002610E5" w:rsidP="002610E5">
            <w:pPr>
              <w:pStyle w:val="XML1"/>
              <w:rPr>
                <w:del w:id="5588" w:author="aas" w:date="2013-10-14T02:06:00Z"/>
              </w:rPr>
            </w:pPr>
            <w:del w:id="5589" w:author="aas" w:date="2013-10-14T02:06:00Z">
              <w:r>
                <w:delText xml:space="preserve">    &lt;/xs:sequence&gt;</w:delText>
              </w:r>
            </w:del>
          </w:p>
          <w:p w14:paraId="173437BF" w14:textId="77777777" w:rsidR="00DC3719" w:rsidRPr="009F1B7D" w:rsidRDefault="002610E5" w:rsidP="002610E5">
            <w:pPr>
              <w:pStyle w:val="XML1"/>
              <w:rPr>
                <w:del w:id="5590" w:author="aas" w:date="2013-10-14T02:06:00Z"/>
              </w:rPr>
            </w:pPr>
            <w:del w:id="5591" w:author="aas" w:date="2013-10-14T02:06:00Z">
              <w:r>
                <w:delText xml:space="preserve">  &lt;/xs:group&gt;</w:delText>
              </w:r>
            </w:del>
          </w:p>
        </w:tc>
      </w:tr>
    </w:tbl>
    <w:p w14:paraId="6BB44966" w14:textId="77777777" w:rsidR="002A5300" w:rsidRPr="009F1B7D" w:rsidRDefault="002A5300" w:rsidP="002A5300">
      <w:pPr>
        <w:rPr>
          <w:del w:id="5592" w:author="aas" w:date="2013-10-14T02:06:00Z"/>
        </w:rPr>
      </w:pPr>
    </w:p>
    <w:p w14:paraId="6557C01E" w14:textId="77777777" w:rsidR="002A5300" w:rsidRPr="009F1B7D" w:rsidRDefault="002A5300" w:rsidP="002A5300">
      <w:pPr>
        <w:pStyle w:val="Heading3"/>
        <w:keepLines w:val="0"/>
        <w:ind w:left="720" w:hanging="720"/>
      </w:pPr>
      <w:bookmarkStart w:id="5593" w:name="_Toc243774083"/>
      <w:r w:rsidRPr="00DB42FD">
        <w:t>XML Example</w:t>
      </w:r>
      <w:bookmarkEnd w:id="5593"/>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5594" w:name="_Toc333524340"/>
      <w:bookmarkStart w:id="5595" w:name="_Toc335148427"/>
      <w:bookmarkStart w:id="5596" w:name="_Toc333524341"/>
      <w:bookmarkStart w:id="5597" w:name="_Toc335148428"/>
      <w:bookmarkStart w:id="5598" w:name="_Toc333524342"/>
      <w:bookmarkStart w:id="5599" w:name="_Toc335148429"/>
      <w:bookmarkStart w:id="5600" w:name="_Toc333524343"/>
      <w:bookmarkStart w:id="5601" w:name="_Toc335148430"/>
      <w:bookmarkStart w:id="5602" w:name="_Toc243774084"/>
      <w:bookmarkEnd w:id="5594"/>
      <w:bookmarkEnd w:id="5595"/>
      <w:bookmarkEnd w:id="5596"/>
      <w:bookmarkEnd w:id="5597"/>
      <w:bookmarkEnd w:id="5598"/>
      <w:bookmarkEnd w:id="5599"/>
      <w:bookmarkEnd w:id="5600"/>
      <w:bookmarkEnd w:id="5601"/>
      <w:r>
        <w:t>Owned Certificate</w:t>
      </w:r>
      <w:bookmarkEnd w:id="5602"/>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5603" w:name="_Toc243774085"/>
      <w:r w:rsidRPr="00DB42FD">
        <w:lastRenderedPageBreak/>
        <w:t>UML Diagram</w:t>
      </w:r>
      <w:bookmarkEnd w:id="5603"/>
    </w:p>
    <w:p w14:paraId="6441FA38" w14:textId="394CA52C" w:rsidR="00325239" w:rsidRPr="009F1B7D" w:rsidRDefault="001D1E49" w:rsidP="00325239">
      <w:pPr>
        <w:keepNext/>
        <w:jc w:val="center"/>
      </w:pPr>
      <w:r>
        <w:object w:dxaOrig="6235" w:dyaOrig="6805" w14:anchorId="283792EB">
          <v:shape id="_x0000_i1040" type="#_x0000_t75" style="width:309.6pt;height:338.4pt" o:ole="">
            <v:imagedata r:id="rId45" o:title=""/>
          </v:shape>
          <o:OLEObject Type="Embed" ProgID="Visio.Drawing.11" ShapeID="_x0000_i1040" DrawAspect="Content" ObjectID="_1448698040" r:id="rId46"/>
        </w:object>
      </w:r>
    </w:p>
    <w:p w14:paraId="570C0E2C" w14:textId="5354A866" w:rsidR="00325239" w:rsidRPr="009F1B7D" w:rsidRDefault="00325239" w:rsidP="001026D4">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7E70C5B6" w14:textId="77777777" w:rsidR="00325239" w:rsidRPr="009F1B7D" w:rsidRDefault="00325239" w:rsidP="00325239">
      <w:pPr>
        <w:pStyle w:val="Heading3"/>
        <w:keepLines w:val="0"/>
        <w:ind w:left="720" w:hanging="720"/>
        <w:rPr>
          <w:del w:id="5604" w:author="aas" w:date="2013-10-14T02:06:00Z"/>
        </w:rPr>
      </w:pPr>
      <w:del w:id="5605" w:author="aas" w:date="2013-10-14T02:06:00Z">
        <w:r w:rsidRPr="00DB42FD">
          <w:delText>XML Schema</w:delText>
        </w:r>
      </w:del>
    </w:p>
    <w:tbl>
      <w:tblPr>
        <w:tblStyle w:val="XMLtable"/>
        <w:tblW w:w="5000" w:type="pct"/>
        <w:tblLook w:val="04A0" w:firstRow="1" w:lastRow="0" w:firstColumn="1" w:lastColumn="0" w:noHBand="0" w:noVBand="1"/>
      </w:tblPr>
      <w:tblGrid>
        <w:gridCol w:w="9474"/>
      </w:tblGrid>
      <w:tr w:rsidR="00325239" w:rsidRPr="009F1B7D" w14:paraId="15D93057" w14:textId="77777777" w:rsidTr="00C128FA">
        <w:trPr>
          <w:del w:id="5606" w:author="aas" w:date="2013-10-14T02:06:00Z"/>
        </w:trPr>
        <w:tc>
          <w:tcPr>
            <w:tcW w:w="8820" w:type="dxa"/>
          </w:tcPr>
          <w:p w14:paraId="475DDA77" w14:textId="77777777" w:rsidR="002610E5" w:rsidRDefault="002610E5" w:rsidP="002610E5">
            <w:pPr>
              <w:pStyle w:val="XML1"/>
              <w:rPr>
                <w:del w:id="5607" w:author="aas" w:date="2013-10-14T02:06:00Z"/>
              </w:rPr>
            </w:pPr>
            <w:del w:id="5608" w:author="aas" w:date="2013-10-14T02:06:00Z">
              <w:r>
                <w:delText xml:space="preserve">  &lt;xs:group name="OFOwnedCertificateType"&gt;</w:delText>
              </w:r>
            </w:del>
          </w:p>
          <w:p w14:paraId="7692F11A" w14:textId="77777777" w:rsidR="002610E5" w:rsidRDefault="002610E5" w:rsidP="002610E5">
            <w:pPr>
              <w:pStyle w:val="XML1"/>
              <w:rPr>
                <w:del w:id="5609" w:author="aas" w:date="2013-10-14T02:06:00Z"/>
              </w:rPr>
            </w:pPr>
            <w:del w:id="5610" w:author="aas" w:date="2013-10-14T02:06:00Z">
              <w:r>
                <w:delText xml:space="preserve">    &lt;xs:annotation&gt;</w:delText>
              </w:r>
            </w:del>
          </w:p>
          <w:p w14:paraId="7E386588" w14:textId="77777777" w:rsidR="002610E5" w:rsidRDefault="002610E5" w:rsidP="002610E5">
            <w:pPr>
              <w:pStyle w:val="XML1"/>
              <w:rPr>
                <w:del w:id="5611" w:author="aas" w:date="2013-10-14T02:06:00Z"/>
              </w:rPr>
            </w:pPr>
            <w:del w:id="5612" w:author="aas" w:date="2013-10-14T02:06:00Z">
              <w:r>
                <w:delText xml:space="preserve">      &lt;xs:documentation&gt;</w:delText>
              </w:r>
            </w:del>
          </w:p>
          <w:p w14:paraId="549C129C" w14:textId="77777777" w:rsidR="002610E5" w:rsidRDefault="002610E5" w:rsidP="002610E5">
            <w:pPr>
              <w:pStyle w:val="XML1"/>
              <w:rPr>
                <w:del w:id="5613" w:author="aas" w:date="2013-10-14T02:06:00Z"/>
              </w:rPr>
            </w:pPr>
            <w:del w:id="5614" w:author="aas" w:date="2013-10-14T02:06:00Z">
              <w:r>
                <w:delText xml:space="preserve">        This grouping specifies a certificate and a</w:delText>
              </w:r>
            </w:del>
          </w:p>
          <w:p w14:paraId="0282BC6C" w14:textId="77777777" w:rsidR="002610E5" w:rsidRDefault="002610E5" w:rsidP="002610E5">
            <w:pPr>
              <w:pStyle w:val="XML1"/>
              <w:rPr>
                <w:del w:id="5615" w:author="aas" w:date="2013-10-14T02:06:00Z"/>
              </w:rPr>
            </w:pPr>
            <w:del w:id="5616" w:author="aas" w:date="2013-10-14T02:06:00Z">
              <w:r>
                <w:delText xml:space="preserve">        private key. It can be used by an OpenFlow Logical Switch for</w:delText>
              </w:r>
            </w:del>
          </w:p>
          <w:p w14:paraId="6C83353A" w14:textId="77777777" w:rsidR="002610E5" w:rsidRDefault="002610E5" w:rsidP="002610E5">
            <w:pPr>
              <w:pStyle w:val="XML1"/>
              <w:rPr>
                <w:del w:id="5617" w:author="aas" w:date="2013-10-14T02:06:00Z"/>
              </w:rPr>
            </w:pPr>
            <w:del w:id="5618" w:author="aas" w:date="2013-10-14T02:06:00Z">
              <w:r>
                <w:delText xml:space="preserve">        authenticating itself to a controller when a TLS connection</w:delText>
              </w:r>
            </w:del>
          </w:p>
          <w:p w14:paraId="009DE28B" w14:textId="77777777" w:rsidR="002610E5" w:rsidRDefault="002610E5" w:rsidP="002610E5">
            <w:pPr>
              <w:pStyle w:val="XML1"/>
              <w:rPr>
                <w:del w:id="5619" w:author="aas" w:date="2013-10-14T02:06:00Z"/>
              </w:rPr>
            </w:pPr>
            <w:del w:id="5620" w:author="aas" w:date="2013-10-14T02:06:00Z">
              <w:r>
                <w:delText xml:space="preserve">        is established.</w:delText>
              </w:r>
            </w:del>
          </w:p>
          <w:p w14:paraId="4408AB43" w14:textId="77777777" w:rsidR="002610E5" w:rsidRDefault="002610E5" w:rsidP="002610E5">
            <w:pPr>
              <w:pStyle w:val="XML1"/>
              <w:rPr>
                <w:del w:id="5621" w:author="aas" w:date="2013-10-14T02:06:00Z"/>
              </w:rPr>
            </w:pPr>
            <w:del w:id="5622" w:author="aas" w:date="2013-10-14T02:06:00Z">
              <w:r>
                <w:delText xml:space="preserve">      &lt;/xs:documentation&gt;</w:delText>
              </w:r>
            </w:del>
          </w:p>
          <w:p w14:paraId="1B9F0F19" w14:textId="77777777" w:rsidR="002610E5" w:rsidRDefault="002610E5" w:rsidP="002610E5">
            <w:pPr>
              <w:pStyle w:val="XML1"/>
              <w:rPr>
                <w:del w:id="5623" w:author="aas" w:date="2013-10-14T02:06:00Z"/>
              </w:rPr>
            </w:pPr>
            <w:del w:id="5624" w:author="aas" w:date="2013-10-14T02:06:00Z">
              <w:r>
                <w:delText xml:space="preserve">    &lt;/xs:annotation&gt;</w:delText>
              </w:r>
            </w:del>
          </w:p>
          <w:p w14:paraId="4012E449" w14:textId="77777777" w:rsidR="002610E5" w:rsidRDefault="002610E5" w:rsidP="002610E5">
            <w:pPr>
              <w:pStyle w:val="XML1"/>
              <w:rPr>
                <w:del w:id="5625" w:author="aas" w:date="2013-10-14T02:06:00Z"/>
              </w:rPr>
            </w:pPr>
          </w:p>
          <w:p w14:paraId="2FCC92D2" w14:textId="77777777" w:rsidR="002610E5" w:rsidRDefault="002610E5" w:rsidP="002610E5">
            <w:pPr>
              <w:pStyle w:val="XML1"/>
              <w:rPr>
                <w:del w:id="5626" w:author="aas" w:date="2013-10-14T02:06:00Z"/>
              </w:rPr>
            </w:pPr>
            <w:del w:id="5627" w:author="aas" w:date="2013-10-14T02:06:00Z">
              <w:r>
                <w:delText xml:space="preserve">    &lt;xs:sequence&gt;</w:delText>
              </w:r>
            </w:del>
          </w:p>
          <w:p w14:paraId="56295502" w14:textId="77777777" w:rsidR="002610E5" w:rsidRDefault="002610E5" w:rsidP="002610E5">
            <w:pPr>
              <w:pStyle w:val="XML1"/>
              <w:rPr>
                <w:del w:id="5628" w:author="aas" w:date="2013-10-14T02:06:00Z"/>
              </w:rPr>
            </w:pPr>
            <w:del w:id="5629" w:author="aas" w:date="2013-10-14T02:06:00Z">
              <w:r>
                <w:delText xml:space="preserve">      &lt;xs:group ref="OFResourceType"/&gt;</w:delText>
              </w:r>
            </w:del>
          </w:p>
          <w:p w14:paraId="0AAF1BF3" w14:textId="77777777" w:rsidR="002610E5" w:rsidRDefault="002610E5" w:rsidP="002610E5">
            <w:pPr>
              <w:pStyle w:val="XML1"/>
              <w:rPr>
                <w:del w:id="5630" w:author="aas" w:date="2013-10-14T02:06:00Z"/>
              </w:rPr>
            </w:pPr>
            <w:del w:id="5631" w:author="aas" w:date="2013-10-14T02:06:00Z">
              <w:r>
                <w:delText xml:space="preserve">      &lt;xs:element name="certificate"  type="xs:string"&gt;</w:delText>
              </w:r>
            </w:del>
          </w:p>
          <w:p w14:paraId="7ACFF42B" w14:textId="77777777" w:rsidR="002610E5" w:rsidRDefault="002610E5" w:rsidP="002610E5">
            <w:pPr>
              <w:pStyle w:val="XML1"/>
              <w:rPr>
                <w:del w:id="5632" w:author="aas" w:date="2013-10-14T02:06:00Z"/>
              </w:rPr>
            </w:pPr>
            <w:del w:id="5633" w:author="aas" w:date="2013-10-14T02:06:00Z">
              <w:r>
                <w:delText xml:space="preserve">        &lt;xs:annotation&gt;</w:delText>
              </w:r>
            </w:del>
          </w:p>
          <w:p w14:paraId="16D70CFC" w14:textId="77777777" w:rsidR="002610E5" w:rsidRDefault="002610E5" w:rsidP="002610E5">
            <w:pPr>
              <w:pStyle w:val="XML1"/>
              <w:rPr>
                <w:del w:id="5634" w:author="aas" w:date="2013-10-14T02:06:00Z"/>
              </w:rPr>
            </w:pPr>
            <w:del w:id="5635" w:author="aas" w:date="2013-10-14T02:06:00Z">
              <w:r>
                <w:delText xml:space="preserve">          &lt;xs:documentation&gt;</w:delText>
              </w:r>
            </w:del>
          </w:p>
          <w:p w14:paraId="5319E0A9" w14:textId="77777777" w:rsidR="002610E5" w:rsidRDefault="002610E5" w:rsidP="002610E5">
            <w:pPr>
              <w:pStyle w:val="XML1"/>
              <w:rPr>
                <w:del w:id="5636" w:author="aas" w:date="2013-10-14T02:06:00Z"/>
              </w:rPr>
            </w:pPr>
            <w:del w:id="5637" w:author="aas" w:date="2013-10-14T02:06:00Z">
              <w:r>
                <w:delText xml:space="preserve">            An X.509 certificate in DER format base64</w:delText>
              </w:r>
            </w:del>
          </w:p>
          <w:p w14:paraId="22CC8751" w14:textId="77777777" w:rsidR="002610E5" w:rsidRDefault="002610E5" w:rsidP="002610E5">
            <w:pPr>
              <w:pStyle w:val="XML1"/>
              <w:rPr>
                <w:del w:id="5638" w:author="aas" w:date="2013-10-14T02:06:00Z"/>
              </w:rPr>
            </w:pPr>
            <w:del w:id="5639" w:author="aas" w:date="2013-10-14T02:06:00Z">
              <w:r>
                <w:delText xml:space="preserve">            encoded.</w:delText>
              </w:r>
            </w:del>
          </w:p>
          <w:p w14:paraId="1B6FF2B0" w14:textId="77777777" w:rsidR="002610E5" w:rsidRDefault="002610E5" w:rsidP="002610E5">
            <w:pPr>
              <w:pStyle w:val="XML1"/>
              <w:rPr>
                <w:del w:id="5640" w:author="aas" w:date="2013-10-14T02:06:00Z"/>
              </w:rPr>
            </w:pPr>
          </w:p>
          <w:p w14:paraId="30BE0F9F" w14:textId="77777777" w:rsidR="002610E5" w:rsidRDefault="002610E5" w:rsidP="002610E5">
            <w:pPr>
              <w:pStyle w:val="XML1"/>
              <w:rPr>
                <w:del w:id="5641" w:author="aas" w:date="2013-10-14T02:06:00Z"/>
              </w:rPr>
            </w:pPr>
            <w:del w:id="5642" w:author="aas" w:date="2013-10-14T02:06:00Z">
              <w:r>
                <w:delText xml:space="preserve">            This element MUST be present in the NETCONF data store.</w:delText>
              </w:r>
            </w:del>
          </w:p>
          <w:p w14:paraId="066A1DC2" w14:textId="77777777" w:rsidR="002610E5" w:rsidRDefault="002610E5" w:rsidP="002610E5">
            <w:pPr>
              <w:pStyle w:val="XML1"/>
              <w:rPr>
                <w:del w:id="5643" w:author="aas" w:date="2013-10-14T02:06:00Z"/>
              </w:rPr>
            </w:pPr>
            <w:del w:id="5644" w:author="aas" w:date="2013-10-14T02:06:00Z">
              <w:r>
                <w:delText xml:space="preserve">            If this element is not present in a NETCONF &amp;lt;edit-config&amp;gt;</w:delText>
              </w:r>
            </w:del>
          </w:p>
          <w:p w14:paraId="30044A88" w14:textId="77777777" w:rsidR="002610E5" w:rsidRDefault="002610E5" w:rsidP="002610E5">
            <w:pPr>
              <w:pStyle w:val="XML1"/>
              <w:rPr>
                <w:del w:id="5645" w:author="aas" w:date="2013-10-14T02:06:00Z"/>
              </w:rPr>
            </w:pPr>
            <w:del w:id="5646" w:author="aas" w:date="2013-10-14T02:06:00Z">
              <w:r>
                <w:delText xml:space="preserve">            operation 'create', 'merge' or 'replace' and the parent</w:delText>
              </w:r>
            </w:del>
          </w:p>
          <w:p w14:paraId="2FAC1FF2" w14:textId="77777777" w:rsidR="002610E5" w:rsidRDefault="002610E5" w:rsidP="002610E5">
            <w:pPr>
              <w:pStyle w:val="XML1"/>
              <w:rPr>
                <w:del w:id="5647" w:author="aas" w:date="2013-10-14T02:06:00Z"/>
              </w:rPr>
            </w:pPr>
            <w:del w:id="5648" w:author="aas" w:date="2013-10-14T02:06:00Z">
              <w:r>
                <w:delText xml:space="preserve">            element does not exist, a 'data-missing' error is</w:delText>
              </w:r>
            </w:del>
          </w:p>
          <w:p w14:paraId="795246E6" w14:textId="77777777" w:rsidR="002610E5" w:rsidRDefault="002610E5" w:rsidP="002610E5">
            <w:pPr>
              <w:pStyle w:val="XML1"/>
              <w:rPr>
                <w:del w:id="5649" w:author="aas" w:date="2013-10-14T02:06:00Z"/>
              </w:rPr>
            </w:pPr>
            <w:del w:id="5650" w:author="aas" w:date="2013-10-14T02:06:00Z">
              <w:r>
                <w:delText xml:space="preserve">            returned.</w:delText>
              </w:r>
            </w:del>
          </w:p>
          <w:p w14:paraId="6476EA67" w14:textId="77777777" w:rsidR="002610E5" w:rsidRDefault="002610E5" w:rsidP="002610E5">
            <w:pPr>
              <w:pStyle w:val="XML1"/>
              <w:rPr>
                <w:del w:id="5651" w:author="aas" w:date="2013-10-14T02:06:00Z"/>
              </w:rPr>
            </w:pPr>
            <w:del w:id="5652" w:author="aas" w:date="2013-10-14T02:06:00Z">
              <w:r>
                <w:delText xml:space="preserve">          &lt;/xs:documentation&gt;</w:delText>
              </w:r>
            </w:del>
          </w:p>
          <w:p w14:paraId="410B4D35" w14:textId="77777777" w:rsidR="002610E5" w:rsidRDefault="002610E5" w:rsidP="002610E5">
            <w:pPr>
              <w:pStyle w:val="XML1"/>
              <w:rPr>
                <w:del w:id="5653" w:author="aas" w:date="2013-10-14T02:06:00Z"/>
              </w:rPr>
            </w:pPr>
            <w:del w:id="5654" w:author="aas" w:date="2013-10-14T02:06:00Z">
              <w:r>
                <w:delText xml:space="preserve">        &lt;/xs:annotation&gt;</w:delText>
              </w:r>
            </w:del>
          </w:p>
          <w:p w14:paraId="699DB149" w14:textId="77777777" w:rsidR="002610E5" w:rsidRDefault="002610E5" w:rsidP="002610E5">
            <w:pPr>
              <w:pStyle w:val="XML1"/>
              <w:rPr>
                <w:del w:id="5655" w:author="aas" w:date="2013-10-14T02:06:00Z"/>
              </w:rPr>
            </w:pPr>
            <w:del w:id="5656" w:author="aas" w:date="2013-10-14T02:06:00Z">
              <w:r>
                <w:delText xml:space="preserve">      &lt;/xs:element&gt;</w:delText>
              </w:r>
            </w:del>
          </w:p>
          <w:p w14:paraId="61A71EDA" w14:textId="77777777" w:rsidR="002610E5" w:rsidRDefault="002610E5" w:rsidP="002610E5">
            <w:pPr>
              <w:pStyle w:val="XML1"/>
              <w:rPr>
                <w:del w:id="5657" w:author="aas" w:date="2013-10-14T02:06:00Z"/>
              </w:rPr>
            </w:pPr>
            <w:del w:id="5658" w:author="aas" w:date="2013-10-14T02:06:00Z">
              <w:r>
                <w:delText xml:space="preserve">      &lt;xs:element name="private-key"&gt;</w:delText>
              </w:r>
            </w:del>
          </w:p>
          <w:p w14:paraId="63576929" w14:textId="77777777" w:rsidR="002610E5" w:rsidRDefault="002610E5" w:rsidP="002610E5">
            <w:pPr>
              <w:pStyle w:val="XML1"/>
              <w:rPr>
                <w:del w:id="5659" w:author="aas" w:date="2013-10-14T02:06:00Z"/>
              </w:rPr>
            </w:pPr>
            <w:del w:id="5660" w:author="aas" w:date="2013-10-14T02:06:00Z">
              <w:r>
                <w:delText xml:space="preserve">        &lt;xs:annotation&gt;</w:delText>
              </w:r>
            </w:del>
          </w:p>
          <w:p w14:paraId="2B6A2D2D" w14:textId="77777777" w:rsidR="002610E5" w:rsidRDefault="002610E5" w:rsidP="002610E5">
            <w:pPr>
              <w:pStyle w:val="XML1"/>
              <w:rPr>
                <w:del w:id="5661" w:author="aas" w:date="2013-10-14T02:06:00Z"/>
              </w:rPr>
            </w:pPr>
            <w:del w:id="5662" w:author="aas" w:date="2013-10-14T02:06:00Z">
              <w:r>
                <w:delText xml:space="preserve">          &lt;xs:documentation&gt;</w:delText>
              </w:r>
            </w:del>
          </w:p>
          <w:p w14:paraId="2353E4AD" w14:textId="77777777" w:rsidR="002610E5" w:rsidRDefault="002610E5" w:rsidP="002610E5">
            <w:pPr>
              <w:pStyle w:val="XML1"/>
              <w:rPr>
                <w:del w:id="5663" w:author="aas" w:date="2013-10-14T02:06:00Z"/>
              </w:rPr>
            </w:pPr>
            <w:del w:id="5664" w:author="aas" w:date="2013-10-14T02:06:00Z">
              <w:r>
                <w:delText xml:space="preserve">            This element contains the private key</w:delText>
              </w:r>
            </w:del>
          </w:p>
          <w:p w14:paraId="647885B4" w14:textId="77777777" w:rsidR="002610E5" w:rsidRDefault="002610E5" w:rsidP="002610E5">
            <w:pPr>
              <w:pStyle w:val="XML1"/>
              <w:rPr>
                <w:del w:id="5665" w:author="aas" w:date="2013-10-14T02:06:00Z"/>
              </w:rPr>
            </w:pPr>
            <w:del w:id="5666" w:author="aas" w:date="2013-10-14T02:06:00Z">
              <w:r>
                <w:delText xml:space="preserve">            corresponding to the certificate. The private key is</w:delText>
              </w:r>
            </w:del>
          </w:p>
          <w:p w14:paraId="7EAE47D1" w14:textId="77777777" w:rsidR="002610E5" w:rsidRDefault="002610E5" w:rsidP="002610E5">
            <w:pPr>
              <w:pStyle w:val="XML1"/>
              <w:rPr>
                <w:del w:id="5667" w:author="aas" w:date="2013-10-14T02:06:00Z"/>
              </w:rPr>
            </w:pPr>
            <w:del w:id="5668" w:author="aas" w:date="2013-10-14T02:06:00Z">
              <w:r>
                <w:delText xml:space="preserve">            encoded as specified in XML-Signature Syntax and Processing</w:delText>
              </w:r>
            </w:del>
          </w:p>
          <w:p w14:paraId="7F061FAC" w14:textId="77777777" w:rsidR="002610E5" w:rsidRDefault="002610E5" w:rsidP="002610E5">
            <w:pPr>
              <w:pStyle w:val="XML1"/>
              <w:rPr>
                <w:del w:id="5669" w:author="aas" w:date="2013-10-14T02:06:00Z"/>
              </w:rPr>
            </w:pPr>
            <w:del w:id="5670" w:author="aas" w:date="2013-10-14T02:06:00Z">
              <w:r>
                <w:delText xml:space="preserve">            (http://www.w3.org/TR/2001/PR-xmldsig-core-20010820/).  </w:delText>
              </w:r>
            </w:del>
          </w:p>
          <w:p w14:paraId="28FA0857" w14:textId="77777777" w:rsidR="002610E5" w:rsidRDefault="002610E5" w:rsidP="002610E5">
            <w:pPr>
              <w:pStyle w:val="XML1"/>
              <w:rPr>
                <w:del w:id="5671" w:author="aas" w:date="2013-10-14T02:06:00Z"/>
              </w:rPr>
            </w:pPr>
            <w:del w:id="5672" w:author="aas" w:date="2013-10-14T02:06:00Z">
              <w:r>
                <w:delText xml:space="preserve">            Currently the specification only support DSA and RSA keys.</w:delText>
              </w:r>
            </w:del>
          </w:p>
          <w:p w14:paraId="1B1EB904" w14:textId="77777777" w:rsidR="002610E5" w:rsidRDefault="002610E5" w:rsidP="002610E5">
            <w:pPr>
              <w:pStyle w:val="XML1"/>
              <w:rPr>
                <w:del w:id="5673" w:author="aas" w:date="2013-10-14T02:06:00Z"/>
              </w:rPr>
            </w:pPr>
          </w:p>
          <w:p w14:paraId="04AC85E7" w14:textId="77777777" w:rsidR="002610E5" w:rsidRDefault="002610E5" w:rsidP="002610E5">
            <w:pPr>
              <w:pStyle w:val="XML1"/>
              <w:rPr>
                <w:del w:id="5674" w:author="aas" w:date="2013-10-14T02:06:00Z"/>
              </w:rPr>
            </w:pPr>
            <w:del w:id="5675" w:author="aas" w:date="2013-10-14T02:06:00Z">
              <w:r>
                <w:delText xml:space="preserve">            This element MUST be present in the NETCONF data store.</w:delText>
              </w:r>
            </w:del>
          </w:p>
          <w:p w14:paraId="6999B247" w14:textId="77777777" w:rsidR="002610E5" w:rsidRDefault="002610E5" w:rsidP="002610E5">
            <w:pPr>
              <w:pStyle w:val="XML1"/>
              <w:rPr>
                <w:del w:id="5676" w:author="aas" w:date="2013-10-14T02:06:00Z"/>
              </w:rPr>
            </w:pPr>
            <w:del w:id="5677" w:author="aas" w:date="2013-10-14T02:06:00Z">
              <w:r>
                <w:delText xml:space="preserve">            If this element is not present in a NETCONF &amp;lt;edit-config&amp;gt;</w:delText>
              </w:r>
            </w:del>
          </w:p>
          <w:p w14:paraId="485932F2" w14:textId="77777777" w:rsidR="002610E5" w:rsidRDefault="002610E5" w:rsidP="002610E5">
            <w:pPr>
              <w:pStyle w:val="XML1"/>
              <w:rPr>
                <w:del w:id="5678" w:author="aas" w:date="2013-10-14T02:06:00Z"/>
              </w:rPr>
            </w:pPr>
            <w:del w:id="5679" w:author="aas" w:date="2013-10-14T02:06:00Z">
              <w:r>
                <w:delText xml:space="preserve">            operation 'create', 'merge' or 'replace' and the parent</w:delText>
              </w:r>
            </w:del>
          </w:p>
          <w:p w14:paraId="21044FFF" w14:textId="77777777" w:rsidR="002610E5" w:rsidRDefault="002610E5" w:rsidP="002610E5">
            <w:pPr>
              <w:pStyle w:val="XML1"/>
              <w:rPr>
                <w:del w:id="5680" w:author="aas" w:date="2013-10-14T02:06:00Z"/>
              </w:rPr>
            </w:pPr>
            <w:del w:id="5681" w:author="aas" w:date="2013-10-14T02:06:00Z">
              <w:r>
                <w:delText xml:space="preserve">            element does not exist, a 'data-missing' error is</w:delText>
              </w:r>
            </w:del>
          </w:p>
          <w:p w14:paraId="3D7DBA8F" w14:textId="77777777" w:rsidR="002610E5" w:rsidRDefault="002610E5" w:rsidP="002610E5">
            <w:pPr>
              <w:pStyle w:val="XML1"/>
              <w:rPr>
                <w:del w:id="5682" w:author="aas" w:date="2013-10-14T02:06:00Z"/>
              </w:rPr>
            </w:pPr>
            <w:del w:id="5683" w:author="aas" w:date="2013-10-14T02:06:00Z">
              <w:r>
                <w:delText xml:space="preserve">            returned.</w:delText>
              </w:r>
            </w:del>
          </w:p>
          <w:p w14:paraId="1B6AE062" w14:textId="77777777" w:rsidR="002610E5" w:rsidRDefault="002610E5" w:rsidP="002610E5">
            <w:pPr>
              <w:pStyle w:val="XML1"/>
              <w:rPr>
                <w:del w:id="5684" w:author="aas" w:date="2013-10-14T02:06:00Z"/>
              </w:rPr>
            </w:pPr>
            <w:del w:id="5685" w:author="aas" w:date="2013-10-14T02:06:00Z">
              <w:r>
                <w:delText xml:space="preserve">          &lt;/xs:documentation&gt;</w:delText>
              </w:r>
            </w:del>
          </w:p>
          <w:p w14:paraId="6E2EE0AC" w14:textId="77777777" w:rsidR="002610E5" w:rsidRDefault="002610E5" w:rsidP="002610E5">
            <w:pPr>
              <w:pStyle w:val="XML1"/>
              <w:rPr>
                <w:del w:id="5686" w:author="aas" w:date="2013-10-14T02:06:00Z"/>
              </w:rPr>
            </w:pPr>
            <w:del w:id="5687" w:author="aas" w:date="2013-10-14T02:06:00Z">
              <w:r>
                <w:delText xml:space="preserve">        &lt;/xs:annotation&gt;</w:delText>
              </w:r>
            </w:del>
          </w:p>
          <w:p w14:paraId="176E14DB" w14:textId="77777777" w:rsidR="002610E5" w:rsidRDefault="002610E5" w:rsidP="002610E5">
            <w:pPr>
              <w:pStyle w:val="XML1"/>
              <w:rPr>
                <w:del w:id="5688" w:author="aas" w:date="2013-10-14T02:06:00Z"/>
              </w:rPr>
            </w:pPr>
            <w:del w:id="5689" w:author="aas" w:date="2013-10-14T02:06:00Z">
              <w:r>
                <w:delText xml:space="preserve">        &lt;xs:complexType&gt;</w:delText>
              </w:r>
            </w:del>
          </w:p>
          <w:p w14:paraId="7522DE76" w14:textId="77777777" w:rsidR="002610E5" w:rsidRDefault="002610E5" w:rsidP="002610E5">
            <w:pPr>
              <w:pStyle w:val="XML1"/>
              <w:rPr>
                <w:del w:id="5690" w:author="aas" w:date="2013-10-14T02:06:00Z"/>
              </w:rPr>
            </w:pPr>
            <w:del w:id="5691" w:author="aas" w:date="2013-10-14T02:06:00Z">
              <w:r>
                <w:delText xml:space="preserve">          &lt;xs:sequence&gt;</w:delText>
              </w:r>
            </w:del>
          </w:p>
          <w:p w14:paraId="55BD4AF4" w14:textId="77777777" w:rsidR="002610E5" w:rsidRDefault="002610E5" w:rsidP="002610E5">
            <w:pPr>
              <w:pStyle w:val="XML1"/>
              <w:rPr>
                <w:del w:id="5692" w:author="aas" w:date="2013-10-14T02:06:00Z"/>
              </w:rPr>
            </w:pPr>
            <w:del w:id="5693" w:author="aas" w:date="2013-10-14T02:06:00Z">
              <w:r>
                <w:delText xml:space="preserve">            &lt;xs:group ref="KeyValueType"/&gt;</w:delText>
              </w:r>
            </w:del>
          </w:p>
          <w:p w14:paraId="59F156AB" w14:textId="77777777" w:rsidR="002610E5" w:rsidRDefault="002610E5" w:rsidP="002610E5">
            <w:pPr>
              <w:pStyle w:val="XML1"/>
              <w:rPr>
                <w:del w:id="5694" w:author="aas" w:date="2013-10-14T02:06:00Z"/>
              </w:rPr>
            </w:pPr>
            <w:del w:id="5695" w:author="aas" w:date="2013-10-14T02:06:00Z">
              <w:r>
                <w:delText xml:space="preserve">          &lt;/xs:sequence&gt;</w:delText>
              </w:r>
            </w:del>
          </w:p>
          <w:p w14:paraId="1A96CAC5" w14:textId="77777777" w:rsidR="002610E5" w:rsidRDefault="002610E5" w:rsidP="002610E5">
            <w:pPr>
              <w:pStyle w:val="XML1"/>
              <w:rPr>
                <w:del w:id="5696" w:author="aas" w:date="2013-10-14T02:06:00Z"/>
              </w:rPr>
            </w:pPr>
            <w:del w:id="5697" w:author="aas" w:date="2013-10-14T02:06:00Z">
              <w:r>
                <w:delText xml:space="preserve">        &lt;/xs:complexType&gt;</w:delText>
              </w:r>
            </w:del>
          </w:p>
          <w:p w14:paraId="25EDA995" w14:textId="77777777" w:rsidR="002610E5" w:rsidRDefault="002610E5" w:rsidP="002610E5">
            <w:pPr>
              <w:pStyle w:val="XML1"/>
              <w:rPr>
                <w:del w:id="5698" w:author="aas" w:date="2013-10-14T02:06:00Z"/>
              </w:rPr>
            </w:pPr>
            <w:del w:id="5699" w:author="aas" w:date="2013-10-14T02:06:00Z">
              <w:r>
                <w:delText xml:space="preserve">      &lt;/xs:element&gt;</w:delText>
              </w:r>
            </w:del>
          </w:p>
          <w:p w14:paraId="298F6D95" w14:textId="77777777" w:rsidR="002610E5" w:rsidRDefault="002610E5" w:rsidP="002610E5">
            <w:pPr>
              <w:pStyle w:val="XML1"/>
              <w:rPr>
                <w:del w:id="5700" w:author="aas" w:date="2013-10-14T02:06:00Z"/>
              </w:rPr>
            </w:pPr>
            <w:del w:id="5701" w:author="aas" w:date="2013-10-14T02:06:00Z">
              <w:r>
                <w:delText xml:space="preserve">    &lt;/xs:sequence&gt;</w:delText>
              </w:r>
            </w:del>
          </w:p>
          <w:p w14:paraId="7E6BA64C" w14:textId="77777777" w:rsidR="00325239" w:rsidRDefault="002610E5" w:rsidP="002610E5">
            <w:pPr>
              <w:pStyle w:val="XML1"/>
              <w:rPr>
                <w:del w:id="5702" w:author="aas" w:date="2013-10-14T02:06:00Z"/>
              </w:rPr>
            </w:pPr>
            <w:del w:id="5703" w:author="aas" w:date="2013-10-14T02:06:00Z">
              <w:r>
                <w:delText xml:space="preserve">  &lt;/xs:group&gt;</w:delText>
              </w:r>
            </w:del>
          </w:p>
          <w:p w14:paraId="02D7A228" w14:textId="77777777" w:rsidR="002610E5" w:rsidRDefault="002610E5" w:rsidP="002610E5">
            <w:pPr>
              <w:pStyle w:val="XML1"/>
              <w:rPr>
                <w:del w:id="5704" w:author="aas" w:date="2013-10-14T02:06:00Z"/>
              </w:rPr>
            </w:pPr>
          </w:p>
          <w:p w14:paraId="2574856A" w14:textId="77777777" w:rsidR="002610E5" w:rsidRDefault="002610E5" w:rsidP="002610E5">
            <w:pPr>
              <w:pStyle w:val="XML1"/>
              <w:rPr>
                <w:del w:id="5705" w:author="aas" w:date="2013-10-14T02:06:00Z"/>
              </w:rPr>
            </w:pPr>
            <w:del w:id="5706" w:author="aas" w:date="2013-10-14T02:06:00Z">
              <w:r>
                <w:delText xml:space="preserve">  &lt;xs:group name="KeyValueType"&gt;</w:delText>
              </w:r>
            </w:del>
          </w:p>
          <w:p w14:paraId="022F05C9" w14:textId="77777777" w:rsidR="002610E5" w:rsidRDefault="002610E5" w:rsidP="002610E5">
            <w:pPr>
              <w:pStyle w:val="XML1"/>
              <w:rPr>
                <w:del w:id="5707" w:author="aas" w:date="2013-10-14T02:06:00Z"/>
              </w:rPr>
            </w:pPr>
            <w:del w:id="5708" w:author="aas" w:date="2013-10-14T02:06:00Z">
              <w:r>
                <w:delText xml:space="preserve">    &lt;xs:annotation&gt;</w:delText>
              </w:r>
            </w:del>
          </w:p>
          <w:p w14:paraId="60FDA511" w14:textId="77777777" w:rsidR="002610E5" w:rsidRDefault="002610E5" w:rsidP="002610E5">
            <w:pPr>
              <w:pStyle w:val="XML1"/>
              <w:rPr>
                <w:del w:id="5709" w:author="aas" w:date="2013-10-14T02:06:00Z"/>
              </w:rPr>
            </w:pPr>
            <w:del w:id="5710" w:author="aas" w:date="2013-10-14T02:06:00Z">
              <w:r>
                <w:delText xml:space="preserve">      &lt;xs:documentation&gt;</w:delText>
              </w:r>
            </w:del>
          </w:p>
          <w:p w14:paraId="7DB26E17" w14:textId="77777777" w:rsidR="002610E5" w:rsidRDefault="002610E5" w:rsidP="002610E5">
            <w:pPr>
              <w:pStyle w:val="XML1"/>
              <w:rPr>
                <w:del w:id="5711" w:author="aas" w:date="2013-10-14T02:06:00Z"/>
              </w:rPr>
            </w:pPr>
            <w:del w:id="5712" w:author="aas" w:date="2013-10-14T02:06:00Z">
              <w:r>
                <w:delText xml:space="preserve">        The KeyValue element contains a single public key</w:delText>
              </w:r>
            </w:del>
          </w:p>
          <w:p w14:paraId="4136754C" w14:textId="77777777" w:rsidR="002610E5" w:rsidRDefault="002610E5" w:rsidP="002610E5">
            <w:pPr>
              <w:pStyle w:val="XML1"/>
              <w:rPr>
                <w:del w:id="5713" w:author="aas" w:date="2013-10-14T02:06:00Z"/>
              </w:rPr>
            </w:pPr>
            <w:del w:id="5714" w:author="aas" w:date="2013-10-14T02:06:00Z">
              <w:r>
                <w:delText xml:space="preserve">        that may be useful in validating the signature.</w:delText>
              </w:r>
            </w:del>
          </w:p>
          <w:p w14:paraId="613EB1B5" w14:textId="77777777" w:rsidR="002610E5" w:rsidRDefault="002610E5" w:rsidP="002610E5">
            <w:pPr>
              <w:pStyle w:val="XML1"/>
              <w:rPr>
                <w:del w:id="5715" w:author="aas" w:date="2013-10-14T02:06:00Z"/>
              </w:rPr>
            </w:pPr>
          </w:p>
          <w:p w14:paraId="3D34696F" w14:textId="77777777" w:rsidR="002610E5" w:rsidRDefault="002610E5" w:rsidP="002610E5">
            <w:pPr>
              <w:pStyle w:val="XML1"/>
              <w:rPr>
                <w:del w:id="5716" w:author="aas" w:date="2013-10-14T02:06:00Z"/>
              </w:rPr>
            </w:pPr>
            <w:del w:id="5717" w:author="aas" w:date="2013-10-14T02:06:00Z">
              <w:r>
                <w:delText xml:space="preserve">        NETCONF &amp;lt;edit-config&amp;gt; operations MUST be implemented as </w:delText>
              </w:r>
            </w:del>
          </w:p>
          <w:p w14:paraId="1EBDAAC2" w14:textId="77777777" w:rsidR="002610E5" w:rsidRDefault="002610E5" w:rsidP="002610E5">
            <w:pPr>
              <w:pStyle w:val="XML1"/>
              <w:rPr>
                <w:del w:id="5718" w:author="aas" w:date="2013-10-14T02:06:00Z"/>
              </w:rPr>
            </w:pPr>
            <w:del w:id="5719" w:author="aas" w:date="2013-10-14T02:06:00Z">
              <w:r>
                <w:delText xml:space="preserve">        follows: </w:delText>
              </w:r>
            </w:del>
          </w:p>
          <w:p w14:paraId="6D4C8960" w14:textId="77777777" w:rsidR="002610E5" w:rsidRDefault="002610E5" w:rsidP="002610E5">
            <w:pPr>
              <w:pStyle w:val="XML1"/>
              <w:rPr>
                <w:del w:id="5720" w:author="aas" w:date="2013-10-14T02:06:00Z"/>
              </w:rPr>
            </w:pPr>
          </w:p>
          <w:p w14:paraId="2C3F0ADB" w14:textId="77777777" w:rsidR="002610E5" w:rsidRDefault="002610E5" w:rsidP="002610E5">
            <w:pPr>
              <w:pStyle w:val="XML1"/>
              <w:rPr>
                <w:del w:id="5721" w:author="aas" w:date="2013-10-14T02:06:00Z"/>
              </w:rPr>
            </w:pPr>
            <w:del w:id="5722" w:author="aas" w:date="2013-10-14T02:06:00Z">
              <w:r>
                <w:delText xml:space="preserve">        * Exactly one of the elemenst 'DSAKeyValue' or 'RSAKeyValue'</w:delText>
              </w:r>
            </w:del>
          </w:p>
          <w:p w14:paraId="09904B74" w14:textId="77777777" w:rsidR="002610E5" w:rsidRDefault="002610E5" w:rsidP="002610E5">
            <w:pPr>
              <w:pStyle w:val="XML1"/>
              <w:rPr>
                <w:del w:id="5723" w:author="aas" w:date="2013-10-14T02:06:00Z"/>
              </w:rPr>
            </w:pPr>
            <w:del w:id="5724" w:author="aas" w:date="2013-10-14T02:06:00Z">
              <w:r>
                <w:delText xml:space="preserve">        all &amp;lt;edit-config&amp;gt; operations.</w:delText>
              </w:r>
            </w:del>
          </w:p>
          <w:p w14:paraId="7FAB5716" w14:textId="77777777" w:rsidR="002610E5" w:rsidRDefault="002610E5" w:rsidP="002610E5">
            <w:pPr>
              <w:pStyle w:val="XML1"/>
              <w:rPr>
                <w:del w:id="5725" w:author="aas" w:date="2013-10-14T02:06:00Z"/>
              </w:rPr>
            </w:pPr>
            <w:del w:id="5726" w:author="aas" w:date="2013-10-14T02:06:00Z">
              <w:r>
                <w:delText xml:space="preserve">        * If the operation is 'merge' or 'replace', the element is</w:delText>
              </w:r>
            </w:del>
          </w:p>
          <w:p w14:paraId="6B38DECD" w14:textId="77777777" w:rsidR="002610E5" w:rsidRDefault="002610E5" w:rsidP="002610E5">
            <w:pPr>
              <w:pStyle w:val="XML1"/>
              <w:rPr>
                <w:del w:id="5727" w:author="aas" w:date="2013-10-14T02:06:00Z"/>
              </w:rPr>
            </w:pPr>
            <w:del w:id="5728" w:author="aas" w:date="2013-10-14T02:06:00Z">
              <w:r>
                <w:delText xml:space="preserve">        created if it does not exist, and its value is set to the</w:delText>
              </w:r>
            </w:del>
          </w:p>
          <w:p w14:paraId="7FC84964" w14:textId="77777777" w:rsidR="002610E5" w:rsidRDefault="002610E5" w:rsidP="002610E5">
            <w:pPr>
              <w:pStyle w:val="XML1"/>
              <w:rPr>
                <w:del w:id="5729" w:author="aas" w:date="2013-10-14T02:06:00Z"/>
              </w:rPr>
            </w:pPr>
            <w:del w:id="5730" w:author="aas" w:date="2013-10-14T02:06:00Z">
              <w:r>
                <w:delText xml:space="preserve">        value found in the XML RPC data.</w:delText>
              </w:r>
            </w:del>
          </w:p>
          <w:p w14:paraId="41B48953" w14:textId="77777777" w:rsidR="002610E5" w:rsidRDefault="002610E5" w:rsidP="002610E5">
            <w:pPr>
              <w:pStyle w:val="XML1"/>
              <w:rPr>
                <w:del w:id="5731" w:author="aas" w:date="2013-10-14T02:06:00Z"/>
              </w:rPr>
            </w:pPr>
            <w:del w:id="5732" w:author="aas" w:date="2013-10-14T02:06:00Z">
              <w:r>
                <w:delText xml:space="preserve">        * If the operation is 'create', the element is created if it</w:delText>
              </w:r>
            </w:del>
          </w:p>
          <w:p w14:paraId="460502B4" w14:textId="77777777" w:rsidR="002610E5" w:rsidRDefault="002610E5" w:rsidP="002610E5">
            <w:pPr>
              <w:pStyle w:val="XML1"/>
              <w:rPr>
                <w:del w:id="5733" w:author="aas" w:date="2013-10-14T02:06:00Z"/>
              </w:rPr>
            </w:pPr>
            <w:del w:id="5734" w:author="aas" w:date="2013-10-14T02:06:00Z">
              <w:r>
                <w:delText xml:space="preserve">        does not exist. If the element already exists, a</w:delText>
              </w:r>
            </w:del>
          </w:p>
          <w:p w14:paraId="49458D28" w14:textId="77777777" w:rsidR="002610E5" w:rsidRDefault="002610E5" w:rsidP="002610E5">
            <w:pPr>
              <w:pStyle w:val="XML1"/>
              <w:rPr>
                <w:del w:id="5735" w:author="aas" w:date="2013-10-14T02:06:00Z"/>
              </w:rPr>
            </w:pPr>
            <w:del w:id="5736" w:author="aas" w:date="2013-10-14T02:06:00Z">
              <w:r>
                <w:delText xml:space="preserve">        'data</w:delText>
              </w:r>
              <w:r>
                <w:rPr>
                  <w:rFonts w:ascii="MS Mincho" w:eastAsia="MS Mincho" w:hAnsi="MS Mincho" w:cs="MS Mincho" w:hint="eastAsia"/>
                </w:rPr>
                <w:delText>‑</w:delText>
              </w:r>
              <w:r>
                <w:delText>exists' error is returned.</w:delText>
              </w:r>
            </w:del>
          </w:p>
          <w:p w14:paraId="0C45023D" w14:textId="77777777" w:rsidR="002610E5" w:rsidRDefault="002610E5" w:rsidP="002610E5">
            <w:pPr>
              <w:pStyle w:val="XML1"/>
              <w:rPr>
                <w:del w:id="5737" w:author="aas" w:date="2013-10-14T02:06:00Z"/>
              </w:rPr>
            </w:pPr>
            <w:del w:id="5738" w:author="aas" w:date="2013-10-14T02:06:00Z">
              <w:r>
                <w:delText xml:space="preserve">        * If the operation is 'delete', the element is deleted if it</w:delText>
              </w:r>
            </w:del>
          </w:p>
          <w:p w14:paraId="4E73954F" w14:textId="77777777" w:rsidR="002610E5" w:rsidRDefault="002610E5" w:rsidP="002610E5">
            <w:pPr>
              <w:pStyle w:val="XML1"/>
              <w:rPr>
                <w:del w:id="5739" w:author="aas" w:date="2013-10-14T02:06:00Z"/>
              </w:rPr>
            </w:pPr>
            <w:del w:id="5740" w:author="aas" w:date="2013-10-14T02:06:00Z">
              <w:r>
                <w:delText xml:space="preserve">        exists. If the element does not exist, a 'data</w:delText>
              </w:r>
              <w:r>
                <w:rPr>
                  <w:rFonts w:ascii="MS Mincho" w:eastAsia="MS Mincho" w:hAnsi="MS Mincho" w:cs="MS Mincho" w:hint="eastAsia"/>
                </w:rPr>
                <w:delText>‑</w:delText>
              </w:r>
              <w:r>
                <w:delText>missing'</w:delText>
              </w:r>
            </w:del>
          </w:p>
          <w:p w14:paraId="4333C58D" w14:textId="77777777" w:rsidR="002610E5" w:rsidRDefault="002610E5" w:rsidP="002610E5">
            <w:pPr>
              <w:pStyle w:val="XML1"/>
              <w:rPr>
                <w:del w:id="5741" w:author="aas" w:date="2013-10-14T02:06:00Z"/>
              </w:rPr>
            </w:pPr>
            <w:del w:id="5742" w:author="aas" w:date="2013-10-14T02:06:00Z">
              <w:r>
                <w:delText xml:space="preserve">        error is returned.</w:delText>
              </w:r>
            </w:del>
          </w:p>
          <w:p w14:paraId="342E817F" w14:textId="77777777" w:rsidR="002610E5" w:rsidRDefault="002610E5" w:rsidP="002610E5">
            <w:pPr>
              <w:pStyle w:val="XML1"/>
              <w:rPr>
                <w:del w:id="5743" w:author="aas" w:date="2013-10-14T02:06:00Z"/>
              </w:rPr>
            </w:pPr>
            <w:del w:id="5744" w:author="aas" w:date="2013-10-14T02:06:00Z">
              <w:r>
                <w:delText xml:space="preserve">      &lt;/xs:documentation&gt;</w:delText>
              </w:r>
            </w:del>
          </w:p>
          <w:p w14:paraId="772AC5B7" w14:textId="77777777" w:rsidR="002610E5" w:rsidRDefault="002610E5" w:rsidP="002610E5">
            <w:pPr>
              <w:pStyle w:val="XML1"/>
              <w:rPr>
                <w:del w:id="5745" w:author="aas" w:date="2013-10-14T02:06:00Z"/>
              </w:rPr>
            </w:pPr>
            <w:del w:id="5746" w:author="aas" w:date="2013-10-14T02:06:00Z">
              <w:r>
                <w:delText xml:space="preserve">    &lt;/xs:annotation&gt;</w:delText>
              </w:r>
            </w:del>
          </w:p>
          <w:p w14:paraId="3EF002DA" w14:textId="77777777" w:rsidR="002610E5" w:rsidRDefault="002610E5" w:rsidP="002610E5">
            <w:pPr>
              <w:pStyle w:val="XML1"/>
              <w:rPr>
                <w:del w:id="5747" w:author="aas" w:date="2013-10-14T02:06:00Z"/>
              </w:rPr>
            </w:pPr>
          </w:p>
          <w:p w14:paraId="18AA4B53" w14:textId="77777777" w:rsidR="002610E5" w:rsidRDefault="002610E5" w:rsidP="002610E5">
            <w:pPr>
              <w:pStyle w:val="XML1"/>
              <w:rPr>
                <w:del w:id="5748" w:author="aas" w:date="2013-10-14T02:06:00Z"/>
              </w:rPr>
            </w:pPr>
            <w:del w:id="5749" w:author="aas" w:date="2013-10-14T02:06:00Z">
              <w:r>
                <w:delText xml:space="preserve">    &lt;xs:sequence&gt;</w:delText>
              </w:r>
            </w:del>
          </w:p>
          <w:p w14:paraId="581878BB" w14:textId="77777777" w:rsidR="002610E5" w:rsidRDefault="002610E5" w:rsidP="002610E5">
            <w:pPr>
              <w:pStyle w:val="XML1"/>
              <w:rPr>
                <w:del w:id="5750" w:author="aas" w:date="2013-10-14T02:06:00Z"/>
              </w:rPr>
            </w:pPr>
            <w:del w:id="5751" w:author="aas" w:date="2013-10-14T02:06:00Z">
              <w:r>
                <w:delText xml:space="preserve">      &lt;xs:choice&gt;</w:delText>
              </w:r>
            </w:del>
          </w:p>
          <w:p w14:paraId="3DDC8602" w14:textId="77777777" w:rsidR="002610E5" w:rsidRDefault="002610E5" w:rsidP="002610E5">
            <w:pPr>
              <w:pStyle w:val="XML1"/>
              <w:rPr>
                <w:del w:id="5752" w:author="aas" w:date="2013-10-14T02:06:00Z"/>
              </w:rPr>
            </w:pPr>
            <w:del w:id="5753" w:author="aas" w:date="2013-10-14T02:06:00Z">
              <w:r>
                <w:delText xml:space="preserve">        &lt;xs:sequence&gt;</w:delText>
              </w:r>
            </w:del>
          </w:p>
          <w:p w14:paraId="500DE007" w14:textId="77777777" w:rsidR="002610E5" w:rsidRDefault="002610E5" w:rsidP="002610E5">
            <w:pPr>
              <w:pStyle w:val="XML1"/>
              <w:rPr>
                <w:del w:id="5754" w:author="aas" w:date="2013-10-14T02:06:00Z"/>
              </w:rPr>
            </w:pPr>
            <w:del w:id="5755" w:author="aas" w:date="2013-10-14T02:06:00Z">
              <w:r>
                <w:delText xml:space="preserve">          &lt;xs:element name="DSAKeyValue"&gt;</w:delText>
              </w:r>
            </w:del>
          </w:p>
          <w:p w14:paraId="3F585C90" w14:textId="77777777" w:rsidR="002610E5" w:rsidRDefault="002610E5" w:rsidP="002610E5">
            <w:pPr>
              <w:pStyle w:val="XML1"/>
              <w:rPr>
                <w:del w:id="5756" w:author="aas" w:date="2013-10-14T02:06:00Z"/>
              </w:rPr>
            </w:pPr>
            <w:del w:id="5757" w:author="aas" w:date="2013-10-14T02:06:00Z">
              <w:r>
                <w:delText xml:space="preserve">            &lt;xs:complexType&gt;</w:delText>
              </w:r>
            </w:del>
          </w:p>
          <w:p w14:paraId="3BE3C8FE" w14:textId="77777777" w:rsidR="002610E5" w:rsidRDefault="002610E5" w:rsidP="002610E5">
            <w:pPr>
              <w:pStyle w:val="XML1"/>
              <w:rPr>
                <w:del w:id="5758" w:author="aas" w:date="2013-10-14T02:06:00Z"/>
              </w:rPr>
            </w:pPr>
            <w:del w:id="5759" w:author="aas" w:date="2013-10-14T02:06:00Z">
              <w:r>
                <w:delText xml:space="preserve">              &lt;xs:sequence&gt;</w:delText>
              </w:r>
            </w:del>
          </w:p>
          <w:p w14:paraId="2CA29975" w14:textId="77777777" w:rsidR="002610E5" w:rsidRDefault="002610E5" w:rsidP="002610E5">
            <w:pPr>
              <w:pStyle w:val="XML1"/>
              <w:rPr>
                <w:del w:id="5760" w:author="aas" w:date="2013-10-14T02:06:00Z"/>
              </w:rPr>
            </w:pPr>
            <w:del w:id="5761" w:author="aas" w:date="2013-10-14T02:06:00Z">
              <w:r>
                <w:delText xml:space="preserve">                &lt;xs:group ref="DSAKeyValueType"/&gt;</w:delText>
              </w:r>
            </w:del>
          </w:p>
          <w:p w14:paraId="74E5E788" w14:textId="77777777" w:rsidR="002610E5" w:rsidRDefault="002610E5" w:rsidP="002610E5">
            <w:pPr>
              <w:pStyle w:val="XML1"/>
              <w:rPr>
                <w:del w:id="5762" w:author="aas" w:date="2013-10-14T02:06:00Z"/>
              </w:rPr>
            </w:pPr>
            <w:del w:id="5763" w:author="aas" w:date="2013-10-14T02:06:00Z">
              <w:r>
                <w:delText xml:space="preserve">              &lt;/xs:sequence&gt;</w:delText>
              </w:r>
            </w:del>
          </w:p>
          <w:p w14:paraId="32F037EE" w14:textId="77777777" w:rsidR="002610E5" w:rsidRDefault="002610E5" w:rsidP="002610E5">
            <w:pPr>
              <w:pStyle w:val="XML1"/>
              <w:rPr>
                <w:del w:id="5764" w:author="aas" w:date="2013-10-14T02:06:00Z"/>
              </w:rPr>
            </w:pPr>
            <w:del w:id="5765" w:author="aas" w:date="2013-10-14T02:06:00Z">
              <w:r>
                <w:delText xml:space="preserve">            &lt;/xs:complexType&gt;</w:delText>
              </w:r>
            </w:del>
          </w:p>
          <w:p w14:paraId="449E721D" w14:textId="77777777" w:rsidR="002610E5" w:rsidRDefault="002610E5" w:rsidP="002610E5">
            <w:pPr>
              <w:pStyle w:val="XML1"/>
              <w:rPr>
                <w:del w:id="5766" w:author="aas" w:date="2013-10-14T02:06:00Z"/>
              </w:rPr>
            </w:pPr>
            <w:del w:id="5767" w:author="aas" w:date="2013-10-14T02:06:00Z">
              <w:r>
                <w:delText xml:space="preserve">          &lt;/xs:element&gt;</w:delText>
              </w:r>
            </w:del>
          </w:p>
          <w:p w14:paraId="0D8C9569" w14:textId="77777777" w:rsidR="002610E5" w:rsidRDefault="002610E5" w:rsidP="002610E5">
            <w:pPr>
              <w:pStyle w:val="XML1"/>
              <w:rPr>
                <w:del w:id="5768" w:author="aas" w:date="2013-10-14T02:06:00Z"/>
              </w:rPr>
            </w:pPr>
            <w:del w:id="5769" w:author="aas" w:date="2013-10-14T02:06:00Z">
              <w:r>
                <w:delText xml:space="preserve">        &lt;/xs:sequence&gt;</w:delText>
              </w:r>
            </w:del>
          </w:p>
          <w:p w14:paraId="654C8C92" w14:textId="77777777" w:rsidR="002610E5" w:rsidRDefault="002610E5" w:rsidP="002610E5">
            <w:pPr>
              <w:pStyle w:val="XML1"/>
              <w:rPr>
                <w:del w:id="5770" w:author="aas" w:date="2013-10-14T02:06:00Z"/>
              </w:rPr>
            </w:pPr>
            <w:del w:id="5771" w:author="aas" w:date="2013-10-14T02:06:00Z">
              <w:r>
                <w:delText xml:space="preserve">        &lt;xs:sequence&gt;</w:delText>
              </w:r>
            </w:del>
          </w:p>
          <w:p w14:paraId="44B9BC6B" w14:textId="77777777" w:rsidR="002610E5" w:rsidRDefault="002610E5" w:rsidP="002610E5">
            <w:pPr>
              <w:pStyle w:val="XML1"/>
              <w:rPr>
                <w:del w:id="5772" w:author="aas" w:date="2013-10-14T02:06:00Z"/>
              </w:rPr>
            </w:pPr>
            <w:del w:id="5773" w:author="aas" w:date="2013-10-14T02:06:00Z">
              <w:r>
                <w:delText xml:space="preserve">          &lt;xs:element name="RSAKeyValue"&gt;</w:delText>
              </w:r>
            </w:del>
          </w:p>
          <w:p w14:paraId="247E269F" w14:textId="77777777" w:rsidR="002610E5" w:rsidRDefault="002610E5" w:rsidP="002610E5">
            <w:pPr>
              <w:pStyle w:val="XML1"/>
              <w:rPr>
                <w:del w:id="5774" w:author="aas" w:date="2013-10-14T02:06:00Z"/>
              </w:rPr>
            </w:pPr>
            <w:del w:id="5775" w:author="aas" w:date="2013-10-14T02:06:00Z">
              <w:r>
                <w:delText xml:space="preserve">            &lt;xs:complexType&gt;</w:delText>
              </w:r>
            </w:del>
          </w:p>
          <w:p w14:paraId="169C5BC2" w14:textId="77777777" w:rsidR="002610E5" w:rsidRDefault="002610E5" w:rsidP="002610E5">
            <w:pPr>
              <w:pStyle w:val="XML1"/>
              <w:rPr>
                <w:del w:id="5776" w:author="aas" w:date="2013-10-14T02:06:00Z"/>
              </w:rPr>
            </w:pPr>
            <w:del w:id="5777" w:author="aas" w:date="2013-10-14T02:06:00Z">
              <w:r>
                <w:delText xml:space="preserve">              &lt;xs:sequence&gt;</w:delText>
              </w:r>
            </w:del>
          </w:p>
          <w:p w14:paraId="0778EB96" w14:textId="77777777" w:rsidR="002610E5" w:rsidRDefault="002610E5" w:rsidP="002610E5">
            <w:pPr>
              <w:pStyle w:val="XML1"/>
              <w:rPr>
                <w:del w:id="5778" w:author="aas" w:date="2013-10-14T02:06:00Z"/>
              </w:rPr>
            </w:pPr>
            <w:del w:id="5779" w:author="aas" w:date="2013-10-14T02:06:00Z">
              <w:r>
                <w:delText xml:space="preserve">                &lt;xs:group ref="RSAKeyValueType"/&gt;</w:delText>
              </w:r>
            </w:del>
          </w:p>
          <w:p w14:paraId="44F27F42" w14:textId="77777777" w:rsidR="002610E5" w:rsidRDefault="002610E5" w:rsidP="002610E5">
            <w:pPr>
              <w:pStyle w:val="XML1"/>
              <w:rPr>
                <w:del w:id="5780" w:author="aas" w:date="2013-10-14T02:06:00Z"/>
              </w:rPr>
            </w:pPr>
            <w:del w:id="5781" w:author="aas" w:date="2013-10-14T02:06:00Z">
              <w:r>
                <w:delText xml:space="preserve">              &lt;/xs:sequence&gt;</w:delText>
              </w:r>
            </w:del>
          </w:p>
          <w:p w14:paraId="2608CF6F" w14:textId="77777777" w:rsidR="002610E5" w:rsidRDefault="002610E5" w:rsidP="002610E5">
            <w:pPr>
              <w:pStyle w:val="XML1"/>
              <w:rPr>
                <w:del w:id="5782" w:author="aas" w:date="2013-10-14T02:06:00Z"/>
              </w:rPr>
            </w:pPr>
            <w:del w:id="5783" w:author="aas" w:date="2013-10-14T02:06:00Z">
              <w:r>
                <w:delText xml:space="preserve">            &lt;/xs:complexType&gt;</w:delText>
              </w:r>
            </w:del>
          </w:p>
          <w:p w14:paraId="3B0AA19A" w14:textId="77777777" w:rsidR="002610E5" w:rsidRDefault="002610E5" w:rsidP="002610E5">
            <w:pPr>
              <w:pStyle w:val="XML1"/>
              <w:rPr>
                <w:del w:id="5784" w:author="aas" w:date="2013-10-14T02:06:00Z"/>
              </w:rPr>
            </w:pPr>
            <w:del w:id="5785" w:author="aas" w:date="2013-10-14T02:06:00Z">
              <w:r>
                <w:delText xml:space="preserve">          &lt;/xs:element&gt;</w:delText>
              </w:r>
            </w:del>
          </w:p>
          <w:p w14:paraId="21E66757" w14:textId="77777777" w:rsidR="002610E5" w:rsidRDefault="002610E5" w:rsidP="002610E5">
            <w:pPr>
              <w:pStyle w:val="XML1"/>
              <w:rPr>
                <w:del w:id="5786" w:author="aas" w:date="2013-10-14T02:06:00Z"/>
              </w:rPr>
            </w:pPr>
            <w:del w:id="5787" w:author="aas" w:date="2013-10-14T02:06:00Z">
              <w:r>
                <w:delText xml:space="preserve">        &lt;/xs:sequence&gt;</w:delText>
              </w:r>
            </w:del>
          </w:p>
          <w:p w14:paraId="1F1738A5" w14:textId="77777777" w:rsidR="002610E5" w:rsidRDefault="002610E5" w:rsidP="002610E5">
            <w:pPr>
              <w:pStyle w:val="XML1"/>
              <w:rPr>
                <w:del w:id="5788" w:author="aas" w:date="2013-10-14T02:06:00Z"/>
              </w:rPr>
            </w:pPr>
            <w:del w:id="5789" w:author="aas" w:date="2013-10-14T02:06:00Z">
              <w:r>
                <w:delText xml:space="preserve">      &lt;/xs:choice&gt;</w:delText>
              </w:r>
            </w:del>
          </w:p>
          <w:p w14:paraId="58E4C2B8" w14:textId="77777777" w:rsidR="002610E5" w:rsidRDefault="002610E5" w:rsidP="002610E5">
            <w:pPr>
              <w:pStyle w:val="XML1"/>
              <w:rPr>
                <w:del w:id="5790" w:author="aas" w:date="2013-10-14T02:06:00Z"/>
              </w:rPr>
            </w:pPr>
            <w:del w:id="5791" w:author="aas" w:date="2013-10-14T02:06:00Z">
              <w:r>
                <w:delText xml:space="preserve">    &lt;/xs:sequence&gt;</w:delText>
              </w:r>
            </w:del>
          </w:p>
          <w:p w14:paraId="5B0EF033" w14:textId="77777777" w:rsidR="002610E5" w:rsidRDefault="002610E5" w:rsidP="002610E5">
            <w:pPr>
              <w:pStyle w:val="XML1"/>
              <w:rPr>
                <w:del w:id="5792" w:author="aas" w:date="2013-10-14T02:06:00Z"/>
              </w:rPr>
            </w:pPr>
            <w:del w:id="5793" w:author="aas" w:date="2013-10-14T02:06:00Z">
              <w:r>
                <w:delText xml:space="preserve">  &lt;/xs:group&gt;</w:delText>
              </w:r>
            </w:del>
          </w:p>
          <w:p w14:paraId="6721A8D2" w14:textId="77777777" w:rsidR="002610E5" w:rsidRDefault="002610E5" w:rsidP="002610E5">
            <w:pPr>
              <w:pStyle w:val="XML1"/>
              <w:rPr>
                <w:del w:id="5794" w:author="aas" w:date="2013-10-14T02:06:00Z"/>
              </w:rPr>
            </w:pPr>
          </w:p>
          <w:p w14:paraId="11566765" w14:textId="77777777" w:rsidR="002610E5" w:rsidRDefault="002610E5" w:rsidP="002610E5">
            <w:pPr>
              <w:pStyle w:val="XML1"/>
              <w:rPr>
                <w:del w:id="5795" w:author="aas" w:date="2013-10-14T02:06:00Z"/>
              </w:rPr>
            </w:pPr>
            <w:del w:id="5796" w:author="aas" w:date="2013-10-14T02:06:00Z">
              <w:r>
                <w:delText xml:space="preserve">  &lt;xs:group name="DSAKeyValueType"&gt;</w:delText>
              </w:r>
            </w:del>
          </w:p>
          <w:p w14:paraId="3AC93EC5" w14:textId="77777777" w:rsidR="002610E5" w:rsidRDefault="002610E5" w:rsidP="002610E5">
            <w:pPr>
              <w:pStyle w:val="XML1"/>
              <w:rPr>
                <w:del w:id="5797" w:author="aas" w:date="2013-10-14T02:06:00Z"/>
              </w:rPr>
            </w:pPr>
            <w:del w:id="5798" w:author="aas" w:date="2013-10-14T02:06:00Z">
              <w:r>
                <w:delText xml:space="preserve">    &lt;xs:annotation&gt;</w:delText>
              </w:r>
            </w:del>
          </w:p>
          <w:p w14:paraId="5579E46E" w14:textId="77777777" w:rsidR="002610E5" w:rsidRDefault="002610E5" w:rsidP="002610E5">
            <w:pPr>
              <w:pStyle w:val="XML1"/>
              <w:rPr>
                <w:del w:id="5799" w:author="aas" w:date="2013-10-14T02:06:00Z"/>
              </w:rPr>
            </w:pPr>
            <w:del w:id="5800" w:author="aas" w:date="2013-10-14T02:06:00Z">
              <w:r>
                <w:delText xml:space="preserve">      &lt;xs:documentation&gt;</w:delText>
              </w:r>
            </w:del>
          </w:p>
          <w:p w14:paraId="403D3A22" w14:textId="77777777" w:rsidR="002610E5" w:rsidRDefault="002610E5" w:rsidP="002610E5">
            <w:pPr>
              <w:pStyle w:val="XML1"/>
              <w:rPr>
                <w:del w:id="5801" w:author="aas" w:date="2013-10-14T02:06:00Z"/>
              </w:rPr>
            </w:pPr>
            <w:del w:id="5802" w:author="aas" w:date="2013-10-14T02:06:00Z">
              <w:r>
                <w:delText xml:space="preserve">        DSA keys and the DSA signature algorithm are</w:delText>
              </w:r>
            </w:del>
          </w:p>
          <w:p w14:paraId="07EC12F5" w14:textId="77777777" w:rsidR="002610E5" w:rsidRDefault="002610E5" w:rsidP="002610E5">
            <w:pPr>
              <w:pStyle w:val="XML1"/>
              <w:rPr>
                <w:del w:id="5803" w:author="aas" w:date="2013-10-14T02:06:00Z"/>
              </w:rPr>
            </w:pPr>
            <w:del w:id="5804" w:author="aas" w:date="2013-10-14T02:06:00Z">
              <w:r>
                <w:delText xml:space="preserve">        specified in 'FIPS PUB 186-2, Digital Signature Standard (DSS),</w:delText>
              </w:r>
            </w:del>
          </w:p>
          <w:p w14:paraId="069FE400" w14:textId="77777777" w:rsidR="002610E5" w:rsidRDefault="002610E5" w:rsidP="002610E5">
            <w:pPr>
              <w:pStyle w:val="XML1"/>
              <w:rPr>
                <w:del w:id="5805" w:author="aas" w:date="2013-10-14T02:06:00Z"/>
              </w:rPr>
            </w:pPr>
            <w:del w:id="5806" w:author="aas" w:date="2013-10-14T02:06:00Z">
              <w:r>
                <w:delText xml:space="preserve">        U.S. Department of Commerce/National Institute of Standards and</w:delText>
              </w:r>
            </w:del>
          </w:p>
          <w:p w14:paraId="3EFA80CF" w14:textId="77777777" w:rsidR="002610E5" w:rsidRDefault="002610E5" w:rsidP="002610E5">
            <w:pPr>
              <w:pStyle w:val="XML1"/>
              <w:rPr>
                <w:del w:id="5807" w:author="aas" w:date="2013-10-14T02:06:00Z"/>
              </w:rPr>
            </w:pPr>
            <w:del w:id="5808" w:author="aas" w:date="2013-10-14T02:06:00Z">
              <w:r>
                <w:delText xml:space="preserve">        Technology,</w:delText>
              </w:r>
            </w:del>
          </w:p>
          <w:p w14:paraId="2B2C5081" w14:textId="77777777" w:rsidR="002610E5" w:rsidRDefault="002610E5" w:rsidP="002610E5">
            <w:pPr>
              <w:pStyle w:val="XML1"/>
              <w:rPr>
                <w:del w:id="5809" w:author="aas" w:date="2013-10-14T02:06:00Z"/>
              </w:rPr>
            </w:pPr>
            <w:del w:id="5810" w:author="aas" w:date="2013-10-14T02:06:00Z">
              <w:r>
                <w:delText xml:space="preserve">        http://csrc.nist.gov/publications/fips/fips186-2/fips186-2.pdf'.</w:delText>
              </w:r>
            </w:del>
          </w:p>
          <w:p w14:paraId="5E192D64" w14:textId="77777777" w:rsidR="002610E5" w:rsidRDefault="002610E5" w:rsidP="002610E5">
            <w:pPr>
              <w:pStyle w:val="XML1"/>
              <w:rPr>
                <w:del w:id="5811" w:author="aas" w:date="2013-10-14T02:06:00Z"/>
              </w:rPr>
            </w:pPr>
            <w:del w:id="5812" w:author="aas" w:date="2013-10-14T02:06:00Z">
              <w:r>
                <w:delText xml:space="preserve">        DSA public key values can have the following fields:</w:delText>
              </w:r>
            </w:del>
          </w:p>
          <w:p w14:paraId="06EF4EF1" w14:textId="77777777" w:rsidR="002610E5" w:rsidRDefault="002610E5" w:rsidP="002610E5">
            <w:pPr>
              <w:pStyle w:val="XML1"/>
              <w:rPr>
                <w:del w:id="5813" w:author="aas" w:date="2013-10-14T02:06:00Z"/>
              </w:rPr>
            </w:pPr>
          </w:p>
          <w:p w14:paraId="25B41F76" w14:textId="77777777" w:rsidR="002610E5" w:rsidRDefault="002610E5" w:rsidP="002610E5">
            <w:pPr>
              <w:pStyle w:val="XML1"/>
              <w:rPr>
                <w:del w:id="5814" w:author="aas" w:date="2013-10-14T02:06:00Z"/>
              </w:rPr>
            </w:pPr>
            <w:del w:id="5815" w:author="aas" w:date="2013-10-14T02:06:00Z">
              <w:r>
                <w:delText xml:space="preserve">        P</w:delText>
              </w:r>
            </w:del>
          </w:p>
          <w:p w14:paraId="0A27B648" w14:textId="77777777" w:rsidR="002610E5" w:rsidRDefault="002610E5" w:rsidP="002610E5">
            <w:pPr>
              <w:pStyle w:val="XML1"/>
              <w:rPr>
                <w:del w:id="5816" w:author="aas" w:date="2013-10-14T02:06:00Z"/>
              </w:rPr>
            </w:pPr>
            <w:del w:id="5817" w:author="aas" w:date="2013-10-14T02:06:00Z">
              <w:r>
                <w:delText xml:space="preserve">        a prime modulus meeting the requirements of the standard</w:delText>
              </w:r>
            </w:del>
          </w:p>
          <w:p w14:paraId="3088956A" w14:textId="77777777" w:rsidR="002610E5" w:rsidRDefault="002610E5" w:rsidP="002610E5">
            <w:pPr>
              <w:pStyle w:val="XML1"/>
              <w:rPr>
                <w:del w:id="5818" w:author="aas" w:date="2013-10-14T02:06:00Z"/>
              </w:rPr>
            </w:pPr>
            <w:del w:id="5819" w:author="aas" w:date="2013-10-14T02:06:00Z">
              <w:r>
                <w:delText xml:space="preserve">        above</w:delText>
              </w:r>
            </w:del>
          </w:p>
          <w:p w14:paraId="02D8D243" w14:textId="77777777" w:rsidR="002610E5" w:rsidRDefault="002610E5" w:rsidP="002610E5">
            <w:pPr>
              <w:pStyle w:val="XML1"/>
              <w:rPr>
                <w:del w:id="5820" w:author="aas" w:date="2013-10-14T02:06:00Z"/>
              </w:rPr>
            </w:pPr>
            <w:del w:id="5821" w:author="aas" w:date="2013-10-14T02:06:00Z">
              <w:r>
                <w:delText xml:space="preserve">        Q</w:delText>
              </w:r>
            </w:del>
          </w:p>
          <w:p w14:paraId="53070425" w14:textId="77777777" w:rsidR="002610E5" w:rsidRDefault="002610E5" w:rsidP="002610E5">
            <w:pPr>
              <w:pStyle w:val="XML1"/>
              <w:rPr>
                <w:del w:id="5822" w:author="aas" w:date="2013-10-14T02:06:00Z"/>
              </w:rPr>
            </w:pPr>
            <w:del w:id="5823" w:author="aas" w:date="2013-10-14T02:06:00Z">
              <w:r>
                <w:delText xml:space="preserve">        an integer in the range 2**159 &amp;lt; Q &amp;lt; 2**160 which is a</w:delText>
              </w:r>
            </w:del>
          </w:p>
          <w:p w14:paraId="4F36D4F0" w14:textId="77777777" w:rsidR="002610E5" w:rsidRDefault="002610E5" w:rsidP="002610E5">
            <w:pPr>
              <w:pStyle w:val="XML1"/>
              <w:rPr>
                <w:del w:id="5824" w:author="aas" w:date="2013-10-14T02:06:00Z"/>
              </w:rPr>
            </w:pPr>
            <w:del w:id="5825" w:author="aas" w:date="2013-10-14T02:06:00Z">
              <w:r>
                <w:delText xml:space="preserve">        prime divisor of P-1</w:delText>
              </w:r>
            </w:del>
          </w:p>
          <w:p w14:paraId="0593CF56" w14:textId="77777777" w:rsidR="002610E5" w:rsidRDefault="002610E5" w:rsidP="002610E5">
            <w:pPr>
              <w:pStyle w:val="XML1"/>
              <w:rPr>
                <w:del w:id="5826" w:author="aas" w:date="2013-10-14T02:06:00Z"/>
              </w:rPr>
            </w:pPr>
            <w:del w:id="5827" w:author="aas" w:date="2013-10-14T02:06:00Z">
              <w:r>
                <w:delText xml:space="preserve">        G</w:delText>
              </w:r>
            </w:del>
          </w:p>
          <w:p w14:paraId="1285C90C" w14:textId="77777777" w:rsidR="002610E5" w:rsidRDefault="002610E5" w:rsidP="002610E5">
            <w:pPr>
              <w:pStyle w:val="XML1"/>
              <w:rPr>
                <w:del w:id="5828" w:author="aas" w:date="2013-10-14T02:06:00Z"/>
              </w:rPr>
            </w:pPr>
            <w:del w:id="5829" w:author="aas" w:date="2013-10-14T02:06:00Z">
              <w:r>
                <w:delText xml:space="preserve">        an integer with certain properties with respect to P and Q</w:delText>
              </w:r>
            </w:del>
          </w:p>
          <w:p w14:paraId="317E8AAE" w14:textId="77777777" w:rsidR="002610E5" w:rsidRDefault="002610E5" w:rsidP="002610E5">
            <w:pPr>
              <w:pStyle w:val="XML1"/>
              <w:rPr>
                <w:del w:id="5830" w:author="aas" w:date="2013-10-14T02:06:00Z"/>
              </w:rPr>
            </w:pPr>
            <w:del w:id="5831" w:author="aas" w:date="2013-10-14T02:06:00Z">
              <w:r>
                <w:delText xml:space="preserve">        J</w:delText>
              </w:r>
            </w:del>
          </w:p>
          <w:p w14:paraId="5E9B0D53" w14:textId="77777777" w:rsidR="002610E5" w:rsidRDefault="002610E5" w:rsidP="002610E5">
            <w:pPr>
              <w:pStyle w:val="XML1"/>
              <w:rPr>
                <w:del w:id="5832" w:author="aas" w:date="2013-10-14T02:06:00Z"/>
              </w:rPr>
            </w:pPr>
            <w:del w:id="5833" w:author="aas" w:date="2013-10-14T02:06:00Z">
              <w:r>
                <w:delText xml:space="preserve">        (P - 1) / Q</w:delText>
              </w:r>
            </w:del>
          </w:p>
          <w:p w14:paraId="7D5B1A5E" w14:textId="77777777" w:rsidR="002610E5" w:rsidRDefault="002610E5" w:rsidP="002610E5">
            <w:pPr>
              <w:pStyle w:val="XML1"/>
              <w:rPr>
                <w:del w:id="5834" w:author="aas" w:date="2013-10-14T02:06:00Z"/>
              </w:rPr>
            </w:pPr>
            <w:del w:id="5835" w:author="aas" w:date="2013-10-14T02:06:00Z">
              <w:r>
                <w:delText xml:space="preserve">        Y</w:delText>
              </w:r>
            </w:del>
          </w:p>
          <w:p w14:paraId="2B0F7399" w14:textId="77777777" w:rsidR="002610E5" w:rsidRDefault="002610E5" w:rsidP="002610E5">
            <w:pPr>
              <w:pStyle w:val="XML1"/>
              <w:rPr>
                <w:del w:id="5836" w:author="aas" w:date="2013-10-14T02:06:00Z"/>
              </w:rPr>
            </w:pPr>
            <w:del w:id="5837" w:author="aas" w:date="2013-10-14T02:06:00Z">
              <w:r>
                <w:delText xml:space="preserve">        G**X mod P (where X is part of the private key and not made</w:delText>
              </w:r>
            </w:del>
          </w:p>
          <w:p w14:paraId="0AD27A58" w14:textId="77777777" w:rsidR="002610E5" w:rsidRDefault="002610E5" w:rsidP="002610E5">
            <w:pPr>
              <w:pStyle w:val="XML1"/>
              <w:rPr>
                <w:del w:id="5838" w:author="aas" w:date="2013-10-14T02:06:00Z"/>
              </w:rPr>
            </w:pPr>
            <w:del w:id="5839" w:author="aas" w:date="2013-10-14T02:06:00Z">
              <w:r>
                <w:delText xml:space="preserve">        public)</w:delText>
              </w:r>
            </w:del>
          </w:p>
          <w:p w14:paraId="47AC3991" w14:textId="77777777" w:rsidR="002610E5" w:rsidRDefault="002610E5" w:rsidP="002610E5">
            <w:pPr>
              <w:pStyle w:val="XML1"/>
              <w:rPr>
                <w:del w:id="5840" w:author="aas" w:date="2013-10-14T02:06:00Z"/>
              </w:rPr>
            </w:pPr>
            <w:del w:id="5841" w:author="aas" w:date="2013-10-14T02:06:00Z">
              <w:r>
                <w:delText xml:space="preserve">        seed</w:delText>
              </w:r>
            </w:del>
          </w:p>
          <w:p w14:paraId="352940F9" w14:textId="77777777" w:rsidR="002610E5" w:rsidRDefault="002610E5" w:rsidP="002610E5">
            <w:pPr>
              <w:pStyle w:val="XML1"/>
              <w:rPr>
                <w:del w:id="5842" w:author="aas" w:date="2013-10-14T02:06:00Z"/>
              </w:rPr>
            </w:pPr>
            <w:del w:id="5843" w:author="aas" w:date="2013-10-14T02:06:00Z">
              <w:r>
                <w:delText xml:space="preserve">        a DSA prime generation seed</w:delText>
              </w:r>
            </w:del>
          </w:p>
          <w:p w14:paraId="0AAE6D5F" w14:textId="77777777" w:rsidR="002610E5" w:rsidRDefault="002610E5" w:rsidP="002610E5">
            <w:pPr>
              <w:pStyle w:val="XML1"/>
              <w:rPr>
                <w:del w:id="5844" w:author="aas" w:date="2013-10-14T02:06:00Z"/>
              </w:rPr>
            </w:pPr>
            <w:del w:id="5845" w:author="aas" w:date="2013-10-14T02:06:00Z">
              <w:r>
                <w:delText xml:space="preserve">        pgenCounter</w:delText>
              </w:r>
            </w:del>
          </w:p>
          <w:p w14:paraId="60A691FA" w14:textId="77777777" w:rsidR="002610E5" w:rsidRDefault="002610E5" w:rsidP="002610E5">
            <w:pPr>
              <w:pStyle w:val="XML1"/>
              <w:rPr>
                <w:del w:id="5846" w:author="aas" w:date="2013-10-14T02:06:00Z"/>
              </w:rPr>
            </w:pPr>
            <w:del w:id="5847" w:author="aas" w:date="2013-10-14T02:06:00Z">
              <w:r>
                <w:delText xml:space="preserve">        a DSA prime generation counter</w:delText>
              </w:r>
            </w:del>
          </w:p>
          <w:p w14:paraId="713B140F" w14:textId="77777777" w:rsidR="002610E5" w:rsidRDefault="002610E5" w:rsidP="002610E5">
            <w:pPr>
              <w:pStyle w:val="XML1"/>
              <w:rPr>
                <w:del w:id="5848" w:author="aas" w:date="2013-10-14T02:06:00Z"/>
              </w:rPr>
            </w:pPr>
          </w:p>
          <w:p w14:paraId="027D8767" w14:textId="77777777" w:rsidR="002610E5" w:rsidRDefault="002610E5" w:rsidP="002610E5">
            <w:pPr>
              <w:pStyle w:val="XML1"/>
              <w:rPr>
                <w:del w:id="5849" w:author="aas" w:date="2013-10-14T02:06:00Z"/>
              </w:rPr>
            </w:pPr>
            <w:del w:id="5850" w:author="aas" w:date="2013-10-14T02:06:00Z">
              <w:r>
                <w:delText xml:space="preserve">        Parameter J is avilable for inclusion solely for efficiency as</w:delText>
              </w:r>
            </w:del>
          </w:p>
          <w:p w14:paraId="24C028F3" w14:textId="77777777" w:rsidR="002610E5" w:rsidRDefault="002610E5" w:rsidP="002610E5">
            <w:pPr>
              <w:pStyle w:val="XML1"/>
              <w:rPr>
                <w:del w:id="5851" w:author="aas" w:date="2013-10-14T02:06:00Z"/>
              </w:rPr>
            </w:pPr>
            <w:del w:id="5852" w:author="aas" w:date="2013-10-14T02:06:00Z">
              <w:r>
                <w:delText xml:space="preserve">        it is calculatable from P and Q. Parameters seed and</w:delText>
              </w:r>
            </w:del>
          </w:p>
          <w:p w14:paraId="7AEFC466" w14:textId="77777777" w:rsidR="002610E5" w:rsidRDefault="002610E5" w:rsidP="002610E5">
            <w:pPr>
              <w:pStyle w:val="XML1"/>
              <w:rPr>
                <w:del w:id="5853" w:author="aas" w:date="2013-10-14T02:06:00Z"/>
              </w:rPr>
            </w:pPr>
            <w:del w:id="5854" w:author="aas" w:date="2013-10-14T02:06:00Z">
              <w:r>
                <w:delText xml:space="preserve">        pgenCounter are used in the DSA prime number generation</w:delText>
              </w:r>
            </w:del>
          </w:p>
          <w:p w14:paraId="5B4E70E4" w14:textId="77777777" w:rsidR="002610E5" w:rsidRDefault="002610E5" w:rsidP="002610E5">
            <w:pPr>
              <w:pStyle w:val="XML1"/>
              <w:rPr>
                <w:del w:id="5855" w:author="aas" w:date="2013-10-14T02:06:00Z"/>
              </w:rPr>
            </w:pPr>
            <w:del w:id="5856" w:author="aas" w:date="2013-10-14T02:06:00Z">
              <w:r>
                <w:delText xml:space="preserve">        algorithm specified in the above standard. As such, they are</w:delText>
              </w:r>
            </w:del>
          </w:p>
          <w:p w14:paraId="6B4DD422" w14:textId="77777777" w:rsidR="002610E5" w:rsidRDefault="002610E5" w:rsidP="002610E5">
            <w:pPr>
              <w:pStyle w:val="XML1"/>
              <w:rPr>
                <w:del w:id="5857" w:author="aas" w:date="2013-10-14T02:06:00Z"/>
              </w:rPr>
            </w:pPr>
            <w:del w:id="5858" w:author="aas" w:date="2013-10-14T02:06:00Z">
              <w:r>
                <w:delText xml:space="preserve">        optional but MUST either both be present or both be absent.</w:delText>
              </w:r>
            </w:del>
          </w:p>
          <w:p w14:paraId="23D01F7A" w14:textId="77777777" w:rsidR="002610E5" w:rsidRDefault="002610E5" w:rsidP="002610E5">
            <w:pPr>
              <w:pStyle w:val="XML1"/>
              <w:rPr>
                <w:del w:id="5859" w:author="aas" w:date="2013-10-14T02:06:00Z"/>
              </w:rPr>
            </w:pPr>
            <w:del w:id="5860" w:author="aas" w:date="2013-10-14T02:06:00Z">
              <w:r>
                <w:delText xml:space="preserve">        This prime generation algorithm is designed to provide</w:delText>
              </w:r>
            </w:del>
          </w:p>
          <w:p w14:paraId="0254605E" w14:textId="77777777" w:rsidR="002610E5" w:rsidRDefault="002610E5" w:rsidP="002610E5">
            <w:pPr>
              <w:pStyle w:val="XML1"/>
              <w:rPr>
                <w:del w:id="5861" w:author="aas" w:date="2013-10-14T02:06:00Z"/>
              </w:rPr>
            </w:pPr>
            <w:del w:id="5862" w:author="aas" w:date="2013-10-14T02:06:00Z">
              <w:r>
                <w:delText xml:space="preserve">        assurance that a weak prime is not being used and it yields a P</w:delText>
              </w:r>
            </w:del>
          </w:p>
          <w:p w14:paraId="7A01AFD7" w14:textId="77777777" w:rsidR="002610E5" w:rsidRDefault="002610E5" w:rsidP="002610E5">
            <w:pPr>
              <w:pStyle w:val="XML1"/>
              <w:rPr>
                <w:del w:id="5863" w:author="aas" w:date="2013-10-14T02:06:00Z"/>
              </w:rPr>
            </w:pPr>
            <w:del w:id="5864" w:author="aas" w:date="2013-10-14T02:06:00Z">
              <w:r>
                <w:delText xml:space="preserve">        and Q value. Parameters P, Q, and G can be public and common to</w:delText>
              </w:r>
            </w:del>
          </w:p>
          <w:p w14:paraId="2DC3C611" w14:textId="77777777" w:rsidR="002610E5" w:rsidRDefault="002610E5" w:rsidP="002610E5">
            <w:pPr>
              <w:pStyle w:val="XML1"/>
              <w:rPr>
                <w:del w:id="5865" w:author="aas" w:date="2013-10-14T02:06:00Z"/>
              </w:rPr>
            </w:pPr>
            <w:del w:id="5866" w:author="aas" w:date="2013-10-14T02:06:00Z">
              <w:r>
                <w:delText xml:space="preserve">        a group of users. They might be known from application context.</w:delText>
              </w:r>
            </w:del>
          </w:p>
          <w:p w14:paraId="4A92476D" w14:textId="77777777" w:rsidR="002610E5" w:rsidRDefault="002610E5" w:rsidP="002610E5">
            <w:pPr>
              <w:pStyle w:val="XML1"/>
              <w:rPr>
                <w:del w:id="5867" w:author="aas" w:date="2013-10-14T02:06:00Z"/>
              </w:rPr>
            </w:pPr>
            <w:del w:id="5868" w:author="aas" w:date="2013-10-14T02:06:00Z">
              <w:r>
                <w:delText xml:space="preserve">        As such, they are optional but P and Q MUST either both appear</w:delText>
              </w:r>
            </w:del>
          </w:p>
          <w:p w14:paraId="68CB04D9" w14:textId="77777777" w:rsidR="002610E5" w:rsidRDefault="002610E5" w:rsidP="002610E5">
            <w:pPr>
              <w:pStyle w:val="XML1"/>
              <w:rPr>
                <w:del w:id="5869" w:author="aas" w:date="2013-10-14T02:06:00Z"/>
              </w:rPr>
            </w:pPr>
            <w:del w:id="5870" w:author="aas" w:date="2013-10-14T02:06:00Z">
              <w:r>
                <w:delText xml:space="preserve">        or both be absent. If all of P, Q, seed, and pgenCounter are</w:delText>
              </w:r>
            </w:del>
          </w:p>
          <w:p w14:paraId="4F85FA62" w14:textId="77777777" w:rsidR="002610E5" w:rsidRDefault="002610E5" w:rsidP="002610E5">
            <w:pPr>
              <w:pStyle w:val="XML1"/>
              <w:rPr>
                <w:del w:id="5871" w:author="aas" w:date="2013-10-14T02:06:00Z"/>
              </w:rPr>
            </w:pPr>
            <w:del w:id="5872" w:author="aas" w:date="2013-10-14T02:06:00Z">
              <w:r>
                <w:delText xml:space="preserve">        present, implementations are not required to check if they are</w:delText>
              </w:r>
            </w:del>
          </w:p>
          <w:p w14:paraId="61E35D9D" w14:textId="77777777" w:rsidR="002610E5" w:rsidRDefault="002610E5" w:rsidP="002610E5">
            <w:pPr>
              <w:pStyle w:val="XML1"/>
              <w:rPr>
                <w:del w:id="5873" w:author="aas" w:date="2013-10-14T02:06:00Z"/>
              </w:rPr>
            </w:pPr>
            <w:del w:id="5874" w:author="aas" w:date="2013-10-14T02:06:00Z">
              <w:r>
                <w:delText xml:space="preserve">        consistent and are free to use either P and Q or seed and</w:delText>
              </w:r>
            </w:del>
          </w:p>
          <w:p w14:paraId="6A8B2BF8" w14:textId="77777777" w:rsidR="002610E5" w:rsidRDefault="002610E5" w:rsidP="002610E5">
            <w:pPr>
              <w:pStyle w:val="XML1"/>
              <w:rPr>
                <w:del w:id="5875" w:author="aas" w:date="2013-10-14T02:06:00Z"/>
              </w:rPr>
            </w:pPr>
            <w:del w:id="5876" w:author="aas" w:date="2013-10-14T02:06:00Z">
              <w:r>
                <w:delText xml:space="preserve">        pgenCounter. All parameters are encoded as base64 values.</w:delText>
              </w:r>
            </w:del>
          </w:p>
          <w:p w14:paraId="7822C46C" w14:textId="77777777" w:rsidR="002610E5" w:rsidRDefault="002610E5" w:rsidP="002610E5">
            <w:pPr>
              <w:pStyle w:val="XML1"/>
              <w:rPr>
                <w:del w:id="5877" w:author="aas" w:date="2013-10-14T02:06:00Z"/>
              </w:rPr>
            </w:pPr>
            <w:del w:id="5878" w:author="aas" w:date="2013-10-14T02:06:00Z">
              <w:r>
                <w:delText xml:space="preserve">      &lt;/xs:documentation&gt;</w:delText>
              </w:r>
            </w:del>
          </w:p>
          <w:p w14:paraId="68D662AF" w14:textId="77777777" w:rsidR="002610E5" w:rsidRDefault="002610E5" w:rsidP="002610E5">
            <w:pPr>
              <w:pStyle w:val="XML1"/>
              <w:rPr>
                <w:del w:id="5879" w:author="aas" w:date="2013-10-14T02:06:00Z"/>
              </w:rPr>
            </w:pPr>
            <w:del w:id="5880" w:author="aas" w:date="2013-10-14T02:06:00Z">
              <w:r>
                <w:delText xml:space="preserve">    &lt;/xs:annotation&gt;</w:delText>
              </w:r>
            </w:del>
          </w:p>
          <w:p w14:paraId="0394D2BB" w14:textId="77777777" w:rsidR="002610E5" w:rsidRDefault="002610E5" w:rsidP="002610E5">
            <w:pPr>
              <w:pStyle w:val="XML1"/>
              <w:rPr>
                <w:del w:id="5881" w:author="aas" w:date="2013-10-14T02:06:00Z"/>
              </w:rPr>
            </w:pPr>
          </w:p>
          <w:p w14:paraId="7F650CC6" w14:textId="77777777" w:rsidR="002610E5" w:rsidRDefault="002610E5" w:rsidP="002610E5">
            <w:pPr>
              <w:pStyle w:val="XML1"/>
              <w:rPr>
                <w:del w:id="5882" w:author="aas" w:date="2013-10-14T02:06:00Z"/>
              </w:rPr>
            </w:pPr>
            <w:del w:id="5883" w:author="aas" w:date="2013-10-14T02:06:00Z">
              <w:r>
                <w:delText xml:space="preserve">    &lt;xs:sequence&gt;</w:delText>
              </w:r>
            </w:del>
          </w:p>
          <w:p w14:paraId="62A7F4A6" w14:textId="77777777" w:rsidR="002610E5" w:rsidRDefault="002610E5" w:rsidP="002610E5">
            <w:pPr>
              <w:pStyle w:val="XML1"/>
              <w:rPr>
                <w:del w:id="5884" w:author="aas" w:date="2013-10-14T02:06:00Z"/>
              </w:rPr>
            </w:pPr>
            <w:del w:id="5885" w:author="aas" w:date="2013-10-14T02:06:00Z">
              <w:r>
                <w:delText xml:space="preserve">      &lt;xs:element name="P"  type="xs:base64Binary"&gt;</w:delText>
              </w:r>
            </w:del>
          </w:p>
          <w:p w14:paraId="606173B9" w14:textId="77777777" w:rsidR="002610E5" w:rsidRDefault="002610E5" w:rsidP="002610E5">
            <w:pPr>
              <w:pStyle w:val="XML1"/>
              <w:rPr>
                <w:del w:id="5886" w:author="aas" w:date="2013-10-14T02:06:00Z"/>
              </w:rPr>
            </w:pPr>
            <w:del w:id="5887" w:author="aas" w:date="2013-10-14T02:06:00Z">
              <w:r>
                <w:delText xml:space="preserve">        &lt;xs:annotation&gt;</w:delText>
              </w:r>
            </w:del>
          </w:p>
          <w:p w14:paraId="15A15DDF" w14:textId="77777777" w:rsidR="002610E5" w:rsidRDefault="002610E5" w:rsidP="002610E5">
            <w:pPr>
              <w:pStyle w:val="XML1"/>
              <w:rPr>
                <w:del w:id="5888" w:author="aas" w:date="2013-10-14T02:06:00Z"/>
              </w:rPr>
            </w:pPr>
            <w:del w:id="5889" w:author="aas" w:date="2013-10-14T02:06:00Z">
              <w:r>
                <w:delText xml:space="preserve">          &lt;xs:documentation&gt;</w:delText>
              </w:r>
            </w:del>
          </w:p>
          <w:p w14:paraId="6A9AE96F" w14:textId="77777777" w:rsidR="002610E5" w:rsidRDefault="002610E5" w:rsidP="002610E5">
            <w:pPr>
              <w:pStyle w:val="XML1"/>
              <w:rPr>
                <w:del w:id="5890" w:author="aas" w:date="2013-10-14T02:06:00Z"/>
              </w:rPr>
            </w:pPr>
            <w:del w:id="5891" w:author="aas" w:date="2013-10-14T02:06:00Z">
              <w:r>
                <w:delText xml:space="preserve">            This element is optional. It MUST be present in</w:delText>
              </w:r>
            </w:del>
          </w:p>
          <w:p w14:paraId="53FA34B8" w14:textId="77777777" w:rsidR="002610E5" w:rsidRDefault="002610E5" w:rsidP="002610E5">
            <w:pPr>
              <w:pStyle w:val="XML1"/>
              <w:rPr>
                <w:del w:id="5892" w:author="aas" w:date="2013-10-14T02:06:00Z"/>
              </w:rPr>
            </w:pPr>
            <w:del w:id="5893" w:author="aas" w:date="2013-10-14T02:06:00Z">
              <w:r>
                <w:delText xml:space="preserve">            the NETCONF data store, if the element 'Q' is present.</w:delText>
              </w:r>
            </w:del>
          </w:p>
          <w:p w14:paraId="40C5582D" w14:textId="77777777" w:rsidR="002610E5" w:rsidRDefault="002610E5" w:rsidP="002610E5">
            <w:pPr>
              <w:pStyle w:val="XML1"/>
              <w:rPr>
                <w:del w:id="5894" w:author="aas" w:date="2013-10-14T02:06:00Z"/>
              </w:rPr>
            </w:pPr>
            <w:del w:id="5895" w:author="aas" w:date="2013-10-14T02:06:00Z">
              <w:r>
                <w:delText xml:space="preserve">                    </w:delText>
              </w:r>
            </w:del>
          </w:p>
          <w:p w14:paraId="6DD48E50" w14:textId="77777777" w:rsidR="002610E5" w:rsidRDefault="002610E5" w:rsidP="002610E5">
            <w:pPr>
              <w:pStyle w:val="XML1"/>
              <w:rPr>
                <w:del w:id="5896" w:author="aas" w:date="2013-10-14T02:06:00Z"/>
              </w:rPr>
            </w:pPr>
            <w:del w:id="5897" w:author="aas" w:date="2013-10-14T02:06:00Z">
              <w:r>
                <w:delText xml:space="preserve">            If element 'Q' is present in a NETCONF &amp;lt;edit-config&amp;gt;</w:delText>
              </w:r>
            </w:del>
          </w:p>
          <w:p w14:paraId="0E647659" w14:textId="77777777" w:rsidR="002610E5" w:rsidRDefault="002610E5" w:rsidP="002610E5">
            <w:pPr>
              <w:pStyle w:val="XML1"/>
              <w:rPr>
                <w:del w:id="5898" w:author="aas" w:date="2013-10-14T02:06:00Z"/>
              </w:rPr>
            </w:pPr>
            <w:del w:id="5899" w:author="aas" w:date="2013-10-14T02:06:00Z">
              <w:r>
                <w:delText xml:space="preserve">            operation 'create', 'merge' or 'replace' and this element</w:delText>
              </w:r>
            </w:del>
          </w:p>
          <w:p w14:paraId="3F1CDB5F" w14:textId="77777777" w:rsidR="002610E5" w:rsidRDefault="002610E5" w:rsidP="002610E5">
            <w:pPr>
              <w:pStyle w:val="XML1"/>
              <w:rPr>
                <w:del w:id="5900" w:author="aas" w:date="2013-10-14T02:06:00Z"/>
              </w:rPr>
            </w:pPr>
            <w:del w:id="5901" w:author="aas" w:date="2013-10-14T02:06:00Z">
              <w:r>
                <w:delText xml:space="preserve">            is missing, a 'data-missing' error is returned.</w:delText>
              </w:r>
            </w:del>
          </w:p>
          <w:p w14:paraId="51189757" w14:textId="77777777" w:rsidR="002610E5" w:rsidRDefault="002610E5" w:rsidP="002610E5">
            <w:pPr>
              <w:pStyle w:val="XML1"/>
              <w:rPr>
                <w:del w:id="5902" w:author="aas" w:date="2013-10-14T02:06:00Z"/>
              </w:rPr>
            </w:pPr>
            <w:del w:id="5903" w:author="aas" w:date="2013-10-14T02:06:00Z">
              <w:r>
                <w:delText xml:space="preserve">          &lt;/xs:documentation&gt;</w:delText>
              </w:r>
            </w:del>
          </w:p>
          <w:p w14:paraId="3772B78D" w14:textId="77777777" w:rsidR="002610E5" w:rsidRDefault="002610E5" w:rsidP="002610E5">
            <w:pPr>
              <w:pStyle w:val="XML1"/>
              <w:rPr>
                <w:del w:id="5904" w:author="aas" w:date="2013-10-14T02:06:00Z"/>
              </w:rPr>
            </w:pPr>
            <w:del w:id="5905" w:author="aas" w:date="2013-10-14T02:06:00Z">
              <w:r>
                <w:delText xml:space="preserve">        &lt;/xs:annotation&gt;</w:delText>
              </w:r>
            </w:del>
          </w:p>
          <w:p w14:paraId="46F878FC" w14:textId="77777777" w:rsidR="002610E5" w:rsidRDefault="002610E5" w:rsidP="002610E5">
            <w:pPr>
              <w:pStyle w:val="XML1"/>
              <w:rPr>
                <w:del w:id="5906" w:author="aas" w:date="2013-10-14T02:06:00Z"/>
              </w:rPr>
            </w:pPr>
            <w:del w:id="5907" w:author="aas" w:date="2013-10-14T02:06:00Z">
              <w:r>
                <w:delText xml:space="preserve">      &lt;/xs:element&gt;</w:delText>
              </w:r>
            </w:del>
          </w:p>
          <w:p w14:paraId="45463071" w14:textId="77777777" w:rsidR="002610E5" w:rsidRDefault="002610E5" w:rsidP="002610E5">
            <w:pPr>
              <w:pStyle w:val="XML1"/>
              <w:rPr>
                <w:del w:id="5908" w:author="aas" w:date="2013-10-14T02:06:00Z"/>
              </w:rPr>
            </w:pPr>
            <w:del w:id="5909" w:author="aas" w:date="2013-10-14T02:06:00Z">
              <w:r>
                <w:delText xml:space="preserve">      &lt;xs:element name="Q"  type="xs:base64Binary"&gt;</w:delText>
              </w:r>
            </w:del>
          </w:p>
          <w:p w14:paraId="30BD312C" w14:textId="77777777" w:rsidR="002610E5" w:rsidRDefault="002610E5" w:rsidP="002610E5">
            <w:pPr>
              <w:pStyle w:val="XML1"/>
              <w:rPr>
                <w:del w:id="5910" w:author="aas" w:date="2013-10-14T02:06:00Z"/>
              </w:rPr>
            </w:pPr>
            <w:del w:id="5911" w:author="aas" w:date="2013-10-14T02:06:00Z">
              <w:r>
                <w:delText xml:space="preserve">        &lt;xs:annotation&gt;</w:delText>
              </w:r>
            </w:del>
          </w:p>
          <w:p w14:paraId="651441D2" w14:textId="77777777" w:rsidR="002610E5" w:rsidRDefault="002610E5" w:rsidP="002610E5">
            <w:pPr>
              <w:pStyle w:val="XML1"/>
              <w:rPr>
                <w:del w:id="5912" w:author="aas" w:date="2013-10-14T02:06:00Z"/>
              </w:rPr>
            </w:pPr>
            <w:del w:id="5913" w:author="aas" w:date="2013-10-14T02:06:00Z">
              <w:r>
                <w:delText xml:space="preserve">          &lt;xs:documentation&gt;</w:delText>
              </w:r>
            </w:del>
          </w:p>
          <w:p w14:paraId="552DF126" w14:textId="77777777" w:rsidR="002610E5" w:rsidRDefault="002610E5" w:rsidP="002610E5">
            <w:pPr>
              <w:pStyle w:val="XML1"/>
              <w:rPr>
                <w:del w:id="5914" w:author="aas" w:date="2013-10-14T02:06:00Z"/>
              </w:rPr>
            </w:pPr>
            <w:del w:id="5915" w:author="aas" w:date="2013-10-14T02:06:00Z">
              <w:r>
                <w:delText xml:space="preserve">            This element is optional. It MUST be present in</w:delText>
              </w:r>
            </w:del>
          </w:p>
          <w:p w14:paraId="5E89332B" w14:textId="77777777" w:rsidR="002610E5" w:rsidRDefault="002610E5" w:rsidP="002610E5">
            <w:pPr>
              <w:pStyle w:val="XML1"/>
              <w:rPr>
                <w:del w:id="5916" w:author="aas" w:date="2013-10-14T02:06:00Z"/>
              </w:rPr>
            </w:pPr>
            <w:del w:id="5917" w:author="aas" w:date="2013-10-14T02:06:00Z">
              <w:r>
                <w:delText xml:space="preserve">            the NETCONF data store, if the element 'P' is present.</w:delText>
              </w:r>
            </w:del>
          </w:p>
          <w:p w14:paraId="507CD5D5" w14:textId="77777777" w:rsidR="002610E5" w:rsidRDefault="002610E5" w:rsidP="002610E5">
            <w:pPr>
              <w:pStyle w:val="XML1"/>
              <w:rPr>
                <w:del w:id="5918" w:author="aas" w:date="2013-10-14T02:06:00Z"/>
              </w:rPr>
            </w:pPr>
            <w:del w:id="5919" w:author="aas" w:date="2013-10-14T02:06:00Z">
              <w:r>
                <w:delText xml:space="preserve">                    </w:delText>
              </w:r>
            </w:del>
          </w:p>
          <w:p w14:paraId="602424B8" w14:textId="77777777" w:rsidR="002610E5" w:rsidRDefault="002610E5" w:rsidP="002610E5">
            <w:pPr>
              <w:pStyle w:val="XML1"/>
              <w:rPr>
                <w:del w:id="5920" w:author="aas" w:date="2013-10-14T02:06:00Z"/>
              </w:rPr>
            </w:pPr>
            <w:del w:id="5921" w:author="aas" w:date="2013-10-14T02:06:00Z">
              <w:r>
                <w:delText xml:space="preserve">            If element 'P' is present in a NETCONF &amp;lt;edit-config&amp;gt;</w:delText>
              </w:r>
            </w:del>
          </w:p>
          <w:p w14:paraId="65A1869A" w14:textId="77777777" w:rsidR="002610E5" w:rsidRDefault="002610E5" w:rsidP="002610E5">
            <w:pPr>
              <w:pStyle w:val="XML1"/>
              <w:rPr>
                <w:del w:id="5922" w:author="aas" w:date="2013-10-14T02:06:00Z"/>
              </w:rPr>
            </w:pPr>
            <w:del w:id="5923" w:author="aas" w:date="2013-10-14T02:06:00Z">
              <w:r>
                <w:delText xml:space="preserve">            operation 'create', 'merge' or 'replace' and this element</w:delText>
              </w:r>
            </w:del>
          </w:p>
          <w:p w14:paraId="00B5A109" w14:textId="77777777" w:rsidR="002610E5" w:rsidRDefault="002610E5" w:rsidP="002610E5">
            <w:pPr>
              <w:pStyle w:val="XML1"/>
              <w:rPr>
                <w:del w:id="5924" w:author="aas" w:date="2013-10-14T02:06:00Z"/>
              </w:rPr>
            </w:pPr>
            <w:del w:id="5925" w:author="aas" w:date="2013-10-14T02:06:00Z">
              <w:r>
                <w:delText xml:space="preserve">            is missing, a 'data-missing' error is returned.</w:delText>
              </w:r>
            </w:del>
          </w:p>
          <w:p w14:paraId="52EF76A3" w14:textId="77777777" w:rsidR="002610E5" w:rsidRDefault="002610E5" w:rsidP="002610E5">
            <w:pPr>
              <w:pStyle w:val="XML1"/>
              <w:rPr>
                <w:del w:id="5926" w:author="aas" w:date="2013-10-14T02:06:00Z"/>
              </w:rPr>
            </w:pPr>
            <w:del w:id="5927" w:author="aas" w:date="2013-10-14T02:06:00Z">
              <w:r>
                <w:delText xml:space="preserve">          &lt;/xs:documentation&gt;</w:delText>
              </w:r>
            </w:del>
          </w:p>
          <w:p w14:paraId="47A7370A" w14:textId="77777777" w:rsidR="002610E5" w:rsidRDefault="002610E5" w:rsidP="002610E5">
            <w:pPr>
              <w:pStyle w:val="XML1"/>
              <w:rPr>
                <w:del w:id="5928" w:author="aas" w:date="2013-10-14T02:06:00Z"/>
              </w:rPr>
            </w:pPr>
            <w:del w:id="5929" w:author="aas" w:date="2013-10-14T02:06:00Z">
              <w:r>
                <w:delText xml:space="preserve">        &lt;/xs:annotation&gt;</w:delText>
              </w:r>
            </w:del>
          </w:p>
          <w:p w14:paraId="74F7482E" w14:textId="77777777" w:rsidR="002610E5" w:rsidRDefault="002610E5" w:rsidP="002610E5">
            <w:pPr>
              <w:pStyle w:val="XML1"/>
              <w:rPr>
                <w:del w:id="5930" w:author="aas" w:date="2013-10-14T02:06:00Z"/>
              </w:rPr>
            </w:pPr>
            <w:del w:id="5931" w:author="aas" w:date="2013-10-14T02:06:00Z">
              <w:r>
                <w:delText xml:space="preserve">      &lt;/xs:element&gt;</w:delText>
              </w:r>
            </w:del>
          </w:p>
          <w:p w14:paraId="4D990CD6" w14:textId="77777777" w:rsidR="002610E5" w:rsidRDefault="002610E5" w:rsidP="002610E5">
            <w:pPr>
              <w:pStyle w:val="XML1"/>
              <w:rPr>
                <w:del w:id="5932" w:author="aas" w:date="2013-10-14T02:06:00Z"/>
              </w:rPr>
            </w:pPr>
            <w:del w:id="5933" w:author="aas" w:date="2013-10-14T02:06:00Z">
              <w:r>
                <w:delText xml:space="preserve">      &lt;xs:element name="J"  type="xs:base64Binary"&gt;</w:delText>
              </w:r>
            </w:del>
          </w:p>
          <w:p w14:paraId="038E5EF6" w14:textId="77777777" w:rsidR="002610E5" w:rsidRDefault="002610E5" w:rsidP="002610E5">
            <w:pPr>
              <w:pStyle w:val="XML1"/>
              <w:rPr>
                <w:del w:id="5934" w:author="aas" w:date="2013-10-14T02:06:00Z"/>
              </w:rPr>
            </w:pPr>
            <w:del w:id="5935" w:author="aas" w:date="2013-10-14T02:06:00Z">
              <w:r>
                <w:delText xml:space="preserve">        &lt;xs:annotation&gt;</w:delText>
              </w:r>
            </w:del>
          </w:p>
          <w:p w14:paraId="07DDC874" w14:textId="77777777" w:rsidR="002610E5" w:rsidRDefault="002610E5" w:rsidP="002610E5">
            <w:pPr>
              <w:pStyle w:val="XML1"/>
              <w:rPr>
                <w:del w:id="5936" w:author="aas" w:date="2013-10-14T02:06:00Z"/>
              </w:rPr>
            </w:pPr>
            <w:del w:id="5937" w:author="aas" w:date="2013-10-14T02:06:00Z">
              <w:r>
                <w:delText xml:space="preserve">          &lt;xs:documentation&gt;</w:delText>
              </w:r>
            </w:del>
          </w:p>
          <w:p w14:paraId="625FCFBF" w14:textId="77777777" w:rsidR="002610E5" w:rsidRDefault="002610E5" w:rsidP="002610E5">
            <w:pPr>
              <w:pStyle w:val="XML1"/>
              <w:rPr>
                <w:del w:id="5938" w:author="aas" w:date="2013-10-14T02:06:00Z"/>
              </w:rPr>
            </w:pPr>
            <w:del w:id="5939" w:author="aas" w:date="2013-10-14T02:06:00Z">
              <w:r>
                <w:delText xml:space="preserve">            This element is optional.</w:delText>
              </w:r>
            </w:del>
          </w:p>
          <w:p w14:paraId="10B1C8C7" w14:textId="77777777" w:rsidR="002610E5" w:rsidRDefault="002610E5" w:rsidP="002610E5">
            <w:pPr>
              <w:pStyle w:val="XML1"/>
              <w:rPr>
                <w:del w:id="5940" w:author="aas" w:date="2013-10-14T02:06:00Z"/>
              </w:rPr>
            </w:pPr>
            <w:del w:id="5941" w:author="aas" w:date="2013-10-14T02:06:00Z">
              <w:r>
                <w:delText xml:space="preserve">          &lt;/xs:documentation&gt;</w:delText>
              </w:r>
            </w:del>
          </w:p>
          <w:p w14:paraId="0F702D79" w14:textId="77777777" w:rsidR="002610E5" w:rsidRDefault="002610E5" w:rsidP="002610E5">
            <w:pPr>
              <w:pStyle w:val="XML1"/>
              <w:rPr>
                <w:del w:id="5942" w:author="aas" w:date="2013-10-14T02:06:00Z"/>
              </w:rPr>
            </w:pPr>
            <w:del w:id="5943" w:author="aas" w:date="2013-10-14T02:06:00Z">
              <w:r>
                <w:delText xml:space="preserve">        &lt;/xs:annotation&gt;</w:delText>
              </w:r>
            </w:del>
          </w:p>
          <w:p w14:paraId="5D8D30C1" w14:textId="77777777" w:rsidR="002610E5" w:rsidRDefault="002610E5" w:rsidP="002610E5">
            <w:pPr>
              <w:pStyle w:val="XML1"/>
              <w:rPr>
                <w:del w:id="5944" w:author="aas" w:date="2013-10-14T02:06:00Z"/>
              </w:rPr>
            </w:pPr>
            <w:del w:id="5945" w:author="aas" w:date="2013-10-14T02:06:00Z">
              <w:r>
                <w:delText xml:space="preserve">      &lt;/xs:element&gt;</w:delText>
              </w:r>
            </w:del>
          </w:p>
          <w:p w14:paraId="0C9445FE" w14:textId="77777777" w:rsidR="002610E5" w:rsidRDefault="002610E5" w:rsidP="002610E5">
            <w:pPr>
              <w:pStyle w:val="XML1"/>
              <w:rPr>
                <w:del w:id="5946" w:author="aas" w:date="2013-10-14T02:06:00Z"/>
              </w:rPr>
            </w:pPr>
            <w:del w:id="5947" w:author="aas" w:date="2013-10-14T02:06:00Z">
              <w:r>
                <w:delText xml:space="preserve">      &lt;xs:element name="G"  type="xs:base64Binary"&gt;</w:delText>
              </w:r>
            </w:del>
          </w:p>
          <w:p w14:paraId="2F4DC7A3" w14:textId="77777777" w:rsidR="002610E5" w:rsidRDefault="002610E5" w:rsidP="002610E5">
            <w:pPr>
              <w:pStyle w:val="XML1"/>
              <w:rPr>
                <w:del w:id="5948" w:author="aas" w:date="2013-10-14T02:06:00Z"/>
              </w:rPr>
            </w:pPr>
            <w:del w:id="5949" w:author="aas" w:date="2013-10-14T02:06:00Z">
              <w:r>
                <w:delText xml:space="preserve">        &lt;xs:annotation&gt;</w:delText>
              </w:r>
            </w:del>
          </w:p>
          <w:p w14:paraId="55F0920E" w14:textId="77777777" w:rsidR="002610E5" w:rsidRDefault="002610E5" w:rsidP="002610E5">
            <w:pPr>
              <w:pStyle w:val="XML1"/>
              <w:rPr>
                <w:del w:id="5950" w:author="aas" w:date="2013-10-14T02:06:00Z"/>
              </w:rPr>
            </w:pPr>
            <w:del w:id="5951" w:author="aas" w:date="2013-10-14T02:06:00Z">
              <w:r>
                <w:delText xml:space="preserve">          &lt;xs:documentation&gt;</w:delText>
              </w:r>
            </w:del>
          </w:p>
          <w:p w14:paraId="091FF4C3" w14:textId="77777777" w:rsidR="002610E5" w:rsidRDefault="002610E5" w:rsidP="002610E5">
            <w:pPr>
              <w:pStyle w:val="XML1"/>
              <w:rPr>
                <w:del w:id="5952" w:author="aas" w:date="2013-10-14T02:06:00Z"/>
              </w:rPr>
            </w:pPr>
            <w:del w:id="5953" w:author="aas" w:date="2013-10-14T02:06:00Z">
              <w:r>
                <w:delText xml:space="preserve">            This element is optional.</w:delText>
              </w:r>
            </w:del>
          </w:p>
          <w:p w14:paraId="29FD8FDE" w14:textId="77777777" w:rsidR="002610E5" w:rsidRDefault="002610E5" w:rsidP="002610E5">
            <w:pPr>
              <w:pStyle w:val="XML1"/>
              <w:rPr>
                <w:del w:id="5954" w:author="aas" w:date="2013-10-14T02:06:00Z"/>
              </w:rPr>
            </w:pPr>
            <w:del w:id="5955" w:author="aas" w:date="2013-10-14T02:06:00Z">
              <w:r>
                <w:delText xml:space="preserve">          &lt;/xs:documentation&gt;</w:delText>
              </w:r>
            </w:del>
          </w:p>
          <w:p w14:paraId="7F8505DF" w14:textId="77777777" w:rsidR="002610E5" w:rsidRDefault="002610E5" w:rsidP="002610E5">
            <w:pPr>
              <w:pStyle w:val="XML1"/>
              <w:rPr>
                <w:del w:id="5956" w:author="aas" w:date="2013-10-14T02:06:00Z"/>
              </w:rPr>
            </w:pPr>
            <w:del w:id="5957" w:author="aas" w:date="2013-10-14T02:06:00Z">
              <w:r>
                <w:delText xml:space="preserve">        &lt;/xs:annotation&gt;</w:delText>
              </w:r>
            </w:del>
          </w:p>
          <w:p w14:paraId="2D3F2E21" w14:textId="77777777" w:rsidR="002610E5" w:rsidRDefault="002610E5" w:rsidP="002610E5">
            <w:pPr>
              <w:pStyle w:val="XML1"/>
              <w:rPr>
                <w:del w:id="5958" w:author="aas" w:date="2013-10-14T02:06:00Z"/>
              </w:rPr>
            </w:pPr>
            <w:del w:id="5959" w:author="aas" w:date="2013-10-14T02:06:00Z">
              <w:r>
                <w:delText xml:space="preserve">      &lt;/xs:element&gt;</w:delText>
              </w:r>
            </w:del>
          </w:p>
          <w:p w14:paraId="6BD9740A" w14:textId="77777777" w:rsidR="002610E5" w:rsidRDefault="002610E5" w:rsidP="002610E5">
            <w:pPr>
              <w:pStyle w:val="XML1"/>
              <w:rPr>
                <w:del w:id="5960" w:author="aas" w:date="2013-10-14T02:06:00Z"/>
              </w:rPr>
            </w:pPr>
            <w:del w:id="5961" w:author="aas" w:date="2013-10-14T02:06:00Z">
              <w:r>
                <w:delText xml:space="preserve">      &lt;xs:element name="Y"  type="xs:base64Binary"&gt;</w:delText>
              </w:r>
            </w:del>
          </w:p>
          <w:p w14:paraId="10458B7D" w14:textId="77777777" w:rsidR="002610E5" w:rsidRDefault="002610E5" w:rsidP="002610E5">
            <w:pPr>
              <w:pStyle w:val="XML1"/>
              <w:rPr>
                <w:del w:id="5962" w:author="aas" w:date="2013-10-14T02:06:00Z"/>
              </w:rPr>
            </w:pPr>
            <w:del w:id="5963" w:author="aas" w:date="2013-10-14T02:06:00Z">
              <w:r>
                <w:delText xml:space="preserve">        &lt;xs:annotation&gt;</w:delText>
              </w:r>
            </w:del>
          </w:p>
          <w:p w14:paraId="5704E498" w14:textId="77777777" w:rsidR="002610E5" w:rsidRDefault="002610E5" w:rsidP="002610E5">
            <w:pPr>
              <w:pStyle w:val="XML1"/>
              <w:rPr>
                <w:del w:id="5964" w:author="aas" w:date="2013-10-14T02:06:00Z"/>
              </w:rPr>
            </w:pPr>
            <w:del w:id="5965" w:author="aas" w:date="2013-10-14T02:06:00Z">
              <w:r>
                <w:delText xml:space="preserve">          &lt;xs:documentation&gt;</w:delText>
              </w:r>
            </w:del>
          </w:p>
          <w:p w14:paraId="71C27F2C" w14:textId="77777777" w:rsidR="002610E5" w:rsidRDefault="002610E5" w:rsidP="002610E5">
            <w:pPr>
              <w:pStyle w:val="XML1"/>
              <w:rPr>
                <w:del w:id="5966" w:author="aas" w:date="2013-10-14T02:06:00Z"/>
              </w:rPr>
            </w:pPr>
            <w:del w:id="5967" w:author="aas" w:date="2013-10-14T02:06:00Z">
              <w:r>
                <w:delText xml:space="preserve">            This element MUST be present in the NETCONF data</w:delText>
              </w:r>
            </w:del>
          </w:p>
          <w:p w14:paraId="4D95A0A9" w14:textId="77777777" w:rsidR="002610E5" w:rsidRDefault="002610E5" w:rsidP="002610E5">
            <w:pPr>
              <w:pStyle w:val="XML1"/>
              <w:rPr>
                <w:del w:id="5968" w:author="aas" w:date="2013-10-14T02:06:00Z"/>
              </w:rPr>
            </w:pPr>
            <w:del w:id="5969" w:author="aas" w:date="2013-10-14T02:06:00Z">
              <w:r>
                <w:delText xml:space="preserve">            store. If this element is not present in a NETCONF</w:delText>
              </w:r>
            </w:del>
          </w:p>
          <w:p w14:paraId="00415FF8" w14:textId="77777777" w:rsidR="002610E5" w:rsidRDefault="002610E5" w:rsidP="002610E5">
            <w:pPr>
              <w:pStyle w:val="XML1"/>
              <w:rPr>
                <w:del w:id="5970" w:author="aas" w:date="2013-10-14T02:06:00Z"/>
              </w:rPr>
            </w:pPr>
            <w:del w:id="5971" w:author="aas" w:date="2013-10-14T02:06:00Z">
              <w:r>
                <w:delText xml:space="preserve">            &amp;lt;edit-config&amp;gt; operation 'create', 'merge' or 'replace' and</w:delText>
              </w:r>
            </w:del>
          </w:p>
          <w:p w14:paraId="670B6823" w14:textId="77777777" w:rsidR="002610E5" w:rsidRDefault="002610E5" w:rsidP="002610E5">
            <w:pPr>
              <w:pStyle w:val="XML1"/>
              <w:rPr>
                <w:del w:id="5972" w:author="aas" w:date="2013-10-14T02:06:00Z"/>
              </w:rPr>
            </w:pPr>
            <w:del w:id="5973" w:author="aas" w:date="2013-10-14T02:06:00Z">
              <w:r>
                <w:delText xml:space="preserve">            the parent element does not exist, a 'data-missing' error</w:delText>
              </w:r>
            </w:del>
          </w:p>
          <w:p w14:paraId="3BA6E5A7" w14:textId="77777777" w:rsidR="002610E5" w:rsidRDefault="002610E5" w:rsidP="002610E5">
            <w:pPr>
              <w:pStyle w:val="XML1"/>
              <w:rPr>
                <w:del w:id="5974" w:author="aas" w:date="2013-10-14T02:06:00Z"/>
              </w:rPr>
            </w:pPr>
            <w:del w:id="5975" w:author="aas" w:date="2013-10-14T02:06:00Z">
              <w:r>
                <w:delText xml:space="preserve">            is returned.</w:delText>
              </w:r>
            </w:del>
          </w:p>
          <w:p w14:paraId="0CC4FEDA" w14:textId="77777777" w:rsidR="002610E5" w:rsidRDefault="002610E5" w:rsidP="002610E5">
            <w:pPr>
              <w:pStyle w:val="XML1"/>
              <w:rPr>
                <w:del w:id="5976" w:author="aas" w:date="2013-10-14T02:06:00Z"/>
              </w:rPr>
            </w:pPr>
            <w:del w:id="5977" w:author="aas" w:date="2013-10-14T02:06:00Z">
              <w:r>
                <w:delText xml:space="preserve">          &lt;/xs:documentation&gt;</w:delText>
              </w:r>
            </w:del>
          </w:p>
          <w:p w14:paraId="7C71BA19" w14:textId="77777777" w:rsidR="002610E5" w:rsidRDefault="002610E5" w:rsidP="002610E5">
            <w:pPr>
              <w:pStyle w:val="XML1"/>
              <w:rPr>
                <w:del w:id="5978" w:author="aas" w:date="2013-10-14T02:06:00Z"/>
              </w:rPr>
            </w:pPr>
            <w:del w:id="5979" w:author="aas" w:date="2013-10-14T02:06:00Z">
              <w:r>
                <w:delText xml:space="preserve">        &lt;/xs:annotation&gt;</w:delText>
              </w:r>
            </w:del>
          </w:p>
          <w:p w14:paraId="31FD472C" w14:textId="77777777" w:rsidR="002610E5" w:rsidRDefault="002610E5" w:rsidP="002610E5">
            <w:pPr>
              <w:pStyle w:val="XML1"/>
              <w:rPr>
                <w:del w:id="5980" w:author="aas" w:date="2013-10-14T02:06:00Z"/>
              </w:rPr>
            </w:pPr>
            <w:del w:id="5981" w:author="aas" w:date="2013-10-14T02:06:00Z">
              <w:r>
                <w:delText xml:space="preserve">      &lt;/xs:element&gt;</w:delText>
              </w:r>
            </w:del>
          </w:p>
          <w:p w14:paraId="5CA020A6" w14:textId="77777777" w:rsidR="002610E5" w:rsidRDefault="002610E5" w:rsidP="002610E5">
            <w:pPr>
              <w:pStyle w:val="XML1"/>
              <w:rPr>
                <w:del w:id="5982" w:author="aas" w:date="2013-10-14T02:06:00Z"/>
              </w:rPr>
            </w:pPr>
            <w:del w:id="5983" w:author="aas" w:date="2013-10-14T02:06:00Z">
              <w:r>
                <w:delText xml:space="preserve">      &lt;xs:element name="Seed"  type="xs:base64Binary"&gt;</w:delText>
              </w:r>
            </w:del>
          </w:p>
          <w:p w14:paraId="06116CF4" w14:textId="77777777" w:rsidR="002610E5" w:rsidRDefault="002610E5" w:rsidP="002610E5">
            <w:pPr>
              <w:pStyle w:val="XML1"/>
              <w:rPr>
                <w:del w:id="5984" w:author="aas" w:date="2013-10-14T02:06:00Z"/>
              </w:rPr>
            </w:pPr>
            <w:del w:id="5985" w:author="aas" w:date="2013-10-14T02:06:00Z">
              <w:r>
                <w:delText xml:space="preserve">        &lt;xs:annotation&gt;</w:delText>
              </w:r>
            </w:del>
          </w:p>
          <w:p w14:paraId="658D8EA7" w14:textId="77777777" w:rsidR="002610E5" w:rsidRDefault="002610E5" w:rsidP="002610E5">
            <w:pPr>
              <w:pStyle w:val="XML1"/>
              <w:rPr>
                <w:del w:id="5986" w:author="aas" w:date="2013-10-14T02:06:00Z"/>
              </w:rPr>
            </w:pPr>
            <w:del w:id="5987" w:author="aas" w:date="2013-10-14T02:06:00Z">
              <w:r>
                <w:delText xml:space="preserve">          &lt;xs:documentation&gt;</w:delText>
              </w:r>
            </w:del>
          </w:p>
          <w:p w14:paraId="02A6777C" w14:textId="77777777" w:rsidR="002610E5" w:rsidRDefault="002610E5" w:rsidP="002610E5">
            <w:pPr>
              <w:pStyle w:val="XML1"/>
              <w:rPr>
                <w:del w:id="5988" w:author="aas" w:date="2013-10-14T02:06:00Z"/>
              </w:rPr>
            </w:pPr>
            <w:del w:id="5989" w:author="aas" w:date="2013-10-14T02:06:00Z">
              <w:r>
                <w:delText xml:space="preserve">            This element is optional. It MUST be present in</w:delText>
              </w:r>
            </w:del>
          </w:p>
          <w:p w14:paraId="47428938" w14:textId="77777777" w:rsidR="002610E5" w:rsidRDefault="002610E5" w:rsidP="002610E5">
            <w:pPr>
              <w:pStyle w:val="XML1"/>
              <w:rPr>
                <w:del w:id="5990" w:author="aas" w:date="2013-10-14T02:06:00Z"/>
              </w:rPr>
            </w:pPr>
            <w:del w:id="5991" w:author="aas" w:date="2013-10-14T02:06:00Z">
              <w:r>
                <w:delText xml:space="preserve">            the NETCONF data store, if the element 'PgenCounter' is</w:delText>
              </w:r>
            </w:del>
          </w:p>
          <w:p w14:paraId="5E96F386" w14:textId="77777777" w:rsidR="002610E5" w:rsidRDefault="002610E5" w:rsidP="002610E5">
            <w:pPr>
              <w:pStyle w:val="XML1"/>
              <w:rPr>
                <w:del w:id="5992" w:author="aas" w:date="2013-10-14T02:06:00Z"/>
              </w:rPr>
            </w:pPr>
            <w:del w:id="5993" w:author="aas" w:date="2013-10-14T02:06:00Z">
              <w:r>
                <w:delText xml:space="preserve">            present.</w:delText>
              </w:r>
            </w:del>
          </w:p>
          <w:p w14:paraId="600945C7" w14:textId="77777777" w:rsidR="002610E5" w:rsidRDefault="002610E5" w:rsidP="002610E5">
            <w:pPr>
              <w:pStyle w:val="XML1"/>
              <w:rPr>
                <w:del w:id="5994" w:author="aas" w:date="2013-10-14T02:06:00Z"/>
              </w:rPr>
            </w:pPr>
            <w:del w:id="5995" w:author="aas" w:date="2013-10-14T02:06:00Z">
              <w:r>
                <w:delText xml:space="preserve">                    </w:delText>
              </w:r>
            </w:del>
          </w:p>
          <w:p w14:paraId="5EC6C4EC" w14:textId="77777777" w:rsidR="002610E5" w:rsidRDefault="002610E5" w:rsidP="002610E5">
            <w:pPr>
              <w:pStyle w:val="XML1"/>
              <w:rPr>
                <w:del w:id="5996" w:author="aas" w:date="2013-10-14T02:06:00Z"/>
              </w:rPr>
            </w:pPr>
            <w:del w:id="5997" w:author="aas" w:date="2013-10-14T02:06:00Z">
              <w:r>
                <w:delText xml:space="preserve">            If element 'PgenCounter' is present in a NETCONF</w:delText>
              </w:r>
            </w:del>
          </w:p>
          <w:p w14:paraId="0A7D8594" w14:textId="77777777" w:rsidR="002610E5" w:rsidRDefault="002610E5" w:rsidP="002610E5">
            <w:pPr>
              <w:pStyle w:val="XML1"/>
              <w:rPr>
                <w:del w:id="5998" w:author="aas" w:date="2013-10-14T02:06:00Z"/>
              </w:rPr>
            </w:pPr>
            <w:del w:id="5999" w:author="aas" w:date="2013-10-14T02:06:00Z">
              <w:r>
                <w:delText xml:space="preserve">            &amp;lt;edit-config&amp;gt; operation 'create', 'merge' or 'replace' and</w:delText>
              </w:r>
            </w:del>
          </w:p>
          <w:p w14:paraId="0C7A2B34" w14:textId="77777777" w:rsidR="002610E5" w:rsidRDefault="002610E5" w:rsidP="002610E5">
            <w:pPr>
              <w:pStyle w:val="XML1"/>
              <w:rPr>
                <w:del w:id="6000" w:author="aas" w:date="2013-10-14T02:06:00Z"/>
              </w:rPr>
            </w:pPr>
            <w:del w:id="6001" w:author="aas" w:date="2013-10-14T02:06:00Z">
              <w:r>
                <w:delText xml:space="preserve">            this element is missing, a 'data-missing' error is</w:delText>
              </w:r>
            </w:del>
          </w:p>
          <w:p w14:paraId="45D8125A" w14:textId="77777777" w:rsidR="002610E5" w:rsidRDefault="002610E5" w:rsidP="002610E5">
            <w:pPr>
              <w:pStyle w:val="XML1"/>
              <w:rPr>
                <w:del w:id="6002" w:author="aas" w:date="2013-10-14T02:06:00Z"/>
              </w:rPr>
            </w:pPr>
            <w:del w:id="6003" w:author="aas" w:date="2013-10-14T02:06:00Z">
              <w:r>
                <w:delText xml:space="preserve">            returned.</w:delText>
              </w:r>
            </w:del>
          </w:p>
          <w:p w14:paraId="0D44E3D6" w14:textId="77777777" w:rsidR="002610E5" w:rsidRDefault="002610E5" w:rsidP="002610E5">
            <w:pPr>
              <w:pStyle w:val="XML1"/>
              <w:rPr>
                <w:del w:id="6004" w:author="aas" w:date="2013-10-14T02:06:00Z"/>
              </w:rPr>
            </w:pPr>
            <w:del w:id="6005" w:author="aas" w:date="2013-10-14T02:06:00Z">
              <w:r>
                <w:delText xml:space="preserve">          &lt;/xs:documentation&gt;</w:delText>
              </w:r>
            </w:del>
          </w:p>
          <w:p w14:paraId="26E533C1" w14:textId="77777777" w:rsidR="002610E5" w:rsidRDefault="002610E5" w:rsidP="002610E5">
            <w:pPr>
              <w:pStyle w:val="XML1"/>
              <w:rPr>
                <w:del w:id="6006" w:author="aas" w:date="2013-10-14T02:06:00Z"/>
              </w:rPr>
            </w:pPr>
            <w:del w:id="6007" w:author="aas" w:date="2013-10-14T02:06:00Z">
              <w:r>
                <w:delText xml:space="preserve">        &lt;/xs:annotation&gt;</w:delText>
              </w:r>
            </w:del>
          </w:p>
          <w:p w14:paraId="41FF30A1" w14:textId="77777777" w:rsidR="002610E5" w:rsidRDefault="002610E5" w:rsidP="002610E5">
            <w:pPr>
              <w:pStyle w:val="XML1"/>
              <w:rPr>
                <w:del w:id="6008" w:author="aas" w:date="2013-10-14T02:06:00Z"/>
              </w:rPr>
            </w:pPr>
            <w:del w:id="6009" w:author="aas" w:date="2013-10-14T02:06:00Z">
              <w:r>
                <w:delText xml:space="preserve">      &lt;/xs:element&gt;</w:delText>
              </w:r>
            </w:del>
          </w:p>
          <w:p w14:paraId="75F96F32" w14:textId="77777777" w:rsidR="002610E5" w:rsidRDefault="002610E5" w:rsidP="002610E5">
            <w:pPr>
              <w:pStyle w:val="XML1"/>
              <w:rPr>
                <w:del w:id="6010" w:author="aas" w:date="2013-10-14T02:06:00Z"/>
              </w:rPr>
            </w:pPr>
            <w:del w:id="6011" w:author="aas" w:date="2013-10-14T02:06:00Z">
              <w:r>
                <w:delText xml:space="preserve">      &lt;xs:element name="PgenCounter"  type="xs:base64Binary"&gt;</w:delText>
              </w:r>
            </w:del>
          </w:p>
          <w:p w14:paraId="7D2BC1C7" w14:textId="77777777" w:rsidR="002610E5" w:rsidRDefault="002610E5" w:rsidP="002610E5">
            <w:pPr>
              <w:pStyle w:val="XML1"/>
              <w:rPr>
                <w:del w:id="6012" w:author="aas" w:date="2013-10-14T02:06:00Z"/>
              </w:rPr>
            </w:pPr>
            <w:del w:id="6013" w:author="aas" w:date="2013-10-14T02:06:00Z">
              <w:r>
                <w:delText xml:space="preserve">        &lt;xs:annotation&gt;</w:delText>
              </w:r>
            </w:del>
          </w:p>
          <w:p w14:paraId="12B5EFCC" w14:textId="77777777" w:rsidR="002610E5" w:rsidRDefault="002610E5" w:rsidP="002610E5">
            <w:pPr>
              <w:pStyle w:val="XML1"/>
              <w:rPr>
                <w:del w:id="6014" w:author="aas" w:date="2013-10-14T02:06:00Z"/>
              </w:rPr>
            </w:pPr>
            <w:del w:id="6015" w:author="aas" w:date="2013-10-14T02:06:00Z">
              <w:r>
                <w:delText xml:space="preserve">          &lt;xs:documentation&gt;</w:delText>
              </w:r>
            </w:del>
          </w:p>
          <w:p w14:paraId="68BD2C5D" w14:textId="77777777" w:rsidR="002610E5" w:rsidRDefault="002610E5" w:rsidP="002610E5">
            <w:pPr>
              <w:pStyle w:val="XML1"/>
              <w:rPr>
                <w:del w:id="6016" w:author="aas" w:date="2013-10-14T02:06:00Z"/>
              </w:rPr>
            </w:pPr>
            <w:del w:id="6017" w:author="aas" w:date="2013-10-14T02:06:00Z">
              <w:r>
                <w:delText xml:space="preserve">            This element is optional. It MUST be present in</w:delText>
              </w:r>
            </w:del>
          </w:p>
          <w:p w14:paraId="3C5BE206" w14:textId="77777777" w:rsidR="002610E5" w:rsidRDefault="002610E5" w:rsidP="002610E5">
            <w:pPr>
              <w:pStyle w:val="XML1"/>
              <w:rPr>
                <w:del w:id="6018" w:author="aas" w:date="2013-10-14T02:06:00Z"/>
              </w:rPr>
            </w:pPr>
            <w:del w:id="6019" w:author="aas" w:date="2013-10-14T02:06:00Z">
              <w:r>
                <w:delText xml:space="preserve">            the NETCONF data store, if the element 'Seed' is present.</w:delText>
              </w:r>
            </w:del>
          </w:p>
          <w:p w14:paraId="2BFACBC9" w14:textId="77777777" w:rsidR="002610E5" w:rsidRDefault="002610E5" w:rsidP="002610E5">
            <w:pPr>
              <w:pStyle w:val="XML1"/>
              <w:rPr>
                <w:del w:id="6020" w:author="aas" w:date="2013-10-14T02:06:00Z"/>
              </w:rPr>
            </w:pPr>
            <w:del w:id="6021" w:author="aas" w:date="2013-10-14T02:06:00Z">
              <w:r>
                <w:delText xml:space="preserve">                    </w:delText>
              </w:r>
            </w:del>
          </w:p>
          <w:p w14:paraId="4F689C0F" w14:textId="77777777" w:rsidR="002610E5" w:rsidRDefault="002610E5" w:rsidP="002610E5">
            <w:pPr>
              <w:pStyle w:val="XML1"/>
              <w:rPr>
                <w:del w:id="6022" w:author="aas" w:date="2013-10-14T02:06:00Z"/>
              </w:rPr>
            </w:pPr>
            <w:del w:id="6023" w:author="aas" w:date="2013-10-14T02:06:00Z">
              <w:r>
                <w:delText xml:space="preserve">            If element 'Seed' is present in a NETCONF &amp;lt;edit-config&amp;gt;</w:delText>
              </w:r>
            </w:del>
          </w:p>
          <w:p w14:paraId="7B37D492" w14:textId="77777777" w:rsidR="002610E5" w:rsidRDefault="002610E5" w:rsidP="002610E5">
            <w:pPr>
              <w:pStyle w:val="XML1"/>
              <w:rPr>
                <w:del w:id="6024" w:author="aas" w:date="2013-10-14T02:06:00Z"/>
              </w:rPr>
            </w:pPr>
            <w:del w:id="6025" w:author="aas" w:date="2013-10-14T02:06:00Z">
              <w:r>
                <w:delText xml:space="preserve">            operation 'create', 'merge' or 'replace' and this element</w:delText>
              </w:r>
            </w:del>
          </w:p>
          <w:p w14:paraId="27E2DF2D" w14:textId="77777777" w:rsidR="002610E5" w:rsidRDefault="002610E5" w:rsidP="002610E5">
            <w:pPr>
              <w:pStyle w:val="XML1"/>
              <w:rPr>
                <w:del w:id="6026" w:author="aas" w:date="2013-10-14T02:06:00Z"/>
              </w:rPr>
            </w:pPr>
            <w:del w:id="6027" w:author="aas" w:date="2013-10-14T02:06:00Z">
              <w:r>
                <w:delText xml:space="preserve">            is missing, a 'data-missing' error is returned.</w:delText>
              </w:r>
            </w:del>
          </w:p>
          <w:p w14:paraId="459877D2" w14:textId="77777777" w:rsidR="002610E5" w:rsidRDefault="002610E5" w:rsidP="002610E5">
            <w:pPr>
              <w:pStyle w:val="XML1"/>
              <w:rPr>
                <w:del w:id="6028" w:author="aas" w:date="2013-10-14T02:06:00Z"/>
              </w:rPr>
            </w:pPr>
            <w:del w:id="6029" w:author="aas" w:date="2013-10-14T02:06:00Z">
              <w:r>
                <w:delText xml:space="preserve">          &lt;/xs:documentation&gt;</w:delText>
              </w:r>
            </w:del>
          </w:p>
          <w:p w14:paraId="05398F28" w14:textId="77777777" w:rsidR="002610E5" w:rsidRDefault="002610E5" w:rsidP="002610E5">
            <w:pPr>
              <w:pStyle w:val="XML1"/>
              <w:rPr>
                <w:del w:id="6030" w:author="aas" w:date="2013-10-14T02:06:00Z"/>
              </w:rPr>
            </w:pPr>
            <w:del w:id="6031" w:author="aas" w:date="2013-10-14T02:06:00Z">
              <w:r>
                <w:delText xml:space="preserve">        &lt;/xs:annotation&gt;</w:delText>
              </w:r>
            </w:del>
          </w:p>
          <w:p w14:paraId="0C35992C" w14:textId="77777777" w:rsidR="002610E5" w:rsidRDefault="002610E5" w:rsidP="002610E5">
            <w:pPr>
              <w:pStyle w:val="XML1"/>
              <w:rPr>
                <w:del w:id="6032" w:author="aas" w:date="2013-10-14T02:06:00Z"/>
              </w:rPr>
            </w:pPr>
            <w:del w:id="6033" w:author="aas" w:date="2013-10-14T02:06:00Z">
              <w:r>
                <w:delText xml:space="preserve">      &lt;/xs:element&gt;</w:delText>
              </w:r>
            </w:del>
          </w:p>
          <w:p w14:paraId="7F41E3D4" w14:textId="77777777" w:rsidR="002610E5" w:rsidRDefault="002610E5" w:rsidP="002610E5">
            <w:pPr>
              <w:pStyle w:val="XML1"/>
              <w:rPr>
                <w:del w:id="6034" w:author="aas" w:date="2013-10-14T02:06:00Z"/>
              </w:rPr>
            </w:pPr>
            <w:del w:id="6035" w:author="aas" w:date="2013-10-14T02:06:00Z">
              <w:r>
                <w:delText xml:space="preserve">    &lt;/xs:sequence&gt;</w:delText>
              </w:r>
            </w:del>
          </w:p>
          <w:p w14:paraId="1DCE3AB9" w14:textId="77777777" w:rsidR="002610E5" w:rsidRDefault="002610E5" w:rsidP="002610E5">
            <w:pPr>
              <w:pStyle w:val="XML1"/>
              <w:rPr>
                <w:del w:id="6036" w:author="aas" w:date="2013-10-14T02:06:00Z"/>
              </w:rPr>
            </w:pPr>
            <w:del w:id="6037" w:author="aas" w:date="2013-10-14T02:06:00Z">
              <w:r>
                <w:delText xml:space="preserve">  &lt;/xs:group&gt;</w:delText>
              </w:r>
            </w:del>
          </w:p>
          <w:p w14:paraId="0BAF84AE" w14:textId="77777777" w:rsidR="002610E5" w:rsidRDefault="002610E5" w:rsidP="002610E5">
            <w:pPr>
              <w:pStyle w:val="XML1"/>
              <w:rPr>
                <w:del w:id="6038" w:author="aas" w:date="2013-10-14T02:06:00Z"/>
              </w:rPr>
            </w:pPr>
          </w:p>
          <w:p w14:paraId="6781C6E6" w14:textId="77777777" w:rsidR="002610E5" w:rsidRDefault="002610E5" w:rsidP="002610E5">
            <w:pPr>
              <w:pStyle w:val="XML1"/>
              <w:rPr>
                <w:del w:id="6039" w:author="aas" w:date="2013-10-14T02:06:00Z"/>
              </w:rPr>
            </w:pPr>
            <w:del w:id="6040" w:author="aas" w:date="2013-10-14T02:06:00Z">
              <w:r>
                <w:delText xml:space="preserve">  &lt;xs:group name="RSAKeyValueType"&gt;</w:delText>
              </w:r>
            </w:del>
          </w:p>
          <w:p w14:paraId="78B84E87" w14:textId="77777777" w:rsidR="002610E5" w:rsidRDefault="002610E5" w:rsidP="002610E5">
            <w:pPr>
              <w:pStyle w:val="XML1"/>
              <w:rPr>
                <w:del w:id="6041" w:author="aas" w:date="2013-10-14T02:06:00Z"/>
              </w:rPr>
            </w:pPr>
            <w:del w:id="6042" w:author="aas" w:date="2013-10-14T02:06:00Z">
              <w:r>
                <w:delText xml:space="preserve">    &lt;xs:annotation&gt;</w:delText>
              </w:r>
            </w:del>
          </w:p>
          <w:p w14:paraId="51A97D3D" w14:textId="77777777" w:rsidR="002610E5" w:rsidRDefault="002610E5" w:rsidP="002610E5">
            <w:pPr>
              <w:pStyle w:val="XML1"/>
              <w:rPr>
                <w:del w:id="6043" w:author="aas" w:date="2013-10-14T02:06:00Z"/>
              </w:rPr>
            </w:pPr>
            <w:del w:id="6044" w:author="aas" w:date="2013-10-14T02:06:00Z">
              <w:r>
                <w:delText xml:space="preserve">      &lt;xs:documentation&gt;</w:delText>
              </w:r>
            </w:del>
          </w:p>
          <w:p w14:paraId="6E367216" w14:textId="77777777" w:rsidR="002610E5" w:rsidRDefault="002610E5" w:rsidP="002610E5">
            <w:pPr>
              <w:pStyle w:val="XML1"/>
              <w:rPr>
                <w:del w:id="6045" w:author="aas" w:date="2013-10-14T02:06:00Z"/>
              </w:rPr>
            </w:pPr>
            <w:del w:id="6046" w:author="aas" w:date="2013-10-14T02:06:00Z">
              <w:r>
                <w:delText xml:space="preserve">        RSA key values have two fields: Modulus and</w:delText>
              </w:r>
            </w:del>
          </w:p>
          <w:p w14:paraId="39C3A988" w14:textId="77777777" w:rsidR="002610E5" w:rsidRDefault="002610E5" w:rsidP="002610E5">
            <w:pPr>
              <w:pStyle w:val="XML1"/>
              <w:rPr>
                <w:del w:id="6047" w:author="aas" w:date="2013-10-14T02:06:00Z"/>
              </w:rPr>
            </w:pPr>
            <w:del w:id="6048" w:author="aas" w:date="2013-10-14T02:06:00Z">
              <w:r>
                <w:delText xml:space="preserve">        Exponent.</w:delText>
              </w:r>
            </w:del>
          </w:p>
          <w:p w14:paraId="224BA3D8" w14:textId="77777777" w:rsidR="002610E5" w:rsidRDefault="002610E5" w:rsidP="002610E5">
            <w:pPr>
              <w:pStyle w:val="XML1"/>
              <w:rPr>
                <w:del w:id="6049" w:author="aas" w:date="2013-10-14T02:06:00Z"/>
              </w:rPr>
            </w:pPr>
            <w:del w:id="6050" w:author="aas" w:date="2013-10-14T02:06:00Z">
              <w:r>
                <w:delText xml:space="preserve">      &lt;/xs:documentation&gt;</w:delText>
              </w:r>
            </w:del>
          </w:p>
          <w:p w14:paraId="4AD95C5A" w14:textId="77777777" w:rsidR="002610E5" w:rsidRDefault="002610E5" w:rsidP="002610E5">
            <w:pPr>
              <w:pStyle w:val="XML1"/>
              <w:rPr>
                <w:del w:id="6051" w:author="aas" w:date="2013-10-14T02:06:00Z"/>
              </w:rPr>
            </w:pPr>
            <w:del w:id="6052" w:author="aas" w:date="2013-10-14T02:06:00Z">
              <w:r>
                <w:delText xml:space="preserve">    &lt;/xs:annotation&gt;</w:delText>
              </w:r>
            </w:del>
          </w:p>
          <w:p w14:paraId="0FB8BC18" w14:textId="77777777" w:rsidR="002610E5" w:rsidRDefault="002610E5" w:rsidP="002610E5">
            <w:pPr>
              <w:pStyle w:val="XML1"/>
              <w:rPr>
                <w:del w:id="6053" w:author="aas" w:date="2013-10-14T02:06:00Z"/>
              </w:rPr>
            </w:pPr>
          </w:p>
          <w:p w14:paraId="3D149E90" w14:textId="77777777" w:rsidR="002610E5" w:rsidRDefault="002610E5" w:rsidP="002610E5">
            <w:pPr>
              <w:pStyle w:val="XML1"/>
              <w:rPr>
                <w:del w:id="6054" w:author="aas" w:date="2013-10-14T02:06:00Z"/>
              </w:rPr>
            </w:pPr>
            <w:del w:id="6055" w:author="aas" w:date="2013-10-14T02:06:00Z">
              <w:r>
                <w:delText xml:space="preserve">    &lt;xs:sequence&gt;</w:delText>
              </w:r>
            </w:del>
          </w:p>
          <w:p w14:paraId="5B13DCD8" w14:textId="77777777" w:rsidR="002610E5" w:rsidRDefault="002610E5" w:rsidP="002610E5">
            <w:pPr>
              <w:pStyle w:val="XML1"/>
              <w:rPr>
                <w:del w:id="6056" w:author="aas" w:date="2013-10-14T02:06:00Z"/>
              </w:rPr>
            </w:pPr>
            <w:del w:id="6057" w:author="aas" w:date="2013-10-14T02:06:00Z">
              <w:r>
                <w:delText xml:space="preserve">      &lt;xs:element name="Modulus"  type="xs:base64Binary"&gt;</w:delText>
              </w:r>
            </w:del>
          </w:p>
          <w:p w14:paraId="240C1ED7" w14:textId="77777777" w:rsidR="002610E5" w:rsidRDefault="002610E5" w:rsidP="002610E5">
            <w:pPr>
              <w:pStyle w:val="XML1"/>
              <w:rPr>
                <w:del w:id="6058" w:author="aas" w:date="2013-10-14T02:06:00Z"/>
              </w:rPr>
            </w:pPr>
            <w:del w:id="6059" w:author="aas" w:date="2013-10-14T02:06:00Z">
              <w:r>
                <w:delText xml:space="preserve">        &lt;xs:annotation&gt;</w:delText>
              </w:r>
            </w:del>
          </w:p>
          <w:p w14:paraId="0007E5D1" w14:textId="77777777" w:rsidR="002610E5" w:rsidRDefault="002610E5" w:rsidP="002610E5">
            <w:pPr>
              <w:pStyle w:val="XML1"/>
              <w:rPr>
                <w:del w:id="6060" w:author="aas" w:date="2013-10-14T02:06:00Z"/>
              </w:rPr>
            </w:pPr>
            <w:del w:id="6061" w:author="aas" w:date="2013-10-14T02:06:00Z">
              <w:r>
                <w:delText xml:space="preserve">          &lt;xs:documentation&gt;</w:delText>
              </w:r>
            </w:del>
          </w:p>
          <w:p w14:paraId="4A082FE2" w14:textId="77777777" w:rsidR="002610E5" w:rsidRDefault="002610E5" w:rsidP="002610E5">
            <w:pPr>
              <w:pStyle w:val="XML1"/>
              <w:rPr>
                <w:del w:id="6062" w:author="aas" w:date="2013-10-14T02:06:00Z"/>
              </w:rPr>
            </w:pPr>
            <w:del w:id="6063" w:author="aas" w:date="2013-10-14T02:06:00Z">
              <w:r>
                <w:delText xml:space="preserve">            This element MUST be present in the NETCONF data</w:delText>
              </w:r>
            </w:del>
          </w:p>
          <w:p w14:paraId="3721CA58" w14:textId="77777777" w:rsidR="002610E5" w:rsidRDefault="002610E5" w:rsidP="002610E5">
            <w:pPr>
              <w:pStyle w:val="XML1"/>
              <w:rPr>
                <w:del w:id="6064" w:author="aas" w:date="2013-10-14T02:06:00Z"/>
              </w:rPr>
            </w:pPr>
            <w:del w:id="6065" w:author="aas" w:date="2013-10-14T02:06:00Z">
              <w:r>
                <w:delText xml:space="preserve">            store. If this element is not present in a NETCONF</w:delText>
              </w:r>
            </w:del>
          </w:p>
          <w:p w14:paraId="265C5FE5" w14:textId="77777777" w:rsidR="002610E5" w:rsidRDefault="002610E5" w:rsidP="002610E5">
            <w:pPr>
              <w:pStyle w:val="XML1"/>
              <w:rPr>
                <w:del w:id="6066" w:author="aas" w:date="2013-10-14T02:06:00Z"/>
              </w:rPr>
            </w:pPr>
            <w:del w:id="6067" w:author="aas" w:date="2013-10-14T02:06:00Z">
              <w:r>
                <w:delText xml:space="preserve">            &amp;lt;edit-config&amp;gt; operation 'create', 'merge' or 'replace' and</w:delText>
              </w:r>
            </w:del>
          </w:p>
          <w:p w14:paraId="40D7AA6F" w14:textId="77777777" w:rsidR="002610E5" w:rsidRDefault="002610E5" w:rsidP="002610E5">
            <w:pPr>
              <w:pStyle w:val="XML1"/>
              <w:rPr>
                <w:del w:id="6068" w:author="aas" w:date="2013-10-14T02:06:00Z"/>
              </w:rPr>
            </w:pPr>
            <w:del w:id="6069" w:author="aas" w:date="2013-10-14T02:06:00Z">
              <w:r>
                <w:delText xml:space="preserve">            the parent element does not exist, a 'data-missing' error</w:delText>
              </w:r>
            </w:del>
          </w:p>
          <w:p w14:paraId="2CB240CA" w14:textId="77777777" w:rsidR="002610E5" w:rsidRDefault="002610E5" w:rsidP="002610E5">
            <w:pPr>
              <w:pStyle w:val="XML1"/>
              <w:rPr>
                <w:del w:id="6070" w:author="aas" w:date="2013-10-14T02:06:00Z"/>
              </w:rPr>
            </w:pPr>
            <w:del w:id="6071" w:author="aas" w:date="2013-10-14T02:06:00Z">
              <w:r>
                <w:delText xml:space="preserve">            is returned.</w:delText>
              </w:r>
            </w:del>
          </w:p>
          <w:p w14:paraId="4D6C3E67" w14:textId="77777777" w:rsidR="002610E5" w:rsidRDefault="002610E5" w:rsidP="002610E5">
            <w:pPr>
              <w:pStyle w:val="XML1"/>
              <w:rPr>
                <w:del w:id="6072" w:author="aas" w:date="2013-10-14T02:06:00Z"/>
              </w:rPr>
            </w:pPr>
            <w:del w:id="6073" w:author="aas" w:date="2013-10-14T02:06:00Z">
              <w:r>
                <w:delText xml:space="preserve">          &lt;/xs:documentation&gt;</w:delText>
              </w:r>
            </w:del>
          </w:p>
          <w:p w14:paraId="4CA2D806" w14:textId="77777777" w:rsidR="002610E5" w:rsidRDefault="002610E5" w:rsidP="002610E5">
            <w:pPr>
              <w:pStyle w:val="XML1"/>
              <w:rPr>
                <w:del w:id="6074" w:author="aas" w:date="2013-10-14T02:06:00Z"/>
              </w:rPr>
            </w:pPr>
            <w:del w:id="6075" w:author="aas" w:date="2013-10-14T02:06:00Z">
              <w:r>
                <w:delText xml:space="preserve">        &lt;/xs:annotation&gt;</w:delText>
              </w:r>
            </w:del>
          </w:p>
          <w:p w14:paraId="1E463985" w14:textId="77777777" w:rsidR="002610E5" w:rsidRDefault="002610E5" w:rsidP="002610E5">
            <w:pPr>
              <w:pStyle w:val="XML1"/>
              <w:rPr>
                <w:del w:id="6076" w:author="aas" w:date="2013-10-14T02:06:00Z"/>
              </w:rPr>
            </w:pPr>
            <w:del w:id="6077" w:author="aas" w:date="2013-10-14T02:06:00Z">
              <w:r>
                <w:delText xml:space="preserve">      &lt;/xs:element&gt;</w:delText>
              </w:r>
            </w:del>
          </w:p>
          <w:p w14:paraId="071966E8" w14:textId="77777777" w:rsidR="002610E5" w:rsidRDefault="002610E5" w:rsidP="002610E5">
            <w:pPr>
              <w:pStyle w:val="XML1"/>
              <w:rPr>
                <w:del w:id="6078" w:author="aas" w:date="2013-10-14T02:06:00Z"/>
              </w:rPr>
            </w:pPr>
            <w:del w:id="6079" w:author="aas" w:date="2013-10-14T02:06:00Z">
              <w:r>
                <w:delText xml:space="preserve">      &lt;xs:element name="Exponent"  type="xs:base64Binary"&gt;</w:delText>
              </w:r>
            </w:del>
          </w:p>
          <w:p w14:paraId="748D7F9C" w14:textId="77777777" w:rsidR="002610E5" w:rsidRDefault="002610E5" w:rsidP="002610E5">
            <w:pPr>
              <w:pStyle w:val="XML1"/>
              <w:rPr>
                <w:del w:id="6080" w:author="aas" w:date="2013-10-14T02:06:00Z"/>
              </w:rPr>
            </w:pPr>
            <w:del w:id="6081" w:author="aas" w:date="2013-10-14T02:06:00Z">
              <w:r>
                <w:delText xml:space="preserve">        &lt;xs:annotation&gt;</w:delText>
              </w:r>
            </w:del>
          </w:p>
          <w:p w14:paraId="73657FC0" w14:textId="77777777" w:rsidR="002610E5" w:rsidRDefault="002610E5" w:rsidP="002610E5">
            <w:pPr>
              <w:pStyle w:val="XML1"/>
              <w:rPr>
                <w:del w:id="6082" w:author="aas" w:date="2013-10-14T02:06:00Z"/>
              </w:rPr>
            </w:pPr>
            <w:del w:id="6083" w:author="aas" w:date="2013-10-14T02:06:00Z">
              <w:r>
                <w:delText xml:space="preserve">          &lt;xs:documentation&gt;</w:delText>
              </w:r>
            </w:del>
          </w:p>
          <w:p w14:paraId="17E2E12A" w14:textId="77777777" w:rsidR="002610E5" w:rsidRDefault="002610E5" w:rsidP="002610E5">
            <w:pPr>
              <w:pStyle w:val="XML1"/>
              <w:rPr>
                <w:del w:id="6084" w:author="aas" w:date="2013-10-14T02:06:00Z"/>
              </w:rPr>
            </w:pPr>
            <w:del w:id="6085" w:author="aas" w:date="2013-10-14T02:06:00Z">
              <w:r>
                <w:delText xml:space="preserve">            This element MUST be present in the NETCONF data</w:delText>
              </w:r>
            </w:del>
          </w:p>
          <w:p w14:paraId="75E4B7D6" w14:textId="77777777" w:rsidR="002610E5" w:rsidRDefault="002610E5" w:rsidP="002610E5">
            <w:pPr>
              <w:pStyle w:val="XML1"/>
              <w:rPr>
                <w:del w:id="6086" w:author="aas" w:date="2013-10-14T02:06:00Z"/>
              </w:rPr>
            </w:pPr>
            <w:del w:id="6087" w:author="aas" w:date="2013-10-14T02:06:00Z">
              <w:r>
                <w:delText xml:space="preserve">            store. If this element is not present in a NETCONF</w:delText>
              </w:r>
            </w:del>
          </w:p>
          <w:p w14:paraId="626D73B1" w14:textId="77777777" w:rsidR="002610E5" w:rsidRDefault="002610E5" w:rsidP="002610E5">
            <w:pPr>
              <w:pStyle w:val="XML1"/>
              <w:rPr>
                <w:del w:id="6088" w:author="aas" w:date="2013-10-14T02:06:00Z"/>
              </w:rPr>
            </w:pPr>
            <w:del w:id="6089" w:author="aas" w:date="2013-10-14T02:06:00Z">
              <w:r>
                <w:delText xml:space="preserve">            &amp;lt;edit-config&amp;gt; operation 'create', 'merge' or 'replace' and</w:delText>
              </w:r>
            </w:del>
          </w:p>
          <w:p w14:paraId="1BFC3D52" w14:textId="77777777" w:rsidR="002610E5" w:rsidRDefault="002610E5" w:rsidP="002610E5">
            <w:pPr>
              <w:pStyle w:val="XML1"/>
              <w:rPr>
                <w:del w:id="6090" w:author="aas" w:date="2013-10-14T02:06:00Z"/>
              </w:rPr>
            </w:pPr>
            <w:del w:id="6091" w:author="aas" w:date="2013-10-14T02:06:00Z">
              <w:r>
                <w:delText xml:space="preserve">            the parent element does not exist, a 'data-missing' error</w:delText>
              </w:r>
            </w:del>
          </w:p>
          <w:p w14:paraId="36C93B78" w14:textId="77777777" w:rsidR="002610E5" w:rsidRDefault="002610E5" w:rsidP="002610E5">
            <w:pPr>
              <w:pStyle w:val="XML1"/>
              <w:rPr>
                <w:del w:id="6092" w:author="aas" w:date="2013-10-14T02:06:00Z"/>
              </w:rPr>
            </w:pPr>
            <w:del w:id="6093" w:author="aas" w:date="2013-10-14T02:06:00Z">
              <w:r>
                <w:delText xml:space="preserve">            is returned.</w:delText>
              </w:r>
            </w:del>
          </w:p>
          <w:p w14:paraId="60FB4BC6" w14:textId="77777777" w:rsidR="002610E5" w:rsidRDefault="002610E5" w:rsidP="002610E5">
            <w:pPr>
              <w:pStyle w:val="XML1"/>
              <w:rPr>
                <w:del w:id="6094" w:author="aas" w:date="2013-10-14T02:06:00Z"/>
              </w:rPr>
            </w:pPr>
            <w:del w:id="6095" w:author="aas" w:date="2013-10-14T02:06:00Z">
              <w:r>
                <w:delText xml:space="preserve">          &lt;/xs:documentation&gt;</w:delText>
              </w:r>
            </w:del>
          </w:p>
          <w:p w14:paraId="2396DB53" w14:textId="77777777" w:rsidR="002610E5" w:rsidRDefault="002610E5" w:rsidP="002610E5">
            <w:pPr>
              <w:pStyle w:val="XML1"/>
              <w:rPr>
                <w:del w:id="6096" w:author="aas" w:date="2013-10-14T02:06:00Z"/>
              </w:rPr>
            </w:pPr>
            <w:del w:id="6097" w:author="aas" w:date="2013-10-14T02:06:00Z">
              <w:r>
                <w:delText xml:space="preserve">        &lt;/xs:annotation&gt;</w:delText>
              </w:r>
            </w:del>
          </w:p>
          <w:p w14:paraId="6D68C44F" w14:textId="77777777" w:rsidR="002610E5" w:rsidRDefault="002610E5" w:rsidP="002610E5">
            <w:pPr>
              <w:pStyle w:val="XML1"/>
              <w:rPr>
                <w:del w:id="6098" w:author="aas" w:date="2013-10-14T02:06:00Z"/>
              </w:rPr>
            </w:pPr>
            <w:del w:id="6099" w:author="aas" w:date="2013-10-14T02:06:00Z">
              <w:r>
                <w:delText xml:space="preserve">      &lt;/xs:element&gt;</w:delText>
              </w:r>
            </w:del>
          </w:p>
          <w:p w14:paraId="673FFDA3" w14:textId="77777777" w:rsidR="002610E5" w:rsidRDefault="002610E5" w:rsidP="002610E5">
            <w:pPr>
              <w:pStyle w:val="XML1"/>
              <w:rPr>
                <w:del w:id="6100" w:author="aas" w:date="2013-10-14T02:06:00Z"/>
              </w:rPr>
            </w:pPr>
            <w:del w:id="6101" w:author="aas" w:date="2013-10-14T02:06:00Z">
              <w:r>
                <w:delText xml:space="preserve">    &lt;/xs:sequence&gt;</w:delText>
              </w:r>
            </w:del>
          </w:p>
          <w:p w14:paraId="1CF248A2" w14:textId="77777777" w:rsidR="002610E5" w:rsidRPr="009F1B7D" w:rsidRDefault="002610E5" w:rsidP="002610E5">
            <w:pPr>
              <w:pStyle w:val="XML1"/>
              <w:rPr>
                <w:del w:id="6102" w:author="aas" w:date="2013-10-14T02:06:00Z"/>
              </w:rPr>
            </w:pPr>
            <w:del w:id="6103" w:author="aas" w:date="2013-10-14T02:06:00Z">
              <w:r>
                <w:delText xml:space="preserve">  &lt;/xs:group&gt;</w:delText>
              </w:r>
            </w:del>
          </w:p>
        </w:tc>
      </w:tr>
    </w:tbl>
    <w:p w14:paraId="48204A01" w14:textId="77777777" w:rsidR="00325239" w:rsidRPr="009F1B7D" w:rsidRDefault="00325239" w:rsidP="00325239">
      <w:pPr>
        <w:rPr>
          <w:del w:id="6104" w:author="aas" w:date="2013-10-14T02:06:00Z"/>
        </w:rPr>
      </w:pPr>
    </w:p>
    <w:p w14:paraId="0488A054" w14:textId="77777777" w:rsidR="00325239" w:rsidRPr="009F1B7D" w:rsidRDefault="00325239" w:rsidP="00325239">
      <w:pPr>
        <w:pStyle w:val="Heading3"/>
        <w:keepLines w:val="0"/>
        <w:ind w:left="720" w:hanging="720"/>
      </w:pPr>
      <w:bookmarkStart w:id="6105" w:name="_Toc243774086"/>
      <w:r w:rsidRPr="00DB42FD">
        <w:t>XML Example</w:t>
      </w:r>
      <w:bookmarkEnd w:id="6105"/>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6106" w:name="_Toc333524383"/>
      <w:bookmarkStart w:id="6107" w:name="_Toc335148470"/>
      <w:bookmarkStart w:id="6108" w:name="_Toc333524384"/>
      <w:bookmarkStart w:id="6109" w:name="_Toc335148471"/>
      <w:bookmarkStart w:id="6110" w:name="_Toc333524385"/>
      <w:bookmarkStart w:id="6111" w:name="_Toc335148472"/>
      <w:bookmarkStart w:id="6112" w:name="_Toc333524386"/>
      <w:bookmarkStart w:id="6113" w:name="_Toc335148473"/>
      <w:bookmarkStart w:id="6114" w:name="_Toc243774087"/>
      <w:bookmarkStart w:id="6115" w:name="_Ref246954327"/>
      <w:bookmarkStart w:id="6116" w:name="_Ref246954349"/>
      <w:bookmarkEnd w:id="6106"/>
      <w:bookmarkEnd w:id="6107"/>
      <w:bookmarkEnd w:id="6108"/>
      <w:bookmarkEnd w:id="6109"/>
      <w:bookmarkEnd w:id="6110"/>
      <w:bookmarkEnd w:id="6111"/>
      <w:bookmarkEnd w:id="6112"/>
      <w:bookmarkEnd w:id="6113"/>
      <w:r>
        <w:lastRenderedPageBreak/>
        <w:t>OpenFlow Flow Table</w:t>
      </w:r>
      <w:bookmarkEnd w:id="6114"/>
      <w:bookmarkEnd w:id="6115"/>
      <w:bookmarkEnd w:id="6116"/>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6117" w:name="_Toc243774088"/>
      <w:r w:rsidRPr="00DB42FD">
        <w:t>UML Diagram</w:t>
      </w:r>
      <w:bookmarkEnd w:id="6117"/>
    </w:p>
    <w:p w14:paraId="736333AE" w14:textId="2719F340" w:rsidR="00E26F0F" w:rsidRDefault="00EC5648" w:rsidP="00E26F0F">
      <w:pPr>
        <w:pStyle w:val="Caption"/>
        <w:jc w:val="center"/>
        <w:rPr>
          <w:color w:val="auto"/>
        </w:rPr>
      </w:pPr>
      <w:ins w:id="6118" w:author="Deepak Bansal (AZURE)" w:date="2013-12-16T11:20:00Z">
        <w:r>
          <w:object w:dxaOrig="8941" w:dyaOrig="6690" w14:anchorId="4737147E">
            <v:shape id="_x0000_i1043" type="#_x0000_t75" style="width:446.4pt;height:331.2pt" o:ole="">
              <v:imagedata r:id="rId47" o:title=""/>
            </v:shape>
            <o:OLEObject Type="Embed" ProgID="Visio.Drawing.15" ShapeID="_x0000_i1043" DrawAspect="Content" ObjectID="_1448698041" r:id="rId48"/>
          </w:object>
        </w:r>
      </w:ins>
      <w:bookmarkStart w:id="6119" w:name="_GoBack"/>
      <w:bookmarkEnd w:id="6119"/>
      <w:del w:id="6120" w:author="Deepak Bansal (AZURE)" w:date="2013-12-16T11:20:00Z">
        <w:r w:rsidR="00BE510F" w:rsidDel="00EC5648">
          <w:fldChar w:fldCharType="begin"/>
        </w:r>
        <w:r w:rsidR="00BE510F" w:rsidDel="00EC5648">
          <w:fldChar w:fldCharType="separate"/>
        </w:r>
        <w:r w:rsidR="00BE510F" w:rsidDel="00EC5648">
          <w:fldChar w:fldCharType="end"/>
        </w:r>
      </w:del>
      <w:del w:id="6121" w:author="Deepak Bansal (AZURE)" w:date="2013-12-01T18:07:00Z">
        <w:r w:rsidR="00A5340E" w:rsidDel="00BE510F">
          <w:object w:dxaOrig="6900" w:dyaOrig="5815" w14:anchorId="52307FF0">
            <v:shape id="_x0000_i1041" type="#_x0000_t75" style="width:345.6pt;height:4in" o:ole="">
              <v:imagedata r:id="rId49" o:title=""/>
            </v:shape>
            <o:OLEObject Type="Embed" ProgID="Visio.Drawing.11" ShapeID="_x0000_i1041" DrawAspect="Content" ObjectID="_1448698042" r:id="rId50"/>
          </w:object>
        </w:r>
      </w:del>
    </w:p>
    <w:p w14:paraId="3509B65A" w14:textId="2E85B510" w:rsidR="00182140" w:rsidRPr="00182140" w:rsidRDefault="00E26F0F" w:rsidP="001026D4">
      <w:pPr>
        <w:pStyle w:val="Caption"/>
      </w:pPr>
      <w:r w:rsidRPr="00A3202A">
        <w:t xml:space="preserve">Figure </w:t>
      </w:r>
      <w:r w:rsidR="00384805" w:rsidRPr="00A3202A">
        <w:t>15</w:t>
      </w:r>
      <w:r w:rsidRPr="00A3202A">
        <w:t xml:space="preserve">: Data Model Diagram for </w:t>
      </w:r>
      <w:r w:rsidR="00C012A0">
        <w:t>Flow Table</w:t>
      </w:r>
    </w:p>
    <w:p w14:paraId="19C3DE62" w14:textId="77777777" w:rsidR="00971A60" w:rsidRDefault="00971A60" w:rsidP="00971A60">
      <w:pPr>
        <w:pStyle w:val="Heading3"/>
        <w:keepLines w:val="0"/>
        <w:ind w:left="720" w:hanging="720"/>
        <w:rPr>
          <w:del w:id="6122" w:author="aas" w:date="2013-10-14T02:06:00Z"/>
        </w:rPr>
      </w:pPr>
      <w:del w:id="6123" w:author="aas" w:date="2013-10-14T02:06:00Z">
        <w:r>
          <w:delText>XML Schema</w:delText>
        </w:r>
      </w:del>
    </w:p>
    <w:tbl>
      <w:tblPr>
        <w:tblStyle w:val="XMLtable"/>
        <w:tblW w:w="5000" w:type="pct"/>
        <w:tblLook w:val="04A0" w:firstRow="1" w:lastRow="0" w:firstColumn="1" w:lastColumn="0" w:noHBand="0" w:noVBand="1"/>
      </w:tblPr>
      <w:tblGrid>
        <w:gridCol w:w="9474"/>
      </w:tblGrid>
      <w:tr w:rsidR="00182140" w:rsidRPr="009F1B7D" w14:paraId="41F60AA5" w14:textId="77777777" w:rsidTr="00C128FA">
        <w:trPr>
          <w:del w:id="6124" w:author="aas" w:date="2013-10-14T02:06:00Z"/>
        </w:trPr>
        <w:tc>
          <w:tcPr>
            <w:tcW w:w="8820" w:type="dxa"/>
          </w:tcPr>
          <w:p w14:paraId="0A371D29" w14:textId="77777777" w:rsidR="00105B1A" w:rsidRDefault="00105B1A" w:rsidP="00105B1A">
            <w:pPr>
              <w:pStyle w:val="XML1"/>
              <w:rPr>
                <w:del w:id="6125" w:author="aas" w:date="2013-10-14T02:06:00Z"/>
              </w:rPr>
            </w:pPr>
            <w:del w:id="6126" w:author="aas" w:date="2013-10-14T02:06:00Z">
              <w:r>
                <w:delText xml:space="preserve">  &lt;xs:group name="OFFlowTableType"&gt;</w:delText>
              </w:r>
            </w:del>
          </w:p>
          <w:p w14:paraId="7F667346" w14:textId="77777777" w:rsidR="00105B1A" w:rsidRDefault="00105B1A" w:rsidP="00105B1A">
            <w:pPr>
              <w:pStyle w:val="XML1"/>
              <w:rPr>
                <w:del w:id="6127" w:author="aas" w:date="2013-10-14T02:06:00Z"/>
              </w:rPr>
            </w:pPr>
            <w:del w:id="6128" w:author="aas" w:date="2013-10-14T02:06:00Z">
              <w:r>
                <w:delText xml:space="preserve">    &lt;xs:annotation&gt;</w:delText>
              </w:r>
            </w:del>
          </w:p>
          <w:p w14:paraId="18614C47" w14:textId="77777777" w:rsidR="00105B1A" w:rsidRDefault="00105B1A" w:rsidP="00105B1A">
            <w:pPr>
              <w:pStyle w:val="XML1"/>
              <w:rPr>
                <w:del w:id="6129" w:author="aas" w:date="2013-10-14T02:06:00Z"/>
              </w:rPr>
            </w:pPr>
            <w:del w:id="6130" w:author="aas" w:date="2013-10-14T02:06:00Z">
              <w:r>
                <w:delText xml:space="preserve">      &lt;xs:documentation&gt;</w:delText>
              </w:r>
            </w:del>
          </w:p>
          <w:p w14:paraId="67B7FF68" w14:textId="77777777" w:rsidR="00105B1A" w:rsidRDefault="00105B1A" w:rsidP="00105B1A">
            <w:pPr>
              <w:pStyle w:val="XML1"/>
              <w:rPr>
                <w:del w:id="6131" w:author="aas" w:date="2013-10-14T02:06:00Z"/>
              </w:rPr>
            </w:pPr>
            <w:del w:id="6132" w:author="aas" w:date="2013-10-14T02:06:00Z">
              <w:r>
                <w:delText xml:space="preserve">        Representation of an OpenFlow Flow Table Resource.</w:delText>
              </w:r>
            </w:del>
          </w:p>
          <w:p w14:paraId="18CE1ACA" w14:textId="77777777" w:rsidR="00105B1A" w:rsidRDefault="00105B1A" w:rsidP="00105B1A">
            <w:pPr>
              <w:pStyle w:val="XML1"/>
              <w:rPr>
                <w:del w:id="6133" w:author="aas" w:date="2013-10-14T02:06:00Z"/>
              </w:rPr>
            </w:pPr>
          </w:p>
          <w:p w14:paraId="35E68157" w14:textId="77777777" w:rsidR="00105B1A" w:rsidRDefault="00105B1A" w:rsidP="00105B1A">
            <w:pPr>
              <w:pStyle w:val="XML1"/>
              <w:rPr>
                <w:del w:id="6134" w:author="aas" w:date="2013-10-14T02:06:00Z"/>
              </w:rPr>
            </w:pPr>
            <w:del w:id="6135" w:author="aas" w:date="2013-10-14T02:06:00Z">
              <w:r>
                <w:delText xml:space="preserve">        Elements in the type OFFlowTableType are not configurable and</w:delText>
              </w:r>
            </w:del>
          </w:p>
          <w:p w14:paraId="66FCA4CB" w14:textId="77777777" w:rsidR="00105B1A" w:rsidRDefault="00105B1A" w:rsidP="00105B1A">
            <w:pPr>
              <w:pStyle w:val="XML1"/>
              <w:rPr>
                <w:del w:id="6136" w:author="aas" w:date="2013-10-14T02:06:00Z"/>
              </w:rPr>
            </w:pPr>
            <w:del w:id="6137" w:author="aas" w:date="2013-10-14T02:06:00Z">
              <w:r>
                <w:delText xml:space="preserve">        can only be retrieved by NETCONF &amp;lt;get&amp;gt; operations. Attemps to</w:delText>
              </w:r>
            </w:del>
          </w:p>
          <w:p w14:paraId="054AF6D0" w14:textId="77777777" w:rsidR="00105B1A" w:rsidRDefault="00105B1A" w:rsidP="00105B1A">
            <w:pPr>
              <w:pStyle w:val="XML1"/>
              <w:rPr>
                <w:del w:id="6138" w:author="aas" w:date="2013-10-14T02:06:00Z"/>
              </w:rPr>
            </w:pPr>
            <w:del w:id="6139" w:author="aas" w:date="2013-10-14T02:06:00Z">
              <w:r>
                <w:delText xml:space="preserve">        modify this element and its children with a NETCONF</w:delText>
              </w:r>
            </w:del>
          </w:p>
          <w:p w14:paraId="27EB2EBB" w14:textId="77777777" w:rsidR="00105B1A" w:rsidRDefault="00105B1A" w:rsidP="00105B1A">
            <w:pPr>
              <w:pStyle w:val="XML1"/>
              <w:rPr>
                <w:del w:id="6140" w:author="aas" w:date="2013-10-14T02:06:00Z"/>
              </w:rPr>
            </w:pPr>
            <w:del w:id="6141" w:author="aas" w:date="2013-10-14T02:06:00Z">
              <w:r>
                <w:delText xml:space="preserve">        &amp;lt;edit-config&amp;gt; operation MUST result in an</w:delText>
              </w:r>
            </w:del>
          </w:p>
          <w:p w14:paraId="046C7303" w14:textId="77777777" w:rsidR="00105B1A" w:rsidRDefault="00105B1A" w:rsidP="00105B1A">
            <w:pPr>
              <w:pStyle w:val="XML1"/>
              <w:rPr>
                <w:del w:id="6142" w:author="aas" w:date="2013-10-14T02:06:00Z"/>
              </w:rPr>
            </w:pPr>
            <w:del w:id="6143" w:author="aas" w:date="2013-10-14T02:06:00Z">
              <w:r>
                <w:delText xml:space="preserve">        'operation-not-supported' error with type 'application'.</w:delText>
              </w:r>
            </w:del>
          </w:p>
          <w:p w14:paraId="4F84DA9C" w14:textId="77777777" w:rsidR="00105B1A" w:rsidRDefault="00105B1A" w:rsidP="00105B1A">
            <w:pPr>
              <w:pStyle w:val="XML1"/>
              <w:rPr>
                <w:del w:id="6144" w:author="aas" w:date="2013-10-14T02:06:00Z"/>
              </w:rPr>
            </w:pPr>
            <w:del w:id="6145" w:author="aas" w:date="2013-10-14T02:06:00Z">
              <w:r>
                <w:delText xml:space="preserve">      &lt;/xs:documentation&gt;</w:delText>
              </w:r>
            </w:del>
          </w:p>
          <w:p w14:paraId="36C36611" w14:textId="77777777" w:rsidR="00105B1A" w:rsidRDefault="00105B1A" w:rsidP="00105B1A">
            <w:pPr>
              <w:pStyle w:val="XML1"/>
              <w:rPr>
                <w:del w:id="6146" w:author="aas" w:date="2013-10-14T02:06:00Z"/>
              </w:rPr>
            </w:pPr>
            <w:del w:id="6147" w:author="aas" w:date="2013-10-14T02:06:00Z">
              <w:r>
                <w:delText xml:space="preserve">    &lt;/xs:annotation&gt;</w:delText>
              </w:r>
            </w:del>
          </w:p>
          <w:p w14:paraId="012F7A63" w14:textId="77777777" w:rsidR="00105B1A" w:rsidRDefault="00105B1A" w:rsidP="00105B1A">
            <w:pPr>
              <w:pStyle w:val="XML1"/>
              <w:rPr>
                <w:del w:id="6148" w:author="aas" w:date="2013-10-14T02:06:00Z"/>
              </w:rPr>
            </w:pPr>
          </w:p>
          <w:p w14:paraId="1576E423" w14:textId="77777777" w:rsidR="00105B1A" w:rsidRDefault="00105B1A" w:rsidP="00105B1A">
            <w:pPr>
              <w:pStyle w:val="XML1"/>
              <w:rPr>
                <w:del w:id="6149" w:author="aas" w:date="2013-10-14T02:06:00Z"/>
              </w:rPr>
            </w:pPr>
            <w:del w:id="6150" w:author="aas" w:date="2013-10-14T02:06:00Z">
              <w:r>
                <w:delText xml:space="preserve">    &lt;xs:sequence&gt;</w:delText>
              </w:r>
            </w:del>
          </w:p>
          <w:p w14:paraId="0D1AC0BA" w14:textId="77777777" w:rsidR="00105B1A" w:rsidRDefault="00105B1A" w:rsidP="00105B1A">
            <w:pPr>
              <w:pStyle w:val="XML1"/>
              <w:rPr>
                <w:del w:id="6151" w:author="aas" w:date="2013-10-14T02:06:00Z"/>
              </w:rPr>
            </w:pPr>
            <w:del w:id="6152" w:author="aas" w:date="2013-10-14T02:06:00Z">
              <w:r>
                <w:delText xml:space="preserve">      &lt;xs:group ref="OFResourceType"/&gt;</w:delText>
              </w:r>
            </w:del>
          </w:p>
          <w:p w14:paraId="56604C6A" w14:textId="77777777" w:rsidR="00105B1A" w:rsidRDefault="00105B1A" w:rsidP="00105B1A">
            <w:pPr>
              <w:pStyle w:val="XML1"/>
              <w:rPr>
                <w:del w:id="6153" w:author="aas" w:date="2013-10-14T02:06:00Z"/>
              </w:rPr>
            </w:pPr>
            <w:del w:id="6154" w:author="aas" w:date="2013-10-14T02:06:00Z">
              <w:r>
                <w:delText xml:space="preserve">      &lt;xs:element name="max-entries"  type="xs:unsignedByte"&gt;</w:delText>
              </w:r>
            </w:del>
          </w:p>
          <w:p w14:paraId="4760607A" w14:textId="77777777" w:rsidR="00105B1A" w:rsidRDefault="00105B1A" w:rsidP="00105B1A">
            <w:pPr>
              <w:pStyle w:val="XML1"/>
              <w:rPr>
                <w:del w:id="6155" w:author="aas" w:date="2013-10-14T02:06:00Z"/>
              </w:rPr>
            </w:pPr>
            <w:del w:id="6156" w:author="aas" w:date="2013-10-14T02:06:00Z">
              <w:r>
                <w:delText xml:space="preserve">        &lt;xs:annotation&gt;</w:delText>
              </w:r>
            </w:del>
          </w:p>
          <w:p w14:paraId="576201EF" w14:textId="77777777" w:rsidR="00105B1A" w:rsidRDefault="00105B1A" w:rsidP="00105B1A">
            <w:pPr>
              <w:pStyle w:val="XML1"/>
              <w:rPr>
                <w:del w:id="6157" w:author="aas" w:date="2013-10-14T02:06:00Z"/>
              </w:rPr>
            </w:pPr>
            <w:del w:id="6158" w:author="aas" w:date="2013-10-14T02:06:00Z">
              <w:r>
                <w:delText xml:space="preserve">          &lt;xs:documentation&gt;</w:delText>
              </w:r>
            </w:del>
          </w:p>
          <w:p w14:paraId="65F110F4" w14:textId="77777777" w:rsidR="00105B1A" w:rsidRDefault="00105B1A" w:rsidP="00105B1A">
            <w:pPr>
              <w:pStyle w:val="XML1"/>
              <w:rPr>
                <w:del w:id="6159" w:author="aas" w:date="2013-10-14T02:06:00Z"/>
              </w:rPr>
            </w:pPr>
            <w:del w:id="6160" w:author="aas" w:date="2013-10-14T02:06:00Z">
              <w:r>
                <w:delText xml:space="preserve">            The maximum number of flow entries supported by</w:delText>
              </w:r>
            </w:del>
          </w:p>
          <w:p w14:paraId="6C244664" w14:textId="77777777" w:rsidR="00105B1A" w:rsidRDefault="00105B1A" w:rsidP="00105B1A">
            <w:pPr>
              <w:pStyle w:val="XML1"/>
              <w:rPr>
                <w:del w:id="6161" w:author="aas" w:date="2013-10-14T02:06:00Z"/>
              </w:rPr>
            </w:pPr>
            <w:del w:id="6162" w:author="aas" w:date="2013-10-14T02:06:00Z">
              <w:r>
                <w:delText xml:space="preserve">            the flow table.</w:delText>
              </w:r>
            </w:del>
          </w:p>
          <w:p w14:paraId="46AD5DCB" w14:textId="77777777" w:rsidR="00105B1A" w:rsidRDefault="00105B1A" w:rsidP="00105B1A">
            <w:pPr>
              <w:pStyle w:val="XML1"/>
              <w:rPr>
                <w:del w:id="6163" w:author="aas" w:date="2013-10-14T02:06:00Z"/>
              </w:rPr>
            </w:pPr>
            <w:del w:id="6164" w:author="aas" w:date="2013-10-14T02:06:00Z">
              <w:r>
                <w:delText xml:space="preserve">          &lt;/xs:documentation&gt;</w:delText>
              </w:r>
            </w:del>
          </w:p>
          <w:p w14:paraId="03F40B24" w14:textId="77777777" w:rsidR="00105B1A" w:rsidRDefault="00105B1A" w:rsidP="00105B1A">
            <w:pPr>
              <w:pStyle w:val="XML1"/>
              <w:rPr>
                <w:del w:id="6165" w:author="aas" w:date="2013-10-14T02:06:00Z"/>
              </w:rPr>
            </w:pPr>
            <w:del w:id="6166" w:author="aas" w:date="2013-10-14T02:06:00Z">
              <w:r>
                <w:delText xml:space="preserve">        &lt;/xs:annotation&gt;</w:delText>
              </w:r>
            </w:del>
          </w:p>
          <w:p w14:paraId="445C281D" w14:textId="77777777" w:rsidR="00105B1A" w:rsidRDefault="00105B1A" w:rsidP="00105B1A">
            <w:pPr>
              <w:pStyle w:val="XML1"/>
              <w:rPr>
                <w:del w:id="6167" w:author="aas" w:date="2013-10-14T02:06:00Z"/>
              </w:rPr>
            </w:pPr>
            <w:del w:id="6168" w:author="aas" w:date="2013-10-14T02:06:00Z">
              <w:r>
                <w:delText xml:space="preserve">      &lt;/xs:element&gt;</w:delText>
              </w:r>
            </w:del>
          </w:p>
          <w:p w14:paraId="1E7BB7AE" w14:textId="77777777" w:rsidR="00105B1A" w:rsidRDefault="00105B1A" w:rsidP="00105B1A">
            <w:pPr>
              <w:pStyle w:val="XML1"/>
              <w:rPr>
                <w:del w:id="6169" w:author="aas" w:date="2013-10-14T02:06:00Z"/>
              </w:rPr>
            </w:pPr>
            <w:del w:id="6170" w:author="aas" w:date="2013-10-14T02:06:00Z">
              <w:r>
                <w:delText xml:space="preserve">      &lt;xs:element name="next-tables"&gt;</w:delText>
              </w:r>
            </w:del>
          </w:p>
          <w:p w14:paraId="0B424B35" w14:textId="77777777" w:rsidR="00105B1A" w:rsidRDefault="00105B1A" w:rsidP="00105B1A">
            <w:pPr>
              <w:pStyle w:val="XML1"/>
              <w:rPr>
                <w:del w:id="6171" w:author="aas" w:date="2013-10-14T02:06:00Z"/>
              </w:rPr>
            </w:pPr>
            <w:del w:id="6172" w:author="aas" w:date="2013-10-14T02:06:00Z">
              <w:r>
                <w:delText xml:space="preserve">        &lt;xs:annotation&gt;</w:delText>
              </w:r>
            </w:del>
          </w:p>
          <w:p w14:paraId="094BDE30" w14:textId="77777777" w:rsidR="00105B1A" w:rsidRDefault="00105B1A" w:rsidP="00105B1A">
            <w:pPr>
              <w:pStyle w:val="XML1"/>
              <w:rPr>
                <w:del w:id="6173" w:author="aas" w:date="2013-10-14T02:06:00Z"/>
              </w:rPr>
            </w:pPr>
            <w:del w:id="6174" w:author="aas" w:date="2013-10-14T02:06:00Z">
              <w:r>
                <w:delText xml:space="preserve">          &lt;xs:documentation&gt;</w:delText>
              </w:r>
            </w:del>
          </w:p>
          <w:p w14:paraId="3E97982D" w14:textId="77777777" w:rsidR="00105B1A" w:rsidRDefault="00105B1A" w:rsidP="00105B1A">
            <w:pPr>
              <w:pStyle w:val="XML1"/>
              <w:rPr>
                <w:del w:id="6175" w:author="aas" w:date="2013-10-14T02:06:00Z"/>
              </w:rPr>
            </w:pPr>
            <w:del w:id="6176" w:author="aas" w:date="2013-10-14T02:06:00Z">
              <w:r>
                <w:delText xml:space="preserve">            An array of resource-ids of all flow tables that</w:delText>
              </w:r>
            </w:del>
          </w:p>
          <w:p w14:paraId="58B5CDCA" w14:textId="77777777" w:rsidR="00105B1A" w:rsidRDefault="00105B1A" w:rsidP="00105B1A">
            <w:pPr>
              <w:pStyle w:val="XML1"/>
              <w:rPr>
                <w:del w:id="6177" w:author="aas" w:date="2013-10-14T02:06:00Z"/>
              </w:rPr>
            </w:pPr>
            <w:del w:id="6178" w:author="aas" w:date="2013-10-14T02:06:00Z">
              <w:r>
                <w:delText xml:space="preserve">            can be directly reached from this table using the </w:delText>
              </w:r>
            </w:del>
          </w:p>
          <w:p w14:paraId="51A4973F" w14:textId="77777777" w:rsidR="00105B1A" w:rsidRDefault="00105B1A" w:rsidP="00105B1A">
            <w:pPr>
              <w:pStyle w:val="XML1"/>
              <w:rPr>
                <w:del w:id="6179" w:author="aas" w:date="2013-10-14T02:06:00Z"/>
              </w:rPr>
            </w:pPr>
            <w:del w:id="6180" w:author="aas" w:date="2013-10-14T02:06:00Z">
              <w:r>
                <w:delText xml:space="preserve">            'goto-table' instruction.</w:delText>
              </w:r>
            </w:del>
          </w:p>
          <w:p w14:paraId="324B3610" w14:textId="77777777" w:rsidR="00105B1A" w:rsidRDefault="00105B1A" w:rsidP="00105B1A">
            <w:pPr>
              <w:pStyle w:val="XML1"/>
              <w:rPr>
                <w:del w:id="6181" w:author="aas" w:date="2013-10-14T02:06:00Z"/>
              </w:rPr>
            </w:pPr>
            <w:del w:id="6182" w:author="aas" w:date="2013-10-14T02:06:00Z">
              <w:r>
                <w:delText xml:space="preserve">          &lt;/xs:documentation&gt;</w:delText>
              </w:r>
            </w:del>
          </w:p>
          <w:p w14:paraId="0A65C60D" w14:textId="77777777" w:rsidR="00105B1A" w:rsidRDefault="00105B1A" w:rsidP="00105B1A">
            <w:pPr>
              <w:pStyle w:val="XML1"/>
              <w:rPr>
                <w:del w:id="6183" w:author="aas" w:date="2013-10-14T02:06:00Z"/>
              </w:rPr>
            </w:pPr>
            <w:del w:id="6184" w:author="aas" w:date="2013-10-14T02:06:00Z">
              <w:r>
                <w:delText xml:space="preserve">        &lt;/xs:annotation&gt;</w:delText>
              </w:r>
            </w:del>
          </w:p>
          <w:p w14:paraId="7D6BAA13" w14:textId="77777777" w:rsidR="00105B1A" w:rsidRDefault="00105B1A" w:rsidP="00105B1A">
            <w:pPr>
              <w:pStyle w:val="XML1"/>
              <w:rPr>
                <w:del w:id="6185" w:author="aas" w:date="2013-10-14T02:06:00Z"/>
              </w:rPr>
            </w:pPr>
            <w:del w:id="6186" w:author="aas" w:date="2013-10-14T02:06:00Z">
              <w:r>
                <w:delText xml:space="preserve">        &lt;xs:complexType&gt;</w:delText>
              </w:r>
            </w:del>
          </w:p>
          <w:p w14:paraId="26689470" w14:textId="77777777" w:rsidR="00105B1A" w:rsidRDefault="00105B1A" w:rsidP="00105B1A">
            <w:pPr>
              <w:pStyle w:val="XML1"/>
              <w:rPr>
                <w:del w:id="6187" w:author="aas" w:date="2013-10-14T02:06:00Z"/>
              </w:rPr>
            </w:pPr>
            <w:del w:id="6188" w:author="aas" w:date="2013-10-14T02:06:00Z">
              <w:r>
                <w:delText xml:space="preserve">          &lt;xs:sequence&gt;</w:delText>
              </w:r>
            </w:del>
          </w:p>
          <w:p w14:paraId="15135825" w14:textId="77777777" w:rsidR="00105B1A" w:rsidRDefault="00105B1A" w:rsidP="00105B1A">
            <w:pPr>
              <w:pStyle w:val="XML1"/>
              <w:rPr>
                <w:del w:id="6189" w:author="aas" w:date="2013-10-14T02:06:00Z"/>
              </w:rPr>
            </w:pPr>
            <w:del w:id="6190" w:author="aas" w:date="2013-10-14T02:06:00Z">
              <w:r>
                <w:delText xml:space="preserve">            &lt;xs:element name="table-id" minOccurs="0" maxOccurs="unbounded"  type="inet:uri"/&gt;</w:delText>
              </w:r>
            </w:del>
          </w:p>
          <w:p w14:paraId="2229338C" w14:textId="77777777" w:rsidR="00105B1A" w:rsidRDefault="00105B1A" w:rsidP="00105B1A">
            <w:pPr>
              <w:pStyle w:val="XML1"/>
              <w:rPr>
                <w:del w:id="6191" w:author="aas" w:date="2013-10-14T02:06:00Z"/>
              </w:rPr>
            </w:pPr>
            <w:del w:id="6192" w:author="aas" w:date="2013-10-14T02:06:00Z">
              <w:r>
                <w:delText xml:space="preserve">          &lt;/xs:sequence&gt;</w:delText>
              </w:r>
            </w:del>
          </w:p>
          <w:p w14:paraId="21AB4CDD" w14:textId="77777777" w:rsidR="00105B1A" w:rsidRDefault="00105B1A" w:rsidP="00105B1A">
            <w:pPr>
              <w:pStyle w:val="XML1"/>
              <w:rPr>
                <w:del w:id="6193" w:author="aas" w:date="2013-10-14T02:06:00Z"/>
              </w:rPr>
            </w:pPr>
            <w:del w:id="6194" w:author="aas" w:date="2013-10-14T02:06:00Z">
              <w:r>
                <w:delText xml:space="preserve">        &lt;/xs:complexType&gt;</w:delText>
              </w:r>
            </w:del>
          </w:p>
          <w:p w14:paraId="43B08D4E" w14:textId="77777777" w:rsidR="00105B1A" w:rsidRDefault="00105B1A" w:rsidP="00105B1A">
            <w:pPr>
              <w:pStyle w:val="XML1"/>
              <w:rPr>
                <w:del w:id="6195" w:author="aas" w:date="2013-10-14T02:06:00Z"/>
              </w:rPr>
            </w:pPr>
            <w:del w:id="6196" w:author="aas" w:date="2013-10-14T02:06:00Z">
              <w:r>
                <w:delText xml:space="preserve">      &lt;/xs:element&gt;</w:delText>
              </w:r>
            </w:del>
          </w:p>
          <w:p w14:paraId="6729CD10" w14:textId="77777777" w:rsidR="00105B1A" w:rsidRDefault="00105B1A" w:rsidP="00105B1A">
            <w:pPr>
              <w:pStyle w:val="XML1"/>
              <w:rPr>
                <w:del w:id="6197" w:author="aas" w:date="2013-10-14T02:06:00Z"/>
              </w:rPr>
            </w:pPr>
            <w:del w:id="6198" w:author="aas" w:date="2013-10-14T02:06:00Z">
              <w:r>
                <w:delText xml:space="preserve">      &lt;xs:element name="instructions"&gt;</w:delText>
              </w:r>
            </w:del>
          </w:p>
          <w:p w14:paraId="49ACD5F3" w14:textId="77777777" w:rsidR="00105B1A" w:rsidRDefault="00105B1A" w:rsidP="00105B1A">
            <w:pPr>
              <w:pStyle w:val="XML1"/>
              <w:rPr>
                <w:del w:id="6199" w:author="aas" w:date="2013-10-14T02:06:00Z"/>
              </w:rPr>
            </w:pPr>
            <w:del w:id="6200" w:author="aas" w:date="2013-10-14T02:06:00Z">
              <w:r>
                <w:delText xml:space="preserve">        &lt;xs:annotation&gt;</w:delText>
              </w:r>
            </w:del>
          </w:p>
          <w:p w14:paraId="06989DC7" w14:textId="77777777" w:rsidR="00105B1A" w:rsidRDefault="00105B1A" w:rsidP="00105B1A">
            <w:pPr>
              <w:pStyle w:val="XML1"/>
              <w:rPr>
                <w:del w:id="6201" w:author="aas" w:date="2013-10-14T02:06:00Z"/>
              </w:rPr>
            </w:pPr>
            <w:del w:id="6202" w:author="aas" w:date="2013-10-14T02:06:00Z">
              <w:r>
                <w:delText xml:space="preserve">          &lt;xs:documentation&gt;</w:delText>
              </w:r>
            </w:del>
          </w:p>
          <w:p w14:paraId="27E98E3F" w14:textId="77777777" w:rsidR="00105B1A" w:rsidRDefault="00105B1A" w:rsidP="00105B1A">
            <w:pPr>
              <w:pStyle w:val="XML1"/>
              <w:rPr>
                <w:del w:id="6203" w:author="aas" w:date="2013-10-14T02:06:00Z"/>
              </w:rPr>
            </w:pPr>
            <w:del w:id="6204" w:author="aas" w:date="2013-10-14T02:06:00Z">
              <w:r>
                <w:delText xml:space="preserve">            The list of all instruction types supported by</w:delText>
              </w:r>
            </w:del>
          </w:p>
          <w:p w14:paraId="4602CE25" w14:textId="77777777" w:rsidR="00105B1A" w:rsidRDefault="00105B1A" w:rsidP="00105B1A">
            <w:pPr>
              <w:pStyle w:val="XML1"/>
              <w:rPr>
                <w:del w:id="6205" w:author="aas" w:date="2013-10-14T02:06:00Z"/>
              </w:rPr>
            </w:pPr>
            <w:del w:id="6206" w:author="aas" w:date="2013-10-14T02:06:00Z">
              <w:r>
                <w:delText xml:space="preserve">            the flow table.</w:delText>
              </w:r>
            </w:del>
          </w:p>
          <w:p w14:paraId="74AB3150" w14:textId="77777777" w:rsidR="00105B1A" w:rsidRDefault="00105B1A" w:rsidP="00105B1A">
            <w:pPr>
              <w:pStyle w:val="XML1"/>
              <w:rPr>
                <w:del w:id="6207" w:author="aas" w:date="2013-10-14T02:06:00Z"/>
              </w:rPr>
            </w:pPr>
            <w:del w:id="6208" w:author="aas" w:date="2013-10-14T02:06:00Z">
              <w:r>
                <w:delText xml:space="preserve">          &lt;/xs:documentation&gt;</w:delText>
              </w:r>
            </w:del>
          </w:p>
          <w:p w14:paraId="668FBC07" w14:textId="77777777" w:rsidR="00105B1A" w:rsidRDefault="00105B1A" w:rsidP="00105B1A">
            <w:pPr>
              <w:pStyle w:val="XML1"/>
              <w:rPr>
                <w:del w:id="6209" w:author="aas" w:date="2013-10-14T02:06:00Z"/>
              </w:rPr>
            </w:pPr>
            <w:del w:id="6210" w:author="aas" w:date="2013-10-14T02:06:00Z">
              <w:r>
                <w:delText xml:space="preserve">        &lt;/xs:annotation&gt;</w:delText>
              </w:r>
            </w:del>
          </w:p>
          <w:p w14:paraId="332D3D06" w14:textId="77777777" w:rsidR="00105B1A" w:rsidRDefault="00105B1A" w:rsidP="00105B1A">
            <w:pPr>
              <w:pStyle w:val="XML1"/>
              <w:rPr>
                <w:del w:id="6211" w:author="aas" w:date="2013-10-14T02:06:00Z"/>
              </w:rPr>
            </w:pPr>
            <w:del w:id="6212" w:author="aas" w:date="2013-10-14T02:06:00Z">
              <w:r>
                <w:delText xml:space="preserve">        &lt;xs:complexType&gt;</w:delText>
              </w:r>
            </w:del>
          </w:p>
          <w:p w14:paraId="698AD8E8" w14:textId="77777777" w:rsidR="00105B1A" w:rsidRDefault="00105B1A" w:rsidP="00105B1A">
            <w:pPr>
              <w:pStyle w:val="XML1"/>
              <w:rPr>
                <w:del w:id="6213" w:author="aas" w:date="2013-10-14T02:06:00Z"/>
              </w:rPr>
            </w:pPr>
            <w:del w:id="6214" w:author="aas" w:date="2013-10-14T02:06:00Z">
              <w:r>
                <w:delText xml:space="preserve">          &lt;xs:sequence&gt;</w:delText>
              </w:r>
            </w:del>
          </w:p>
          <w:p w14:paraId="0EB0324C" w14:textId="77777777" w:rsidR="00105B1A" w:rsidRDefault="00105B1A" w:rsidP="00105B1A">
            <w:pPr>
              <w:pStyle w:val="XML1"/>
              <w:rPr>
                <w:del w:id="6215" w:author="aas" w:date="2013-10-14T02:06:00Z"/>
              </w:rPr>
            </w:pPr>
            <w:del w:id="6216" w:author="aas" w:date="2013-10-14T02:06:00Z">
              <w:r>
                <w:delText xml:space="preserve">            &lt;xs:element name="type" minOccurs="0" maxOccurs="unbounded"  type="OFInstructionType"/&gt;</w:delText>
              </w:r>
            </w:del>
          </w:p>
          <w:p w14:paraId="1886444F" w14:textId="77777777" w:rsidR="00105B1A" w:rsidRDefault="00105B1A" w:rsidP="00105B1A">
            <w:pPr>
              <w:pStyle w:val="XML1"/>
              <w:rPr>
                <w:del w:id="6217" w:author="aas" w:date="2013-10-14T02:06:00Z"/>
              </w:rPr>
            </w:pPr>
            <w:del w:id="6218" w:author="aas" w:date="2013-10-14T02:06:00Z">
              <w:r>
                <w:delText xml:space="preserve">          &lt;/xs:sequence&gt;</w:delText>
              </w:r>
            </w:del>
          </w:p>
          <w:p w14:paraId="71F7551A" w14:textId="77777777" w:rsidR="00105B1A" w:rsidRDefault="00105B1A" w:rsidP="00105B1A">
            <w:pPr>
              <w:pStyle w:val="XML1"/>
              <w:rPr>
                <w:del w:id="6219" w:author="aas" w:date="2013-10-14T02:06:00Z"/>
              </w:rPr>
            </w:pPr>
            <w:del w:id="6220" w:author="aas" w:date="2013-10-14T02:06:00Z">
              <w:r>
                <w:delText xml:space="preserve">        &lt;/xs:complexType&gt;</w:delText>
              </w:r>
            </w:del>
          </w:p>
          <w:p w14:paraId="3888AE72" w14:textId="77777777" w:rsidR="00105B1A" w:rsidRDefault="00105B1A" w:rsidP="00105B1A">
            <w:pPr>
              <w:pStyle w:val="XML1"/>
              <w:rPr>
                <w:del w:id="6221" w:author="aas" w:date="2013-10-14T02:06:00Z"/>
              </w:rPr>
            </w:pPr>
            <w:del w:id="6222" w:author="aas" w:date="2013-10-14T02:06:00Z">
              <w:r>
                <w:delText xml:space="preserve">      &lt;/xs:element&gt;</w:delText>
              </w:r>
            </w:del>
          </w:p>
          <w:p w14:paraId="6E9929BF" w14:textId="77777777" w:rsidR="00105B1A" w:rsidRDefault="00105B1A" w:rsidP="00105B1A">
            <w:pPr>
              <w:pStyle w:val="XML1"/>
              <w:rPr>
                <w:del w:id="6223" w:author="aas" w:date="2013-10-14T02:06:00Z"/>
              </w:rPr>
            </w:pPr>
            <w:del w:id="6224" w:author="aas" w:date="2013-10-14T02:06:00Z">
              <w:r>
                <w:delText xml:space="preserve">      &lt;xs:element name="matches"&gt;</w:delText>
              </w:r>
            </w:del>
          </w:p>
          <w:p w14:paraId="04E37888" w14:textId="77777777" w:rsidR="00105B1A" w:rsidRDefault="00105B1A" w:rsidP="00105B1A">
            <w:pPr>
              <w:pStyle w:val="XML1"/>
              <w:rPr>
                <w:del w:id="6225" w:author="aas" w:date="2013-10-14T02:06:00Z"/>
              </w:rPr>
            </w:pPr>
            <w:del w:id="6226" w:author="aas" w:date="2013-10-14T02:06:00Z">
              <w:r>
                <w:delText xml:space="preserve">        &lt;xs:annotation&gt;</w:delText>
              </w:r>
            </w:del>
          </w:p>
          <w:p w14:paraId="25939B80" w14:textId="77777777" w:rsidR="00105B1A" w:rsidRDefault="00105B1A" w:rsidP="00105B1A">
            <w:pPr>
              <w:pStyle w:val="XML1"/>
              <w:rPr>
                <w:del w:id="6227" w:author="aas" w:date="2013-10-14T02:06:00Z"/>
              </w:rPr>
            </w:pPr>
            <w:del w:id="6228" w:author="aas" w:date="2013-10-14T02:06:00Z">
              <w:r>
                <w:delText xml:space="preserve">          &lt;xs:documentation&gt;</w:delText>
              </w:r>
            </w:del>
          </w:p>
          <w:p w14:paraId="2AC149C7" w14:textId="77777777" w:rsidR="00105B1A" w:rsidRDefault="00105B1A" w:rsidP="00105B1A">
            <w:pPr>
              <w:pStyle w:val="XML1"/>
              <w:rPr>
                <w:del w:id="6229" w:author="aas" w:date="2013-10-14T02:06:00Z"/>
              </w:rPr>
            </w:pPr>
            <w:del w:id="6230" w:author="aas" w:date="2013-10-14T02:06:00Z">
              <w:r>
                <w:delText xml:space="preserve">            The list of all match types supported by the</w:delText>
              </w:r>
            </w:del>
          </w:p>
          <w:p w14:paraId="54382DAF" w14:textId="77777777" w:rsidR="00105B1A" w:rsidRDefault="00105B1A" w:rsidP="00105B1A">
            <w:pPr>
              <w:pStyle w:val="XML1"/>
              <w:rPr>
                <w:del w:id="6231" w:author="aas" w:date="2013-10-14T02:06:00Z"/>
              </w:rPr>
            </w:pPr>
            <w:del w:id="6232" w:author="aas" w:date="2013-10-14T02:06:00Z">
              <w:r>
                <w:delText xml:space="preserve">            flow table.</w:delText>
              </w:r>
            </w:del>
          </w:p>
          <w:p w14:paraId="0A3D7CFA" w14:textId="77777777" w:rsidR="00105B1A" w:rsidRDefault="00105B1A" w:rsidP="00105B1A">
            <w:pPr>
              <w:pStyle w:val="XML1"/>
              <w:rPr>
                <w:del w:id="6233" w:author="aas" w:date="2013-10-14T02:06:00Z"/>
              </w:rPr>
            </w:pPr>
            <w:del w:id="6234" w:author="aas" w:date="2013-10-14T02:06:00Z">
              <w:r>
                <w:delText xml:space="preserve">          &lt;/xs:documentation&gt;</w:delText>
              </w:r>
            </w:del>
          </w:p>
          <w:p w14:paraId="73F03399" w14:textId="77777777" w:rsidR="00105B1A" w:rsidRDefault="00105B1A" w:rsidP="00105B1A">
            <w:pPr>
              <w:pStyle w:val="XML1"/>
              <w:rPr>
                <w:del w:id="6235" w:author="aas" w:date="2013-10-14T02:06:00Z"/>
              </w:rPr>
            </w:pPr>
            <w:del w:id="6236" w:author="aas" w:date="2013-10-14T02:06:00Z">
              <w:r>
                <w:delText xml:space="preserve">        &lt;/xs:annotation&gt;</w:delText>
              </w:r>
            </w:del>
          </w:p>
          <w:p w14:paraId="60F857EF" w14:textId="77777777" w:rsidR="00105B1A" w:rsidRDefault="00105B1A" w:rsidP="00105B1A">
            <w:pPr>
              <w:pStyle w:val="XML1"/>
              <w:rPr>
                <w:del w:id="6237" w:author="aas" w:date="2013-10-14T02:06:00Z"/>
              </w:rPr>
            </w:pPr>
            <w:del w:id="6238" w:author="aas" w:date="2013-10-14T02:06:00Z">
              <w:r>
                <w:delText xml:space="preserve">        &lt;xs:complexType&gt;</w:delText>
              </w:r>
            </w:del>
          </w:p>
          <w:p w14:paraId="325266A2" w14:textId="77777777" w:rsidR="00105B1A" w:rsidRDefault="00105B1A" w:rsidP="00105B1A">
            <w:pPr>
              <w:pStyle w:val="XML1"/>
              <w:rPr>
                <w:del w:id="6239" w:author="aas" w:date="2013-10-14T02:06:00Z"/>
              </w:rPr>
            </w:pPr>
            <w:del w:id="6240" w:author="aas" w:date="2013-10-14T02:06:00Z">
              <w:r>
                <w:delText xml:space="preserve">          &lt;xs:sequence&gt;</w:delText>
              </w:r>
            </w:del>
          </w:p>
          <w:p w14:paraId="1E382387" w14:textId="77777777" w:rsidR="00105B1A" w:rsidRDefault="00105B1A" w:rsidP="00105B1A">
            <w:pPr>
              <w:pStyle w:val="XML1"/>
              <w:rPr>
                <w:del w:id="6241" w:author="aas" w:date="2013-10-14T02:06:00Z"/>
              </w:rPr>
            </w:pPr>
            <w:del w:id="6242" w:author="aas" w:date="2013-10-14T02:06:00Z">
              <w:r>
                <w:delText xml:space="preserve">            &lt;xs:element name="type" minOccurs="0" maxOccurs="unbounded"  type="OFMatchFieldType"/&gt;</w:delText>
              </w:r>
            </w:del>
          </w:p>
          <w:p w14:paraId="6AB7C13D" w14:textId="77777777" w:rsidR="00105B1A" w:rsidRDefault="00105B1A" w:rsidP="00105B1A">
            <w:pPr>
              <w:pStyle w:val="XML1"/>
              <w:rPr>
                <w:del w:id="6243" w:author="aas" w:date="2013-10-14T02:06:00Z"/>
              </w:rPr>
            </w:pPr>
            <w:del w:id="6244" w:author="aas" w:date="2013-10-14T02:06:00Z">
              <w:r>
                <w:delText xml:space="preserve">          &lt;/xs:sequence&gt;</w:delText>
              </w:r>
            </w:del>
          </w:p>
          <w:p w14:paraId="267D4124" w14:textId="77777777" w:rsidR="00105B1A" w:rsidRDefault="00105B1A" w:rsidP="00105B1A">
            <w:pPr>
              <w:pStyle w:val="XML1"/>
              <w:rPr>
                <w:del w:id="6245" w:author="aas" w:date="2013-10-14T02:06:00Z"/>
              </w:rPr>
            </w:pPr>
            <w:del w:id="6246" w:author="aas" w:date="2013-10-14T02:06:00Z">
              <w:r>
                <w:delText xml:space="preserve">        &lt;/xs:complexType&gt;</w:delText>
              </w:r>
            </w:del>
          </w:p>
          <w:p w14:paraId="2E38BED9" w14:textId="77777777" w:rsidR="00105B1A" w:rsidRDefault="00105B1A" w:rsidP="00105B1A">
            <w:pPr>
              <w:pStyle w:val="XML1"/>
              <w:rPr>
                <w:del w:id="6247" w:author="aas" w:date="2013-10-14T02:06:00Z"/>
              </w:rPr>
            </w:pPr>
            <w:del w:id="6248" w:author="aas" w:date="2013-10-14T02:06:00Z">
              <w:r>
                <w:delText xml:space="preserve">      &lt;/xs:element&gt;</w:delText>
              </w:r>
            </w:del>
          </w:p>
          <w:p w14:paraId="51FE4A38" w14:textId="77777777" w:rsidR="00105B1A" w:rsidRDefault="00105B1A" w:rsidP="00105B1A">
            <w:pPr>
              <w:pStyle w:val="XML1"/>
              <w:rPr>
                <w:del w:id="6249" w:author="aas" w:date="2013-10-14T02:06:00Z"/>
              </w:rPr>
            </w:pPr>
            <w:del w:id="6250" w:author="aas" w:date="2013-10-14T02:06:00Z">
              <w:r>
                <w:delText xml:space="preserve">      &lt;xs:element name="write-actions"&gt;</w:delText>
              </w:r>
            </w:del>
          </w:p>
          <w:p w14:paraId="237239CF" w14:textId="77777777" w:rsidR="00105B1A" w:rsidRDefault="00105B1A" w:rsidP="00105B1A">
            <w:pPr>
              <w:pStyle w:val="XML1"/>
              <w:rPr>
                <w:del w:id="6251" w:author="aas" w:date="2013-10-14T02:06:00Z"/>
              </w:rPr>
            </w:pPr>
            <w:del w:id="6252" w:author="aas" w:date="2013-10-14T02:06:00Z">
              <w:r>
                <w:delText xml:space="preserve">        &lt;xs:annotation&gt;</w:delText>
              </w:r>
            </w:del>
          </w:p>
          <w:p w14:paraId="70209084" w14:textId="77777777" w:rsidR="00105B1A" w:rsidRDefault="00105B1A" w:rsidP="00105B1A">
            <w:pPr>
              <w:pStyle w:val="XML1"/>
              <w:rPr>
                <w:del w:id="6253" w:author="aas" w:date="2013-10-14T02:06:00Z"/>
              </w:rPr>
            </w:pPr>
            <w:del w:id="6254" w:author="aas" w:date="2013-10-14T02:06:00Z">
              <w:r>
                <w:delText xml:space="preserve">          &lt;xs:documentation&gt;</w:delText>
              </w:r>
            </w:del>
          </w:p>
          <w:p w14:paraId="2C54FB62" w14:textId="77777777" w:rsidR="00105B1A" w:rsidRDefault="00105B1A" w:rsidP="00105B1A">
            <w:pPr>
              <w:pStyle w:val="XML1"/>
              <w:rPr>
                <w:del w:id="6255" w:author="aas" w:date="2013-10-14T02:06:00Z"/>
              </w:rPr>
            </w:pPr>
            <w:del w:id="6256" w:author="aas" w:date="2013-10-14T02:06:00Z">
              <w:r>
                <w:delText xml:space="preserve">            The list of all write action types supported by</w:delText>
              </w:r>
            </w:del>
          </w:p>
          <w:p w14:paraId="533CB9F0" w14:textId="77777777" w:rsidR="00105B1A" w:rsidRDefault="00105B1A" w:rsidP="00105B1A">
            <w:pPr>
              <w:pStyle w:val="XML1"/>
              <w:rPr>
                <w:del w:id="6257" w:author="aas" w:date="2013-10-14T02:06:00Z"/>
              </w:rPr>
            </w:pPr>
            <w:del w:id="6258" w:author="aas" w:date="2013-10-14T02:06:00Z">
              <w:r>
                <w:delText xml:space="preserve">            the flow table.</w:delText>
              </w:r>
            </w:del>
          </w:p>
          <w:p w14:paraId="5BB61622" w14:textId="77777777" w:rsidR="00105B1A" w:rsidRDefault="00105B1A" w:rsidP="00105B1A">
            <w:pPr>
              <w:pStyle w:val="XML1"/>
              <w:rPr>
                <w:del w:id="6259" w:author="aas" w:date="2013-10-14T02:06:00Z"/>
              </w:rPr>
            </w:pPr>
            <w:del w:id="6260" w:author="aas" w:date="2013-10-14T02:06:00Z">
              <w:r>
                <w:delText xml:space="preserve">          &lt;/xs:documentation&gt;</w:delText>
              </w:r>
            </w:del>
          </w:p>
          <w:p w14:paraId="737C1068" w14:textId="77777777" w:rsidR="00105B1A" w:rsidRDefault="00105B1A" w:rsidP="00105B1A">
            <w:pPr>
              <w:pStyle w:val="XML1"/>
              <w:rPr>
                <w:del w:id="6261" w:author="aas" w:date="2013-10-14T02:06:00Z"/>
              </w:rPr>
            </w:pPr>
            <w:del w:id="6262" w:author="aas" w:date="2013-10-14T02:06:00Z">
              <w:r>
                <w:delText xml:space="preserve">        &lt;/xs:annotation&gt;</w:delText>
              </w:r>
            </w:del>
          </w:p>
          <w:p w14:paraId="798E61DC" w14:textId="77777777" w:rsidR="00105B1A" w:rsidRDefault="00105B1A" w:rsidP="00105B1A">
            <w:pPr>
              <w:pStyle w:val="XML1"/>
              <w:rPr>
                <w:del w:id="6263" w:author="aas" w:date="2013-10-14T02:06:00Z"/>
              </w:rPr>
            </w:pPr>
            <w:del w:id="6264" w:author="aas" w:date="2013-10-14T02:06:00Z">
              <w:r>
                <w:delText xml:space="preserve">        &lt;xs:complexType&gt;</w:delText>
              </w:r>
            </w:del>
          </w:p>
          <w:p w14:paraId="664D2D54" w14:textId="77777777" w:rsidR="00105B1A" w:rsidRDefault="00105B1A" w:rsidP="00105B1A">
            <w:pPr>
              <w:pStyle w:val="XML1"/>
              <w:rPr>
                <w:del w:id="6265" w:author="aas" w:date="2013-10-14T02:06:00Z"/>
              </w:rPr>
            </w:pPr>
            <w:del w:id="6266" w:author="aas" w:date="2013-10-14T02:06:00Z">
              <w:r>
                <w:delText xml:space="preserve">          &lt;xs:sequence&gt;</w:delText>
              </w:r>
            </w:del>
          </w:p>
          <w:p w14:paraId="39D0EBD3" w14:textId="77777777" w:rsidR="00105B1A" w:rsidRDefault="00105B1A" w:rsidP="00105B1A">
            <w:pPr>
              <w:pStyle w:val="XML1"/>
              <w:rPr>
                <w:del w:id="6267" w:author="aas" w:date="2013-10-14T02:06:00Z"/>
              </w:rPr>
            </w:pPr>
            <w:del w:id="6268" w:author="aas" w:date="2013-10-14T02:06:00Z">
              <w:r>
                <w:delText xml:space="preserve">            &lt;xs:element name="type" minOccurs="0" maxOccurs="unbounded"  type="OFActionType"/&gt;</w:delText>
              </w:r>
            </w:del>
          </w:p>
          <w:p w14:paraId="1EF3BE3E" w14:textId="77777777" w:rsidR="00105B1A" w:rsidRDefault="00105B1A" w:rsidP="00105B1A">
            <w:pPr>
              <w:pStyle w:val="XML1"/>
              <w:rPr>
                <w:del w:id="6269" w:author="aas" w:date="2013-10-14T02:06:00Z"/>
              </w:rPr>
            </w:pPr>
            <w:del w:id="6270" w:author="aas" w:date="2013-10-14T02:06:00Z">
              <w:r>
                <w:delText xml:space="preserve">          &lt;/xs:sequence&gt;</w:delText>
              </w:r>
            </w:del>
          </w:p>
          <w:p w14:paraId="07D61A08" w14:textId="77777777" w:rsidR="00105B1A" w:rsidRDefault="00105B1A" w:rsidP="00105B1A">
            <w:pPr>
              <w:pStyle w:val="XML1"/>
              <w:rPr>
                <w:del w:id="6271" w:author="aas" w:date="2013-10-14T02:06:00Z"/>
              </w:rPr>
            </w:pPr>
            <w:del w:id="6272" w:author="aas" w:date="2013-10-14T02:06:00Z">
              <w:r>
                <w:delText xml:space="preserve">        &lt;/xs:complexType&gt;</w:delText>
              </w:r>
            </w:del>
          </w:p>
          <w:p w14:paraId="3BB15FA7" w14:textId="77777777" w:rsidR="00105B1A" w:rsidRDefault="00105B1A" w:rsidP="00105B1A">
            <w:pPr>
              <w:pStyle w:val="XML1"/>
              <w:rPr>
                <w:del w:id="6273" w:author="aas" w:date="2013-10-14T02:06:00Z"/>
              </w:rPr>
            </w:pPr>
            <w:del w:id="6274" w:author="aas" w:date="2013-10-14T02:06:00Z">
              <w:r>
                <w:delText xml:space="preserve">      &lt;/xs:element&gt;</w:delText>
              </w:r>
            </w:del>
          </w:p>
          <w:p w14:paraId="1EAF4CBB" w14:textId="77777777" w:rsidR="00105B1A" w:rsidRDefault="00105B1A" w:rsidP="00105B1A">
            <w:pPr>
              <w:pStyle w:val="XML1"/>
              <w:rPr>
                <w:del w:id="6275" w:author="aas" w:date="2013-10-14T02:06:00Z"/>
              </w:rPr>
            </w:pPr>
            <w:del w:id="6276" w:author="aas" w:date="2013-10-14T02:06:00Z">
              <w:r>
                <w:delText xml:space="preserve">      &lt;xs:element name="apply-actions"&gt;</w:delText>
              </w:r>
            </w:del>
          </w:p>
          <w:p w14:paraId="461F6B37" w14:textId="77777777" w:rsidR="00105B1A" w:rsidRDefault="00105B1A" w:rsidP="00105B1A">
            <w:pPr>
              <w:pStyle w:val="XML1"/>
              <w:rPr>
                <w:del w:id="6277" w:author="aas" w:date="2013-10-14T02:06:00Z"/>
              </w:rPr>
            </w:pPr>
            <w:del w:id="6278" w:author="aas" w:date="2013-10-14T02:06:00Z">
              <w:r>
                <w:delText xml:space="preserve">        &lt;xs:annotation&gt;</w:delText>
              </w:r>
            </w:del>
          </w:p>
          <w:p w14:paraId="3E60E92F" w14:textId="77777777" w:rsidR="00105B1A" w:rsidRDefault="00105B1A" w:rsidP="00105B1A">
            <w:pPr>
              <w:pStyle w:val="XML1"/>
              <w:rPr>
                <w:del w:id="6279" w:author="aas" w:date="2013-10-14T02:06:00Z"/>
              </w:rPr>
            </w:pPr>
            <w:del w:id="6280" w:author="aas" w:date="2013-10-14T02:06:00Z">
              <w:r>
                <w:delText xml:space="preserve">          &lt;xs:documentation&gt;</w:delText>
              </w:r>
            </w:del>
          </w:p>
          <w:p w14:paraId="26DE7F80" w14:textId="77777777" w:rsidR="00105B1A" w:rsidRDefault="00105B1A" w:rsidP="00105B1A">
            <w:pPr>
              <w:pStyle w:val="XML1"/>
              <w:rPr>
                <w:del w:id="6281" w:author="aas" w:date="2013-10-14T02:06:00Z"/>
              </w:rPr>
            </w:pPr>
            <w:del w:id="6282" w:author="aas" w:date="2013-10-14T02:06:00Z">
              <w:r>
                <w:delText xml:space="preserve">            The list of all apply action types supported by</w:delText>
              </w:r>
            </w:del>
          </w:p>
          <w:p w14:paraId="40CE19A8" w14:textId="77777777" w:rsidR="00105B1A" w:rsidRDefault="00105B1A" w:rsidP="00105B1A">
            <w:pPr>
              <w:pStyle w:val="XML1"/>
              <w:rPr>
                <w:del w:id="6283" w:author="aas" w:date="2013-10-14T02:06:00Z"/>
              </w:rPr>
            </w:pPr>
            <w:del w:id="6284" w:author="aas" w:date="2013-10-14T02:06:00Z">
              <w:r>
                <w:delText xml:space="preserve">            the flow table.</w:delText>
              </w:r>
            </w:del>
          </w:p>
          <w:p w14:paraId="3DBB18CC" w14:textId="77777777" w:rsidR="00105B1A" w:rsidRDefault="00105B1A" w:rsidP="00105B1A">
            <w:pPr>
              <w:pStyle w:val="XML1"/>
              <w:rPr>
                <w:del w:id="6285" w:author="aas" w:date="2013-10-14T02:06:00Z"/>
              </w:rPr>
            </w:pPr>
            <w:del w:id="6286" w:author="aas" w:date="2013-10-14T02:06:00Z">
              <w:r>
                <w:delText xml:space="preserve">          &lt;/xs:documentation&gt;</w:delText>
              </w:r>
            </w:del>
          </w:p>
          <w:p w14:paraId="4DB330FC" w14:textId="77777777" w:rsidR="00105B1A" w:rsidRDefault="00105B1A" w:rsidP="00105B1A">
            <w:pPr>
              <w:pStyle w:val="XML1"/>
              <w:rPr>
                <w:del w:id="6287" w:author="aas" w:date="2013-10-14T02:06:00Z"/>
              </w:rPr>
            </w:pPr>
            <w:del w:id="6288" w:author="aas" w:date="2013-10-14T02:06:00Z">
              <w:r>
                <w:delText xml:space="preserve">        &lt;/xs:annotation&gt;</w:delText>
              </w:r>
            </w:del>
          </w:p>
          <w:p w14:paraId="6E6B1C72" w14:textId="77777777" w:rsidR="00105B1A" w:rsidRDefault="00105B1A" w:rsidP="00105B1A">
            <w:pPr>
              <w:pStyle w:val="XML1"/>
              <w:rPr>
                <w:del w:id="6289" w:author="aas" w:date="2013-10-14T02:06:00Z"/>
              </w:rPr>
            </w:pPr>
            <w:del w:id="6290" w:author="aas" w:date="2013-10-14T02:06:00Z">
              <w:r>
                <w:delText xml:space="preserve">        &lt;xs:complexType&gt;</w:delText>
              </w:r>
            </w:del>
          </w:p>
          <w:p w14:paraId="1E2F26A5" w14:textId="77777777" w:rsidR="00105B1A" w:rsidRDefault="00105B1A" w:rsidP="00105B1A">
            <w:pPr>
              <w:pStyle w:val="XML1"/>
              <w:rPr>
                <w:del w:id="6291" w:author="aas" w:date="2013-10-14T02:06:00Z"/>
              </w:rPr>
            </w:pPr>
            <w:del w:id="6292" w:author="aas" w:date="2013-10-14T02:06:00Z">
              <w:r>
                <w:delText xml:space="preserve">          &lt;xs:sequence&gt;</w:delText>
              </w:r>
            </w:del>
          </w:p>
          <w:p w14:paraId="11EA4AB5" w14:textId="77777777" w:rsidR="00105B1A" w:rsidRDefault="00105B1A" w:rsidP="00105B1A">
            <w:pPr>
              <w:pStyle w:val="XML1"/>
              <w:rPr>
                <w:del w:id="6293" w:author="aas" w:date="2013-10-14T02:06:00Z"/>
              </w:rPr>
            </w:pPr>
            <w:del w:id="6294" w:author="aas" w:date="2013-10-14T02:06:00Z">
              <w:r>
                <w:delText xml:space="preserve">            &lt;xs:element name="type" minOccurs="0" maxOccurs="unbounded"  type="OFActionType"/&gt;</w:delText>
              </w:r>
            </w:del>
          </w:p>
          <w:p w14:paraId="6440AF29" w14:textId="77777777" w:rsidR="00105B1A" w:rsidRDefault="00105B1A" w:rsidP="00105B1A">
            <w:pPr>
              <w:pStyle w:val="XML1"/>
              <w:rPr>
                <w:del w:id="6295" w:author="aas" w:date="2013-10-14T02:06:00Z"/>
              </w:rPr>
            </w:pPr>
            <w:del w:id="6296" w:author="aas" w:date="2013-10-14T02:06:00Z">
              <w:r>
                <w:delText xml:space="preserve">          &lt;/xs:sequence&gt;</w:delText>
              </w:r>
            </w:del>
          </w:p>
          <w:p w14:paraId="208C9495" w14:textId="77777777" w:rsidR="00105B1A" w:rsidRDefault="00105B1A" w:rsidP="00105B1A">
            <w:pPr>
              <w:pStyle w:val="XML1"/>
              <w:rPr>
                <w:del w:id="6297" w:author="aas" w:date="2013-10-14T02:06:00Z"/>
              </w:rPr>
            </w:pPr>
            <w:del w:id="6298" w:author="aas" w:date="2013-10-14T02:06:00Z">
              <w:r>
                <w:delText xml:space="preserve">        &lt;/xs:complexType&gt;</w:delText>
              </w:r>
            </w:del>
          </w:p>
          <w:p w14:paraId="4C2CE60E" w14:textId="77777777" w:rsidR="00105B1A" w:rsidRDefault="00105B1A" w:rsidP="00105B1A">
            <w:pPr>
              <w:pStyle w:val="XML1"/>
              <w:rPr>
                <w:del w:id="6299" w:author="aas" w:date="2013-10-14T02:06:00Z"/>
              </w:rPr>
            </w:pPr>
            <w:del w:id="6300" w:author="aas" w:date="2013-10-14T02:06:00Z">
              <w:r>
                <w:delText xml:space="preserve">      &lt;/xs:element&gt;</w:delText>
              </w:r>
            </w:del>
          </w:p>
          <w:p w14:paraId="71827D53" w14:textId="77777777" w:rsidR="00105B1A" w:rsidRDefault="00105B1A" w:rsidP="00105B1A">
            <w:pPr>
              <w:pStyle w:val="XML1"/>
              <w:rPr>
                <w:del w:id="6301" w:author="aas" w:date="2013-10-14T02:06:00Z"/>
              </w:rPr>
            </w:pPr>
            <w:del w:id="6302" w:author="aas" w:date="2013-10-14T02:06:00Z">
              <w:r>
                <w:delText xml:space="preserve">      &lt;xs:element name="write-setfields"&gt;</w:delText>
              </w:r>
            </w:del>
          </w:p>
          <w:p w14:paraId="360EDBFA" w14:textId="77777777" w:rsidR="00105B1A" w:rsidRDefault="00105B1A" w:rsidP="00105B1A">
            <w:pPr>
              <w:pStyle w:val="XML1"/>
              <w:rPr>
                <w:del w:id="6303" w:author="aas" w:date="2013-10-14T02:06:00Z"/>
              </w:rPr>
            </w:pPr>
            <w:del w:id="6304" w:author="aas" w:date="2013-10-14T02:06:00Z">
              <w:r>
                <w:delText xml:space="preserve">        &lt;xs:annotation&gt;</w:delText>
              </w:r>
            </w:del>
          </w:p>
          <w:p w14:paraId="7319E55A" w14:textId="77777777" w:rsidR="00105B1A" w:rsidRDefault="00105B1A" w:rsidP="00105B1A">
            <w:pPr>
              <w:pStyle w:val="XML1"/>
              <w:rPr>
                <w:del w:id="6305" w:author="aas" w:date="2013-10-14T02:06:00Z"/>
              </w:rPr>
            </w:pPr>
            <w:del w:id="6306" w:author="aas" w:date="2013-10-14T02:06:00Z">
              <w:r>
                <w:delText xml:space="preserve">          &lt;xs:documentation&gt;</w:delText>
              </w:r>
            </w:del>
          </w:p>
          <w:p w14:paraId="43809E3D" w14:textId="77777777" w:rsidR="00105B1A" w:rsidRDefault="00105B1A" w:rsidP="00105B1A">
            <w:pPr>
              <w:pStyle w:val="XML1"/>
              <w:rPr>
                <w:del w:id="6307" w:author="aas" w:date="2013-10-14T02:06:00Z"/>
              </w:rPr>
            </w:pPr>
            <w:del w:id="6308" w:author="aas" w:date="2013-10-14T02:06:00Z">
              <w:r>
                <w:delText xml:space="preserve">            The list of all 'set-field' action types </w:delText>
              </w:r>
            </w:del>
          </w:p>
          <w:p w14:paraId="38435D68" w14:textId="77777777" w:rsidR="00105B1A" w:rsidRDefault="00105B1A" w:rsidP="00105B1A">
            <w:pPr>
              <w:pStyle w:val="XML1"/>
              <w:rPr>
                <w:del w:id="6309" w:author="aas" w:date="2013-10-14T02:06:00Z"/>
              </w:rPr>
            </w:pPr>
            <w:del w:id="6310" w:author="aas" w:date="2013-10-14T02:06:00Z">
              <w:r>
                <w:delText xml:space="preserve">            supported by the table using write actions.</w:delText>
              </w:r>
            </w:del>
          </w:p>
          <w:p w14:paraId="0B63310E" w14:textId="77777777" w:rsidR="00105B1A" w:rsidRDefault="00105B1A" w:rsidP="00105B1A">
            <w:pPr>
              <w:pStyle w:val="XML1"/>
              <w:rPr>
                <w:del w:id="6311" w:author="aas" w:date="2013-10-14T02:06:00Z"/>
              </w:rPr>
            </w:pPr>
            <w:del w:id="6312" w:author="aas" w:date="2013-10-14T02:06:00Z">
              <w:r>
                <w:delText xml:space="preserve">          &lt;/xs:documentation&gt;</w:delText>
              </w:r>
            </w:del>
          </w:p>
          <w:p w14:paraId="775DAA7E" w14:textId="77777777" w:rsidR="00105B1A" w:rsidRDefault="00105B1A" w:rsidP="00105B1A">
            <w:pPr>
              <w:pStyle w:val="XML1"/>
              <w:rPr>
                <w:del w:id="6313" w:author="aas" w:date="2013-10-14T02:06:00Z"/>
              </w:rPr>
            </w:pPr>
            <w:del w:id="6314" w:author="aas" w:date="2013-10-14T02:06:00Z">
              <w:r>
                <w:delText xml:space="preserve">        &lt;/xs:annotation&gt;</w:delText>
              </w:r>
            </w:del>
          </w:p>
          <w:p w14:paraId="5F629DC1" w14:textId="77777777" w:rsidR="00105B1A" w:rsidRDefault="00105B1A" w:rsidP="00105B1A">
            <w:pPr>
              <w:pStyle w:val="XML1"/>
              <w:rPr>
                <w:del w:id="6315" w:author="aas" w:date="2013-10-14T02:06:00Z"/>
              </w:rPr>
            </w:pPr>
            <w:del w:id="6316" w:author="aas" w:date="2013-10-14T02:06:00Z">
              <w:r>
                <w:delText xml:space="preserve">        &lt;xs:complexType&gt;</w:delText>
              </w:r>
            </w:del>
          </w:p>
          <w:p w14:paraId="654AEA39" w14:textId="77777777" w:rsidR="00105B1A" w:rsidRDefault="00105B1A" w:rsidP="00105B1A">
            <w:pPr>
              <w:pStyle w:val="XML1"/>
              <w:rPr>
                <w:del w:id="6317" w:author="aas" w:date="2013-10-14T02:06:00Z"/>
              </w:rPr>
            </w:pPr>
            <w:del w:id="6318" w:author="aas" w:date="2013-10-14T02:06:00Z">
              <w:r>
                <w:delText xml:space="preserve">          &lt;xs:sequence&gt;</w:delText>
              </w:r>
            </w:del>
          </w:p>
          <w:p w14:paraId="0608893E" w14:textId="77777777" w:rsidR="00105B1A" w:rsidRDefault="00105B1A" w:rsidP="00105B1A">
            <w:pPr>
              <w:pStyle w:val="XML1"/>
              <w:rPr>
                <w:del w:id="6319" w:author="aas" w:date="2013-10-14T02:06:00Z"/>
              </w:rPr>
            </w:pPr>
            <w:del w:id="6320" w:author="aas" w:date="2013-10-14T02:06:00Z">
              <w:r>
                <w:delText xml:space="preserve">            &lt;xs:element name="type" minOccurs="0" maxOccurs="unbounded"  type="OFMatchFieldType"/&gt;</w:delText>
              </w:r>
            </w:del>
          </w:p>
          <w:p w14:paraId="1085BEA8" w14:textId="77777777" w:rsidR="00105B1A" w:rsidRDefault="00105B1A" w:rsidP="00105B1A">
            <w:pPr>
              <w:pStyle w:val="XML1"/>
              <w:rPr>
                <w:del w:id="6321" w:author="aas" w:date="2013-10-14T02:06:00Z"/>
              </w:rPr>
            </w:pPr>
            <w:del w:id="6322" w:author="aas" w:date="2013-10-14T02:06:00Z">
              <w:r>
                <w:delText xml:space="preserve">          &lt;/xs:sequence&gt;</w:delText>
              </w:r>
            </w:del>
          </w:p>
          <w:p w14:paraId="75EFF02B" w14:textId="77777777" w:rsidR="00105B1A" w:rsidRDefault="00105B1A" w:rsidP="00105B1A">
            <w:pPr>
              <w:pStyle w:val="XML1"/>
              <w:rPr>
                <w:del w:id="6323" w:author="aas" w:date="2013-10-14T02:06:00Z"/>
              </w:rPr>
            </w:pPr>
            <w:del w:id="6324" w:author="aas" w:date="2013-10-14T02:06:00Z">
              <w:r>
                <w:delText xml:space="preserve">        &lt;/xs:complexType&gt;</w:delText>
              </w:r>
            </w:del>
          </w:p>
          <w:p w14:paraId="10DDAA38" w14:textId="77777777" w:rsidR="00105B1A" w:rsidRDefault="00105B1A" w:rsidP="00105B1A">
            <w:pPr>
              <w:pStyle w:val="XML1"/>
              <w:rPr>
                <w:del w:id="6325" w:author="aas" w:date="2013-10-14T02:06:00Z"/>
              </w:rPr>
            </w:pPr>
            <w:del w:id="6326" w:author="aas" w:date="2013-10-14T02:06:00Z">
              <w:r>
                <w:delText xml:space="preserve">      &lt;/xs:element&gt;</w:delText>
              </w:r>
            </w:del>
          </w:p>
          <w:p w14:paraId="22D7DEEB" w14:textId="77777777" w:rsidR="00105B1A" w:rsidRDefault="00105B1A" w:rsidP="00105B1A">
            <w:pPr>
              <w:pStyle w:val="XML1"/>
              <w:rPr>
                <w:del w:id="6327" w:author="aas" w:date="2013-10-14T02:06:00Z"/>
              </w:rPr>
            </w:pPr>
            <w:del w:id="6328" w:author="aas" w:date="2013-10-14T02:06:00Z">
              <w:r>
                <w:delText xml:space="preserve">      &lt;xs:element name="apply-setfields"&gt;</w:delText>
              </w:r>
            </w:del>
          </w:p>
          <w:p w14:paraId="4E8F962B" w14:textId="77777777" w:rsidR="00105B1A" w:rsidRDefault="00105B1A" w:rsidP="00105B1A">
            <w:pPr>
              <w:pStyle w:val="XML1"/>
              <w:rPr>
                <w:del w:id="6329" w:author="aas" w:date="2013-10-14T02:06:00Z"/>
              </w:rPr>
            </w:pPr>
            <w:del w:id="6330" w:author="aas" w:date="2013-10-14T02:06:00Z">
              <w:r>
                <w:delText xml:space="preserve">        &lt;xs:annotation&gt;</w:delText>
              </w:r>
            </w:del>
          </w:p>
          <w:p w14:paraId="7580BD52" w14:textId="77777777" w:rsidR="00105B1A" w:rsidRDefault="00105B1A" w:rsidP="00105B1A">
            <w:pPr>
              <w:pStyle w:val="XML1"/>
              <w:rPr>
                <w:del w:id="6331" w:author="aas" w:date="2013-10-14T02:06:00Z"/>
              </w:rPr>
            </w:pPr>
            <w:del w:id="6332" w:author="aas" w:date="2013-10-14T02:06:00Z">
              <w:r>
                <w:delText xml:space="preserve">          &lt;xs:documentation&gt;</w:delText>
              </w:r>
            </w:del>
          </w:p>
          <w:p w14:paraId="66EBDA7D" w14:textId="77777777" w:rsidR="00105B1A" w:rsidRDefault="00105B1A" w:rsidP="00105B1A">
            <w:pPr>
              <w:pStyle w:val="XML1"/>
              <w:rPr>
                <w:del w:id="6333" w:author="aas" w:date="2013-10-14T02:06:00Z"/>
              </w:rPr>
            </w:pPr>
            <w:del w:id="6334" w:author="aas" w:date="2013-10-14T02:06:00Z">
              <w:r>
                <w:delText xml:space="preserve">            The list of all 'set-field' action types </w:delText>
              </w:r>
            </w:del>
          </w:p>
          <w:p w14:paraId="0129D63D" w14:textId="77777777" w:rsidR="00105B1A" w:rsidRDefault="00105B1A" w:rsidP="00105B1A">
            <w:pPr>
              <w:pStyle w:val="XML1"/>
              <w:rPr>
                <w:del w:id="6335" w:author="aas" w:date="2013-10-14T02:06:00Z"/>
              </w:rPr>
            </w:pPr>
            <w:del w:id="6336" w:author="aas" w:date="2013-10-14T02:06:00Z">
              <w:r>
                <w:delText xml:space="preserve">            supported by the table using apply actions.</w:delText>
              </w:r>
            </w:del>
          </w:p>
          <w:p w14:paraId="3D0C9A0F" w14:textId="77777777" w:rsidR="00105B1A" w:rsidRDefault="00105B1A" w:rsidP="00105B1A">
            <w:pPr>
              <w:pStyle w:val="XML1"/>
              <w:rPr>
                <w:del w:id="6337" w:author="aas" w:date="2013-10-14T02:06:00Z"/>
              </w:rPr>
            </w:pPr>
            <w:del w:id="6338" w:author="aas" w:date="2013-10-14T02:06:00Z">
              <w:r>
                <w:delText xml:space="preserve">          &lt;/xs:documentation&gt;</w:delText>
              </w:r>
            </w:del>
          </w:p>
          <w:p w14:paraId="277EF842" w14:textId="77777777" w:rsidR="00105B1A" w:rsidRDefault="00105B1A" w:rsidP="00105B1A">
            <w:pPr>
              <w:pStyle w:val="XML1"/>
              <w:rPr>
                <w:del w:id="6339" w:author="aas" w:date="2013-10-14T02:06:00Z"/>
              </w:rPr>
            </w:pPr>
            <w:del w:id="6340" w:author="aas" w:date="2013-10-14T02:06:00Z">
              <w:r>
                <w:delText xml:space="preserve">        &lt;/xs:annotation&gt;</w:delText>
              </w:r>
            </w:del>
          </w:p>
          <w:p w14:paraId="4D06D3DE" w14:textId="77777777" w:rsidR="00105B1A" w:rsidRDefault="00105B1A" w:rsidP="00105B1A">
            <w:pPr>
              <w:pStyle w:val="XML1"/>
              <w:rPr>
                <w:del w:id="6341" w:author="aas" w:date="2013-10-14T02:06:00Z"/>
              </w:rPr>
            </w:pPr>
            <w:del w:id="6342" w:author="aas" w:date="2013-10-14T02:06:00Z">
              <w:r>
                <w:delText xml:space="preserve">        &lt;xs:complexType&gt;</w:delText>
              </w:r>
            </w:del>
          </w:p>
          <w:p w14:paraId="19FAC7F6" w14:textId="77777777" w:rsidR="00105B1A" w:rsidRDefault="00105B1A" w:rsidP="00105B1A">
            <w:pPr>
              <w:pStyle w:val="XML1"/>
              <w:rPr>
                <w:del w:id="6343" w:author="aas" w:date="2013-10-14T02:06:00Z"/>
              </w:rPr>
            </w:pPr>
            <w:del w:id="6344" w:author="aas" w:date="2013-10-14T02:06:00Z">
              <w:r>
                <w:delText xml:space="preserve">          &lt;xs:sequence&gt;</w:delText>
              </w:r>
            </w:del>
          </w:p>
          <w:p w14:paraId="44D5F9D0" w14:textId="77777777" w:rsidR="00105B1A" w:rsidRDefault="00105B1A" w:rsidP="00105B1A">
            <w:pPr>
              <w:pStyle w:val="XML1"/>
              <w:rPr>
                <w:del w:id="6345" w:author="aas" w:date="2013-10-14T02:06:00Z"/>
              </w:rPr>
            </w:pPr>
            <w:del w:id="6346" w:author="aas" w:date="2013-10-14T02:06:00Z">
              <w:r>
                <w:delText xml:space="preserve">            &lt;xs:element name="type" minOccurs="0" maxOccurs="unbounded"  type="OFMatchFieldType"/&gt;</w:delText>
              </w:r>
            </w:del>
          </w:p>
          <w:p w14:paraId="5FDD8B69" w14:textId="77777777" w:rsidR="00105B1A" w:rsidRDefault="00105B1A" w:rsidP="00105B1A">
            <w:pPr>
              <w:pStyle w:val="XML1"/>
              <w:rPr>
                <w:del w:id="6347" w:author="aas" w:date="2013-10-14T02:06:00Z"/>
              </w:rPr>
            </w:pPr>
            <w:del w:id="6348" w:author="aas" w:date="2013-10-14T02:06:00Z">
              <w:r>
                <w:delText xml:space="preserve">          &lt;/xs:sequence&gt;</w:delText>
              </w:r>
            </w:del>
          </w:p>
          <w:p w14:paraId="513A15BB" w14:textId="77777777" w:rsidR="00105B1A" w:rsidRDefault="00105B1A" w:rsidP="00105B1A">
            <w:pPr>
              <w:pStyle w:val="XML1"/>
              <w:rPr>
                <w:del w:id="6349" w:author="aas" w:date="2013-10-14T02:06:00Z"/>
              </w:rPr>
            </w:pPr>
            <w:del w:id="6350" w:author="aas" w:date="2013-10-14T02:06:00Z">
              <w:r>
                <w:delText xml:space="preserve">        &lt;/xs:complexType&gt;</w:delText>
              </w:r>
            </w:del>
          </w:p>
          <w:p w14:paraId="3C6097ED" w14:textId="77777777" w:rsidR="00105B1A" w:rsidRDefault="00105B1A" w:rsidP="00105B1A">
            <w:pPr>
              <w:pStyle w:val="XML1"/>
              <w:rPr>
                <w:del w:id="6351" w:author="aas" w:date="2013-10-14T02:06:00Z"/>
              </w:rPr>
            </w:pPr>
            <w:del w:id="6352" w:author="aas" w:date="2013-10-14T02:06:00Z">
              <w:r>
                <w:delText xml:space="preserve">      &lt;/xs:element&gt;</w:delText>
              </w:r>
            </w:del>
          </w:p>
          <w:p w14:paraId="60B135A3" w14:textId="77777777" w:rsidR="00105B1A" w:rsidRDefault="00105B1A" w:rsidP="00105B1A">
            <w:pPr>
              <w:pStyle w:val="XML1"/>
              <w:rPr>
                <w:del w:id="6353" w:author="aas" w:date="2013-10-14T02:06:00Z"/>
              </w:rPr>
            </w:pPr>
            <w:del w:id="6354" w:author="aas" w:date="2013-10-14T02:06:00Z">
              <w:r>
                <w:delText xml:space="preserve">      &lt;xs:element name="wildcards"&gt;</w:delText>
              </w:r>
            </w:del>
          </w:p>
          <w:p w14:paraId="0963A68E" w14:textId="77777777" w:rsidR="00105B1A" w:rsidRDefault="00105B1A" w:rsidP="00105B1A">
            <w:pPr>
              <w:pStyle w:val="XML1"/>
              <w:rPr>
                <w:del w:id="6355" w:author="aas" w:date="2013-10-14T02:06:00Z"/>
              </w:rPr>
            </w:pPr>
            <w:del w:id="6356" w:author="aas" w:date="2013-10-14T02:06:00Z">
              <w:r>
                <w:delText xml:space="preserve">        &lt;xs:annotation&gt;</w:delText>
              </w:r>
            </w:del>
          </w:p>
          <w:p w14:paraId="4EF93E1F" w14:textId="77777777" w:rsidR="00105B1A" w:rsidRDefault="00105B1A" w:rsidP="00105B1A">
            <w:pPr>
              <w:pStyle w:val="XML1"/>
              <w:rPr>
                <w:del w:id="6357" w:author="aas" w:date="2013-10-14T02:06:00Z"/>
              </w:rPr>
            </w:pPr>
            <w:del w:id="6358" w:author="aas" w:date="2013-10-14T02:06:00Z">
              <w:r>
                <w:delText xml:space="preserve">          &lt;xs:documentation&gt;</w:delText>
              </w:r>
            </w:del>
          </w:p>
          <w:p w14:paraId="4AD10F5E" w14:textId="77777777" w:rsidR="00105B1A" w:rsidRDefault="00105B1A" w:rsidP="00105B1A">
            <w:pPr>
              <w:pStyle w:val="XML1"/>
              <w:rPr>
                <w:del w:id="6359" w:author="aas" w:date="2013-10-14T02:06:00Z"/>
              </w:rPr>
            </w:pPr>
            <w:del w:id="6360" w:author="aas" w:date="2013-10-14T02:06:00Z">
              <w:r>
                <w:delText xml:space="preserve">            The list of all fields for which the table </w:delText>
              </w:r>
            </w:del>
          </w:p>
          <w:p w14:paraId="51475666" w14:textId="77777777" w:rsidR="00105B1A" w:rsidRDefault="00105B1A" w:rsidP="00105B1A">
            <w:pPr>
              <w:pStyle w:val="XML1"/>
              <w:rPr>
                <w:del w:id="6361" w:author="aas" w:date="2013-10-14T02:06:00Z"/>
              </w:rPr>
            </w:pPr>
            <w:del w:id="6362" w:author="aas" w:date="2013-10-14T02:06:00Z">
              <w:r>
                <w:delText xml:space="preserve">            supports wildcarding.</w:delText>
              </w:r>
            </w:del>
          </w:p>
          <w:p w14:paraId="38CA6B4F" w14:textId="77777777" w:rsidR="00105B1A" w:rsidRDefault="00105B1A" w:rsidP="00105B1A">
            <w:pPr>
              <w:pStyle w:val="XML1"/>
              <w:rPr>
                <w:del w:id="6363" w:author="aas" w:date="2013-10-14T02:06:00Z"/>
              </w:rPr>
            </w:pPr>
            <w:del w:id="6364" w:author="aas" w:date="2013-10-14T02:06:00Z">
              <w:r>
                <w:delText xml:space="preserve">          &lt;/xs:documentation&gt;</w:delText>
              </w:r>
            </w:del>
          </w:p>
          <w:p w14:paraId="488390E3" w14:textId="77777777" w:rsidR="00105B1A" w:rsidRDefault="00105B1A" w:rsidP="00105B1A">
            <w:pPr>
              <w:pStyle w:val="XML1"/>
              <w:rPr>
                <w:del w:id="6365" w:author="aas" w:date="2013-10-14T02:06:00Z"/>
              </w:rPr>
            </w:pPr>
            <w:del w:id="6366" w:author="aas" w:date="2013-10-14T02:06:00Z">
              <w:r>
                <w:delText xml:space="preserve">        &lt;/xs:annotation&gt;</w:delText>
              </w:r>
            </w:del>
          </w:p>
          <w:p w14:paraId="7A5A3079" w14:textId="77777777" w:rsidR="00105B1A" w:rsidRDefault="00105B1A" w:rsidP="00105B1A">
            <w:pPr>
              <w:pStyle w:val="XML1"/>
              <w:rPr>
                <w:del w:id="6367" w:author="aas" w:date="2013-10-14T02:06:00Z"/>
              </w:rPr>
            </w:pPr>
            <w:del w:id="6368" w:author="aas" w:date="2013-10-14T02:06:00Z">
              <w:r>
                <w:delText xml:space="preserve">        &lt;xs:complexType&gt;</w:delText>
              </w:r>
            </w:del>
          </w:p>
          <w:p w14:paraId="71029441" w14:textId="77777777" w:rsidR="00105B1A" w:rsidRDefault="00105B1A" w:rsidP="00105B1A">
            <w:pPr>
              <w:pStyle w:val="XML1"/>
              <w:rPr>
                <w:del w:id="6369" w:author="aas" w:date="2013-10-14T02:06:00Z"/>
              </w:rPr>
            </w:pPr>
            <w:del w:id="6370" w:author="aas" w:date="2013-10-14T02:06:00Z">
              <w:r>
                <w:delText xml:space="preserve">          &lt;xs:sequence&gt;</w:delText>
              </w:r>
            </w:del>
          </w:p>
          <w:p w14:paraId="0AFE7D06" w14:textId="77777777" w:rsidR="00105B1A" w:rsidRDefault="00105B1A" w:rsidP="00105B1A">
            <w:pPr>
              <w:pStyle w:val="XML1"/>
              <w:rPr>
                <w:del w:id="6371" w:author="aas" w:date="2013-10-14T02:06:00Z"/>
              </w:rPr>
            </w:pPr>
            <w:del w:id="6372" w:author="aas" w:date="2013-10-14T02:06:00Z">
              <w:r>
                <w:delText xml:space="preserve">            &lt;xs:element name="type" minOccurs="0" maxOccurs="unbounded"  type="OFMatchFieldType"/&gt;</w:delText>
              </w:r>
            </w:del>
          </w:p>
          <w:p w14:paraId="600F08F3" w14:textId="77777777" w:rsidR="00105B1A" w:rsidRDefault="00105B1A" w:rsidP="00105B1A">
            <w:pPr>
              <w:pStyle w:val="XML1"/>
              <w:rPr>
                <w:del w:id="6373" w:author="aas" w:date="2013-10-14T02:06:00Z"/>
              </w:rPr>
            </w:pPr>
            <w:del w:id="6374" w:author="aas" w:date="2013-10-14T02:06:00Z">
              <w:r>
                <w:delText xml:space="preserve">          &lt;/xs:sequence&gt;</w:delText>
              </w:r>
            </w:del>
          </w:p>
          <w:p w14:paraId="3BD72DD7" w14:textId="77777777" w:rsidR="00105B1A" w:rsidRDefault="00105B1A" w:rsidP="00105B1A">
            <w:pPr>
              <w:pStyle w:val="XML1"/>
              <w:rPr>
                <w:del w:id="6375" w:author="aas" w:date="2013-10-14T02:06:00Z"/>
              </w:rPr>
            </w:pPr>
            <w:del w:id="6376" w:author="aas" w:date="2013-10-14T02:06:00Z">
              <w:r>
                <w:delText xml:space="preserve">        &lt;/xs:complexType&gt;</w:delText>
              </w:r>
            </w:del>
          </w:p>
          <w:p w14:paraId="49066998" w14:textId="77777777" w:rsidR="00105B1A" w:rsidRDefault="00105B1A" w:rsidP="00105B1A">
            <w:pPr>
              <w:pStyle w:val="XML1"/>
              <w:rPr>
                <w:del w:id="6377" w:author="aas" w:date="2013-10-14T02:06:00Z"/>
              </w:rPr>
            </w:pPr>
            <w:del w:id="6378" w:author="aas" w:date="2013-10-14T02:06:00Z">
              <w:r>
                <w:delText xml:space="preserve">      &lt;/xs:element&gt;</w:delText>
              </w:r>
            </w:del>
          </w:p>
          <w:p w14:paraId="160DD9EB" w14:textId="77777777" w:rsidR="00105B1A" w:rsidRDefault="00105B1A" w:rsidP="00105B1A">
            <w:pPr>
              <w:pStyle w:val="XML1"/>
              <w:rPr>
                <w:del w:id="6379" w:author="aas" w:date="2013-10-14T02:06:00Z"/>
              </w:rPr>
            </w:pPr>
            <w:del w:id="6380" w:author="aas" w:date="2013-10-14T02:06:00Z">
              <w:r>
                <w:delText xml:space="preserve">      &lt;xs:element name="metadata-match"  type="hex-binary"&gt;</w:delText>
              </w:r>
            </w:del>
          </w:p>
          <w:p w14:paraId="2C6DBCDA" w14:textId="77777777" w:rsidR="00105B1A" w:rsidRDefault="00105B1A" w:rsidP="00105B1A">
            <w:pPr>
              <w:pStyle w:val="XML1"/>
              <w:rPr>
                <w:del w:id="6381" w:author="aas" w:date="2013-10-14T02:06:00Z"/>
              </w:rPr>
            </w:pPr>
            <w:del w:id="6382" w:author="aas" w:date="2013-10-14T02:06:00Z">
              <w:r>
                <w:delText xml:space="preserve">        &lt;xs:annotation&gt;</w:delText>
              </w:r>
            </w:del>
          </w:p>
          <w:p w14:paraId="08F2BEAE" w14:textId="77777777" w:rsidR="00105B1A" w:rsidRDefault="00105B1A" w:rsidP="00105B1A">
            <w:pPr>
              <w:pStyle w:val="XML1"/>
              <w:rPr>
                <w:del w:id="6383" w:author="aas" w:date="2013-10-14T02:06:00Z"/>
              </w:rPr>
            </w:pPr>
            <w:del w:id="6384" w:author="aas" w:date="2013-10-14T02:06:00Z">
              <w:r>
                <w:delText xml:space="preserve">          &lt;xs:documentation&gt;</w:delText>
              </w:r>
            </w:del>
          </w:p>
          <w:p w14:paraId="6389D7A0" w14:textId="77777777" w:rsidR="00105B1A" w:rsidRDefault="00105B1A" w:rsidP="00105B1A">
            <w:pPr>
              <w:pStyle w:val="XML1"/>
              <w:rPr>
                <w:del w:id="6385" w:author="aas" w:date="2013-10-14T02:06:00Z"/>
              </w:rPr>
            </w:pPr>
            <w:del w:id="6386" w:author="aas" w:date="2013-10-14T02:06:00Z">
              <w:r>
                <w:delText xml:space="preserve">            This element indicates the bits of the metadata </w:delText>
              </w:r>
            </w:del>
          </w:p>
          <w:p w14:paraId="3A21FABA" w14:textId="77777777" w:rsidR="00105B1A" w:rsidRDefault="00105B1A" w:rsidP="00105B1A">
            <w:pPr>
              <w:pStyle w:val="XML1"/>
              <w:rPr>
                <w:del w:id="6387" w:author="aas" w:date="2013-10-14T02:06:00Z"/>
              </w:rPr>
            </w:pPr>
            <w:del w:id="6388" w:author="aas" w:date="2013-10-14T02:06:00Z">
              <w:r>
                <w:delText xml:space="preserve">            field on which the flow table can match.  It is represented</w:delText>
              </w:r>
            </w:del>
          </w:p>
          <w:p w14:paraId="449C9719" w14:textId="77777777" w:rsidR="00105B1A" w:rsidRDefault="00105B1A" w:rsidP="00105B1A">
            <w:pPr>
              <w:pStyle w:val="XML1"/>
              <w:rPr>
                <w:del w:id="6389" w:author="aas" w:date="2013-10-14T02:06:00Z"/>
              </w:rPr>
            </w:pPr>
            <w:del w:id="6390" w:author="aas" w:date="2013-10-14T02:06:00Z">
              <w:r>
                <w:delText xml:space="preserve">            as 64-bit integer in hexadecimal digits([0-9a-fA-F]) </w:delText>
              </w:r>
            </w:del>
          </w:p>
          <w:p w14:paraId="465D78A4" w14:textId="77777777" w:rsidR="00105B1A" w:rsidRDefault="00105B1A" w:rsidP="00105B1A">
            <w:pPr>
              <w:pStyle w:val="XML1"/>
              <w:rPr>
                <w:del w:id="6391" w:author="aas" w:date="2013-10-14T02:06:00Z"/>
              </w:rPr>
            </w:pPr>
            <w:del w:id="6392" w:author="aas" w:date="2013-10-14T02:06:00Z">
              <w:r>
                <w:delText xml:space="preserve">            format.</w:delText>
              </w:r>
            </w:del>
          </w:p>
          <w:p w14:paraId="0AEA0E43" w14:textId="77777777" w:rsidR="00105B1A" w:rsidRDefault="00105B1A" w:rsidP="00105B1A">
            <w:pPr>
              <w:pStyle w:val="XML1"/>
              <w:rPr>
                <w:del w:id="6393" w:author="aas" w:date="2013-10-14T02:06:00Z"/>
              </w:rPr>
            </w:pPr>
            <w:del w:id="6394" w:author="aas" w:date="2013-10-14T02:06:00Z">
              <w:r>
                <w:delText xml:space="preserve">          &lt;/xs:documentation&gt;</w:delText>
              </w:r>
            </w:del>
          </w:p>
          <w:p w14:paraId="5031DC48" w14:textId="77777777" w:rsidR="00105B1A" w:rsidRDefault="00105B1A" w:rsidP="00105B1A">
            <w:pPr>
              <w:pStyle w:val="XML1"/>
              <w:rPr>
                <w:del w:id="6395" w:author="aas" w:date="2013-10-14T02:06:00Z"/>
              </w:rPr>
            </w:pPr>
            <w:del w:id="6396" w:author="aas" w:date="2013-10-14T02:06:00Z">
              <w:r>
                <w:delText xml:space="preserve">        &lt;/xs:annotation&gt;</w:delText>
              </w:r>
            </w:del>
          </w:p>
          <w:p w14:paraId="23DC9BFC" w14:textId="77777777" w:rsidR="00105B1A" w:rsidRDefault="00105B1A" w:rsidP="00105B1A">
            <w:pPr>
              <w:pStyle w:val="XML1"/>
              <w:rPr>
                <w:del w:id="6397" w:author="aas" w:date="2013-10-14T02:06:00Z"/>
              </w:rPr>
            </w:pPr>
            <w:del w:id="6398" w:author="aas" w:date="2013-10-14T02:06:00Z">
              <w:r>
                <w:delText xml:space="preserve">      &lt;/xs:element&gt;</w:delText>
              </w:r>
            </w:del>
          </w:p>
          <w:p w14:paraId="6158E69D" w14:textId="77777777" w:rsidR="00105B1A" w:rsidRDefault="00105B1A" w:rsidP="00105B1A">
            <w:pPr>
              <w:pStyle w:val="XML1"/>
              <w:rPr>
                <w:del w:id="6399" w:author="aas" w:date="2013-10-14T02:06:00Z"/>
              </w:rPr>
            </w:pPr>
            <w:del w:id="6400" w:author="aas" w:date="2013-10-14T02:06:00Z">
              <w:r>
                <w:delText xml:space="preserve">      &lt;xs:element name="metadata-write"  type="hex-binary"&gt;</w:delText>
              </w:r>
            </w:del>
          </w:p>
          <w:p w14:paraId="2A940D99" w14:textId="77777777" w:rsidR="00105B1A" w:rsidRDefault="00105B1A" w:rsidP="00105B1A">
            <w:pPr>
              <w:pStyle w:val="XML1"/>
              <w:rPr>
                <w:del w:id="6401" w:author="aas" w:date="2013-10-14T02:06:00Z"/>
              </w:rPr>
            </w:pPr>
            <w:del w:id="6402" w:author="aas" w:date="2013-10-14T02:06:00Z">
              <w:r>
                <w:delText xml:space="preserve">        &lt;xs:annotation&gt;</w:delText>
              </w:r>
            </w:del>
          </w:p>
          <w:p w14:paraId="0CDA6407" w14:textId="77777777" w:rsidR="00105B1A" w:rsidRDefault="00105B1A" w:rsidP="00105B1A">
            <w:pPr>
              <w:pStyle w:val="XML1"/>
              <w:rPr>
                <w:del w:id="6403" w:author="aas" w:date="2013-10-14T02:06:00Z"/>
              </w:rPr>
            </w:pPr>
            <w:del w:id="6404" w:author="aas" w:date="2013-10-14T02:06:00Z">
              <w:r>
                <w:delText xml:space="preserve">          &lt;xs:documentation&gt;</w:delText>
              </w:r>
            </w:del>
          </w:p>
          <w:p w14:paraId="313C11EC" w14:textId="77777777" w:rsidR="00105B1A" w:rsidRDefault="00105B1A" w:rsidP="00105B1A">
            <w:pPr>
              <w:pStyle w:val="XML1"/>
              <w:rPr>
                <w:del w:id="6405" w:author="aas" w:date="2013-10-14T02:06:00Z"/>
              </w:rPr>
            </w:pPr>
            <w:del w:id="6406" w:author="aas" w:date="2013-10-14T02:06:00Z">
              <w:r>
                <w:delText xml:space="preserve">            This element indicates the bits of the metadata </w:delText>
              </w:r>
            </w:del>
          </w:p>
          <w:p w14:paraId="6888591B" w14:textId="77777777" w:rsidR="00105B1A" w:rsidRDefault="00105B1A" w:rsidP="00105B1A">
            <w:pPr>
              <w:pStyle w:val="XML1"/>
              <w:rPr>
                <w:del w:id="6407" w:author="aas" w:date="2013-10-14T02:06:00Z"/>
              </w:rPr>
            </w:pPr>
            <w:del w:id="6408" w:author="aas" w:date="2013-10-14T02:06:00Z">
              <w:r>
                <w:delText xml:space="preserve">            field on which flow table can write using the </w:delText>
              </w:r>
            </w:del>
          </w:p>
          <w:p w14:paraId="51CF60DC" w14:textId="77777777" w:rsidR="00105B1A" w:rsidRDefault="00105B1A" w:rsidP="00105B1A">
            <w:pPr>
              <w:pStyle w:val="XML1"/>
              <w:rPr>
                <w:del w:id="6409" w:author="aas" w:date="2013-10-14T02:06:00Z"/>
              </w:rPr>
            </w:pPr>
            <w:del w:id="6410" w:author="aas" w:date="2013-10-14T02:06:00Z">
              <w:r>
                <w:delText xml:space="preserve">            'write-metadata' instruction.  It is represented as </w:delText>
              </w:r>
            </w:del>
          </w:p>
          <w:p w14:paraId="1BC3C206" w14:textId="77777777" w:rsidR="00105B1A" w:rsidRDefault="00105B1A" w:rsidP="00105B1A">
            <w:pPr>
              <w:pStyle w:val="XML1"/>
              <w:rPr>
                <w:del w:id="6411" w:author="aas" w:date="2013-10-14T02:06:00Z"/>
              </w:rPr>
            </w:pPr>
            <w:del w:id="6412" w:author="aas" w:date="2013-10-14T02:06:00Z">
              <w:r>
                <w:delText xml:space="preserve">            64-bit integer in hexadecimal digits([0-9a-fA-F]) format.</w:delText>
              </w:r>
            </w:del>
          </w:p>
          <w:p w14:paraId="3FF71B73" w14:textId="77777777" w:rsidR="00105B1A" w:rsidRDefault="00105B1A" w:rsidP="00105B1A">
            <w:pPr>
              <w:pStyle w:val="XML1"/>
              <w:rPr>
                <w:del w:id="6413" w:author="aas" w:date="2013-10-14T02:06:00Z"/>
              </w:rPr>
            </w:pPr>
            <w:del w:id="6414" w:author="aas" w:date="2013-10-14T02:06:00Z">
              <w:r>
                <w:delText xml:space="preserve">          &lt;/xs:documentation&gt;</w:delText>
              </w:r>
            </w:del>
          </w:p>
          <w:p w14:paraId="05E4D842" w14:textId="77777777" w:rsidR="00105B1A" w:rsidRDefault="00105B1A" w:rsidP="00105B1A">
            <w:pPr>
              <w:pStyle w:val="XML1"/>
              <w:rPr>
                <w:del w:id="6415" w:author="aas" w:date="2013-10-14T02:06:00Z"/>
              </w:rPr>
            </w:pPr>
            <w:del w:id="6416" w:author="aas" w:date="2013-10-14T02:06:00Z">
              <w:r>
                <w:delText xml:space="preserve">        &lt;/xs:annotation&gt;</w:delText>
              </w:r>
            </w:del>
          </w:p>
          <w:p w14:paraId="37490869" w14:textId="77777777" w:rsidR="00105B1A" w:rsidRDefault="00105B1A" w:rsidP="00105B1A">
            <w:pPr>
              <w:pStyle w:val="XML1"/>
              <w:rPr>
                <w:del w:id="6417" w:author="aas" w:date="2013-10-14T02:06:00Z"/>
              </w:rPr>
            </w:pPr>
            <w:del w:id="6418" w:author="aas" w:date="2013-10-14T02:06:00Z">
              <w:r>
                <w:delText xml:space="preserve">      &lt;/xs:element&gt;</w:delText>
              </w:r>
            </w:del>
          </w:p>
          <w:p w14:paraId="07D472F9" w14:textId="77777777" w:rsidR="00105B1A" w:rsidRDefault="00105B1A" w:rsidP="00105B1A">
            <w:pPr>
              <w:pStyle w:val="XML1"/>
              <w:rPr>
                <w:del w:id="6419" w:author="aas" w:date="2013-10-14T02:06:00Z"/>
              </w:rPr>
            </w:pPr>
            <w:del w:id="6420" w:author="aas" w:date="2013-10-14T02:06:00Z">
              <w:r>
                <w:delText xml:space="preserve">    &lt;/xs:sequence&gt;</w:delText>
              </w:r>
            </w:del>
          </w:p>
          <w:p w14:paraId="7C4B713A" w14:textId="77777777" w:rsidR="00182140" w:rsidRDefault="00105B1A" w:rsidP="00105B1A">
            <w:pPr>
              <w:pStyle w:val="XML1"/>
              <w:rPr>
                <w:del w:id="6421" w:author="aas" w:date="2013-10-14T02:06:00Z"/>
              </w:rPr>
            </w:pPr>
            <w:del w:id="6422" w:author="aas" w:date="2013-10-14T02:06:00Z">
              <w:r>
                <w:delText xml:space="preserve">  &lt;/xs:group&gt;</w:delText>
              </w:r>
            </w:del>
          </w:p>
          <w:p w14:paraId="7543B5CE" w14:textId="77777777" w:rsidR="00105B1A" w:rsidRDefault="00105B1A" w:rsidP="00105B1A">
            <w:pPr>
              <w:pStyle w:val="XML1"/>
              <w:rPr>
                <w:del w:id="6423" w:author="aas" w:date="2013-10-14T02:06:00Z"/>
              </w:rPr>
            </w:pPr>
          </w:p>
          <w:p w14:paraId="41A283DE" w14:textId="77777777" w:rsidR="00105B1A" w:rsidRDefault="00105B1A" w:rsidP="00105B1A">
            <w:pPr>
              <w:pStyle w:val="XML1"/>
              <w:rPr>
                <w:del w:id="6424" w:author="aas" w:date="2013-10-14T02:06:00Z"/>
              </w:rPr>
            </w:pPr>
            <w:del w:id="6425" w:author="aas" w:date="2013-10-14T02:06:00Z">
              <w:r>
                <w:delText xml:space="preserve">  &lt;xs:simpleType name="OFMatchFieldType"&gt;</w:delText>
              </w:r>
            </w:del>
          </w:p>
          <w:p w14:paraId="12A9A202" w14:textId="77777777" w:rsidR="00105B1A" w:rsidRDefault="00105B1A" w:rsidP="00105B1A">
            <w:pPr>
              <w:pStyle w:val="XML1"/>
              <w:rPr>
                <w:del w:id="6426" w:author="aas" w:date="2013-10-14T02:06:00Z"/>
              </w:rPr>
            </w:pPr>
            <w:del w:id="6427" w:author="aas" w:date="2013-10-14T02:06:00Z">
              <w:r>
                <w:delText xml:space="preserve">    &lt;xs:annotation&gt;</w:delText>
              </w:r>
            </w:del>
          </w:p>
          <w:p w14:paraId="10B8EFB6" w14:textId="77777777" w:rsidR="00105B1A" w:rsidRDefault="00105B1A" w:rsidP="00105B1A">
            <w:pPr>
              <w:pStyle w:val="XML1"/>
              <w:rPr>
                <w:del w:id="6428" w:author="aas" w:date="2013-10-14T02:06:00Z"/>
              </w:rPr>
            </w:pPr>
            <w:del w:id="6429" w:author="aas" w:date="2013-10-14T02:06:00Z">
              <w:r>
                <w:delText xml:space="preserve">      &lt;xs:documentation&gt;</w:delText>
              </w:r>
            </w:del>
          </w:p>
          <w:p w14:paraId="21D0C973" w14:textId="77777777" w:rsidR="00105B1A" w:rsidRDefault="00105B1A" w:rsidP="00105B1A">
            <w:pPr>
              <w:pStyle w:val="XML1"/>
              <w:rPr>
                <w:del w:id="6430" w:author="aas" w:date="2013-10-14T02:06:00Z"/>
              </w:rPr>
            </w:pPr>
            <w:del w:id="6431" w:author="aas" w:date="2013-10-14T02:06:00Z">
              <w:r>
                <w:delText xml:space="preserve">        The types of match field defined in OpenFlow</w:delText>
              </w:r>
            </w:del>
          </w:p>
          <w:p w14:paraId="61CCFA52" w14:textId="77777777" w:rsidR="00105B1A" w:rsidRDefault="00105B1A" w:rsidP="00105B1A">
            <w:pPr>
              <w:pStyle w:val="XML1"/>
              <w:rPr>
                <w:del w:id="6432" w:author="aas" w:date="2013-10-14T02:06:00Z"/>
              </w:rPr>
            </w:pPr>
            <w:del w:id="6433" w:author="aas" w:date="2013-10-14T02:06:00Z">
              <w:r>
                <w:delText xml:space="preserve">        Switch Specification versions 1.2, 1.3, and 1.3.1.</w:delText>
              </w:r>
            </w:del>
          </w:p>
          <w:p w14:paraId="0FAC08D0" w14:textId="77777777" w:rsidR="00105B1A" w:rsidRDefault="00105B1A" w:rsidP="00105B1A">
            <w:pPr>
              <w:pStyle w:val="XML1"/>
              <w:rPr>
                <w:del w:id="6434" w:author="aas" w:date="2013-10-14T02:06:00Z"/>
              </w:rPr>
            </w:pPr>
            <w:del w:id="6435" w:author="aas" w:date="2013-10-14T02:06:00Z">
              <w:r>
                <w:delText xml:space="preserve">      &lt;/xs:documentation&gt;</w:delText>
              </w:r>
            </w:del>
          </w:p>
          <w:p w14:paraId="55DAD20D" w14:textId="77777777" w:rsidR="00105B1A" w:rsidRDefault="00105B1A" w:rsidP="00105B1A">
            <w:pPr>
              <w:pStyle w:val="XML1"/>
              <w:rPr>
                <w:del w:id="6436" w:author="aas" w:date="2013-10-14T02:06:00Z"/>
              </w:rPr>
            </w:pPr>
            <w:del w:id="6437" w:author="aas" w:date="2013-10-14T02:06:00Z">
              <w:r>
                <w:delText xml:space="preserve">    &lt;/xs:annotation&gt;</w:delText>
              </w:r>
            </w:del>
          </w:p>
          <w:p w14:paraId="46B9294B" w14:textId="77777777" w:rsidR="00105B1A" w:rsidRDefault="00105B1A" w:rsidP="00105B1A">
            <w:pPr>
              <w:pStyle w:val="XML1"/>
              <w:rPr>
                <w:del w:id="6438" w:author="aas" w:date="2013-10-14T02:06:00Z"/>
              </w:rPr>
            </w:pPr>
          </w:p>
          <w:p w14:paraId="487203A7" w14:textId="77777777" w:rsidR="00105B1A" w:rsidRDefault="00105B1A" w:rsidP="00105B1A">
            <w:pPr>
              <w:pStyle w:val="XML1"/>
              <w:rPr>
                <w:del w:id="6439" w:author="aas" w:date="2013-10-14T02:06:00Z"/>
              </w:rPr>
            </w:pPr>
            <w:del w:id="6440" w:author="aas" w:date="2013-10-14T02:06:00Z">
              <w:r>
                <w:delText xml:space="preserve">    &lt;xs:restriction base="xs:string"&gt;</w:delText>
              </w:r>
            </w:del>
          </w:p>
          <w:p w14:paraId="5902FC9A" w14:textId="77777777" w:rsidR="00105B1A" w:rsidRDefault="00105B1A" w:rsidP="00105B1A">
            <w:pPr>
              <w:pStyle w:val="XML1"/>
              <w:rPr>
                <w:del w:id="6441" w:author="aas" w:date="2013-10-14T02:06:00Z"/>
              </w:rPr>
            </w:pPr>
            <w:del w:id="6442" w:author="aas" w:date="2013-10-14T02:06:00Z">
              <w:r>
                <w:delText xml:space="preserve">      &lt;xs:enumeration value="input-port"/&gt;</w:delText>
              </w:r>
            </w:del>
          </w:p>
          <w:p w14:paraId="62A17F1A" w14:textId="77777777" w:rsidR="00105B1A" w:rsidRDefault="00105B1A" w:rsidP="00105B1A">
            <w:pPr>
              <w:pStyle w:val="XML1"/>
              <w:rPr>
                <w:del w:id="6443" w:author="aas" w:date="2013-10-14T02:06:00Z"/>
              </w:rPr>
            </w:pPr>
            <w:del w:id="6444" w:author="aas" w:date="2013-10-14T02:06:00Z">
              <w:r>
                <w:delText xml:space="preserve">      &lt;xs:enumeration value="physical-input-port"/&gt;</w:delText>
              </w:r>
            </w:del>
          </w:p>
          <w:p w14:paraId="6895FC82" w14:textId="77777777" w:rsidR="00105B1A" w:rsidRDefault="00105B1A" w:rsidP="00105B1A">
            <w:pPr>
              <w:pStyle w:val="XML1"/>
              <w:rPr>
                <w:del w:id="6445" w:author="aas" w:date="2013-10-14T02:06:00Z"/>
              </w:rPr>
            </w:pPr>
            <w:del w:id="6446" w:author="aas" w:date="2013-10-14T02:06:00Z">
              <w:r>
                <w:delText xml:space="preserve">      &lt;xs:enumeration value="metadata"/&gt;</w:delText>
              </w:r>
            </w:del>
          </w:p>
          <w:p w14:paraId="5D04EEED" w14:textId="77777777" w:rsidR="00105B1A" w:rsidRDefault="00105B1A" w:rsidP="00105B1A">
            <w:pPr>
              <w:pStyle w:val="XML1"/>
              <w:rPr>
                <w:del w:id="6447" w:author="aas" w:date="2013-10-14T02:06:00Z"/>
              </w:rPr>
            </w:pPr>
            <w:del w:id="6448" w:author="aas" w:date="2013-10-14T02:06:00Z">
              <w:r>
                <w:delText xml:space="preserve">      &lt;xs:enumeration value="ethernet-dest"/&gt;</w:delText>
              </w:r>
            </w:del>
          </w:p>
          <w:p w14:paraId="214EE2ED" w14:textId="77777777" w:rsidR="00105B1A" w:rsidRDefault="00105B1A" w:rsidP="00105B1A">
            <w:pPr>
              <w:pStyle w:val="XML1"/>
              <w:rPr>
                <w:del w:id="6449" w:author="aas" w:date="2013-10-14T02:06:00Z"/>
              </w:rPr>
            </w:pPr>
            <w:del w:id="6450" w:author="aas" w:date="2013-10-14T02:06:00Z">
              <w:r>
                <w:delText xml:space="preserve">      &lt;xs:enumeration value="ethernet-src"/&gt;</w:delText>
              </w:r>
            </w:del>
          </w:p>
          <w:p w14:paraId="6A6455FE" w14:textId="77777777" w:rsidR="00105B1A" w:rsidRDefault="00105B1A" w:rsidP="00105B1A">
            <w:pPr>
              <w:pStyle w:val="XML1"/>
              <w:rPr>
                <w:del w:id="6451" w:author="aas" w:date="2013-10-14T02:06:00Z"/>
              </w:rPr>
            </w:pPr>
            <w:del w:id="6452" w:author="aas" w:date="2013-10-14T02:06:00Z">
              <w:r>
                <w:delText xml:space="preserve">      &lt;xs:enumeration value="ethernet-frame-type"/&gt;</w:delText>
              </w:r>
            </w:del>
          </w:p>
          <w:p w14:paraId="2643DE72" w14:textId="77777777" w:rsidR="00105B1A" w:rsidRDefault="00105B1A" w:rsidP="00105B1A">
            <w:pPr>
              <w:pStyle w:val="XML1"/>
              <w:rPr>
                <w:del w:id="6453" w:author="aas" w:date="2013-10-14T02:06:00Z"/>
              </w:rPr>
            </w:pPr>
            <w:del w:id="6454" w:author="aas" w:date="2013-10-14T02:06:00Z">
              <w:r>
                <w:delText xml:space="preserve">      &lt;xs:enumeration value="vlan-id"/&gt;</w:delText>
              </w:r>
            </w:del>
          </w:p>
          <w:p w14:paraId="14B987D8" w14:textId="77777777" w:rsidR="00105B1A" w:rsidRDefault="00105B1A" w:rsidP="00105B1A">
            <w:pPr>
              <w:pStyle w:val="XML1"/>
              <w:rPr>
                <w:del w:id="6455" w:author="aas" w:date="2013-10-14T02:06:00Z"/>
              </w:rPr>
            </w:pPr>
            <w:del w:id="6456" w:author="aas" w:date="2013-10-14T02:06:00Z">
              <w:r>
                <w:delText xml:space="preserve">      &lt;xs:enumeration value="vlan-priority"/&gt;</w:delText>
              </w:r>
            </w:del>
          </w:p>
          <w:p w14:paraId="2C9D2770" w14:textId="77777777" w:rsidR="00105B1A" w:rsidRDefault="00105B1A" w:rsidP="00105B1A">
            <w:pPr>
              <w:pStyle w:val="XML1"/>
              <w:rPr>
                <w:del w:id="6457" w:author="aas" w:date="2013-10-14T02:06:00Z"/>
              </w:rPr>
            </w:pPr>
            <w:del w:id="6458" w:author="aas" w:date="2013-10-14T02:06:00Z">
              <w:r>
                <w:delText xml:space="preserve">      &lt;xs:enumeration value="ip-dscp"/&gt;</w:delText>
              </w:r>
            </w:del>
          </w:p>
          <w:p w14:paraId="23FEAF7B" w14:textId="77777777" w:rsidR="00105B1A" w:rsidRDefault="00105B1A" w:rsidP="00105B1A">
            <w:pPr>
              <w:pStyle w:val="XML1"/>
              <w:rPr>
                <w:del w:id="6459" w:author="aas" w:date="2013-10-14T02:06:00Z"/>
              </w:rPr>
            </w:pPr>
            <w:del w:id="6460" w:author="aas" w:date="2013-10-14T02:06:00Z">
              <w:r>
                <w:delText xml:space="preserve">      &lt;xs:enumeration value="ip-ecn"/&gt;</w:delText>
              </w:r>
            </w:del>
          </w:p>
          <w:p w14:paraId="7C9ED992" w14:textId="77777777" w:rsidR="00105B1A" w:rsidRDefault="00105B1A" w:rsidP="00105B1A">
            <w:pPr>
              <w:pStyle w:val="XML1"/>
              <w:rPr>
                <w:del w:id="6461" w:author="aas" w:date="2013-10-14T02:06:00Z"/>
              </w:rPr>
            </w:pPr>
            <w:del w:id="6462" w:author="aas" w:date="2013-10-14T02:06:00Z">
              <w:r>
                <w:delText xml:space="preserve">      &lt;xs:enumeration value="ip-protocol"/&gt;</w:delText>
              </w:r>
            </w:del>
          </w:p>
          <w:p w14:paraId="750DB8B6" w14:textId="77777777" w:rsidR="00105B1A" w:rsidRDefault="00105B1A" w:rsidP="00105B1A">
            <w:pPr>
              <w:pStyle w:val="XML1"/>
              <w:rPr>
                <w:del w:id="6463" w:author="aas" w:date="2013-10-14T02:06:00Z"/>
              </w:rPr>
            </w:pPr>
            <w:del w:id="6464" w:author="aas" w:date="2013-10-14T02:06:00Z">
              <w:r>
                <w:delText xml:space="preserve">      &lt;xs:enumeration value="ipv4-src"/&gt;</w:delText>
              </w:r>
            </w:del>
          </w:p>
          <w:p w14:paraId="2A7415EE" w14:textId="77777777" w:rsidR="00105B1A" w:rsidRDefault="00105B1A" w:rsidP="00105B1A">
            <w:pPr>
              <w:pStyle w:val="XML1"/>
              <w:rPr>
                <w:del w:id="6465" w:author="aas" w:date="2013-10-14T02:06:00Z"/>
              </w:rPr>
            </w:pPr>
            <w:del w:id="6466" w:author="aas" w:date="2013-10-14T02:06:00Z">
              <w:r>
                <w:delText xml:space="preserve">      &lt;xs:enumeration value="ipv4-dest"/&gt;</w:delText>
              </w:r>
            </w:del>
          </w:p>
          <w:p w14:paraId="427A1005" w14:textId="77777777" w:rsidR="00105B1A" w:rsidRDefault="00105B1A" w:rsidP="00105B1A">
            <w:pPr>
              <w:pStyle w:val="XML1"/>
              <w:rPr>
                <w:del w:id="6467" w:author="aas" w:date="2013-10-14T02:06:00Z"/>
              </w:rPr>
            </w:pPr>
            <w:del w:id="6468" w:author="aas" w:date="2013-10-14T02:06:00Z">
              <w:r>
                <w:delText xml:space="preserve">      &lt;xs:enumeration value="tcp-src"/&gt;</w:delText>
              </w:r>
            </w:del>
          </w:p>
          <w:p w14:paraId="5FC5715F" w14:textId="77777777" w:rsidR="00105B1A" w:rsidRDefault="00105B1A" w:rsidP="00105B1A">
            <w:pPr>
              <w:pStyle w:val="XML1"/>
              <w:rPr>
                <w:del w:id="6469" w:author="aas" w:date="2013-10-14T02:06:00Z"/>
              </w:rPr>
            </w:pPr>
            <w:del w:id="6470" w:author="aas" w:date="2013-10-14T02:06:00Z">
              <w:r>
                <w:delText xml:space="preserve">      &lt;xs:enumeration value="tcp-dest"/&gt;</w:delText>
              </w:r>
            </w:del>
          </w:p>
          <w:p w14:paraId="349B3662" w14:textId="77777777" w:rsidR="00105B1A" w:rsidRDefault="00105B1A" w:rsidP="00105B1A">
            <w:pPr>
              <w:pStyle w:val="XML1"/>
              <w:rPr>
                <w:del w:id="6471" w:author="aas" w:date="2013-10-14T02:06:00Z"/>
              </w:rPr>
            </w:pPr>
            <w:del w:id="6472" w:author="aas" w:date="2013-10-14T02:06:00Z">
              <w:r>
                <w:delText xml:space="preserve">      &lt;xs:enumeration value="udp-src"/&gt;</w:delText>
              </w:r>
            </w:del>
          </w:p>
          <w:p w14:paraId="41822485" w14:textId="77777777" w:rsidR="00105B1A" w:rsidRDefault="00105B1A" w:rsidP="00105B1A">
            <w:pPr>
              <w:pStyle w:val="XML1"/>
              <w:rPr>
                <w:del w:id="6473" w:author="aas" w:date="2013-10-14T02:06:00Z"/>
              </w:rPr>
            </w:pPr>
            <w:del w:id="6474" w:author="aas" w:date="2013-10-14T02:06:00Z">
              <w:r>
                <w:delText xml:space="preserve">      &lt;xs:enumeration value="udp-dest"/&gt;</w:delText>
              </w:r>
            </w:del>
          </w:p>
          <w:p w14:paraId="38BFD0C4" w14:textId="77777777" w:rsidR="00105B1A" w:rsidRDefault="00105B1A" w:rsidP="00105B1A">
            <w:pPr>
              <w:pStyle w:val="XML1"/>
              <w:rPr>
                <w:del w:id="6475" w:author="aas" w:date="2013-10-14T02:06:00Z"/>
              </w:rPr>
            </w:pPr>
            <w:del w:id="6476" w:author="aas" w:date="2013-10-14T02:06:00Z">
              <w:r>
                <w:delText xml:space="preserve">      &lt;xs:enumeration value="sctp-src"/&gt;</w:delText>
              </w:r>
            </w:del>
          </w:p>
          <w:p w14:paraId="31B8CFDD" w14:textId="77777777" w:rsidR="00105B1A" w:rsidRDefault="00105B1A" w:rsidP="00105B1A">
            <w:pPr>
              <w:pStyle w:val="XML1"/>
              <w:rPr>
                <w:del w:id="6477" w:author="aas" w:date="2013-10-14T02:06:00Z"/>
              </w:rPr>
            </w:pPr>
            <w:del w:id="6478" w:author="aas" w:date="2013-10-14T02:06:00Z">
              <w:r>
                <w:delText xml:space="preserve">      &lt;xs:enumeration value="sctp-dest"/&gt;</w:delText>
              </w:r>
            </w:del>
          </w:p>
          <w:p w14:paraId="1A0B10E7" w14:textId="77777777" w:rsidR="00105B1A" w:rsidRDefault="00105B1A" w:rsidP="00105B1A">
            <w:pPr>
              <w:pStyle w:val="XML1"/>
              <w:rPr>
                <w:del w:id="6479" w:author="aas" w:date="2013-10-14T02:06:00Z"/>
              </w:rPr>
            </w:pPr>
            <w:del w:id="6480" w:author="aas" w:date="2013-10-14T02:06:00Z">
              <w:r>
                <w:delText xml:space="preserve">      &lt;xs:enumeration value="icmpv4-type"/&gt;</w:delText>
              </w:r>
            </w:del>
          </w:p>
          <w:p w14:paraId="35942990" w14:textId="77777777" w:rsidR="00105B1A" w:rsidRDefault="00105B1A" w:rsidP="00105B1A">
            <w:pPr>
              <w:pStyle w:val="XML1"/>
              <w:rPr>
                <w:del w:id="6481" w:author="aas" w:date="2013-10-14T02:06:00Z"/>
              </w:rPr>
            </w:pPr>
            <w:del w:id="6482" w:author="aas" w:date="2013-10-14T02:06:00Z">
              <w:r>
                <w:delText xml:space="preserve">      &lt;xs:enumeration value="icmpv4-code"/&gt;</w:delText>
              </w:r>
            </w:del>
          </w:p>
          <w:p w14:paraId="100B4345" w14:textId="77777777" w:rsidR="00105B1A" w:rsidRDefault="00105B1A" w:rsidP="00105B1A">
            <w:pPr>
              <w:pStyle w:val="XML1"/>
              <w:rPr>
                <w:del w:id="6483" w:author="aas" w:date="2013-10-14T02:06:00Z"/>
              </w:rPr>
            </w:pPr>
            <w:del w:id="6484" w:author="aas" w:date="2013-10-14T02:06:00Z">
              <w:r>
                <w:delText xml:space="preserve">      &lt;xs:enumeration value="arp-op"/&gt;</w:delText>
              </w:r>
            </w:del>
          </w:p>
          <w:p w14:paraId="1B206C42" w14:textId="77777777" w:rsidR="00105B1A" w:rsidRDefault="00105B1A" w:rsidP="00105B1A">
            <w:pPr>
              <w:pStyle w:val="XML1"/>
              <w:rPr>
                <w:del w:id="6485" w:author="aas" w:date="2013-10-14T02:06:00Z"/>
              </w:rPr>
            </w:pPr>
            <w:del w:id="6486" w:author="aas" w:date="2013-10-14T02:06:00Z">
              <w:r>
                <w:delText xml:space="preserve">      &lt;xs:enumeration value="arp-src-ip-address"/&gt;</w:delText>
              </w:r>
            </w:del>
          </w:p>
          <w:p w14:paraId="45E5F0AD" w14:textId="77777777" w:rsidR="00105B1A" w:rsidRDefault="00105B1A" w:rsidP="00105B1A">
            <w:pPr>
              <w:pStyle w:val="XML1"/>
              <w:rPr>
                <w:del w:id="6487" w:author="aas" w:date="2013-10-14T02:06:00Z"/>
              </w:rPr>
            </w:pPr>
            <w:del w:id="6488" w:author="aas" w:date="2013-10-14T02:06:00Z">
              <w:r>
                <w:delText xml:space="preserve">      &lt;xs:enumeration value="arp-target-ip-address"/&gt;</w:delText>
              </w:r>
            </w:del>
          </w:p>
          <w:p w14:paraId="214EE861" w14:textId="77777777" w:rsidR="00105B1A" w:rsidRDefault="00105B1A" w:rsidP="00105B1A">
            <w:pPr>
              <w:pStyle w:val="XML1"/>
              <w:rPr>
                <w:del w:id="6489" w:author="aas" w:date="2013-10-14T02:06:00Z"/>
              </w:rPr>
            </w:pPr>
            <w:del w:id="6490" w:author="aas" w:date="2013-10-14T02:06:00Z">
              <w:r>
                <w:delText xml:space="preserve">      &lt;xs:enumeration value="arp-src-hardware-address"/&gt;</w:delText>
              </w:r>
            </w:del>
          </w:p>
          <w:p w14:paraId="6B35884F" w14:textId="77777777" w:rsidR="00105B1A" w:rsidRDefault="00105B1A" w:rsidP="00105B1A">
            <w:pPr>
              <w:pStyle w:val="XML1"/>
              <w:rPr>
                <w:del w:id="6491" w:author="aas" w:date="2013-10-14T02:06:00Z"/>
              </w:rPr>
            </w:pPr>
            <w:del w:id="6492" w:author="aas" w:date="2013-10-14T02:06:00Z">
              <w:r>
                <w:delText xml:space="preserve">      &lt;xs:enumeration value="arp-target-hardware-address"/&gt;</w:delText>
              </w:r>
            </w:del>
          </w:p>
          <w:p w14:paraId="7FBB2BF1" w14:textId="77777777" w:rsidR="00105B1A" w:rsidRDefault="00105B1A" w:rsidP="00105B1A">
            <w:pPr>
              <w:pStyle w:val="XML1"/>
              <w:rPr>
                <w:del w:id="6493" w:author="aas" w:date="2013-10-14T02:06:00Z"/>
              </w:rPr>
            </w:pPr>
            <w:del w:id="6494" w:author="aas" w:date="2013-10-14T02:06:00Z">
              <w:r>
                <w:delText xml:space="preserve">      &lt;xs:enumeration value="ipv6-src"/&gt;</w:delText>
              </w:r>
            </w:del>
          </w:p>
          <w:p w14:paraId="4A91B675" w14:textId="77777777" w:rsidR="00105B1A" w:rsidRDefault="00105B1A" w:rsidP="00105B1A">
            <w:pPr>
              <w:pStyle w:val="XML1"/>
              <w:rPr>
                <w:del w:id="6495" w:author="aas" w:date="2013-10-14T02:06:00Z"/>
              </w:rPr>
            </w:pPr>
            <w:del w:id="6496" w:author="aas" w:date="2013-10-14T02:06:00Z">
              <w:r>
                <w:delText xml:space="preserve">      &lt;xs:enumeration value="ipv6-dest"/&gt;</w:delText>
              </w:r>
            </w:del>
          </w:p>
          <w:p w14:paraId="531194B9" w14:textId="77777777" w:rsidR="00105B1A" w:rsidRDefault="00105B1A" w:rsidP="00105B1A">
            <w:pPr>
              <w:pStyle w:val="XML1"/>
              <w:rPr>
                <w:del w:id="6497" w:author="aas" w:date="2013-10-14T02:06:00Z"/>
              </w:rPr>
            </w:pPr>
            <w:del w:id="6498" w:author="aas" w:date="2013-10-14T02:06:00Z">
              <w:r>
                <w:delText xml:space="preserve">      &lt;xs:enumeration value="ipv6-flow-label"/&gt;</w:delText>
              </w:r>
            </w:del>
          </w:p>
          <w:p w14:paraId="64835E76" w14:textId="77777777" w:rsidR="00105B1A" w:rsidRDefault="00105B1A" w:rsidP="00105B1A">
            <w:pPr>
              <w:pStyle w:val="XML1"/>
              <w:rPr>
                <w:del w:id="6499" w:author="aas" w:date="2013-10-14T02:06:00Z"/>
              </w:rPr>
            </w:pPr>
            <w:del w:id="6500" w:author="aas" w:date="2013-10-14T02:06:00Z">
              <w:r>
                <w:delText xml:space="preserve">      &lt;xs:enumeration value="icmpv6-type"/&gt;</w:delText>
              </w:r>
            </w:del>
          </w:p>
          <w:p w14:paraId="1ECBCC3B" w14:textId="77777777" w:rsidR="00105B1A" w:rsidRDefault="00105B1A" w:rsidP="00105B1A">
            <w:pPr>
              <w:pStyle w:val="XML1"/>
              <w:rPr>
                <w:del w:id="6501" w:author="aas" w:date="2013-10-14T02:06:00Z"/>
              </w:rPr>
            </w:pPr>
            <w:del w:id="6502" w:author="aas" w:date="2013-10-14T02:06:00Z">
              <w:r>
                <w:delText xml:space="preserve">      &lt;xs:enumeration value="icmpv6-code"/&gt;</w:delText>
              </w:r>
            </w:del>
          </w:p>
          <w:p w14:paraId="0B66B47A" w14:textId="77777777" w:rsidR="00105B1A" w:rsidRDefault="00105B1A" w:rsidP="00105B1A">
            <w:pPr>
              <w:pStyle w:val="XML1"/>
              <w:rPr>
                <w:del w:id="6503" w:author="aas" w:date="2013-10-14T02:06:00Z"/>
              </w:rPr>
            </w:pPr>
            <w:del w:id="6504" w:author="aas" w:date="2013-10-14T02:06:00Z">
              <w:r>
                <w:delText xml:space="preserve">      &lt;xs:enumeration value="ipv6-nd-target"/&gt;</w:delText>
              </w:r>
            </w:del>
          </w:p>
          <w:p w14:paraId="7E2652E8" w14:textId="77777777" w:rsidR="00105B1A" w:rsidRDefault="00105B1A" w:rsidP="00105B1A">
            <w:pPr>
              <w:pStyle w:val="XML1"/>
              <w:rPr>
                <w:del w:id="6505" w:author="aas" w:date="2013-10-14T02:06:00Z"/>
              </w:rPr>
            </w:pPr>
            <w:del w:id="6506" w:author="aas" w:date="2013-10-14T02:06:00Z">
              <w:r>
                <w:delText xml:space="preserve">      &lt;xs:enumeration value="ipv6-nd-source-link-layer"/&gt;</w:delText>
              </w:r>
            </w:del>
          </w:p>
          <w:p w14:paraId="1F477D07" w14:textId="77777777" w:rsidR="00105B1A" w:rsidRDefault="00105B1A" w:rsidP="00105B1A">
            <w:pPr>
              <w:pStyle w:val="XML1"/>
              <w:rPr>
                <w:del w:id="6507" w:author="aas" w:date="2013-10-14T02:06:00Z"/>
              </w:rPr>
            </w:pPr>
            <w:del w:id="6508" w:author="aas" w:date="2013-10-14T02:06:00Z">
              <w:r>
                <w:delText xml:space="preserve">      &lt;xs:enumeration value="ipv6-nd-target-link-layer"/&gt;</w:delText>
              </w:r>
            </w:del>
          </w:p>
          <w:p w14:paraId="14943B01" w14:textId="77777777" w:rsidR="00105B1A" w:rsidRDefault="00105B1A" w:rsidP="00105B1A">
            <w:pPr>
              <w:pStyle w:val="XML1"/>
              <w:rPr>
                <w:del w:id="6509" w:author="aas" w:date="2013-10-14T02:06:00Z"/>
              </w:rPr>
            </w:pPr>
            <w:del w:id="6510" w:author="aas" w:date="2013-10-14T02:06:00Z">
              <w:r>
                <w:delText xml:space="preserve">      &lt;xs:enumeration value="mpls-label"/&gt;</w:delText>
              </w:r>
            </w:del>
          </w:p>
          <w:p w14:paraId="15A85774" w14:textId="77777777" w:rsidR="00105B1A" w:rsidRDefault="00105B1A" w:rsidP="00105B1A">
            <w:pPr>
              <w:pStyle w:val="XML1"/>
              <w:rPr>
                <w:del w:id="6511" w:author="aas" w:date="2013-10-14T02:06:00Z"/>
              </w:rPr>
            </w:pPr>
            <w:del w:id="6512" w:author="aas" w:date="2013-10-14T02:06:00Z">
              <w:r>
                <w:delText xml:space="preserve">      &lt;xs:enumeration value="mpls-tc"/&gt;</w:delText>
              </w:r>
            </w:del>
          </w:p>
          <w:p w14:paraId="762FB88E" w14:textId="77777777" w:rsidR="00105B1A" w:rsidRDefault="00105B1A" w:rsidP="00105B1A">
            <w:pPr>
              <w:pStyle w:val="XML1"/>
              <w:rPr>
                <w:del w:id="6513" w:author="aas" w:date="2013-10-14T02:06:00Z"/>
              </w:rPr>
            </w:pPr>
            <w:del w:id="6514" w:author="aas" w:date="2013-10-14T02:06:00Z">
              <w:r>
                <w:delText xml:space="preserve">    &lt;/xs:restriction&gt;</w:delText>
              </w:r>
            </w:del>
          </w:p>
          <w:p w14:paraId="1FC8215D" w14:textId="77777777" w:rsidR="00105B1A" w:rsidRDefault="00105B1A" w:rsidP="00105B1A">
            <w:pPr>
              <w:pStyle w:val="XML1"/>
              <w:rPr>
                <w:del w:id="6515" w:author="aas" w:date="2013-10-14T02:06:00Z"/>
              </w:rPr>
            </w:pPr>
            <w:del w:id="6516" w:author="aas" w:date="2013-10-14T02:06:00Z">
              <w:r>
                <w:delText xml:space="preserve">  &lt;/xs:simpleType&gt;</w:delText>
              </w:r>
            </w:del>
          </w:p>
          <w:p w14:paraId="5BB4B756" w14:textId="77777777" w:rsidR="001B6EE7" w:rsidRDefault="001B6EE7" w:rsidP="00105B1A">
            <w:pPr>
              <w:pStyle w:val="XML1"/>
              <w:rPr>
                <w:del w:id="6517" w:author="aas" w:date="2013-10-14T02:06:00Z"/>
              </w:rPr>
            </w:pPr>
          </w:p>
          <w:p w14:paraId="3EEA542E" w14:textId="77777777" w:rsidR="001B6EE7" w:rsidRDefault="001B6EE7" w:rsidP="001B6EE7">
            <w:pPr>
              <w:pStyle w:val="XML1"/>
              <w:rPr>
                <w:del w:id="6518" w:author="aas" w:date="2013-10-14T02:06:00Z"/>
              </w:rPr>
            </w:pPr>
            <w:del w:id="6519" w:author="aas" w:date="2013-10-14T02:06:00Z">
              <w:r>
                <w:delText xml:space="preserve">  &lt;xs:simpleType name="hex-binary"&gt;</w:delText>
              </w:r>
            </w:del>
          </w:p>
          <w:p w14:paraId="3EAC3ECE" w14:textId="77777777" w:rsidR="001B6EE7" w:rsidRDefault="001B6EE7" w:rsidP="001B6EE7">
            <w:pPr>
              <w:pStyle w:val="XML1"/>
              <w:rPr>
                <w:del w:id="6520" w:author="aas" w:date="2013-10-14T02:06:00Z"/>
              </w:rPr>
            </w:pPr>
            <w:del w:id="6521" w:author="aas" w:date="2013-10-14T02:06:00Z">
              <w:r>
                <w:delText xml:space="preserve">    &lt;xs:annotation&gt;</w:delText>
              </w:r>
            </w:del>
          </w:p>
          <w:p w14:paraId="70F2335C" w14:textId="77777777" w:rsidR="001B6EE7" w:rsidRDefault="001B6EE7" w:rsidP="001B6EE7">
            <w:pPr>
              <w:pStyle w:val="XML1"/>
              <w:rPr>
                <w:del w:id="6522" w:author="aas" w:date="2013-10-14T02:06:00Z"/>
              </w:rPr>
            </w:pPr>
            <w:del w:id="6523" w:author="aas" w:date="2013-10-14T02:06:00Z">
              <w:r>
                <w:delText xml:space="preserve">      &lt;xs:documentation&gt;</w:delText>
              </w:r>
            </w:del>
          </w:p>
          <w:p w14:paraId="16A9380D" w14:textId="77777777" w:rsidR="001B6EE7" w:rsidRDefault="001B6EE7" w:rsidP="001B6EE7">
            <w:pPr>
              <w:pStyle w:val="XML1"/>
              <w:rPr>
                <w:del w:id="6524" w:author="aas" w:date="2013-10-14T02:06:00Z"/>
              </w:rPr>
            </w:pPr>
            <w:del w:id="6525" w:author="aas" w:date="2013-10-14T02:06:00Z">
              <w:r>
                <w:delText xml:space="preserve">        hex binary encoded string</w:delText>
              </w:r>
            </w:del>
          </w:p>
          <w:p w14:paraId="74D8064A" w14:textId="77777777" w:rsidR="001B6EE7" w:rsidRDefault="001B6EE7" w:rsidP="001B6EE7">
            <w:pPr>
              <w:pStyle w:val="XML1"/>
              <w:rPr>
                <w:del w:id="6526" w:author="aas" w:date="2013-10-14T02:06:00Z"/>
              </w:rPr>
            </w:pPr>
            <w:del w:id="6527" w:author="aas" w:date="2013-10-14T02:06:00Z">
              <w:r>
                <w:delText xml:space="preserve">      &lt;/xs:documentation&gt;</w:delText>
              </w:r>
            </w:del>
          </w:p>
          <w:p w14:paraId="1E762E3C" w14:textId="77777777" w:rsidR="001B6EE7" w:rsidRDefault="001B6EE7" w:rsidP="001B6EE7">
            <w:pPr>
              <w:pStyle w:val="XML1"/>
              <w:rPr>
                <w:del w:id="6528" w:author="aas" w:date="2013-10-14T02:06:00Z"/>
              </w:rPr>
            </w:pPr>
            <w:del w:id="6529" w:author="aas" w:date="2013-10-14T02:06:00Z">
              <w:r>
                <w:delText xml:space="preserve">    &lt;/xs:annotation&gt;</w:delText>
              </w:r>
            </w:del>
          </w:p>
          <w:p w14:paraId="36D87642" w14:textId="77777777" w:rsidR="001B6EE7" w:rsidRDefault="001B6EE7" w:rsidP="001B6EE7">
            <w:pPr>
              <w:pStyle w:val="XML1"/>
              <w:rPr>
                <w:del w:id="6530" w:author="aas" w:date="2013-10-14T02:06:00Z"/>
              </w:rPr>
            </w:pPr>
          </w:p>
          <w:p w14:paraId="293DA03D" w14:textId="77777777" w:rsidR="001B6EE7" w:rsidRDefault="001B6EE7" w:rsidP="001B6EE7">
            <w:pPr>
              <w:pStyle w:val="XML1"/>
              <w:rPr>
                <w:del w:id="6531" w:author="aas" w:date="2013-10-14T02:06:00Z"/>
              </w:rPr>
            </w:pPr>
            <w:del w:id="6532" w:author="aas" w:date="2013-10-14T02:06:00Z">
              <w:r>
                <w:delText xml:space="preserve">    &lt;xs:restriction base="xs:base64Binary"&gt;</w:delText>
              </w:r>
            </w:del>
          </w:p>
          <w:p w14:paraId="3C390AF8" w14:textId="77777777" w:rsidR="001B6EE7" w:rsidRDefault="001B6EE7" w:rsidP="001B6EE7">
            <w:pPr>
              <w:pStyle w:val="XML1"/>
              <w:rPr>
                <w:del w:id="6533" w:author="aas" w:date="2013-10-14T02:06:00Z"/>
              </w:rPr>
            </w:pPr>
            <w:del w:id="6534" w:author="aas" w:date="2013-10-14T02:06:00Z">
              <w:r>
                <w:delText xml:space="preserve">    &lt;/xs:restriction&gt;</w:delText>
              </w:r>
            </w:del>
          </w:p>
          <w:p w14:paraId="73669885" w14:textId="77777777" w:rsidR="001B6EE7" w:rsidRPr="009F1B7D" w:rsidRDefault="001B6EE7" w:rsidP="001B6EE7">
            <w:pPr>
              <w:pStyle w:val="XML1"/>
              <w:rPr>
                <w:del w:id="6535" w:author="aas" w:date="2013-10-14T02:06:00Z"/>
              </w:rPr>
            </w:pPr>
            <w:del w:id="6536" w:author="aas" w:date="2013-10-14T02:06:00Z">
              <w:r>
                <w:delText xml:space="preserve">  &lt;/xs:simpleType&gt;</w:delText>
              </w:r>
            </w:del>
          </w:p>
        </w:tc>
      </w:tr>
    </w:tbl>
    <w:p w14:paraId="17033E2D" w14:textId="77777777" w:rsidR="00182140" w:rsidRPr="00182140" w:rsidRDefault="00182140" w:rsidP="00025A73">
      <w:pPr>
        <w:rPr>
          <w:del w:id="6537" w:author="aas" w:date="2013-10-14T02:06:00Z"/>
        </w:rPr>
      </w:pPr>
    </w:p>
    <w:p w14:paraId="43A867B8" w14:textId="67150F59" w:rsidR="00971A60" w:rsidRDefault="00971A60" w:rsidP="00971A60">
      <w:pPr>
        <w:pStyle w:val="Heading3"/>
        <w:keepLines w:val="0"/>
        <w:ind w:left="720" w:hanging="720"/>
      </w:pPr>
      <w:bookmarkStart w:id="6538" w:name="_Toc243774089"/>
      <w:r>
        <w:t>XML Example</w:t>
      </w:r>
      <w:bookmarkEnd w:id="6538"/>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lastRenderedPageBreak/>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pPr>
      <w:bookmarkStart w:id="6539" w:name="_Toc243774090"/>
      <w:r>
        <w:t>NDM</w:t>
      </w:r>
      <w:bookmarkEnd w:id="6539"/>
    </w:p>
    <w:p w14:paraId="586BEB71" w14:textId="356A34B8" w:rsidR="00D65293" w:rsidRPr="00D65293" w:rsidRDefault="004942DC" w:rsidP="00D65293">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r w:rsidR="001D136E">
        <w:t xml:space="preserve"> </w:t>
      </w:r>
      <w:ins w:id="6540" w:author="Anees Shaikh" w:date="2013-11-24T23:15:00Z">
        <w:r w:rsidR="00AA5D31">
          <w:t xml:space="preserve"> Note that Flow Table features described in </w:t>
        </w:r>
      </w:ins>
      <w:ins w:id="6541" w:author="Anees Shaikh" w:date="2013-11-24T23:17:00Z">
        <w:r w:rsidR="00AA5D31">
          <w:t xml:space="preserve">Section </w:t>
        </w:r>
        <w:r w:rsidR="00AA5D31">
          <w:fldChar w:fldCharType="begin"/>
        </w:r>
        <w:r w:rsidR="00AA5D31">
          <w:instrText xml:space="preserve"> REF _Ref246954349 \r </w:instrText>
        </w:r>
      </w:ins>
      <w:r w:rsidR="00AA5D31">
        <w:fldChar w:fldCharType="separate"/>
      </w:r>
      <w:ins w:id="6542" w:author="Anees Shaikh" w:date="2013-11-24T23:17:00Z">
        <w:r w:rsidR="00AA5D31">
          <w:t>8.14</w:t>
        </w:r>
        <w:r w:rsidR="00AA5D31">
          <w:fldChar w:fldCharType="end"/>
        </w:r>
      </w:ins>
      <w:ins w:id="6543" w:author="Anees Shaikh" w:date="2013-10-19T02:14:00Z">
        <w:r w:rsidR="006A4016">
          <w:t xml:space="preserve"> </w:t>
        </w:r>
      </w:ins>
      <w:ins w:id="6544" w:author="Anees Shaikh" w:date="2013-11-24T23:17:00Z">
        <w:r w:rsidR="00AA5D31">
          <w:t xml:space="preserve">are generally not used with NDMs.  </w:t>
        </w:r>
      </w:ins>
      <w:ins w:id="6545" w:author="Anees Shaikh" w:date="2013-10-19T02:15:00Z">
        <w:r w:rsidR="006A4016">
          <w:t>Implementations are expected to extend the base XML schema with a set of NDM-specific data definitions (e.g. L2+L3). The details of the specific NDMs are outside the scope of this document.  Refer to documentation from the ONF Forwarding Abstractions Working Group for details.</w:t>
        </w:r>
        <w:r w:rsidR="006A4016" w:rsidDel="006A4016">
          <w:t xml:space="preserve"> </w:t>
        </w:r>
      </w:ins>
      <w:del w:id="6546" w:author="Anees Shaikh" w:date="2013-10-19T02:14:00Z">
        <w:r w:rsidR="001D136E" w:rsidDel="006A4016">
          <w:delText>(need example)</w:delText>
        </w:r>
      </w:del>
    </w:p>
    <w:p w14:paraId="7B8EAA94" w14:textId="592A7180" w:rsidR="00EA69CB" w:rsidRDefault="00EA69CB" w:rsidP="00EA69CB">
      <w:pPr>
        <w:pStyle w:val="Heading3"/>
      </w:pPr>
      <w:bookmarkStart w:id="6547" w:name="_Toc243774091"/>
      <w:r>
        <w:lastRenderedPageBreak/>
        <w:t>UML Diagram</w:t>
      </w:r>
      <w:bookmarkEnd w:id="6547"/>
    </w:p>
    <w:p w14:paraId="0D14C2AA" w14:textId="77777777" w:rsidR="00106C2C" w:rsidRPr="00245921" w:rsidRDefault="00106C2C" w:rsidP="00245921">
      <w:r>
        <w:object w:dxaOrig="3406" w:dyaOrig="5521" w14:anchorId="7274FCD7">
          <v:shape id="_x0000_i1042" type="#_x0000_t75" style="width:172.8pt;height:273.6pt" o:ole="">
            <v:imagedata r:id="rId51" o:title=""/>
          </v:shape>
          <o:OLEObject Type="Embed" ProgID="Visio.Drawing.15" ShapeID="_x0000_i1042" DrawAspect="Content" ObjectID="_1448698043" r:id="rId52"/>
        </w:object>
      </w:r>
    </w:p>
    <w:p w14:paraId="4E628C65" w14:textId="62BD25F4" w:rsidR="00FD1CD6" w:rsidDel="006A4016" w:rsidRDefault="00EA69CB" w:rsidP="00FD1CD6">
      <w:pPr>
        <w:pStyle w:val="Heading3"/>
        <w:rPr>
          <w:del w:id="6548" w:author="Anees Shaikh" w:date="2013-10-19T02:15:00Z"/>
        </w:rPr>
      </w:pPr>
      <w:del w:id="6549" w:author="Anees Shaikh" w:date="2013-10-19T02:15:00Z">
        <w:r w:rsidDel="006A4016">
          <w:delText>XML Schema</w:delText>
        </w:r>
      </w:del>
    </w:p>
    <w:p w14:paraId="6BEACC80" w14:textId="672ABCB0" w:rsidR="00CE6A2F" w:rsidRPr="00CE6A2F" w:rsidDel="006A4016" w:rsidRDefault="00CE6A2F" w:rsidP="00CE6A2F">
      <w:pPr>
        <w:rPr>
          <w:del w:id="6550" w:author="Anees Shaikh" w:date="2013-10-19T02:15:00Z"/>
        </w:rPr>
      </w:pPr>
      <w:del w:id="6551" w:author="Anees Shaikh" w:date="2013-10-19T02:15:00Z">
        <w:r w:rsidDel="006A4016">
          <w:delText xml:space="preserve">This XML Schema represents the basic </w:delText>
        </w:r>
        <w:r w:rsidR="006C0A96" w:rsidDel="006A4016">
          <w:delText xml:space="preserve">placeholder </w:delText>
        </w:r>
        <w:r w:rsidDel="006A4016">
          <w:delText xml:space="preserve">structure for NDMs. Implementations are expected to </w:delText>
        </w:r>
        <w:r w:rsidR="006C0A96" w:rsidDel="006A4016">
          <w:delText>extend</w:delText>
        </w:r>
        <w:r w:rsidDel="006A4016">
          <w:delText xml:space="preserve"> this schema with a set of NDM-specific data definitions (e.g. L2+L3). The details of the specific NDMs are outside the scope of this document.</w:delText>
        </w:r>
        <w:r w:rsidR="001D136E" w:rsidDel="006A4016">
          <w:delText xml:space="preserve">  </w:delText>
        </w:r>
      </w:del>
      <w:del w:id="6552" w:author="Anees Shaikh" w:date="2013-10-19T02:13:00Z">
        <w:r w:rsidR="001D136E" w:rsidDel="006A4016">
          <w:delText>(add reference to NDM paper)</w:delText>
        </w:r>
      </w:del>
    </w:p>
    <w:tbl>
      <w:tblPr>
        <w:tblStyle w:val="XMLtable"/>
        <w:tblW w:w="5000" w:type="pct"/>
        <w:tblLook w:val="04A0" w:firstRow="1" w:lastRow="0" w:firstColumn="1" w:lastColumn="0" w:noHBand="0" w:noVBand="1"/>
      </w:tblPr>
      <w:tblGrid>
        <w:gridCol w:w="9474"/>
      </w:tblGrid>
      <w:tr w:rsidR="00CB7B88" w:rsidRPr="009F1B7D" w:rsidDel="006A4016" w14:paraId="52E4498C" w14:textId="0AB27FE5" w:rsidTr="00CB7B88">
        <w:trPr>
          <w:del w:id="6553" w:author="Anees Shaikh" w:date="2013-10-19T02:15:00Z"/>
        </w:trPr>
        <w:tc>
          <w:tcPr>
            <w:tcW w:w="8820" w:type="dxa"/>
          </w:tcPr>
          <w:p w14:paraId="3E9814E8" w14:textId="6D959B34" w:rsidR="0023596D" w:rsidDel="006A4016" w:rsidRDefault="0023596D" w:rsidP="0023596D">
            <w:pPr>
              <w:pStyle w:val="XML2"/>
              <w:rPr>
                <w:del w:id="6554" w:author="Anees Shaikh" w:date="2013-10-19T02:15:00Z"/>
              </w:rPr>
            </w:pPr>
            <w:del w:id="6555" w:author="Anees Shaikh" w:date="2013-10-19T02:15:00Z">
              <w:r w:rsidDel="006A4016">
                <w:delText xml:space="preserve">  &lt;xs:group name="a0"&gt;</w:delText>
              </w:r>
            </w:del>
          </w:p>
          <w:p w14:paraId="6B66EFE8" w14:textId="1F700FFB" w:rsidR="0023596D" w:rsidDel="006A4016" w:rsidRDefault="0023596D" w:rsidP="0023596D">
            <w:pPr>
              <w:pStyle w:val="XML2"/>
              <w:rPr>
                <w:del w:id="6556" w:author="Anees Shaikh" w:date="2013-10-19T02:15:00Z"/>
              </w:rPr>
            </w:pPr>
            <w:del w:id="6557" w:author="Anees Shaikh" w:date="2013-10-19T02:15:00Z">
              <w:r w:rsidDel="006A4016">
                <w:delText xml:space="preserve">    &lt;xs:sequence&gt;</w:delText>
              </w:r>
            </w:del>
          </w:p>
          <w:p w14:paraId="670E7923" w14:textId="2921CDDA" w:rsidR="0023596D" w:rsidDel="006A4016" w:rsidRDefault="0023596D" w:rsidP="0023596D">
            <w:pPr>
              <w:pStyle w:val="XML2"/>
              <w:rPr>
                <w:del w:id="6558" w:author="Anees Shaikh" w:date="2013-10-19T02:15:00Z"/>
              </w:rPr>
            </w:pPr>
            <w:del w:id="6559" w:author="Anees Shaikh" w:date="2013-10-19T02:15:00Z">
              <w:r w:rsidDel="006A4016">
                <w:delText xml:space="preserve">      &lt;xs:element name="ndm"&gt;</w:delText>
              </w:r>
            </w:del>
          </w:p>
          <w:p w14:paraId="314A163F" w14:textId="10E2EA7B" w:rsidR="0023596D" w:rsidDel="006A4016" w:rsidRDefault="0023596D" w:rsidP="0023596D">
            <w:pPr>
              <w:pStyle w:val="XML2"/>
              <w:rPr>
                <w:del w:id="6560" w:author="Anees Shaikh" w:date="2013-10-19T02:15:00Z"/>
              </w:rPr>
            </w:pPr>
            <w:del w:id="6561" w:author="Anees Shaikh" w:date="2013-10-19T02:15:00Z">
              <w:r w:rsidDel="006A4016">
                <w:delText xml:space="preserve">        &lt;xs:annotation&gt;</w:delText>
              </w:r>
            </w:del>
          </w:p>
          <w:p w14:paraId="02444343" w14:textId="6C4A32B1" w:rsidR="0023596D" w:rsidDel="006A4016" w:rsidRDefault="0023596D" w:rsidP="0023596D">
            <w:pPr>
              <w:pStyle w:val="XML2"/>
              <w:rPr>
                <w:del w:id="6562" w:author="Anees Shaikh" w:date="2013-10-19T02:15:00Z"/>
              </w:rPr>
            </w:pPr>
            <w:del w:id="6563" w:author="Anees Shaikh" w:date="2013-10-19T02:15:00Z">
              <w:r w:rsidDel="006A4016">
                <w:delText xml:space="preserve">          &lt;xs:documentation&gt;</w:delText>
              </w:r>
            </w:del>
          </w:p>
          <w:p w14:paraId="0FD502B0" w14:textId="7587B179" w:rsidR="0023596D" w:rsidDel="006A4016" w:rsidRDefault="0023596D" w:rsidP="0023596D">
            <w:pPr>
              <w:pStyle w:val="XML2"/>
              <w:rPr>
                <w:del w:id="6564" w:author="Anees Shaikh" w:date="2013-10-19T02:15:00Z"/>
              </w:rPr>
            </w:pPr>
            <w:del w:id="6565" w:author="Anees Shaikh" w:date="2013-10-19T02:15:00Z">
              <w:r w:rsidDel="006A4016">
                <w:delText xml:space="preserve">            The container for the capable-switch global list of available</w:delText>
              </w:r>
            </w:del>
          </w:p>
          <w:p w14:paraId="79D4C6E5" w14:textId="71B074DA" w:rsidR="0023596D" w:rsidDel="006A4016" w:rsidRDefault="0023596D" w:rsidP="0023596D">
            <w:pPr>
              <w:pStyle w:val="XML2"/>
              <w:rPr>
                <w:del w:id="6566" w:author="Anees Shaikh" w:date="2013-10-19T02:15:00Z"/>
              </w:rPr>
            </w:pPr>
            <w:del w:id="6567" w:author="Anees Shaikh" w:date="2013-10-19T02:15:00Z">
              <w:r w:rsidDel="006A4016">
                <w:delText xml:space="preserve">            NDMs.</w:delText>
              </w:r>
            </w:del>
          </w:p>
          <w:p w14:paraId="72DF2F6E" w14:textId="54EE68B3" w:rsidR="0023596D" w:rsidDel="006A4016" w:rsidRDefault="0023596D" w:rsidP="0023596D">
            <w:pPr>
              <w:pStyle w:val="XML2"/>
              <w:rPr>
                <w:del w:id="6568" w:author="Anees Shaikh" w:date="2013-10-19T02:15:00Z"/>
              </w:rPr>
            </w:pPr>
            <w:del w:id="6569" w:author="Anees Shaikh" w:date="2013-10-19T02:15:00Z">
              <w:r w:rsidDel="006A4016">
                <w:delText xml:space="preserve">          &lt;/xs:documentation&gt;</w:delText>
              </w:r>
            </w:del>
          </w:p>
          <w:p w14:paraId="772B930E" w14:textId="59338892" w:rsidR="0023596D" w:rsidDel="006A4016" w:rsidRDefault="0023596D" w:rsidP="0023596D">
            <w:pPr>
              <w:pStyle w:val="XML2"/>
              <w:rPr>
                <w:del w:id="6570" w:author="Anees Shaikh" w:date="2013-10-19T02:15:00Z"/>
              </w:rPr>
            </w:pPr>
            <w:del w:id="6571" w:author="Anees Shaikh" w:date="2013-10-19T02:15:00Z">
              <w:r w:rsidDel="006A4016">
                <w:delText xml:space="preserve">        &lt;/xs:annotation&gt;</w:delText>
              </w:r>
            </w:del>
          </w:p>
          <w:p w14:paraId="5DB58947" w14:textId="290B384F" w:rsidR="0023596D" w:rsidDel="006A4016" w:rsidRDefault="0023596D" w:rsidP="0023596D">
            <w:pPr>
              <w:pStyle w:val="XML2"/>
              <w:rPr>
                <w:del w:id="6572" w:author="Anees Shaikh" w:date="2013-10-19T02:15:00Z"/>
              </w:rPr>
            </w:pPr>
            <w:del w:id="6573" w:author="Anees Shaikh" w:date="2013-10-19T02:15:00Z">
              <w:r w:rsidDel="006A4016">
                <w:delText xml:space="preserve">        &lt;xs:complexType&gt;</w:delText>
              </w:r>
            </w:del>
          </w:p>
          <w:p w14:paraId="1860591D" w14:textId="2E7BFE6D" w:rsidR="0023596D" w:rsidDel="006A4016" w:rsidRDefault="0023596D" w:rsidP="0023596D">
            <w:pPr>
              <w:pStyle w:val="XML2"/>
              <w:rPr>
                <w:del w:id="6574" w:author="Anees Shaikh" w:date="2013-10-19T02:15:00Z"/>
              </w:rPr>
            </w:pPr>
            <w:del w:id="6575" w:author="Anees Shaikh" w:date="2013-10-19T02:15:00Z">
              <w:r w:rsidDel="006A4016">
                <w:delText xml:space="preserve">          &lt;xs:sequence&gt;</w:delText>
              </w:r>
            </w:del>
          </w:p>
          <w:p w14:paraId="136757D7" w14:textId="65DC5943" w:rsidR="0023596D" w:rsidDel="006A4016" w:rsidRDefault="0023596D" w:rsidP="0023596D">
            <w:pPr>
              <w:pStyle w:val="XML2"/>
              <w:rPr>
                <w:del w:id="6576" w:author="Anees Shaikh" w:date="2013-10-19T02:15:00Z"/>
              </w:rPr>
            </w:pPr>
            <w:del w:id="6577" w:author="Anees Shaikh" w:date="2013-10-19T02:15:00Z">
              <w:r w:rsidDel="006A4016">
                <w:delText xml:space="preserve">            &lt;xs:element name="available-ndms" minOccurs="0" </w:delText>
              </w:r>
            </w:del>
          </w:p>
          <w:p w14:paraId="43476BBA" w14:textId="51594BFC" w:rsidR="0023596D" w:rsidDel="006A4016" w:rsidRDefault="0023596D" w:rsidP="0023596D">
            <w:pPr>
              <w:pStyle w:val="XML2"/>
              <w:rPr>
                <w:del w:id="6578" w:author="Anees Shaikh" w:date="2013-10-19T02:15:00Z"/>
              </w:rPr>
            </w:pPr>
            <w:del w:id="6579" w:author="Anees Shaikh" w:date="2013-10-19T02:15:00Z">
              <w:r w:rsidDel="006A4016">
                <w:delText xml:space="preserve">                        maxOccurs="unbounded"&gt;</w:delText>
              </w:r>
            </w:del>
          </w:p>
          <w:p w14:paraId="25FC8F45" w14:textId="69C4EAEB" w:rsidR="0023596D" w:rsidDel="006A4016" w:rsidRDefault="0023596D" w:rsidP="0023596D">
            <w:pPr>
              <w:pStyle w:val="XML2"/>
              <w:rPr>
                <w:del w:id="6580" w:author="Anees Shaikh" w:date="2013-10-19T02:15:00Z"/>
              </w:rPr>
            </w:pPr>
            <w:del w:id="6581" w:author="Anees Shaikh" w:date="2013-10-19T02:15:00Z">
              <w:r w:rsidDel="006A4016">
                <w:delText xml:space="preserve">              &lt;xs:annotation&gt;</w:delText>
              </w:r>
            </w:del>
          </w:p>
          <w:p w14:paraId="65111598" w14:textId="2653EC65" w:rsidR="0023596D" w:rsidDel="006A4016" w:rsidRDefault="0023596D" w:rsidP="0023596D">
            <w:pPr>
              <w:pStyle w:val="XML2"/>
              <w:rPr>
                <w:del w:id="6582" w:author="Anees Shaikh" w:date="2013-10-19T02:15:00Z"/>
              </w:rPr>
            </w:pPr>
            <w:del w:id="6583" w:author="Anees Shaikh" w:date="2013-10-19T02:15:00Z">
              <w:r w:rsidDel="006A4016">
                <w:delText xml:space="preserve">                &lt;xs:documentation&gt;</w:delText>
              </w:r>
            </w:del>
          </w:p>
          <w:p w14:paraId="635B04E9" w14:textId="7CA0A8DE" w:rsidR="0023596D" w:rsidDel="006A4016" w:rsidRDefault="0023596D" w:rsidP="0023596D">
            <w:pPr>
              <w:pStyle w:val="XML2"/>
              <w:rPr>
                <w:del w:id="6584" w:author="Anees Shaikh" w:date="2013-10-19T02:15:00Z"/>
              </w:rPr>
            </w:pPr>
            <w:del w:id="6585" w:author="Anees Shaikh" w:date="2013-10-19T02:15:00Z">
              <w:r w:rsidDel="006A4016">
                <w:delText xml:space="preserve">                  The list of all NDMs implemented by the capable-switch</w:delText>
              </w:r>
            </w:del>
          </w:p>
          <w:p w14:paraId="35D85867" w14:textId="3A7B461C" w:rsidR="0023596D" w:rsidDel="006A4016" w:rsidRDefault="0023596D" w:rsidP="0023596D">
            <w:pPr>
              <w:pStyle w:val="XML2"/>
              <w:rPr>
                <w:del w:id="6586" w:author="Anees Shaikh" w:date="2013-10-19T02:15:00Z"/>
              </w:rPr>
            </w:pPr>
            <w:del w:id="6587" w:author="Anees Shaikh" w:date="2013-10-19T02:15:00Z">
              <w:r w:rsidDel="006A4016">
                <w:delText xml:space="preserve">                  Clients can query this list to learn about supported</w:delText>
              </w:r>
            </w:del>
          </w:p>
          <w:p w14:paraId="47C447A0" w14:textId="263D6495" w:rsidR="0023596D" w:rsidDel="006A4016" w:rsidRDefault="0023596D" w:rsidP="0023596D">
            <w:pPr>
              <w:pStyle w:val="XML2"/>
              <w:rPr>
                <w:del w:id="6588" w:author="Anees Shaikh" w:date="2013-10-19T02:15:00Z"/>
              </w:rPr>
            </w:pPr>
            <w:del w:id="6589" w:author="Anees Shaikh" w:date="2013-10-19T02:15:00Z">
              <w:r w:rsidDel="006A4016">
                <w:delText xml:space="preserve">                  NDMs before implementing them on logical-switches</w:delText>
              </w:r>
            </w:del>
          </w:p>
          <w:p w14:paraId="4FFCA7A8" w14:textId="23C04380" w:rsidR="0023596D" w:rsidDel="006A4016" w:rsidRDefault="0023596D" w:rsidP="0023596D">
            <w:pPr>
              <w:pStyle w:val="XML2"/>
              <w:rPr>
                <w:del w:id="6590" w:author="Anees Shaikh" w:date="2013-10-19T02:15:00Z"/>
              </w:rPr>
            </w:pPr>
            <w:del w:id="6591" w:author="Anees Shaikh" w:date="2013-10-19T02:15:00Z">
              <w:r w:rsidDel="006A4016">
                <w:delText xml:space="preserve">                &lt;/xs:documentation&gt;</w:delText>
              </w:r>
            </w:del>
          </w:p>
          <w:p w14:paraId="2AB8AC67" w14:textId="21EA5BAB" w:rsidR="0023596D" w:rsidDel="006A4016" w:rsidRDefault="0023596D" w:rsidP="0023596D">
            <w:pPr>
              <w:pStyle w:val="XML2"/>
              <w:rPr>
                <w:del w:id="6592" w:author="Anees Shaikh" w:date="2013-10-19T02:15:00Z"/>
              </w:rPr>
            </w:pPr>
            <w:del w:id="6593" w:author="Anees Shaikh" w:date="2013-10-19T02:15:00Z">
              <w:r w:rsidDel="006A4016">
                <w:delText xml:space="preserve">              &lt;/xs:annotation&gt;</w:delText>
              </w:r>
            </w:del>
          </w:p>
          <w:p w14:paraId="09BAB321" w14:textId="36CB849D" w:rsidR="0023596D" w:rsidDel="006A4016" w:rsidRDefault="0023596D" w:rsidP="0023596D">
            <w:pPr>
              <w:pStyle w:val="XML2"/>
              <w:rPr>
                <w:del w:id="6594" w:author="Anees Shaikh" w:date="2013-10-19T02:15:00Z"/>
              </w:rPr>
            </w:pPr>
            <w:del w:id="6595" w:author="Anees Shaikh" w:date="2013-10-19T02:15:00Z">
              <w:r w:rsidDel="006A4016">
                <w:delText xml:space="preserve">              &lt;xs:complexType&gt;</w:delText>
              </w:r>
            </w:del>
          </w:p>
          <w:p w14:paraId="5A76A5F2" w14:textId="38AB5E8A" w:rsidR="0023596D" w:rsidDel="006A4016" w:rsidRDefault="0023596D" w:rsidP="0023596D">
            <w:pPr>
              <w:pStyle w:val="XML2"/>
              <w:rPr>
                <w:del w:id="6596" w:author="Anees Shaikh" w:date="2013-10-19T02:15:00Z"/>
              </w:rPr>
            </w:pPr>
            <w:del w:id="6597" w:author="Anees Shaikh" w:date="2013-10-19T02:15:00Z">
              <w:r w:rsidDel="006A4016">
                <w:delText xml:space="preserve">                &lt;xs:sequence&gt;</w:delText>
              </w:r>
            </w:del>
          </w:p>
          <w:p w14:paraId="14C90E28" w14:textId="2156B65E" w:rsidR="0023596D" w:rsidDel="006A4016" w:rsidRDefault="0023596D" w:rsidP="0023596D">
            <w:pPr>
              <w:pStyle w:val="XML2"/>
              <w:rPr>
                <w:del w:id="6598" w:author="Anees Shaikh" w:date="2013-10-19T02:15:00Z"/>
              </w:rPr>
            </w:pPr>
            <w:del w:id="6599" w:author="Anees Shaikh" w:date="2013-10-19T02:15:00Z">
              <w:r w:rsidDel="006A4016">
                <w:delText xml:space="preserve">                  &lt;xs:element name="name" type="xs:string"&gt;</w:delText>
              </w:r>
            </w:del>
          </w:p>
          <w:p w14:paraId="0030D4D3" w14:textId="169EECA6" w:rsidR="0023596D" w:rsidDel="006A4016" w:rsidRDefault="0023596D" w:rsidP="0023596D">
            <w:pPr>
              <w:pStyle w:val="XML2"/>
              <w:rPr>
                <w:del w:id="6600" w:author="Anees Shaikh" w:date="2013-10-19T02:15:00Z"/>
              </w:rPr>
            </w:pPr>
            <w:del w:id="6601" w:author="Anees Shaikh" w:date="2013-10-19T02:15:00Z">
              <w:r w:rsidDel="006A4016">
                <w:delText xml:space="preserve">                    &lt;xs:annotation&gt;</w:delText>
              </w:r>
            </w:del>
          </w:p>
          <w:p w14:paraId="6C615048" w14:textId="69E94E21" w:rsidR="0023596D" w:rsidDel="006A4016" w:rsidRDefault="0023596D" w:rsidP="0023596D">
            <w:pPr>
              <w:pStyle w:val="XML2"/>
              <w:rPr>
                <w:del w:id="6602" w:author="Anees Shaikh" w:date="2013-10-19T02:15:00Z"/>
              </w:rPr>
            </w:pPr>
            <w:del w:id="6603" w:author="Anees Shaikh" w:date="2013-10-19T02:15:00Z">
              <w:r w:rsidDel="006A4016">
                <w:delText xml:space="preserve">                      &lt;xs:documentation&gt;</w:delText>
              </w:r>
            </w:del>
          </w:p>
          <w:p w14:paraId="190254B4" w14:textId="3215BF50" w:rsidR="0023596D" w:rsidDel="006A4016" w:rsidRDefault="0023596D" w:rsidP="0023596D">
            <w:pPr>
              <w:pStyle w:val="XML2"/>
              <w:rPr>
                <w:del w:id="6604" w:author="Anees Shaikh" w:date="2013-10-19T02:15:00Z"/>
              </w:rPr>
            </w:pPr>
            <w:del w:id="6605" w:author="Anees Shaikh" w:date="2013-10-19T02:15:00Z">
              <w:r w:rsidDel="006A4016">
                <w:delText xml:space="preserve">                        A unique name of the NDM.</w:delText>
              </w:r>
            </w:del>
          </w:p>
          <w:p w14:paraId="408CAA3B" w14:textId="0759260D" w:rsidR="0023596D" w:rsidDel="006A4016" w:rsidRDefault="0023596D" w:rsidP="0023596D">
            <w:pPr>
              <w:pStyle w:val="XML2"/>
              <w:rPr>
                <w:del w:id="6606" w:author="Anees Shaikh" w:date="2013-10-19T02:15:00Z"/>
              </w:rPr>
            </w:pPr>
            <w:del w:id="6607" w:author="Anees Shaikh" w:date="2013-10-19T02:15:00Z">
              <w:r w:rsidDel="006A4016">
                <w:delText xml:space="preserve">                        This name corresponds to the</w:delText>
              </w:r>
            </w:del>
          </w:p>
          <w:p w14:paraId="07842D88" w14:textId="021566DE" w:rsidR="0023596D" w:rsidDel="006A4016" w:rsidRDefault="0023596D" w:rsidP="0023596D">
            <w:pPr>
              <w:pStyle w:val="XML2"/>
              <w:rPr>
                <w:del w:id="6608" w:author="Anees Shaikh" w:date="2013-10-19T02:15:00Z"/>
              </w:rPr>
            </w:pPr>
            <w:del w:id="6609" w:author="Anees Shaikh" w:date="2013-10-19T02:15:00Z">
              <w:r w:rsidDel="006A4016">
                <w:delText xml:space="preserve">                        'ndm-implementation-choice' name per</w:delText>
              </w:r>
            </w:del>
          </w:p>
          <w:p w14:paraId="61E392BC" w14:textId="0A17F139" w:rsidR="0023596D" w:rsidDel="006A4016" w:rsidRDefault="0023596D" w:rsidP="0023596D">
            <w:pPr>
              <w:pStyle w:val="XML2"/>
              <w:rPr>
                <w:del w:id="6610" w:author="Anees Shaikh" w:date="2013-10-19T02:15:00Z"/>
              </w:rPr>
            </w:pPr>
            <w:del w:id="6611" w:author="Anees Shaikh" w:date="2013-10-19T02:15:00Z">
              <w:r w:rsidDel="006A4016">
                <w:delText xml:space="preserve">                        logical-switch. Clients are expected to:</w:delText>
              </w:r>
            </w:del>
          </w:p>
          <w:p w14:paraId="2D872AC7" w14:textId="0259AB80" w:rsidR="0023596D" w:rsidDel="006A4016" w:rsidRDefault="0023596D" w:rsidP="0023596D">
            <w:pPr>
              <w:pStyle w:val="XML2"/>
              <w:rPr>
                <w:del w:id="6612" w:author="Anees Shaikh" w:date="2013-10-19T02:15:00Z"/>
              </w:rPr>
            </w:pPr>
            <w:del w:id="6613" w:author="Anees Shaikh" w:date="2013-10-19T02:15:00Z">
              <w:r w:rsidDel="006A4016">
                <w:delText xml:space="preserve">                         - Find out about available NDMs by querying this</w:delText>
              </w:r>
            </w:del>
          </w:p>
          <w:p w14:paraId="72811BAC" w14:textId="45150DF0" w:rsidR="0023596D" w:rsidDel="006A4016" w:rsidRDefault="0023596D" w:rsidP="0023596D">
            <w:pPr>
              <w:pStyle w:val="XML2"/>
              <w:rPr>
                <w:del w:id="6614" w:author="Anees Shaikh" w:date="2013-10-19T02:15:00Z"/>
              </w:rPr>
            </w:pPr>
            <w:del w:id="6615" w:author="Anees Shaikh" w:date="2013-10-19T02:15:00Z">
              <w:r w:rsidDel="006A4016">
                <w:delText xml:space="preserve">                           list;</w:delText>
              </w:r>
            </w:del>
          </w:p>
          <w:p w14:paraId="02BFB37C" w14:textId="53C4921F" w:rsidR="0023596D" w:rsidDel="006A4016" w:rsidRDefault="0023596D" w:rsidP="0023596D">
            <w:pPr>
              <w:pStyle w:val="XML2"/>
              <w:rPr>
                <w:del w:id="6616" w:author="Anees Shaikh" w:date="2013-10-19T02:15:00Z"/>
              </w:rPr>
            </w:pPr>
            <w:del w:id="6617" w:author="Anees Shaikh" w:date="2013-10-19T02:15:00Z">
              <w:r w:rsidDel="006A4016">
                <w:delText xml:space="preserve">                         - and configure specific NDM implementations per</w:delText>
              </w:r>
            </w:del>
          </w:p>
          <w:p w14:paraId="158CC285" w14:textId="37268940" w:rsidR="0023596D" w:rsidDel="006A4016" w:rsidRDefault="0023596D" w:rsidP="0023596D">
            <w:pPr>
              <w:pStyle w:val="XML2"/>
              <w:rPr>
                <w:del w:id="6618" w:author="Anees Shaikh" w:date="2013-10-19T02:15:00Z"/>
              </w:rPr>
            </w:pPr>
            <w:del w:id="6619" w:author="Anees Shaikh" w:date="2013-10-19T02:15:00Z">
              <w:r w:rsidDel="006A4016">
                <w:delText xml:space="preserve">                           logical-switch using this name</w:delText>
              </w:r>
            </w:del>
          </w:p>
          <w:p w14:paraId="540F2382" w14:textId="5C6C3BDB" w:rsidR="0023596D" w:rsidDel="006A4016" w:rsidRDefault="0023596D" w:rsidP="0023596D">
            <w:pPr>
              <w:pStyle w:val="XML2"/>
              <w:rPr>
                <w:del w:id="6620" w:author="Anees Shaikh" w:date="2013-10-19T02:15:00Z"/>
              </w:rPr>
            </w:pPr>
            <w:del w:id="6621" w:author="Anees Shaikh" w:date="2013-10-19T02:15:00Z">
              <w:r w:rsidDel="006A4016">
                <w:delText xml:space="preserve">                      &lt;/xs:documentation&gt;</w:delText>
              </w:r>
            </w:del>
          </w:p>
          <w:p w14:paraId="63D21F18" w14:textId="4410D983" w:rsidR="0023596D" w:rsidDel="006A4016" w:rsidRDefault="0023596D" w:rsidP="0023596D">
            <w:pPr>
              <w:pStyle w:val="XML2"/>
              <w:rPr>
                <w:del w:id="6622" w:author="Anees Shaikh" w:date="2013-10-19T02:15:00Z"/>
              </w:rPr>
            </w:pPr>
            <w:del w:id="6623" w:author="Anees Shaikh" w:date="2013-10-19T02:15:00Z">
              <w:r w:rsidDel="006A4016">
                <w:delText xml:space="preserve">                    &lt;/xs:annotation&gt;</w:delText>
              </w:r>
            </w:del>
          </w:p>
          <w:p w14:paraId="0EFFD901" w14:textId="557561A9" w:rsidR="0023596D" w:rsidDel="006A4016" w:rsidRDefault="0023596D" w:rsidP="0023596D">
            <w:pPr>
              <w:pStyle w:val="XML2"/>
              <w:rPr>
                <w:del w:id="6624" w:author="Anees Shaikh" w:date="2013-10-19T02:15:00Z"/>
              </w:rPr>
            </w:pPr>
            <w:del w:id="6625" w:author="Anees Shaikh" w:date="2013-10-19T02:15:00Z">
              <w:r w:rsidDel="006A4016">
                <w:delText xml:space="preserve">                  &lt;/xs:element&gt;</w:delText>
              </w:r>
            </w:del>
          </w:p>
          <w:p w14:paraId="0834A374" w14:textId="13307FE4" w:rsidR="0023596D" w:rsidDel="006A4016" w:rsidRDefault="0023596D" w:rsidP="0023596D">
            <w:pPr>
              <w:pStyle w:val="XML2"/>
              <w:rPr>
                <w:del w:id="6626" w:author="Anees Shaikh" w:date="2013-10-19T02:15:00Z"/>
              </w:rPr>
            </w:pPr>
            <w:del w:id="6627" w:author="Anees Shaikh" w:date="2013-10-19T02:15:00Z">
              <w:r w:rsidDel="006A4016">
                <w:delText xml:space="preserve">                  &lt;xs:element name="type"&gt;</w:delText>
              </w:r>
            </w:del>
          </w:p>
          <w:p w14:paraId="666F536F" w14:textId="46A70C18" w:rsidR="0023596D" w:rsidDel="006A4016" w:rsidRDefault="0023596D" w:rsidP="0023596D">
            <w:pPr>
              <w:pStyle w:val="XML2"/>
              <w:rPr>
                <w:del w:id="6628" w:author="Anees Shaikh" w:date="2013-10-19T02:15:00Z"/>
              </w:rPr>
            </w:pPr>
            <w:del w:id="6629" w:author="Anees Shaikh" w:date="2013-10-19T02:15:00Z">
              <w:r w:rsidDel="006A4016">
                <w:delText xml:space="preserve">                    &lt;xs:annotation&gt;</w:delText>
              </w:r>
            </w:del>
          </w:p>
          <w:p w14:paraId="57E0AF4D" w14:textId="1187CC63" w:rsidR="0023596D" w:rsidDel="006A4016" w:rsidRDefault="0023596D" w:rsidP="0023596D">
            <w:pPr>
              <w:pStyle w:val="XML2"/>
              <w:rPr>
                <w:del w:id="6630" w:author="Anees Shaikh" w:date="2013-10-19T02:15:00Z"/>
              </w:rPr>
            </w:pPr>
            <w:del w:id="6631" w:author="Anees Shaikh" w:date="2013-10-19T02:15:00Z">
              <w:r w:rsidDel="006A4016">
                <w:delText xml:space="preserve">                      &lt;xs:documentation&gt;</w:delText>
              </w:r>
            </w:del>
          </w:p>
          <w:p w14:paraId="61B1FEFA" w14:textId="21B8B960" w:rsidR="0023596D" w:rsidDel="006A4016" w:rsidRDefault="0023596D" w:rsidP="0023596D">
            <w:pPr>
              <w:pStyle w:val="XML2"/>
              <w:rPr>
                <w:del w:id="6632" w:author="Anees Shaikh" w:date="2013-10-19T02:15:00Z"/>
              </w:rPr>
            </w:pPr>
            <w:del w:id="6633" w:author="Anees Shaikh" w:date="2013-10-19T02:15:00Z">
              <w:r w:rsidDel="006A4016">
                <w:delText xml:space="preserve">                        The NDM type.</w:delText>
              </w:r>
            </w:del>
          </w:p>
          <w:p w14:paraId="048FAD24" w14:textId="46AC4F52" w:rsidR="0023596D" w:rsidDel="006A4016" w:rsidRDefault="0023596D" w:rsidP="0023596D">
            <w:pPr>
              <w:pStyle w:val="XML2"/>
              <w:rPr>
                <w:del w:id="6634" w:author="Anees Shaikh" w:date="2013-10-19T02:15:00Z"/>
              </w:rPr>
            </w:pPr>
            <w:del w:id="6635" w:author="Anees Shaikh" w:date="2013-10-19T02:15:00Z">
              <w:r w:rsidDel="006A4016">
                <w:delText xml:space="preserve">                      &lt;/xs:documentation&gt;</w:delText>
              </w:r>
            </w:del>
          </w:p>
          <w:p w14:paraId="16F1FC45" w14:textId="557714BE" w:rsidR="0023596D" w:rsidDel="006A4016" w:rsidRDefault="0023596D" w:rsidP="0023596D">
            <w:pPr>
              <w:pStyle w:val="XML2"/>
              <w:rPr>
                <w:del w:id="6636" w:author="Anees Shaikh" w:date="2013-10-19T02:15:00Z"/>
              </w:rPr>
            </w:pPr>
            <w:del w:id="6637" w:author="Anees Shaikh" w:date="2013-10-19T02:15:00Z">
              <w:r w:rsidDel="006A4016">
                <w:delText xml:space="preserve">                    &lt;/xs:annotation&gt;</w:delText>
              </w:r>
            </w:del>
          </w:p>
          <w:p w14:paraId="5C67B3C3" w14:textId="54639F1B" w:rsidR="0023596D" w:rsidDel="006A4016" w:rsidRDefault="0023596D" w:rsidP="0023596D">
            <w:pPr>
              <w:pStyle w:val="XML2"/>
              <w:rPr>
                <w:del w:id="6638" w:author="Anees Shaikh" w:date="2013-10-19T02:15:00Z"/>
              </w:rPr>
            </w:pPr>
            <w:del w:id="6639" w:author="Anees Shaikh" w:date="2013-10-19T02:15:00Z">
              <w:r w:rsidDel="006A4016">
                <w:delText xml:space="preserve">                    &lt;xs:simpleType&gt;</w:delText>
              </w:r>
            </w:del>
          </w:p>
          <w:p w14:paraId="116831BC" w14:textId="0CDB9FBC" w:rsidR="0023596D" w:rsidDel="006A4016" w:rsidRDefault="0023596D" w:rsidP="0023596D">
            <w:pPr>
              <w:pStyle w:val="XML2"/>
              <w:rPr>
                <w:del w:id="6640" w:author="Anees Shaikh" w:date="2013-10-19T02:15:00Z"/>
              </w:rPr>
            </w:pPr>
            <w:del w:id="6641" w:author="Anees Shaikh" w:date="2013-10-19T02:15:00Z">
              <w:r w:rsidDel="006A4016">
                <w:delText xml:space="preserve">                      &lt;xs:restriction base="xs:string"&gt;</w:delText>
              </w:r>
            </w:del>
          </w:p>
          <w:p w14:paraId="6548B05E" w14:textId="608BA95D" w:rsidR="0023596D" w:rsidDel="006A4016" w:rsidRDefault="0023596D" w:rsidP="0023596D">
            <w:pPr>
              <w:pStyle w:val="XML2"/>
              <w:rPr>
                <w:del w:id="6642" w:author="Anees Shaikh" w:date="2013-10-19T02:15:00Z"/>
              </w:rPr>
            </w:pPr>
            <w:del w:id="6643" w:author="Anees Shaikh" w:date="2013-10-19T02:15:00Z">
              <w:r w:rsidDel="006A4016">
                <w:delText xml:space="preserve">                        &lt;xs:enumeration value="ttp"/&gt;</w:delText>
              </w:r>
            </w:del>
          </w:p>
          <w:p w14:paraId="30A2F365" w14:textId="68ED4C38" w:rsidR="0023596D" w:rsidDel="006A4016" w:rsidRDefault="0023596D" w:rsidP="0023596D">
            <w:pPr>
              <w:pStyle w:val="XML2"/>
              <w:rPr>
                <w:del w:id="6644" w:author="Anees Shaikh" w:date="2013-10-19T02:15:00Z"/>
              </w:rPr>
            </w:pPr>
            <w:del w:id="6645" w:author="Anees Shaikh" w:date="2013-10-19T02:15:00Z">
              <w:r w:rsidDel="006A4016">
                <w:delText xml:space="preserve">                        &lt;xs:enumeration value="fpmod"/&gt;</w:delText>
              </w:r>
            </w:del>
          </w:p>
          <w:p w14:paraId="76603D15" w14:textId="637FAB4F" w:rsidR="0023596D" w:rsidDel="006A4016" w:rsidRDefault="0023596D" w:rsidP="0023596D">
            <w:pPr>
              <w:pStyle w:val="XML2"/>
              <w:rPr>
                <w:del w:id="6646" w:author="Anees Shaikh" w:date="2013-10-19T02:15:00Z"/>
              </w:rPr>
            </w:pPr>
            <w:del w:id="6647" w:author="Anees Shaikh" w:date="2013-10-19T02:15:00Z">
              <w:r w:rsidDel="006A4016">
                <w:delText xml:space="preserve">                      &lt;/xs:restriction&gt;</w:delText>
              </w:r>
            </w:del>
          </w:p>
          <w:p w14:paraId="65145533" w14:textId="33DBE4D2" w:rsidR="0023596D" w:rsidDel="006A4016" w:rsidRDefault="0023596D" w:rsidP="0023596D">
            <w:pPr>
              <w:pStyle w:val="XML2"/>
              <w:rPr>
                <w:del w:id="6648" w:author="Anees Shaikh" w:date="2013-10-19T02:15:00Z"/>
              </w:rPr>
            </w:pPr>
            <w:del w:id="6649" w:author="Anees Shaikh" w:date="2013-10-19T02:15:00Z">
              <w:r w:rsidDel="006A4016">
                <w:delText xml:space="preserve">                    &lt;/xs:simpleType&gt;</w:delText>
              </w:r>
            </w:del>
          </w:p>
          <w:p w14:paraId="5815680F" w14:textId="15E60E14" w:rsidR="0023596D" w:rsidDel="006A4016" w:rsidRDefault="0023596D" w:rsidP="0023596D">
            <w:pPr>
              <w:pStyle w:val="XML2"/>
              <w:rPr>
                <w:del w:id="6650" w:author="Anees Shaikh" w:date="2013-10-19T02:15:00Z"/>
              </w:rPr>
            </w:pPr>
            <w:del w:id="6651" w:author="Anees Shaikh" w:date="2013-10-19T02:15:00Z">
              <w:r w:rsidDel="006A4016">
                <w:delText xml:space="preserve">                  &lt;/xs:element&gt;</w:delText>
              </w:r>
            </w:del>
          </w:p>
          <w:p w14:paraId="4845DBD1" w14:textId="35B6DB2D" w:rsidR="0023596D" w:rsidDel="006A4016" w:rsidRDefault="0023596D" w:rsidP="0023596D">
            <w:pPr>
              <w:pStyle w:val="XML2"/>
              <w:rPr>
                <w:del w:id="6652" w:author="Anees Shaikh" w:date="2013-10-19T02:15:00Z"/>
              </w:rPr>
            </w:pPr>
            <w:del w:id="6653" w:author="Anees Shaikh" w:date="2013-10-19T02:15:00Z">
              <w:r w:rsidDel="006A4016">
                <w:delText xml:space="preserve">                  &lt;xs:element name="version"  type="xs:string"&gt;</w:delText>
              </w:r>
            </w:del>
          </w:p>
          <w:p w14:paraId="3B0ECEFF" w14:textId="430312E2" w:rsidR="0023596D" w:rsidDel="006A4016" w:rsidRDefault="0023596D" w:rsidP="0023596D">
            <w:pPr>
              <w:pStyle w:val="XML2"/>
              <w:rPr>
                <w:del w:id="6654" w:author="Anees Shaikh" w:date="2013-10-19T02:15:00Z"/>
              </w:rPr>
            </w:pPr>
            <w:del w:id="6655" w:author="Anees Shaikh" w:date="2013-10-19T02:15:00Z">
              <w:r w:rsidDel="006A4016">
                <w:delText xml:space="preserve">                    &lt;xs:annotation&gt;</w:delText>
              </w:r>
            </w:del>
          </w:p>
          <w:p w14:paraId="4227DFF5" w14:textId="67F83128" w:rsidR="0023596D" w:rsidDel="006A4016" w:rsidRDefault="0023596D" w:rsidP="0023596D">
            <w:pPr>
              <w:pStyle w:val="XML2"/>
              <w:rPr>
                <w:del w:id="6656" w:author="Anees Shaikh" w:date="2013-10-19T02:15:00Z"/>
              </w:rPr>
            </w:pPr>
            <w:del w:id="6657" w:author="Anees Shaikh" w:date="2013-10-19T02:15:00Z">
              <w:r w:rsidDel="006A4016">
                <w:delText xml:space="preserve">                      &lt;xs:documentation&gt;</w:delText>
              </w:r>
            </w:del>
          </w:p>
          <w:p w14:paraId="0EC7933F" w14:textId="2AA19897" w:rsidR="0023596D" w:rsidDel="006A4016" w:rsidRDefault="0023596D" w:rsidP="0023596D">
            <w:pPr>
              <w:pStyle w:val="XML2"/>
              <w:rPr>
                <w:del w:id="6658" w:author="Anees Shaikh" w:date="2013-10-19T02:15:00Z"/>
              </w:rPr>
            </w:pPr>
            <w:del w:id="6659" w:author="Anees Shaikh" w:date="2013-10-19T02:15:00Z">
              <w:r w:rsidDel="006A4016">
                <w:delText xml:space="preserve">                        The version of this named NDM.</w:delText>
              </w:r>
            </w:del>
          </w:p>
          <w:p w14:paraId="1968982E" w14:textId="14679FE4" w:rsidR="0023596D" w:rsidDel="006A4016" w:rsidRDefault="0023596D" w:rsidP="0023596D">
            <w:pPr>
              <w:pStyle w:val="XML2"/>
              <w:rPr>
                <w:del w:id="6660" w:author="Anees Shaikh" w:date="2013-10-19T02:15:00Z"/>
              </w:rPr>
            </w:pPr>
            <w:del w:id="6661" w:author="Anees Shaikh" w:date="2013-10-19T02:15:00Z">
              <w:r w:rsidDel="006A4016">
                <w:delText xml:space="preserve">                      &lt;/xs:documentation&gt;</w:delText>
              </w:r>
            </w:del>
          </w:p>
          <w:p w14:paraId="5CA2CA57" w14:textId="666DA8CB" w:rsidR="0023596D" w:rsidDel="006A4016" w:rsidRDefault="0023596D" w:rsidP="0023596D">
            <w:pPr>
              <w:pStyle w:val="XML2"/>
              <w:rPr>
                <w:del w:id="6662" w:author="Anees Shaikh" w:date="2013-10-19T02:15:00Z"/>
              </w:rPr>
            </w:pPr>
            <w:del w:id="6663" w:author="Anees Shaikh" w:date="2013-10-19T02:15:00Z">
              <w:r w:rsidDel="006A4016">
                <w:delText xml:space="preserve">                    &lt;/xs:annotation&gt;</w:delText>
              </w:r>
            </w:del>
          </w:p>
          <w:p w14:paraId="2E505CCC" w14:textId="17F17214" w:rsidR="0023596D" w:rsidDel="006A4016" w:rsidRDefault="0023596D" w:rsidP="0023596D">
            <w:pPr>
              <w:pStyle w:val="XML2"/>
              <w:rPr>
                <w:del w:id="6664" w:author="Anees Shaikh" w:date="2013-10-19T02:15:00Z"/>
              </w:rPr>
            </w:pPr>
            <w:del w:id="6665" w:author="Anees Shaikh" w:date="2013-10-19T02:15:00Z">
              <w:r w:rsidDel="006A4016">
                <w:delText xml:space="preserve">                  &lt;/xs:element&gt;</w:delText>
              </w:r>
            </w:del>
          </w:p>
          <w:p w14:paraId="5C04D70C" w14:textId="24B2262F" w:rsidR="0023596D" w:rsidDel="006A4016" w:rsidRDefault="0023596D" w:rsidP="0023596D">
            <w:pPr>
              <w:pStyle w:val="XML2"/>
              <w:rPr>
                <w:del w:id="6666" w:author="Anees Shaikh" w:date="2013-10-19T02:15:00Z"/>
              </w:rPr>
            </w:pPr>
            <w:del w:id="6667" w:author="Anees Shaikh" w:date="2013-10-19T02:15:00Z">
              <w:r w:rsidDel="006A4016">
                <w:delText xml:space="preserve">                &lt;/xs:sequence&gt;</w:delText>
              </w:r>
            </w:del>
          </w:p>
          <w:p w14:paraId="40BAD880" w14:textId="616FA666" w:rsidR="0023596D" w:rsidDel="006A4016" w:rsidRDefault="0023596D" w:rsidP="0023596D">
            <w:pPr>
              <w:pStyle w:val="XML2"/>
              <w:rPr>
                <w:del w:id="6668" w:author="Anees Shaikh" w:date="2013-10-19T02:15:00Z"/>
              </w:rPr>
            </w:pPr>
            <w:del w:id="6669" w:author="Anees Shaikh" w:date="2013-10-19T02:15:00Z">
              <w:r w:rsidDel="006A4016">
                <w:delText xml:space="preserve">              &lt;/xs:complexType&gt;</w:delText>
              </w:r>
            </w:del>
          </w:p>
          <w:p w14:paraId="238148A9" w14:textId="134F8248" w:rsidR="0023596D" w:rsidDel="006A4016" w:rsidRDefault="0023596D" w:rsidP="0023596D">
            <w:pPr>
              <w:pStyle w:val="XML2"/>
              <w:rPr>
                <w:del w:id="6670" w:author="Anees Shaikh" w:date="2013-10-19T02:15:00Z"/>
              </w:rPr>
            </w:pPr>
            <w:del w:id="6671" w:author="Anees Shaikh" w:date="2013-10-19T02:15:00Z">
              <w:r w:rsidDel="006A4016">
                <w:delText xml:space="preserve">            &lt;/xs:element&gt;</w:delText>
              </w:r>
            </w:del>
          </w:p>
          <w:p w14:paraId="31CD3218" w14:textId="6C45B4DB" w:rsidR="0023596D" w:rsidDel="006A4016" w:rsidRDefault="0023596D" w:rsidP="0023596D">
            <w:pPr>
              <w:pStyle w:val="XML2"/>
              <w:rPr>
                <w:del w:id="6672" w:author="Anees Shaikh" w:date="2013-10-19T02:15:00Z"/>
              </w:rPr>
            </w:pPr>
            <w:del w:id="6673" w:author="Anees Shaikh" w:date="2013-10-19T02:15:00Z">
              <w:r w:rsidDel="006A4016">
                <w:delText xml:space="preserve">          &lt;/xs:sequence&gt;</w:delText>
              </w:r>
            </w:del>
          </w:p>
          <w:p w14:paraId="28078D20" w14:textId="0CD50731" w:rsidR="0023596D" w:rsidDel="006A4016" w:rsidRDefault="0023596D" w:rsidP="0023596D">
            <w:pPr>
              <w:pStyle w:val="XML2"/>
              <w:rPr>
                <w:del w:id="6674" w:author="Anees Shaikh" w:date="2013-10-19T02:15:00Z"/>
              </w:rPr>
            </w:pPr>
            <w:del w:id="6675" w:author="Anees Shaikh" w:date="2013-10-19T02:15:00Z">
              <w:r w:rsidDel="006A4016">
                <w:delText xml:space="preserve">        &lt;/xs:complexType&gt;</w:delText>
              </w:r>
            </w:del>
          </w:p>
          <w:p w14:paraId="44BDC643" w14:textId="6381AA21" w:rsidR="0023596D" w:rsidDel="006A4016" w:rsidRDefault="0023596D" w:rsidP="0023596D">
            <w:pPr>
              <w:pStyle w:val="XML2"/>
              <w:rPr>
                <w:del w:id="6676" w:author="Anees Shaikh" w:date="2013-10-19T02:15:00Z"/>
              </w:rPr>
            </w:pPr>
            <w:del w:id="6677" w:author="Anees Shaikh" w:date="2013-10-19T02:15:00Z">
              <w:r w:rsidDel="006A4016">
                <w:delText xml:space="preserve">      &lt;/xs:element&gt;</w:delText>
              </w:r>
            </w:del>
          </w:p>
          <w:p w14:paraId="3F6BD6AD" w14:textId="0068B133" w:rsidR="0023596D" w:rsidDel="006A4016" w:rsidRDefault="0023596D" w:rsidP="0023596D">
            <w:pPr>
              <w:pStyle w:val="XML2"/>
              <w:rPr>
                <w:del w:id="6678" w:author="Anees Shaikh" w:date="2013-10-19T02:15:00Z"/>
              </w:rPr>
            </w:pPr>
            <w:del w:id="6679" w:author="Anees Shaikh" w:date="2013-10-19T02:15:00Z">
              <w:r w:rsidDel="006A4016">
                <w:delText xml:space="preserve">    &lt;/xs:sequence&gt;</w:delText>
              </w:r>
            </w:del>
          </w:p>
          <w:p w14:paraId="271778A0" w14:textId="4B6292A5" w:rsidR="0023596D" w:rsidDel="006A4016" w:rsidRDefault="0023596D" w:rsidP="0023596D">
            <w:pPr>
              <w:pStyle w:val="XML2"/>
              <w:rPr>
                <w:del w:id="6680" w:author="Anees Shaikh" w:date="2013-10-19T02:15:00Z"/>
              </w:rPr>
            </w:pPr>
            <w:del w:id="6681" w:author="Anees Shaikh" w:date="2013-10-19T02:15:00Z">
              <w:r w:rsidDel="006A4016">
                <w:delText xml:space="preserve">  &lt;/xs:group&gt;</w:delText>
              </w:r>
            </w:del>
          </w:p>
          <w:p w14:paraId="4A7B5A6E" w14:textId="1FA0A8B9" w:rsidR="0023596D" w:rsidDel="006A4016" w:rsidRDefault="0023596D" w:rsidP="0023596D">
            <w:pPr>
              <w:pStyle w:val="XML2"/>
              <w:rPr>
                <w:del w:id="6682" w:author="Anees Shaikh" w:date="2013-10-19T02:15:00Z"/>
              </w:rPr>
            </w:pPr>
          </w:p>
          <w:p w14:paraId="794912A9" w14:textId="71758ED4" w:rsidR="0023596D" w:rsidDel="006A4016" w:rsidRDefault="0023596D" w:rsidP="0023596D">
            <w:pPr>
              <w:pStyle w:val="XML2"/>
              <w:rPr>
                <w:del w:id="6683" w:author="Anees Shaikh" w:date="2013-10-19T02:15:00Z"/>
              </w:rPr>
            </w:pPr>
            <w:del w:id="6684" w:author="Anees Shaikh" w:date="2013-10-19T02:15:00Z">
              <w:r w:rsidDel="006A4016">
                <w:delText xml:space="preserve">  &lt;xs:group name="a1"&gt;</w:delText>
              </w:r>
            </w:del>
          </w:p>
          <w:p w14:paraId="035DE265" w14:textId="45F5621C" w:rsidR="0023596D" w:rsidDel="006A4016" w:rsidRDefault="0023596D" w:rsidP="0023596D">
            <w:pPr>
              <w:pStyle w:val="XML2"/>
              <w:rPr>
                <w:del w:id="6685" w:author="Anees Shaikh" w:date="2013-10-19T02:15:00Z"/>
              </w:rPr>
            </w:pPr>
            <w:del w:id="6686" w:author="Anees Shaikh" w:date="2013-10-19T02:15:00Z">
              <w:r w:rsidDel="006A4016">
                <w:delText xml:space="preserve">    &lt;xs:sequence&gt;</w:delText>
              </w:r>
            </w:del>
          </w:p>
          <w:p w14:paraId="43C3000D" w14:textId="71C1B931" w:rsidR="0023596D" w:rsidDel="006A4016" w:rsidRDefault="0023596D" w:rsidP="0023596D">
            <w:pPr>
              <w:pStyle w:val="XML2"/>
              <w:rPr>
                <w:del w:id="6687" w:author="Anees Shaikh" w:date="2013-10-19T02:15:00Z"/>
              </w:rPr>
            </w:pPr>
            <w:del w:id="6688" w:author="Anees Shaikh" w:date="2013-10-19T02:15:00Z">
              <w:r w:rsidDel="006A4016">
                <w:delText xml:space="preserve">      &lt;xs:element name="ndm-implementation"&gt;</w:delText>
              </w:r>
            </w:del>
          </w:p>
          <w:p w14:paraId="2AE5D7E1" w14:textId="2FEA71A8" w:rsidR="0023596D" w:rsidDel="006A4016" w:rsidRDefault="0023596D" w:rsidP="0023596D">
            <w:pPr>
              <w:pStyle w:val="XML2"/>
              <w:rPr>
                <w:del w:id="6689" w:author="Anees Shaikh" w:date="2013-10-19T02:15:00Z"/>
              </w:rPr>
            </w:pPr>
            <w:del w:id="6690" w:author="Anees Shaikh" w:date="2013-10-19T02:15:00Z">
              <w:r w:rsidDel="006A4016">
                <w:delText xml:space="preserve">        &lt;xs:complexType&gt;</w:delText>
              </w:r>
            </w:del>
          </w:p>
          <w:p w14:paraId="4E978E75" w14:textId="50170063" w:rsidR="0023596D" w:rsidDel="006A4016" w:rsidRDefault="0023596D" w:rsidP="0023596D">
            <w:pPr>
              <w:pStyle w:val="XML2"/>
              <w:rPr>
                <w:del w:id="6691" w:author="Anees Shaikh" w:date="2013-10-19T02:15:00Z"/>
              </w:rPr>
            </w:pPr>
            <w:del w:id="6692" w:author="Anees Shaikh" w:date="2013-10-19T02:15:00Z">
              <w:r w:rsidDel="006A4016">
                <w:delText xml:space="preserve">          &lt;xs:sequence&gt;</w:delText>
              </w:r>
            </w:del>
          </w:p>
          <w:p w14:paraId="2740EF6E" w14:textId="1D76C550" w:rsidR="0023596D" w:rsidDel="006A4016" w:rsidRDefault="0023596D" w:rsidP="0023596D">
            <w:pPr>
              <w:pStyle w:val="XML2"/>
              <w:rPr>
                <w:del w:id="6693" w:author="Anees Shaikh" w:date="2013-10-19T02:15:00Z"/>
              </w:rPr>
            </w:pPr>
            <w:del w:id="6694" w:author="Anees Shaikh" w:date="2013-10-19T02:15:00Z">
              <w:r w:rsidDel="006A4016">
                <w:delText xml:space="preserve">            &lt;xs:choice&gt;</w:delText>
              </w:r>
            </w:del>
          </w:p>
          <w:p w14:paraId="012E0909" w14:textId="6972623C" w:rsidR="0023596D" w:rsidDel="006A4016" w:rsidRDefault="0023596D" w:rsidP="0023596D">
            <w:pPr>
              <w:pStyle w:val="XML2"/>
              <w:rPr>
                <w:del w:id="6695" w:author="Anees Shaikh" w:date="2013-10-19T02:15:00Z"/>
              </w:rPr>
            </w:pPr>
            <w:del w:id="6696" w:author="Anees Shaikh" w:date="2013-10-19T02:15:00Z">
              <w:r w:rsidDel="006A4016">
                <w:delText xml:space="preserve">              &lt;xs:annotation&gt;</w:delText>
              </w:r>
            </w:del>
          </w:p>
          <w:p w14:paraId="5E1D48FA" w14:textId="642F84D1" w:rsidR="0023596D" w:rsidDel="006A4016" w:rsidRDefault="0023596D" w:rsidP="0023596D">
            <w:pPr>
              <w:pStyle w:val="XML2"/>
              <w:rPr>
                <w:del w:id="6697" w:author="Anees Shaikh" w:date="2013-10-19T02:15:00Z"/>
              </w:rPr>
            </w:pPr>
            <w:del w:id="6698" w:author="Anees Shaikh" w:date="2013-10-19T02:15:00Z">
              <w:r w:rsidDel="006A4016">
                <w:delText xml:space="preserve">                &lt;xs:documentation&gt;</w:delText>
              </w:r>
            </w:del>
          </w:p>
          <w:p w14:paraId="24858D31" w14:textId="0E072AC8" w:rsidR="0023596D" w:rsidDel="006A4016" w:rsidRDefault="0023596D" w:rsidP="0023596D">
            <w:pPr>
              <w:pStyle w:val="XML2"/>
              <w:rPr>
                <w:del w:id="6699" w:author="Anees Shaikh" w:date="2013-10-19T02:15:00Z"/>
              </w:rPr>
            </w:pPr>
            <w:del w:id="6700" w:author="Anees Shaikh" w:date="2013-10-19T02:15:00Z">
              <w:r w:rsidDel="006A4016">
                <w:delText xml:space="preserve">                  This is the choice-construct for configuring specific NDM</w:delText>
              </w:r>
            </w:del>
          </w:p>
          <w:p w14:paraId="1C783E08" w14:textId="440100DD" w:rsidR="0023596D" w:rsidDel="006A4016" w:rsidRDefault="0023596D" w:rsidP="0023596D">
            <w:pPr>
              <w:pStyle w:val="XML2"/>
              <w:rPr>
                <w:del w:id="6701" w:author="Anees Shaikh" w:date="2013-10-19T02:15:00Z"/>
              </w:rPr>
            </w:pPr>
            <w:del w:id="6702" w:author="Anees Shaikh" w:date="2013-10-19T02:15:00Z">
              <w:r w:rsidDel="006A4016">
                <w:delText xml:space="preserve">                  implementations on a logical switch.</w:delText>
              </w:r>
            </w:del>
          </w:p>
          <w:p w14:paraId="58364476" w14:textId="758AFFB0" w:rsidR="0023596D" w:rsidDel="006A4016" w:rsidRDefault="0023596D" w:rsidP="0023596D">
            <w:pPr>
              <w:pStyle w:val="XML2"/>
              <w:rPr>
                <w:del w:id="6703" w:author="Anees Shaikh" w:date="2013-10-19T02:15:00Z"/>
              </w:rPr>
            </w:pPr>
            <w:del w:id="6704" w:author="Anees Shaikh" w:date="2013-10-19T02:15:00Z">
              <w:r w:rsidDel="006A4016">
                <w:delText xml:space="preserve">                  Specific NDM implementations augment this choice with new</w:delText>
              </w:r>
            </w:del>
          </w:p>
          <w:p w14:paraId="2FCC6B06" w14:textId="7AC8C507" w:rsidR="0023596D" w:rsidDel="006A4016" w:rsidRDefault="0023596D" w:rsidP="0023596D">
            <w:pPr>
              <w:pStyle w:val="XML2"/>
              <w:rPr>
                <w:del w:id="6705" w:author="Anees Shaikh" w:date="2013-10-19T02:15:00Z"/>
              </w:rPr>
            </w:pPr>
            <w:del w:id="6706" w:author="Anees Shaikh" w:date="2013-10-19T02:15:00Z">
              <w:r w:rsidDel="006A4016">
                <w:delText xml:space="preserve">                  cases with the same name as the corresponding</w:delText>
              </w:r>
            </w:del>
          </w:p>
          <w:p w14:paraId="773A41CC" w14:textId="033B98A7" w:rsidR="0023596D" w:rsidDel="006A4016" w:rsidRDefault="0023596D" w:rsidP="0023596D">
            <w:pPr>
              <w:pStyle w:val="XML2"/>
              <w:rPr>
                <w:del w:id="6707" w:author="Anees Shaikh" w:date="2013-10-19T02:15:00Z"/>
              </w:rPr>
            </w:pPr>
            <w:del w:id="6708" w:author="Anees Shaikh" w:date="2013-10-19T02:15:00Z">
              <w:r w:rsidDel="006A4016">
                <w:delText xml:space="preserve">                  'available-ndm'</w:delText>
              </w:r>
            </w:del>
          </w:p>
          <w:p w14:paraId="10FB1949" w14:textId="205C02EE" w:rsidR="0023596D" w:rsidDel="006A4016" w:rsidRDefault="0023596D" w:rsidP="0023596D">
            <w:pPr>
              <w:pStyle w:val="XML2"/>
              <w:rPr>
                <w:del w:id="6709" w:author="Anees Shaikh" w:date="2013-10-19T02:15:00Z"/>
              </w:rPr>
            </w:pPr>
            <w:del w:id="6710" w:author="Anees Shaikh" w:date="2013-10-19T02:15:00Z">
              <w:r w:rsidDel="006A4016">
                <w:delText xml:space="preserve">                &lt;/xs:documentation&gt;</w:delText>
              </w:r>
            </w:del>
          </w:p>
          <w:p w14:paraId="060418BB" w14:textId="04E92A27" w:rsidR="0023596D" w:rsidDel="006A4016" w:rsidRDefault="0023596D" w:rsidP="0023596D">
            <w:pPr>
              <w:pStyle w:val="XML2"/>
              <w:rPr>
                <w:del w:id="6711" w:author="Anees Shaikh" w:date="2013-10-19T02:15:00Z"/>
              </w:rPr>
            </w:pPr>
            <w:del w:id="6712" w:author="Anees Shaikh" w:date="2013-10-19T02:15:00Z">
              <w:r w:rsidDel="006A4016">
                <w:delText xml:space="preserve">              &lt;/xs:annotation&gt;</w:delText>
              </w:r>
            </w:del>
          </w:p>
          <w:p w14:paraId="0138E7BC" w14:textId="0002BB71" w:rsidR="0023596D" w:rsidDel="006A4016" w:rsidRDefault="0023596D" w:rsidP="0023596D">
            <w:pPr>
              <w:pStyle w:val="XML2"/>
              <w:rPr>
                <w:del w:id="6713" w:author="Anees Shaikh" w:date="2013-10-19T02:15:00Z"/>
              </w:rPr>
            </w:pPr>
            <w:del w:id="6714" w:author="Anees Shaikh" w:date="2013-10-19T02:15:00Z">
              <w:r w:rsidDel="006A4016">
                <w:delText xml:space="preserve">            &lt;/xs:choice&gt;</w:delText>
              </w:r>
            </w:del>
          </w:p>
          <w:p w14:paraId="7F1ECA18" w14:textId="03DD840B" w:rsidR="0023596D" w:rsidDel="006A4016" w:rsidRDefault="0023596D" w:rsidP="0023596D">
            <w:pPr>
              <w:pStyle w:val="XML2"/>
              <w:rPr>
                <w:del w:id="6715" w:author="Anees Shaikh" w:date="2013-10-19T02:15:00Z"/>
              </w:rPr>
            </w:pPr>
            <w:del w:id="6716" w:author="Anees Shaikh" w:date="2013-10-19T02:15:00Z">
              <w:r w:rsidDel="006A4016">
                <w:delText xml:space="preserve">          &lt;/xs:sequence&gt;</w:delText>
              </w:r>
            </w:del>
          </w:p>
          <w:p w14:paraId="5B3C00C4" w14:textId="641F50FE" w:rsidR="0023596D" w:rsidDel="006A4016" w:rsidRDefault="0023596D" w:rsidP="0023596D">
            <w:pPr>
              <w:pStyle w:val="XML2"/>
              <w:rPr>
                <w:del w:id="6717" w:author="Anees Shaikh" w:date="2013-10-19T02:15:00Z"/>
              </w:rPr>
            </w:pPr>
            <w:del w:id="6718" w:author="Anees Shaikh" w:date="2013-10-19T02:15:00Z">
              <w:r w:rsidDel="006A4016">
                <w:delText xml:space="preserve">        &lt;/xs:complexType&gt;</w:delText>
              </w:r>
            </w:del>
          </w:p>
          <w:p w14:paraId="27F642EF" w14:textId="20731463" w:rsidR="0023596D" w:rsidDel="006A4016" w:rsidRDefault="0023596D" w:rsidP="0023596D">
            <w:pPr>
              <w:pStyle w:val="XML2"/>
              <w:rPr>
                <w:del w:id="6719" w:author="Anees Shaikh" w:date="2013-10-19T02:15:00Z"/>
              </w:rPr>
            </w:pPr>
            <w:del w:id="6720" w:author="Anees Shaikh" w:date="2013-10-19T02:15:00Z">
              <w:r w:rsidDel="006A4016">
                <w:delText xml:space="preserve">      &lt;/xs:element&gt;</w:delText>
              </w:r>
            </w:del>
          </w:p>
          <w:p w14:paraId="2D729B99" w14:textId="6895C292" w:rsidR="0023596D" w:rsidDel="006A4016" w:rsidRDefault="0023596D" w:rsidP="0023596D">
            <w:pPr>
              <w:pStyle w:val="XML2"/>
              <w:rPr>
                <w:del w:id="6721" w:author="Anees Shaikh" w:date="2013-10-19T02:15:00Z"/>
              </w:rPr>
            </w:pPr>
            <w:del w:id="6722" w:author="Anees Shaikh" w:date="2013-10-19T02:15:00Z">
              <w:r w:rsidDel="006A4016">
                <w:delText xml:space="preserve">    &lt;/xs:sequence&gt;</w:delText>
              </w:r>
            </w:del>
          </w:p>
          <w:p w14:paraId="20C80F15" w14:textId="54565219" w:rsidR="0023596D" w:rsidDel="006A4016" w:rsidRDefault="0023596D" w:rsidP="0023596D">
            <w:pPr>
              <w:pStyle w:val="XML2"/>
              <w:rPr>
                <w:del w:id="6723" w:author="Anees Shaikh" w:date="2013-10-19T02:15:00Z"/>
              </w:rPr>
            </w:pPr>
            <w:del w:id="6724" w:author="Anees Shaikh" w:date="2013-10-19T02:15:00Z">
              <w:r w:rsidDel="006A4016">
                <w:delText xml:space="preserve">  &lt;/xs:group&gt;</w:delText>
              </w:r>
            </w:del>
          </w:p>
          <w:p w14:paraId="19C91982" w14:textId="0E987AFA" w:rsidR="00CB7B88" w:rsidRPr="009F1B7D" w:rsidDel="006A4016" w:rsidRDefault="00CB7B88" w:rsidP="00CB7B88">
            <w:pPr>
              <w:pStyle w:val="XML1"/>
              <w:rPr>
                <w:del w:id="6725" w:author="Anees Shaikh" w:date="2013-10-19T02:15:00Z"/>
              </w:rPr>
            </w:pPr>
          </w:p>
        </w:tc>
      </w:tr>
    </w:tbl>
    <w:p w14:paraId="4C5113C4" w14:textId="3161D97B" w:rsidR="00EA69CB" w:rsidRDefault="00EA69CB" w:rsidP="00EA69CB">
      <w:pPr>
        <w:pStyle w:val="Heading3"/>
      </w:pPr>
      <w:bookmarkStart w:id="6726" w:name="_Toc243774092"/>
      <w:r>
        <w:t>XML Example</w:t>
      </w:r>
      <w:bookmarkEnd w:id="6726"/>
    </w:p>
    <w:p w14:paraId="4ACA281F" w14:textId="188E7F0D" w:rsidR="00D33137" w:rsidRPr="00D33137" w:rsidRDefault="00D33137" w:rsidP="00D33137">
      <w:r>
        <w:t>This XML Example comes from a specific NDM supporting L2+L3 features as described in [XXX: reference to FAWG document.</w:t>
      </w:r>
    </w:p>
    <w:tbl>
      <w:tblPr>
        <w:tblStyle w:val="XMLtable"/>
        <w:tblW w:w="5000" w:type="pct"/>
        <w:tblLook w:val="04A0" w:firstRow="1" w:lastRow="0" w:firstColumn="1" w:lastColumn="0" w:noHBand="0" w:noVBand="1"/>
      </w:tblPr>
      <w:tblGrid>
        <w:gridCol w:w="9474"/>
      </w:tblGrid>
      <w:tr w:rsidR="00CB7B88" w:rsidRPr="009F1B7D" w14:paraId="1831E121" w14:textId="77777777" w:rsidTr="00CB7B88">
        <w:tc>
          <w:tcPr>
            <w:tcW w:w="8820" w:type="dxa"/>
          </w:tcPr>
          <w:p w14:paraId="368457D9" w14:textId="77777777" w:rsidR="00D33137" w:rsidRDefault="00D33137" w:rsidP="00D33137">
            <w:pPr>
              <w:pStyle w:val="XML2"/>
            </w:pPr>
            <w:r>
              <w:t>&lt;capable-switch xmlns="urn:onf:of111:config:yang"</w:t>
            </w:r>
          </w:p>
          <w:p w14:paraId="0E2AF28E" w14:textId="77777777" w:rsidR="00D33137" w:rsidRDefault="00D33137" w:rsidP="00D33137">
            <w:pPr>
              <w:pStyle w:val="XML2"/>
            </w:pPr>
            <w:r>
              <w:t xml:space="preserve">                xmlns:ndm="urn:opennetworking.org:yang:ndm"</w:t>
            </w:r>
          </w:p>
          <w:p w14:paraId="20A7F972" w14:textId="77777777" w:rsidR="00D33137" w:rsidRDefault="00D33137" w:rsidP="00D33137">
            <w:pPr>
              <w:pStyle w:val="XML2"/>
            </w:pPr>
            <w:r>
              <w:t xml:space="preserve">                xmlns:l2l3="urn:opennetworking.org:yang:ndm:l2l3"&gt;</w:t>
            </w:r>
          </w:p>
          <w:p w14:paraId="6719454E" w14:textId="77777777" w:rsidR="00D33137" w:rsidRDefault="00D33137" w:rsidP="00D33137">
            <w:pPr>
              <w:pStyle w:val="XML2"/>
            </w:pPr>
            <w:r>
              <w:t xml:space="preserve">  &lt;logical-switches&gt;</w:t>
            </w:r>
          </w:p>
          <w:p w14:paraId="4F84B8B2" w14:textId="77777777" w:rsidR="00D33137" w:rsidRDefault="00D33137" w:rsidP="00D33137">
            <w:pPr>
              <w:pStyle w:val="XML2"/>
            </w:pPr>
            <w:r>
              <w:t xml:space="preserve">    &lt;switch&gt;</w:t>
            </w:r>
          </w:p>
          <w:p w14:paraId="31AE6C11" w14:textId="77777777" w:rsidR="00D33137" w:rsidRDefault="00D33137" w:rsidP="00D33137">
            <w:pPr>
              <w:pStyle w:val="XML2"/>
            </w:pPr>
            <w:r>
              <w:t xml:space="preserve">      &lt;id&gt;LogicalSwitch5&lt;/id&gt;</w:t>
            </w:r>
          </w:p>
          <w:p w14:paraId="0B749521" w14:textId="77777777" w:rsidR="00D33137" w:rsidRDefault="00D33137" w:rsidP="00D33137">
            <w:pPr>
              <w:pStyle w:val="XML2"/>
            </w:pPr>
            <w:r>
              <w:t xml:space="preserve">      &lt;resources&gt;</w:t>
            </w:r>
          </w:p>
          <w:p w14:paraId="1289DB5F" w14:textId="77777777" w:rsidR="00D33137" w:rsidRDefault="00D33137" w:rsidP="00D33137">
            <w:pPr>
              <w:pStyle w:val="XML2"/>
            </w:pPr>
            <w:r>
              <w:t xml:space="preserve">        &lt;ndm:ndm-implementation&gt;</w:t>
            </w:r>
          </w:p>
          <w:p w14:paraId="4DB190D2" w14:textId="77777777" w:rsidR="00D33137" w:rsidRDefault="00D33137" w:rsidP="00D33137">
            <w:pPr>
              <w:pStyle w:val="XML2"/>
            </w:pPr>
            <w:r>
              <w:t xml:space="preserve">          &lt;l2l3:l2l3&gt;</w:t>
            </w:r>
          </w:p>
          <w:p w14:paraId="300DA2CE" w14:textId="77777777" w:rsidR="00D33137" w:rsidRDefault="00D33137" w:rsidP="00D33137">
            <w:pPr>
              <w:pStyle w:val="XML2"/>
            </w:pPr>
            <w:r>
              <w:t xml:space="preserve">            &lt;l2l3:ingress-vlan-table-size&gt;128&lt;/l2l3:ingress-vlan-table-size&gt;</w:t>
            </w:r>
          </w:p>
          <w:p w14:paraId="162B7C80" w14:textId="77777777" w:rsidR="00D33137" w:rsidRDefault="00D33137" w:rsidP="00D33137">
            <w:pPr>
              <w:pStyle w:val="XML2"/>
            </w:pPr>
            <w:r>
              <w:t xml:space="preserve">            &lt;l2l3:router-mac-table-size&gt;128&lt;/l2l3:router-mac-table-size&gt;</w:t>
            </w:r>
          </w:p>
          <w:p w14:paraId="1D53EECD" w14:textId="77777777" w:rsidR="00D33137" w:rsidRDefault="00D33137" w:rsidP="00D33137">
            <w:pPr>
              <w:pStyle w:val="XML2"/>
            </w:pPr>
            <w:r>
              <w:t xml:space="preserve">            &lt;l2l3:l3-table-size&gt;128&lt;/l2l3:l3-table-size&gt;</w:t>
            </w:r>
          </w:p>
          <w:p w14:paraId="37FD0012" w14:textId="77777777" w:rsidR="00D33137" w:rsidRDefault="00D33137" w:rsidP="00D33137">
            <w:pPr>
              <w:pStyle w:val="XML2"/>
            </w:pPr>
            <w:r>
              <w:t xml:space="preserve">            &lt;l2l3:l2-table-size&gt;128&lt;/l2l3:l2-table-size&gt;</w:t>
            </w:r>
          </w:p>
          <w:p w14:paraId="7FF884F5" w14:textId="77777777" w:rsidR="00D33137" w:rsidRDefault="00D33137" w:rsidP="00D33137">
            <w:pPr>
              <w:pStyle w:val="XML2"/>
            </w:pPr>
            <w:r>
              <w:t xml:space="preserve">            &lt;l2l3:egress-vlan-table-size&gt;128&lt;/l2l3:egress-vlan-table-size&gt;</w:t>
            </w:r>
          </w:p>
          <w:p w14:paraId="7C11A3B6" w14:textId="77777777" w:rsidR="00D33137" w:rsidRDefault="00D33137" w:rsidP="00D33137">
            <w:pPr>
              <w:pStyle w:val="XML2"/>
            </w:pPr>
            <w:r>
              <w:t xml:space="preserve">          &lt;/l2l3:l2l3&gt;</w:t>
            </w:r>
          </w:p>
          <w:p w14:paraId="4BC26EEF" w14:textId="77777777" w:rsidR="00D33137" w:rsidRDefault="00D33137" w:rsidP="00D33137">
            <w:pPr>
              <w:pStyle w:val="XML2"/>
            </w:pPr>
            <w:r>
              <w:t xml:space="preserve">        &lt;/ndm:ndm-implementation&gt;</w:t>
            </w:r>
          </w:p>
          <w:p w14:paraId="7D269D5D" w14:textId="77777777" w:rsidR="00D33137" w:rsidRDefault="00D33137" w:rsidP="00D33137">
            <w:pPr>
              <w:pStyle w:val="XML2"/>
            </w:pPr>
            <w:r>
              <w:t xml:space="preserve">      &lt;/resources&gt;</w:t>
            </w:r>
          </w:p>
          <w:p w14:paraId="4D6FF11F" w14:textId="77777777" w:rsidR="00D33137" w:rsidRDefault="00D33137" w:rsidP="00D33137">
            <w:pPr>
              <w:pStyle w:val="XML2"/>
            </w:pPr>
            <w:r>
              <w:t xml:space="preserve">    &lt;/switch&gt;</w:t>
            </w:r>
          </w:p>
          <w:p w14:paraId="5A82014F" w14:textId="77777777" w:rsidR="00D33137" w:rsidRDefault="00D33137" w:rsidP="00D33137">
            <w:pPr>
              <w:pStyle w:val="XML2"/>
            </w:pPr>
            <w:r>
              <w:t xml:space="preserve">  &lt;/logical-switches&gt;</w:t>
            </w:r>
          </w:p>
          <w:p w14:paraId="4D8591A9" w14:textId="3F0E07FA" w:rsidR="00CB7B88" w:rsidRPr="009F1B7D" w:rsidRDefault="00D33137" w:rsidP="00D33137">
            <w:pPr>
              <w:pStyle w:val="XML1"/>
            </w:pPr>
            <w:r>
              <w:t xml:space="preserve">   &lt;/capable-switch&gt;</w:t>
            </w:r>
          </w:p>
        </w:tc>
      </w:tr>
    </w:tbl>
    <w:p w14:paraId="00F3697F" w14:textId="7BEFE342" w:rsidR="006F4495" w:rsidRDefault="006F4495" w:rsidP="00BA30A0">
      <w:pPr>
        <w:pStyle w:val="Heading1"/>
      </w:pPr>
      <w:bookmarkStart w:id="6727" w:name="_Toc333524668"/>
      <w:bookmarkStart w:id="6728" w:name="_Toc335148755"/>
      <w:bookmarkStart w:id="6729" w:name="_Toc333524669"/>
      <w:bookmarkStart w:id="6730" w:name="_Toc335148756"/>
      <w:bookmarkStart w:id="6731" w:name="_Toc333524670"/>
      <w:bookmarkStart w:id="6732" w:name="_Toc335148757"/>
      <w:bookmarkStart w:id="6733" w:name="_Toc333524671"/>
      <w:bookmarkStart w:id="6734" w:name="_Toc335148758"/>
      <w:bookmarkStart w:id="6735" w:name="_Toc333524672"/>
      <w:bookmarkStart w:id="6736" w:name="_Toc335148759"/>
      <w:bookmarkStart w:id="6737" w:name="_Toc333524673"/>
      <w:bookmarkStart w:id="6738" w:name="_Toc335148760"/>
      <w:bookmarkStart w:id="6739" w:name="_Toc333524674"/>
      <w:bookmarkStart w:id="6740" w:name="_Toc335148761"/>
      <w:bookmarkStart w:id="6741" w:name="_Toc333524675"/>
      <w:bookmarkStart w:id="6742" w:name="_Toc335148762"/>
      <w:bookmarkStart w:id="6743" w:name="_Toc333524676"/>
      <w:bookmarkStart w:id="6744" w:name="_Toc335148763"/>
      <w:bookmarkStart w:id="6745" w:name="_Toc333524677"/>
      <w:bookmarkStart w:id="6746" w:name="_Toc335148764"/>
      <w:bookmarkStart w:id="6747" w:name="_Toc333524678"/>
      <w:bookmarkStart w:id="6748" w:name="_Toc335148765"/>
      <w:bookmarkStart w:id="6749" w:name="_Toc333524679"/>
      <w:bookmarkStart w:id="6750" w:name="_Toc335148766"/>
      <w:bookmarkStart w:id="6751" w:name="_Toc333524680"/>
      <w:bookmarkStart w:id="6752" w:name="_Toc335148767"/>
      <w:bookmarkStart w:id="6753" w:name="_Toc333524681"/>
      <w:bookmarkStart w:id="6754" w:name="_Toc335148768"/>
      <w:bookmarkStart w:id="6755" w:name="_Toc333524682"/>
      <w:bookmarkStart w:id="6756" w:name="_Toc335148769"/>
      <w:bookmarkStart w:id="6757" w:name="_Toc243774093"/>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r w:rsidRPr="006F4495">
        <w:lastRenderedPageBreak/>
        <w:t>Binding to NETCONF</w:t>
      </w:r>
      <w:bookmarkEnd w:id="6757"/>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rsidR="00EE43EB">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6758" w:name="_Toc243774094"/>
      <w:r>
        <w:t>Requirements</w:t>
      </w:r>
      <w:bookmarkEnd w:id="6758"/>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53"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54"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55"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56"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6759" w:name="_Toc243774095"/>
      <w:r>
        <w:t xml:space="preserve">How </w:t>
      </w:r>
      <w:r w:rsidR="007B1FA6">
        <w:t xml:space="preserve">the </w:t>
      </w:r>
      <w:r>
        <w:t xml:space="preserve">Data Model is Bound to </w:t>
      </w:r>
      <w:r w:rsidR="007B1FA6">
        <w:t>NETCONF</w:t>
      </w:r>
      <w:bookmarkEnd w:id="6759"/>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6760" w:name="_Toc243774096"/>
      <w:r>
        <w:t>edit-config</w:t>
      </w:r>
      <w:bookmarkEnd w:id="6760"/>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lastRenderedPageBreak/>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lastRenderedPageBreak/>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6761" w:name="_Toc243774097"/>
      <w:r>
        <w:t>get-config</w:t>
      </w:r>
      <w:bookmarkEnd w:id="6761"/>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6762" w:name="_Toc243774098"/>
      <w:r>
        <w:lastRenderedPageBreak/>
        <w:t>copy-config</w:t>
      </w:r>
      <w:bookmarkEnd w:id="6762"/>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6763" w:name="_Toc243774099"/>
      <w:r>
        <w:lastRenderedPageBreak/>
        <w:t>delete-config</w:t>
      </w:r>
      <w:bookmarkEnd w:id="6763"/>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6764" w:name="_Toc243774100"/>
      <w:bookmarkStart w:id="6765" w:name="_Toc316542541"/>
      <w:r>
        <w:t>RPC error</w:t>
      </w:r>
      <w:bookmarkEnd w:id="6764"/>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74469">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lastRenderedPageBreak/>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6766" w:name="_Toc315954033"/>
      <w:bookmarkStart w:id="6767" w:name="_Toc316542543"/>
      <w:bookmarkEnd w:id="6765"/>
      <w:r w:rsidR="00E95DBE" w:rsidRPr="00DB42FD">
        <w:lastRenderedPageBreak/>
        <w:t xml:space="preserve"> </w:t>
      </w:r>
      <w:bookmarkStart w:id="6768" w:name="_Toc243774101"/>
      <w:r w:rsidR="00F71F36" w:rsidRPr="00DB42FD">
        <w:t>Bibliography</w:t>
      </w:r>
      <w:bookmarkEnd w:id="6766"/>
      <w:bookmarkEnd w:id="6767"/>
      <w:bookmarkEnd w:id="6768"/>
    </w:p>
    <w:sdt>
      <w:sdtPr>
        <w:rPr>
          <w:rFonts w:asciiTheme="minorHAnsi" w:eastAsiaTheme="minorHAnsi" w:hAnsiTheme="minorHAnsi" w:cstheme="minorBidi"/>
        </w:rPr>
        <w:id w:val="-990479426"/>
        <w:bibliography/>
      </w:sdtPr>
      <w:sdtEnd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46D1B585" w:rsidR="00E8426B" w:rsidRDefault="00554195" w:rsidP="00E8426B">
          <w:r w:rsidRPr="00DB42FD">
            <w:fldChar w:fldCharType="end"/>
          </w:r>
        </w:p>
      </w:sdtContent>
    </w:sdt>
    <w:p w14:paraId="762D7825" w14:textId="054A8DC9" w:rsidR="00E8426B" w:rsidRDefault="00E8426B">
      <w:pPr>
        <w:spacing w:before="0" w:line="276" w:lineRule="auto"/>
        <w:rPr>
          <w:ins w:id="6769" w:author="aas" w:date="2013-10-14T02:06:00Z"/>
        </w:rPr>
      </w:pPr>
      <w:ins w:id="6770" w:author="aas" w:date="2013-10-14T02:06:00Z">
        <w:del w:id="6771" w:author="Anees Shaikh" w:date="2013-10-19T03:41:00Z">
          <w:r w:rsidDel="00C307DF">
            <w:br w:type="page"/>
          </w:r>
        </w:del>
      </w:ins>
    </w:p>
    <w:p w14:paraId="680C4B79" w14:textId="77777777" w:rsidR="00E8426B" w:rsidRPr="00E8426B" w:rsidRDefault="00E8426B" w:rsidP="00E8426B">
      <w:pPr>
        <w:rPr>
          <w:ins w:id="6772" w:author="aas" w:date="2013-10-14T02:06:00Z"/>
        </w:rPr>
      </w:pPr>
    </w:p>
    <w:p w14:paraId="13A3AFDF" w14:textId="39B99E54" w:rsidR="00C31DBC" w:rsidDel="00E067A3" w:rsidRDefault="00E8426B">
      <w:pPr>
        <w:pStyle w:val="Appx"/>
        <w:rPr>
          <w:ins w:id="6773" w:author="aas" w:date="2013-10-14T02:06:00Z"/>
          <w:del w:id="6774" w:author="Anees Shaikh" w:date="2013-10-19T02:16:00Z"/>
          <w:rFonts w:cstheme="minorHAnsi"/>
        </w:rPr>
      </w:pPr>
      <w:bookmarkStart w:id="6775" w:name="_Toc313864825"/>
      <w:bookmarkEnd w:id="6775"/>
      <w:ins w:id="6776" w:author="aas" w:date="2013-10-14T02:06:00Z">
        <w:del w:id="6777" w:author="Anees Shaikh" w:date="2013-10-19T02:16:00Z">
          <w:r w:rsidDel="00E067A3">
            <w:rPr>
              <w:rFonts w:cstheme="minorHAnsi"/>
            </w:rPr>
            <w:delText>OF-CONFIG XML Schema</w:delText>
          </w:r>
        </w:del>
      </w:ins>
    </w:p>
    <w:tbl>
      <w:tblPr>
        <w:tblStyle w:val="TableGrid"/>
        <w:tblW w:w="0" w:type="auto"/>
        <w:tblLook w:val="04A0" w:firstRow="1" w:lastRow="0" w:firstColumn="1" w:lastColumn="0" w:noHBand="0" w:noVBand="1"/>
      </w:tblPr>
      <w:tblGrid>
        <w:gridCol w:w="9576"/>
      </w:tblGrid>
      <w:tr w:rsidR="00E8426B" w:rsidDel="00E067A3" w14:paraId="6A3BE22E" w14:textId="231D9AAD" w:rsidTr="001026D4">
        <w:trPr>
          <w:ins w:id="6778" w:author="aas" w:date="2013-10-14T02:06:00Z"/>
          <w:del w:id="6779" w:author="Anees Shaikh" w:date="2013-10-19T02:16:00Z"/>
        </w:trPr>
        <w:tc>
          <w:tcPr>
            <w:tcW w:w="9576" w:type="dxa"/>
            <w:shd w:val="clear" w:color="auto" w:fill="CCFFCC"/>
          </w:tcPr>
          <w:p w14:paraId="1DA68F2B" w14:textId="20FBCCC4" w:rsidR="00874469" w:rsidDel="00E067A3" w:rsidRDefault="00874469">
            <w:pPr>
              <w:pStyle w:val="Appx"/>
              <w:rPr>
                <w:ins w:id="6780" w:author="aas" w:date="2013-10-14T02:06:00Z"/>
                <w:del w:id="6781" w:author="Anees Shaikh" w:date="2013-10-19T02:16:00Z"/>
              </w:rPr>
              <w:pPrChange w:id="6782" w:author="Anees Shaikh" w:date="2013-10-19T02:16:00Z">
                <w:pPr>
                  <w:pStyle w:val="XML1"/>
                </w:pPr>
              </w:pPrChange>
            </w:pPr>
            <w:ins w:id="6783" w:author="aas" w:date="2013-10-14T02:06:00Z">
              <w:del w:id="6784" w:author="Anees Shaikh" w:date="2013-10-19T02:16:00Z">
                <w:r w:rsidDel="00E067A3">
                  <w:delText>&lt;?xml version="1.0" encoding="UTF-8"?&gt;</w:delText>
                </w:r>
              </w:del>
            </w:ins>
          </w:p>
          <w:p w14:paraId="19CF3446" w14:textId="76EB4348" w:rsidR="00874469" w:rsidDel="00E067A3" w:rsidRDefault="00874469">
            <w:pPr>
              <w:pStyle w:val="Appx"/>
              <w:rPr>
                <w:ins w:id="6785" w:author="aas" w:date="2013-10-14T02:06:00Z"/>
                <w:del w:id="6786" w:author="Anees Shaikh" w:date="2013-10-19T02:16:00Z"/>
              </w:rPr>
              <w:pPrChange w:id="6787" w:author="Anees Shaikh" w:date="2013-10-19T02:16:00Z">
                <w:pPr>
                  <w:pStyle w:val="XML1"/>
                </w:pPr>
              </w:pPrChange>
            </w:pPr>
            <w:ins w:id="6788" w:author="aas" w:date="2013-10-14T02:06:00Z">
              <w:del w:id="6789" w:author="Anees Shaikh" w:date="2013-10-19T02:16:00Z">
                <w:r w:rsidDel="00E067A3">
                  <w:delText>&lt;xs:schema xmlns:xs="http://www.w3.org/2001/XMLSchema"</w:delText>
                </w:r>
              </w:del>
            </w:ins>
          </w:p>
          <w:p w14:paraId="3D151821" w14:textId="3A811752" w:rsidR="00874469" w:rsidDel="00E067A3" w:rsidRDefault="00874469">
            <w:pPr>
              <w:pStyle w:val="Appx"/>
              <w:rPr>
                <w:ins w:id="6790" w:author="aas" w:date="2013-10-14T02:06:00Z"/>
                <w:del w:id="6791" w:author="Anees Shaikh" w:date="2013-10-19T02:16:00Z"/>
              </w:rPr>
              <w:pPrChange w:id="6792" w:author="Anees Shaikh" w:date="2013-10-19T02:16:00Z">
                <w:pPr>
                  <w:pStyle w:val="XML1"/>
                </w:pPr>
              </w:pPrChange>
            </w:pPr>
            <w:ins w:id="6793" w:author="aas" w:date="2013-10-14T02:06:00Z">
              <w:del w:id="6794" w:author="Anees Shaikh" w:date="2013-10-19T02:16:00Z">
                <w:r w:rsidDel="00E067A3">
                  <w:delText xml:space="preserve">           xmlns:yin="urn:ietf:params:xml:schema:yang:yin:1"</w:delText>
                </w:r>
              </w:del>
            </w:ins>
          </w:p>
          <w:p w14:paraId="6D4B7464" w14:textId="11A41CA2" w:rsidR="00874469" w:rsidDel="00E067A3" w:rsidRDefault="00874469">
            <w:pPr>
              <w:pStyle w:val="Appx"/>
              <w:rPr>
                <w:ins w:id="6795" w:author="aas" w:date="2013-10-14T02:06:00Z"/>
                <w:del w:id="6796" w:author="Anees Shaikh" w:date="2013-10-19T02:16:00Z"/>
              </w:rPr>
              <w:pPrChange w:id="6797" w:author="Anees Shaikh" w:date="2013-10-19T02:16:00Z">
                <w:pPr>
                  <w:pStyle w:val="XML1"/>
                </w:pPr>
              </w:pPrChange>
            </w:pPr>
            <w:ins w:id="6798" w:author="aas" w:date="2013-10-14T02:06:00Z">
              <w:del w:id="6799" w:author="Anees Shaikh" w:date="2013-10-19T02:16:00Z">
                <w:r w:rsidDel="00E067A3">
                  <w:delText xml:space="preserve">           targetNamespace="urn:onf:config:yang"</w:delText>
                </w:r>
              </w:del>
            </w:ins>
          </w:p>
          <w:p w14:paraId="02BD0855" w14:textId="5FEB311E" w:rsidR="00874469" w:rsidDel="00E067A3" w:rsidRDefault="00874469">
            <w:pPr>
              <w:pStyle w:val="Appx"/>
              <w:rPr>
                <w:ins w:id="6800" w:author="aas" w:date="2013-10-14T02:06:00Z"/>
                <w:del w:id="6801" w:author="Anees Shaikh" w:date="2013-10-19T02:16:00Z"/>
              </w:rPr>
              <w:pPrChange w:id="6802" w:author="Anees Shaikh" w:date="2013-10-19T02:16:00Z">
                <w:pPr>
                  <w:pStyle w:val="XML1"/>
                </w:pPr>
              </w:pPrChange>
            </w:pPr>
            <w:ins w:id="6803" w:author="aas" w:date="2013-10-14T02:06:00Z">
              <w:del w:id="6804" w:author="Anees Shaikh" w:date="2013-10-19T02:16:00Z">
                <w:r w:rsidDel="00E067A3">
                  <w:delText xml:space="preserve">           xmlns="urn:onf:config:yang"</w:delText>
                </w:r>
              </w:del>
            </w:ins>
          </w:p>
          <w:p w14:paraId="28F55CDA" w14:textId="5CC82390" w:rsidR="00874469" w:rsidDel="00E067A3" w:rsidRDefault="00874469">
            <w:pPr>
              <w:pStyle w:val="Appx"/>
              <w:rPr>
                <w:ins w:id="6805" w:author="aas" w:date="2013-10-14T02:06:00Z"/>
                <w:del w:id="6806" w:author="Anees Shaikh" w:date="2013-10-19T02:16:00Z"/>
              </w:rPr>
              <w:pPrChange w:id="6807" w:author="Anees Shaikh" w:date="2013-10-19T02:16:00Z">
                <w:pPr>
                  <w:pStyle w:val="XML1"/>
                </w:pPr>
              </w:pPrChange>
            </w:pPr>
            <w:ins w:id="6808" w:author="aas" w:date="2013-10-14T02:06:00Z">
              <w:del w:id="6809" w:author="Anees Shaikh" w:date="2013-10-19T02:16:00Z">
                <w:r w:rsidDel="00E067A3">
                  <w:delText xml:space="preserve">           elementFormDefault="qualified"</w:delText>
                </w:r>
              </w:del>
            </w:ins>
          </w:p>
          <w:p w14:paraId="67F7E4F9" w14:textId="05093916" w:rsidR="00874469" w:rsidDel="00E067A3" w:rsidRDefault="00874469">
            <w:pPr>
              <w:pStyle w:val="Appx"/>
              <w:rPr>
                <w:ins w:id="6810" w:author="aas" w:date="2013-10-14T02:06:00Z"/>
                <w:del w:id="6811" w:author="Anees Shaikh" w:date="2013-10-19T02:16:00Z"/>
              </w:rPr>
              <w:pPrChange w:id="6812" w:author="Anees Shaikh" w:date="2013-10-19T02:16:00Z">
                <w:pPr>
                  <w:pStyle w:val="XML1"/>
                </w:pPr>
              </w:pPrChange>
            </w:pPr>
            <w:ins w:id="6813" w:author="aas" w:date="2013-10-14T02:06:00Z">
              <w:del w:id="6814" w:author="Anees Shaikh" w:date="2013-10-19T02:16:00Z">
                <w:r w:rsidDel="00E067A3">
                  <w:delText xml:space="preserve">           attributeFormDefault="unqualified"</w:delText>
                </w:r>
              </w:del>
            </w:ins>
          </w:p>
          <w:p w14:paraId="2C1803C4" w14:textId="4DDFB870" w:rsidR="00874469" w:rsidDel="00E067A3" w:rsidRDefault="00874469">
            <w:pPr>
              <w:pStyle w:val="Appx"/>
              <w:rPr>
                <w:ins w:id="6815" w:author="aas" w:date="2013-10-14T02:06:00Z"/>
                <w:del w:id="6816" w:author="Anees Shaikh" w:date="2013-10-19T02:16:00Z"/>
              </w:rPr>
              <w:pPrChange w:id="6817" w:author="Anees Shaikh" w:date="2013-10-19T02:16:00Z">
                <w:pPr>
                  <w:pStyle w:val="XML1"/>
                </w:pPr>
              </w:pPrChange>
            </w:pPr>
            <w:ins w:id="6818" w:author="aas" w:date="2013-10-14T02:06:00Z">
              <w:del w:id="6819" w:author="Anees Shaikh" w:date="2013-10-19T02:16:00Z">
                <w:r w:rsidDel="00E067A3">
                  <w:delText xml:space="preserve">           version="2013-10-05"</w:delText>
                </w:r>
              </w:del>
            </w:ins>
          </w:p>
          <w:p w14:paraId="305551D7" w14:textId="1AB38A6A" w:rsidR="00874469" w:rsidDel="00E067A3" w:rsidRDefault="00874469">
            <w:pPr>
              <w:pStyle w:val="Appx"/>
              <w:rPr>
                <w:ins w:id="6820" w:author="aas" w:date="2013-10-14T02:06:00Z"/>
                <w:del w:id="6821" w:author="Anees Shaikh" w:date="2013-10-19T02:16:00Z"/>
              </w:rPr>
              <w:pPrChange w:id="6822" w:author="Anees Shaikh" w:date="2013-10-19T02:16:00Z">
                <w:pPr>
                  <w:pStyle w:val="XML1"/>
                </w:pPr>
              </w:pPrChange>
            </w:pPr>
            <w:ins w:id="6823" w:author="aas" w:date="2013-10-14T02:06:00Z">
              <w:del w:id="6824" w:author="Anees Shaikh" w:date="2013-10-19T02:16:00Z">
                <w:r w:rsidDel="00E067A3">
                  <w:delText xml:space="preserve">           xml:lang="en"</w:delText>
                </w:r>
              </w:del>
            </w:ins>
          </w:p>
          <w:p w14:paraId="54318490" w14:textId="2E3E1CB1" w:rsidR="00874469" w:rsidDel="00E067A3" w:rsidRDefault="00874469">
            <w:pPr>
              <w:pStyle w:val="Appx"/>
              <w:rPr>
                <w:ins w:id="6825" w:author="aas" w:date="2013-10-14T02:06:00Z"/>
                <w:del w:id="6826" w:author="Anees Shaikh" w:date="2013-10-19T02:16:00Z"/>
              </w:rPr>
              <w:pPrChange w:id="6827" w:author="Anees Shaikh" w:date="2013-10-19T02:16:00Z">
                <w:pPr>
                  <w:pStyle w:val="XML1"/>
                </w:pPr>
              </w:pPrChange>
            </w:pPr>
            <w:ins w:id="6828" w:author="aas" w:date="2013-10-14T02:06:00Z">
              <w:del w:id="6829" w:author="Anees Shaikh" w:date="2013-10-19T02:16:00Z">
                <w:r w:rsidDel="00E067A3">
                  <w:delText xml:space="preserve">          xmlns:yang="urn:ietf:params:xml:ns:yang:ietf-yang-types"</w:delText>
                </w:r>
              </w:del>
            </w:ins>
          </w:p>
          <w:p w14:paraId="0AB771E4" w14:textId="1FDF834D" w:rsidR="00874469" w:rsidDel="00E067A3" w:rsidRDefault="00874469">
            <w:pPr>
              <w:pStyle w:val="Appx"/>
              <w:rPr>
                <w:ins w:id="6830" w:author="aas" w:date="2013-10-14T02:06:00Z"/>
                <w:del w:id="6831" w:author="Anees Shaikh" w:date="2013-10-19T02:16:00Z"/>
              </w:rPr>
              <w:pPrChange w:id="6832" w:author="Anees Shaikh" w:date="2013-10-19T02:16:00Z">
                <w:pPr>
                  <w:pStyle w:val="XML1"/>
                </w:pPr>
              </w:pPrChange>
            </w:pPr>
            <w:ins w:id="6833" w:author="aas" w:date="2013-10-14T02:06:00Z">
              <w:del w:id="6834" w:author="Anees Shaikh" w:date="2013-10-19T02:16:00Z">
                <w:r w:rsidDel="00E067A3">
                  <w:delText xml:space="preserve">          xmlns:inet="urn:ietf:params:xml:ns:yang:ietf-inet-types"</w:delText>
                </w:r>
              </w:del>
            </w:ins>
          </w:p>
          <w:p w14:paraId="3A98E8AF" w14:textId="5CBCE202" w:rsidR="00874469" w:rsidDel="00E067A3" w:rsidRDefault="00874469">
            <w:pPr>
              <w:pStyle w:val="Appx"/>
              <w:rPr>
                <w:ins w:id="6835" w:author="aas" w:date="2013-10-14T02:06:00Z"/>
                <w:del w:id="6836" w:author="Anees Shaikh" w:date="2013-10-19T02:16:00Z"/>
              </w:rPr>
              <w:pPrChange w:id="6837" w:author="Anees Shaikh" w:date="2013-10-19T02:16:00Z">
                <w:pPr>
                  <w:pStyle w:val="XML1"/>
                </w:pPr>
              </w:pPrChange>
            </w:pPr>
            <w:ins w:id="6838" w:author="aas" w:date="2013-10-14T02:06:00Z">
              <w:del w:id="6839" w:author="Anees Shaikh" w:date="2013-10-19T02:16:00Z">
                <w:r w:rsidDel="00E067A3">
                  <w:delText xml:space="preserve">          xmlns:of-config="urn:onf:config:yang"&gt;</w:delText>
                </w:r>
              </w:del>
            </w:ins>
          </w:p>
          <w:p w14:paraId="17234589" w14:textId="55375A0A" w:rsidR="00874469" w:rsidDel="00E067A3" w:rsidRDefault="00874469">
            <w:pPr>
              <w:pStyle w:val="Appx"/>
              <w:rPr>
                <w:ins w:id="6840" w:author="aas" w:date="2013-10-14T02:06:00Z"/>
                <w:del w:id="6841" w:author="Anees Shaikh" w:date="2013-10-19T02:16:00Z"/>
              </w:rPr>
              <w:pPrChange w:id="6842" w:author="Anees Shaikh" w:date="2013-10-19T02:16:00Z">
                <w:pPr>
                  <w:pStyle w:val="XML1"/>
                </w:pPr>
              </w:pPrChange>
            </w:pPr>
          </w:p>
          <w:p w14:paraId="3F2F68F1" w14:textId="47862060" w:rsidR="00874469" w:rsidDel="00E067A3" w:rsidRDefault="00874469">
            <w:pPr>
              <w:pStyle w:val="Appx"/>
              <w:rPr>
                <w:ins w:id="6843" w:author="aas" w:date="2013-10-14T02:06:00Z"/>
                <w:del w:id="6844" w:author="Anees Shaikh" w:date="2013-10-19T02:16:00Z"/>
              </w:rPr>
              <w:pPrChange w:id="6845" w:author="Anees Shaikh" w:date="2013-10-19T02:16:00Z">
                <w:pPr>
                  <w:pStyle w:val="XML1"/>
                </w:pPr>
              </w:pPrChange>
            </w:pPr>
            <w:ins w:id="6846" w:author="aas" w:date="2013-10-14T02:06:00Z">
              <w:del w:id="6847" w:author="Anees Shaikh" w:date="2013-10-19T02:16:00Z">
                <w:r w:rsidDel="00E067A3">
                  <w:delText xml:space="preserve">  &lt;xs:import namespace="urn:ietf:params:xml:ns:yang:ietf-yang-types"</w:delText>
                </w:r>
              </w:del>
            </w:ins>
          </w:p>
          <w:p w14:paraId="18D9CD08" w14:textId="7F94EE8B" w:rsidR="00874469" w:rsidDel="00E067A3" w:rsidRDefault="00874469">
            <w:pPr>
              <w:pStyle w:val="Appx"/>
              <w:rPr>
                <w:ins w:id="6848" w:author="aas" w:date="2013-10-14T02:06:00Z"/>
                <w:del w:id="6849" w:author="Anees Shaikh" w:date="2013-10-19T02:16:00Z"/>
              </w:rPr>
              <w:pPrChange w:id="6850" w:author="Anees Shaikh" w:date="2013-10-19T02:16:00Z">
                <w:pPr>
                  <w:pStyle w:val="XML1"/>
                </w:pPr>
              </w:pPrChange>
            </w:pPr>
            <w:ins w:id="6851" w:author="aas" w:date="2013-10-14T02:06:00Z">
              <w:del w:id="6852" w:author="Anees Shaikh" w:date="2013-10-19T02:16:00Z">
                <w:r w:rsidDel="00E067A3">
                  <w:delText xml:space="preserve">             schemaLocation="ietf-yang-types.xsd"/&gt;</w:delText>
                </w:r>
              </w:del>
            </w:ins>
          </w:p>
          <w:p w14:paraId="769B5976" w14:textId="2DA86589" w:rsidR="00874469" w:rsidDel="00E067A3" w:rsidRDefault="00874469">
            <w:pPr>
              <w:pStyle w:val="Appx"/>
              <w:rPr>
                <w:ins w:id="6853" w:author="aas" w:date="2013-10-14T02:06:00Z"/>
                <w:del w:id="6854" w:author="Anees Shaikh" w:date="2013-10-19T02:16:00Z"/>
              </w:rPr>
              <w:pPrChange w:id="6855" w:author="Anees Shaikh" w:date="2013-10-19T02:16:00Z">
                <w:pPr>
                  <w:pStyle w:val="XML1"/>
                </w:pPr>
              </w:pPrChange>
            </w:pPr>
            <w:ins w:id="6856" w:author="aas" w:date="2013-10-14T02:06:00Z">
              <w:del w:id="6857" w:author="Anees Shaikh" w:date="2013-10-19T02:16:00Z">
                <w:r w:rsidDel="00E067A3">
                  <w:delText xml:space="preserve">  &lt;xs:import namespace="urn:ietf:params:xml:ns:yang:ietf-inet-types"</w:delText>
                </w:r>
              </w:del>
            </w:ins>
          </w:p>
          <w:p w14:paraId="40C3EE7E" w14:textId="304C136F" w:rsidR="00874469" w:rsidDel="00E067A3" w:rsidRDefault="00874469">
            <w:pPr>
              <w:pStyle w:val="Appx"/>
              <w:rPr>
                <w:ins w:id="6858" w:author="aas" w:date="2013-10-14T02:06:00Z"/>
                <w:del w:id="6859" w:author="Anees Shaikh" w:date="2013-10-19T02:16:00Z"/>
              </w:rPr>
              <w:pPrChange w:id="6860" w:author="Anees Shaikh" w:date="2013-10-19T02:16:00Z">
                <w:pPr>
                  <w:pStyle w:val="XML1"/>
                </w:pPr>
              </w:pPrChange>
            </w:pPr>
            <w:ins w:id="6861" w:author="aas" w:date="2013-10-14T02:06:00Z">
              <w:del w:id="6862" w:author="Anees Shaikh" w:date="2013-10-19T02:16:00Z">
                <w:r w:rsidDel="00E067A3">
                  <w:delText xml:space="preserve">             schemaLocation="ietf-inet-types.xsd"/&gt;</w:delText>
                </w:r>
              </w:del>
            </w:ins>
          </w:p>
          <w:p w14:paraId="37A11D88" w14:textId="71925AEB" w:rsidR="00874469" w:rsidDel="00E067A3" w:rsidRDefault="00874469">
            <w:pPr>
              <w:pStyle w:val="Appx"/>
              <w:rPr>
                <w:ins w:id="6863" w:author="aas" w:date="2013-10-14T02:06:00Z"/>
                <w:del w:id="6864" w:author="Anees Shaikh" w:date="2013-10-19T02:16:00Z"/>
              </w:rPr>
              <w:pPrChange w:id="6865" w:author="Anees Shaikh" w:date="2013-10-19T02:16:00Z">
                <w:pPr>
                  <w:pStyle w:val="XML1"/>
                </w:pPr>
              </w:pPrChange>
            </w:pPr>
          </w:p>
          <w:p w14:paraId="3AF6C85E" w14:textId="16B6E229" w:rsidR="00874469" w:rsidDel="00E067A3" w:rsidRDefault="00874469">
            <w:pPr>
              <w:pStyle w:val="Appx"/>
              <w:rPr>
                <w:ins w:id="6866" w:author="aas" w:date="2013-10-14T02:06:00Z"/>
                <w:del w:id="6867" w:author="Anees Shaikh" w:date="2013-10-19T02:16:00Z"/>
              </w:rPr>
              <w:pPrChange w:id="6868" w:author="Anees Shaikh" w:date="2013-10-19T02:16:00Z">
                <w:pPr>
                  <w:pStyle w:val="XML1"/>
                </w:pPr>
              </w:pPrChange>
            </w:pPr>
            <w:ins w:id="6869" w:author="aas" w:date="2013-10-14T02:06:00Z">
              <w:del w:id="6870" w:author="Anees Shaikh" w:date="2013-10-19T02:16:00Z">
                <w:r w:rsidDel="00E067A3">
                  <w:delText xml:space="preserve">  &lt;xs:annotation&gt;</w:delText>
                </w:r>
              </w:del>
            </w:ins>
          </w:p>
          <w:p w14:paraId="28718F73" w14:textId="010EEAE2" w:rsidR="00874469" w:rsidDel="00E067A3" w:rsidRDefault="00874469">
            <w:pPr>
              <w:pStyle w:val="Appx"/>
              <w:rPr>
                <w:ins w:id="6871" w:author="aas" w:date="2013-10-14T02:06:00Z"/>
                <w:del w:id="6872" w:author="Anees Shaikh" w:date="2013-10-19T02:16:00Z"/>
              </w:rPr>
              <w:pPrChange w:id="6873" w:author="Anees Shaikh" w:date="2013-10-19T02:16:00Z">
                <w:pPr>
                  <w:pStyle w:val="XML1"/>
                </w:pPr>
              </w:pPrChange>
            </w:pPr>
            <w:ins w:id="6874" w:author="aas" w:date="2013-10-14T02:06:00Z">
              <w:del w:id="6875" w:author="Anees Shaikh" w:date="2013-10-19T02:16:00Z">
                <w:r w:rsidDel="00E067A3">
                  <w:delText xml:space="preserve">    &lt;xs:documentation&gt;</w:delText>
                </w:r>
              </w:del>
            </w:ins>
          </w:p>
          <w:p w14:paraId="2798E554" w14:textId="3455851E" w:rsidR="00874469" w:rsidDel="00E067A3" w:rsidRDefault="00874469">
            <w:pPr>
              <w:pStyle w:val="Appx"/>
              <w:rPr>
                <w:ins w:id="6876" w:author="aas" w:date="2013-10-14T02:06:00Z"/>
                <w:del w:id="6877" w:author="Anees Shaikh" w:date="2013-10-19T02:16:00Z"/>
              </w:rPr>
              <w:pPrChange w:id="6878" w:author="Anees Shaikh" w:date="2013-10-19T02:16:00Z">
                <w:pPr>
                  <w:pStyle w:val="XML1"/>
                </w:pPr>
              </w:pPrChange>
            </w:pPr>
            <w:ins w:id="6879" w:author="aas" w:date="2013-10-14T02:06:00Z">
              <w:del w:id="6880" w:author="Anees Shaikh" w:date="2013-10-19T02:16:00Z">
                <w:r w:rsidDel="00E067A3">
                  <w:delText xml:space="preserve">      This schema was generated from the YANG module of-config</w:delText>
                </w:r>
              </w:del>
            </w:ins>
          </w:p>
          <w:p w14:paraId="2FA283FC" w14:textId="4FE09F66" w:rsidR="00874469" w:rsidDel="00E067A3" w:rsidRDefault="00874469">
            <w:pPr>
              <w:pStyle w:val="Appx"/>
              <w:rPr>
                <w:ins w:id="6881" w:author="aas" w:date="2013-10-14T02:06:00Z"/>
                <w:del w:id="6882" w:author="Anees Shaikh" w:date="2013-10-19T02:16:00Z"/>
              </w:rPr>
              <w:pPrChange w:id="6883" w:author="Anees Shaikh" w:date="2013-10-19T02:16:00Z">
                <w:pPr>
                  <w:pStyle w:val="XML1"/>
                </w:pPr>
              </w:pPrChange>
            </w:pPr>
            <w:ins w:id="6884" w:author="aas" w:date="2013-10-14T02:06:00Z">
              <w:del w:id="6885" w:author="Anees Shaikh" w:date="2013-10-19T02:16:00Z">
                <w:r w:rsidDel="00E067A3">
                  <w:delText xml:space="preserve">      by pyang version 1.2.</w:delText>
                </w:r>
              </w:del>
            </w:ins>
          </w:p>
          <w:p w14:paraId="08AE246E" w14:textId="774FE6AD" w:rsidR="00874469" w:rsidDel="00E067A3" w:rsidRDefault="00874469">
            <w:pPr>
              <w:pStyle w:val="Appx"/>
              <w:rPr>
                <w:ins w:id="6886" w:author="aas" w:date="2013-10-14T02:06:00Z"/>
                <w:del w:id="6887" w:author="Anees Shaikh" w:date="2013-10-19T02:16:00Z"/>
              </w:rPr>
              <w:pPrChange w:id="6888" w:author="Anees Shaikh" w:date="2013-10-19T02:16:00Z">
                <w:pPr>
                  <w:pStyle w:val="XML1"/>
                </w:pPr>
              </w:pPrChange>
            </w:pPr>
          </w:p>
          <w:p w14:paraId="1BB84730" w14:textId="050706BF" w:rsidR="00874469" w:rsidDel="00E067A3" w:rsidRDefault="00874469">
            <w:pPr>
              <w:pStyle w:val="Appx"/>
              <w:rPr>
                <w:ins w:id="6889" w:author="aas" w:date="2013-10-14T02:06:00Z"/>
                <w:del w:id="6890" w:author="Anees Shaikh" w:date="2013-10-19T02:16:00Z"/>
              </w:rPr>
              <w:pPrChange w:id="6891" w:author="Anees Shaikh" w:date="2013-10-19T02:16:00Z">
                <w:pPr>
                  <w:pStyle w:val="XML1"/>
                </w:pPr>
              </w:pPrChange>
            </w:pPr>
            <w:ins w:id="6892" w:author="aas" w:date="2013-10-14T02:06:00Z">
              <w:del w:id="6893" w:author="Anees Shaikh" w:date="2013-10-19T02:16:00Z">
                <w:r w:rsidDel="00E067A3">
                  <w:delText xml:space="preserve">      The schema describes an instance document consisting</w:delText>
                </w:r>
              </w:del>
            </w:ins>
          </w:p>
          <w:p w14:paraId="078FAAE6" w14:textId="799A75FF" w:rsidR="00874469" w:rsidDel="00E067A3" w:rsidRDefault="00874469">
            <w:pPr>
              <w:pStyle w:val="Appx"/>
              <w:rPr>
                <w:ins w:id="6894" w:author="aas" w:date="2013-10-14T02:06:00Z"/>
                <w:del w:id="6895" w:author="Anees Shaikh" w:date="2013-10-19T02:16:00Z"/>
              </w:rPr>
              <w:pPrChange w:id="6896" w:author="Anees Shaikh" w:date="2013-10-19T02:16:00Z">
                <w:pPr>
                  <w:pStyle w:val="XML1"/>
                </w:pPr>
              </w:pPrChange>
            </w:pPr>
            <w:ins w:id="6897" w:author="aas" w:date="2013-10-14T02:06:00Z">
              <w:del w:id="6898" w:author="Anees Shaikh" w:date="2013-10-19T02:16:00Z">
                <w:r w:rsidDel="00E067A3">
                  <w:delText xml:space="preserve">      of the entire configuration data store, operational</w:delText>
                </w:r>
              </w:del>
            </w:ins>
          </w:p>
          <w:p w14:paraId="2D9BDE59" w14:textId="35ADA2B6" w:rsidR="00874469" w:rsidDel="00E067A3" w:rsidRDefault="00874469">
            <w:pPr>
              <w:pStyle w:val="Appx"/>
              <w:rPr>
                <w:ins w:id="6899" w:author="aas" w:date="2013-10-14T02:06:00Z"/>
                <w:del w:id="6900" w:author="Anees Shaikh" w:date="2013-10-19T02:16:00Z"/>
              </w:rPr>
              <w:pPrChange w:id="6901" w:author="Anees Shaikh" w:date="2013-10-19T02:16:00Z">
                <w:pPr>
                  <w:pStyle w:val="XML1"/>
                </w:pPr>
              </w:pPrChange>
            </w:pPr>
            <w:ins w:id="6902" w:author="aas" w:date="2013-10-14T02:06:00Z">
              <w:del w:id="6903" w:author="Anees Shaikh" w:date="2013-10-19T02:16:00Z">
                <w:r w:rsidDel="00E067A3">
                  <w:delText xml:space="preserve">      data, rpc operations, and notifications.</w:delText>
                </w:r>
              </w:del>
            </w:ins>
          </w:p>
          <w:p w14:paraId="4FADB6ED" w14:textId="6147E952" w:rsidR="00874469" w:rsidDel="00E067A3" w:rsidRDefault="00874469">
            <w:pPr>
              <w:pStyle w:val="Appx"/>
              <w:rPr>
                <w:ins w:id="6904" w:author="aas" w:date="2013-10-14T02:06:00Z"/>
                <w:del w:id="6905" w:author="Anees Shaikh" w:date="2013-10-19T02:16:00Z"/>
              </w:rPr>
              <w:pPrChange w:id="6906" w:author="Anees Shaikh" w:date="2013-10-19T02:16:00Z">
                <w:pPr>
                  <w:pStyle w:val="XML1"/>
                </w:pPr>
              </w:pPrChange>
            </w:pPr>
            <w:ins w:id="6907" w:author="aas" w:date="2013-10-14T02:06:00Z">
              <w:del w:id="6908" w:author="Anees Shaikh" w:date="2013-10-19T02:16:00Z">
                <w:r w:rsidDel="00E067A3">
                  <w:delText xml:space="preserve">      This schema can thus NOT be used as-is to</w:delText>
                </w:r>
              </w:del>
            </w:ins>
          </w:p>
          <w:p w14:paraId="564F7D96" w14:textId="1ECEDA63" w:rsidR="00874469" w:rsidDel="00E067A3" w:rsidRDefault="00874469">
            <w:pPr>
              <w:pStyle w:val="Appx"/>
              <w:rPr>
                <w:ins w:id="6909" w:author="aas" w:date="2013-10-14T02:06:00Z"/>
                <w:del w:id="6910" w:author="Anees Shaikh" w:date="2013-10-19T02:16:00Z"/>
              </w:rPr>
              <w:pPrChange w:id="6911" w:author="Anees Shaikh" w:date="2013-10-19T02:16:00Z">
                <w:pPr>
                  <w:pStyle w:val="XML1"/>
                </w:pPr>
              </w:pPrChange>
            </w:pPr>
            <w:ins w:id="6912" w:author="aas" w:date="2013-10-14T02:06:00Z">
              <w:del w:id="6913" w:author="Anees Shaikh" w:date="2013-10-19T02:16:00Z">
                <w:r w:rsidDel="00E067A3">
                  <w:delText xml:space="preserve">      validate NETCONF PDUs.</w:delText>
                </w:r>
              </w:del>
            </w:ins>
          </w:p>
          <w:p w14:paraId="4291B504" w14:textId="009CDB84" w:rsidR="00874469" w:rsidDel="00E067A3" w:rsidRDefault="00874469">
            <w:pPr>
              <w:pStyle w:val="Appx"/>
              <w:rPr>
                <w:ins w:id="6914" w:author="aas" w:date="2013-10-14T02:06:00Z"/>
                <w:del w:id="6915" w:author="Anees Shaikh" w:date="2013-10-19T02:16:00Z"/>
              </w:rPr>
              <w:pPrChange w:id="6916" w:author="Anees Shaikh" w:date="2013-10-19T02:16:00Z">
                <w:pPr>
                  <w:pStyle w:val="XML1"/>
                </w:pPr>
              </w:pPrChange>
            </w:pPr>
            <w:ins w:id="6917" w:author="aas" w:date="2013-10-14T02:06:00Z">
              <w:del w:id="6918" w:author="Anees Shaikh" w:date="2013-10-19T02:16:00Z">
                <w:r w:rsidDel="00E067A3">
                  <w:delText xml:space="preserve">    &lt;/xs:documentation&gt;</w:delText>
                </w:r>
              </w:del>
            </w:ins>
          </w:p>
          <w:p w14:paraId="6ADA25E7" w14:textId="734E2ECC" w:rsidR="00874469" w:rsidDel="00E067A3" w:rsidRDefault="00874469">
            <w:pPr>
              <w:pStyle w:val="Appx"/>
              <w:rPr>
                <w:ins w:id="6919" w:author="aas" w:date="2013-10-14T02:06:00Z"/>
                <w:del w:id="6920" w:author="Anees Shaikh" w:date="2013-10-19T02:16:00Z"/>
              </w:rPr>
              <w:pPrChange w:id="6921" w:author="Anees Shaikh" w:date="2013-10-19T02:16:00Z">
                <w:pPr>
                  <w:pStyle w:val="XML1"/>
                </w:pPr>
              </w:pPrChange>
            </w:pPr>
            <w:ins w:id="6922" w:author="aas" w:date="2013-10-14T02:06:00Z">
              <w:del w:id="6923" w:author="Anees Shaikh" w:date="2013-10-19T02:16:00Z">
                <w:r w:rsidDel="00E067A3">
                  <w:delText xml:space="preserve">  &lt;/xs:annotation&gt;</w:delText>
                </w:r>
              </w:del>
            </w:ins>
          </w:p>
          <w:p w14:paraId="4DED0BBF" w14:textId="19664F18" w:rsidR="00874469" w:rsidDel="00E067A3" w:rsidRDefault="00874469">
            <w:pPr>
              <w:pStyle w:val="Appx"/>
              <w:rPr>
                <w:ins w:id="6924" w:author="aas" w:date="2013-10-14T02:06:00Z"/>
                <w:del w:id="6925" w:author="Anees Shaikh" w:date="2013-10-19T02:16:00Z"/>
              </w:rPr>
              <w:pPrChange w:id="6926" w:author="Anees Shaikh" w:date="2013-10-19T02:16:00Z">
                <w:pPr>
                  <w:pStyle w:val="XML1"/>
                </w:pPr>
              </w:pPrChange>
            </w:pPr>
          </w:p>
          <w:p w14:paraId="19E88FE8" w14:textId="04F51B12" w:rsidR="00874469" w:rsidDel="00E067A3" w:rsidRDefault="00874469">
            <w:pPr>
              <w:pStyle w:val="Appx"/>
              <w:rPr>
                <w:ins w:id="6927" w:author="aas" w:date="2013-10-14T02:06:00Z"/>
                <w:del w:id="6928" w:author="Anees Shaikh" w:date="2013-10-19T02:16:00Z"/>
              </w:rPr>
              <w:pPrChange w:id="6929" w:author="Anees Shaikh" w:date="2013-10-19T02:16:00Z">
                <w:pPr>
                  <w:pStyle w:val="XML1"/>
                </w:pPr>
              </w:pPrChange>
            </w:pPr>
            <w:ins w:id="6930" w:author="aas" w:date="2013-10-14T02:06:00Z">
              <w:del w:id="6931" w:author="Anees Shaikh" w:date="2013-10-19T02:16:00Z">
                <w:r w:rsidDel="00E067A3">
                  <w:delText xml:space="preserve">  &lt;xs:annotation&gt;</w:delText>
                </w:r>
              </w:del>
            </w:ins>
          </w:p>
          <w:p w14:paraId="09E571E1" w14:textId="4A1C42BA" w:rsidR="00874469" w:rsidDel="00E067A3" w:rsidRDefault="00874469">
            <w:pPr>
              <w:pStyle w:val="Appx"/>
              <w:rPr>
                <w:ins w:id="6932" w:author="aas" w:date="2013-10-14T02:06:00Z"/>
                <w:del w:id="6933" w:author="Anees Shaikh" w:date="2013-10-19T02:16:00Z"/>
              </w:rPr>
              <w:pPrChange w:id="6934" w:author="Anees Shaikh" w:date="2013-10-19T02:16:00Z">
                <w:pPr>
                  <w:pStyle w:val="XML1"/>
                </w:pPr>
              </w:pPrChange>
            </w:pPr>
            <w:ins w:id="6935" w:author="aas" w:date="2013-10-14T02:06:00Z">
              <w:del w:id="6936" w:author="Anees Shaikh" w:date="2013-10-19T02:16:00Z">
                <w:r w:rsidDel="00E067A3">
                  <w:delText xml:space="preserve">    &lt;xs:documentation&gt;</w:delText>
                </w:r>
              </w:del>
            </w:ins>
          </w:p>
          <w:p w14:paraId="424E79DD" w14:textId="3938B476" w:rsidR="00874469" w:rsidDel="00E067A3" w:rsidRDefault="00874469">
            <w:pPr>
              <w:pStyle w:val="Appx"/>
              <w:rPr>
                <w:ins w:id="6937" w:author="aas" w:date="2013-10-14T02:06:00Z"/>
                <w:del w:id="6938" w:author="Anees Shaikh" w:date="2013-10-19T02:16:00Z"/>
              </w:rPr>
              <w:pPrChange w:id="6939" w:author="Anees Shaikh" w:date="2013-10-19T02:16:00Z">
                <w:pPr>
                  <w:pStyle w:val="XML1"/>
                </w:pPr>
              </w:pPrChange>
            </w:pPr>
            <w:ins w:id="6940" w:author="aas" w:date="2013-10-14T02:06:00Z">
              <w:del w:id="6941" w:author="Anees Shaikh" w:date="2013-10-19T02:16:00Z">
                <w:r w:rsidDel="00E067A3">
                  <w:delText xml:space="preserve">      This module contains a collection of YANG definitions for</w:delText>
                </w:r>
              </w:del>
            </w:ins>
          </w:p>
          <w:p w14:paraId="57A5E4CE" w14:textId="4F6FD301" w:rsidR="00874469" w:rsidDel="00E067A3" w:rsidRDefault="00874469">
            <w:pPr>
              <w:pStyle w:val="Appx"/>
              <w:rPr>
                <w:ins w:id="6942" w:author="aas" w:date="2013-10-14T02:06:00Z"/>
                <w:del w:id="6943" w:author="Anees Shaikh" w:date="2013-10-19T02:16:00Z"/>
              </w:rPr>
              <w:pPrChange w:id="6944" w:author="Anees Shaikh" w:date="2013-10-19T02:16:00Z">
                <w:pPr>
                  <w:pStyle w:val="XML1"/>
                </w:pPr>
              </w:pPrChange>
            </w:pPr>
            <w:ins w:id="6945" w:author="aas" w:date="2013-10-14T02:06:00Z">
              <w:del w:id="6946" w:author="Anees Shaikh" w:date="2013-10-19T02:16:00Z">
                <w:r w:rsidDel="00E067A3">
                  <w:delText xml:space="preserve">      configuring OpenFlow datapaths. It is part of the OF-CONFIG</w:delText>
                </w:r>
              </w:del>
            </w:ins>
          </w:p>
          <w:p w14:paraId="1247A4A8" w14:textId="0FFEB9CA" w:rsidR="00874469" w:rsidDel="00E067A3" w:rsidRDefault="00874469">
            <w:pPr>
              <w:pStyle w:val="Appx"/>
              <w:rPr>
                <w:ins w:id="6947" w:author="aas" w:date="2013-10-14T02:06:00Z"/>
                <w:del w:id="6948" w:author="Anees Shaikh" w:date="2013-10-19T02:16:00Z"/>
              </w:rPr>
              <w:pPrChange w:id="6949" w:author="Anees Shaikh" w:date="2013-10-19T02:16:00Z">
                <w:pPr>
                  <w:pStyle w:val="XML1"/>
                </w:pPr>
              </w:pPrChange>
            </w:pPr>
            <w:ins w:id="6950" w:author="aas" w:date="2013-10-14T02:06:00Z">
              <w:del w:id="6951" w:author="Anees Shaikh" w:date="2013-10-19T02:16:00Z">
                <w:r w:rsidDel="00E067A3">
                  <w:delText xml:space="preserve">      specification.</w:delText>
                </w:r>
              </w:del>
            </w:ins>
          </w:p>
          <w:p w14:paraId="61847122" w14:textId="3A2A277E" w:rsidR="00874469" w:rsidDel="00E067A3" w:rsidRDefault="00874469">
            <w:pPr>
              <w:pStyle w:val="Appx"/>
              <w:rPr>
                <w:ins w:id="6952" w:author="aas" w:date="2013-10-14T02:06:00Z"/>
                <w:del w:id="6953" w:author="Anees Shaikh" w:date="2013-10-19T02:16:00Z"/>
              </w:rPr>
              <w:pPrChange w:id="6954" w:author="Anees Shaikh" w:date="2013-10-19T02:16:00Z">
                <w:pPr>
                  <w:pStyle w:val="XML1"/>
                </w:pPr>
              </w:pPrChange>
            </w:pPr>
            <w:ins w:id="6955" w:author="aas" w:date="2013-10-14T02:06:00Z">
              <w:del w:id="6956" w:author="Anees Shaikh" w:date="2013-10-19T02:16:00Z">
                <w:r w:rsidDel="00E067A3">
                  <w:delText xml:space="preserve">    &lt;/xs:documentation&gt;</w:delText>
                </w:r>
              </w:del>
            </w:ins>
          </w:p>
          <w:p w14:paraId="30F516B8" w14:textId="7E39CD95" w:rsidR="00874469" w:rsidDel="00E067A3" w:rsidRDefault="00874469">
            <w:pPr>
              <w:pStyle w:val="Appx"/>
              <w:rPr>
                <w:ins w:id="6957" w:author="aas" w:date="2013-10-14T02:06:00Z"/>
                <w:del w:id="6958" w:author="Anees Shaikh" w:date="2013-10-19T02:16:00Z"/>
              </w:rPr>
              <w:pPrChange w:id="6959" w:author="Anees Shaikh" w:date="2013-10-19T02:16:00Z">
                <w:pPr>
                  <w:pStyle w:val="XML1"/>
                </w:pPr>
              </w:pPrChange>
            </w:pPr>
            <w:ins w:id="6960" w:author="aas" w:date="2013-10-14T02:06:00Z">
              <w:del w:id="6961" w:author="Anees Shaikh" w:date="2013-10-19T02:16:00Z">
                <w:r w:rsidDel="00E067A3">
                  <w:delText xml:space="preserve">  &lt;/xs:annotation&gt;</w:delText>
                </w:r>
              </w:del>
            </w:ins>
          </w:p>
          <w:p w14:paraId="457563DD" w14:textId="0A90D1E8" w:rsidR="00874469" w:rsidDel="00E067A3" w:rsidRDefault="00874469">
            <w:pPr>
              <w:pStyle w:val="Appx"/>
              <w:rPr>
                <w:ins w:id="6962" w:author="aas" w:date="2013-10-14T02:06:00Z"/>
                <w:del w:id="6963" w:author="Anees Shaikh" w:date="2013-10-19T02:16:00Z"/>
              </w:rPr>
              <w:pPrChange w:id="6964" w:author="Anees Shaikh" w:date="2013-10-19T02:16:00Z">
                <w:pPr>
                  <w:pStyle w:val="XML1"/>
                </w:pPr>
              </w:pPrChange>
            </w:pPr>
          </w:p>
          <w:p w14:paraId="4384F904" w14:textId="2B4FC0F2" w:rsidR="00874469" w:rsidDel="00E067A3" w:rsidRDefault="00874469">
            <w:pPr>
              <w:pStyle w:val="Appx"/>
              <w:rPr>
                <w:ins w:id="6965" w:author="aas" w:date="2013-10-14T02:06:00Z"/>
                <w:del w:id="6966" w:author="Anees Shaikh" w:date="2013-10-19T02:16:00Z"/>
              </w:rPr>
              <w:pPrChange w:id="6967" w:author="Anees Shaikh" w:date="2013-10-19T02:16:00Z">
                <w:pPr>
                  <w:pStyle w:val="XML1"/>
                </w:pPr>
              </w:pPrChange>
            </w:pPr>
            <w:ins w:id="6968" w:author="aas" w:date="2013-10-14T02:06:00Z">
              <w:del w:id="6969" w:author="Anees Shaikh" w:date="2013-10-19T02:16:00Z">
                <w:r w:rsidDel="00E067A3">
                  <w:delText xml:space="preserve">  &lt;!-- YANG typedefs --&gt;</w:delText>
                </w:r>
              </w:del>
            </w:ins>
          </w:p>
          <w:p w14:paraId="5F51DF39" w14:textId="2DA9C2C8" w:rsidR="00874469" w:rsidDel="00E067A3" w:rsidRDefault="00874469">
            <w:pPr>
              <w:pStyle w:val="Appx"/>
              <w:rPr>
                <w:ins w:id="6970" w:author="aas" w:date="2013-10-14T02:06:00Z"/>
                <w:del w:id="6971" w:author="Anees Shaikh" w:date="2013-10-19T02:16:00Z"/>
              </w:rPr>
              <w:pPrChange w:id="6972" w:author="Anees Shaikh" w:date="2013-10-19T02:16:00Z">
                <w:pPr>
                  <w:pStyle w:val="XML1"/>
                </w:pPr>
              </w:pPrChange>
            </w:pPr>
            <w:ins w:id="6973" w:author="aas" w:date="2013-10-14T02:06:00Z">
              <w:del w:id="6974" w:author="Anees Shaikh" w:date="2013-10-19T02:16:00Z">
                <w:r w:rsidDel="00E067A3">
                  <w:delText xml:space="preserve">  &lt;xs:simpleType name="OFConfigId"&gt;</w:delText>
                </w:r>
              </w:del>
            </w:ins>
          </w:p>
          <w:p w14:paraId="62ED8691" w14:textId="64A23557" w:rsidR="00874469" w:rsidDel="00E067A3" w:rsidRDefault="00874469">
            <w:pPr>
              <w:pStyle w:val="Appx"/>
              <w:rPr>
                <w:ins w:id="6975" w:author="aas" w:date="2013-10-14T02:06:00Z"/>
                <w:del w:id="6976" w:author="Anees Shaikh" w:date="2013-10-19T02:16:00Z"/>
              </w:rPr>
              <w:pPrChange w:id="6977" w:author="Anees Shaikh" w:date="2013-10-19T02:16:00Z">
                <w:pPr>
                  <w:pStyle w:val="XML1"/>
                </w:pPr>
              </w:pPrChange>
            </w:pPr>
            <w:ins w:id="6978" w:author="aas" w:date="2013-10-14T02:06:00Z">
              <w:del w:id="6979" w:author="Anees Shaikh" w:date="2013-10-19T02:16:00Z">
                <w:r w:rsidDel="00E067A3">
                  <w:delText xml:space="preserve">    &lt;xs:annotation&gt;</w:delText>
                </w:r>
              </w:del>
            </w:ins>
          </w:p>
          <w:p w14:paraId="4D5041FD" w14:textId="3DE53DC5" w:rsidR="00874469" w:rsidDel="00E067A3" w:rsidRDefault="00874469">
            <w:pPr>
              <w:pStyle w:val="Appx"/>
              <w:rPr>
                <w:ins w:id="6980" w:author="aas" w:date="2013-10-14T02:06:00Z"/>
                <w:del w:id="6981" w:author="Anees Shaikh" w:date="2013-10-19T02:16:00Z"/>
              </w:rPr>
              <w:pPrChange w:id="6982" w:author="Anees Shaikh" w:date="2013-10-19T02:16:00Z">
                <w:pPr>
                  <w:pStyle w:val="XML1"/>
                </w:pPr>
              </w:pPrChange>
            </w:pPr>
            <w:ins w:id="6983" w:author="aas" w:date="2013-10-14T02:06:00Z">
              <w:del w:id="6984" w:author="Anees Shaikh" w:date="2013-10-19T02:16:00Z">
                <w:r w:rsidDel="00E067A3">
                  <w:delText xml:space="preserve">      &lt;xs:documentation&gt;</w:delText>
                </w:r>
              </w:del>
            </w:ins>
          </w:p>
          <w:p w14:paraId="1B007488" w14:textId="1E7F8F60" w:rsidR="00874469" w:rsidDel="00E067A3" w:rsidRDefault="00874469">
            <w:pPr>
              <w:pStyle w:val="Appx"/>
              <w:rPr>
                <w:ins w:id="6985" w:author="aas" w:date="2013-10-14T02:06:00Z"/>
                <w:del w:id="6986" w:author="Anees Shaikh" w:date="2013-10-19T02:16:00Z"/>
              </w:rPr>
              <w:pPrChange w:id="6987" w:author="Anees Shaikh" w:date="2013-10-19T02:16:00Z">
                <w:pPr>
                  <w:pStyle w:val="XML1"/>
                </w:pPr>
              </w:pPrChange>
            </w:pPr>
            <w:ins w:id="6988" w:author="aas" w:date="2013-10-14T02:06:00Z">
              <w:del w:id="6989" w:author="Anees Shaikh" w:date="2013-10-19T02:16:00Z">
                <w:r w:rsidDel="00E067A3">
                  <w:delText xml:space="preserve">        Generic type of an identifier in OF-CONFIG</w:delText>
                </w:r>
              </w:del>
            </w:ins>
          </w:p>
          <w:p w14:paraId="7B835547" w14:textId="1EAC236E" w:rsidR="00874469" w:rsidDel="00E067A3" w:rsidRDefault="00874469">
            <w:pPr>
              <w:pStyle w:val="Appx"/>
              <w:rPr>
                <w:ins w:id="6990" w:author="aas" w:date="2013-10-14T02:06:00Z"/>
                <w:del w:id="6991" w:author="Anees Shaikh" w:date="2013-10-19T02:16:00Z"/>
              </w:rPr>
              <w:pPrChange w:id="6992" w:author="Anees Shaikh" w:date="2013-10-19T02:16:00Z">
                <w:pPr>
                  <w:pStyle w:val="XML1"/>
                </w:pPr>
              </w:pPrChange>
            </w:pPr>
            <w:ins w:id="6993" w:author="aas" w:date="2013-10-14T02:06:00Z">
              <w:del w:id="6994" w:author="Anees Shaikh" w:date="2013-10-19T02:16:00Z">
                <w:r w:rsidDel="00E067A3">
                  <w:delText xml:space="preserve">      &lt;/xs:documentation&gt;</w:delText>
                </w:r>
              </w:del>
            </w:ins>
          </w:p>
          <w:p w14:paraId="786B76C1" w14:textId="4CD7E65C" w:rsidR="00874469" w:rsidDel="00E067A3" w:rsidRDefault="00874469">
            <w:pPr>
              <w:pStyle w:val="Appx"/>
              <w:rPr>
                <w:ins w:id="6995" w:author="aas" w:date="2013-10-14T02:06:00Z"/>
                <w:del w:id="6996" w:author="Anees Shaikh" w:date="2013-10-19T02:16:00Z"/>
              </w:rPr>
              <w:pPrChange w:id="6997" w:author="Anees Shaikh" w:date="2013-10-19T02:16:00Z">
                <w:pPr>
                  <w:pStyle w:val="XML1"/>
                </w:pPr>
              </w:pPrChange>
            </w:pPr>
            <w:ins w:id="6998" w:author="aas" w:date="2013-10-14T02:06:00Z">
              <w:del w:id="6999" w:author="Anees Shaikh" w:date="2013-10-19T02:16:00Z">
                <w:r w:rsidDel="00E067A3">
                  <w:delText xml:space="preserve">    &lt;/xs:annotation&gt;</w:delText>
                </w:r>
              </w:del>
            </w:ins>
          </w:p>
          <w:p w14:paraId="4DB7D4F4" w14:textId="11AD487E" w:rsidR="00874469" w:rsidDel="00E067A3" w:rsidRDefault="00874469">
            <w:pPr>
              <w:pStyle w:val="Appx"/>
              <w:rPr>
                <w:ins w:id="7000" w:author="aas" w:date="2013-10-14T02:06:00Z"/>
                <w:del w:id="7001" w:author="Anees Shaikh" w:date="2013-10-19T02:16:00Z"/>
              </w:rPr>
              <w:pPrChange w:id="7002" w:author="Anees Shaikh" w:date="2013-10-19T02:16:00Z">
                <w:pPr>
                  <w:pStyle w:val="XML1"/>
                </w:pPr>
              </w:pPrChange>
            </w:pPr>
          </w:p>
          <w:p w14:paraId="207184CF" w14:textId="3FC2C0EC" w:rsidR="00874469" w:rsidDel="00E067A3" w:rsidRDefault="00874469">
            <w:pPr>
              <w:pStyle w:val="Appx"/>
              <w:rPr>
                <w:ins w:id="7003" w:author="aas" w:date="2013-10-14T02:06:00Z"/>
                <w:del w:id="7004" w:author="Anees Shaikh" w:date="2013-10-19T02:16:00Z"/>
              </w:rPr>
              <w:pPrChange w:id="7005" w:author="Anees Shaikh" w:date="2013-10-19T02:16:00Z">
                <w:pPr>
                  <w:pStyle w:val="XML1"/>
                </w:pPr>
              </w:pPrChange>
            </w:pPr>
            <w:ins w:id="7006" w:author="aas" w:date="2013-10-14T02:06:00Z">
              <w:del w:id="7007" w:author="Anees Shaikh" w:date="2013-10-19T02:16:00Z">
                <w:r w:rsidDel="00E067A3">
                  <w:delText xml:space="preserve">    &lt;xs:restriction base="xs:string"&gt;</w:delText>
                </w:r>
              </w:del>
            </w:ins>
          </w:p>
          <w:p w14:paraId="3E00CFD1" w14:textId="39ADA8C4" w:rsidR="00874469" w:rsidDel="00E067A3" w:rsidRDefault="00874469">
            <w:pPr>
              <w:pStyle w:val="Appx"/>
              <w:rPr>
                <w:ins w:id="7008" w:author="aas" w:date="2013-10-14T02:06:00Z"/>
                <w:del w:id="7009" w:author="Anees Shaikh" w:date="2013-10-19T02:16:00Z"/>
              </w:rPr>
              <w:pPrChange w:id="7010" w:author="Anees Shaikh" w:date="2013-10-19T02:16:00Z">
                <w:pPr>
                  <w:pStyle w:val="XML1"/>
                </w:pPr>
              </w:pPrChange>
            </w:pPr>
            <w:ins w:id="7011" w:author="aas" w:date="2013-10-14T02:06:00Z">
              <w:del w:id="7012" w:author="Anees Shaikh" w:date="2013-10-19T02:16:00Z">
                <w:r w:rsidDel="00E067A3">
                  <w:delText xml:space="preserve">    &lt;/xs:restriction&gt;</w:delText>
                </w:r>
              </w:del>
            </w:ins>
          </w:p>
          <w:p w14:paraId="40315DDE" w14:textId="563047C9" w:rsidR="00874469" w:rsidDel="00E067A3" w:rsidRDefault="00874469">
            <w:pPr>
              <w:pStyle w:val="Appx"/>
              <w:rPr>
                <w:ins w:id="7013" w:author="aas" w:date="2013-10-14T02:06:00Z"/>
                <w:del w:id="7014" w:author="Anees Shaikh" w:date="2013-10-19T02:16:00Z"/>
              </w:rPr>
              <w:pPrChange w:id="7015" w:author="Anees Shaikh" w:date="2013-10-19T02:16:00Z">
                <w:pPr>
                  <w:pStyle w:val="XML1"/>
                </w:pPr>
              </w:pPrChange>
            </w:pPr>
            <w:ins w:id="7016" w:author="aas" w:date="2013-10-14T02:06:00Z">
              <w:del w:id="7017" w:author="Anees Shaikh" w:date="2013-10-19T02:16:00Z">
                <w:r w:rsidDel="00E067A3">
                  <w:delText xml:space="preserve">  &lt;/xs:simpleType&gt;</w:delText>
                </w:r>
              </w:del>
            </w:ins>
          </w:p>
          <w:p w14:paraId="40EAD86D" w14:textId="153EC908" w:rsidR="00874469" w:rsidDel="00E067A3" w:rsidRDefault="00874469">
            <w:pPr>
              <w:pStyle w:val="Appx"/>
              <w:rPr>
                <w:ins w:id="7018" w:author="aas" w:date="2013-10-14T02:06:00Z"/>
                <w:del w:id="7019" w:author="Anees Shaikh" w:date="2013-10-19T02:16:00Z"/>
              </w:rPr>
              <w:pPrChange w:id="7020" w:author="Anees Shaikh" w:date="2013-10-19T02:16:00Z">
                <w:pPr>
                  <w:pStyle w:val="XML1"/>
                </w:pPr>
              </w:pPrChange>
            </w:pPr>
            <w:ins w:id="7021" w:author="aas" w:date="2013-10-14T02:06:00Z">
              <w:del w:id="7022" w:author="Anees Shaikh" w:date="2013-10-19T02:16:00Z">
                <w:r w:rsidDel="00E067A3">
                  <w:delText xml:space="preserve">  &lt;xs:simpleType name="OFConfigurationPointProtocolType"&gt;</w:delText>
                </w:r>
              </w:del>
            </w:ins>
          </w:p>
          <w:p w14:paraId="0C7DB214" w14:textId="24B2F7AC" w:rsidR="00874469" w:rsidDel="00E067A3" w:rsidRDefault="00874469">
            <w:pPr>
              <w:pStyle w:val="Appx"/>
              <w:rPr>
                <w:ins w:id="7023" w:author="aas" w:date="2013-10-14T02:06:00Z"/>
                <w:del w:id="7024" w:author="Anees Shaikh" w:date="2013-10-19T02:16:00Z"/>
              </w:rPr>
              <w:pPrChange w:id="7025" w:author="Anees Shaikh" w:date="2013-10-19T02:16:00Z">
                <w:pPr>
                  <w:pStyle w:val="XML1"/>
                </w:pPr>
              </w:pPrChange>
            </w:pPr>
            <w:ins w:id="7026" w:author="aas" w:date="2013-10-14T02:06:00Z">
              <w:del w:id="7027" w:author="Anees Shaikh" w:date="2013-10-19T02:16:00Z">
                <w:r w:rsidDel="00E067A3">
                  <w:delText xml:space="preserve">    &lt;xs:annotation&gt;</w:delText>
                </w:r>
              </w:del>
            </w:ins>
          </w:p>
          <w:p w14:paraId="4D2572FF" w14:textId="00D44B11" w:rsidR="00874469" w:rsidDel="00E067A3" w:rsidRDefault="00874469">
            <w:pPr>
              <w:pStyle w:val="Appx"/>
              <w:rPr>
                <w:ins w:id="7028" w:author="aas" w:date="2013-10-14T02:06:00Z"/>
                <w:del w:id="7029" w:author="Anees Shaikh" w:date="2013-10-19T02:16:00Z"/>
              </w:rPr>
              <w:pPrChange w:id="7030" w:author="Anees Shaikh" w:date="2013-10-19T02:16:00Z">
                <w:pPr>
                  <w:pStyle w:val="XML1"/>
                </w:pPr>
              </w:pPrChange>
            </w:pPr>
            <w:ins w:id="7031" w:author="aas" w:date="2013-10-14T02:06:00Z">
              <w:del w:id="7032" w:author="Anees Shaikh" w:date="2013-10-19T02:16:00Z">
                <w:r w:rsidDel="00E067A3">
                  <w:delText xml:space="preserve">      &lt;xs:documentation&gt;</w:delText>
                </w:r>
              </w:del>
            </w:ins>
          </w:p>
          <w:p w14:paraId="30B97049" w14:textId="6B508CE3" w:rsidR="00874469" w:rsidDel="00E067A3" w:rsidRDefault="00874469">
            <w:pPr>
              <w:pStyle w:val="Appx"/>
              <w:rPr>
                <w:ins w:id="7033" w:author="aas" w:date="2013-10-14T02:06:00Z"/>
                <w:del w:id="7034" w:author="Anees Shaikh" w:date="2013-10-19T02:16:00Z"/>
              </w:rPr>
              <w:pPrChange w:id="7035" w:author="Anees Shaikh" w:date="2013-10-19T02:16:00Z">
                <w:pPr>
                  <w:pStyle w:val="XML1"/>
                </w:pPr>
              </w:pPrChange>
            </w:pPr>
            <w:ins w:id="7036" w:author="aas" w:date="2013-10-14T02:06:00Z">
              <w:del w:id="7037" w:author="Anees Shaikh" w:date="2013-10-19T02:16:00Z">
                <w:r w:rsidDel="00E067A3">
                  <w:delText xml:space="preserve">        Possible protocols to connect ot an OF Configuration Point</w:delText>
                </w:r>
              </w:del>
            </w:ins>
          </w:p>
          <w:p w14:paraId="55157D94" w14:textId="0C39C5C6" w:rsidR="00874469" w:rsidDel="00E067A3" w:rsidRDefault="00874469">
            <w:pPr>
              <w:pStyle w:val="Appx"/>
              <w:rPr>
                <w:ins w:id="7038" w:author="aas" w:date="2013-10-14T02:06:00Z"/>
                <w:del w:id="7039" w:author="Anees Shaikh" w:date="2013-10-19T02:16:00Z"/>
              </w:rPr>
              <w:pPrChange w:id="7040" w:author="Anees Shaikh" w:date="2013-10-19T02:16:00Z">
                <w:pPr>
                  <w:pStyle w:val="XML1"/>
                </w:pPr>
              </w:pPrChange>
            </w:pPr>
            <w:ins w:id="7041" w:author="aas" w:date="2013-10-14T02:06:00Z">
              <w:del w:id="7042" w:author="Anees Shaikh" w:date="2013-10-19T02:16:00Z">
                <w:r w:rsidDel="00E067A3">
                  <w:delText xml:space="preserve">      &lt;/xs:documentation&gt;</w:delText>
                </w:r>
              </w:del>
            </w:ins>
          </w:p>
          <w:p w14:paraId="347F8789" w14:textId="1F64EBC3" w:rsidR="00874469" w:rsidDel="00E067A3" w:rsidRDefault="00874469">
            <w:pPr>
              <w:pStyle w:val="Appx"/>
              <w:rPr>
                <w:ins w:id="7043" w:author="aas" w:date="2013-10-14T02:06:00Z"/>
                <w:del w:id="7044" w:author="Anees Shaikh" w:date="2013-10-19T02:16:00Z"/>
              </w:rPr>
              <w:pPrChange w:id="7045" w:author="Anees Shaikh" w:date="2013-10-19T02:16:00Z">
                <w:pPr>
                  <w:pStyle w:val="XML1"/>
                </w:pPr>
              </w:pPrChange>
            </w:pPr>
            <w:ins w:id="7046" w:author="aas" w:date="2013-10-14T02:06:00Z">
              <w:del w:id="7047" w:author="Anees Shaikh" w:date="2013-10-19T02:16:00Z">
                <w:r w:rsidDel="00E067A3">
                  <w:delText xml:space="preserve">    &lt;/xs:annotation&gt;</w:delText>
                </w:r>
              </w:del>
            </w:ins>
          </w:p>
          <w:p w14:paraId="1B7F5469" w14:textId="7DB55F78" w:rsidR="00874469" w:rsidDel="00E067A3" w:rsidRDefault="00874469">
            <w:pPr>
              <w:pStyle w:val="Appx"/>
              <w:rPr>
                <w:ins w:id="7048" w:author="aas" w:date="2013-10-14T02:06:00Z"/>
                <w:del w:id="7049" w:author="Anees Shaikh" w:date="2013-10-19T02:16:00Z"/>
              </w:rPr>
              <w:pPrChange w:id="7050" w:author="Anees Shaikh" w:date="2013-10-19T02:16:00Z">
                <w:pPr>
                  <w:pStyle w:val="XML1"/>
                </w:pPr>
              </w:pPrChange>
            </w:pPr>
          </w:p>
          <w:p w14:paraId="7ED5F81D" w14:textId="0833C123" w:rsidR="00874469" w:rsidDel="00E067A3" w:rsidRDefault="00874469">
            <w:pPr>
              <w:pStyle w:val="Appx"/>
              <w:rPr>
                <w:ins w:id="7051" w:author="aas" w:date="2013-10-14T02:06:00Z"/>
                <w:del w:id="7052" w:author="Anees Shaikh" w:date="2013-10-19T02:16:00Z"/>
              </w:rPr>
              <w:pPrChange w:id="7053" w:author="Anees Shaikh" w:date="2013-10-19T02:16:00Z">
                <w:pPr>
                  <w:pStyle w:val="XML1"/>
                </w:pPr>
              </w:pPrChange>
            </w:pPr>
            <w:ins w:id="7054" w:author="aas" w:date="2013-10-14T02:06:00Z">
              <w:del w:id="7055" w:author="Anees Shaikh" w:date="2013-10-19T02:16:00Z">
                <w:r w:rsidDel="00E067A3">
                  <w:delText xml:space="preserve">    &lt;xs:restriction base="xs:string"&gt;</w:delText>
                </w:r>
              </w:del>
            </w:ins>
          </w:p>
          <w:p w14:paraId="719C64AC" w14:textId="44852299" w:rsidR="00874469" w:rsidDel="00E067A3" w:rsidRDefault="00874469">
            <w:pPr>
              <w:pStyle w:val="Appx"/>
              <w:rPr>
                <w:ins w:id="7056" w:author="aas" w:date="2013-10-14T02:06:00Z"/>
                <w:del w:id="7057" w:author="Anees Shaikh" w:date="2013-10-19T02:16:00Z"/>
              </w:rPr>
              <w:pPrChange w:id="7058" w:author="Anees Shaikh" w:date="2013-10-19T02:16:00Z">
                <w:pPr>
                  <w:pStyle w:val="XML1"/>
                </w:pPr>
              </w:pPrChange>
            </w:pPr>
            <w:ins w:id="7059" w:author="aas" w:date="2013-10-14T02:06:00Z">
              <w:del w:id="7060" w:author="Anees Shaikh" w:date="2013-10-19T02:16:00Z">
                <w:r w:rsidDel="00E067A3">
                  <w:delText xml:space="preserve">      &lt;xs:enumeration value="ssh"/&gt;</w:delText>
                </w:r>
              </w:del>
            </w:ins>
          </w:p>
          <w:p w14:paraId="17CF094E" w14:textId="428D1AFA" w:rsidR="00874469" w:rsidDel="00E067A3" w:rsidRDefault="00874469">
            <w:pPr>
              <w:pStyle w:val="Appx"/>
              <w:rPr>
                <w:ins w:id="7061" w:author="aas" w:date="2013-10-14T02:06:00Z"/>
                <w:del w:id="7062" w:author="Anees Shaikh" w:date="2013-10-19T02:16:00Z"/>
              </w:rPr>
              <w:pPrChange w:id="7063" w:author="Anees Shaikh" w:date="2013-10-19T02:16:00Z">
                <w:pPr>
                  <w:pStyle w:val="XML1"/>
                </w:pPr>
              </w:pPrChange>
            </w:pPr>
            <w:ins w:id="7064" w:author="aas" w:date="2013-10-14T02:06:00Z">
              <w:del w:id="7065" w:author="Anees Shaikh" w:date="2013-10-19T02:16:00Z">
                <w:r w:rsidDel="00E067A3">
                  <w:delText xml:space="preserve">      &lt;xs:enumeration value="soap"/&gt;</w:delText>
                </w:r>
              </w:del>
            </w:ins>
          </w:p>
          <w:p w14:paraId="7CA4C1AF" w14:textId="3A50C907" w:rsidR="00874469" w:rsidDel="00E067A3" w:rsidRDefault="00874469">
            <w:pPr>
              <w:pStyle w:val="Appx"/>
              <w:rPr>
                <w:ins w:id="7066" w:author="aas" w:date="2013-10-14T02:06:00Z"/>
                <w:del w:id="7067" w:author="Anees Shaikh" w:date="2013-10-19T02:16:00Z"/>
              </w:rPr>
              <w:pPrChange w:id="7068" w:author="Anees Shaikh" w:date="2013-10-19T02:16:00Z">
                <w:pPr>
                  <w:pStyle w:val="XML1"/>
                </w:pPr>
              </w:pPrChange>
            </w:pPr>
            <w:ins w:id="7069" w:author="aas" w:date="2013-10-14T02:06:00Z">
              <w:del w:id="7070" w:author="Anees Shaikh" w:date="2013-10-19T02:16:00Z">
                <w:r w:rsidDel="00E067A3">
                  <w:delText xml:space="preserve">      &lt;xs:enumeration value="tls"/&gt;</w:delText>
                </w:r>
              </w:del>
            </w:ins>
          </w:p>
          <w:p w14:paraId="57A75A4C" w14:textId="483CF413" w:rsidR="00874469" w:rsidDel="00E067A3" w:rsidRDefault="00874469">
            <w:pPr>
              <w:pStyle w:val="Appx"/>
              <w:rPr>
                <w:ins w:id="7071" w:author="aas" w:date="2013-10-14T02:06:00Z"/>
                <w:del w:id="7072" w:author="Anees Shaikh" w:date="2013-10-19T02:16:00Z"/>
              </w:rPr>
              <w:pPrChange w:id="7073" w:author="Anees Shaikh" w:date="2013-10-19T02:16:00Z">
                <w:pPr>
                  <w:pStyle w:val="XML1"/>
                </w:pPr>
              </w:pPrChange>
            </w:pPr>
            <w:ins w:id="7074" w:author="aas" w:date="2013-10-14T02:06:00Z">
              <w:del w:id="7075" w:author="Anees Shaikh" w:date="2013-10-19T02:16:00Z">
                <w:r w:rsidDel="00E067A3">
                  <w:delText xml:space="preserve">      &lt;xs:enumeration value="beep"/&gt;</w:delText>
                </w:r>
              </w:del>
            </w:ins>
          </w:p>
          <w:p w14:paraId="4A3FFC09" w14:textId="656C5145" w:rsidR="00874469" w:rsidDel="00E067A3" w:rsidRDefault="00874469">
            <w:pPr>
              <w:pStyle w:val="Appx"/>
              <w:rPr>
                <w:ins w:id="7076" w:author="aas" w:date="2013-10-14T02:06:00Z"/>
                <w:del w:id="7077" w:author="Anees Shaikh" w:date="2013-10-19T02:16:00Z"/>
              </w:rPr>
              <w:pPrChange w:id="7078" w:author="Anees Shaikh" w:date="2013-10-19T02:16:00Z">
                <w:pPr>
                  <w:pStyle w:val="XML1"/>
                </w:pPr>
              </w:pPrChange>
            </w:pPr>
            <w:ins w:id="7079" w:author="aas" w:date="2013-10-14T02:06:00Z">
              <w:del w:id="7080" w:author="Anees Shaikh" w:date="2013-10-19T02:16:00Z">
                <w:r w:rsidDel="00E067A3">
                  <w:delText xml:space="preserve">    &lt;/xs:restriction&gt;</w:delText>
                </w:r>
              </w:del>
            </w:ins>
          </w:p>
          <w:p w14:paraId="13B4CABA" w14:textId="0776B224" w:rsidR="00874469" w:rsidDel="00E067A3" w:rsidRDefault="00874469">
            <w:pPr>
              <w:pStyle w:val="Appx"/>
              <w:rPr>
                <w:ins w:id="7081" w:author="aas" w:date="2013-10-14T02:06:00Z"/>
                <w:del w:id="7082" w:author="Anees Shaikh" w:date="2013-10-19T02:16:00Z"/>
              </w:rPr>
              <w:pPrChange w:id="7083" w:author="Anees Shaikh" w:date="2013-10-19T02:16:00Z">
                <w:pPr>
                  <w:pStyle w:val="XML1"/>
                </w:pPr>
              </w:pPrChange>
            </w:pPr>
            <w:ins w:id="7084" w:author="aas" w:date="2013-10-14T02:06:00Z">
              <w:del w:id="7085" w:author="Anees Shaikh" w:date="2013-10-19T02:16:00Z">
                <w:r w:rsidDel="00E067A3">
                  <w:delText xml:space="preserve">  &lt;/xs:simpleType&gt;</w:delText>
                </w:r>
              </w:del>
            </w:ins>
          </w:p>
          <w:p w14:paraId="19D1F2CD" w14:textId="6F9CBC08" w:rsidR="00874469" w:rsidDel="00E067A3" w:rsidRDefault="00874469">
            <w:pPr>
              <w:pStyle w:val="Appx"/>
              <w:rPr>
                <w:ins w:id="7086" w:author="aas" w:date="2013-10-14T02:06:00Z"/>
                <w:del w:id="7087" w:author="Anees Shaikh" w:date="2013-10-19T02:16:00Z"/>
              </w:rPr>
              <w:pPrChange w:id="7088" w:author="Anees Shaikh" w:date="2013-10-19T02:16:00Z">
                <w:pPr>
                  <w:pStyle w:val="XML1"/>
                </w:pPr>
              </w:pPrChange>
            </w:pPr>
            <w:ins w:id="7089" w:author="aas" w:date="2013-10-14T02:06:00Z">
              <w:del w:id="7090" w:author="Anees Shaikh" w:date="2013-10-19T02:16:00Z">
                <w:r w:rsidDel="00E067A3">
                  <w:delText xml:space="preserve">  &lt;xs:simpleType name="OFOpenFlowVersionType"&gt;</w:delText>
                </w:r>
              </w:del>
            </w:ins>
          </w:p>
          <w:p w14:paraId="265C62EA" w14:textId="6AE67E82" w:rsidR="00874469" w:rsidDel="00E067A3" w:rsidRDefault="00874469">
            <w:pPr>
              <w:pStyle w:val="Appx"/>
              <w:rPr>
                <w:ins w:id="7091" w:author="aas" w:date="2013-10-14T02:06:00Z"/>
                <w:del w:id="7092" w:author="Anees Shaikh" w:date="2013-10-19T02:16:00Z"/>
              </w:rPr>
              <w:pPrChange w:id="7093" w:author="Anees Shaikh" w:date="2013-10-19T02:16:00Z">
                <w:pPr>
                  <w:pStyle w:val="XML1"/>
                </w:pPr>
              </w:pPrChange>
            </w:pPr>
            <w:ins w:id="7094" w:author="aas" w:date="2013-10-14T02:06:00Z">
              <w:del w:id="7095" w:author="Anees Shaikh" w:date="2013-10-19T02:16:00Z">
                <w:r w:rsidDel="00E067A3">
                  <w:delText xml:space="preserve">    &lt;xs:annotation&gt;</w:delText>
                </w:r>
              </w:del>
            </w:ins>
          </w:p>
          <w:p w14:paraId="414B6693" w14:textId="279027F4" w:rsidR="00874469" w:rsidDel="00E067A3" w:rsidRDefault="00874469">
            <w:pPr>
              <w:pStyle w:val="Appx"/>
              <w:rPr>
                <w:ins w:id="7096" w:author="aas" w:date="2013-10-14T02:06:00Z"/>
                <w:del w:id="7097" w:author="Anees Shaikh" w:date="2013-10-19T02:16:00Z"/>
              </w:rPr>
              <w:pPrChange w:id="7098" w:author="Anees Shaikh" w:date="2013-10-19T02:16:00Z">
                <w:pPr>
                  <w:pStyle w:val="XML1"/>
                </w:pPr>
              </w:pPrChange>
            </w:pPr>
            <w:ins w:id="7099" w:author="aas" w:date="2013-10-14T02:06:00Z">
              <w:del w:id="7100" w:author="Anees Shaikh" w:date="2013-10-19T02:16:00Z">
                <w:r w:rsidDel="00E067A3">
                  <w:delText xml:space="preserve">      &lt;xs:documentation&gt;</w:delText>
                </w:r>
              </w:del>
            </w:ins>
          </w:p>
          <w:p w14:paraId="04AAFEC1" w14:textId="605996AD" w:rsidR="00874469" w:rsidDel="00E067A3" w:rsidRDefault="00874469">
            <w:pPr>
              <w:pStyle w:val="Appx"/>
              <w:rPr>
                <w:ins w:id="7101" w:author="aas" w:date="2013-10-14T02:06:00Z"/>
                <w:del w:id="7102" w:author="Anees Shaikh" w:date="2013-10-19T02:16:00Z"/>
              </w:rPr>
              <w:pPrChange w:id="7103" w:author="Anees Shaikh" w:date="2013-10-19T02:16:00Z">
                <w:pPr>
                  <w:pStyle w:val="XML1"/>
                </w:pPr>
              </w:pPrChange>
            </w:pPr>
            <w:ins w:id="7104" w:author="aas" w:date="2013-10-14T02:06:00Z">
              <w:del w:id="7105" w:author="Anees Shaikh" w:date="2013-10-19T02:16:00Z">
                <w:r w:rsidDel="00E067A3">
                  <w:delText xml:space="preserve">        This enumeration contains the all OpenFlow</w:delText>
                </w:r>
              </w:del>
            </w:ins>
          </w:p>
          <w:p w14:paraId="2EFBF46D" w14:textId="67F65F49" w:rsidR="00874469" w:rsidDel="00E067A3" w:rsidRDefault="00874469">
            <w:pPr>
              <w:pStyle w:val="Appx"/>
              <w:rPr>
                <w:ins w:id="7106" w:author="aas" w:date="2013-10-14T02:06:00Z"/>
                <w:del w:id="7107" w:author="Anees Shaikh" w:date="2013-10-19T02:16:00Z"/>
              </w:rPr>
              <w:pPrChange w:id="7108" w:author="Anees Shaikh" w:date="2013-10-19T02:16:00Z">
                <w:pPr>
                  <w:pStyle w:val="XML1"/>
                </w:pPr>
              </w:pPrChange>
            </w:pPr>
            <w:ins w:id="7109" w:author="aas" w:date="2013-10-14T02:06:00Z">
              <w:del w:id="7110" w:author="Anees Shaikh" w:date="2013-10-19T02:16:00Z">
                <w:r w:rsidDel="00E067A3">
                  <w:delText xml:space="preserve">        versions released so far.</w:delText>
                </w:r>
              </w:del>
            </w:ins>
          </w:p>
          <w:p w14:paraId="12DCC9ED" w14:textId="71B257B2" w:rsidR="00874469" w:rsidDel="00E067A3" w:rsidRDefault="00874469">
            <w:pPr>
              <w:pStyle w:val="Appx"/>
              <w:rPr>
                <w:ins w:id="7111" w:author="aas" w:date="2013-10-14T02:06:00Z"/>
                <w:del w:id="7112" w:author="Anees Shaikh" w:date="2013-10-19T02:16:00Z"/>
              </w:rPr>
              <w:pPrChange w:id="7113" w:author="Anees Shaikh" w:date="2013-10-19T02:16:00Z">
                <w:pPr>
                  <w:pStyle w:val="XML1"/>
                </w:pPr>
              </w:pPrChange>
            </w:pPr>
            <w:ins w:id="7114" w:author="aas" w:date="2013-10-14T02:06:00Z">
              <w:del w:id="7115" w:author="Anees Shaikh" w:date="2013-10-19T02:16:00Z">
                <w:r w:rsidDel="00E067A3">
                  <w:delText xml:space="preserve">      &lt;/xs:documentation&gt;</w:delText>
                </w:r>
              </w:del>
            </w:ins>
          </w:p>
          <w:p w14:paraId="3B3B31C9" w14:textId="61DB423F" w:rsidR="00874469" w:rsidDel="00E067A3" w:rsidRDefault="00874469">
            <w:pPr>
              <w:pStyle w:val="Appx"/>
              <w:rPr>
                <w:ins w:id="7116" w:author="aas" w:date="2013-10-14T02:06:00Z"/>
                <w:del w:id="7117" w:author="Anees Shaikh" w:date="2013-10-19T02:16:00Z"/>
              </w:rPr>
              <w:pPrChange w:id="7118" w:author="Anees Shaikh" w:date="2013-10-19T02:16:00Z">
                <w:pPr>
                  <w:pStyle w:val="XML1"/>
                </w:pPr>
              </w:pPrChange>
            </w:pPr>
            <w:ins w:id="7119" w:author="aas" w:date="2013-10-14T02:06:00Z">
              <w:del w:id="7120" w:author="Anees Shaikh" w:date="2013-10-19T02:16:00Z">
                <w:r w:rsidDel="00E067A3">
                  <w:delText xml:space="preserve">    &lt;/xs:annotation&gt;</w:delText>
                </w:r>
              </w:del>
            </w:ins>
          </w:p>
          <w:p w14:paraId="68F1B7B2" w14:textId="33894B05" w:rsidR="00874469" w:rsidDel="00E067A3" w:rsidRDefault="00874469">
            <w:pPr>
              <w:pStyle w:val="Appx"/>
              <w:rPr>
                <w:ins w:id="7121" w:author="aas" w:date="2013-10-14T02:06:00Z"/>
                <w:del w:id="7122" w:author="Anees Shaikh" w:date="2013-10-19T02:16:00Z"/>
              </w:rPr>
              <w:pPrChange w:id="7123" w:author="Anees Shaikh" w:date="2013-10-19T02:16:00Z">
                <w:pPr>
                  <w:pStyle w:val="XML1"/>
                </w:pPr>
              </w:pPrChange>
            </w:pPr>
          </w:p>
          <w:p w14:paraId="1C21130A" w14:textId="350FDA61" w:rsidR="00874469" w:rsidDel="00E067A3" w:rsidRDefault="00874469">
            <w:pPr>
              <w:pStyle w:val="Appx"/>
              <w:rPr>
                <w:ins w:id="7124" w:author="aas" w:date="2013-10-14T02:06:00Z"/>
                <w:del w:id="7125" w:author="Anees Shaikh" w:date="2013-10-19T02:16:00Z"/>
              </w:rPr>
              <w:pPrChange w:id="7126" w:author="Anees Shaikh" w:date="2013-10-19T02:16:00Z">
                <w:pPr>
                  <w:pStyle w:val="XML1"/>
                </w:pPr>
              </w:pPrChange>
            </w:pPr>
            <w:ins w:id="7127" w:author="aas" w:date="2013-10-14T02:06:00Z">
              <w:del w:id="7128" w:author="Anees Shaikh" w:date="2013-10-19T02:16:00Z">
                <w:r w:rsidDel="00E067A3">
                  <w:delText xml:space="preserve">    &lt;xs:restriction base="xs:string"&gt;</w:delText>
                </w:r>
              </w:del>
            </w:ins>
          </w:p>
          <w:p w14:paraId="3BE42546" w14:textId="07E53445" w:rsidR="00874469" w:rsidDel="00E067A3" w:rsidRDefault="00874469">
            <w:pPr>
              <w:pStyle w:val="Appx"/>
              <w:rPr>
                <w:ins w:id="7129" w:author="aas" w:date="2013-10-14T02:06:00Z"/>
                <w:del w:id="7130" w:author="Anees Shaikh" w:date="2013-10-19T02:16:00Z"/>
              </w:rPr>
              <w:pPrChange w:id="7131" w:author="Anees Shaikh" w:date="2013-10-19T02:16:00Z">
                <w:pPr>
                  <w:pStyle w:val="XML1"/>
                </w:pPr>
              </w:pPrChange>
            </w:pPr>
            <w:ins w:id="7132" w:author="aas" w:date="2013-10-14T02:06:00Z">
              <w:del w:id="7133" w:author="Anees Shaikh" w:date="2013-10-19T02:16:00Z">
                <w:r w:rsidDel="00E067A3">
                  <w:delText xml:space="preserve">      &lt;xs:enumeration value="not-applicable"/&gt;</w:delText>
                </w:r>
              </w:del>
            </w:ins>
          </w:p>
          <w:p w14:paraId="3A76C293" w14:textId="7F12EB8B" w:rsidR="00874469" w:rsidDel="00E067A3" w:rsidRDefault="00874469">
            <w:pPr>
              <w:pStyle w:val="Appx"/>
              <w:rPr>
                <w:ins w:id="7134" w:author="aas" w:date="2013-10-14T02:06:00Z"/>
                <w:del w:id="7135" w:author="Anees Shaikh" w:date="2013-10-19T02:16:00Z"/>
              </w:rPr>
              <w:pPrChange w:id="7136" w:author="Anees Shaikh" w:date="2013-10-19T02:16:00Z">
                <w:pPr>
                  <w:pStyle w:val="XML1"/>
                </w:pPr>
              </w:pPrChange>
            </w:pPr>
            <w:ins w:id="7137" w:author="aas" w:date="2013-10-14T02:06:00Z">
              <w:del w:id="7138" w:author="Anees Shaikh" w:date="2013-10-19T02:16:00Z">
                <w:r w:rsidDel="00E067A3">
                  <w:delText xml:space="preserve">      &lt;xs:enumeration value="1.0"/&gt;</w:delText>
                </w:r>
              </w:del>
            </w:ins>
          </w:p>
          <w:p w14:paraId="79135A90" w14:textId="13E32158" w:rsidR="00874469" w:rsidDel="00E067A3" w:rsidRDefault="00874469">
            <w:pPr>
              <w:pStyle w:val="Appx"/>
              <w:rPr>
                <w:ins w:id="7139" w:author="aas" w:date="2013-10-14T02:06:00Z"/>
                <w:del w:id="7140" w:author="Anees Shaikh" w:date="2013-10-19T02:16:00Z"/>
              </w:rPr>
              <w:pPrChange w:id="7141" w:author="Anees Shaikh" w:date="2013-10-19T02:16:00Z">
                <w:pPr>
                  <w:pStyle w:val="XML1"/>
                </w:pPr>
              </w:pPrChange>
            </w:pPr>
            <w:ins w:id="7142" w:author="aas" w:date="2013-10-14T02:06:00Z">
              <w:del w:id="7143" w:author="Anees Shaikh" w:date="2013-10-19T02:16:00Z">
                <w:r w:rsidDel="00E067A3">
                  <w:delText xml:space="preserve">      &lt;xs:enumeration value="1.0.1"/&gt;</w:delText>
                </w:r>
              </w:del>
            </w:ins>
          </w:p>
          <w:p w14:paraId="76864C5B" w14:textId="0B82EB8A" w:rsidR="00874469" w:rsidDel="00E067A3" w:rsidRDefault="00874469">
            <w:pPr>
              <w:pStyle w:val="Appx"/>
              <w:rPr>
                <w:ins w:id="7144" w:author="aas" w:date="2013-10-14T02:06:00Z"/>
                <w:del w:id="7145" w:author="Anees Shaikh" w:date="2013-10-19T02:16:00Z"/>
              </w:rPr>
              <w:pPrChange w:id="7146" w:author="Anees Shaikh" w:date="2013-10-19T02:16:00Z">
                <w:pPr>
                  <w:pStyle w:val="XML1"/>
                </w:pPr>
              </w:pPrChange>
            </w:pPr>
            <w:ins w:id="7147" w:author="aas" w:date="2013-10-14T02:06:00Z">
              <w:del w:id="7148" w:author="Anees Shaikh" w:date="2013-10-19T02:16:00Z">
                <w:r w:rsidDel="00E067A3">
                  <w:delText xml:space="preserve">      &lt;xs:enumeration value="1.1"/&gt;</w:delText>
                </w:r>
              </w:del>
            </w:ins>
          </w:p>
          <w:p w14:paraId="192C3D9D" w14:textId="3892B3F2" w:rsidR="00874469" w:rsidDel="00E067A3" w:rsidRDefault="00874469">
            <w:pPr>
              <w:pStyle w:val="Appx"/>
              <w:rPr>
                <w:ins w:id="7149" w:author="aas" w:date="2013-10-14T02:06:00Z"/>
                <w:del w:id="7150" w:author="Anees Shaikh" w:date="2013-10-19T02:16:00Z"/>
              </w:rPr>
              <w:pPrChange w:id="7151" w:author="Anees Shaikh" w:date="2013-10-19T02:16:00Z">
                <w:pPr>
                  <w:pStyle w:val="XML1"/>
                </w:pPr>
              </w:pPrChange>
            </w:pPr>
            <w:ins w:id="7152" w:author="aas" w:date="2013-10-14T02:06:00Z">
              <w:del w:id="7153" w:author="Anees Shaikh" w:date="2013-10-19T02:16:00Z">
                <w:r w:rsidDel="00E067A3">
                  <w:delText xml:space="preserve">      &lt;xs:enumeration value="1.2"/&gt;</w:delText>
                </w:r>
              </w:del>
            </w:ins>
          </w:p>
          <w:p w14:paraId="514481EE" w14:textId="6F0E2832" w:rsidR="00874469" w:rsidDel="00E067A3" w:rsidRDefault="00874469">
            <w:pPr>
              <w:pStyle w:val="Appx"/>
              <w:rPr>
                <w:ins w:id="7154" w:author="aas" w:date="2013-10-14T02:06:00Z"/>
                <w:del w:id="7155" w:author="Anees Shaikh" w:date="2013-10-19T02:16:00Z"/>
              </w:rPr>
              <w:pPrChange w:id="7156" w:author="Anees Shaikh" w:date="2013-10-19T02:16:00Z">
                <w:pPr>
                  <w:pStyle w:val="XML1"/>
                </w:pPr>
              </w:pPrChange>
            </w:pPr>
            <w:ins w:id="7157" w:author="aas" w:date="2013-10-14T02:06:00Z">
              <w:del w:id="7158" w:author="Anees Shaikh" w:date="2013-10-19T02:16:00Z">
                <w:r w:rsidDel="00E067A3">
                  <w:delText xml:space="preserve">      &lt;xs:enumeration value="1.3"/&gt;</w:delText>
                </w:r>
              </w:del>
            </w:ins>
          </w:p>
          <w:p w14:paraId="4C3975C1" w14:textId="0D290BD7" w:rsidR="00874469" w:rsidDel="00E067A3" w:rsidRDefault="00874469">
            <w:pPr>
              <w:pStyle w:val="Appx"/>
              <w:rPr>
                <w:ins w:id="7159" w:author="aas" w:date="2013-10-14T02:06:00Z"/>
                <w:del w:id="7160" w:author="Anees Shaikh" w:date="2013-10-19T02:16:00Z"/>
              </w:rPr>
              <w:pPrChange w:id="7161" w:author="Anees Shaikh" w:date="2013-10-19T02:16:00Z">
                <w:pPr>
                  <w:pStyle w:val="XML1"/>
                </w:pPr>
              </w:pPrChange>
            </w:pPr>
            <w:ins w:id="7162" w:author="aas" w:date="2013-10-14T02:06:00Z">
              <w:del w:id="7163" w:author="Anees Shaikh" w:date="2013-10-19T02:16:00Z">
                <w:r w:rsidDel="00E067A3">
                  <w:delText xml:space="preserve">      &lt;xs:enumeration value="1.3.1"/&gt;</w:delText>
                </w:r>
              </w:del>
            </w:ins>
          </w:p>
          <w:p w14:paraId="53675556" w14:textId="7CF424B2" w:rsidR="00874469" w:rsidDel="00E067A3" w:rsidRDefault="00874469">
            <w:pPr>
              <w:pStyle w:val="Appx"/>
              <w:rPr>
                <w:ins w:id="7164" w:author="aas" w:date="2013-10-14T02:06:00Z"/>
                <w:del w:id="7165" w:author="Anees Shaikh" w:date="2013-10-19T02:16:00Z"/>
              </w:rPr>
              <w:pPrChange w:id="7166" w:author="Anees Shaikh" w:date="2013-10-19T02:16:00Z">
                <w:pPr>
                  <w:pStyle w:val="XML1"/>
                </w:pPr>
              </w:pPrChange>
            </w:pPr>
            <w:ins w:id="7167" w:author="aas" w:date="2013-10-14T02:06:00Z">
              <w:del w:id="7168" w:author="Anees Shaikh" w:date="2013-10-19T02:16:00Z">
                <w:r w:rsidDel="00E067A3">
                  <w:delText xml:space="preserve">      &lt;xs:enumeration value="1.3.2"/&gt;</w:delText>
                </w:r>
              </w:del>
            </w:ins>
          </w:p>
          <w:p w14:paraId="3E41B77B" w14:textId="3D30AA63" w:rsidR="00874469" w:rsidDel="00E067A3" w:rsidRDefault="00874469">
            <w:pPr>
              <w:pStyle w:val="Appx"/>
              <w:rPr>
                <w:ins w:id="7169" w:author="aas" w:date="2013-10-14T02:06:00Z"/>
                <w:del w:id="7170" w:author="Anees Shaikh" w:date="2013-10-19T02:16:00Z"/>
              </w:rPr>
              <w:pPrChange w:id="7171" w:author="Anees Shaikh" w:date="2013-10-19T02:16:00Z">
                <w:pPr>
                  <w:pStyle w:val="XML1"/>
                </w:pPr>
              </w:pPrChange>
            </w:pPr>
            <w:ins w:id="7172" w:author="aas" w:date="2013-10-14T02:06:00Z">
              <w:del w:id="7173" w:author="Anees Shaikh" w:date="2013-10-19T02:16:00Z">
                <w:r w:rsidDel="00E067A3">
                  <w:delText xml:space="preserve">    &lt;/xs:restriction&gt;</w:delText>
                </w:r>
              </w:del>
            </w:ins>
          </w:p>
          <w:p w14:paraId="7A28D175" w14:textId="0F057D32" w:rsidR="00874469" w:rsidDel="00E067A3" w:rsidRDefault="00874469">
            <w:pPr>
              <w:pStyle w:val="Appx"/>
              <w:rPr>
                <w:ins w:id="7174" w:author="aas" w:date="2013-10-14T02:06:00Z"/>
                <w:del w:id="7175" w:author="Anees Shaikh" w:date="2013-10-19T02:16:00Z"/>
              </w:rPr>
              <w:pPrChange w:id="7176" w:author="Anees Shaikh" w:date="2013-10-19T02:16:00Z">
                <w:pPr>
                  <w:pStyle w:val="XML1"/>
                </w:pPr>
              </w:pPrChange>
            </w:pPr>
            <w:ins w:id="7177" w:author="aas" w:date="2013-10-14T02:06:00Z">
              <w:del w:id="7178" w:author="Anees Shaikh" w:date="2013-10-19T02:16:00Z">
                <w:r w:rsidDel="00E067A3">
                  <w:delText xml:space="preserve">  &lt;/xs:simpleType&gt;</w:delText>
                </w:r>
              </w:del>
            </w:ins>
          </w:p>
          <w:p w14:paraId="0AF8654D" w14:textId="60A0A9D9" w:rsidR="00874469" w:rsidDel="00E067A3" w:rsidRDefault="00874469">
            <w:pPr>
              <w:pStyle w:val="Appx"/>
              <w:rPr>
                <w:ins w:id="7179" w:author="aas" w:date="2013-10-14T02:06:00Z"/>
                <w:del w:id="7180" w:author="Anees Shaikh" w:date="2013-10-19T02:16:00Z"/>
              </w:rPr>
              <w:pPrChange w:id="7181" w:author="Anees Shaikh" w:date="2013-10-19T02:16:00Z">
                <w:pPr>
                  <w:pStyle w:val="XML1"/>
                </w:pPr>
              </w:pPrChange>
            </w:pPr>
            <w:ins w:id="7182" w:author="aas" w:date="2013-10-14T02:06:00Z">
              <w:del w:id="7183" w:author="Anees Shaikh" w:date="2013-10-19T02:16:00Z">
                <w:r w:rsidDel="00E067A3">
                  <w:delText xml:space="preserve">  &lt;xs:simpleType name="datapath-id-type"&gt;</w:delText>
                </w:r>
              </w:del>
            </w:ins>
          </w:p>
          <w:p w14:paraId="7652EEBF" w14:textId="0EA0DD00" w:rsidR="00874469" w:rsidDel="00E067A3" w:rsidRDefault="00874469">
            <w:pPr>
              <w:pStyle w:val="Appx"/>
              <w:rPr>
                <w:ins w:id="7184" w:author="aas" w:date="2013-10-14T02:06:00Z"/>
                <w:del w:id="7185" w:author="Anees Shaikh" w:date="2013-10-19T02:16:00Z"/>
              </w:rPr>
              <w:pPrChange w:id="7186" w:author="Anees Shaikh" w:date="2013-10-19T02:16:00Z">
                <w:pPr>
                  <w:pStyle w:val="XML1"/>
                </w:pPr>
              </w:pPrChange>
            </w:pPr>
            <w:ins w:id="7187" w:author="aas" w:date="2013-10-14T02:06:00Z">
              <w:del w:id="7188" w:author="Anees Shaikh" w:date="2013-10-19T02:16:00Z">
                <w:r w:rsidDel="00E067A3">
                  <w:delText xml:space="preserve">    &lt;xs:annotation&gt;</w:delText>
                </w:r>
              </w:del>
            </w:ins>
          </w:p>
          <w:p w14:paraId="669E02EE" w14:textId="4C4B0372" w:rsidR="00874469" w:rsidDel="00E067A3" w:rsidRDefault="00874469">
            <w:pPr>
              <w:pStyle w:val="Appx"/>
              <w:rPr>
                <w:ins w:id="7189" w:author="aas" w:date="2013-10-14T02:06:00Z"/>
                <w:del w:id="7190" w:author="Anees Shaikh" w:date="2013-10-19T02:16:00Z"/>
              </w:rPr>
              <w:pPrChange w:id="7191" w:author="Anees Shaikh" w:date="2013-10-19T02:16:00Z">
                <w:pPr>
                  <w:pStyle w:val="XML1"/>
                </w:pPr>
              </w:pPrChange>
            </w:pPr>
            <w:ins w:id="7192" w:author="aas" w:date="2013-10-14T02:06:00Z">
              <w:del w:id="7193" w:author="Anees Shaikh" w:date="2013-10-19T02:16:00Z">
                <w:r w:rsidDel="00E067A3">
                  <w:delText xml:space="preserve">      &lt;xs:documentation&gt;</w:delText>
                </w:r>
              </w:del>
            </w:ins>
          </w:p>
          <w:p w14:paraId="56E353E1" w14:textId="74CFF9F6" w:rsidR="00874469" w:rsidDel="00E067A3" w:rsidRDefault="00874469">
            <w:pPr>
              <w:pStyle w:val="Appx"/>
              <w:rPr>
                <w:ins w:id="7194" w:author="aas" w:date="2013-10-14T02:06:00Z"/>
                <w:del w:id="7195" w:author="Anees Shaikh" w:date="2013-10-19T02:16:00Z"/>
              </w:rPr>
              <w:pPrChange w:id="7196" w:author="Anees Shaikh" w:date="2013-10-19T02:16:00Z">
                <w:pPr>
                  <w:pStyle w:val="XML1"/>
                </w:pPr>
              </w:pPrChange>
            </w:pPr>
            <w:ins w:id="7197" w:author="aas" w:date="2013-10-14T02:06:00Z">
              <w:del w:id="7198" w:author="Anees Shaikh" w:date="2013-10-19T02:16:00Z">
                <w:r w:rsidDel="00E067A3">
                  <w:delText xml:space="preserve">        The datapath-id type represents an OpenFlow</w:delText>
                </w:r>
              </w:del>
            </w:ins>
          </w:p>
          <w:p w14:paraId="6A15BC65" w14:textId="69B5527E" w:rsidR="00874469" w:rsidDel="00E067A3" w:rsidRDefault="00874469">
            <w:pPr>
              <w:pStyle w:val="Appx"/>
              <w:rPr>
                <w:ins w:id="7199" w:author="aas" w:date="2013-10-14T02:06:00Z"/>
                <w:del w:id="7200" w:author="Anees Shaikh" w:date="2013-10-19T02:16:00Z"/>
              </w:rPr>
              <w:pPrChange w:id="7201" w:author="Anees Shaikh" w:date="2013-10-19T02:16:00Z">
                <w:pPr>
                  <w:pStyle w:val="XML1"/>
                </w:pPr>
              </w:pPrChange>
            </w:pPr>
            <w:ins w:id="7202" w:author="aas" w:date="2013-10-14T02:06:00Z">
              <w:del w:id="7203" w:author="Anees Shaikh" w:date="2013-10-19T02:16:00Z">
                <w:r w:rsidDel="00E067A3">
                  <w:delText xml:space="preserve">        datapath identifier.</w:delText>
                </w:r>
              </w:del>
            </w:ins>
          </w:p>
          <w:p w14:paraId="5EE970D7" w14:textId="6C2A9CFD" w:rsidR="00874469" w:rsidDel="00E067A3" w:rsidRDefault="00874469">
            <w:pPr>
              <w:pStyle w:val="Appx"/>
              <w:rPr>
                <w:ins w:id="7204" w:author="aas" w:date="2013-10-14T02:06:00Z"/>
                <w:del w:id="7205" w:author="Anees Shaikh" w:date="2013-10-19T02:16:00Z"/>
              </w:rPr>
              <w:pPrChange w:id="7206" w:author="Anees Shaikh" w:date="2013-10-19T02:16:00Z">
                <w:pPr>
                  <w:pStyle w:val="XML1"/>
                </w:pPr>
              </w:pPrChange>
            </w:pPr>
            <w:ins w:id="7207" w:author="aas" w:date="2013-10-14T02:06:00Z">
              <w:del w:id="7208" w:author="Anees Shaikh" w:date="2013-10-19T02:16:00Z">
                <w:r w:rsidDel="00E067A3">
                  <w:delText xml:space="preserve">      &lt;/xs:documentation&gt;</w:delText>
                </w:r>
              </w:del>
            </w:ins>
          </w:p>
          <w:p w14:paraId="3C9AD580" w14:textId="4ED06C2E" w:rsidR="00874469" w:rsidDel="00E067A3" w:rsidRDefault="00874469">
            <w:pPr>
              <w:pStyle w:val="Appx"/>
              <w:rPr>
                <w:ins w:id="7209" w:author="aas" w:date="2013-10-14T02:06:00Z"/>
                <w:del w:id="7210" w:author="Anees Shaikh" w:date="2013-10-19T02:16:00Z"/>
              </w:rPr>
              <w:pPrChange w:id="7211" w:author="Anees Shaikh" w:date="2013-10-19T02:16:00Z">
                <w:pPr>
                  <w:pStyle w:val="XML1"/>
                </w:pPr>
              </w:pPrChange>
            </w:pPr>
            <w:ins w:id="7212" w:author="aas" w:date="2013-10-14T02:06:00Z">
              <w:del w:id="7213" w:author="Anees Shaikh" w:date="2013-10-19T02:16:00Z">
                <w:r w:rsidDel="00E067A3">
                  <w:delText xml:space="preserve">    &lt;/xs:annotation&gt;</w:delText>
                </w:r>
              </w:del>
            </w:ins>
          </w:p>
          <w:p w14:paraId="1AFD70D6" w14:textId="2CD2FEAC" w:rsidR="00874469" w:rsidDel="00E067A3" w:rsidRDefault="00874469">
            <w:pPr>
              <w:pStyle w:val="Appx"/>
              <w:rPr>
                <w:ins w:id="7214" w:author="aas" w:date="2013-10-14T02:06:00Z"/>
                <w:del w:id="7215" w:author="Anees Shaikh" w:date="2013-10-19T02:16:00Z"/>
              </w:rPr>
              <w:pPrChange w:id="7216" w:author="Anees Shaikh" w:date="2013-10-19T02:16:00Z">
                <w:pPr>
                  <w:pStyle w:val="XML1"/>
                </w:pPr>
              </w:pPrChange>
            </w:pPr>
          </w:p>
          <w:p w14:paraId="07DE7359" w14:textId="3580DDC8" w:rsidR="00874469" w:rsidDel="00E067A3" w:rsidRDefault="00874469">
            <w:pPr>
              <w:pStyle w:val="Appx"/>
              <w:rPr>
                <w:ins w:id="7217" w:author="aas" w:date="2013-10-14T02:06:00Z"/>
                <w:del w:id="7218" w:author="Anees Shaikh" w:date="2013-10-19T02:16:00Z"/>
              </w:rPr>
              <w:pPrChange w:id="7219" w:author="Anees Shaikh" w:date="2013-10-19T02:16:00Z">
                <w:pPr>
                  <w:pStyle w:val="XML1"/>
                </w:pPr>
              </w:pPrChange>
            </w:pPr>
            <w:ins w:id="7220" w:author="aas" w:date="2013-10-14T02:06:00Z">
              <w:del w:id="7221" w:author="Anees Shaikh" w:date="2013-10-19T02:16:00Z">
                <w:r w:rsidDel="00E067A3">
                  <w:delText xml:space="preserve">    &lt;xs:restriction base="xs:string"&gt;</w:delText>
                </w:r>
              </w:del>
            </w:ins>
          </w:p>
          <w:p w14:paraId="7BFBDA3F" w14:textId="2BC91E92" w:rsidR="00874469" w:rsidDel="00E067A3" w:rsidRDefault="00874469">
            <w:pPr>
              <w:pStyle w:val="Appx"/>
              <w:rPr>
                <w:ins w:id="7222" w:author="aas" w:date="2013-10-14T02:06:00Z"/>
                <w:del w:id="7223" w:author="Anees Shaikh" w:date="2013-10-19T02:16:00Z"/>
              </w:rPr>
              <w:pPrChange w:id="7224" w:author="Anees Shaikh" w:date="2013-10-19T02:16:00Z">
                <w:pPr>
                  <w:pStyle w:val="XML1"/>
                </w:pPr>
              </w:pPrChange>
            </w:pPr>
            <w:ins w:id="7225" w:author="aas" w:date="2013-10-14T02:06:00Z">
              <w:del w:id="7226" w:author="Anees Shaikh" w:date="2013-10-19T02:16:00Z">
                <w:r w:rsidDel="00E067A3">
                  <w:delText xml:space="preserve">    &lt;xs:pattern value="[0-9a-fA-F]{2}(:[0-9a-fA-F]{2}){7}"/&gt;</w:delText>
                </w:r>
              </w:del>
            </w:ins>
          </w:p>
          <w:p w14:paraId="07F09694" w14:textId="5DA68381" w:rsidR="00874469" w:rsidDel="00E067A3" w:rsidRDefault="00874469">
            <w:pPr>
              <w:pStyle w:val="Appx"/>
              <w:rPr>
                <w:ins w:id="7227" w:author="aas" w:date="2013-10-14T02:06:00Z"/>
                <w:del w:id="7228" w:author="Anees Shaikh" w:date="2013-10-19T02:16:00Z"/>
              </w:rPr>
              <w:pPrChange w:id="7229" w:author="Anees Shaikh" w:date="2013-10-19T02:16:00Z">
                <w:pPr>
                  <w:pStyle w:val="XML1"/>
                </w:pPr>
              </w:pPrChange>
            </w:pPr>
            <w:ins w:id="7230" w:author="aas" w:date="2013-10-14T02:06:00Z">
              <w:del w:id="7231" w:author="Anees Shaikh" w:date="2013-10-19T02:16:00Z">
                <w:r w:rsidDel="00E067A3">
                  <w:delText xml:space="preserve">    &lt;/xs:restriction&gt;</w:delText>
                </w:r>
              </w:del>
            </w:ins>
          </w:p>
          <w:p w14:paraId="33CD70A0" w14:textId="580FDC1B" w:rsidR="00874469" w:rsidDel="00E067A3" w:rsidRDefault="00874469">
            <w:pPr>
              <w:pStyle w:val="Appx"/>
              <w:rPr>
                <w:ins w:id="7232" w:author="aas" w:date="2013-10-14T02:06:00Z"/>
                <w:del w:id="7233" w:author="Anees Shaikh" w:date="2013-10-19T02:16:00Z"/>
              </w:rPr>
              <w:pPrChange w:id="7234" w:author="Anees Shaikh" w:date="2013-10-19T02:16:00Z">
                <w:pPr>
                  <w:pStyle w:val="XML1"/>
                </w:pPr>
              </w:pPrChange>
            </w:pPr>
            <w:ins w:id="7235" w:author="aas" w:date="2013-10-14T02:06:00Z">
              <w:del w:id="7236" w:author="Anees Shaikh" w:date="2013-10-19T02:16:00Z">
                <w:r w:rsidDel="00E067A3">
                  <w:delText xml:space="preserve">  &lt;/xs:simpleType&gt;</w:delText>
                </w:r>
              </w:del>
            </w:ins>
          </w:p>
          <w:p w14:paraId="6B668130" w14:textId="737BD564" w:rsidR="00874469" w:rsidDel="00E067A3" w:rsidRDefault="00874469">
            <w:pPr>
              <w:pStyle w:val="Appx"/>
              <w:rPr>
                <w:ins w:id="7237" w:author="aas" w:date="2013-10-14T02:06:00Z"/>
                <w:del w:id="7238" w:author="Anees Shaikh" w:date="2013-10-19T02:16:00Z"/>
              </w:rPr>
              <w:pPrChange w:id="7239" w:author="Anees Shaikh" w:date="2013-10-19T02:16:00Z">
                <w:pPr>
                  <w:pStyle w:val="XML1"/>
                </w:pPr>
              </w:pPrChange>
            </w:pPr>
            <w:ins w:id="7240" w:author="aas" w:date="2013-10-14T02:06:00Z">
              <w:del w:id="7241" w:author="Anees Shaikh" w:date="2013-10-19T02:16:00Z">
                <w:r w:rsidDel="00E067A3">
                  <w:delText xml:space="preserve">  &lt;xs:simpleType name="OFTenthOfAPercentType"&gt;</w:delText>
                </w:r>
              </w:del>
            </w:ins>
          </w:p>
          <w:p w14:paraId="56771130" w14:textId="70B65882" w:rsidR="00874469" w:rsidDel="00E067A3" w:rsidRDefault="00874469">
            <w:pPr>
              <w:pStyle w:val="Appx"/>
              <w:rPr>
                <w:ins w:id="7242" w:author="aas" w:date="2013-10-14T02:06:00Z"/>
                <w:del w:id="7243" w:author="Anees Shaikh" w:date="2013-10-19T02:16:00Z"/>
              </w:rPr>
              <w:pPrChange w:id="7244" w:author="Anees Shaikh" w:date="2013-10-19T02:16:00Z">
                <w:pPr>
                  <w:pStyle w:val="XML1"/>
                </w:pPr>
              </w:pPrChange>
            </w:pPr>
            <w:ins w:id="7245" w:author="aas" w:date="2013-10-14T02:06:00Z">
              <w:del w:id="7246" w:author="Anees Shaikh" w:date="2013-10-19T02:16:00Z">
                <w:r w:rsidDel="00E067A3">
                  <w:delText xml:space="preserve">    &lt;xs:annotation&gt;</w:delText>
                </w:r>
              </w:del>
            </w:ins>
          </w:p>
          <w:p w14:paraId="30DB36EE" w14:textId="1E6E64BF" w:rsidR="00874469" w:rsidDel="00E067A3" w:rsidRDefault="00874469">
            <w:pPr>
              <w:pStyle w:val="Appx"/>
              <w:rPr>
                <w:ins w:id="7247" w:author="aas" w:date="2013-10-14T02:06:00Z"/>
                <w:del w:id="7248" w:author="Anees Shaikh" w:date="2013-10-19T02:16:00Z"/>
              </w:rPr>
              <w:pPrChange w:id="7249" w:author="Anees Shaikh" w:date="2013-10-19T02:16:00Z">
                <w:pPr>
                  <w:pStyle w:val="XML1"/>
                </w:pPr>
              </w:pPrChange>
            </w:pPr>
            <w:ins w:id="7250" w:author="aas" w:date="2013-10-14T02:06:00Z">
              <w:del w:id="7251" w:author="Anees Shaikh" w:date="2013-10-19T02:16:00Z">
                <w:r w:rsidDel="00E067A3">
                  <w:delText xml:space="preserve">      &lt;xs:documentation&gt;</w:delText>
                </w:r>
              </w:del>
            </w:ins>
          </w:p>
          <w:p w14:paraId="64D70FCA" w14:textId="1CF1318B" w:rsidR="00874469" w:rsidDel="00E067A3" w:rsidRDefault="00874469">
            <w:pPr>
              <w:pStyle w:val="Appx"/>
              <w:rPr>
                <w:ins w:id="7252" w:author="aas" w:date="2013-10-14T02:06:00Z"/>
                <w:del w:id="7253" w:author="Anees Shaikh" w:date="2013-10-19T02:16:00Z"/>
              </w:rPr>
              <w:pPrChange w:id="7254" w:author="Anees Shaikh" w:date="2013-10-19T02:16:00Z">
                <w:pPr>
                  <w:pStyle w:val="XML1"/>
                </w:pPr>
              </w:pPrChange>
            </w:pPr>
            <w:ins w:id="7255" w:author="aas" w:date="2013-10-14T02:06:00Z">
              <w:del w:id="7256" w:author="Anees Shaikh" w:date="2013-10-19T02:16:00Z">
                <w:r w:rsidDel="00E067A3">
                  <w:delText xml:space="preserve">        This type defines a value in tenth of a percent.</w:delText>
                </w:r>
              </w:del>
            </w:ins>
          </w:p>
          <w:p w14:paraId="2985B597" w14:textId="6C066EE5" w:rsidR="00874469" w:rsidDel="00E067A3" w:rsidRDefault="00874469">
            <w:pPr>
              <w:pStyle w:val="Appx"/>
              <w:rPr>
                <w:ins w:id="7257" w:author="aas" w:date="2013-10-14T02:06:00Z"/>
                <w:del w:id="7258" w:author="Anees Shaikh" w:date="2013-10-19T02:16:00Z"/>
              </w:rPr>
              <w:pPrChange w:id="7259" w:author="Anees Shaikh" w:date="2013-10-19T02:16:00Z">
                <w:pPr>
                  <w:pStyle w:val="XML1"/>
                </w:pPr>
              </w:pPrChange>
            </w:pPr>
            <w:ins w:id="7260" w:author="aas" w:date="2013-10-14T02:06:00Z">
              <w:del w:id="7261" w:author="Anees Shaikh" w:date="2013-10-19T02:16:00Z">
                <w:r w:rsidDel="00E067A3">
                  <w:delText xml:space="preserve">      &lt;/xs:documentation&gt;</w:delText>
                </w:r>
              </w:del>
            </w:ins>
          </w:p>
          <w:p w14:paraId="09942957" w14:textId="4DD93962" w:rsidR="00874469" w:rsidDel="00E067A3" w:rsidRDefault="00874469">
            <w:pPr>
              <w:pStyle w:val="Appx"/>
              <w:rPr>
                <w:ins w:id="7262" w:author="aas" w:date="2013-10-14T02:06:00Z"/>
                <w:del w:id="7263" w:author="Anees Shaikh" w:date="2013-10-19T02:16:00Z"/>
              </w:rPr>
              <w:pPrChange w:id="7264" w:author="Anees Shaikh" w:date="2013-10-19T02:16:00Z">
                <w:pPr>
                  <w:pStyle w:val="XML1"/>
                </w:pPr>
              </w:pPrChange>
            </w:pPr>
            <w:ins w:id="7265" w:author="aas" w:date="2013-10-14T02:06:00Z">
              <w:del w:id="7266" w:author="Anees Shaikh" w:date="2013-10-19T02:16:00Z">
                <w:r w:rsidDel="00E067A3">
                  <w:delText xml:space="preserve">    &lt;/xs:annotation&gt;</w:delText>
                </w:r>
              </w:del>
            </w:ins>
          </w:p>
          <w:p w14:paraId="1402AD06" w14:textId="217B378D" w:rsidR="00874469" w:rsidDel="00E067A3" w:rsidRDefault="00874469">
            <w:pPr>
              <w:pStyle w:val="Appx"/>
              <w:rPr>
                <w:ins w:id="7267" w:author="aas" w:date="2013-10-14T02:06:00Z"/>
                <w:del w:id="7268" w:author="Anees Shaikh" w:date="2013-10-19T02:16:00Z"/>
              </w:rPr>
              <w:pPrChange w:id="7269" w:author="Anees Shaikh" w:date="2013-10-19T02:16:00Z">
                <w:pPr>
                  <w:pStyle w:val="XML1"/>
                </w:pPr>
              </w:pPrChange>
            </w:pPr>
          </w:p>
          <w:p w14:paraId="45B47E6B" w14:textId="0F0ED2A0" w:rsidR="00874469" w:rsidDel="00E067A3" w:rsidRDefault="00874469">
            <w:pPr>
              <w:pStyle w:val="Appx"/>
              <w:rPr>
                <w:ins w:id="7270" w:author="aas" w:date="2013-10-14T02:06:00Z"/>
                <w:del w:id="7271" w:author="Anees Shaikh" w:date="2013-10-19T02:16:00Z"/>
              </w:rPr>
              <w:pPrChange w:id="7272" w:author="Anees Shaikh" w:date="2013-10-19T02:16:00Z">
                <w:pPr>
                  <w:pStyle w:val="XML1"/>
                </w:pPr>
              </w:pPrChange>
            </w:pPr>
            <w:ins w:id="7273" w:author="aas" w:date="2013-10-14T02:06:00Z">
              <w:del w:id="7274" w:author="Anees Shaikh" w:date="2013-10-19T02:16:00Z">
                <w:r w:rsidDel="00E067A3">
                  <w:delText xml:space="preserve">    &lt;xs:restriction base="xs:unsignedShort"&gt;</w:delText>
                </w:r>
              </w:del>
            </w:ins>
          </w:p>
          <w:p w14:paraId="3862B466" w14:textId="46B2F2A8" w:rsidR="00874469" w:rsidDel="00E067A3" w:rsidRDefault="00874469">
            <w:pPr>
              <w:pStyle w:val="Appx"/>
              <w:rPr>
                <w:ins w:id="7275" w:author="aas" w:date="2013-10-14T02:06:00Z"/>
                <w:del w:id="7276" w:author="Anees Shaikh" w:date="2013-10-19T02:16:00Z"/>
              </w:rPr>
              <w:pPrChange w:id="7277" w:author="Anees Shaikh" w:date="2013-10-19T02:16:00Z">
                <w:pPr>
                  <w:pStyle w:val="XML1"/>
                </w:pPr>
              </w:pPrChange>
            </w:pPr>
            <w:ins w:id="7278" w:author="aas" w:date="2013-10-14T02:06:00Z">
              <w:del w:id="7279" w:author="Anees Shaikh" w:date="2013-10-19T02:16:00Z">
                <w:r w:rsidDel="00E067A3">
                  <w:delText xml:space="preserve">      &lt;xs:minInclusive value="0"/&gt;</w:delText>
                </w:r>
              </w:del>
            </w:ins>
          </w:p>
          <w:p w14:paraId="3DAF8B9D" w14:textId="5A13E927" w:rsidR="00874469" w:rsidDel="00E067A3" w:rsidRDefault="00874469">
            <w:pPr>
              <w:pStyle w:val="Appx"/>
              <w:rPr>
                <w:ins w:id="7280" w:author="aas" w:date="2013-10-14T02:06:00Z"/>
                <w:del w:id="7281" w:author="Anees Shaikh" w:date="2013-10-19T02:16:00Z"/>
              </w:rPr>
              <w:pPrChange w:id="7282" w:author="Anees Shaikh" w:date="2013-10-19T02:16:00Z">
                <w:pPr>
                  <w:pStyle w:val="XML1"/>
                </w:pPr>
              </w:pPrChange>
            </w:pPr>
            <w:ins w:id="7283" w:author="aas" w:date="2013-10-14T02:06:00Z">
              <w:del w:id="7284" w:author="Anees Shaikh" w:date="2013-10-19T02:16:00Z">
                <w:r w:rsidDel="00E067A3">
                  <w:delText xml:space="preserve">      &lt;xs:maxInclusive value="1000"/&gt;</w:delText>
                </w:r>
              </w:del>
            </w:ins>
          </w:p>
          <w:p w14:paraId="128BE8B8" w14:textId="48E45A01" w:rsidR="00874469" w:rsidDel="00E067A3" w:rsidRDefault="00874469">
            <w:pPr>
              <w:pStyle w:val="Appx"/>
              <w:rPr>
                <w:ins w:id="7285" w:author="aas" w:date="2013-10-14T02:06:00Z"/>
                <w:del w:id="7286" w:author="Anees Shaikh" w:date="2013-10-19T02:16:00Z"/>
              </w:rPr>
              <w:pPrChange w:id="7287" w:author="Anees Shaikh" w:date="2013-10-19T02:16:00Z">
                <w:pPr>
                  <w:pStyle w:val="XML1"/>
                </w:pPr>
              </w:pPrChange>
            </w:pPr>
            <w:ins w:id="7288" w:author="aas" w:date="2013-10-14T02:06:00Z">
              <w:del w:id="7289" w:author="Anees Shaikh" w:date="2013-10-19T02:16:00Z">
                <w:r w:rsidDel="00E067A3">
                  <w:delText xml:space="preserve">    &lt;/xs:restriction&gt;</w:delText>
                </w:r>
              </w:del>
            </w:ins>
          </w:p>
          <w:p w14:paraId="1C6B96CA" w14:textId="7B5DB439" w:rsidR="00874469" w:rsidDel="00E067A3" w:rsidRDefault="00874469">
            <w:pPr>
              <w:pStyle w:val="Appx"/>
              <w:rPr>
                <w:ins w:id="7290" w:author="aas" w:date="2013-10-14T02:06:00Z"/>
                <w:del w:id="7291" w:author="Anees Shaikh" w:date="2013-10-19T02:16:00Z"/>
              </w:rPr>
              <w:pPrChange w:id="7292" w:author="Anees Shaikh" w:date="2013-10-19T02:16:00Z">
                <w:pPr>
                  <w:pStyle w:val="XML1"/>
                </w:pPr>
              </w:pPrChange>
            </w:pPr>
            <w:ins w:id="7293" w:author="aas" w:date="2013-10-14T02:06:00Z">
              <w:del w:id="7294" w:author="Anees Shaikh" w:date="2013-10-19T02:16:00Z">
                <w:r w:rsidDel="00E067A3">
                  <w:delText xml:space="preserve">  &lt;/xs:simpleType&gt;</w:delText>
                </w:r>
              </w:del>
            </w:ins>
          </w:p>
          <w:p w14:paraId="668482D8" w14:textId="792F06D2" w:rsidR="00874469" w:rsidDel="00E067A3" w:rsidRDefault="00874469">
            <w:pPr>
              <w:pStyle w:val="Appx"/>
              <w:rPr>
                <w:ins w:id="7295" w:author="aas" w:date="2013-10-14T02:06:00Z"/>
                <w:del w:id="7296" w:author="Anees Shaikh" w:date="2013-10-19T02:16:00Z"/>
              </w:rPr>
              <w:pPrChange w:id="7297" w:author="Anees Shaikh" w:date="2013-10-19T02:16:00Z">
                <w:pPr>
                  <w:pStyle w:val="XML1"/>
                </w:pPr>
              </w:pPrChange>
            </w:pPr>
            <w:ins w:id="7298" w:author="aas" w:date="2013-10-14T02:06:00Z">
              <w:del w:id="7299" w:author="Anees Shaikh" w:date="2013-10-19T02:16:00Z">
                <w:r w:rsidDel="00E067A3">
                  <w:delText xml:space="preserve">  &lt;xs:simpleType name="OFUpDownStateType"&gt;</w:delText>
                </w:r>
              </w:del>
            </w:ins>
          </w:p>
          <w:p w14:paraId="049C92E8" w14:textId="1C25ABF7" w:rsidR="00874469" w:rsidDel="00E067A3" w:rsidRDefault="00874469">
            <w:pPr>
              <w:pStyle w:val="Appx"/>
              <w:rPr>
                <w:ins w:id="7300" w:author="aas" w:date="2013-10-14T02:06:00Z"/>
                <w:del w:id="7301" w:author="Anees Shaikh" w:date="2013-10-19T02:16:00Z"/>
              </w:rPr>
              <w:pPrChange w:id="7302" w:author="Anees Shaikh" w:date="2013-10-19T02:16:00Z">
                <w:pPr>
                  <w:pStyle w:val="XML1"/>
                </w:pPr>
              </w:pPrChange>
            </w:pPr>
            <w:ins w:id="7303" w:author="aas" w:date="2013-10-14T02:06:00Z">
              <w:del w:id="7304" w:author="Anees Shaikh" w:date="2013-10-19T02:16:00Z">
                <w:r w:rsidDel="00E067A3">
                  <w:delText xml:space="preserve">    &lt;xs:annotation&gt;</w:delText>
                </w:r>
              </w:del>
            </w:ins>
          </w:p>
          <w:p w14:paraId="05BC7A1E" w14:textId="6C42D801" w:rsidR="00874469" w:rsidDel="00E067A3" w:rsidRDefault="00874469">
            <w:pPr>
              <w:pStyle w:val="Appx"/>
              <w:rPr>
                <w:ins w:id="7305" w:author="aas" w:date="2013-10-14T02:06:00Z"/>
                <w:del w:id="7306" w:author="Anees Shaikh" w:date="2013-10-19T02:16:00Z"/>
              </w:rPr>
              <w:pPrChange w:id="7307" w:author="Anees Shaikh" w:date="2013-10-19T02:16:00Z">
                <w:pPr>
                  <w:pStyle w:val="XML1"/>
                </w:pPr>
              </w:pPrChange>
            </w:pPr>
            <w:ins w:id="7308" w:author="aas" w:date="2013-10-14T02:06:00Z">
              <w:del w:id="7309" w:author="Anees Shaikh" w:date="2013-10-19T02:16:00Z">
                <w:r w:rsidDel="00E067A3">
                  <w:delText xml:space="preserve">      &lt;xs:documentation&gt;</w:delText>
                </w:r>
              </w:del>
            </w:ins>
          </w:p>
          <w:p w14:paraId="2AA58E57" w14:textId="5B657DD2" w:rsidR="00874469" w:rsidDel="00E067A3" w:rsidRDefault="00874469">
            <w:pPr>
              <w:pStyle w:val="Appx"/>
              <w:rPr>
                <w:ins w:id="7310" w:author="aas" w:date="2013-10-14T02:06:00Z"/>
                <w:del w:id="7311" w:author="Anees Shaikh" w:date="2013-10-19T02:16:00Z"/>
              </w:rPr>
              <w:pPrChange w:id="7312" w:author="Anees Shaikh" w:date="2013-10-19T02:16:00Z">
                <w:pPr>
                  <w:pStyle w:val="XML1"/>
                </w:pPr>
              </w:pPrChange>
            </w:pPr>
            <w:ins w:id="7313" w:author="aas" w:date="2013-10-14T02:06:00Z">
              <w:del w:id="7314" w:author="Anees Shaikh" w:date="2013-10-19T02:16:00Z">
                <w:r w:rsidDel="00E067A3">
                  <w:delText xml:space="preserve">        Type to specify state information for a port or a</w:delText>
                </w:r>
              </w:del>
            </w:ins>
          </w:p>
          <w:p w14:paraId="2C527759" w14:textId="5F98CB03" w:rsidR="00874469" w:rsidDel="00E067A3" w:rsidRDefault="00874469">
            <w:pPr>
              <w:pStyle w:val="Appx"/>
              <w:rPr>
                <w:ins w:id="7315" w:author="aas" w:date="2013-10-14T02:06:00Z"/>
                <w:del w:id="7316" w:author="Anees Shaikh" w:date="2013-10-19T02:16:00Z"/>
              </w:rPr>
              <w:pPrChange w:id="7317" w:author="Anees Shaikh" w:date="2013-10-19T02:16:00Z">
                <w:pPr>
                  <w:pStyle w:val="XML1"/>
                </w:pPr>
              </w:pPrChange>
            </w:pPr>
            <w:ins w:id="7318" w:author="aas" w:date="2013-10-14T02:06:00Z">
              <w:del w:id="7319" w:author="Anees Shaikh" w:date="2013-10-19T02:16:00Z">
                <w:r w:rsidDel="00E067A3">
                  <w:delText xml:space="preserve">        connection.</w:delText>
                </w:r>
              </w:del>
            </w:ins>
          </w:p>
          <w:p w14:paraId="72B95FB4" w14:textId="03B1173F" w:rsidR="00874469" w:rsidDel="00E067A3" w:rsidRDefault="00874469">
            <w:pPr>
              <w:pStyle w:val="Appx"/>
              <w:rPr>
                <w:ins w:id="7320" w:author="aas" w:date="2013-10-14T02:06:00Z"/>
                <w:del w:id="7321" w:author="Anees Shaikh" w:date="2013-10-19T02:16:00Z"/>
              </w:rPr>
              <w:pPrChange w:id="7322" w:author="Anees Shaikh" w:date="2013-10-19T02:16:00Z">
                <w:pPr>
                  <w:pStyle w:val="XML1"/>
                </w:pPr>
              </w:pPrChange>
            </w:pPr>
            <w:ins w:id="7323" w:author="aas" w:date="2013-10-14T02:06:00Z">
              <w:del w:id="7324" w:author="Anees Shaikh" w:date="2013-10-19T02:16:00Z">
                <w:r w:rsidDel="00E067A3">
                  <w:delText xml:space="preserve">      &lt;/xs:documentation&gt;</w:delText>
                </w:r>
              </w:del>
            </w:ins>
          </w:p>
          <w:p w14:paraId="4C997C71" w14:textId="3BD5879B" w:rsidR="00874469" w:rsidDel="00E067A3" w:rsidRDefault="00874469">
            <w:pPr>
              <w:pStyle w:val="Appx"/>
              <w:rPr>
                <w:ins w:id="7325" w:author="aas" w:date="2013-10-14T02:06:00Z"/>
                <w:del w:id="7326" w:author="Anees Shaikh" w:date="2013-10-19T02:16:00Z"/>
              </w:rPr>
              <w:pPrChange w:id="7327" w:author="Anees Shaikh" w:date="2013-10-19T02:16:00Z">
                <w:pPr>
                  <w:pStyle w:val="XML1"/>
                </w:pPr>
              </w:pPrChange>
            </w:pPr>
            <w:ins w:id="7328" w:author="aas" w:date="2013-10-14T02:06:00Z">
              <w:del w:id="7329" w:author="Anees Shaikh" w:date="2013-10-19T02:16:00Z">
                <w:r w:rsidDel="00E067A3">
                  <w:delText xml:space="preserve">    &lt;/xs:annotation&gt;</w:delText>
                </w:r>
              </w:del>
            </w:ins>
          </w:p>
          <w:p w14:paraId="3747E53A" w14:textId="09C0163C" w:rsidR="00874469" w:rsidDel="00E067A3" w:rsidRDefault="00874469">
            <w:pPr>
              <w:pStyle w:val="Appx"/>
              <w:rPr>
                <w:ins w:id="7330" w:author="aas" w:date="2013-10-14T02:06:00Z"/>
                <w:del w:id="7331" w:author="Anees Shaikh" w:date="2013-10-19T02:16:00Z"/>
              </w:rPr>
              <w:pPrChange w:id="7332" w:author="Anees Shaikh" w:date="2013-10-19T02:16:00Z">
                <w:pPr>
                  <w:pStyle w:val="XML1"/>
                </w:pPr>
              </w:pPrChange>
            </w:pPr>
          </w:p>
          <w:p w14:paraId="5C31A44E" w14:textId="2921B5DE" w:rsidR="00874469" w:rsidDel="00E067A3" w:rsidRDefault="00874469">
            <w:pPr>
              <w:pStyle w:val="Appx"/>
              <w:rPr>
                <w:ins w:id="7333" w:author="aas" w:date="2013-10-14T02:06:00Z"/>
                <w:del w:id="7334" w:author="Anees Shaikh" w:date="2013-10-19T02:16:00Z"/>
              </w:rPr>
              <w:pPrChange w:id="7335" w:author="Anees Shaikh" w:date="2013-10-19T02:16:00Z">
                <w:pPr>
                  <w:pStyle w:val="XML1"/>
                </w:pPr>
              </w:pPrChange>
            </w:pPr>
            <w:ins w:id="7336" w:author="aas" w:date="2013-10-14T02:06:00Z">
              <w:del w:id="7337" w:author="Anees Shaikh" w:date="2013-10-19T02:16:00Z">
                <w:r w:rsidDel="00E067A3">
                  <w:delText xml:space="preserve">    &lt;xs:restriction base="xs:string"&gt;</w:delText>
                </w:r>
              </w:del>
            </w:ins>
          </w:p>
          <w:p w14:paraId="7779340D" w14:textId="0B1C3F37" w:rsidR="00874469" w:rsidDel="00E067A3" w:rsidRDefault="00874469">
            <w:pPr>
              <w:pStyle w:val="Appx"/>
              <w:rPr>
                <w:ins w:id="7338" w:author="aas" w:date="2013-10-14T02:06:00Z"/>
                <w:del w:id="7339" w:author="Anees Shaikh" w:date="2013-10-19T02:16:00Z"/>
              </w:rPr>
              <w:pPrChange w:id="7340" w:author="Anees Shaikh" w:date="2013-10-19T02:16:00Z">
                <w:pPr>
                  <w:pStyle w:val="XML1"/>
                </w:pPr>
              </w:pPrChange>
            </w:pPr>
            <w:ins w:id="7341" w:author="aas" w:date="2013-10-14T02:06:00Z">
              <w:del w:id="7342" w:author="Anees Shaikh" w:date="2013-10-19T02:16:00Z">
                <w:r w:rsidDel="00E067A3">
                  <w:delText xml:space="preserve">      &lt;xs:enumeration value="up"/&gt;</w:delText>
                </w:r>
              </w:del>
            </w:ins>
          </w:p>
          <w:p w14:paraId="7FCED041" w14:textId="55B1E9CF" w:rsidR="00874469" w:rsidDel="00E067A3" w:rsidRDefault="00874469">
            <w:pPr>
              <w:pStyle w:val="Appx"/>
              <w:rPr>
                <w:ins w:id="7343" w:author="aas" w:date="2013-10-14T02:06:00Z"/>
                <w:del w:id="7344" w:author="Anees Shaikh" w:date="2013-10-19T02:16:00Z"/>
              </w:rPr>
              <w:pPrChange w:id="7345" w:author="Anees Shaikh" w:date="2013-10-19T02:16:00Z">
                <w:pPr>
                  <w:pStyle w:val="XML1"/>
                </w:pPr>
              </w:pPrChange>
            </w:pPr>
            <w:ins w:id="7346" w:author="aas" w:date="2013-10-14T02:06:00Z">
              <w:del w:id="7347" w:author="Anees Shaikh" w:date="2013-10-19T02:16:00Z">
                <w:r w:rsidDel="00E067A3">
                  <w:delText xml:space="preserve">      &lt;xs:enumeration value="down"/&gt;</w:delText>
                </w:r>
              </w:del>
            </w:ins>
          </w:p>
          <w:p w14:paraId="3C183F6E" w14:textId="25639952" w:rsidR="00874469" w:rsidDel="00E067A3" w:rsidRDefault="00874469">
            <w:pPr>
              <w:pStyle w:val="Appx"/>
              <w:rPr>
                <w:ins w:id="7348" w:author="aas" w:date="2013-10-14T02:06:00Z"/>
                <w:del w:id="7349" w:author="Anees Shaikh" w:date="2013-10-19T02:16:00Z"/>
              </w:rPr>
              <w:pPrChange w:id="7350" w:author="Anees Shaikh" w:date="2013-10-19T02:16:00Z">
                <w:pPr>
                  <w:pStyle w:val="XML1"/>
                </w:pPr>
              </w:pPrChange>
            </w:pPr>
            <w:ins w:id="7351" w:author="aas" w:date="2013-10-14T02:06:00Z">
              <w:del w:id="7352" w:author="Anees Shaikh" w:date="2013-10-19T02:16:00Z">
                <w:r w:rsidDel="00E067A3">
                  <w:delText xml:space="preserve">    &lt;/xs:restriction&gt;</w:delText>
                </w:r>
              </w:del>
            </w:ins>
          </w:p>
          <w:p w14:paraId="09463582" w14:textId="78FDA093" w:rsidR="00874469" w:rsidDel="00E067A3" w:rsidRDefault="00874469">
            <w:pPr>
              <w:pStyle w:val="Appx"/>
              <w:rPr>
                <w:ins w:id="7353" w:author="aas" w:date="2013-10-14T02:06:00Z"/>
                <w:del w:id="7354" w:author="Anees Shaikh" w:date="2013-10-19T02:16:00Z"/>
              </w:rPr>
              <w:pPrChange w:id="7355" w:author="Anees Shaikh" w:date="2013-10-19T02:16:00Z">
                <w:pPr>
                  <w:pStyle w:val="XML1"/>
                </w:pPr>
              </w:pPrChange>
            </w:pPr>
            <w:ins w:id="7356" w:author="aas" w:date="2013-10-14T02:06:00Z">
              <w:del w:id="7357" w:author="Anees Shaikh" w:date="2013-10-19T02:16:00Z">
                <w:r w:rsidDel="00E067A3">
                  <w:delText xml:space="preserve">  &lt;/xs:simpleType&gt;</w:delText>
                </w:r>
              </w:del>
            </w:ins>
          </w:p>
          <w:p w14:paraId="657F67D5" w14:textId="350613AD" w:rsidR="00874469" w:rsidDel="00E067A3" w:rsidRDefault="00874469">
            <w:pPr>
              <w:pStyle w:val="Appx"/>
              <w:rPr>
                <w:ins w:id="7358" w:author="aas" w:date="2013-10-14T02:06:00Z"/>
                <w:del w:id="7359" w:author="Anees Shaikh" w:date="2013-10-19T02:16:00Z"/>
              </w:rPr>
              <w:pPrChange w:id="7360" w:author="Anees Shaikh" w:date="2013-10-19T02:16:00Z">
                <w:pPr>
                  <w:pStyle w:val="XML1"/>
                </w:pPr>
              </w:pPrChange>
            </w:pPr>
            <w:ins w:id="7361" w:author="aas" w:date="2013-10-14T02:06:00Z">
              <w:del w:id="7362" w:author="Anees Shaikh" w:date="2013-10-19T02:16:00Z">
                <w:r w:rsidDel="00E067A3">
                  <w:delText xml:space="preserve">  &lt;xs:simpleType name="OFPortRateType"&gt;</w:delText>
                </w:r>
              </w:del>
            </w:ins>
          </w:p>
          <w:p w14:paraId="63BF4BA4" w14:textId="452D9975" w:rsidR="00874469" w:rsidDel="00E067A3" w:rsidRDefault="00874469">
            <w:pPr>
              <w:pStyle w:val="Appx"/>
              <w:rPr>
                <w:ins w:id="7363" w:author="aas" w:date="2013-10-14T02:06:00Z"/>
                <w:del w:id="7364" w:author="Anees Shaikh" w:date="2013-10-19T02:16:00Z"/>
              </w:rPr>
              <w:pPrChange w:id="7365" w:author="Anees Shaikh" w:date="2013-10-19T02:16:00Z">
                <w:pPr>
                  <w:pStyle w:val="XML1"/>
                </w:pPr>
              </w:pPrChange>
            </w:pPr>
            <w:ins w:id="7366" w:author="aas" w:date="2013-10-14T02:06:00Z">
              <w:del w:id="7367" w:author="Anees Shaikh" w:date="2013-10-19T02:16:00Z">
                <w:r w:rsidDel="00E067A3">
                  <w:delText xml:space="preserve">    &lt;xs:annotation&gt;</w:delText>
                </w:r>
              </w:del>
            </w:ins>
          </w:p>
          <w:p w14:paraId="3CC5B6AF" w14:textId="0164ED88" w:rsidR="00874469" w:rsidDel="00E067A3" w:rsidRDefault="00874469">
            <w:pPr>
              <w:pStyle w:val="Appx"/>
              <w:rPr>
                <w:ins w:id="7368" w:author="aas" w:date="2013-10-14T02:06:00Z"/>
                <w:del w:id="7369" w:author="Anees Shaikh" w:date="2013-10-19T02:16:00Z"/>
              </w:rPr>
              <w:pPrChange w:id="7370" w:author="Anees Shaikh" w:date="2013-10-19T02:16:00Z">
                <w:pPr>
                  <w:pStyle w:val="XML1"/>
                </w:pPr>
              </w:pPrChange>
            </w:pPr>
            <w:ins w:id="7371" w:author="aas" w:date="2013-10-14T02:06:00Z">
              <w:del w:id="7372" w:author="Anees Shaikh" w:date="2013-10-19T02:16:00Z">
                <w:r w:rsidDel="00E067A3">
                  <w:delText xml:space="preserve">      &lt;xs:documentation&gt;</w:delText>
                </w:r>
              </w:del>
            </w:ins>
          </w:p>
          <w:p w14:paraId="07FE24D4" w14:textId="17F92D96" w:rsidR="00874469" w:rsidDel="00E067A3" w:rsidRDefault="00874469">
            <w:pPr>
              <w:pStyle w:val="Appx"/>
              <w:rPr>
                <w:ins w:id="7373" w:author="aas" w:date="2013-10-14T02:06:00Z"/>
                <w:del w:id="7374" w:author="Anees Shaikh" w:date="2013-10-19T02:16:00Z"/>
              </w:rPr>
              <w:pPrChange w:id="7375" w:author="Anees Shaikh" w:date="2013-10-19T02:16:00Z">
                <w:pPr>
                  <w:pStyle w:val="XML1"/>
                </w:pPr>
              </w:pPrChange>
            </w:pPr>
            <w:ins w:id="7376" w:author="aas" w:date="2013-10-14T02:06:00Z">
              <w:del w:id="7377" w:author="Anees Shaikh" w:date="2013-10-19T02:16:00Z">
                <w:r w:rsidDel="00E067A3">
                  <w:delText xml:space="preserve">        Type to specify the rate of a port including the</w:delText>
                </w:r>
              </w:del>
            </w:ins>
          </w:p>
          <w:p w14:paraId="3BD796E8" w14:textId="0BDDD143" w:rsidR="00874469" w:rsidDel="00E067A3" w:rsidRDefault="00874469">
            <w:pPr>
              <w:pStyle w:val="Appx"/>
              <w:rPr>
                <w:ins w:id="7378" w:author="aas" w:date="2013-10-14T02:06:00Z"/>
                <w:del w:id="7379" w:author="Anees Shaikh" w:date="2013-10-19T02:16:00Z"/>
              </w:rPr>
              <w:pPrChange w:id="7380" w:author="Anees Shaikh" w:date="2013-10-19T02:16:00Z">
                <w:pPr>
                  <w:pStyle w:val="XML1"/>
                </w:pPr>
              </w:pPrChange>
            </w:pPr>
            <w:ins w:id="7381" w:author="aas" w:date="2013-10-14T02:06:00Z">
              <w:del w:id="7382" w:author="Anees Shaikh" w:date="2013-10-19T02:16:00Z">
                <w:r w:rsidDel="00E067A3">
                  <w:delText xml:space="preserve">        duplex transmission feature. Possible rates are 10Mb, 100Mb,</w:delText>
                </w:r>
              </w:del>
            </w:ins>
          </w:p>
          <w:p w14:paraId="58C51D78" w14:textId="57B1AC63" w:rsidR="00874469" w:rsidDel="00E067A3" w:rsidRDefault="00874469">
            <w:pPr>
              <w:pStyle w:val="Appx"/>
              <w:rPr>
                <w:ins w:id="7383" w:author="aas" w:date="2013-10-14T02:06:00Z"/>
                <w:del w:id="7384" w:author="Anees Shaikh" w:date="2013-10-19T02:16:00Z"/>
              </w:rPr>
              <w:pPrChange w:id="7385" w:author="Anees Shaikh" w:date="2013-10-19T02:16:00Z">
                <w:pPr>
                  <w:pStyle w:val="XML1"/>
                </w:pPr>
              </w:pPrChange>
            </w:pPr>
            <w:ins w:id="7386" w:author="aas" w:date="2013-10-14T02:06:00Z">
              <w:del w:id="7387" w:author="Anees Shaikh" w:date="2013-10-19T02:16:00Z">
                <w:r w:rsidDel="00E067A3">
                  <w:delText xml:space="preserve">        1Gb, 10Gb, 40Gb, 100Gb, 1Tb or other. Rates of 10Mb, 100Mb</w:delText>
                </w:r>
              </w:del>
            </w:ins>
          </w:p>
          <w:p w14:paraId="1D08609C" w14:textId="562F42E1" w:rsidR="00874469" w:rsidDel="00E067A3" w:rsidRDefault="00874469">
            <w:pPr>
              <w:pStyle w:val="Appx"/>
              <w:rPr>
                <w:ins w:id="7388" w:author="aas" w:date="2013-10-14T02:06:00Z"/>
                <w:del w:id="7389" w:author="Anees Shaikh" w:date="2013-10-19T02:16:00Z"/>
              </w:rPr>
              <w:pPrChange w:id="7390" w:author="Anees Shaikh" w:date="2013-10-19T02:16:00Z">
                <w:pPr>
                  <w:pStyle w:val="XML1"/>
                </w:pPr>
              </w:pPrChange>
            </w:pPr>
            <w:ins w:id="7391" w:author="aas" w:date="2013-10-14T02:06:00Z">
              <w:del w:id="7392" w:author="Anees Shaikh" w:date="2013-10-19T02:16:00Z">
                <w:r w:rsidDel="00E067A3">
                  <w:delText xml:space="preserve">        and 1 Gb can support half or full duplex transmission.</w:delText>
                </w:r>
              </w:del>
            </w:ins>
          </w:p>
          <w:p w14:paraId="656EF63E" w14:textId="6E25A7AC" w:rsidR="00874469" w:rsidDel="00E067A3" w:rsidRDefault="00874469">
            <w:pPr>
              <w:pStyle w:val="Appx"/>
              <w:rPr>
                <w:ins w:id="7393" w:author="aas" w:date="2013-10-14T02:06:00Z"/>
                <w:del w:id="7394" w:author="Anees Shaikh" w:date="2013-10-19T02:16:00Z"/>
              </w:rPr>
              <w:pPrChange w:id="7395" w:author="Anees Shaikh" w:date="2013-10-19T02:16:00Z">
                <w:pPr>
                  <w:pStyle w:val="XML1"/>
                </w:pPr>
              </w:pPrChange>
            </w:pPr>
            <w:ins w:id="7396" w:author="aas" w:date="2013-10-14T02:06:00Z">
              <w:del w:id="7397" w:author="Anees Shaikh" w:date="2013-10-19T02:16:00Z">
                <w:r w:rsidDel="00E067A3">
                  <w:delText xml:space="preserve">      &lt;/xs:documentation&gt;</w:delText>
                </w:r>
              </w:del>
            </w:ins>
          </w:p>
          <w:p w14:paraId="6CE9A3DA" w14:textId="359E6DF1" w:rsidR="00874469" w:rsidDel="00E067A3" w:rsidRDefault="00874469">
            <w:pPr>
              <w:pStyle w:val="Appx"/>
              <w:rPr>
                <w:ins w:id="7398" w:author="aas" w:date="2013-10-14T02:06:00Z"/>
                <w:del w:id="7399" w:author="Anees Shaikh" w:date="2013-10-19T02:16:00Z"/>
              </w:rPr>
              <w:pPrChange w:id="7400" w:author="Anees Shaikh" w:date="2013-10-19T02:16:00Z">
                <w:pPr>
                  <w:pStyle w:val="XML1"/>
                </w:pPr>
              </w:pPrChange>
            </w:pPr>
            <w:ins w:id="7401" w:author="aas" w:date="2013-10-14T02:06:00Z">
              <w:del w:id="7402" w:author="Anees Shaikh" w:date="2013-10-19T02:16:00Z">
                <w:r w:rsidDel="00E067A3">
                  <w:delText xml:space="preserve">    &lt;/xs:annotation&gt;</w:delText>
                </w:r>
              </w:del>
            </w:ins>
          </w:p>
          <w:p w14:paraId="5A3FE1A6" w14:textId="19EC8527" w:rsidR="00874469" w:rsidDel="00E067A3" w:rsidRDefault="00874469">
            <w:pPr>
              <w:pStyle w:val="Appx"/>
              <w:rPr>
                <w:ins w:id="7403" w:author="aas" w:date="2013-10-14T02:06:00Z"/>
                <w:del w:id="7404" w:author="Anees Shaikh" w:date="2013-10-19T02:16:00Z"/>
              </w:rPr>
              <w:pPrChange w:id="7405" w:author="Anees Shaikh" w:date="2013-10-19T02:16:00Z">
                <w:pPr>
                  <w:pStyle w:val="XML1"/>
                </w:pPr>
              </w:pPrChange>
            </w:pPr>
          </w:p>
          <w:p w14:paraId="5FC07618" w14:textId="6885B3CA" w:rsidR="00874469" w:rsidDel="00E067A3" w:rsidRDefault="00874469">
            <w:pPr>
              <w:pStyle w:val="Appx"/>
              <w:rPr>
                <w:ins w:id="7406" w:author="aas" w:date="2013-10-14T02:06:00Z"/>
                <w:del w:id="7407" w:author="Anees Shaikh" w:date="2013-10-19T02:16:00Z"/>
              </w:rPr>
              <w:pPrChange w:id="7408" w:author="Anees Shaikh" w:date="2013-10-19T02:16:00Z">
                <w:pPr>
                  <w:pStyle w:val="XML1"/>
                </w:pPr>
              </w:pPrChange>
            </w:pPr>
            <w:ins w:id="7409" w:author="aas" w:date="2013-10-14T02:06:00Z">
              <w:del w:id="7410" w:author="Anees Shaikh" w:date="2013-10-19T02:16:00Z">
                <w:r w:rsidDel="00E067A3">
                  <w:delText xml:space="preserve">    &lt;xs:restriction base="xs:string"&gt;</w:delText>
                </w:r>
              </w:del>
            </w:ins>
          </w:p>
          <w:p w14:paraId="757F59EC" w14:textId="6C4F2F23" w:rsidR="00874469" w:rsidDel="00E067A3" w:rsidRDefault="00874469">
            <w:pPr>
              <w:pStyle w:val="Appx"/>
              <w:rPr>
                <w:ins w:id="7411" w:author="aas" w:date="2013-10-14T02:06:00Z"/>
                <w:del w:id="7412" w:author="Anees Shaikh" w:date="2013-10-19T02:16:00Z"/>
              </w:rPr>
              <w:pPrChange w:id="7413" w:author="Anees Shaikh" w:date="2013-10-19T02:16:00Z">
                <w:pPr>
                  <w:pStyle w:val="XML1"/>
                </w:pPr>
              </w:pPrChange>
            </w:pPr>
            <w:ins w:id="7414" w:author="aas" w:date="2013-10-14T02:06:00Z">
              <w:del w:id="7415" w:author="Anees Shaikh" w:date="2013-10-19T02:16:00Z">
                <w:r w:rsidDel="00E067A3">
                  <w:delText xml:space="preserve">      &lt;xs:enumeration value="10Mb-HD"/&gt;</w:delText>
                </w:r>
              </w:del>
            </w:ins>
          </w:p>
          <w:p w14:paraId="31A99F75" w14:textId="34D03AFD" w:rsidR="00874469" w:rsidDel="00E067A3" w:rsidRDefault="00874469">
            <w:pPr>
              <w:pStyle w:val="Appx"/>
              <w:rPr>
                <w:ins w:id="7416" w:author="aas" w:date="2013-10-14T02:06:00Z"/>
                <w:del w:id="7417" w:author="Anees Shaikh" w:date="2013-10-19T02:16:00Z"/>
              </w:rPr>
              <w:pPrChange w:id="7418" w:author="Anees Shaikh" w:date="2013-10-19T02:16:00Z">
                <w:pPr>
                  <w:pStyle w:val="XML1"/>
                </w:pPr>
              </w:pPrChange>
            </w:pPr>
            <w:ins w:id="7419" w:author="aas" w:date="2013-10-14T02:06:00Z">
              <w:del w:id="7420" w:author="Anees Shaikh" w:date="2013-10-19T02:16:00Z">
                <w:r w:rsidDel="00E067A3">
                  <w:delText xml:space="preserve">      &lt;xs:enumeration value="10Mb-FD"/&gt;</w:delText>
                </w:r>
              </w:del>
            </w:ins>
          </w:p>
          <w:p w14:paraId="5357148F" w14:textId="3373DDB1" w:rsidR="00874469" w:rsidDel="00E067A3" w:rsidRDefault="00874469">
            <w:pPr>
              <w:pStyle w:val="Appx"/>
              <w:rPr>
                <w:ins w:id="7421" w:author="aas" w:date="2013-10-14T02:06:00Z"/>
                <w:del w:id="7422" w:author="Anees Shaikh" w:date="2013-10-19T02:16:00Z"/>
              </w:rPr>
              <w:pPrChange w:id="7423" w:author="Anees Shaikh" w:date="2013-10-19T02:16:00Z">
                <w:pPr>
                  <w:pStyle w:val="XML1"/>
                </w:pPr>
              </w:pPrChange>
            </w:pPr>
            <w:ins w:id="7424" w:author="aas" w:date="2013-10-14T02:06:00Z">
              <w:del w:id="7425" w:author="Anees Shaikh" w:date="2013-10-19T02:16:00Z">
                <w:r w:rsidDel="00E067A3">
                  <w:delText xml:space="preserve">      &lt;xs:enumeration value="100Mb-HD"/&gt;</w:delText>
                </w:r>
              </w:del>
            </w:ins>
          </w:p>
          <w:p w14:paraId="4EBC8F9C" w14:textId="7F0CAAB6" w:rsidR="00874469" w:rsidDel="00E067A3" w:rsidRDefault="00874469">
            <w:pPr>
              <w:pStyle w:val="Appx"/>
              <w:rPr>
                <w:ins w:id="7426" w:author="aas" w:date="2013-10-14T02:06:00Z"/>
                <w:del w:id="7427" w:author="Anees Shaikh" w:date="2013-10-19T02:16:00Z"/>
              </w:rPr>
              <w:pPrChange w:id="7428" w:author="Anees Shaikh" w:date="2013-10-19T02:16:00Z">
                <w:pPr>
                  <w:pStyle w:val="XML1"/>
                </w:pPr>
              </w:pPrChange>
            </w:pPr>
            <w:ins w:id="7429" w:author="aas" w:date="2013-10-14T02:06:00Z">
              <w:del w:id="7430" w:author="Anees Shaikh" w:date="2013-10-19T02:16:00Z">
                <w:r w:rsidDel="00E067A3">
                  <w:delText xml:space="preserve">      &lt;xs:enumeration value="100Mb-FD"/&gt;</w:delText>
                </w:r>
              </w:del>
            </w:ins>
          </w:p>
          <w:p w14:paraId="32DE2F76" w14:textId="23FDF909" w:rsidR="00874469" w:rsidDel="00E067A3" w:rsidRDefault="00874469">
            <w:pPr>
              <w:pStyle w:val="Appx"/>
              <w:rPr>
                <w:ins w:id="7431" w:author="aas" w:date="2013-10-14T02:06:00Z"/>
                <w:del w:id="7432" w:author="Anees Shaikh" w:date="2013-10-19T02:16:00Z"/>
              </w:rPr>
              <w:pPrChange w:id="7433" w:author="Anees Shaikh" w:date="2013-10-19T02:16:00Z">
                <w:pPr>
                  <w:pStyle w:val="XML1"/>
                </w:pPr>
              </w:pPrChange>
            </w:pPr>
            <w:ins w:id="7434" w:author="aas" w:date="2013-10-14T02:06:00Z">
              <w:del w:id="7435" w:author="Anees Shaikh" w:date="2013-10-19T02:16:00Z">
                <w:r w:rsidDel="00E067A3">
                  <w:delText xml:space="preserve">      &lt;xs:enumeration value="1Gb-HD"/&gt;</w:delText>
                </w:r>
              </w:del>
            </w:ins>
          </w:p>
          <w:p w14:paraId="10CF88E7" w14:textId="13821D6F" w:rsidR="00874469" w:rsidDel="00E067A3" w:rsidRDefault="00874469">
            <w:pPr>
              <w:pStyle w:val="Appx"/>
              <w:rPr>
                <w:ins w:id="7436" w:author="aas" w:date="2013-10-14T02:06:00Z"/>
                <w:del w:id="7437" w:author="Anees Shaikh" w:date="2013-10-19T02:16:00Z"/>
              </w:rPr>
              <w:pPrChange w:id="7438" w:author="Anees Shaikh" w:date="2013-10-19T02:16:00Z">
                <w:pPr>
                  <w:pStyle w:val="XML1"/>
                </w:pPr>
              </w:pPrChange>
            </w:pPr>
            <w:ins w:id="7439" w:author="aas" w:date="2013-10-14T02:06:00Z">
              <w:del w:id="7440" w:author="Anees Shaikh" w:date="2013-10-19T02:16:00Z">
                <w:r w:rsidDel="00E067A3">
                  <w:delText xml:space="preserve">      &lt;xs:enumeration value="1Gb-FD"/&gt;</w:delText>
                </w:r>
              </w:del>
            </w:ins>
          </w:p>
          <w:p w14:paraId="04C3C0E4" w14:textId="01AFF5BB" w:rsidR="00874469" w:rsidDel="00E067A3" w:rsidRDefault="00874469">
            <w:pPr>
              <w:pStyle w:val="Appx"/>
              <w:rPr>
                <w:ins w:id="7441" w:author="aas" w:date="2013-10-14T02:06:00Z"/>
                <w:del w:id="7442" w:author="Anees Shaikh" w:date="2013-10-19T02:16:00Z"/>
              </w:rPr>
              <w:pPrChange w:id="7443" w:author="Anees Shaikh" w:date="2013-10-19T02:16:00Z">
                <w:pPr>
                  <w:pStyle w:val="XML1"/>
                </w:pPr>
              </w:pPrChange>
            </w:pPr>
            <w:ins w:id="7444" w:author="aas" w:date="2013-10-14T02:06:00Z">
              <w:del w:id="7445" w:author="Anees Shaikh" w:date="2013-10-19T02:16:00Z">
                <w:r w:rsidDel="00E067A3">
                  <w:delText xml:space="preserve">      &lt;xs:enumeration value="10Gb"/&gt;</w:delText>
                </w:r>
              </w:del>
            </w:ins>
          </w:p>
          <w:p w14:paraId="64CB9C6E" w14:textId="5672C892" w:rsidR="00874469" w:rsidDel="00E067A3" w:rsidRDefault="00874469">
            <w:pPr>
              <w:pStyle w:val="Appx"/>
              <w:rPr>
                <w:ins w:id="7446" w:author="aas" w:date="2013-10-14T02:06:00Z"/>
                <w:del w:id="7447" w:author="Anees Shaikh" w:date="2013-10-19T02:16:00Z"/>
              </w:rPr>
              <w:pPrChange w:id="7448" w:author="Anees Shaikh" w:date="2013-10-19T02:16:00Z">
                <w:pPr>
                  <w:pStyle w:val="XML1"/>
                </w:pPr>
              </w:pPrChange>
            </w:pPr>
            <w:ins w:id="7449" w:author="aas" w:date="2013-10-14T02:06:00Z">
              <w:del w:id="7450" w:author="Anees Shaikh" w:date="2013-10-19T02:16:00Z">
                <w:r w:rsidDel="00E067A3">
                  <w:delText xml:space="preserve">      &lt;xs:enumeration value="40Gb"/&gt;</w:delText>
                </w:r>
              </w:del>
            </w:ins>
          </w:p>
          <w:p w14:paraId="723D0B3D" w14:textId="0C856761" w:rsidR="00874469" w:rsidDel="00E067A3" w:rsidRDefault="00874469">
            <w:pPr>
              <w:pStyle w:val="Appx"/>
              <w:rPr>
                <w:ins w:id="7451" w:author="aas" w:date="2013-10-14T02:06:00Z"/>
                <w:del w:id="7452" w:author="Anees Shaikh" w:date="2013-10-19T02:16:00Z"/>
              </w:rPr>
              <w:pPrChange w:id="7453" w:author="Anees Shaikh" w:date="2013-10-19T02:16:00Z">
                <w:pPr>
                  <w:pStyle w:val="XML1"/>
                </w:pPr>
              </w:pPrChange>
            </w:pPr>
            <w:ins w:id="7454" w:author="aas" w:date="2013-10-14T02:06:00Z">
              <w:del w:id="7455" w:author="Anees Shaikh" w:date="2013-10-19T02:16:00Z">
                <w:r w:rsidDel="00E067A3">
                  <w:delText xml:space="preserve">      &lt;xs:enumeration value="100Gb"/&gt;</w:delText>
                </w:r>
              </w:del>
            </w:ins>
          </w:p>
          <w:p w14:paraId="2AE516DA" w14:textId="74DBB2A7" w:rsidR="00874469" w:rsidDel="00E067A3" w:rsidRDefault="00874469">
            <w:pPr>
              <w:pStyle w:val="Appx"/>
              <w:rPr>
                <w:ins w:id="7456" w:author="aas" w:date="2013-10-14T02:06:00Z"/>
                <w:del w:id="7457" w:author="Anees Shaikh" w:date="2013-10-19T02:16:00Z"/>
              </w:rPr>
              <w:pPrChange w:id="7458" w:author="Anees Shaikh" w:date="2013-10-19T02:16:00Z">
                <w:pPr>
                  <w:pStyle w:val="XML1"/>
                </w:pPr>
              </w:pPrChange>
            </w:pPr>
            <w:ins w:id="7459" w:author="aas" w:date="2013-10-14T02:06:00Z">
              <w:del w:id="7460" w:author="Anees Shaikh" w:date="2013-10-19T02:16:00Z">
                <w:r w:rsidDel="00E067A3">
                  <w:delText xml:space="preserve">      &lt;xs:enumeration value="1Tb"/&gt;</w:delText>
                </w:r>
              </w:del>
            </w:ins>
          </w:p>
          <w:p w14:paraId="31AA6E0E" w14:textId="2B619646" w:rsidR="00874469" w:rsidDel="00E067A3" w:rsidRDefault="00874469">
            <w:pPr>
              <w:pStyle w:val="Appx"/>
              <w:rPr>
                <w:ins w:id="7461" w:author="aas" w:date="2013-10-14T02:06:00Z"/>
                <w:del w:id="7462" w:author="Anees Shaikh" w:date="2013-10-19T02:16:00Z"/>
              </w:rPr>
              <w:pPrChange w:id="7463" w:author="Anees Shaikh" w:date="2013-10-19T02:16:00Z">
                <w:pPr>
                  <w:pStyle w:val="XML1"/>
                </w:pPr>
              </w:pPrChange>
            </w:pPr>
            <w:ins w:id="7464" w:author="aas" w:date="2013-10-14T02:06:00Z">
              <w:del w:id="7465" w:author="Anees Shaikh" w:date="2013-10-19T02:16:00Z">
                <w:r w:rsidDel="00E067A3">
                  <w:delText xml:space="preserve">      &lt;xs:enumeration value="other"/&gt;</w:delText>
                </w:r>
              </w:del>
            </w:ins>
          </w:p>
          <w:p w14:paraId="724CE626" w14:textId="59CEBA98" w:rsidR="00874469" w:rsidDel="00E067A3" w:rsidRDefault="00874469">
            <w:pPr>
              <w:pStyle w:val="Appx"/>
              <w:rPr>
                <w:ins w:id="7466" w:author="aas" w:date="2013-10-14T02:06:00Z"/>
                <w:del w:id="7467" w:author="Anees Shaikh" w:date="2013-10-19T02:16:00Z"/>
              </w:rPr>
              <w:pPrChange w:id="7468" w:author="Anees Shaikh" w:date="2013-10-19T02:16:00Z">
                <w:pPr>
                  <w:pStyle w:val="XML1"/>
                </w:pPr>
              </w:pPrChange>
            </w:pPr>
            <w:ins w:id="7469" w:author="aas" w:date="2013-10-14T02:06:00Z">
              <w:del w:id="7470" w:author="Anees Shaikh" w:date="2013-10-19T02:16:00Z">
                <w:r w:rsidDel="00E067A3">
                  <w:delText xml:space="preserve">    &lt;/xs:restriction&gt;</w:delText>
                </w:r>
              </w:del>
            </w:ins>
          </w:p>
          <w:p w14:paraId="0B26428F" w14:textId="6AD937C7" w:rsidR="00874469" w:rsidDel="00E067A3" w:rsidRDefault="00874469">
            <w:pPr>
              <w:pStyle w:val="Appx"/>
              <w:rPr>
                <w:ins w:id="7471" w:author="aas" w:date="2013-10-14T02:06:00Z"/>
                <w:del w:id="7472" w:author="Anees Shaikh" w:date="2013-10-19T02:16:00Z"/>
              </w:rPr>
              <w:pPrChange w:id="7473" w:author="Anees Shaikh" w:date="2013-10-19T02:16:00Z">
                <w:pPr>
                  <w:pStyle w:val="XML1"/>
                </w:pPr>
              </w:pPrChange>
            </w:pPr>
            <w:ins w:id="7474" w:author="aas" w:date="2013-10-14T02:06:00Z">
              <w:del w:id="7475" w:author="Anees Shaikh" w:date="2013-10-19T02:16:00Z">
                <w:r w:rsidDel="00E067A3">
                  <w:delText xml:space="preserve">  &lt;/xs:simpleType&gt;</w:delText>
                </w:r>
              </w:del>
            </w:ins>
          </w:p>
          <w:p w14:paraId="55D41A13" w14:textId="1B94C5D7" w:rsidR="00874469" w:rsidDel="00E067A3" w:rsidRDefault="00874469">
            <w:pPr>
              <w:pStyle w:val="Appx"/>
              <w:rPr>
                <w:ins w:id="7476" w:author="aas" w:date="2013-10-14T02:06:00Z"/>
                <w:del w:id="7477" w:author="Anees Shaikh" w:date="2013-10-19T02:16:00Z"/>
              </w:rPr>
              <w:pPrChange w:id="7478" w:author="Anees Shaikh" w:date="2013-10-19T02:16:00Z">
                <w:pPr>
                  <w:pStyle w:val="XML1"/>
                </w:pPr>
              </w:pPrChange>
            </w:pPr>
            <w:ins w:id="7479" w:author="aas" w:date="2013-10-14T02:06:00Z">
              <w:del w:id="7480" w:author="Anees Shaikh" w:date="2013-10-19T02:16:00Z">
                <w:r w:rsidDel="00E067A3">
                  <w:delText xml:space="preserve">  &lt;xs:simpleType name="OFActionType"&gt;</w:delText>
                </w:r>
              </w:del>
            </w:ins>
          </w:p>
          <w:p w14:paraId="44F93899" w14:textId="35768F8A" w:rsidR="00874469" w:rsidDel="00E067A3" w:rsidRDefault="00874469">
            <w:pPr>
              <w:pStyle w:val="Appx"/>
              <w:rPr>
                <w:ins w:id="7481" w:author="aas" w:date="2013-10-14T02:06:00Z"/>
                <w:del w:id="7482" w:author="Anees Shaikh" w:date="2013-10-19T02:16:00Z"/>
              </w:rPr>
              <w:pPrChange w:id="7483" w:author="Anees Shaikh" w:date="2013-10-19T02:16:00Z">
                <w:pPr>
                  <w:pStyle w:val="XML1"/>
                </w:pPr>
              </w:pPrChange>
            </w:pPr>
            <w:ins w:id="7484" w:author="aas" w:date="2013-10-14T02:06:00Z">
              <w:del w:id="7485" w:author="Anees Shaikh" w:date="2013-10-19T02:16:00Z">
                <w:r w:rsidDel="00E067A3">
                  <w:delText xml:space="preserve">    &lt;xs:annotation&gt;</w:delText>
                </w:r>
              </w:del>
            </w:ins>
          </w:p>
          <w:p w14:paraId="27FD1C6D" w14:textId="206D7115" w:rsidR="00874469" w:rsidDel="00E067A3" w:rsidRDefault="00874469">
            <w:pPr>
              <w:pStyle w:val="Appx"/>
              <w:rPr>
                <w:ins w:id="7486" w:author="aas" w:date="2013-10-14T02:06:00Z"/>
                <w:del w:id="7487" w:author="Anees Shaikh" w:date="2013-10-19T02:16:00Z"/>
              </w:rPr>
              <w:pPrChange w:id="7488" w:author="Anees Shaikh" w:date="2013-10-19T02:16:00Z">
                <w:pPr>
                  <w:pStyle w:val="XML1"/>
                </w:pPr>
              </w:pPrChange>
            </w:pPr>
            <w:ins w:id="7489" w:author="aas" w:date="2013-10-14T02:06:00Z">
              <w:del w:id="7490" w:author="Anees Shaikh" w:date="2013-10-19T02:16:00Z">
                <w:r w:rsidDel="00E067A3">
                  <w:delText xml:space="preserve">      &lt;xs:documentation&gt;</w:delText>
                </w:r>
              </w:del>
            </w:ins>
          </w:p>
          <w:p w14:paraId="34384915" w14:textId="21980534" w:rsidR="00874469" w:rsidDel="00E067A3" w:rsidRDefault="00874469">
            <w:pPr>
              <w:pStyle w:val="Appx"/>
              <w:rPr>
                <w:ins w:id="7491" w:author="aas" w:date="2013-10-14T02:06:00Z"/>
                <w:del w:id="7492" w:author="Anees Shaikh" w:date="2013-10-19T02:16:00Z"/>
              </w:rPr>
              <w:pPrChange w:id="7493" w:author="Anees Shaikh" w:date="2013-10-19T02:16:00Z">
                <w:pPr>
                  <w:pStyle w:val="XML1"/>
                </w:pPr>
              </w:pPrChange>
            </w:pPr>
            <w:ins w:id="7494" w:author="aas" w:date="2013-10-14T02:06:00Z">
              <w:del w:id="7495" w:author="Anees Shaikh" w:date="2013-10-19T02:16:00Z">
                <w:r w:rsidDel="00E067A3">
                  <w:delText xml:space="preserve">        The types of actions defined in OpenFlow Switch</w:delText>
                </w:r>
              </w:del>
            </w:ins>
          </w:p>
          <w:p w14:paraId="6E58690B" w14:textId="600C55CF" w:rsidR="00874469" w:rsidDel="00E067A3" w:rsidRDefault="00874469">
            <w:pPr>
              <w:pStyle w:val="Appx"/>
              <w:rPr>
                <w:ins w:id="7496" w:author="aas" w:date="2013-10-14T02:06:00Z"/>
                <w:del w:id="7497" w:author="Anees Shaikh" w:date="2013-10-19T02:16:00Z"/>
              </w:rPr>
              <w:pPrChange w:id="7498" w:author="Anees Shaikh" w:date="2013-10-19T02:16:00Z">
                <w:pPr>
                  <w:pStyle w:val="XML1"/>
                </w:pPr>
              </w:pPrChange>
            </w:pPr>
            <w:ins w:id="7499" w:author="aas" w:date="2013-10-14T02:06:00Z">
              <w:del w:id="7500" w:author="Anees Shaikh" w:date="2013-10-19T02:16:00Z">
                <w:r w:rsidDel="00E067A3">
                  <w:delText xml:space="preserve">        Specification versions 1.2, 1.3, and 1.3.1</w:delText>
                </w:r>
              </w:del>
            </w:ins>
          </w:p>
          <w:p w14:paraId="50C2B099" w14:textId="5444CFB3" w:rsidR="00874469" w:rsidDel="00E067A3" w:rsidRDefault="00874469">
            <w:pPr>
              <w:pStyle w:val="Appx"/>
              <w:rPr>
                <w:ins w:id="7501" w:author="aas" w:date="2013-10-14T02:06:00Z"/>
                <w:del w:id="7502" w:author="Anees Shaikh" w:date="2013-10-19T02:16:00Z"/>
              </w:rPr>
              <w:pPrChange w:id="7503" w:author="Anees Shaikh" w:date="2013-10-19T02:16:00Z">
                <w:pPr>
                  <w:pStyle w:val="XML1"/>
                </w:pPr>
              </w:pPrChange>
            </w:pPr>
            <w:ins w:id="7504" w:author="aas" w:date="2013-10-14T02:06:00Z">
              <w:del w:id="7505" w:author="Anees Shaikh" w:date="2013-10-19T02:16:00Z">
                <w:r w:rsidDel="00E067A3">
                  <w:delText xml:space="preserve">      &lt;/xs:documentation&gt;</w:delText>
                </w:r>
              </w:del>
            </w:ins>
          </w:p>
          <w:p w14:paraId="57FDC31C" w14:textId="6EE0D646" w:rsidR="00874469" w:rsidDel="00E067A3" w:rsidRDefault="00874469">
            <w:pPr>
              <w:pStyle w:val="Appx"/>
              <w:rPr>
                <w:ins w:id="7506" w:author="aas" w:date="2013-10-14T02:06:00Z"/>
                <w:del w:id="7507" w:author="Anees Shaikh" w:date="2013-10-19T02:16:00Z"/>
              </w:rPr>
              <w:pPrChange w:id="7508" w:author="Anees Shaikh" w:date="2013-10-19T02:16:00Z">
                <w:pPr>
                  <w:pStyle w:val="XML1"/>
                </w:pPr>
              </w:pPrChange>
            </w:pPr>
            <w:ins w:id="7509" w:author="aas" w:date="2013-10-14T02:06:00Z">
              <w:del w:id="7510" w:author="Anees Shaikh" w:date="2013-10-19T02:16:00Z">
                <w:r w:rsidDel="00E067A3">
                  <w:delText xml:space="preserve">    &lt;/xs:annotation&gt;</w:delText>
                </w:r>
              </w:del>
            </w:ins>
          </w:p>
          <w:p w14:paraId="3D32E7BB" w14:textId="428929E0" w:rsidR="00874469" w:rsidDel="00E067A3" w:rsidRDefault="00874469">
            <w:pPr>
              <w:pStyle w:val="Appx"/>
              <w:rPr>
                <w:ins w:id="7511" w:author="aas" w:date="2013-10-14T02:06:00Z"/>
                <w:del w:id="7512" w:author="Anees Shaikh" w:date="2013-10-19T02:16:00Z"/>
              </w:rPr>
              <w:pPrChange w:id="7513" w:author="Anees Shaikh" w:date="2013-10-19T02:16:00Z">
                <w:pPr>
                  <w:pStyle w:val="XML1"/>
                </w:pPr>
              </w:pPrChange>
            </w:pPr>
          </w:p>
          <w:p w14:paraId="64F0D39D" w14:textId="23184653" w:rsidR="00874469" w:rsidDel="00E067A3" w:rsidRDefault="00874469">
            <w:pPr>
              <w:pStyle w:val="Appx"/>
              <w:rPr>
                <w:ins w:id="7514" w:author="aas" w:date="2013-10-14T02:06:00Z"/>
                <w:del w:id="7515" w:author="Anees Shaikh" w:date="2013-10-19T02:16:00Z"/>
              </w:rPr>
              <w:pPrChange w:id="7516" w:author="Anees Shaikh" w:date="2013-10-19T02:16:00Z">
                <w:pPr>
                  <w:pStyle w:val="XML1"/>
                </w:pPr>
              </w:pPrChange>
            </w:pPr>
            <w:ins w:id="7517" w:author="aas" w:date="2013-10-14T02:06:00Z">
              <w:del w:id="7518" w:author="Anees Shaikh" w:date="2013-10-19T02:16:00Z">
                <w:r w:rsidDel="00E067A3">
                  <w:delText xml:space="preserve">    &lt;xs:restriction base="xs:string"&gt;</w:delText>
                </w:r>
              </w:del>
            </w:ins>
          </w:p>
          <w:p w14:paraId="05F31058" w14:textId="66DE897D" w:rsidR="00874469" w:rsidDel="00E067A3" w:rsidRDefault="00874469">
            <w:pPr>
              <w:pStyle w:val="Appx"/>
              <w:rPr>
                <w:ins w:id="7519" w:author="aas" w:date="2013-10-14T02:06:00Z"/>
                <w:del w:id="7520" w:author="Anees Shaikh" w:date="2013-10-19T02:16:00Z"/>
              </w:rPr>
              <w:pPrChange w:id="7521" w:author="Anees Shaikh" w:date="2013-10-19T02:16:00Z">
                <w:pPr>
                  <w:pStyle w:val="XML1"/>
                </w:pPr>
              </w:pPrChange>
            </w:pPr>
            <w:ins w:id="7522" w:author="aas" w:date="2013-10-14T02:06:00Z">
              <w:del w:id="7523" w:author="Anees Shaikh" w:date="2013-10-19T02:16:00Z">
                <w:r w:rsidDel="00E067A3">
                  <w:delText xml:space="preserve">      &lt;xs:enumeration value="output"/&gt;</w:delText>
                </w:r>
              </w:del>
            </w:ins>
          </w:p>
          <w:p w14:paraId="58C6BF6F" w14:textId="024D69FD" w:rsidR="00874469" w:rsidDel="00E067A3" w:rsidRDefault="00874469">
            <w:pPr>
              <w:pStyle w:val="Appx"/>
              <w:rPr>
                <w:ins w:id="7524" w:author="aas" w:date="2013-10-14T02:06:00Z"/>
                <w:del w:id="7525" w:author="Anees Shaikh" w:date="2013-10-19T02:16:00Z"/>
              </w:rPr>
              <w:pPrChange w:id="7526" w:author="Anees Shaikh" w:date="2013-10-19T02:16:00Z">
                <w:pPr>
                  <w:pStyle w:val="XML1"/>
                </w:pPr>
              </w:pPrChange>
            </w:pPr>
            <w:ins w:id="7527" w:author="aas" w:date="2013-10-14T02:06:00Z">
              <w:del w:id="7528" w:author="Anees Shaikh" w:date="2013-10-19T02:16:00Z">
                <w:r w:rsidDel="00E067A3">
                  <w:delText xml:space="preserve">      &lt;xs:enumeration value="copy-ttl-out"/&gt;</w:delText>
                </w:r>
              </w:del>
            </w:ins>
          </w:p>
          <w:p w14:paraId="5BAAD964" w14:textId="6EE7BFC3" w:rsidR="00874469" w:rsidDel="00E067A3" w:rsidRDefault="00874469">
            <w:pPr>
              <w:pStyle w:val="Appx"/>
              <w:rPr>
                <w:ins w:id="7529" w:author="aas" w:date="2013-10-14T02:06:00Z"/>
                <w:del w:id="7530" w:author="Anees Shaikh" w:date="2013-10-19T02:16:00Z"/>
              </w:rPr>
              <w:pPrChange w:id="7531" w:author="Anees Shaikh" w:date="2013-10-19T02:16:00Z">
                <w:pPr>
                  <w:pStyle w:val="XML1"/>
                </w:pPr>
              </w:pPrChange>
            </w:pPr>
            <w:ins w:id="7532" w:author="aas" w:date="2013-10-14T02:06:00Z">
              <w:del w:id="7533" w:author="Anees Shaikh" w:date="2013-10-19T02:16:00Z">
                <w:r w:rsidDel="00E067A3">
                  <w:delText xml:space="preserve">      &lt;xs:enumeration value="copy-ttl-in"/&gt;</w:delText>
                </w:r>
              </w:del>
            </w:ins>
          </w:p>
          <w:p w14:paraId="4462C9E3" w14:textId="4BB4862A" w:rsidR="00874469" w:rsidDel="00E067A3" w:rsidRDefault="00874469">
            <w:pPr>
              <w:pStyle w:val="Appx"/>
              <w:rPr>
                <w:ins w:id="7534" w:author="aas" w:date="2013-10-14T02:06:00Z"/>
                <w:del w:id="7535" w:author="Anees Shaikh" w:date="2013-10-19T02:16:00Z"/>
              </w:rPr>
              <w:pPrChange w:id="7536" w:author="Anees Shaikh" w:date="2013-10-19T02:16:00Z">
                <w:pPr>
                  <w:pStyle w:val="XML1"/>
                </w:pPr>
              </w:pPrChange>
            </w:pPr>
            <w:ins w:id="7537" w:author="aas" w:date="2013-10-14T02:06:00Z">
              <w:del w:id="7538" w:author="Anees Shaikh" w:date="2013-10-19T02:16:00Z">
                <w:r w:rsidDel="00E067A3">
                  <w:delText xml:space="preserve">      &lt;xs:enumeration value="set-mpls-ttl"/&gt;</w:delText>
                </w:r>
              </w:del>
            </w:ins>
          </w:p>
          <w:p w14:paraId="1CE7ED46" w14:textId="678BE06F" w:rsidR="00874469" w:rsidDel="00E067A3" w:rsidRDefault="00874469">
            <w:pPr>
              <w:pStyle w:val="Appx"/>
              <w:rPr>
                <w:ins w:id="7539" w:author="aas" w:date="2013-10-14T02:06:00Z"/>
                <w:del w:id="7540" w:author="Anees Shaikh" w:date="2013-10-19T02:16:00Z"/>
              </w:rPr>
              <w:pPrChange w:id="7541" w:author="Anees Shaikh" w:date="2013-10-19T02:16:00Z">
                <w:pPr>
                  <w:pStyle w:val="XML1"/>
                </w:pPr>
              </w:pPrChange>
            </w:pPr>
            <w:ins w:id="7542" w:author="aas" w:date="2013-10-14T02:06:00Z">
              <w:del w:id="7543" w:author="Anees Shaikh" w:date="2013-10-19T02:16:00Z">
                <w:r w:rsidDel="00E067A3">
                  <w:delText xml:space="preserve">      &lt;xs:enumeration value="dec-mpls-ttl"/&gt;</w:delText>
                </w:r>
              </w:del>
            </w:ins>
          </w:p>
          <w:p w14:paraId="088647D0" w14:textId="7C2DE0BB" w:rsidR="00874469" w:rsidDel="00E067A3" w:rsidRDefault="00874469">
            <w:pPr>
              <w:pStyle w:val="Appx"/>
              <w:rPr>
                <w:ins w:id="7544" w:author="aas" w:date="2013-10-14T02:06:00Z"/>
                <w:del w:id="7545" w:author="Anees Shaikh" w:date="2013-10-19T02:16:00Z"/>
              </w:rPr>
              <w:pPrChange w:id="7546" w:author="Anees Shaikh" w:date="2013-10-19T02:16:00Z">
                <w:pPr>
                  <w:pStyle w:val="XML1"/>
                </w:pPr>
              </w:pPrChange>
            </w:pPr>
            <w:ins w:id="7547" w:author="aas" w:date="2013-10-14T02:06:00Z">
              <w:del w:id="7548" w:author="Anees Shaikh" w:date="2013-10-19T02:16:00Z">
                <w:r w:rsidDel="00E067A3">
                  <w:delText xml:space="preserve">      &lt;xs:enumeration value="push-vlan"/&gt;</w:delText>
                </w:r>
              </w:del>
            </w:ins>
          </w:p>
          <w:p w14:paraId="227D9E94" w14:textId="0D7EA742" w:rsidR="00874469" w:rsidDel="00E067A3" w:rsidRDefault="00874469">
            <w:pPr>
              <w:pStyle w:val="Appx"/>
              <w:rPr>
                <w:ins w:id="7549" w:author="aas" w:date="2013-10-14T02:06:00Z"/>
                <w:del w:id="7550" w:author="Anees Shaikh" w:date="2013-10-19T02:16:00Z"/>
              </w:rPr>
              <w:pPrChange w:id="7551" w:author="Anees Shaikh" w:date="2013-10-19T02:16:00Z">
                <w:pPr>
                  <w:pStyle w:val="XML1"/>
                </w:pPr>
              </w:pPrChange>
            </w:pPr>
            <w:ins w:id="7552" w:author="aas" w:date="2013-10-14T02:06:00Z">
              <w:del w:id="7553" w:author="Anees Shaikh" w:date="2013-10-19T02:16:00Z">
                <w:r w:rsidDel="00E067A3">
                  <w:delText xml:space="preserve">      &lt;xs:enumeration value="pop-vlan"/&gt;</w:delText>
                </w:r>
              </w:del>
            </w:ins>
          </w:p>
          <w:p w14:paraId="48394717" w14:textId="4EE354A9" w:rsidR="00874469" w:rsidDel="00E067A3" w:rsidRDefault="00874469">
            <w:pPr>
              <w:pStyle w:val="Appx"/>
              <w:rPr>
                <w:ins w:id="7554" w:author="aas" w:date="2013-10-14T02:06:00Z"/>
                <w:del w:id="7555" w:author="Anees Shaikh" w:date="2013-10-19T02:16:00Z"/>
              </w:rPr>
              <w:pPrChange w:id="7556" w:author="Anees Shaikh" w:date="2013-10-19T02:16:00Z">
                <w:pPr>
                  <w:pStyle w:val="XML1"/>
                </w:pPr>
              </w:pPrChange>
            </w:pPr>
            <w:ins w:id="7557" w:author="aas" w:date="2013-10-14T02:06:00Z">
              <w:del w:id="7558" w:author="Anees Shaikh" w:date="2013-10-19T02:16:00Z">
                <w:r w:rsidDel="00E067A3">
                  <w:delText xml:space="preserve">      &lt;xs:enumeration value="push-mpls"/&gt;</w:delText>
                </w:r>
              </w:del>
            </w:ins>
          </w:p>
          <w:p w14:paraId="58692774" w14:textId="0233AE64" w:rsidR="00874469" w:rsidDel="00E067A3" w:rsidRDefault="00874469">
            <w:pPr>
              <w:pStyle w:val="Appx"/>
              <w:rPr>
                <w:ins w:id="7559" w:author="aas" w:date="2013-10-14T02:06:00Z"/>
                <w:del w:id="7560" w:author="Anees Shaikh" w:date="2013-10-19T02:16:00Z"/>
              </w:rPr>
              <w:pPrChange w:id="7561" w:author="Anees Shaikh" w:date="2013-10-19T02:16:00Z">
                <w:pPr>
                  <w:pStyle w:val="XML1"/>
                </w:pPr>
              </w:pPrChange>
            </w:pPr>
            <w:ins w:id="7562" w:author="aas" w:date="2013-10-14T02:06:00Z">
              <w:del w:id="7563" w:author="Anees Shaikh" w:date="2013-10-19T02:16:00Z">
                <w:r w:rsidDel="00E067A3">
                  <w:delText xml:space="preserve">      &lt;xs:enumeration value="pop-mpls"/&gt;</w:delText>
                </w:r>
              </w:del>
            </w:ins>
          </w:p>
          <w:p w14:paraId="551B6EC5" w14:textId="13B5E163" w:rsidR="00874469" w:rsidDel="00E067A3" w:rsidRDefault="00874469">
            <w:pPr>
              <w:pStyle w:val="Appx"/>
              <w:rPr>
                <w:ins w:id="7564" w:author="aas" w:date="2013-10-14T02:06:00Z"/>
                <w:del w:id="7565" w:author="Anees Shaikh" w:date="2013-10-19T02:16:00Z"/>
              </w:rPr>
              <w:pPrChange w:id="7566" w:author="Anees Shaikh" w:date="2013-10-19T02:16:00Z">
                <w:pPr>
                  <w:pStyle w:val="XML1"/>
                </w:pPr>
              </w:pPrChange>
            </w:pPr>
            <w:ins w:id="7567" w:author="aas" w:date="2013-10-14T02:06:00Z">
              <w:del w:id="7568" w:author="Anees Shaikh" w:date="2013-10-19T02:16:00Z">
                <w:r w:rsidDel="00E067A3">
                  <w:delText xml:space="preserve">      &lt;xs:enumeration value="set-queue"/&gt;</w:delText>
                </w:r>
              </w:del>
            </w:ins>
          </w:p>
          <w:p w14:paraId="18756F69" w14:textId="43944924" w:rsidR="00874469" w:rsidDel="00E067A3" w:rsidRDefault="00874469">
            <w:pPr>
              <w:pStyle w:val="Appx"/>
              <w:rPr>
                <w:ins w:id="7569" w:author="aas" w:date="2013-10-14T02:06:00Z"/>
                <w:del w:id="7570" w:author="Anees Shaikh" w:date="2013-10-19T02:16:00Z"/>
              </w:rPr>
              <w:pPrChange w:id="7571" w:author="Anees Shaikh" w:date="2013-10-19T02:16:00Z">
                <w:pPr>
                  <w:pStyle w:val="XML1"/>
                </w:pPr>
              </w:pPrChange>
            </w:pPr>
            <w:ins w:id="7572" w:author="aas" w:date="2013-10-14T02:06:00Z">
              <w:del w:id="7573" w:author="Anees Shaikh" w:date="2013-10-19T02:16:00Z">
                <w:r w:rsidDel="00E067A3">
                  <w:delText xml:space="preserve">      &lt;xs:enumeration value="group"/&gt;</w:delText>
                </w:r>
              </w:del>
            </w:ins>
          </w:p>
          <w:p w14:paraId="6C3FBB93" w14:textId="2AC6C112" w:rsidR="00874469" w:rsidDel="00E067A3" w:rsidRDefault="00874469">
            <w:pPr>
              <w:pStyle w:val="Appx"/>
              <w:rPr>
                <w:ins w:id="7574" w:author="aas" w:date="2013-10-14T02:06:00Z"/>
                <w:del w:id="7575" w:author="Anees Shaikh" w:date="2013-10-19T02:16:00Z"/>
              </w:rPr>
              <w:pPrChange w:id="7576" w:author="Anees Shaikh" w:date="2013-10-19T02:16:00Z">
                <w:pPr>
                  <w:pStyle w:val="XML1"/>
                </w:pPr>
              </w:pPrChange>
            </w:pPr>
            <w:ins w:id="7577" w:author="aas" w:date="2013-10-14T02:06:00Z">
              <w:del w:id="7578" w:author="Anees Shaikh" w:date="2013-10-19T02:16:00Z">
                <w:r w:rsidDel="00E067A3">
                  <w:delText xml:space="preserve">      &lt;xs:enumeration value="set-nw-ttl"/&gt;</w:delText>
                </w:r>
              </w:del>
            </w:ins>
          </w:p>
          <w:p w14:paraId="640BEB97" w14:textId="0F6A278B" w:rsidR="00874469" w:rsidDel="00E067A3" w:rsidRDefault="00874469">
            <w:pPr>
              <w:pStyle w:val="Appx"/>
              <w:rPr>
                <w:ins w:id="7579" w:author="aas" w:date="2013-10-14T02:06:00Z"/>
                <w:del w:id="7580" w:author="Anees Shaikh" w:date="2013-10-19T02:16:00Z"/>
              </w:rPr>
              <w:pPrChange w:id="7581" w:author="Anees Shaikh" w:date="2013-10-19T02:16:00Z">
                <w:pPr>
                  <w:pStyle w:val="XML1"/>
                </w:pPr>
              </w:pPrChange>
            </w:pPr>
            <w:ins w:id="7582" w:author="aas" w:date="2013-10-14T02:06:00Z">
              <w:del w:id="7583" w:author="Anees Shaikh" w:date="2013-10-19T02:16:00Z">
                <w:r w:rsidDel="00E067A3">
                  <w:delText xml:space="preserve">      &lt;xs:enumeration value="dec-nw-ttl"/&gt;</w:delText>
                </w:r>
              </w:del>
            </w:ins>
          </w:p>
          <w:p w14:paraId="3859DCFE" w14:textId="767BBF7B" w:rsidR="00874469" w:rsidDel="00E067A3" w:rsidRDefault="00874469">
            <w:pPr>
              <w:pStyle w:val="Appx"/>
              <w:rPr>
                <w:ins w:id="7584" w:author="aas" w:date="2013-10-14T02:06:00Z"/>
                <w:del w:id="7585" w:author="Anees Shaikh" w:date="2013-10-19T02:16:00Z"/>
              </w:rPr>
              <w:pPrChange w:id="7586" w:author="Anees Shaikh" w:date="2013-10-19T02:16:00Z">
                <w:pPr>
                  <w:pStyle w:val="XML1"/>
                </w:pPr>
              </w:pPrChange>
            </w:pPr>
            <w:ins w:id="7587" w:author="aas" w:date="2013-10-14T02:06:00Z">
              <w:del w:id="7588" w:author="Anees Shaikh" w:date="2013-10-19T02:16:00Z">
                <w:r w:rsidDel="00E067A3">
                  <w:delText xml:space="preserve">      &lt;xs:enumeration value="set-field"/&gt;</w:delText>
                </w:r>
              </w:del>
            </w:ins>
          </w:p>
          <w:p w14:paraId="6A7FCDA5" w14:textId="046DD689" w:rsidR="00874469" w:rsidDel="00E067A3" w:rsidRDefault="00874469">
            <w:pPr>
              <w:pStyle w:val="Appx"/>
              <w:rPr>
                <w:ins w:id="7589" w:author="aas" w:date="2013-10-14T02:06:00Z"/>
                <w:del w:id="7590" w:author="Anees Shaikh" w:date="2013-10-19T02:16:00Z"/>
              </w:rPr>
              <w:pPrChange w:id="7591" w:author="Anees Shaikh" w:date="2013-10-19T02:16:00Z">
                <w:pPr>
                  <w:pStyle w:val="XML1"/>
                </w:pPr>
              </w:pPrChange>
            </w:pPr>
            <w:ins w:id="7592" w:author="aas" w:date="2013-10-14T02:06:00Z">
              <w:del w:id="7593" w:author="Anees Shaikh" w:date="2013-10-19T02:16:00Z">
                <w:r w:rsidDel="00E067A3">
                  <w:delText xml:space="preserve">    &lt;/xs:restriction&gt;</w:delText>
                </w:r>
              </w:del>
            </w:ins>
          </w:p>
          <w:p w14:paraId="440116D2" w14:textId="04CBFB33" w:rsidR="00874469" w:rsidDel="00E067A3" w:rsidRDefault="00874469">
            <w:pPr>
              <w:pStyle w:val="Appx"/>
              <w:rPr>
                <w:ins w:id="7594" w:author="aas" w:date="2013-10-14T02:06:00Z"/>
                <w:del w:id="7595" w:author="Anees Shaikh" w:date="2013-10-19T02:16:00Z"/>
              </w:rPr>
              <w:pPrChange w:id="7596" w:author="Anees Shaikh" w:date="2013-10-19T02:16:00Z">
                <w:pPr>
                  <w:pStyle w:val="XML1"/>
                </w:pPr>
              </w:pPrChange>
            </w:pPr>
            <w:ins w:id="7597" w:author="aas" w:date="2013-10-14T02:06:00Z">
              <w:del w:id="7598" w:author="Anees Shaikh" w:date="2013-10-19T02:16:00Z">
                <w:r w:rsidDel="00E067A3">
                  <w:delText xml:space="preserve">  &lt;/xs:simpleType&gt;</w:delText>
                </w:r>
              </w:del>
            </w:ins>
          </w:p>
          <w:p w14:paraId="78D554FF" w14:textId="20707433" w:rsidR="00874469" w:rsidDel="00E067A3" w:rsidRDefault="00874469">
            <w:pPr>
              <w:pStyle w:val="Appx"/>
              <w:rPr>
                <w:ins w:id="7599" w:author="aas" w:date="2013-10-14T02:06:00Z"/>
                <w:del w:id="7600" w:author="Anees Shaikh" w:date="2013-10-19T02:16:00Z"/>
              </w:rPr>
              <w:pPrChange w:id="7601" w:author="Anees Shaikh" w:date="2013-10-19T02:16:00Z">
                <w:pPr>
                  <w:pStyle w:val="XML1"/>
                </w:pPr>
              </w:pPrChange>
            </w:pPr>
            <w:ins w:id="7602" w:author="aas" w:date="2013-10-14T02:06:00Z">
              <w:del w:id="7603" w:author="Anees Shaikh" w:date="2013-10-19T02:16:00Z">
                <w:r w:rsidDel="00E067A3">
                  <w:delText xml:space="preserve">  &lt;xs:simpleType name="OFInstructionType"&gt;</w:delText>
                </w:r>
              </w:del>
            </w:ins>
          </w:p>
          <w:p w14:paraId="2B2AAB41" w14:textId="15268380" w:rsidR="00874469" w:rsidDel="00E067A3" w:rsidRDefault="00874469">
            <w:pPr>
              <w:pStyle w:val="Appx"/>
              <w:rPr>
                <w:ins w:id="7604" w:author="aas" w:date="2013-10-14T02:06:00Z"/>
                <w:del w:id="7605" w:author="Anees Shaikh" w:date="2013-10-19T02:16:00Z"/>
              </w:rPr>
              <w:pPrChange w:id="7606" w:author="Anees Shaikh" w:date="2013-10-19T02:16:00Z">
                <w:pPr>
                  <w:pStyle w:val="XML1"/>
                </w:pPr>
              </w:pPrChange>
            </w:pPr>
            <w:ins w:id="7607" w:author="aas" w:date="2013-10-14T02:06:00Z">
              <w:del w:id="7608" w:author="Anees Shaikh" w:date="2013-10-19T02:16:00Z">
                <w:r w:rsidDel="00E067A3">
                  <w:delText xml:space="preserve">    &lt;xs:annotation&gt;</w:delText>
                </w:r>
              </w:del>
            </w:ins>
          </w:p>
          <w:p w14:paraId="1EF8B6C1" w14:textId="018F771B" w:rsidR="00874469" w:rsidDel="00E067A3" w:rsidRDefault="00874469">
            <w:pPr>
              <w:pStyle w:val="Appx"/>
              <w:rPr>
                <w:ins w:id="7609" w:author="aas" w:date="2013-10-14T02:06:00Z"/>
                <w:del w:id="7610" w:author="Anees Shaikh" w:date="2013-10-19T02:16:00Z"/>
              </w:rPr>
              <w:pPrChange w:id="7611" w:author="Anees Shaikh" w:date="2013-10-19T02:16:00Z">
                <w:pPr>
                  <w:pStyle w:val="XML1"/>
                </w:pPr>
              </w:pPrChange>
            </w:pPr>
            <w:ins w:id="7612" w:author="aas" w:date="2013-10-14T02:06:00Z">
              <w:del w:id="7613" w:author="Anees Shaikh" w:date="2013-10-19T02:16:00Z">
                <w:r w:rsidDel="00E067A3">
                  <w:delText xml:space="preserve">      &lt;xs:documentation&gt;</w:delText>
                </w:r>
              </w:del>
            </w:ins>
          </w:p>
          <w:p w14:paraId="4687D14C" w14:textId="77D903B9" w:rsidR="00874469" w:rsidDel="00E067A3" w:rsidRDefault="00874469">
            <w:pPr>
              <w:pStyle w:val="Appx"/>
              <w:rPr>
                <w:ins w:id="7614" w:author="aas" w:date="2013-10-14T02:06:00Z"/>
                <w:del w:id="7615" w:author="Anees Shaikh" w:date="2013-10-19T02:16:00Z"/>
              </w:rPr>
              <w:pPrChange w:id="7616" w:author="Anees Shaikh" w:date="2013-10-19T02:16:00Z">
                <w:pPr>
                  <w:pStyle w:val="XML1"/>
                </w:pPr>
              </w:pPrChange>
            </w:pPr>
            <w:ins w:id="7617" w:author="aas" w:date="2013-10-14T02:06:00Z">
              <w:del w:id="7618" w:author="Anees Shaikh" w:date="2013-10-19T02:16:00Z">
                <w:r w:rsidDel="00E067A3">
                  <w:delText xml:space="preserve">        The types of instructions defined in OpenFlow</w:delText>
                </w:r>
              </w:del>
            </w:ins>
          </w:p>
          <w:p w14:paraId="63751983" w14:textId="5B70C3E5" w:rsidR="00874469" w:rsidDel="00E067A3" w:rsidRDefault="00874469">
            <w:pPr>
              <w:pStyle w:val="Appx"/>
              <w:rPr>
                <w:ins w:id="7619" w:author="aas" w:date="2013-10-14T02:06:00Z"/>
                <w:del w:id="7620" w:author="Anees Shaikh" w:date="2013-10-19T02:16:00Z"/>
              </w:rPr>
              <w:pPrChange w:id="7621" w:author="Anees Shaikh" w:date="2013-10-19T02:16:00Z">
                <w:pPr>
                  <w:pStyle w:val="XML1"/>
                </w:pPr>
              </w:pPrChange>
            </w:pPr>
            <w:ins w:id="7622" w:author="aas" w:date="2013-10-14T02:06:00Z">
              <w:del w:id="7623" w:author="Anees Shaikh" w:date="2013-10-19T02:16:00Z">
                <w:r w:rsidDel="00E067A3">
                  <w:delText xml:space="preserve">        Switch Specification versions 1.2, 1.3, and 1.3.1.</w:delText>
                </w:r>
              </w:del>
            </w:ins>
          </w:p>
          <w:p w14:paraId="1E60ACAE" w14:textId="10181EF5" w:rsidR="00874469" w:rsidDel="00E067A3" w:rsidRDefault="00874469">
            <w:pPr>
              <w:pStyle w:val="Appx"/>
              <w:rPr>
                <w:ins w:id="7624" w:author="aas" w:date="2013-10-14T02:06:00Z"/>
                <w:del w:id="7625" w:author="Anees Shaikh" w:date="2013-10-19T02:16:00Z"/>
              </w:rPr>
              <w:pPrChange w:id="7626" w:author="Anees Shaikh" w:date="2013-10-19T02:16:00Z">
                <w:pPr>
                  <w:pStyle w:val="XML1"/>
                </w:pPr>
              </w:pPrChange>
            </w:pPr>
            <w:ins w:id="7627" w:author="aas" w:date="2013-10-14T02:06:00Z">
              <w:del w:id="7628" w:author="Anees Shaikh" w:date="2013-10-19T02:16:00Z">
                <w:r w:rsidDel="00E067A3">
                  <w:delText xml:space="preserve">      &lt;/xs:documentation&gt;</w:delText>
                </w:r>
              </w:del>
            </w:ins>
          </w:p>
          <w:p w14:paraId="7DCD4CE0" w14:textId="08684CA9" w:rsidR="00874469" w:rsidDel="00E067A3" w:rsidRDefault="00874469">
            <w:pPr>
              <w:pStyle w:val="Appx"/>
              <w:rPr>
                <w:ins w:id="7629" w:author="aas" w:date="2013-10-14T02:06:00Z"/>
                <w:del w:id="7630" w:author="Anees Shaikh" w:date="2013-10-19T02:16:00Z"/>
              </w:rPr>
              <w:pPrChange w:id="7631" w:author="Anees Shaikh" w:date="2013-10-19T02:16:00Z">
                <w:pPr>
                  <w:pStyle w:val="XML1"/>
                </w:pPr>
              </w:pPrChange>
            </w:pPr>
            <w:ins w:id="7632" w:author="aas" w:date="2013-10-14T02:06:00Z">
              <w:del w:id="7633" w:author="Anees Shaikh" w:date="2013-10-19T02:16:00Z">
                <w:r w:rsidDel="00E067A3">
                  <w:delText xml:space="preserve">    &lt;/xs:annotation&gt;</w:delText>
                </w:r>
              </w:del>
            </w:ins>
          </w:p>
          <w:p w14:paraId="480B1A05" w14:textId="2451B6F4" w:rsidR="00874469" w:rsidDel="00E067A3" w:rsidRDefault="00874469">
            <w:pPr>
              <w:pStyle w:val="Appx"/>
              <w:rPr>
                <w:ins w:id="7634" w:author="aas" w:date="2013-10-14T02:06:00Z"/>
                <w:del w:id="7635" w:author="Anees Shaikh" w:date="2013-10-19T02:16:00Z"/>
              </w:rPr>
              <w:pPrChange w:id="7636" w:author="Anees Shaikh" w:date="2013-10-19T02:16:00Z">
                <w:pPr>
                  <w:pStyle w:val="XML1"/>
                </w:pPr>
              </w:pPrChange>
            </w:pPr>
          </w:p>
          <w:p w14:paraId="6CF21A57" w14:textId="6DE47406" w:rsidR="00874469" w:rsidDel="00E067A3" w:rsidRDefault="00874469">
            <w:pPr>
              <w:pStyle w:val="Appx"/>
              <w:rPr>
                <w:ins w:id="7637" w:author="aas" w:date="2013-10-14T02:06:00Z"/>
                <w:del w:id="7638" w:author="Anees Shaikh" w:date="2013-10-19T02:16:00Z"/>
              </w:rPr>
              <w:pPrChange w:id="7639" w:author="Anees Shaikh" w:date="2013-10-19T02:16:00Z">
                <w:pPr>
                  <w:pStyle w:val="XML1"/>
                </w:pPr>
              </w:pPrChange>
            </w:pPr>
            <w:ins w:id="7640" w:author="aas" w:date="2013-10-14T02:06:00Z">
              <w:del w:id="7641" w:author="Anees Shaikh" w:date="2013-10-19T02:16:00Z">
                <w:r w:rsidDel="00E067A3">
                  <w:delText xml:space="preserve">    &lt;xs:restriction base="xs:string"&gt;</w:delText>
                </w:r>
              </w:del>
            </w:ins>
          </w:p>
          <w:p w14:paraId="1EE9645C" w14:textId="7043EBA9" w:rsidR="00874469" w:rsidDel="00E067A3" w:rsidRDefault="00874469">
            <w:pPr>
              <w:pStyle w:val="Appx"/>
              <w:rPr>
                <w:ins w:id="7642" w:author="aas" w:date="2013-10-14T02:06:00Z"/>
                <w:del w:id="7643" w:author="Anees Shaikh" w:date="2013-10-19T02:16:00Z"/>
              </w:rPr>
              <w:pPrChange w:id="7644" w:author="Anees Shaikh" w:date="2013-10-19T02:16:00Z">
                <w:pPr>
                  <w:pStyle w:val="XML1"/>
                </w:pPr>
              </w:pPrChange>
            </w:pPr>
            <w:ins w:id="7645" w:author="aas" w:date="2013-10-14T02:06:00Z">
              <w:del w:id="7646" w:author="Anees Shaikh" w:date="2013-10-19T02:16:00Z">
                <w:r w:rsidDel="00E067A3">
                  <w:delText xml:space="preserve">      &lt;xs:enumeration value="apply-actions"/&gt;</w:delText>
                </w:r>
              </w:del>
            </w:ins>
          </w:p>
          <w:p w14:paraId="7ABBCE7F" w14:textId="78B4985E" w:rsidR="00874469" w:rsidDel="00E067A3" w:rsidRDefault="00874469">
            <w:pPr>
              <w:pStyle w:val="Appx"/>
              <w:rPr>
                <w:ins w:id="7647" w:author="aas" w:date="2013-10-14T02:06:00Z"/>
                <w:del w:id="7648" w:author="Anees Shaikh" w:date="2013-10-19T02:16:00Z"/>
              </w:rPr>
              <w:pPrChange w:id="7649" w:author="Anees Shaikh" w:date="2013-10-19T02:16:00Z">
                <w:pPr>
                  <w:pStyle w:val="XML1"/>
                </w:pPr>
              </w:pPrChange>
            </w:pPr>
            <w:ins w:id="7650" w:author="aas" w:date="2013-10-14T02:06:00Z">
              <w:del w:id="7651" w:author="Anees Shaikh" w:date="2013-10-19T02:16:00Z">
                <w:r w:rsidDel="00E067A3">
                  <w:delText xml:space="preserve">      &lt;xs:enumeration value="clear-actions"/&gt;</w:delText>
                </w:r>
              </w:del>
            </w:ins>
          </w:p>
          <w:p w14:paraId="11EDDD5E" w14:textId="7C74D636" w:rsidR="00874469" w:rsidDel="00E067A3" w:rsidRDefault="00874469">
            <w:pPr>
              <w:pStyle w:val="Appx"/>
              <w:rPr>
                <w:ins w:id="7652" w:author="aas" w:date="2013-10-14T02:06:00Z"/>
                <w:del w:id="7653" w:author="Anees Shaikh" w:date="2013-10-19T02:16:00Z"/>
              </w:rPr>
              <w:pPrChange w:id="7654" w:author="Anees Shaikh" w:date="2013-10-19T02:16:00Z">
                <w:pPr>
                  <w:pStyle w:val="XML1"/>
                </w:pPr>
              </w:pPrChange>
            </w:pPr>
            <w:ins w:id="7655" w:author="aas" w:date="2013-10-14T02:06:00Z">
              <w:del w:id="7656" w:author="Anees Shaikh" w:date="2013-10-19T02:16:00Z">
                <w:r w:rsidDel="00E067A3">
                  <w:delText xml:space="preserve">      &lt;xs:enumeration value="write-actions"/&gt;</w:delText>
                </w:r>
              </w:del>
            </w:ins>
          </w:p>
          <w:p w14:paraId="6D52231B" w14:textId="294AE362" w:rsidR="00874469" w:rsidDel="00E067A3" w:rsidRDefault="00874469">
            <w:pPr>
              <w:pStyle w:val="Appx"/>
              <w:rPr>
                <w:ins w:id="7657" w:author="aas" w:date="2013-10-14T02:06:00Z"/>
                <w:del w:id="7658" w:author="Anees Shaikh" w:date="2013-10-19T02:16:00Z"/>
              </w:rPr>
              <w:pPrChange w:id="7659" w:author="Anees Shaikh" w:date="2013-10-19T02:16:00Z">
                <w:pPr>
                  <w:pStyle w:val="XML1"/>
                </w:pPr>
              </w:pPrChange>
            </w:pPr>
            <w:ins w:id="7660" w:author="aas" w:date="2013-10-14T02:06:00Z">
              <w:del w:id="7661" w:author="Anees Shaikh" w:date="2013-10-19T02:16:00Z">
                <w:r w:rsidDel="00E067A3">
                  <w:delText xml:space="preserve">      &lt;xs:enumeration value="write-metadata"/&gt;</w:delText>
                </w:r>
              </w:del>
            </w:ins>
          </w:p>
          <w:p w14:paraId="0319B959" w14:textId="3901F38E" w:rsidR="00874469" w:rsidDel="00E067A3" w:rsidRDefault="00874469">
            <w:pPr>
              <w:pStyle w:val="Appx"/>
              <w:rPr>
                <w:ins w:id="7662" w:author="aas" w:date="2013-10-14T02:06:00Z"/>
                <w:del w:id="7663" w:author="Anees Shaikh" w:date="2013-10-19T02:16:00Z"/>
              </w:rPr>
              <w:pPrChange w:id="7664" w:author="Anees Shaikh" w:date="2013-10-19T02:16:00Z">
                <w:pPr>
                  <w:pStyle w:val="XML1"/>
                </w:pPr>
              </w:pPrChange>
            </w:pPr>
            <w:ins w:id="7665" w:author="aas" w:date="2013-10-14T02:06:00Z">
              <w:del w:id="7666" w:author="Anees Shaikh" w:date="2013-10-19T02:16:00Z">
                <w:r w:rsidDel="00E067A3">
                  <w:delText xml:space="preserve">      &lt;xs:enumeration value="goto-table"/&gt;</w:delText>
                </w:r>
              </w:del>
            </w:ins>
          </w:p>
          <w:p w14:paraId="0CE84C99" w14:textId="1AE956F8" w:rsidR="00874469" w:rsidDel="00E067A3" w:rsidRDefault="00874469">
            <w:pPr>
              <w:pStyle w:val="Appx"/>
              <w:rPr>
                <w:ins w:id="7667" w:author="aas" w:date="2013-10-14T02:06:00Z"/>
                <w:del w:id="7668" w:author="Anees Shaikh" w:date="2013-10-19T02:16:00Z"/>
              </w:rPr>
              <w:pPrChange w:id="7669" w:author="Anees Shaikh" w:date="2013-10-19T02:16:00Z">
                <w:pPr>
                  <w:pStyle w:val="XML1"/>
                </w:pPr>
              </w:pPrChange>
            </w:pPr>
            <w:ins w:id="7670" w:author="aas" w:date="2013-10-14T02:06:00Z">
              <w:del w:id="7671" w:author="Anees Shaikh" w:date="2013-10-19T02:16:00Z">
                <w:r w:rsidDel="00E067A3">
                  <w:delText xml:space="preserve">    &lt;/xs:restriction&gt;</w:delText>
                </w:r>
              </w:del>
            </w:ins>
          </w:p>
          <w:p w14:paraId="46CF4514" w14:textId="04BA2D68" w:rsidR="00874469" w:rsidDel="00E067A3" w:rsidRDefault="00874469">
            <w:pPr>
              <w:pStyle w:val="Appx"/>
              <w:rPr>
                <w:ins w:id="7672" w:author="aas" w:date="2013-10-14T02:06:00Z"/>
                <w:del w:id="7673" w:author="Anees Shaikh" w:date="2013-10-19T02:16:00Z"/>
              </w:rPr>
              <w:pPrChange w:id="7674" w:author="Anees Shaikh" w:date="2013-10-19T02:16:00Z">
                <w:pPr>
                  <w:pStyle w:val="XML1"/>
                </w:pPr>
              </w:pPrChange>
            </w:pPr>
            <w:ins w:id="7675" w:author="aas" w:date="2013-10-14T02:06:00Z">
              <w:del w:id="7676" w:author="Anees Shaikh" w:date="2013-10-19T02:16:00Z">
                <w:r w:rsidDel="00E067A3">
                  <w:delText xml:space="preserve">  &lt;/xs:simpleType&gt;</w:delText>
                </w:r>
              </w:del>
            </w:ins>
          </w:p>
          <w:p w14:paraId="1899E348" w14:textId="756CA2EE" w:rsidR="00874469" w:rsidDel="00E067A3" w:rsidRDefault="00874469">
            <w:pPr>
              <w:pStyle w:val="Appx"/>
              <w:rPr>
                <w:ins w:id="7677" w:author="aas" w:date="2013-10-14T02:06:00Z"/>
                <w:del w:id="7678" w:author="Anees Shaikh" w:date="2013-10-19T02:16:00Z"/>
              </w:rPr>
              <w:pPrChange w:id="7679" w:author="Anees Shaikh" w:date="2013-10-19T02:16:00Z">
                <w:pPr>
                  <w:pStyle w:val="XML1"/>
                </w:pPr>
              </w:pPrChange>
            </w:pPr>
            <w:ins w:id="7680" w:author="aas" w:date="2013-10-14T02:06:00Z">
              <w:del w:id="7681" w:author="Anees Shaikh" w:date="2013-10-19T02:16:00Z">
                <w:r w:rsidDel="00E067A3">
                  <w:delText xml:space="preserve">  &lt;xs:simpleType name="OFMatchFieldType"&gt;</w:delText>
                </w:r>
              </w:del>
            </w:ins>
          </w:p>
          <w:p w14:paraId="62B0EF3C" w14:textId="63B36E7C" w:rsidR="00874469" w:rsidDel="00E067A3" w:rsidRDefault="00874469">
            <w:pPr>
              <w:pStyle w:val="Appx"/>
              <w:rPr>
                <w:ins w:id="7682" w:author="aas" w:date="2013-10-14T02:06:00Z"/>
                <w:del w:id="7683" w:author="Anees Shaikh" w:date="2013-10-19T02:16:00Z"/>
              </w:rPr>
              <w:pPrChange w:id="7684" w:author="Anees Shaikh" w:date="2013-10-19T02:16:00Z">
                <w:pPr>
                  <w:pStyle w:val="XML1"/>
                </w:pPr>
              </w:pPrChange>
            </w:pPr>
            <w:ins w:id="7685" w:author="aas" w:date="2013-10-14T02:06:00Z">
              <w:del w:id="7686" w:author="Anees Shaikh" w:date="2013-10-19T02:16:00Z">
                <w:r w:rsidDel="00E067A3">
                  <w:delText xml:space="preserve">    &lt;xs:annotation&gt;</w:delText>
                </w:r>
              </w:del>
            </w:ins>
          </w:p>
          <w:p w14:paraId="38D6C5D6" w14:textId="75A265C8" w:rsidR="00874469" w:rsidDel="00E067A3" w:rsidRDefault="00874469">
            <w:pPr>
              <w:pStyle w:val="Appx"/>
              <w:rPr>
                <w:ins w:id="7687" w:author="aas" w:date="2013-10-14T02:06:00Z"/>
                <w:del w:id="7688" w:author="Anees Shaikh" w:date="2013-10-19T02:16:00Z"/>
              </w:rPr>
              <w:pPrChange w:id="7689" w:author="Anees Shaikh" w:date="2013-10-19T02:16:00Z">
                <w:pPr>
                  <w:pStyle w:val="XML1"/>
                </w:pPr>
              </w:pPrChange>
            </w:pPr>
            <w:ins w:id="7690" w:author="aas" w:date="2013-10-14T02:06:00Z">
              <w:del w:id="7691" w:author="Anees Shaikh" w:date="2013-10-19T02:16:00Z">
                <w:r w:rsidDel="00E067A3">
                  <w:delText xml:space="preserve">      &lt;xs:documentation&gt;</w:delText>
                </w:r>
              </w:del>
            </w:ins>
          </w:p>
          <w:p w14:paraId="227071F2" w14:textId="767B50F0" w:rsidR="00874469" w:rsidDel="00E067A3" w:rsidRDefault="00874469">
            <w:pPr>
              <w:pStyle w:val="Appx"/>
              <w:rPr>
                <w:ins w:id="7692" w:author="aas" w:date="2013-10-14T02:06:00Z"/>
                <w:del w:id="7693" w:author="Anees Shaikh" w:date="2013-10-19T02:16:00Z"/>
              </w:rPr>
              <w:pPrChange w:id="7694" w:author="Anees Shaikh" w:date="2013-10-19T02:16:00Z">
                <w:pPr>
                  <w:pStyle w:val="XML1"/>
                </w:pPr>
              </w:pPrChange>
            </w:pPr>
            <w:ins w:id="7695" w:author="aas" w:date="2013-10-14T02:06:00Z">
              <w:del w:id="7696" w:author="Anees Shaikh" w:date="2013-10-19T02:16:00Z">
                <w:r w:rsidDel="00E067A3">
                  <w:delText xml:space="preserve">        The types of match field defined in OpenFlow Switch Specification</w:delText>
                </w:r>
              </w:del>
            </w:ins>
          </w:p>
          <w:p w14:paraId="4ED0042A" w14:textId="73DD0E48" w:rsidR="00874469" w:rsidDel="00E067A3" w:rsidRDefault="00874469">
            <w:pPr>
              <w:pStyle w:val="Appx"/>
              <w:rPr>
                <w:ins w:id="7697" w:author="aas" w:date="2013-10-14T02:06:00Z"/>
                <w:del w:id="7698" w:author="Anees Shaikh" w:date="2013-10-19T02:16:00Z"/>
              </w:rPr>
              <w:pPrChange w:id="7699" w:author="Anees Shaikh" w:date="2013-10-19T02:16:00Z">
                <w:pPr>
                  <w:pStyle w:val="XML1"/>
                </w:pPr>
              </w:pPrChange>
            </w:pPr>
            <w:ins w:id="7700" w:author="aas" w:date="2013-10-14T02:06:00Z">
              <w:del w:id="7701" w:author="Anees Shaikh" w:date="2013-10-19T02:16:00Z">
                <w:r w:rsidDel="00E067A3">
                  <w:delText xml:space="preserve">        versions 1.2, 1.3, and 1.3.1.</w:delText>
                </w:r>
              </w:del>
            </w:ins>
          </w:p>
          <w:p w14:paraId="1D3CA264" w14:textId="0279CD2E" w:rsidR="00874469" w:rsidDel="00E067A3" w:rsidRDefault="00874469">
            <w:pPr>
              <w:pStyle w:val="Appx"/>
              <w:rPr>
                <w:ins w:id="7702" w:author="aas" w:date="2013-10-14T02:06:00Z"/>
                <w:del w:id="7703" w:author="Anees Shaikh" w:date="2013-10-19T02:16:00Z"/>
              </w:rPr>
              <w:pPrChange w:id="7704" w:author="Anees Shaikh" w:date="2013-10-19T02:16:00Z">
                <w:pPr>
                  <w:pStyle w:val="XML1"/>
                </w:pPr>
              </w:pPrChange>
            </w:pPr>
            <w:ins w:id="7705" w:author="aas" w:date="2013-10-14T02:06:00Z">
              <w:del w:id="7706" w:author="Anees Shaikh" w:date="2013-10-19T02:16:00Z">
                <w:r w:rsidDel="00E067A3">
                  <w:delText xml:space="preserve">      &lt;/xs:documentation&gt;</w:delText>
                </w:r>
              </w:del>
            </w:ins>
          </w:p>
          <w:p w14:paraId="3A2E95B8" w14:textId="15C11C47" w:rsidR="00874469" w:rsidDel="00E067A3" w:rsidRDefault="00874469">
            <w:pPr>
              <w:pStyle w:val="Appx"/>
              <w:rPr>
                <w:ins w:id="7707" w:author="aas" w:date="2013-10-14T02:06:00Z"/>
                <w:del w:id="7708" w:author="Anees Shaikh" w:date="2013-10-19T02:16:00Z"/>
              </w:rPr>
              <w:pPrChange w:id="7709" w:author="Anees Shaikh" w:date="2013-10-19T02:16:00Z">
                <w:pPr>
                  <w:pStyle w:val="XML1"/>
                </w:pPr>
              </w:pPrChange>
            </w:pPr>
            <w:ins w:id="7710" w:author="aas" w:date="2013-10-14T02:06:00Z">
              <w:del w:id="7711" w:author="Anees Shaikh" w:date="2013-10-19T02:16:00Z">
                <w:r w:rsidDel="00E067A3">
                  <w:delText xml:space="preserve">    &lt;/xs:annotation&gt;</w:delText>
                </w:r>
              </w:del>
            </w:ins>
          </w:p>
          <w:p w14:paraId="283280F2" w14:textId="2C669CF9" w:rsidR="00874469" w:rsidDel="00E067A3" w:rsidRDefault="00874469">
            <w:pPr>
              <w:pStyle w:val="Appx"/>
              <w:rPr>
                <w:ins w:id="7712" w:author="aas" w:date="2013-10-14T02:06:00Z"/>
                <w:del w:id="7713" w:author="Anees Shaikh" w:date="2013-10-19T02:16:00Z"/>
              </w:rPr>
              <w:pPrChange w:id="7714" w:author="Anees Shaikh" w:date="2013-10-19T02:16:00Z">
                <w:pPr>
                  <w:pStyle w:val="XML1"/>
                </w:pPr>
              </w:pPrChange>
            </w:pPr>
          </w:p>
          <w:p w14:paraId="34899A3C" w14:textId="77A0CA61" w:rsidR="00874469" w:rsidDel="00E067A3" w:rsidRDefault="00874469">
            <w:pPr>
              <w:pStyle w:val="Appx"/>
              <w:rPr>
                <w:ins w:id="7715" w:author="aas" w:date="2013-10-14T02:06:00Z"/>
                <w:del w:id="7716" w:author="Anees Shaikh" w:date="2013-10-19T02:16:00Z"/>
              </w:rPr>
              <w:pPrChange w:id="7717" w:author="Anees Shaikh" w:date="2013-10-19T02:16:00Z">
                <w:pPr>
                  <w:pStyle w:val="XML1"/>
                </w:pPr>
              </w:pPrChange>
            </w:pPr>
            <w:ins w:id="7718" w:author="aas" w:date="2013-10-14T02:06:00Z">
              <w:del w:id="7719" w:author="Anees Shaikh" w:date="2013-10-19T02:16:00Z">
                <w:r w:rsidDel="00E067A3">
                  <w:delText xml:space="preserve">    &lt;xs:restriction base="xs:string"&gt;</w:delText>
                </w:r>
              </w:del>
            </w:ins>
          </w:p>
          <w:p w14:paraId="1DEEACDE" w14:textId="6E80E7D7" w:rsidR="00874469" w:rsidDel="00E067A3" w:rsidRDefault="00874469">
            <w:pPr>
              <w:pStyle w:val="Appx"/>
              <w:rPr>
                <w:ins w:id="7720" w:author="aas" w:date="2013-10-14T02:06:00Z"/>
                <w:del w:id="7721" w:author="Anees Shaikh" w:date="2013-10-19T02:16:00Z"/>
              </w:rPr>
              <w:pPrChange w:id="7722" w:author="Anees Shaikh" w:date="2013-10-19T02:16:00Z">
                <w:pPr>
                  <w:pStyle w:val="XML1"/>
                </w:pPr>
              </w:pPrChange>
            </w:pPr>
            <w:ins w:id="7723" w:author="aas" w:date="2013-10-14T02:06:00Z">
              <w:del w:id="7724" w:author="Anees Shaikh" w:date="2013-10-19T02:16:00Z">
                <w:r w:rsidDel="00E067A3">
                  <w:delText xml:space="preserve">      &lt;xs:enumeration value="input-port"/&gt;</w:delText>
                </w:r>
              </w:del>
            </w:ins>
          </w:p>
          <w:p w14:paraId="686A758C" w14:textId="77FDDACA" w:rsidR="00874469" w:rsidDel="00E067A3" w:rsidRDefault="00874469">
            <w:pPr>
              <w:pStyle w:val="Appx"/>
              <w:rPr>
                <w:ins w:id="7725" w:author="aas" w:date="2013-10-14T02:06:00Z"/>
                <w:del w:id="7726" w:author="Anees Shaikh" w:date="2013-10-19T02:16:00Z"/>
              </w:rPr>
              <w:pPrChange w:id="7727" w:author="Anees Shaikh" w:date="2013-10-19T02:16:00Z">
                <w:pPr>
                  <w:pStyle w:val="XML1"/>
                </w:pPr>
              </w:pPrChange>
            </w:pPr>
            <w:ins w:id="7728" w:author="aas" w:date="2013-10-14T02:06:00Z">
              <w:del w:id="7729" w:author="Anees Shaikh" w:date="2013-10-19T02:16:00Z">
                <w:r w:rsidDel="00E067A3">
                  <w:delText xml:space="preserve">      &lt;xs:enumeration value="physical-input-port"/&gt;</w:delText>
                </w:r>
              </w:del>
            </w:ins>
          </w:p>
          <w:p w14:paraId="572C5ED7" w14:textId="60BF5CD6" w:rsidR="00874469" w:rsidDel="00E067A3" w:rsidRDefault="00874469">
            <w:pPr>
              <w:pStyle w:val="Appx"/>
              <w:rPr>
                <w:ins w:id="7730" w:author="aas" w:date="2013-10-14T02:06:00Z"/>
                <w:del w:id="7731" w:author="Anees Shaikh" w:date="2013-10-19T02:16:00Z"/>
              </w:rPr>
              <w:pPrChange w:id="7732" w:author="Anees Shaikh" w:date="2013-10-19T02:16:00Z">
                <w:pPr>
                  <w:pStyle w:val="XML1"/>
                </w:pPr>
              </w:pPrChange>
            </w:pPr>
            <w:ins w:id="7733" w:author="aas" w:date="2013-10-14T02:06:00Z">
              <w:del w:id="7734" w:author="Anees Shaikh" w:date="2013-10-19T02:16:00Z">
                <w:r w:rsidDel="00E067A3">
                  <w:delText xml:space="preserve">      &lt;xs:enumeration value="metadata"/&gt;</w:delText>
                </w:r>
              </w:del>
            </w:ins>
          </w:p>
          <w:p w14:paraId="5C3F35EC" w14:textId="2859557C" w:rsidR="00874469" w:rsidDel="00E067A3" w:rsidRDefault="00874469">
            <w:pPr>
              <w:pStyle w:val="Appx"/>
              <w:rPr>
                <w:ins w:id="7735" w:author="aas" w:date="2013-10-14T02:06:00Z"/>
                <w:del w:id="7736" w:author="Anees Shaikh" w:date="2013-10-19T02:16:00Z"/>
              </w:rPr>
              <w:pPrChange w:id="7737" w:author="Anees Shaikh" w:date="2013-10-19T02:16:00Z">
                <w:pPr>
                  <w:pStyle w:val="XML1"/>
                </w:pPr>
              </w:pPrChange>
            </w:pPr>
            <w:ins w:id="7738" w:author="aas" w:date="2013-10-14T02:06:00Z">
              <w:del w:id="7739" w:author="Anees Shaikh" w:date="2013-10-19T02:16:00Z">
                <w:r w:rsidDel="00E067A3">
                  <w:delText xml:space="preserve">      &lt;xs:enumeration value="ethernet-dest"/&gt;</w:delText>
                </w:r>
              </w:del>
            </w:ins>
          </w:p>
          <w:p w14:paraId="00047415" w14:textId="0631446D" w:rsidR="00874469" w:rsidDel="00E067A3" w:rsidRDefault="00874469">
            <w:pPr>
              <w:pStyle w:val="Appx"/>
              <w:rPr>
                <w:ins w:id="7740" w:author="aas" w:date="2013-10-14T02:06:00Z"/>
                <w:del w:id="7741" w:author="Anees Shaikh" w:date="2013-10-19T02:16:00Z"/>
              </w:rPr>
              <w:pPrChange w:id="7742" w:author="Anees Shaikh" w:date="2013-10-19T02:16:00Z">
                <w:pPr>
                  <w:pStyle w:val="XML1"/>
                </w:pPr>
              </w:pPrChange>
            </w:pPr>
            <w:ins w:id="7743" w:author="aas" w:date="2013-10-14T02:06:00Z">
              <w:del w:id="7744" w:author="Anees Shaikh" w:date="2013-10-19T02:16:00Z">
                <w:r w:rsidDel="00E067A3">
                  <w:delText xml:space="preserve">      &lt;xs:enumeration value="ethernet-src"/&gt;</w:delText>
                </w:r>
              </w:del>
            </w:ins>
          </w:p>
          <w:p w14:paraId="45E5F8D5" w14:textId="2B1ABCED" w:rsidR="00874469" w:rsidDel="00E067A3" w:rsidRDefault="00874469">
            <w:pPr>
              <w:pStyle w:val="Appx"/>
              <w:rPr>
                <w:ins w:id="7745" w:author="aas" w:date="2013-10-14T02:06:00Z"/>
                <w:del w:id="7746" w:author="Anees Shaikh" w:date="2013-10-19T02:16:00Z"/>
              </w:rPr>
              <w:pPrChange w:id="7747" w:author="Anees Shaikh" w:date="2013-10-19T02:16:00Z">
                <w:pPr>
                  <w:pStyle w:val="XML1"/>
                </w:pPr>
              </w:pPrChange>
            </w:pPr>
            <w:ins w:id="7748" w:author="aas" w:date="2013-10-14T02:06:00Z">
              <w:del w:id="7749" w:author="Anees Shaikh" w:date="2013-10-19T02:16:00Z">
                <w:r w:rsidDel="00E067A3">
                  <w:delText xml:space="preserve">      &lt;xs:enumeration value="ethernet-frame-type"/&gt;</w:delText>
                </w:r>
              </w:del>
            </w:ins>
          </w:p>
          <w:p w14:paraId="2287EDDB" w14:textId="3BCE93D5" w:rsidR="00874469" w:rsidDel="00E067A3" w:rsidRDefault="00874469">
            <w:pPr>
              <w:pStyle w:val="Appx"/>
              <w:rPr>
                <w:ins w:id="7750" w:author="aas" w:date="2013-10-14T02:06:00Z"/>
                <w:del w:id="7751" w:author="Anees Shaikh" w:date="2013-10-19T02:16:00Z"/>
              </w:rPr>
              <w:pPrChange w:id="7752" w:author="Anees Shaikh" w:date="2013-10-19T02:16:00Z">
                <w:pPr>
                  <w:pStyle w:val="XML1"/>
                </w:pPr>
              </w:pPrChange>
            </w:pPr>
            <w:ins w:id="7753" w:author="aas" w:date="2013-10-14T02:06:00Z">
              <w:del w:id="7754" w:author="Anees Shaikh" w:date="2013-10-19T02:16:00Z">
                <w:r w:rsidDel="00E067A3">
                  <w:delText xml:space="preserve">      &lt;xs:enumeration value="vlan-id"/&gt;</w:delText>
                </w:r>
              </w:del>
            </w:ins>
          </w:p>
          <w:p w14:paraId="53BCB02B" w14:textId="457A2491" w:rsidR="00874469" w:rsidDel="00E067A3" w:rsidRDefault="00874469">
            <w:pPr>
              <w:pStyle w:val="Appx"/>
              <w:rPr>
                <w:ins w:id="7755" w:author="aas" w:date="2013-10-14T02:06:00Z"/>
                <w:del w:id="7756" w:author="Anees Shaikh" w:date="2013-10-19T02:16:00Z"/>
              </w:rPr>
              <w:pPrChange w:id="7757" w:author="Anees Shaikh" w:date="2013-10-19T02:16:00Z">
                <w:pPr>
                  <w:pStyle w:val="XML1"/>
                </w:pPr>
              </w:pPrChange>
            </w:pPr>
            <w:ins w:id="7758" w:author="aas" w:date="2013-10-14T02:06:00Z">
              <w:del w:id="7759" w:author="Anees Shaikh" w:date="2013-10-19T02:16:00Z">
                <w:r w:rsidDel="00E067A3">
                  <w:delText xml:space="preserve">      &lt;xs:enumeration value="vlan-priority"/&gt;</w:delText>
                </w:r>
              </w:del>
            </w:ins>
          </w:p>
          <w:p w14:paraId="08BF31A6" w14:textId="79D9A19E" w:rsidR="00874469" w:rsidDel="00E067A3" w:rsidRDefault="00874469">
            <w:pPr>
              <w:pStyle w:val="Appx"/>
              <w:rPr>
                <w:ins w:id="7760" w:author="aas" w:date="2013-10-14T02:06:00Z"/>
                <w:del w:id="7761" w:author="Anees Shaikh" w:date="2013-10-19T02:16:00Z"/>
              </w:rPr>
              <w:pPrChange w:id="7762" w:author="Anees Shaikh" w:date="2013-10-19T02:16:00Z">
                <w:pPr>
                  <w:pStyle w:val="XML1"/>
                </w:pPr>
              </w:pPrChange>
            </w:pPr>
            <w:ins w:id="7763" w:author="aas" w:date="2013-10-14T02:06:00Z">
              <w:del w:id="7764" w:author="Anees Shaikh" w:date="2013-10-19T02:16:00Z">
                <w:r w:rsidDel="00E067A3">
                  <w:delText xml:space="preserve">      &lt;xs:enumeration value="ip-dscp"/&gt;</w:delText>
                </w:r>
              </w:del>
            </w:ins>
          </w:p>
          <w:p w14:paraId="29E0607B" w14:textId="2D1A2D86" w:rsidR="00874469" w:rsidDel="00E067A3" w:rsidRDefault="00874469">
            <w:pPr>
              <w:pStyle w:val="Appx"/>
              <w:rPr>
                <w:ins w:id="7765" w:author="aas" w:date="2013-10-14T02:06:00Z"/>
                <w:del w:id="7766" w:author="Anees Shaikh" w:date="2013-10-19T02:16:00Z"/>
              </w:rPr>
              <w:pPrChange w:id="7767" w:author="Anees Shaikh" w:date="2013-10-19T02:16:00Z">
                <w:pPr>
                  <w:pStyle w:val="XML1"/>
                </w:pPr>
              </w:pPrChange>
            </w:pPr>
            <w:ins w:id="7768" w:author="aas" w:date="2013-10-14T02:06:00Z">
              <w:del w:id="7769" w:author="Anees Shaikh" w:date="2013-10-19T02:16:00Z">
                <w:r w:rsidDel="00E067A3">
                  <w:delText xml:space="preserve">      &lt;xs:enumeration value="ip-ecn"/&gt;</w:delText>
                </w:r>
              </w:del>
            </w:ins>
          </w:p>
          <w:p w14:paraId="1FE22AD9" w14:textId="605142B9" w:rsidR="00874469" w:rsidDel="00E067A3" w:rsidRDefault="00874469">
            <w:pPr>
              <w:pStyle w:val="Appx"/>
              <w:rPr>
                <w:ins w:id="7770" w:author="aas" w:date="2013-10-14T02:06:00Z"/>
                <w:del w:id="7771" w:author="Anees Shaikh" w:date="2013-10-19T02:16:00Z"/>
              </w:rPr>
              <w:pPrChange w:id="7772" w:author="Anees Shaikh" w:date="2013-10-19T02:16:00Z">
                <w:pPr>
                  <w:pStyle w:val="XML1"/>
                </w:pPr>
              </w:pPrChange>
            </w:pPr>
            <w:ins w:id="7773" w:author="aas" w:date="2013-10-14T02:06:00Z">
              <w:del w:id="7774" w:author="Anees Shaikh" w:date="2013-10-19T02:16:00Z">
                <w:r w:rsidDel="00E067A3">
                  <w:delText xml:space="preserve">      &lt;xs:enumeration value="ip-protocol"/&gt;</w:delText>
                </w:r>
              </w:del>
            </w:ins>
          </w:p>
          <w:p w14:paraId="42928A58" w14:textId="28799344" w:rsidR="00874469" w:rsidDel="00E067A3" w:rsidRDefault="00874469">
            <w:pPr>
              <w:pStyle w:val="Appx"/>
              <w:rPr>
                <w:ins w:id="7775" w:author="aas" w:date="2013-10-14T02:06:00Z"/>
                <w:del w:id="7776" w:author="Anees Shaikh" w:date="2013-10-19T02:16:00Z"/>
              </w:rPr>
              <w:pPrChange w:id="7777" w:author="Anees Shaikh" w:date="2013-10-19T02:16:00Z">
                <w:pPr>
                  <w:pStyle w:val="XML1"/>
                </w:pPr>
              </w:pPrChange>
            </w:pPr>
            <w:ins w:id="7778" w:author="aas" w:date="2013-10-14T02:06:00Z">
              <w:del w:id="7779" w:author="Anees Shaikh" w:date="2013-10-19T02:16:00Z">
                <w:r w:rsidDel="00E067A3">
                  <w:delText xml:space="preserve">      &lt;xs:enumeration value="ipv4-src"/&gt;</w:delText>
                </w:r>
              </w:del>
            </w:ins>
          </w:p>
          <w:p w14:paraId="0AD21EB3" w14:textId="5B136C4C" w:rsidR="00874469" w:rsidDel="00E067A3" w:rsidRDefault="00874469">
            <w:pPr>
              <w:pStyle w:val="Appx"/>
              <w:rPr>
                <w:ins w:id="7780" w:author="aas" w:date="2013-10-14T02:06:00Z"/>
                <w:del w:id="7781" w:author="Anees Shaikh" w:date="2013-10-19T02:16:00Z"/>
              </w:rPr>
              <w:pPrChange w:id="7782" w:author="Anees Shaikh" w:date="2013-10-19T02:16:00Z">
                <w:pPr>
                  <w:pStyle w:val="XML1"/>
                </w:pPr>
              </w:pPrChange>
            </w:pPr>
            <w:ins w:id="7783" w:author="aas" w:date="2013-10-14T02:06:00Z">
              <w:del w:id="7784" w:author="Anees Shaikh" w:date="2013-10-19T02:16:00Z">
                <w:r w:rsidDel="00E067A3">
                  <w:delText xml:space="preserve">      &lt;xs:enumeration value="ipv4-dest"/&gt;</w:delText>
                </w:r>
              </w:del>
            </w:ins>
          </w:p>
          <w:p w14:paraId="39F06C81" w14:textId="79605DA9" w:rsidR="00874469" w:rsidDel="00E067A3" w:rsidRDefault="00874469">
            <w:pPr>
              <w:pStyle w:val="Appx"/>
              <w:rPr>
                <w:ins w:id="7785" w:author="aas" w:date="2013-10-14T02:06:00Z"/>
                <w:del w:id="7786" w:author="Anees Shaikh" w:date="2013-10-19T02:16:00Z"/>
              </w:rPr>
              <w:pPrChange w:id="7787" w:author="Anees Shaikh" w:date="2013-10-19T02:16:00Z">
                <w:pPr>
                  <w:pStyle w:val="XML1"/>
                </w:pPr>
              </w:pPrChange>
            </w:pPr>
            <w:ins w:id="7788" w:author="aas" w:date="2013-10-14T02:06:00Z">
              <w:del w:id="7789" w:author="Anees Shaikh" w:date="2013-10-19T02:16:00Z">
                <w:r w:rsidDel="00E067A3">
                  <w:delText xml:space="preserve">      &lt;xs:enumeration value="tcp-src"/&gt;</w:delText>
                </w:r>
              </w:del>
            </w:ins>
          </w:p>
          <w:p w14:paraId="577F6289" w14:textId="00F61D20" w:rsidR="00874469" w:rsidDel="00E067A3" w:rsidRDefault="00874469">
            <w:pPr>
              <w:pStyle w:val="Appx"/>
              <w:rPr>
                <w:ins w:id="7790" w:author="aas" w:date="2013-10-14T02:06:00Z"/>
                <w:del w:id="7791" w:author="Anees Shaikh" w:date="2013-10-19T02:16:00Z"/>
              </w:rPr>
              <w:pPrChange w:id="7792" w:author="Anees Shaikh" w:date="2013-10-19T02:16:00Z">
                <w:pPr>
                  <w:pStyle w:val="XML1"/>
                </w:pPr>
              </w:pPrChange>
            </w:pPr>
            <w:ins w:id="7793" w:author="aas" w:date="2013-10-14T02:06:00Z">
              <w:del w:id="7794" w:author="Anees Shaikh" w:date="2013-10-19T02:16:00Z">
                <w:r w:rsidDel="00E067A3">
                  <w:delText xml:space="preserve">      &lt;xs:enumeration value="tcp-dest"/&gt;</w:delText>
                </w:r>
              </w:del>
            </w:ins>
          </w:p>
          <w:p w14:paraId="4CF3FB29" w14:textId="7CC80A7F" w:rsidR="00874469" w:rsidDel="00E067A3" w:rsidRDefault="00874469">
            <w:pPr>
              <w:pStyle w:val="Appx"/>
              <w:rPr>
                <w:ins w:id="7795" w:author="aas" w:date="2013-10-14T02:06:00Z"/>
                <w:del w:id="7796" w:author="Anees Shaikh" w:date="2013-10-19T02:16:00Z"/>
              </w:rPr>
              <w:pPrChange w:id="7797" w:author="Anees Shaikh" w:date="2013-10-19T02:16:00Z">
                <w:pPr>
                  <w:pStyle w:val="XML1"/>
                </w:pPr>
              </w:pPrChange>
            </w:pPr>
            <w:ins w:id="7798" w:author="aas" w:date="2013-10-14T02:06:00Z">
              <w:del w:id="7799" w:author="Anees Shaikh" w:date="2013-10-19T02:16:00Z">
                <w:r w:rsidDel="00E067A3">
                  <w:delText xml:space="preserve">      &lt;xs:enumeration value="udp-src"/&gt;</w:delText>
                </w:r>
              </w:del>
            </w:ins>
          </w:p>
          <w:p w14:paraId="46F7221F" w14:textId="21479AFB" w:rsidR="00874469" w:rsidDel="00E067A3" w:rsidRDefault="00874469">
            <w:pPr>
              <w:pStyle w:val="Appx"/>
              <w:rPr>
                <w:ins w:id="7800" w:author="aas" w:date="2013-10-14T02:06:00Z"/>
                <w:del w:id="7801" w:author="Anees Shaikh" w:date="2013-10-19T02:16:00Z"/>
              </w:rPr>
              <w:pPrChange w:id="7802" w:author="Anees Shaikh" w:date="2013-10-19T02:16:00Z">
                <w:pPr>
                  <w:pStyle w:val="XML1"/>
                </w:pPr>
              </w:pPrChange>
            </w:pPr>
            <w:ins w:id="7803" w:author="aas" w:date="2013-10-14T02:06:00Z">
              <w:del w:id="7804" w:author="Anees Shaikh" w:date="2013-10-19T02:16:00Z">
                <w:r w:rsidDel="00E067A3">
                  <w:delText xml:space="preserve">      &lt;xs:enumeration value="udp-dest"/&gt;</w:delText>
                </w:r>
              </w:del>
            </w:ins>
          </w:p>
          <w:p w14:paraId="11E4CB04" w14:textId="53116354" w:rsidR="00874469" w:rsidDel="00E067A3" w:rsidRDefault="00874469">
            <w:pPr>
              <w:pStyle w:val="Appx"/>
              <w:rPr>
                <w:ins w:id="7805" w:author="aas" w:date="2013-10-14T02:06:00Z"/>
                <w:del w:id="7806" w:author="Anees Shaikh" w:date="2013-10-19T02:16:00Z"/>
              </w:rPr>
              <w:pPrChange w:id="7807" w:author="Anees Shaikh" w:date="2013-10-19T02:16:00Z">
                <w:pPr>
                  <w:pStyle w:val="XML1"/>
                </w:pPr>
              </w:pPrChange>
            </w:pPr>
            <w:ins w:id="7808" w:author="aas" w:date="2013-10-14T02:06:00Z">
              <w:del w:id="7809" w:author="Anees Shaikh" w:date="2013-10-19T02:16:00Z">
                <w:r w:rsidDel="00E067A3">
                  <w:delText xml:space="preserve">      &lt;xs:enumeration value="sctp-src"/&gt;</w:delText>
                </w:r>
              </w:del>
            </w:ins>
          </w:p>
          <w:p w14:paraId="114D246F" w14:textId="5D1C66AE" w:rsidR="00874469" w:rsidDel="00E067A3" w:rsidRDefault="00874469">
            <w:pPr>
              <w:pStyle w:val="Appx"/>
              <w:rPr>
                <w:ins w:id="7810" w:author="aas" w:date="2013-10-14T02:06:00Z"/>
                <w:del w:id="7811" w:author="Anees Shaikh" w:date="2013-10-19T02:16:00Z"/>
              </w:rPr>
              <w:pPrChange w:id="7812" w:author="Anees Shaikh" w:date="2013-10-19T02:16:00Z">
                <w:pPr>
                  <w:pStyle w:val="XML1"/>
                </w:pPr>
              </w:pPrChange>
            </w:pPr>
            <w:ins w:id="7813" w:author="aas" w:date="2013-10-14T02:06:00Z">
              <w:del w:id="7814" w:author="Anees Shaikh" w:date="2013-10-19T02:16:00Z">
                <w:r w:rsidDel="00E067A3">
                  <w:delText xml:space="preserve">      &lt;xs:enumeration value="sctp-dest"/&gt;</w:delText>
                </w:r>
              </w:del>
            </w:ins>
          </w:p>
          <w:p w14:paraId="577B70D8" w14:textId="6CDB294E" w:rsidR="00874469" w:rsidDel="00E067A3" w:rsidRDefault="00874469">
            <w:pPr>
              <w:pStyle w:val="Appx"/>
              <w:rPr>
                <w:ins w:id="7815" w:author="aas" w:date="2013-10-14T02:06:00Z"/>
                <w:del w:id="7816" w:author="Anees Shaikh" w:date="2013-10-19T02:16:00Z"/>
              </w:rPr>
              <w:pPrChange w:id="7817" w:author="Anees Shaikh" w:date="2013-10-19T02:16:00Z">
                <w:pPr>
                  <w:pStyle w:val="XML1"/>
                </w:pPr>
              </w:pPrChange>
            </w:pPr>
            <w:ins w:id="7818" w:author="aas" w:date="2013-10-14T02:06:00Z">
              <w:del w:id="7819" w:author="Anees Shaikh" w:date="2013-10-19T02:16:00Z">
                <w:r w:rsidDel="00E067A3">
                  <w:delText xml:space="preserve">      &lt;xs:enumeration value="icmpv4-type"/&gt;</w:delText>
                </w:r>
              </w:del>
            </w:ins>
          </w:p>
          <w:p w14:paraId="35A4E2FD" w14:textId="2ECC868E" w:rsidR="00874469" w:rsidDel="00E067A3" w:rsidRDefault="00874469">
            <w:pPr>
              <w:pStyle w:val="Appx"/>
              <w:rPr>
                <w:ins w:id="7820" w:author="aas" w:date="2013-10-14T02:06:00Z"/>
                <w:del w:id="7821" w:author="Anees Shaikh" w:date="2013-10-19T02:16:00Z"/>
              </w:rPr>
              <w:pPrChange w:id="7822" w:author="Anees Shaikh" w:date="2013-10-19T02:16:00Z">
                <w:pPr>
                  <w:pStyle w:val="XML1"/>
                </w:pPr>
              </w:pPrChange>
            </w:pPr>
            <w:ins w:id="7823" w:author="aas" w:date="2013-10-14T02:06:00Z">
              <w:del w:id="7824" w:author="Anees Shaikh" w:date="2013-10-19T02:16:00Z">
                <w:r w:rsidDel="00E067A3">
                  <w:delText xml:space="preserve">      &lt;xs:enumeration value="icmpv4-code"/&gt;</w:delText>
                </w:r>
              </w:del>
            </w:ins>
          </w:p>
          <w:p w14:paraId="11A4D98E" w14:textId="7752BABE" w:rsidR="00874469" w:rsidDel="00E067A3" w:rsidRDefault="00874469">
            <w:pPr>
              <w:pStyle w:val="Appx"/>
              <w:rPr>
                <w:ins w:id="7825" w:author="aas" w:date="2013-10-14T02:06:00Z"/>
                <w:del w:id="7826" w:author="Anees Shaikh" w:date="2013-10-19T02:16:00Z"/>
              </w:rPr>
              <w:pPrChange w:id="7827" w:author="Anees Shaikh" w:date="2013-10-19T02:16:00Z">
                <w:pPr>
                  <w:pStyle w:val="XML1"/>
                </w:pPr>
              </w:pPrChange>
            </w:pPr>
            <w:ins w:id="7828" w:author="aas" w:date="2013-10-14T02:06:00Z">
              <w:del w:id="7829" w:author="Anees Shaikh" w:date="2013-10-19T02:16:00Z">
                <w:r w:rsidDel="00E067A3">
                  <w:delText xml:space="preserve">      &lt;xs:enumeration value="arp-op"/&gt;</w:delText>
                </w:r>
              </w:del>
            </w:ins>
          </w:p>
          <w:p w14:paraId="7C3AE7A9" w14:textId="3BD2FDF7" w:rsidR="00874469" w:rsidDel="00E067A3" w:rsidRDefault="00874469">
            <w:pPr>
              <w:pStyle w:val="Appx"/>
              <w:rPr>
                <w:ins w:id="7830" w:author="aas" w:date="2013-10-14T02:06:00Z"/>
                <w:del w:id="7831" w:author="Anees Shaikh" w:date="2013-10-19T02:16:00Z"/>
              </w:rPr>
              <w:pPrChange w:id="7832" w:author="Anees Shaikh" w:date="2013-10-19T02:16:00Z">
                <w:pPr>
                  <w:pStyle w:val="XML1"/>
                </w:pPr>
              </w:pPrChange>
            </w:pPr>
            <w:ins w:id="7833" w:author="aas" w:date="2013-10-14T02:06:00Z">
              <w:del w:id="7834" w:author="Anees Shaikh" w:date="2013-10-19T02:16:00Z">
                <w:r w:rsidDel="00E067A3">
                  <w:delText xml:space="preserve">      &lt;xs:enumeration value="arp-src-ip-address"/&gt;</w:delText>
                </w:r>
              </w:del>
            </w:ins>
          </w:p>
          <w:p w14:paraId="7AD63EBE" w14:textId="2865B8C9" w:rsidR="00874469" w:rsidDel="00E067A3" w:rsidRDefault="00874469">
            <w:pPr>
              <w:pStyle w:val="Appx"/>
              <w:rPr>
                <w:ins w:id="7835" w:author="aas" w:date="2013-10-14T02:06:00Z"/>
                <w:del w:id="7836" w:author="Anees Shaikh" w:date="2013-10-19T02:16:00Z"/>
              </w:rPr>
              <w:pPrChange w:id="7837" w:author="Anees Shaikh" w:date="2013-10-19T02:16:00Z">
                <w:pPr>
                  <w:pStyle w:val="XML1"/>
                </w:pPr>
              </w:pPrChange>
            </w:pPr>
            <w:ins w:id="7838" w:author="aas" w:date="2013-10-14T02:06:00Z">
              <w:del w:id="7839" w:author="Anees Shaikh" w:date="2013-10-19T02:16:00Z">
                <w:r w:rsidDel="00E067A3">
                  <w:delText xml:space="preserve">      &lt;xs:enumeration value="arp-target-ip-address"/&gt;</w:delText>
                </w:r>
              </w:del>
            </w:ins>
          </w:p>
          <w:p w14:paraId="08320513" w14:textId="6FA9239F" w:rsidR="00874469" w:rsidDel="00E067A3" w:rsidRDefault="00874469">
            <w:pPr>
              <w:pStyle w:val="Appx"/>
              <w:rPr>
                <w:ins w:id="7840" w:author="aas" w:date="2013-10-14T02:06:00Z"/>
                <w:del w:id="7841" w:author="Anees Shaikh" w:date="2013-10-19T02:16:00Z"/>
              </w:rPr>
              <w:pPrChange w:id="7842" w:author="Anees Shaikh" w:date="2013-10-19T02:16:00Z">
                <w:pPr>
                  <w:pStyle w:val="XML1"/>
                </w:pPr>
              </w:pPrChange>
            </w:pPr>
            <w:ins w:id="7843" w:author="aas" w:date="2013-10-14T02:06:00Z">
              <w:del w:id="7844" w:author="Anees Shaikh" w:date="2013-10-19T02:16:00Z">
                <w:r w:rsidDel="00E067A3">
                  <w:delText xml:space="preserve">      &lt;xs:enumeration value="arp-src-hardware-address"/&gt;</w:delText>
                </w:r>
              </w:del>
            </w:ins>
          </w:p>
          <w:p w14:paraId="01F95BBC" w14:textId="46C88725" w:rsidR="00874469" w:rsidDel="00E067A3" w:rsidRDefault="00874469">
            <w:pPr>
              <w:pStyle w:val="Appx"/>
              <w:rPr>
                <w:ins w:id="7845" w:author="aas" w:date="2013-10-14T02:06:00Z"/>
                <w:del w:id="7846" w:author="Anees Shaikh" w:date="2013-10-19T02:16:00Z"/>
              </w:rPr>
              <w:pPrChange w:id="7847" w:author="Anees Shaikh" w:date="2013-10-19T02:16:00Z">
                <w:pPr>
                  <w:pStyle w:val="XML1"/>
                </w:pPr>
              </w:pPrChange>
            </w:pPr>
            <w:ins w:id="7848" w:author="aas" w:date="2013-10-14T02:06:00Z">
              <w:del w:id="7849" w:author="Anees Shaikh" w:date="2013-10-19T02:16:00Z">
                <w:r w:rsidDel="00E067A3">
                  <w:delText xml:space="preserve">      &lt;xs:enumeration value="arp-target-hardware-address"/&gt;</w:delText>
                </w:r>
              </w:del>
            </w:ins>
          </w:p>
          <w:p w14:paraId="5640E6C1" w14:textId="15F55E00" w:rsidR="00874469" w:rsidDel="00E067A3" w:rsidRDefault="00874469">
            <w:pPr>
              <w:pStyle w:val="Appx"/>
              <w:rPr>
                <w:ins w:id="7850" w:author="aas" w:date="2013-10-14T02:06:00Z"/>
                <w:del w:id="7851" w:author="Anees Shaikh" w:date="2013-10-19T02:16:00Z"/>
              </w:rPr>
              <w:pPrChange w:id="7852" w:author="Anees Shaikh" w:date="2013-10-19T02:16:00Z">
                <w:pPr>
                  <w:pStyle w:val="XML1"/>
                </w:pPr>
              </w:pPrChange>
            </w:pPr>
            <w:ins w:id="7853" w:author="aas" w:date="2013-10-14T02:06:00Z">
              <w:del w:id="7854" w:author="Anees Shaikh" w:date="2013-10-19T02:16:00Z">
                <w:r w:rsidDel="00E067A3">
                  <w:delText xml:space="preserve">      &lt;xs:enumeration value="ipv6-src"/&gt;</w:delText>
                </w:r>
              </w:del>
            </w:ins>
          </w:p>
          <w:p w14:paraId="12E16172" w14:textId="0123EB63" w:rsidR="00874469" w:rsidDel="00E067A3" w:rsidRDefault="00874469">
            <w:pPr>
              <w:pStyle w:val="Appx"/>
              <w:rPr>
                <w:ins w:id="7855" w:author="aas" w:date="2013-10-14T02:06:00Z"/>
                <w:del w:id="7856" w:author="Anees Shaikh" w:date="2013-10-19T02:16:00Z"/>
              </w:rPr>
              <w:pPrChange w:id="7857" w:author="Anees Shaikh" w:date="2013-10-19T02:16:00Z">
                <w:pPr>
                  <w:pStyle w:val="XML1"/>
                </w:pPr>
              </w:pPrChange>
            </w:pPr>
            <w:ins w:id="7858" w:author="aas" w:date="2013-10-14T02:06:00Z">
              <w:del w:id="7859" w:author="Anees Shaikh" w:date="2013-10-19T02:16:00Z">
                <w:r w:rsidDel="00E067A3">
                  <w:delText xml:space="preserve">      &lt;xs:enumeration value="ipv6-dest"/&gt;</w:delText>
                </w:r>
              </w:del>
            </w:ins>
          </w:p>
          <w:p w14:paraId="6B640909" w14:textId="5A09F015" w:rsidR="00874469" w:rsidDel="00E067A3" w:rsidRDefault="00874469">
            <w:pPr>
              <w:pStyle w:val="Appx"/>
              <w:rPr>
                <w:ins w:id="7860" w:author="aas" w:date="2013-10-14T02:06:00Z"/>
                <w:del w:id="7861" w:author="Anees Shaikh" w:date="2013-10-19T02:16:00Z"/>
              </w:rPr>
              <w:pPrChange w:id="7862" w:author="Anees Shaikh" w:date="2013-10-19T02:16:00Z">
                <w:pPr>
                  <w:pStyle w:val="XML1"/>
                </w:pPr>
              </w:pPrChange>
            </w:pPr>
            <w:ins w:id="7863" w:author="aas" w:date="2013-10-14T02:06:00Z">
              <w:del w:id="7864" w:author="Anees Shaikh" w:date="2013-10-19T02:16:00Z">
                <w:r w:rsidDel="00E067A3">
                  <w:delText xml:space="preserve">      &lt;xs:enumeration value="ipv6-flow-label"/&gt;</w:delText>
                </w:r>
              </w:del>
            </w:ins>
          </w:p>
          <w:p w14:paraId="77BB8811" w14:textId="4A4C3B88" w:rsidR="00874469" w:rsidDel="00E067A3" w:rsidRDefault="00874469">
            <w:pPr>
              <w:pStyle w:val="Appx"/>
              <w:rPr>
                <w:ins w:id="7865" w:author="aas" w:date="2013-10-14T02:06:00Z"/>
                <w:del w:id="7866" w:author="Anees Shaikh" w:date="2013-10-19T02:16:00Z"/>
              </w:rPr>
              <w:pPrChange w:id="7867" w:author="Anees Shaikh" w:date="2013-10-19T02:16:00Z">
                <w:pPr>
                  <w:pStyle w:val="XML1"/>
                </w:pPr>
              </w:pPrChange>
            </w:pPr>
            <w:ins w:id="7868" w:author="aas" w:date="2013-10-14T02:06:00Z">
              <w:del w:id="7869" w:author="Anees Shaikh" w:date="2013-10-19T02:16:00Z">
                <w:r w:rsidDel="00E067A3">
                  <w:delText xml:space="preserve">      &lt;xs:enumeration value="icmpv6-type"/&gt;</w:delText>
                </w:r>
              </w:del>
            </w:ins>
          </w:p>
          <w:p w14:paraId="705FE04B" w14:textId="0939CEB5" w:rsidR="00874469" w:rsidDel="00E067A3" w:rsidRDefault="00874469">
            <w:pPr>
              <w:pStyle w:val="Appx"/>
              <w:rPr>
                <w:ins w:id="7870" w:author="aas" w:date="2013-10-14T02:06:00Z"/>
                <w:del w:id="7871" w:author="Anees Shaikh" w:date="2013-10-19T02:16:00Z"/>
              </w:rPr>
              <w:pPrChange w:id="7872" w:author="Anees Shaikh" w:date="2013-10-19T02:16:00Z">
                <w:pPr>
                  <w:pStyle w:val="XML1"/>
                </w:pPr>
              </w:pPrChange>
            </w:pPr>
            <w:ins w:id="7873" w:author="aas" w:date="2013-10-14T02:06:00Z">
              <w:del w:id="7874" w:author="Anees Shaikh" w:date="2013-10-19T02:16:00Z">
                <w:r w:rsidDel="00E067A3">
                  <w:delText xml:space="preserve">      &lt;xs:enumeration value="icmpv6-code"/&gt;</w:delText>
                </w:r>
              </w:del>
            </w:ins>
          </w:p>
          <w:p w14:paraId="292CA1A5" w14:textId="09BBA2DD" w:rsidR="00874469" w:rsidDel="00E067A3" w:rsidRDefault="00874469">
            <w:pPr>
              <w:pStyle w:val="Appx"/>
              <w:rPr>
                <w:ins w:id="7875" w:author="aas" w:date="2013-10-14T02:06:00Z"/>
                <w:del w:id="7876" w:author="Anees Shaikh" w:date="2013-10-19T02:16:00Z"/>
              </w:rPr>
              <w:pPrChange w:id="7877" w:author="Anees Shaikh" w:date="2013-10-19T02:16:00Z">
                <w:pPr>
                  <w:pStyle w:val="XML1"/>
                </w:pPr>
              </w:pPrChange>
            </w:pPr>
            <w:ins w:id="7878" w:author="aas" w:date="2013-10-14T02:06:00Z">
              <w:del w:id="7879" w:author="Anees Shaikh" w:date="2013-10-19T02:16:00Z">
                <w:r w:rsidDel="00E067A3">
                  <w:delText xml:space="preserve">      &lt;xs:enumeration value="ipv6-nd-target"/&gt;</w:delText>
                </w:r>
              </w:del>
            </w:ins>
          </w:p>
          <w:p w14:paraId="30420F48" w14:textId="7E63B918" w:rsidR="00874469" w:rsidDel="00E067A3" w:rsidRDefault="00874469">
            <w:pPr>
              <w:pStyle w:val="Appx"/>
              <w:rPr>
                <w:ins w:id="7880" w:author="aas" w:date="2013-10-14T02:06:00Z"/>
                <w:del w:id="7881" w:author="Anees Shaikh" w:date="2013-10-19T02:16:00Z"/>
              </w:rPr>
              <w:pPrChange w:id="7882" w:author="Anees Shaikh" w:date="2013-10-19T02:16:00Z">
                <w:pPr>
                  <w:pStyle w:val="XML1"/>
                </w:pPr>
              </w:pPrChange>
            </w:pPr>
            <w:ins w:id="7883" w:author="aas" w:date="2013-10-14T02:06:00Z">
              <w:del w:id="7884" w:author="Anees Shaikh" w:date="2013-10-19T02:16:00Z">
                <w:r w:rsidDel="00E067A3">
                  <w:delText xml:space="preserve">      &lt;xs:enumeration value="ipv6-nd-source-link-layer"/&gt;</w:delText>
                </w:r>
              </w:del>
            </w:ins>
          </w:p>
          <w:p w14:paraId="71511CE9" w14:textId="52C0D27E" w:rsidR="00874469" w:rsidDel="00E067A3" w:rsidRDefault="00874469">
            <w:pPr>
              <w:pStyle w:val="Appx"/>
              <w:rPr>
                <w:ins w:id="7885" w:author="aas" w:date="2013-10-14T02:06:00Z"/>
                <w:del w:id="7886" w:author="Anees Shaikh" w:date="2013-10-19T02:16:00Z"/>
              </w:rPr>
              <w:pPrChange w:id="7887" w:author="Anees Shaikh" w:date="2013-10-19T02:16:00Z">
                <w:pPr>
                  <w:pStyle w:val="XML1"/>
                </w:pPr>
              </w:pPrChange>
            </w:pPr>
            <w:ins w:id="7888" w:author="aas" w:date="2013-10-14T02:06:00Z">
              <w:del w:id="7889" w:author="Anees Shaikh" w:date="2013-10-19T02:16:00Z">
                <w:r w:rsidDel="00E067A3">
                  <w:delText xml:space="preserve">      &lt;xs:enumeration value="ipv6-nd-target-link-layer"/&gt;</w:delText>
                </w:r>
              </w:del>
            </w:ins>
          </w:p>
          <w:p w14:paraId="4FCF1C17" w14:textId="4A580084" w:rsidR="00874469" w:rsidDel="00E067A3" w:rsidRDefault="00874469">
            <w:pPr>
              <w:pStyle w:val="Appx"/>
              <w:rPr>
                <w:ins w:id="7890" w:author="aas" w:date="2013-10-14T02:06:00Z"/>
                <w:del w:id="7891" w:author="Anees Shaikh" w:date="2013-10-19T02:16:00Z"/>
              </w:rPr>
              <w:pPrChange w:id="7892" w:author="Anees Shaikh" w:date="2013-10-19T02:16:00Z">
                <w:pPr>
                  <w:pStyle w:val="XML1"/>
                </w:pPr>
              </w:pPrChange>
            </w:pPr>
            <w:ins w:id="7893" w:author="aas" w:date="2013-10-14T02:06:00Z">
              <w:del w:id="7894" w:author="Anees Shaikh" w:date="2013-10-19T02:16:00Z">
                <w:r w:rsidDel="00E067A3">
                  <w:delText xml:space="preserve">      &lt;xs:enumeration value="mpls-label"/&gt;</w:delText>
                </w:r>
              </w:del>
            </w:ins>
          </w:p>
          <w:p w14:paraId="57758B86" w14:textId="2784BD95" w:rsidR="00874469" w:rsidDel="00E067A3" w:rsidRDefault="00874469">
            <w:pPr>
              <w:pStyle w:val="Appx"/>
              <w:rPr>
                <w:ins w:id="7895" w:author="aas" w:date="2013-10-14T02:06:00Z"/>
                <w:del w:id="7896" w:author="Anees Shaikh" w:date="2013-10-19T02:16:00Z"/>
              </w:rPr>
              <w:pPrChange w:id="7897" w:author="Anees Shaikh" w:date="2013-10-19T02:16:00Z">
                <w:pPr>
                  <w:pStyle w:val="XML1"/>
                </w:pPr>
              </w:pPrChange>
            </w:pPr>
            <w:ins w:id="7898" w:author="aas" w:date="2013-10-14T02:06:00Z">
              <w:del w:id="7899" w:author="Anees Shaikh" w:date="2013-10-19T02:16:00Z">
                <w:r w:rsidDel="00E067A3">
                  <w:delText xml:space="preserve">      &lt;xs:enumeration value="mpls-tc"/&gt;</w:delText>
                </w:r>
              </w:del>
            </w:ins>
          </w:p>
          <w:p w14:paraId="53768678" w14:textId="2A69B1E1" w:rsidR="00874469" w:rsidDel="00E067A3" w:rsidRDefault="00874469">
            <w:pPr>
              <w:pStyle w:val="Appx"/>
              <w:rPr>
                <w:ins w:id="7900" w:author="aas" w:date="2013-10-14T02:06:00Z"/>
                <w:del w:id="7901" w:author="Anees Shaikh" w:date="2013-10-19T02:16:00Z"/>
              </w:rPr>
              <w:pPrChange w:id="7902" w:author="Anees Shaikh" w:date="2013-10-19T02:16:00Z">
                <w:pPr>
                  <w:pStyle w:val="XML1"/>
                </w:pPr>
              </w:pPrChange>
            </w:pPr>
            <w:ins w:id="7903" w:author="aas" w:date="2013-10-14T02:06:00Z">
              <w:del w:id="7904" w:author="Anees Shaikh" w:date="2013-10-19T02:16:00Z">
                <w:r w:rsidDel="00E067A3">
                  <w:delText xml:space="preserve">    &lt;/xs:restriction&gt;</w:delText>
                </w:r>
              </w:del>
            </w:ins>
          </w:p>
          <w:p w14:paraId="05118DED" w14:textId="33D9D9C8" w:rsidR="00874469" w:rsidDel="00E067A3" w:rsidRDefault="00874469">
            <w:pPr>
              <w:pStyle w:val="Appx"/>
              <w:rPr>
                <w:ins w:id="7905" w:author="aas" w:date="2013-10-14T02:06:00Z"/>
                <w:del w:id="7906" w:author="Anees Shaikh" w:date="2013-10-19T02:16:00Z"/>
              </w:rPr>
              <w:pPrChange w:id="7907" w:author="Anees Shaikh" w:date="2013-10-19T02:16:00Z">
                <w:pPr>
                  <w:pStyle w:val="XML1"/>
                </w:pPr>
              </w:pPrChange>
            </w:pPr>
            <w:ins w:id="7908" w:author="aas" w:date="2013-10-14T02:06:00Z">
              <w:del w:id="7909" w:author="Anees Shaikh" w:date="2013-10-19T02:16:00Z">
                <w:r w:rsidDel="00E067A3">
                  <w:delText xml:space="preserve">  &lt;/xs:simpleType&gt;</w:delText>
                </w:r>
              </w:del>
            </w:ins>
          </w:p>
          <w:p w14:paraId="0D7E78E5" w14:textId="4784ADB7" w:rsidR="00874469" w:rsidDel="00E067A3" w:rsidRDefault="00874469">
            <w:pPr>
              <w:pStyle w:val="Appx"/>
              <w:rPr>
                <w:ins w:id="7910" w:author="aas" w:date="2013-10-14T02:06:00Z"/>
                <w:del w:id="7911" w:author="Anees Shaikh" w:date="2013-10-19T02:16:00Z"/>
              </w:rPr>
              <w:pPrChange w:id="7912" w:author="Anees Shaikh" w:date="2013-10-19T02:16:00Z">
                <w:pPr>
                  <w:pStyle w:val="XML1"/>
                </w:pPr>
              </w:pPrChange>
            </w:pPr>
            <w:ins w:id="7913" w:author="aas" w:date="2013-10-14T02:06:00Z">
              <w:del w:id="7914" w:author="Anees Shaikh" w:date="2013-10-19T02:16:00Z">
                <w:r w:rsidDel="00E067A3">
                  <w:delText xml:space="preserve">  &lt;xs:simpleType name="hex-binary"&gt;</w:delText>
                </w:r>
              </w:del>
            </w:ins>
          </w:p>
          <w:p w14:paraId="47F09AB8" w14:textId="48091A13" w:rsidR="00874469" w:rsidDel="00E067A3" w:rsidRDefault="00874469">
            <w:pPr>
              <w:pStyle w:val="Appx"/>
              <w:rPr>
                <w:ins w:id="7915" w:author="aas" w:date="2013-10-14T02:06:00Z"/>
                <w:del w:id="7916" w:author="Anees Shaikh" w:date="2013-10-19T02:16:00Z"/>
              </w:rPr>
              <w:pPrChange w:id="7917" w:author="Anees Shaikh" w:date="2013-10-19T02:16:00Z">
                <w:pPr>
                  <w:pStyle w:val="XML1"/>
                </w:pPr>
              </w:pPrChange>
            </w:pPr>
            <w:ins w:id="7918" w:author="aas" w:date="2013-10-14T02:06:00Z">
              <w:del w:id="7919" w:author="Anees Shaikh" w:date="2013-10-19T02:16:00Z">
                <w:r w:rsidDel="00E067A3">
                  <w:delText xml:space="preserve">    &lt;xs:annotation&gt;</w:delText>
                </w:r>
              </w:del>
            </w:ins>
          </w:p>
          <w:p w14:paraId="746C6127" w14:textId="203A2784" w:rsidR="00874469" w:rsidDel="00E067A3" w:rsidRDefault="00874469">
            <w:pPr>
              <w:pStyle w:val="Appx"/>
              <w:rPr>
                <w:ins w:id="7920" w:author="aas" w:date="2013-10-14T02:06:00Z"/>
                <w:del w:id="7921" w:author="Anees Shaikh" w:date="2013-10-19T02:16:00Z"/>
              </w:rPr>
              <w:pPrChange w:id="7922" w:author="Anees Shaikh" w:date="2013-10-19T02:16:00Z">
                <w:pPr>
                  <w:pStyle w:val="XML1"/>
                </w:pPr>
              </w:pPrChange>
            </w:pPr>
            <w:ins w:id="7923" w:author="aas" w:date="2013-10-14T02:06:00Z">
              <w:del w:id="7924" w:author="Anees Shaikh" w:date="2013-10-19T02:16:00Z">
                <w:r w:rsidDel="00E067A3">
                  <w:delText xml:space="preserve">      &lt;xs:documentation&gt;</w:delText>
                </w:r>
              </w:del>
            </w:ins>
          </w:p>
          <w:p w14:paraId="7CD80CFA" w14:textId="720AB9E8" w:rsidR="00874469" w:rsidDel="00E067A3" w:rsidRDefault="00874469">
            <w:pPr>
              <w:pStyle w:val="Appx"/>
              <w:rPr>
                <w:ins w:id="7925" w:author="aas" w:date="2013-10-14T02:06:00Z"/>
                <w:del w:id="7926" w:author="Anees Shaikh" w:date="2013-10-19T02:16:00Z"/>
              </w:rPr>
              <w:pPrChange w:id="7927" w:author="Anees Shaikh" w:date="2013-10-19T02:16:00Z">
                <w:pPr>
                  <w:pStyle w:val="XML1"/>
                </w:pPr>
              </w:pPrChange>
            </w:pPr>
            <w:ins w:id="7928" w:author="aas" w:date="2013-10-14T02:06:00Z">
              <w:del w:id="7929" w:author="Anees Shaikh" w:date="2013-10-19T02:16:00Z">
                <w:r w:rsidDel="00E067A3">
                  <w:delText xml:space="preserve">        Hex binary encoded string</w:delText>
                </w:r>
              </w:del>
            </w:ins>
          </w:p>
          <w:p w14:paraId="0776BDBF" w14:textId="208AFA03" w:rsidR="00874469" w:rsidDel="00E067A3" w:rsidRDefault="00874469">
            <w:pPr>
              <w:pStyle w:val="Appx"/>
              <w:rPr>
                <w:ins w:id="7930" w:author="aas" w:date="2013-10-14T02:06:00Z"/>
                <w:del w:id="7931" w:author="Anees Shaikh" w:date="2013-10-19T02:16:00Z"/>
              </w:rPr>
              <w:pPrChange w:id="7932" w:author="Anees Shaikh" w:date="2013-10-19T02:16:00Z">
                <w:pPr>
                  <w:pStyle w:val="XML1"/>
                </w:pPr>
              </w:pPrChange>
            </w:pPr>
            <w:ins w:id="7933" w:author="aas" w:date="2013-10-14T02:06:00Z">
              <w:del w:id="7934" w:author="Anees Shaikh" w:date="2013-10-19T02:16:00Z">
                <w:r w:rsidDel="00E067A3">
                  <w:delText xml:space="preserve">      &lt;/xs:documentation&gt;</w:delText>
                </w:r>
              </w:del>
            </w:ins>
          </w:p>
          <w:p w14:paraId="715A03A7" w14:textId="0EA5FAF7" w:rsidR="00874469" w:rsidDel="00E067A3" w:rsidRDefault="00874469">
            <w:pPr>
              <w:pStyle w:val="Appx"/>
              <w:rPr>
                <w:ins w:id="7935" w:author="aas" w:date="2013-10-14T02:06:00Z"/>
                <w:del w:id="7936" w:author="Anees Shaikh" w:date="2013-10-19T02:16:00Z"/>
              </w:rPr>
              <w:pPrChange w:id="7937" w:author="Anees Shaikh" w:date="2013-10-19T02:16:00Z">
                <w:pPr>
                  <w:pStyle w:val="XML1"/>
                </w:pPr>
              </w:pPrChange>
            </w:pPr>
            <w:ins w:id="7938" w:author="aas" w:date="2013-10-14T02:06:00Z">
              <w:del w:id="7939" w:author="Anees Shaikh" w:date="2013-10-19T02:16:00Z">
                <w:r w:rsidDel="00E067A3">
                  <w:delText xml:space="preserve">    &lt;/xs:annotation&gt;</w:delText>
                </w:r>
              </w:del>
            </w:ins>
          </w:p>
          <w:p w14:paraId="254B1182" w14:textId="1099A036" w:rsidR="00874469" w:rsidDel="00E067A3" w:rsidRDefault="00874469">
            <w:pPr>
              <w:pStyle w:val="Appx"/>
              <w:rPr>
                <w:ins w:id="7940" w:author="aas" w:date="2013-10-14T02:06:00Z"/>
                <w:del w:id="7941" w:author="Anees Shaikh" w:date="2013-10-19T02:16:00Z"/>
              </w:rPr>
              <w:pPrChange w:id="7942" w:author="Anees Shaikh" w:date="2013-10-19T02:16:00Z">
                <w:pPr>
                  <w:pStyle w:val="XML1"/>
                </w:pPr>
              </w:pPrChange>
            </w:pPr>
          </w:p>
          <w:p w14:paraId="4BEB7B2C" w14:textId="5EA964EB" w:rsidR="00874469" w:rsidDel="00E067A3" w:rsidRDefault="00874469">
            <w:pPr>
              <w:pStyle w:val="Appx"/>
              <w:rPr>
                <w:ins w:id="7943" w:author="aas" w:date="2013-10-14T02:06:00Z"/>
                <w:del w:id="7944" w:author="Anees Shaikh" w:date="2013-10-19T02:16:00Z"/>
              </w:rPr>
              <w:pPrChange w:id="7945" w:author="Anees Shaikh" w:date="2013-10-19T02:16:00Z">
                <w:pPr>
                  <w:pStyle w:val="XML1"/>
                </w:pPr>
              </w:pPrChange>
            </w:pPr>
            <w:ins w:id="7946" w:author="aas" w:date="2013-10-14T02:06:00Z">
              <w:del w:id="7947" w:author="Anees Shaikh" w:date="2013-10-19T02:16:00Z">
                <w:r w:rsidDel="00E067A3">
                  <w:delText xml:space="preserve">    &lt;xs:restriction base="xs:base64Binary"&gt;</w:delText>
                </w:r>
              </w:del>
            </w:ins>
          </w:p>
          <w:p w14:paraId="23E123BF" w14:textId="23917FE3" w:rsidR="00874469" w:rsidDel="00E067A3" w:rsidRDefault="00874469">
            <w:pPr>
              <w:pStyle w:val="Appx"/>
              <w:rPr>
                <w:ins w:id="7948" w:author="aas" w:date="2013-10-14T02:06:00Z"/>
                <w:del w:id="7949" w:author="Anees Shaikh" w:date="2013-10-19T02:16:00Z"/>
              </w:rPr>
              <w:pPrChange w:id="7950" w:author="Anees Shaikh" w:date="2013-10-19T02:16:00Z">
                <w:pPr>
                  <w:pStyle w:val="XML1"/>
                </w:pPr>
              </w:pPrChange>
            </w:pPr>
            <w:ins w:id="7951" w:author="aas" w:date="2013-10-14T02:06:00Z">
              <w:del w:id="7952" w:author="Anees Shaikh" w:date="2013-10-19T02:16:00Z">
                <w:r w:rsidDel="00E067A3">
                  <w:delText xml:space="preserve">    &lt;/xs:restriction&gt;</w:delText>
                </w:r>
              </w:del>
            </w:ins>
          </w:p>
          <w:p w14:paraId="0F252B49" w14:textId="1FE3EC40" w:rsidR="00874469" w:rsidDel="00E067A3" w:rsidRDefault="00874469">
            <w:pPr>
              <w:pStyle w:val="Appx"/>
              <w:rPr>
                <w:ins w:id="7953" w:author="aas" w:date="2013-10-14T02:06:00Z"/>
                <w:del w:id="7954" w:author="Anees Shaikh" w:date="2013-10-19T02:16:00Z"/>
              </w:rPr>
              <w:pPrChange w:id="7955" w:author="Anees Shaikh" w:date="2013-10-19T02:16:00Z">
                <w:pPr>
                  <w:pStyle w:val="XML1"/>
                </w:pPr>
              </w:pPrChange>
            </w:pPr>
            <w:ins w:id="7956" w:author="aas" w:date="2013-10-14T02:06:00Z">
              <w:del w:id="7957" w:author="Anees Shaikh" w:date="2013-10-19T02:16:00Z">
                <w:r w:rsidDel="00E067A3">
                  <w:delText xml:space="preserve">  &lt;/xs:simpleType&gt;</w:delText>
                </w:r>
              </w:del>
            </w:ins>
          </w:p>
          <w:p w14:paraId="1FFA3B48" w14:textId="05EB235A" w:rsidR="00874469" w:rsidDel="00E067A3" w:rsidRDefault="00874469">
            <w:pPr>
              <w:pStyle w:val="Appx"/>
              <w:rPr>
                <w:ins w:id="7958" w:author="aas" w:date="2013-10-14T02:06:00Z"/>
                <w:del w:id="7959" w:author="Anees Shaikh" w:date="2013-10-19T02:16:00Z"/>
              </w:rPr>
              <w:pPrChange w:id="7960" w:author="Anees Shaikh" w:date="2013-10-19T02:16:00Z">
                <w:pPr>
                  <w:pStyle w:val="XML1"/>
                </w:pPr>
              </w:pPrChange>
            </w:pPr>
          </w:p>
          <w:p w14:paraId="5DC0EFA1" w14:textId="28B7EDD7" w:rsidR="00874469" w:rsidDel="00E067A3" w:rsidRDefault="00874469">
            <w:pPr>
              <w:pStyle w:val="Appx"/>
              <w:rPr>
                <w:ins w:id="7961" w:author="aas" w:date="2013-10-14T02:06:00Z"/>
                <w:del w:id="7962" w:author="Anees Shaikh" w:date="2013-10-19T02:16:00Z"/>
              </w:rPr>
              <w:pPrChange w:id="7963" w:author="Anees Shaikh" w:date="2013-10-19T02:16:00Z">
                <w:pPr>
                  <w:pStyle w:val="XML1"/>
                </w:pPr>
              </w:pPrChange>
            </w:pPr>
            <w:ins w:id="7964" w:author="aas" w:date="2013-10-14T02:06:00Z">
              <w:del w:id="7965" w:author="Anees Shaikh" w:date="2013-10-19T02:16:00Z">
                <w:r w:rsidDel="00E067A3">
                  <w:delText xml:space="preserve">  &lt;xs:element name="capable-switch"&gt;</w:delText>
                </w:r>
              </w:del>
            </w:ins>
          </w:p>
          <w:p w14:paraId="4DB5CF5A" w14:textId="332C2926" w:rsidR="00874469" w:rsidDel="00E067A3" w:rsidRDefault="00874469">
            <w:pPr>
              <w:pStyle w:val="Appx"/>
              <w:rPr>
                <w:ins w:id="7966" w:author="aas" w:date="2013-10-14T02:06:00Z"/>
                <w:del w:id="7967" w:author="Anees Shaikh" w:date="2013-10-19T02:16:00Z"/>
              </w:rPr>
              <w:pPrChange w:id="7968" w:author="Anees Shaikh" w:date="2013-10-19T02:16:00Z">
                <w:pPr>
                  <w:pStyle w:val="XML1"/>
                </w:pPr>
              </w:pPrChange>
            </w:pPr>
            <w:ins w:id="7969" w:author="aas" w:date="2013-10-14T02:06:00Z">
              <w:del w:id="7970" w:author="Anees Shaikh" w:date="2013-10-19T02:16:00Z">
                <w:r w:rsidDel="00E067A3">
                  <w:delText xml:space="preserve">    &lt;xs:annotation&gt;</w:delText>
                </w:r>
              </w:del>
            </w:ins>
          </w:p>
          <w:p w14:paraId="52E07DB2" w14:textId="40335AB1" w:rsidR="00874469" w:rsidDel="00E067A3" w:rsidRDefault="00874469">
            <w:pPr>
              <w:pStyle w:val="Appx"/>
              <w:rPr>
                <w:ins w:id="7971" w:author="aas" w:date="2013-10-14T02:06:00Z"/>
                <w:del w:id="7972" w:author="Anees Shaikh" w:date="2013-10-19T02:16:00Z"/>
              </w:rPr>
              <w:pPrChange w:id="7973" w:author="Anees Shaikh" w:date="2013-10-19T02:16:00Z">
                <w:pPr>
                  <w:pStyle w:val="XML1"/>
                </w:pPr>
              </w:pPrChange>
            </w:pPr>
            <w:ins w:id="7974" w:author="aas" w:date="2013-10-14T02:06:00Z">
              <w:del w:id="7975" w:author="Anees Shaikh" w:date="2013-10-19T02:16:00Z">
                <w:r w:rsidDel="00E067A3">
                  <w:delText xml:space="preserve">      &lt;xs:documentation&gt;</w:delText>
                </w:r>
              </w:del>
            </w:ins>
          </w:p>
          <w:p w14:paraId="0942F2E1" w14:textId="0D2B0182" w:rsidR="00874469" w:rsidDel="00E067A3" w:rsidRDefault="00874469">
            <w:pPr>
              <w:pStyle w:val="Appx"/>
              <w:rPr>
                <w:ins w:id="7976" w:author="aas" w:date="2013-10-14T02:06:00Z"/>
                <w:del w:id="7977" w:author="Anees Shaikh" w:date="2013-10-19T02:16:00Z"/>
              </w:rPr>
              <w:pPrChange w:id="7978" w:author="Anees Shaikh" w:date="2013-10-19T02:16:00Z">
                <w:pPr>
                  <w:pStyle w:val="XML1"/>
                </w:pPr>
              </w:pPrChange>
            </w:pPr>
            <w:ins w:id="7979" w:author="aas" w:date="2013-10-14T02:06:00Z">
              <w:del w:id="7980" w:author="Anees Shaikh" w:date="2013-10-19T02:16:00Z">
                <w:r w:rsidDel="00E067A3">
                  <w:delText xml:space="preserve">        The OpenFlow Capable Switch serves as the root element for an OpenFlow</w:delText>
                </w:r>
              </w:del>
            </w:ins>
          </w:p>
          <w:p w14:paraId="686C53B7" w14:textId="14D68B6A" w:rsidR="00874469" w:rsidDel="00E067A3" w:rsidRDefault="00874469">
            <w:pPr>
              <w:pStyle w:val="Appx"/>
              <w:rPr>
                <w:ins w:id="7981" w:author="aas" w:date="2013-10-14T02:06:00Z"/>
                <w:del w:id="7982" w:author="Anees Shaikh" w:date="2013-10-19T02:16:00Z"/>
              </w:rPr>
              <w:pPrChange w:id="7983" w:author="Anees Shaikh" w:date="2013-10-19T02:16:00Z">
                <w:pPr>
                  <w:pStyle w:val="XML1"/>
                </w:pPr>
              </w:pPrChange>
            </w:pPr>
            <w:ins w:id="7984" w:author="aas" w:date="2013-10-14T02:06:00Z">
              <w:del w:id="7985" w:author="Anees Shaikh" w:date="2013-10-19T02:16:00Z">
                <w:r w:rsidDel="00E067A3">
                  <w:delText xml:space="preserve">        configuration.  It contains logical switches and resources that</w:delText>
                </w:r>
              </w:del>
            </w:ins>
          </w:p>
          <w:p w14:paraId="1ED4733E" w14:textId="05AF294B" w:rsidR="00874469" w:rsidDel="00E067A3" w:rsidRDefault="00874469">
            <w:pPr>
              <w:pStyle w:val="Appx"/>
              <w:rPr>
                <w:ins w:id="7986" w:author="aas" w:date="2013-10-14T02:06:00Z"/>
                <w:del w:id="7987" w:author="Anees Shaikh" w:date="2013-10-19T02:16:00Z"/>
              </w:rPr>
              <w:pPrChange w:id="7988" w:author="Anees Shaikh" w:date="2013-10-19T02:16:00Z">
                <w:pPr>
                  <w:pStyle w:val="XML1"/>
                </w:pPr>
              </w:pPrChange>
            </w:pPr>
            <w:ins w:id="7989" w:author="aas" w:date="2013-10-14T02:06:00Z">
              <w:del w:id="7990" w:author="Anees Shaikh" w:date="2013-10-19T02:16:00Z">
                <w:r w:rsidDel="00E067A3">
                  <w:delText xml:space="preserve">        can be assigned to logical switches.  It may have relations to</w:delText>
                </w:r>
              </w:del>
            </w:ins>
          </w:p>
          <w:p w14:paraId="5755CA3E" w14:textId="2BCFD62C" w:rsidR="00874469" w:rsidDel="00E067A3" w:rsidRDefault="00874469">
            <w:pPr>
              <w:pStyle w:val="Appx"/>
              <w:rPr>
                <w:ins w:id="7991" w:author="aas" w:date="2013-10-14T02:06:00Z"/>
                <w:del w:id="7992" w:author="Anees Shaikh" w:date="2013-10-19T02:16:00Z"/>
              </w:rPr>
              <w:pPrChange w:id="7993" w:author="Anees Shaikh" w:date="2013-10-19T02:16:00Z">
                <w:pPr>
                  <w:pStyle w:val="XML1"/>
                </w:pPr>
              </w:pPrChange>
            </w:pPr>
            <w:ins w:id="7994" w:author="aas" w:date="2013-10-14T02:06:00Z">
              <w:del w:id="7995" w:author="Anees Shaikh" w:date="2013-10-19T02:16:00Z">
                <w:r w:rsidDel="00E067A3">
                  <w:delText xml:space="preserve">        OpenFlow Configuration Points.</w:delText>
                </w:r>
              </w:del>
            </w:ins>
          </w:p>
          <w:p w14:paraId="113C999F" w14:textId="5F582B1A" w:rsidR="00874469" w:rsidDel="00E067A3" w:rsidRDefault="00874469">
            <w:pPr>
              <w:pStyle w:val="Appx"/>
              <w:rPr>
                <w:ins w:id="7996" w:author="aas" w:date="2013-10-14T02:06:00Z"/>
                <w:del w:id="7997" w:author="Anees Shaikh" w:date="2013-10-19T02:16:00Z"/>
              </w:rPr>
              <w:pPrChange w:id="7998" w:author="Anees Shaikh" w:date="2013-10-19T02:16:00Z">
                <w:pPr>
                  <w:pStyle w:val="XML1"/>
                </w:pPr>
              </w:pPrChange>
            </w:pPr>
            <w:ins w:id="7999" w:author="aas" w:date="2013-10-14T02:06:00Z">
              <w:del w:id="8000" w:author="Anees Shaikh" w:date="2013-10-19T02:16:00Z">
                <w:r w:rsidDel="00E067A3">
                  <w:delText xml:space="preserve">      &lt;/xs:documentation&gt;</w:delText>
                </w:r>
              </w:del>
            </w:ins>
          </w:p>
          <w:p w14:paraId="5CDE2E38" w14:textId="547A6B79" w:rsidR="00874469" w:rsidDel="00E067A3" w:rsidRDefault="00874469">
            <w:pPr>
              <w:pStyle w:val="Appx"/>
              <w:rPr>
                <w:ins w:id="8001" w:author="aas" w:date="2013-10-14T02:06:00Z"/>
                <w:del w:id="8002" w:author="Anees Shaikh" w:date="2013-10-19T02:16:00Z"/>
              </w:rPr>
              <w:pPrChange w:id="8003" w:author="Anees Shaikh" w:date="2013-10-19T02:16:00Z">
                <w:pPr>
                  <w:pStyle w:val="XML1"/>
                </w:pPr>
              </w:pPrChange>
            </w:pPr>
            <w:ins w:id="8004" w:author="aas" w:date="2013-10-14T02:06:00Z">
              <w:del w:id="8005" w:author="Anees Shaikh" w:date="2013-10-19T02:16:00Z">
                <w:r w:rsidDel="00E067A3">
                  <w:delText xml:space="preserve">    &lt;/xs:annotation&gt;</w:delText>
                </w:r>
              </w:del>
            </w:ins>
          </w:p>
          <w:p w14:paraId="52A002CB" w14:textId="7779D16D" w:rsidR="00874469" w:rsidDel="00E067A3" w:rsidRDefault="00874469">
            <w:pPr>
              <w:pStyle w:val="Appx"/>
              <w:rPr>
                <w:ins w:id="8006" w:author="aas" w:date="2013-10-14T02:06:00Z"/>
                <w:del w:id="8007" w:author="Anees Shaikh" w:date="2013-10-19T02:16:00Z"/>
              </w:rPr>
              <w:pPrChange w:id="8008" w:author="Anees Shaikh" w:date="2013-10-19T02:16:00Z">
                <w:pPr>
                  <w:pStyle w:val="XML1"/>
                </w:pPr>
              </w:pPrChange>
            </w:pPr>
            <w:ins w:id="8009" w:author="aas" w:date="2013-10-14T02:06:00Z">
              <w:del w:id="8010" w:author="Anees Shaikh" w:date="2013-10-19T02:16:00Z">
                <w:r w:rsidDel="00E067A3">
                  <w:delText xml:space="preserve">    &lt;xs:complexType&gt;</w:delText>
                </w:r>
              </w:del>
            </w:ins>
          </w:p>
          <w:p w14:paraId="5F980787" w14:textId="176445F3" w:rsidR="00874469" w:rsidDel="00E067A3" w:rsidRDefault="00874469">
            <w:pPr>
              <w:pStyle w:val="Appx"/>
              <w:rPr>
                <w:ins w:id="8011" w:author="aas" w:date="2013-10-14T02:06:00Z"/>
                <w:del w:id="8012" w:author="Anees Shaikh" w:date="2013-10-19T02:16:00Z"/>
              </w:rPr>
              <w:pPrChange w:id="8013" w:author="Anees Shaikh" w:date="2013-10-19T02:16:00Z">
                <w:pPr>
                  <w:pStyle w:val="XML1"/>
                </w:pPr>
              </w:pPrChange>
            </w:pPr>
            <w:ins w:id="8014" w:author="aas" w:date="2013-10-14T02:06:00Z">
              <w:del w:id="8015" w:author="Anees Shaikh" w:date="2013-10-19T02:16:00Z">
                <w:r w:rsidDel="00E067A3">
                  <w:delText xml:space="preserve">      &lt;xs:sequence&gt;</w:delText>
                </w:r>
              </w:del>
            </w:ins>
          </w:p>
          <w:p w14:paraId="6665A174" w14:textId="2861981C" w:rsidR="00874469" w:rsidDel="00E067A3" w:rsidRDefault="00874469">
            <w:pPr>
              <w:pStyle w:val="Appx"/>
              <w:rPr>
                <w:ins w:id="8016" w:author="aas" w:date="2013-10-14T02:06:00Z"/>
                <w:del w:id="8017" w:author="Anees Shaikh" w:date="2013-10-19T02:16:00Z"/>
              </w:rPr>
              <w:pPrChange w:id="8018" w:author="Anees Shaikh" w:date="2013-10-19T02:16:00Z">
                <w:pPr>
                  <w:pStyle w:val="XML1"/>
                </w:pPr>
              </w:pPrChange>
            </w:pPr>
            <w:ins w:id="8019" w:author="aas" w:date="2013-10-14T02:06:00Z">
              <w:del w:id="8020" w:author="Anees Shaikh" w:date="2013-10-19T02:16:00Z">
                <w:r w:rsidDel="00E067A3">
                  <w:delText xml:space="preserve">        &lt;xs:element name="id"  type="xs:string"&gt;</w:delText>
                </w:r>
              </w:del>
            </w:ins>
          </w:p>
          <w:p w14:paraId="63EFD00E" w14:textId="43154403" w:rsidR="00874469" w:rsidDel="00E067A3" w:rsidRDefault="00874469">
            <w:pPr>
              <w:pStyle w:val="Appx"/>
              <w:rPr>
                <w:ins w:id="8021" w:author="aas" w:date="2013-10-14T02:06:00Z"/>
                <w:del w:id="8022" w:author="Anees Shaikh" w:date="2013-10-19T02:16:00Z"/>
              </w:rPr>
              <w:pPrChange w:id="8023" w:author="Anees Shaikh" w:date="2013-10-19T02:16:00Z">
                <w:pPr>
                  <w:pStyle w:val="XML1"/>
                </w:pPr>
              </w:pPrChange>
            </w:pPr>
            <w:ins w:id="8024" w:author="aas" w:date="2013-10-14T02:06:00Z">
              <w:del w:id="8025" w:author="Anees Shaikh" w:date="2013-10-19T02:16:00Z">
                <w:r w:rsidDel="00E067A3">
                  <w:delText xml:space="preserve">          &lt;xs:annotation&gt;</w:delText>
                </w:r>
              </w:del>
            </w:ins>
          </w:p>
          <w:p w14:paraId="020D9F07" w14:textId="21DEF8C4" w:rsidR="00874469" w:rsidDel="00E067A3" w:rsidRDefault="00874469">
            <w:pPr>
              <w:pStyle w:val="Appx"/>
              <w:rPr>
                <w:ins w:id="8026" w:author="aas" w:date="2013-10-14T02:06:00Z"/>
                <w:del w:id="8027" w:author="Anees Shaikh" w:date="2013-10-19T02:16:00Z"/>
              </w:rPr>
              <w:pPrChange w:id="8028" w:author="Anees Shaikh" w:date="2013-10-19T02:16:00Z">
                <w:pPr>
                  <w:pStyle w:val="XML1"/>
                </w:pPr>
              </w:pPrChange>
            </w:pPr>
            <w:ins w:id="8029" w:author="aas" w:date="2013-10-14T02:06:00Z">
              <w:del w:id="8030" w:author="Anees Shaikh" w:date="2013-10-19T02:16:00Z">
                <w:r w:rsidDel="00E067A3">
                  <w:delText xml:space="preserve">            &lt;xs:documentation&gt;</w:delText>
                </w:r>
              </w:del>
            </w:ins>
          </w:p>
          <w:p w14:paraId="5F9A7F45" w14:textId="01FA2A3C" w:rsidR="00874469" w:rsidDel="00E067A3" w:rsidRDefault="00874469">
            <w:pPr>
              <w:pStyle w:val="Appx"/>
              <w:rPr>
                <w:ins w:id="8031" w:author="aas" w:date="2013-10-14T02:06:00Z"/>
                <w:del w:id="8032" w:author="Anees Shaikh" w:date="2013-10-19T02:16:00Z"/>
              </w:rPr>
              <w:pPrChange w:id="8033" w:author="Anees Shaikh" w:date="2013-10-19T02:16:00Z">
                <w:pPr>
                  <w:pStyle w:val="XML1"/>
                </w:pPr>
              </w:pPrChange>
            </w:pPr>
            <w:ins w:id="8034" w:author="aas" w:date="2013-10-14T02:06:00Z">
              <w:del w:id="8035" w:author="Anees Shaikh" w:date="2013-10-19T02:16:00Z">
                <w:r w:rsidDel="00E067A3">
                  <w:delText xml:space="preserve">              A unique but locally arbitrary identifier that uniquely identifies a</w:delText>
                </w:r>
              </w:del>
            </w:ins>
          </w:p>
          <w:p w14:paraId="45116EF5" w14:textId="7532E7A8" w:rsidR="00874469" w:rsidDel="00E067A3" w:rsidRDefault="00874469">
            <w:pPr>
              <w:pStyle w:val="Appx"/>
              <w:rPr>
                <w:ins w:id="8036" w:author="aas" w:date="2013-10-14T02:06:00Z"/>
                <w:del w:id="8037" w:author="Anees Shaikh" w:date="2013-10-19T02:16:00Z"/>
              </w:rPr>
              <w:pPrChange w:id="8038" w:author="Anees Shaikh" w:date="2013-10-19T02:16:00Z">
                <w:pPr>
                  <w:pStyle w:val="XML1"/>
                </w:pPr>
              </w:pPrChange>
            </w:pPr>
            <w:ins w:id="8039" w:author="aas" w:date="2013-10-14T02:06:00Z">
              <w:del w:id="8040" w:author="Anees Shaikh" w:date="2013-10-19T02:16:00Z">
                <w:r w:rsidDel="00E067A3">
                  <w:delText xml:space="preserve">                     Capable Switch within the context of potential OpenFlow</w:delText>
                </w:r>
              </w:del>
            </w:ins>
          </w:p>
          <w:p w14:paraId="48DA8545" w14:textId="130836CA" w:rsidR="00874469" w:rsidDel="00E067A3" w:rsidRDefault="00874469">
            <w:pPr>
              <w:pStyle w:val="Appx"/>
              <w:rPr>
                <w:ins w:id="8041" w:author="aas" w:date="2013-10-14T02:06:00Z"/>
                <w:del w:id="8042" w:author="Anees Shaikh" w:date="2013-10-19T02:16:00Z"/>
              </w:rPr>
              <w:pPrChange w:id="8043" w:author="Anees Shaikh" w:date="2013-10-19T02:16:00Z">
                <w:pPr>
                  <w:pStyle w:val="XML1"/>
                </w:pPr>
              </w:pPrChange>
            </w:pPr>
            <w:ins w:id="8044" w:author="aas" w:date="2013-10-14T02:06:00Z">
              <w:del w:id="8045" w:author="Anees Shaikh" w:date="2013-10-19T02:16:00Z">
                <w:r w:rsidDel="00E067A3">
                  <w:delText xml:space="preserve">                     Configuration Points.  It MUST be persistent across reboots of</w:delText>
                </w:r>
              </w:del>
            </w:ins>
          </w:p>
          <w:p w14:paraId="023780DC" w14:textId="3D2A94D6" w:rsidR="00874469" w:rsidDel="00E067A3" w:rsidRDefault="00874469">
            <w:pPr>
              <w:pStyle w:val="Appx"/>
              <w:rPr>
                <w:ins w:id="8046" w:author="aas" w:date="2013-10-14T02:06:00Z"/>
                <w:del w:id="8047" w:author="Anees Shaikh" w:date="2013-10-19T02:16:00Z"/>
              </w:rPr>
              <w:pPrChange w:id="8048" w:author="Anees Shaikh" w:date="2013-10-19T02:16:00Z">
                <w:pPr>
                  <w:pStyle w:val="XML1"/>
                </w:pPr>
              </w:pPrChange>
            </w:pPr>
            <w:ins w:id="8049" w:author="aas" w:date="2013-10-14T02:06:00Z">
              <w:del w:id="8050" w:author="Anees Shaikh" w:date="2013-10-19T02:16:00Z">
                <w:r w:rsidDel="00E067A3">
                  <w:delText xml:space="preserve">                     the OpenFlow Capable Switch.</w:delText>
                </w:r>
              </w:del>
            </w:ins>
          </w:p>
          <w:p w14:paraId="265734C4" w14:textId="259CAB16" w:rsidR="00874469" w:rsidDel="00E067A3" w:rsidRDefault="00874469">
            <w:pPr>
              <w:pStyle w:val="Appx"/>
              <w:rPr>
                <w:ins w:id="8051" w:author="aas" w:date="2013-10-14T02:06:00Z"/>
                <w:del w:id="8052" w:author="Anees Shaikh" w:date="2013-10-19T02:16:00Z"/>
              </w:rPr>
              <w:pPrChange w:id="8053" w:author="Anees Shaikh" w:date="2013-10-19T02:16:00Z">
                <w:pPr>
                  <w:pStyle w:val="XML1"/>
                </w:pPr>
              </w:pPrChange>
            </w:pPr>
            <w:ins w:id="8054" w:author="aas" w:date="2013-10-14T02:06:00Z">
              <w:del w:id="8055" w:author="Anees Shaikh" w:date="2013-10-19T02:16:00Z">
                <w:r w:rsidDel="00E067A3">
                  <w:delText xml:space="preserve">            &lt;/xs:documentation&gt;</w:delText>
                </w:r>
              </w:del>
            </w:ins>
          </w:p>
          <w:p w14:paraId="7A90098F" w14:textId="065C4090" w:rsidR="00874469" w:rsidDel="00E067A3" w:rsidRDefault="00874469">
            <w:pPr>
              <w:pStyle w:val="Appx"/>
              <w:rPr>
                <w:ins w:id="8056" w:author="aas" w:date="2013-10-14T02:06:00Z"/>
                <w:del w:id="8057" w:author="Anees Shaikh" w:date="2013-10-19T02:16:00Z"/>
              </w:rPr>
              <w:pPrChange w:id="8058" w:author="Anees Shaikh" w:date="2013-10-19T02:16:00Z">
                <w:pPr>
                  <w:pStyle w:val="XML1"/>
                </w:pPr>
              </w:pPrChange>
            </w:pPr>
            <w:ins w:id="8059" w:author="aas" w:date="2013-10-14T02:06:00Z">
              <w:del w:id="8060" w:author="Anees Shaikh" w:date="2013-10-19T02:16:00Z">
                <w:r w:rsidDel="00E067A3">
                  <w:delText xml:space="preserve">          &lt;/xs:annotation&gt;</w:delText>
                </w:r>
              </w:del>
            </w:ins>
          </w:p>
          <w:p w14:paraId="02CBB94D" w14:textId="1C25986D" w:rsidR="00874469" w:rsidDel="00E067A3" w:rsidRDefault="00874469">
            <w:pPr>
              <w:pStyle w:val="Appx"/>
              <w:rPr>
                <w:ins w:id="8061" w:author="aas" w:date="2013-10-14T02:06:00Z"/>
                <w:del w:id="8062" w:author="Anees Shaikh" w:date="2013-10-19T02:16:00Z"/>
              </w:rPr>
              <w:pPrChange w:id="8063" w:author="Anees Shaikh" w:date="2013-10-19T02:16:00Z">
                <w:pPr>
                  <w:pStyle w:val="XML1"/>
                </w:pPr>
              </w:pPrChange>
            </w:pPr>
            <w:ins w:id="8064" w:author="aas" w:date="2013-10-14T02:06:00Z">
              <w:del w:id="8065" w:author="Anees Shaikh" w:date="2013-10-19T02:16:00Z">
                <w:r w:rsidDel="00E067A3">
                  <w:delText xml:space="preserve">        &lt;/xs:element&gt;</w:delText>
                </w:r>
              </w:del>
            </w:ins>
          </w:p>
          <w:p w14:paraId="5C90664F" w14:textId="07522035" w:rsidR="00874469" w:rsidDel="00E067A3" w:rsidRDefault="00874469">
            <w:pPr>
              <w:pStyle w:val="Appx"/>
              <w:rPr>
                <w:ins w:id="8066" w:author="aas" w:date="2013-10-14T02:06:00Z"/>
                <w:del w:id="8067" w:author="Anees Shaikh" w:date="2013-10-19T02:16:00Z"/>
              </w:rPr>
              <w:pPrChange w:id="8068" w:author="Anees Shaikh" w:date="2013-10-19T02:16:00Z">
                <w:pPr>
                  <w:pStyle w:val="XML1"/>
                </w:pPr>
              </w:pPrChange>
            </w:pPr>
            <w:ins w:id="8069" w:author="aas" w:date="2013-10-14T02:06:00Z">
              <w:del w:id="8070" w:author="Anees Shaikh" w:date="2013-10-19T02:16:00Z">
                <w:r w:rsidDel="00E067A3">
                  <w:delText xml:space="preserve">        &lt;xs:element name="config-version" minOccurs="0"  type="xs:string"&gt;</w:delText>
                </w:r>
              </w:del>
            </w:ins>
          </w:p>
          <w:p w14:paraId="2AB1CC67" w14:textId="74AA3F8F" w:rsidR="00874469" w:rsidDel="00E067A3" w:rsidRDefault="00874469">
            <w:pPr>
              <w:pStyle w:val="Appx"/>
              <w:rPr>
                <w:ins w:id="8071" w:author="aas" w:date="2013-10-14T02:06:00Z"/>
                <w:del w:id="8072" w:author="Anees Shaikh" w:date="2013-10-19T02:16:00Z"/>
              </w:rPr>
              <w:pPrChange w:id="8073" w:author="Anees Shaikh" w:date="2013-10-19T02:16:00Z">
                <w:pPr>
                  <w:pStyle w:val="XML1"/>
                </w:pPr>
              </w:pPrChange>
            </w:pPr>
            <w:ins w:id="8074" w:author="aas" w:date="2013-10-14T02:06:00Z">
              <w:del w:id="8075" w:author="Anees Shaikh" w:date="2013-10-19T02:16:00Z">
                <w:r w:rsidDel="00E067A3">
                  <w:delText xml:space="preserve">          &lt;xs:annotation&gt;</w:delText>
                </w:r>
              </w:del>
            </w:ins>
          </w:p>
          <w:p w14:paraId="01FB64E3" w14:textId="42553487" w:rsidR="00874469" w:rsidDel="00E067A3" w:rsidRDefault="00874469">
            <w:pPr>
              <w:pStyle w:val="Appx"/>
              <w:rPr>
                <w:ins w:id="8076" w:author="aas" w:date="2013-10-14T02:06:00Z"/>
                <w:del w:id="8077" w:author="Anees Shaikh" w:date="2013-10-19T02:16:00Z"/>
              </w:rPr>
              <w:pPrChange w:id="8078" w:author="Anees Shaikh" w:date="2013-10-19T02:16:00Z">
                <w:pPr>
                  <w:pStyle w:val="XML1"/>
                </w:pPr>
              </w:pPrChange>
            </w:pPr>
            <w:ins w:id="8079" w:author="aas" w:date="2013-10-14T02:06:00Z">
              <w:del w:id="8080" w:author="Anees Shaikh" w:date="2013-10-19T02:16:00Z">
                <w:r w:rsidDel="00E067A3">
                  <w:delText xml:space="preserve">            &lt;xs:documentation&gt;</w:delText>
                </w:r>
              </w:del>
            </w:ins>
          </w:p>
          <w:p w14:paraId="245A074C" w14:textId="59CD0851" w:rsidR="00874469" w:rsidDel="00E067A3" w:rsidRDefault="00874469">
            <w:pPr>
              <w:pStyle w:val="Appx"/>
              <w:rPr>
                <w:ins w:id="8081" w:author="aas" w:date="2013-10-14T02:06:00Z"/>
                <w:del w:id="8082" w:author="Anees Shaikh" w:date="2013-10-19T02:16:00Z"/>
              </w:rPr>
              <w:pPrChange w:id="8083" w:author="Anees Shaikh" w:date="2013-10-19T02:16:00Z">
                <w:pPr>
                  <w:pStyle w:val="XML1"/>
                </w:pPr>
              </w:pPrChange>
            </w:pPr>
            <w:ins w:id="8084" w:author="aas" w:date="2013-10-14T02:06:00Z">
              <w:del w:id="8085" w:author="Anees Shaikh" w:date="2013-10-19T02:16:00Z">
                <w:r w:rsidDel="00E067A3">
                  <w:delText xml:space="preserve">              The maximum supported OF-CONFIG version that is supported by the</w:delText>
                </w:r>
              </w:del>
            </w:ins>
          </w:p>
          <w:p w14:paraId="2CD6B63F" w14:textId="29C4ED22" w:rsidR="00874469" w:rsidDel="00E067A3" w:rsidRDefault="00874469">
            <w:pPr>
              <w:pStyle w:val="Appx"/>
              <w:rPr>
                <w:ins w:id="8086" w:author="aas" w:date="2013-10-14T02:06:00Z"/>
                <w:del w:id="8087" w:author="Anees Shaikh" w:date="2013-10-19T02:16:00Z"/>
              </w:rPr>
              <w:pPrChange w:id="8088" w:author="Anees Shaikh" w:date="2013-10-19T02:16:00Z">
                <w:pPr>
                  <w:pStyle w:val="XML1"/>
                </w:pPr>
              </w:pPrChange>
            </w:pPr>
            <w:ins w:id="8089" w:author="aas" w:date="2013-10-14T02:06:00Z">
              <w:del w:id="8090" w:author="Anees Shaikh" w:date="2013-10-19T02:16:00Z">
                <w:r w:rsidDel="00E067A3">
                  <w:delText xml:space="preserve">                     OpenFlow Capable Switch. For switches implementing this version</w:delText>
                </w:r>
              </w:del>
            </w:ins>
          </w:p>
          <w:p w14:paraId="441A4BE1" w14:textId="1B4D31C9" w:rsidR="00874469" w:rsidDel="00E067A3" w:rsidRDefault="00874469">
            <w:pPr>
              <w:pStyle w:val="Appx"/>
              <w:rPr>
                <w:ins w:id="8091" w:author="aas" w:date="2013-10-14T02:06:00Z"/>
                <w:del w:id="8092" w:author="Anees Shaikh" w:date="2013-10-19T02:16:00Z"/>
              </w:rPr>
              <w:pPrChange w:id="8093" w:author="Anees Shaikh" w:date="2013-10-19T02:16:00Z">
                <w:pPr>
                  <w:pStyle w:val="XML1"/>
                </w:pPr>
              </w:pPrChange>
            </w:pPr>
            <w:ins w:id="8094" w:author="aas" w:date="2013-10-14T02:06:00Z">
              <w:del w:id="8095" w:author="Anees Shaikh" w:date="2013-10-19T02:16:00Z">
                <w:r w:rsidDel="00E067A3">
                  <w:delText xml:space="preserve">                     of the OF-CONFIG protocol this MUST always be 1.2.</w:delText>
                </w:r>
              </w:del>
            </w:ins>
          </w:p>
          <w:p w14:paraId="3FDDCB08" w14:textId="7B7BBB38" w:rsidR="00874469" w:rsidDel="00E067A3" w:rsidRDefault="00874469">
            <w:pPr>
              <w:pStyle w:val="Appx"/>
              <w:rPr>
                <w:ins w:id="8096" w:author="aas" w:date="2013-10-14T02:06:00Z"/>
                <w:del w:id="8097" w:author="Anees Shaikh" w:date="2013-10-19T02:16:00Z"/>
              </w:rPr>
              <w:pPrChange w:id="8098" w:author="Anees Shaikh" w:date="2013-10-19T02:16:00Z">
                <w:pPr>
                  <w:pStyle w:val="XML1"/>
                </w:pPr>
              </w:pPrChange>
            </w:pPr>
          </w:p>
          <w:p w14:paraId="3AC2D902" w14:textId="54CA43F6" w:rsidR="00874469" w:rsidDel="00E067A3" w:rsidRDefault="00874469">
            <w:pPr>
              <w:pStyle w:val="Appx"/>
              <w:rPr>
                <w:ins w:id="8099" w:author="aas" w:date="2013-10-14T02:06:00Z"/>
                <w:del w:id="8100" w:author="Anees Shaikh" w:date="2013-10-19T02:16:00Z"/>
              </w:rPr>
              <w:pPrChange w:id="8101" w:author="Anees Shaikh" w:date="2013-10-19T02:16:00Z">
                <w:pPr>
                  <w:pStyle w:val="XML1"/>
                </w:pPr>
              </w:pPrChange>
            </w:pPr>
            <w:ins w:id="8102" w:author="aas" w:date="2013-10-14T02:06:00Z">
              <w:del w:id="8103" w:author="Anees Shaikh" w:date="2013-10-19T02:16:00Z">
                <w:r w:rsidDel="00E067A3">
                  <w:delText xml:space="preserve">                     This object can be used to identify the OF-CONFIG version</w:delText>
                </w:r>
              </w:del>
            </w:ins>
          </w:p>
          <w:p w14:paraId="600BF92B" w14:textId="6E9E0E81" w:rsidR="00874469" w:rsidDel="00E067A3" w:rsidRDefault="00874469">
            <w:pPr>
              <w:pStyle w:val="Appx"/>
              <w:rPr>
                <w:ins w:id="8104" w:author="aas" w:date="2013-10-14T02:06:00Z"/>
                <w:del w:id="8105" w:author="Anees Shaikh" w:date="2013-10-19T02:16:00Z"/>
              </w:rPr>
              <w:pPrChange w:id="8106" w:author="Anees Shaikh" w:date="2013-10-19T02:16:00Z">
                <w:pPr>
                  <w:pStyle w:val="XML1"/>
                </w:pPr>
              </w:pPrChange>
            </w:pPr>
            <w:ins w:id="8107" w:author="aas" w:date="2013-10-14T02:06:00Z">
              <w:del w:id="8108" w:author="Anees Shaikh" w:date="2013-10-19T02:16:00Z">
                <w:r w:rsidDel="00E067A3">
                  <w:delText xml:space="preserve">                     a capable switch supports beginning with version 1.1.1 of </w:delText>
                </w:r>
              </w:del>
            </w:ins>
          </w:p>
          <w:p w14:paraId="4662BF7C" w14:textId="3C0F7D33" w:rsidR="00874469" w:rsidDel="00E067A3" w:rsidRDefault="00874469">
            <w:pPr>
              <w:pStyle w:val="Appx"/>
              <w:rPr>
                <w:ins w:id="8109" w:author="aas" w:date="2013-10-14T02:06:00Z"/>
                <w:del w:id="8110" w:author="Anees Shaikh" w:date="2013-10-19T02:16:00Z"/>
              </w:rPr>
              <w:pPrChange w:id="8111" w:author="Anees Shaikh" w:date="2013-10-19T02:16:00Z">
                <w:pPr>
                  <w:pStyle w:val="XML1"/>
                </w:pPr>
              </w:pPrChange>
            </w:pPr>
            <w:ins w:id="8112" w:author="aas" w:date="2013-10-14T02:06:00Z">
              <w:del w:id="8113" w:author="Anees Shaikh" w:date="2013-10-19T02:16:00Z">
                <w:r w:rsidDel="00E067A3">
                  <w:delText xml:space="preserve">                     OF-CONFIG. In addtion the supported version can be</w:delText>
                </w:r>
              </w:del>
            </w:ins>
          </w:p>
          <w:p w14:paraId="5558E238" w14:textId="3942EB30" w:rsidR="00874469" w:rsidDel="00E067A3" w:rsidRDefault="00874469">
            <w:pPr>
              <w:pStyle w:val="Appx"/>
              <w:rPr>
                <w:ins w:id="8114" w:author="aas" w:date="2013-10-14T02:06:00Z"/>
                <w:del w:id="8115" w:author="Anees Shaikh" w:date="2013-10-19T02:16:00Z"/>
              </w:rPr>
              <w:pPrChange w:id="8116" w:author="Anees Shaikh" w:date="2013-10-19T02:16:00Z">
                <w:pPr>
                  <w:pStyle w:val="XML1"/>
                </w:pPr>
              </w:pPrChange>
            </w:pPr>
            <w:ins w:id="8117" w:author="aas" w:date="2013-10-14T02:06:00Z">
              <w:del w:id="8118" w:author="Anees Shaikh" w:date="2013-10-19T02:16:00Z">
                <w:r w:rsidDel="00E067A3">
                  <w:delText xml:space="preserve">                     determined by the namespace the OpenFlow Capable Switch</w:delText>
                </w:r>
              </w:del>
            </w:ins>
          </w:p>
          <w:p w14:paraId="4DEB66F1" w14:textId="57456C39" w:rsidR="00874469" w:rsidDel="00E067A3" w:rsidRDefault="00874469">
            <w:pPr>
              <w:pStyle w:val="Appx"/>
              <w:rPr>
                <w:ins w:id="8119" w:author="aas" w:date="2013-10-14T02:06:00Z"/>
                <w:del w:id="8120" w:author="Anees Shaikh" w:date="2013-10-19T02:16:00Z"/>
              </w:rPr>
              <w:pPrChange w:id="8121" w:author="Anees Shaikh" w:date="2013-10-19T02:16:00Z">
                <w:pPr>
                  <w:pStyle w:val="XML1"/>
                </w:pPr>
              </w:pPrChange>
            </w:pPr>
            <w:ins w:id="8122" w:author="aas" w:date="2013-10-14T02:06:00Z">
              <w:del w:id="8123" w:author="Anees Shaikh" w:date="2013-10-19T02:16:00Z">
                <w:r w:rsidDel="00E067A3">
                  <w:delText xml:space="preserve">                     returns to configuration request of an element (like </w:delText>
                </w:r>
              </w:del>
            </w:ins>
          </w:p>
          <w:p w14:paraId="5AD91B44" w14:textId="7BEB2AC6" w:rsidR="00874469" w:rsidDel="00E067A3" w:rsidRDefault="00874469">
            <w:pPr>
              <w:pStyle w:val="Appx"/>
              <w:rPr>
                <w:ins w:id="8124" w:author="aas" w:date="2013-10-14T02:06:00Z"/>
                <w:del w:id="8125" w:author="Anees Shaikh" w:date="2013-10-19T02:16:00Z"/>
              </w:rPr>
              <w:pPrChange w:id="8126" w:author="Anees Shaikh" w:date="2013-10-19T02:16:00Z">
                <w:pPr>
                  <w:pStyle w:val="XML1"/>
                </w:pPr>
              </w:pPrChange>
            </w:pPr>
            <w:ins w:id="8127" w:author="aas" w:date="2013-10-14T02:06:00Z">
              <w:del w:id="8128" w:author="Anees Shaikh" w:date="2013-10-19T02:16:00Z">
                <w:r w:rsidDel="00E067A3">
                  <w:delText xml:space="preserve">                     capable-switch) that is present in all OF-CONFIG versions</w:delText>
                </w:r>
              </w:del>
            </w:ins>
          </w:p>
          <w:p w14:paraId="55F7F93C" w14:textId="07D4EC43" w:rsidR="00874469" w:rsidDel="00E067A3" w:rsidRDefault="00874469">
            <w:pPr>
              <w:pStyle w:val="Appx"/>
              <w:rPr>
                <w:ins w:id="8129" w:author="aas" w:date="2013-10-14T02:06:00Z"/>
                <w:del w:id="8130" w:author="Anees Shaikh" w:date="2013-10-19T02:16:00Z"/>
              </w:rPr>
              <w:pPrChange w:id="8131" w:author="Anees Shaikh" w:date="2013-10-19T02:16:00Z">
                <w:pPr>
                  <w:pStyle w:val="XML1"/>
                </w:pPr>
              </w:pPrChange>
            </w:pPr>
            <w:ins w:id="8132" w:author="aas" w:date="2013-10-14T02:06:00Z">
              <w:del w:id="8133" w:author="Anees Shaikh" w:date="2013-10-19T02:16:00Z">
                <w:r w:rsidDel="00E067A3">
                  <w:delText xml:space="preserve">                     specified so far. This is the only possiblity to identify</w:delText>
                </w:r>
              </w:del>
            </w:ins>
          </w:p>
          <w:p w14:paraId="25216477" w14:textId="0E788369" w:rsidR="00874469" w:rsidDel="00E067A3" w:rsidRDefault="00874469">
            <w:pPr>
              <w:pStyle w:val="Appx"/>
              <w:rPr>
                <w:ins w:id="8134" w:author="aas" w:date="2013-10-14T02:06:00Z"/>
                <w:del w:id="8135" w:author="Anees Shaikh" w:date="2013-10-19T02:16:00Z"/>
              </w:rPr>
              <w:pPrChange w:id="8136" w:author="Anees Shaikh" w:date="2013-10-19T02:16:00Z">
                <w:pPr>
                  <w:pStyle w:val="XML1"/>
                </w:pPr>
              </w:pPrChange>
            </w:pPr>
            <w:ins w:id="8137" w:author="aas" w:date="2013-10-14T02:06:00Z">
              <w:del w:id="8138" w:author="Anees Shaikh" w:date="2013-10-19T02:16:00Z">
                <w:r w:rsidDel="00E067A3">
                  <w:delText xml:space="preserve">                     OF-CONFIG versions prior to OF-CONFIG 1.1.1.</w:delText>
                </w:r>
              </w:del>
            </w:ins>
          </w:p>
          <w:p w14:paraId="0D17F1C4" w14:textId="4056080B" w:rsidR="00874469" w:rsidDel="00E067A3" w:rsidRDefault="00874469">
            <w:pPr>
              <w:pStyle w:val="Appx"/>
              <w:rPr>
                <w:ins w:id="8139" w:author="aas" w:date="2013-10-14T02:06:00Z"/>
                <w:del w:id="8140" w:author="Anees Shaikh" w:date="2013-10-19T02:16:00Z"/>
              </w:rPr>
              <w:pPrChange w:id="8141" w:author="Anees Shaikh" w:date="2013-10-19T02:16:00Z">
                <w:pPr>
                  <w:pStyle w:val="XML1"/>
                </w:pPr>
              </w:pPrChange>
            </w:pPr>
            <w:ins w:id="8142" w:author="aas" w:date="2013-10-14T02:06:00Z">
              <w:del w:id="8143" w:author="Anees Shaikh" w:date="2013-10-19T02:16:00Z">
                <w:r w:rsidDel="00E067A3">
                  <w:delText xml:space="preserve">            &lt;/xs:documentation&gt;</w:delText>
                </w:r>
              </w:del>
            </w:ins>
          </w:p>
          <w:p w14:paraId="6AA29915" w14:textId="3F7F70FA" w:rsidR="00874469" w:rsidDel="00E067A3" w:rsidRDefault="00874469">
            <w:pPr>
              <w:pStyle w:val="Appx"/>
              <w:rPr>
                <w:ins w:id="8144" w:author="aas" w:date="2013-10-14T02:06:00Z"/>
                <w:del w:id="8145" w:author="Anees Shaikh" w:date="2013-10-19T02:16:00Z"/>
              </w:rPr>
              <w:pPrChange w:id="8146" w:author="Anees Shaikh" w:date="2013-10-19T02:16:00Z">
                <w:pPr>
                  <w:pStyle w:val="XML1"/>
                </w:pPr>
              </w:pPrChange>
            </w:pPr>
            <w:ins w:id="8147" w:author="aas" w:date="2013-10-14T02:06:00Z">
              <w:del w:id="8148" w:author="Anees Shaikh" w:date="2013-10-19T02:16:00Z">
                <w:r w:rsidDel="00E067A3">
                  <w:delText xml:space="preserve">          &lt;/xs:annotation&gt;</w:delText>
                </w:r>
              </w:del>
            </w:ins>
          </w:p>
          <w:p w14:paraId="7AD7B343" w14:textId="171DFEA4" w:rsidR="00874469" w:rsidDel="00E067A3" w:rsidRDefault="00874469">
            <w:pPr>
              <w:pStyle w:val="Appx"/>
              <w:rPr>
                <w:ins w:id="8149" w:author="aas" w:date="2013-10-14T02:06:00Z"/>
                <w:del w:id="8150" w:author="Anees Shaikh" w:date="2013-10-19T02:16:00Z"/>
              </w:rPr>
              <w:pPrChange w:id="8151" w:author="Anees Shaikh" w:date="2013-10-19T02:16:00Z">
                <w:pPr>
                  <w:pStyle w:val="XML1"/>
                </w:pPr>
              </w:pPrChange>
            </w:pPr>
            <w:ins w:id="8152" w:author="aas" w:date="2013-10-14T02:06:00Z">
              <w:del w:id="8153" w:author="Anees Shaikh" w:date="2013-10-19T02:16:00Z">
                <w:r w:rsidDel="00E067A3">
                  <w:delText xml:space="preserve">        &lt;/xs:element&gt;</w:delText>
                </w:r>
              </w:del>
            </w:ins>
          </w:p>
          <w:p w14:paraId="4004FC1D" w14:textId="4C89AB84" w:rsidR="00874469" w:rsidDel="00E067A3" w:rsidRDefault="00874469">
            <w:pPr>
              <w:pStyle w:val="Appx"/>
              <w:rPr>
                <w:ins w:id="8154" w:author="aas" w:date="2013-10-14T02:06:00Z"/>
                <w:del w:id="8155" w:author="Anees Shaikh" w:date="2013-10-19T02:16:00Z"/>
              </w:rPr>
              <w:pPrChange w:id="8156" w:author="Anees Shaikh" w:date="2013-10-19T02:16:00Z">
                <w:pPr>
                  <w:pStyle w:val="XML1"/>
                </w:pPr>
              </w:pPrChange>
            </w:pPr>
            <w:ins w:id="8157" w:author="aas" w:date="2013-10-14T02:06:00Z">
              <w:del w:id="8158" w:author="Anees Shaikh" w:date="2013-10-19T02:16:00Z">
                <w:r w:rsidDel="00E067A3">
                  <w:delText xml:space="preserve">        &lt;xs:element name="configuration-points" minOccurs="0"&gt;</w:delText>
                </w:r>
              </w:del>
            </w:ins>
          </w:p>
          <w:p w14:paraId="1A48B83C" w14:textId="5885D193" w:rsidR="00874469" w:rsidDel="00E067A3" w:rsidRDefault="00874469">
            <w:pPr>
              <w:pStyle w:val="Appx"/>
              <w:rPr>
                <w:ins w:id="8159" w:author="aas" w:date="2013-10-14T02:06:00Z"/>
                <w:del w:id="8160" w:author="Anees Shaikh" w:date="2013-10-19T02:16:00Z"/>
              </w:rPr>
              <w:pPrChange w:id="8161" w:author="Anees Shaikh" w:date="2013-10-19T02:16:00Z">
                <w:pPr>
                  <w:pStyle w:val="XML1"/>
                </w:pPr>
              </w:pPrChange>
            </w:pPr>
            <w:ins w:id="8162" w:author="aas" w:date="2013-10-14T02:06:00Z">
              <w:del w:id="8163" w:author="Anees Shaikh" w:date="2013-10-19T02:16:00Z">
                <w:r w:rsidDel="00E067A3">
                  <w:delText xml:space="preserve">          &lt;xs:complexType&gt;</w:delText>
                </w:r>
              </w:del>
            </w:ins>
          </w:p>
          <w:p w14:paraId="72D08526" w14:textId="20C5E073" w:rsidR="00874469" w:rsidDel="00E067A3" w:rsidRDefault="00874469">
            <w:pPr>
              <w:pStyle w:val="Appx"/>
              <w:rPr>
                <w:ins w:id="8164" w:author="aas" w:date="2013-10-14T02:06:00Z"/>
                <w:del w:id="8165" w:author="Anees Shaikh" w:date="2013-10-19T02:16:00Z"/>
              </w:rPr>
              <w:pPrChange w:id="8166" w:author="Anees Shaikh" w:date="2013-10-19T02:16:00Z">
                <w:pPr>
                  <w:pStyle w:val="XML1"/>
                </w:pPr>
              </w:pPrChange>
            </w:pPr>
            <w:ins w:id="8167" w:author="aas" w:date="2013-10-14T02:06:00Z">
              <w:del w:id="8168" w:author="Anees Shaikh" w:date="2013-10-19T02:16:00Z">
                <w:r w:rsidDel="00E067A3">
                  <w:delText xml:space="preserve">            &lt;xs:sequence&gt;</w:delText>
                </w:r>
              </w:del>
            </w:ins>
          </w:p>
          <w:p w14:paraId="4490FB37" w14:textId="624072C4" w:rsidR="00874469" w:rsidDel="00E067A3" w:rsidRDefault="00874469">
            <w:pPr>
              <w:pStyle w:val="Appx"/>
              <w:rPr>
                <w:ins w:id="8169" w:author="aas" w:date="2013-10-14T02:06:00Z"/>
                <w:del w:id="8170" w:author="Anees Shaikh" w:date="2013-10-19T02:16:00Z"/>
              </w:rPr>
              <w:pPrChange w:id="8171" w:author="Anees Shaikh" w:date="2013-10-19T02:16:00Z">
                <w:pPr>
                  <w:pStyle w:val="XML1"/>
                </w:pPr>
              </w:pPrChange>
            </w:pPr>
            <w:ins w:id="8172" w:author="aas" w:date="2013-10-14T02:06:00Z">
              <w:del w:id="8173" w:author="Anees Shaikh" w:date="2013-10-19T02:16:00Z">
                <w:r w:rsidDel="00E067A3">
                  <w:delText xml:space="preserve">              &lt;xs:element name="configuration-point" minOccurs="0" maxOccurs="unbounded"&gt;</w:delText>
                </w:r>
              </w:del>
            </w:ins>
          </w:p>
          <w:p w14:paraId="090242ED" w14:textId="5D7FC4FC" w:rsidR="00874469" w:rsidDel="00E067A3" w:rsidRDefault="00874469">
            <w:pPr>
              <w:pStyle w:val="Appx"/>
              <w:rPr>
                <w:ins w:id="8174" w:author="aas" w:date="2013-10-14T02:06:00Z"/>
                <w:del w:id="8175" w:author="Anees Shaikh" w:date="2013-10-19T02:16:00Z"/>
              </w:rPr>
              <w:pPrChange w:id="8176" w:author="Anees Shaikh" w:date="2013-10-19T02:16:00Z">
                <w:pPr>
                  <w:pStyle w:val="XML1"/>
                </w:pPr>
              </w:pPrChange>
            </w:pPr>
            <w:ins w:id="8177" w:author="aas" w:date="2013-10-14T02:06:00Z">
              <w:del w:id="8178" w:author="Anees Shaikh" w:date="2013-10-19T02:16:00Z">
                <w:r w:rsidDel="00E067A3">
                  <w:delText xml:space="preserve">                &lt;xs:annotation&gt;</w:delText>
                </w:r>
              </w:del>
            </w:ins>
          </w:p>
          <w:p w14:paraId="36CE3EB0" w14:textId="09B4D416" w:rsidR="00874469" w:rsidDel="00E067A3" w:rsidRDefault="00874469">
            <w:pPr>
              <w:pStyle w:val="Appx"/>
              <w:rPr>
                <w:ins w:id="8179" w:author="aas" w:date="2013-10-14T02:06:00Z"/>
                <w:del w:id="8180" w:author="Anees Shaikh" w:date="2013-10-19T02:16:00Z"/>
              </w:rPr>
              <w:pPrChange w:id="8181" w:author="Anees Shaikh" w:date="2013-10-19T02:16:00Z">
                <w:pPr>
                  <w:pStyle w:val="XML1"/>
                </w:pPr>
              </w:pPrChange>
            </w:pPr>
            <w:ins w:id="8182" w:author="aas" w:date="2013-10-14T02:06:00Z">
              <w:del w:id="8183" w:author="Anees Shaikh" w:date="2013-10-19T02:16:00Z">
                <w:r w:rsidDel="00E067A3">
                  <w:delText xml:space="preserve">                  &lt;xs:documentation&gt;</w:delText>
                </w:r>
              </w:del>
            </w:ins>
          </w:p>
          <w:p w14:paraId="2147AF72" w14:textId="1D26EEAC" w:rsidR="00874469" w:rsidDel="00E067A3" w:rsidRDefault="00874469">
            <w:pPr>
              <w:pStyle w:val="Appx"/>
              <w:rPr>
                <w:ins w:id="8184" w:author="aas" w:date="2013-10-14T02:06:00Z"/>
                <w:del w:id="8185" w:author="Anees Shaikh" w:date="2013-10-19T02:16:00Z"/>
              </w:rPr>
              <w:pPrChange w:id="8186" w:author="Anees Shaikh" w:date="2013-10-19T02:16:00Z">
                <w:pPr>
                  <w:pStyle w:val="XML1"/>
                </w:pPr>
              </w:pPrChange>
            </w:pPr>
            <w:ins w:id="8187" w:author="aas" w:date="2013-10-14T02:06:00Z">
              <w:del w:id="8188" w:author="Anees Shaikh" w:date="2013-10-19T02:16:00Z">
                <w:r w:rsidDel="00E067A3">
                  <w:delText xml:space="preserve">                    The list of all Configuration Points known to the OpenFlow Capable</w:delText>
                </w:r>
              </w:del>
            </w:ins>
          </w:p>
          <w:p w14:paraId="56226328" w14:textId="799EF1E8" w:rsidR="00874469" w:rsidDel="00E067A3" w:rsidRDefault="00874469">
            <w:pPr>
              <w:pStyle w:val="Appx"/>
              <w:rPr>
                <w:ins w:id="8189" w:author="aas" w:date="2013-10-14T02:06:00Z"/>
                <w:del w:id="8190" w:author="Anees Shaikh" w:date="2013-10-19T02:16:00Z"/>
              </w:rPr>
              <w:pPrChange w:id="8191" w:author="Anees Shaikh" w:date="2013-10-19T02:16:00Z">
                <w:pPr>
                  <w:pStyle w:val="XML1"/>
                </w:pPr>
              </w:pPrChange>
            </w:pPr>
            <w:ins w:id="8192" w:author="aas" w:date="2013-10-14T02:06:00Z">
              <w:del w:id="8193" w:author="Anees Shaikh" w:date="2013-10-19T02:16:00Z">
                <w:r w:rsidDel="00E067A3">
                  <w:delText xml:space="preserve">                           Switch that may manage it using OF-CONFIG.</w:delText>
                </w:r>
              </w:del>
            </w:ins>
          </w:p>
          <w:p w14:paraId="0042DEF6" w14:textId="61B33EAD" w:rsidR="00874469" w:rsidDel="00E067A3" w:rsidRDefault="00874469">
            <w:pPr>
              <w:pStyle w:val="Appx"/>
              <w:rPr>
                <w:ins w:id="8194" w:author="aas" w:date="2013-10-14T02:06:00Z"/>
                <w:del w:id="8195" w:author="Anees Shaikh" w:date="2013-10-19T02:16:00Z"/>
              </w:rPr>
              <w:pPrChange w:id="8196" w:author="Anees Shaikh" w:date="2013-10-19T02:16:00Z">
                <w:pPr>
                  <w:pStyle w:val="XML1"/>
                </w:pPr>
              </w:pPrChange>
            </w:pPr>
            <w:ins w:id="8197" w:author="aas" w:date="2013-10-14T02:06:00Z">
              <w:del w:id="8198" w:author="Anees Shaikh" w:date="2013-10-19T02:16:00Z">
                <w:r w:rsidDel="00E067A3">
                  <w:delText xml:space="preserve">                  &lt;/xs:documentation&gt;</w:delText>
                </w:r>
              </w:del>
            </w:ins>
          </w:p>
          <w:p w14:paraId="20702649" w14:textId="3478542E" w:rsidR="00874469" w:rsidDel="00E067A3" w:rsidRDefault="00874469">
            <w:pPr>
              <w:pStyle w:val="Appx"/>
              <w:rPr>
                <w:ins w:id="8199" w:author="aas" w:date="2013-10-14T02:06:00Z"/>
                <w:del w:id="8200" w:author="Anees Shaikh" w:date="2013-10-19T02:16:00Z"/>
              </w:rPr>
              <w:pPrChange w:id="8201" w:author="Anees Shaikh" w:date="2013-10-19T02:16:00Z">
                <w:pPr>
                  <w:pStyle w:val="XML1"/>
                </w:pPr>
              </w:pPrChange>
            </w:pPr>
            <w:ins w:id="8202" w:author="aas" w:date="2013-10-14T02:06:00Z">
              <w:del w:id="8203" w:author="Anees Shaikh" w:date="2013-10-19T02:16:00Z">
                <w:r w:rsidDel="00E067A3">
                  <w:delText xml:space="preserve">                &lt;/xs:annotation&gt;</w:delText>
                </w:r>
              </w:del>
            </w:ins>
          </w:p>
          <w:p w14:paraId="09798ABA" w14:textId="13B81021" w:rsidR="00874469" w:rsidDel="00E067A3" w:rsidRDefault="00874469">
            <w:pPr>
              <w:pStyle w:val="Appx"/>
              <w:rPr>
                <w:ins w:id="8204" w:author="aas" w:date="2013-10-14T02:06:00Z"/>
                <w:del w:id="8205" w:author="Anees Shaikh" w:date="2013-10-19T02:16:00Z"/>
              </w:rPr>
              <w:pPrChange w:id="8206" w:author="Anees Shaikh" w:date="2013-10-19T02:16:00Z">
                <w:pPr>
                  <w:pStyle w:val="XML1"/>
                </w:pPr>
              </w:pPrChange>
            </w:pPr>
            <w:ins w:id="8207" w:author="aas" w:date="2013-10-14T02:06:00Z">
              <w:del w:id="8208" w:author="Anees Shaikh" w:date="2013-10-19T02:16:00Z">
                <w:r w:rsidDel="00E067A3">
                  <w:delText xml:space="preserve">                &lt;xs:complexType&gt;</w:delText>
                </w:r>
              </w:del>
            </w:ins>
          </w:p>
          <w:p w14:paraId="16CBB905" w14:textId="174F8F51" w:rsidR="00874469" w:rsidDel="00E067A3" w:rsidRDefault="00874469">
            <w:pPr>
              <w:pStyle w:val="Appx"/>
              <w:rPr>
                <w:ins w:id="8209" w:author="aas" w:date="2013-10-14T02:06:00Z"/>
                <w:del w:id="8210" w:author="Anees Shaikh" w:date="2013-10-19T02:16:00Z"/>
              </w:rPr>
              <w:pPrChange w:id="8211" w:author="Anees Shaikh" w:date="2013-10-19T02:16:00Z">
                <w:pPr>
                  <w:pStyle w:val="XML1"/>
                </w:pPr>
              </w:pPrChange>
            </w:pPr>
            <w:ins w:id="8212" w:author="aas" w:date="2013-10-14T02:06:00Z">
              <w:del w:id="8213" w:author="Anees Shaikh" w:date="2013-10-19T02:16:00Z">
                <w:r w:rsidDel="00E067A3">
                  <w:delText xml:space="preserve">                  &lt;xs:sequence&gt;</w:delText>
                </w:r>
              </w:del>
            </w:ins>
          </w:p>
          <w:p w14:paraId="2085B82E" w14:textId="6239DB48" w:rsidR="00874469" w:rsidDel="00E067A3" w:rsidRDefault="00874469">
            <w:pPr>
              <w:pStyle w:val="Appx"/>
              <w:rPr>
                <w:ins w:id="8214" w:author="aas" w:date="2013-10-14T02:06:00Z"/>
                <w:del w:id="8215" w:author="Anees Shaikh" w:date="2013-10-19T02:16:00Z"/>
              </w:rPr>
              <w:pPrChange w:id="8216" w:author="Anees Shaikh" w:date="2013-10-19T02:16:00Z">
                <w:pPr>
                  <w:pStyle w:val="XML1"/>
                </w:pPr>
              </w:pPrChange>
            </w:pPr>
            <w:ins w:id="8217" w:author="aas" w:date="2013-10-14T02:06:00Z">
              <w:del w:id="8218" w:author="Anees Shaikh" w:date="2013-10-19T02:16:00Z">
                <w:r w:rsidDel="00E067A3">
                  <w:delText xml:space="preserve">                    &lt;xs:element name="id"  type="OFConfigId"&gt;</w:delText>
                </w:r>
              </w:del>
            </w:ins>
          </w:p>
          <w:p w14:paraId="44F77B80" w14:textId="609E5696" w:rsidR="00874469" w:rsidDel="00E067A3" w:rsidRDefault="00874469">
            <w:pPr>
              <w:pStyle w:val="Appx"/>
              <w:rPr>
                <w:ins w:id="8219" w:author="aas" w:date="2013-10-14T02:06:00Z"/>
                <w:del w:id="8220" w:author="Anees Shaikh" w:date="2013-10-19T02:16:00Z"/>
              </w:rPr>
              <w:pPrChange w:id="8221" w:author="Anees Shaikh" w:date="2013-10-19T02:16:00Z">
                <w:pPr>
                  <w:pStyle w:val="XML1"/>
                </w:pPr>
              </w:pPrChange>
            </w:pPr>
            <w:ins w:id="8222" w:author="aas" w:date="2013-10-14T02:06:00Z">
              <w:del w:id="8223" w:author="Anees Shaikh" w:date="2013-10-19T02:16:00Z">
                <w:r w:rsidDel="00E067A3">
                  <w:delText xml:space="preserve">                      &lt;xs:annotation&gt;</w:delText>
                </w:r>
              </w:del>
            </w:ins>
          </w:p>
          <w:p w14:paraId="6549BF94" w14:textId="356C94E1" w:rsidR="00874469" w:rsidDel="00E067A3" w:rsidRDefault="00874469">
            <w:pPr>
              <w:pStyle w:val="Appx"/>
              <w:rPr>
                <w:ins w:id="8224" w:author="aas" w:date="2013-10-14T02:06:00Z"/>
                <w:del w:id="8225" w:author="Anees Shaikh" w:date="2013-10-19T02:16:00Z"/>
              </w:rPr>
              <w:pPrChange w:id="8226" w:author="Anees Shaikh" w:date="2013-10-19T02:16:00Z">
                <w:pPr>
                  <w:pStyle w:val="XML1"/>
                </w:pPr>
              </w:pPrChange>
            </w:pPr>
            <w:ins w:id="8227" w:author="aas" w:date="2013-10-14T02:06:00Z">
              <w:del w:id="8228" w:author="Anees Shaikh" w:date="2013-10-19T02:16:00Z">
                <w:r w:rsidDel="00E067A3">
                  <w:delText xml:space="preserve">                        &lt;xs:documentation&gt;</w:delText>
                </w:r>
              </w:del>
            </w:ins>
          </w:p>
          <w:p w14:paraId="5947880D" w14:textId="21985428" w:rsidR="00874469" w:rsidDel="00E067A3" w:rsidRDefault="00874469">
            <w:pPr>
              <w:pStyle w:val="Appx"/>
              <w:rPr>
                <w:ins w:id="8229" w:author="aas" w:date="2013-10-14T02:06:00Z"/>
                <w:del w:id="8230" w:author="Anees Shaikh" w:date="2013-10-19T02:16:00Z"/>
              </w:rPr>
              <w:pPrChange w:id="8231" w:author="Anees Shaikh" w:date="2013-10-19T02:16:00Z">
                <w:pPr>
                  <w:pStyle w:val="XML1"/>
                </w:pPr>
              </w:pPrChange>
            </w:pPr>
            <w:ins w:id="8232" w:author="aas" w:date="2013-10-14T02:06:00Z">
              <w:del w:id="8233" w:author="Anees Shaikh" w:date="2013-10-19T02:16:00Z">
                <w:r w:rsidDel="00E067A3">
                  <w:delText xml:space="preserve">                          A unique but locally arbitrary identifier that</w:delText>
                </w:r>
              </w:del>
            </w:ins>
          </w:p>
          <w:p w14:paraId="283B3B28" w14:textId="3BD02628" w:rsidR="00874469" w:rsidDel="00E067A3" w:rsidRDefault="00874469">
            <w:pPr>
              <w:pStyle w:val="Appx"/>
              <w:rPr>
                <w:ins w:id="8234" w:author="aas" w:date="2013-10-14T02:06:00Z"/>
                <w:del w:id="8235" w:author="Anees Shaikh" w:date="2013-10-19T02:16:00Z"/>
              </w:rPr>
              <w:pPrChange w:id="8236" w:author="Anees Shaikh" w:date="2013-10-19T02:16:00Z">
                <w:pPr>
                  <w:pStyle w:val="XML1"/>
                </w:pPr>
              </w:pPrChange>
            </w:pPr>
            <w:ins w:id="8237" w:author="aas" w:date="2013-10-14T02:06:00Z">
              <w:del w:id="8238" w:author="Anees Shaikh" w:date="2013-10-19T02:16:00Z">
                <w:r w:rsidDel="00E067A3">
                  <w:delText xml:space="preserve">                                 identifies a Configuration Point within the context of an </w:delText>
                </w:r>
              </w:del>
            </w:ins>
          </w:p>
          <w:p w14:paraId="03593E9C" w14:textId="3B5493CA" w:rsidR="00874469" w:rsidDel="00E067A3" w:rsidRDefault="00874469">
            <w:pPr>
              <w:pStyle w:val="Appx"/>
              <w:rPr>
                <w:ins w:id="8239" w:author="aas" w:date="2013-10-14T02:06:00Z"/>
                <w:del w:id="8240" w:author="Anees Shaikh" w:date="2013-10-19T02:16:00Z"/>
              </w:rPr>
              <w:pPrChange w:id="8241" w:author="Anees Shaikh" w:date="2013-10-19T02:16:00Z">
                <w:pPr>
                  <w:pStyle w:val="XML1"/>
                </w:pPr>
              </w:pPrChange>
            </w:pPr>
            <w:ins w:id="8242" w:author="aas" w:date="2013-10-14T02:06:00Z">
              <w:del w:id="8243" w:author="Anees Shaikh" w:date="2013-10-19T02:16:00Z">
                <w:r w:rsidDel="00E067A3">
                  <w:delText xml:space="preserve">                                 OpenFlow Capable Switch.</w:delText>
                </w:r>
              </w:del>
            </w:ins>
          </w:p>
          <w:p w14:paraId="11C38851" w14:textId="36B67C42" w:rsidR="00874469" w:rsidDel="00E067A3" w:rsidRDefault="00874469">
            <w:pPr>
              <w:pStyle w:val="Appx"/>
              <w:rPr>
                <w:ins w:id="8244" w:author="aas" w:date="2013-10-14T02:06:00Z"/>
                <w:del w:id="8245" w:author="Anees Shaikh" w:date="2013-10-19T02:16:00Z"/>
              </w:rPr>
              <w:pPrChange w:id="8246" w:author="Anees Shaikh" w:date="2013-10-19T02:16:00Z">
                <w:pPr>
                  <w:pStyle w:val="XML1"/>
                </w:pPr>
              </w:pPrChange>
            </w:pPr>
            <w:ins w:id="8247" w:author="aas" w:date="2013-10-14T02:06:00Z">
              <w:del w:id="8248" w:author="Anees Shaikh" w:date="2013-10-19T02:16:00Z">
                <w:r w:rsidDel="00E067A3">
                  <w:delText xml:space="preserve">                        &lt;/xs:documentation&gt;</w:delText>
                </w:r>
              </w:del>
            </w:ins>
          </w:p>
          <w:p w14:paraId="15515442" w14:textId="11C9BB95" w:rsidR="00874469" w:rsidDel="00E067A3" w:rsidRDefault="00874469">
            <w:pPr>
              <w:pStyle w:val="Appx"/>
              <w:rPr>
                <w:ins w:id="8249" w:author="aas" w:date="2013-10-14T02:06:00Z"/>
                <w:del w:id="8250" w:author="Anees Shaikh" w:date="2013-10-19T02:16:00Z"/>
              </w:rPr>
              <w:pPrChange w:id="8251" w:author="Anees Shaikh" w:date="2013-10-19T02:16:00Z">
                <w:pPr>
                  <w:pStyle w:val="XML1"/>
                </w:pPr>
              </w:pPrChange>
            </w:pPr>
            <w:ins w:id="8252" w:author="aas" w:date="2013-10-14T02:06:00Z">
              <w:del w:id="8253" w:author="Anees Shaikh" w:date="2013-10-19T02:16:00Z">
                <w:r w:rsidDel="00E067A3">
                  <w:delText xml:space="preserve">                      &lt;/xs:annotation&gt;</w:delText>
                </w:r>
              </w:del>
            </w:ins>
          </w:p>
          <w:p w14:paraId="6C1A30BB" w14:textId="16EFB7C0" w:rsidR="00874469" w:rsidDel="00E067A3" w:rsidRDefault="00874469">
            <w:pPr>
              <w:pStyle w:val="Appx"/>
              <w:rPr>
                <w:ins w:id="8254" w:author="aas" w:date="2013-10-14T02:06:00Z"/>
                <w:del w:id="8255" w:author="Anees Shaikh" w:date="2013-10-19T02:16:00Z"/>
              </w:rPr>
              <w:pPrChange w:id="8256" w:author="Anees Shaikh" w:date="2013-10-19T02:16:00Z">
                <w:pPr>
                  <w:pStyle w:val="XML1"/>
                </w:pPr>
              </w:pPrChange>
            </w:pPr>
            <w:ins w:id="8257" w:author="aas" w:date="2013-10-14T02:06:00Z">
              <w:del w:id="8258" w:author="Anees Shaikh" w:date="2013-10-19T02:16:00Z">
                <w:r w:rsidDel="00E067A3">
                  <w:delText xml:space="preserve">                    &lt;/xs:element&gt;</w:delText>
                </w:r>
              </w:del>
            </w:ins>
          </w:p>
          <w:p w14:paraId="43CC5E16" w14:textId="0568EE2A" w:rsidR="00874469" w:rsidDel="00E067A3" w:rsidRDefault="00874469">
            <w:pPr>
              <w:pStyle w:val="Appx"/>
              <w:rPr>
                <w:ins w:id="8259" w:author="aas" w:date="2013-10-14T02:06:00Z"/>
                <w:del w:id="8260" w:author="Anees Shaikh" w:date="2013-10-19T02:16:00Z"/>
              </w:rPr>
              <w:pPrChange w:id="8261" w:author="Anees Shaikh" w:date="2013-10-19T02:16:00Z">
                <w:pPr>
                  <w:pStyle w:val="XML1"/>
                </w:pPr>
              </w:pPrChange>
            </w:pPr>
            <w:ins w:id="8262" w:author="aas" w:date="2013-10-14T02:06:00Z">
              <w:del w:id="8263" w:author="Anees Shaikh" w:date="2013-10-19T02:16:00Z">
                <w:r w:rsidDel="00E067A3">
                  <w:delText xml:space="preserve">                    &lt;xs:element name="uri"  type="inet:uri"&gt;</w:delText>
                </w:r>
              </w:del>
            </w:ins>
          </w:p>
          <w:p w14:paraId="1242380E" w14:textId="25856839" w:rsidR="00874469" w:rsidDel="00E067A3" w:rsidRDefault="00874469">
            <w:pPr>
              <w:pStyle w:val="Appx"/>
              <w:rPr>
                <w:ins w:id="8264" w:author="aas" w:date="2013-10-14T02:06:00Z"/>
                <w:del w:id="8265" w:author="Anees Shaikh" w:date="2013-10-19T02:16:00Z"/>
              </w:rPr>
              <w:pPrChange w:id="8266" w:author="Anees Shaikh" w:date="2013-10-19T02:16:00Z">
                <w:pPr>
                  <w:pStyle w:val="XML1"/>
                </w:pPr>
              </w:pPrChange>
            </w:pPr>
            <w:ins w:id="8267" w:author="aas" w:date="2013-10-14T02:06:00Z">
              <w:del w:id="8268" w:author="Anees Shaikh" w:date="2013-10-19T02:16:00Z">
                <w:r w:rsidDel="00E067A3">
                  <w:delText xml:space="preserve">                      &lt;xs:annotation&gt;</w:delText>
                </w:r>
              </w:del>
            </w:ins>
          </w:p>
          <w:p w14:paraId="116D1E32" w14:textId="09FC1792" w:rsidR="00874469" w:rsidDel="00E067A3" w:rsidRDefault="00874469">
            <w:pPr>
              <w:pStyle w:val="Appx"/>
              <w:rPr>
                <w:ins w:id="8269" w:author="aas" w:date="2013-10-14T02:06:00Z"/>
                <w:del w:id="8270" w:author="Anees Shaikh" w:date="2013-10-19T02:16:00Z"/>
              </w:rPr>
              <w:pPrChange w:id="8271" w:author="Anees Shaikh" w:date="2013-10-19T02:16:00Z">
                <w:pPr>
                  <w:pStyle w:val="XML1"/>
                </w:pPr>
              </w:pPrChange>
            </w:pPr>
            <w:ins w:id="8272" w:author="aas" w:date="2013-10-14T02:06:00Z">
              <w:del w:id="8273" w:author="Anees Shaikh" w:date="2013-10-19T02:16:00Z">
                <w:r w:rsidDel="00E067A3">
                  <w:delText xml:space="preserve">                        &lt;xs:documentation&gt;</w:delText>
                </w:r>
              </w:del>
            </w:ins>
          </w:p>
          <w:p w14:paraId="222C24FB" w14:textId="2720ECBF" w:rsidR="00874469" w:rsidDel="00E067A3" w:rsidRDefault="00874469">
            <w:pPr>
              <w:pStyle w:val="Appx"/>
              <w:rPr>
                <w:ins w:id="8274" w:author="aas" w:date="2013-10-14T02:06:00Z"/>
                <w:del w:id="8275" w:author="Anees Shaikh" w:date="2013-10-19T02:16:00Z"/>
              </w:rPr>
              <w:pPrChange w:id="8276" w:author="Anees Shaikh" w:date="2013-10-19T02:16:00Z">
                <w:pPr>
                  <w:pStyle w:val="XML1"/>
                </w:pPr>
              </w:pPrChange>
            </w:pPr>
            <w:ins w:id="8277" w:author="aas" w:date="2013-10-14T02:06:00Z">
              <w:del w:id="8278" w:author="Anees Shaikh" w:date="2013-10-19T02:16:00Z">
                <w:r w:rsidDel="00E067A3">
                  <w:delText xml:space="preserve">                          A locator of the Configuration Point.  It </w:delText>
                </w:r>
              </w:del>
            </w:ins>
          </w:p>
          <w:p w14:paraId="1293693C" w14:textId="36D3C190" w:rsidR="00874469" w:rsidDel="00E067A3" w:rsidRDefault="00874469">
            <w:pPr>
              <w:pStyle w:val="Appx"/>
              <w:rPr>
                <w:ins w:id="8279" w:author="aas" w:date="2013-10-14T02:06:00Z"/>
                <w:del w:id="8280" w:author="Anees Shaikh" w:date="2013-10-19T02:16:00Z"/>
              </w:rPr>
              <w:pPrChange w:id="8281" w:author="Anees Shaikh" w:date="2013-10-19T02:16:00Z">
                <w:pPr>
                  <w:pStyle w:val="XML1"/>
                </w:pPr>
              </w:pPrChange>
            </w:pPr>
            <w:ins w:id="8282" w:author="aas" w:date="2013-10-14T02:06:00Z">
              <w:del w:id="8283" w:author="Anees Shaikh" w:date="2013-10-19T02:16:00Z">
                <w:r w:rsidDel="00E067A3">
                  <w:delText xml:space="preserve">                                 identifies the location of the Configuration Point as a </w:delText>
                </w:r>
              </w:del>
            </w:ins>
          </w:p>
          <w:p w14:paraId="3C38D12E" w14:textId="74B571AC" w:rsidR="00874469" w:rsidDel="00E067A3" w:rsidRDefault="00874469">
            <w:pPr>
              <w:pStyle w:val="Appx"/>
              <w:rPr>
                <w:ins w:id="8284" w:author="aas" w:date="2013-10-14T02:06:00Z"/>
                <w:del w:id="8285" w:author="Anees Shaikh" w:date="2013-10-19T02:16:00Z"/>
              </w:rPr>
              <w:pPrChange w:id="8286" w:author="Anees Shaikh" w:date="2013-10-19T02:16:00Z">
                <w:pPr>
                  <w:pStyle w:val="XML1"/>
                </w:pPr>
              </w:pPrChange>
            </w:pPr>
            <w:ins w:id="8287" w:author="aas" w:date="2013-10-14T02:06:00Z">
              <w:del w:id="8288" w:author="Anees Shaikh" w:date="2013-10-19T02:16:00Z">
                <w:r w:rsidDel="00E067A3">
                  <w:delText xml:space="preserve">                                 service resource and MUST include all information necessary</w:delText>
                </w:r>
              </w:del>
            </w:ins>
          </w:p>
          <w:p w14:paraId="6ABD95E5" w14:textId="6FD6D4CF" w:rsidR="00874469" w:rsidDel="00E067A3" w:rsidRDefault="00874469">
            <w:pPr>
              <w:pStyle w:val="Appx"/>
              <w:rPr>
                <w:ins w:id="8289" w:author="aas" w:date="2013-10-14T02:06:00Z"/>
                <w:del w:id="8290" w:author="Anees Shaikh" w:date="2013-10-19T02:16:00Z"/>
              </w:rPr>
              <w:pPrChange w:id="8291" w:author="Anees Shaikh" w:date="2013-10-19T02:16:00Z">
                <w:pPr>
                  <w:pStyle w:val="XML1"/>
                </w:pPr>
              </w:pPrChange>
            </w:pPr>
            <w:ins w:id="8292" w:author="aas" w:date="2013-10-14T02:06:00Z">
              <w:del w:id="8293" w:author="Anees Shaikh" w:date="2013-10-19T02:16:00Z">
                <w:r w:rsidDel="00E067A3">
                  <w:delText xml:space="preserve">                                 for the OpenFlow Capable Switch to connect to the </w:delText>
                </w:r>
              </w:del>
            </w:ins>
          </w:p>
          <w:p w14:paraId="062C5746" w14:textId="163FA63E" w:rsidR="00874469" w:rsidDel="00E067A3" w:rsidRDefault="00874469">
            <w:pPr>
              <w:pStyle w:val="Appx"/>
              <w:rPr>
                <w:ins w:id="8294" w:author="aas" w:date="2013-10-14T02:06:00Z"/>
                <w:del w:id="8295" w:author="Anees Shaikh" w:date="2013-10-19T02:16:00Z"/>
              </w:rPr>
              <w:pPrChange w:id="8296" w:author="Anees Shaikh" w:date="2013-10-19T02:16:00Z">
                <w:pPr>
                  <w:pStyle w:val="XML1"/>
                </w:pPr>
              </w:pPrChange>
            </w:pPr>
            <w:ins w:id="8297" w:author="aas" w:date="2013-10-14T02:06:00Z">
              <w:del w:id="8298" w:author="Anees Shaikh" w:date="2013-10-19T02:16:00Z">
                <w:r w:rsidDel="00E067A3">
                  <w:delText xml:space="preserve">                                 Configuration Point or re-connect to it should it become </w:delText>
                </w:r>
              </w:del>
            </w:ins>
          </w:p>
          <w:p w14:paraId="6E1CCD2D" w14:textId="22D944BC" w:rsidR="00874469" w:rsidDel="00E067A3" w:rsidRDefault="00874469">
            <w:pPr>
              <w:pStyle w:val="Appx"/>
              <w:rPr>
                <w:ins w:id="8299" w:author="aas" w:date="2013-10-14T02:06:00Z"/>
                <w:del w:id="8300" w:author="Anees Shaikh" w:date="2013-10-19T02:16:00Z"/>
              </w:rPr>
              <w:pPrChange w:id="8301" w:author="Anees Shaikh" w:date="2013-10-19T02:16:00Z">
                <w:pPr>
                  <w:pStyle w:val="XML1"/>
                </w:pPr>
              </w:pPrChange>
            </w:pPr>
            <w:ins w:id="8302" w:author="aas" w:date="2013-10-14T02:06:00Z">
              <w:del w:id="8303" w:author="Anees Shaikh" w:date="2013-10-19T02:16:00Z">
                <w:r w:rsidDel="00E067A3">
                  <w:delText xml:space="preserve">                                 disconnected.  Such information MAY include, for example, </w:delText>
                </w:r>
              </w:del>
            </w:ins>
          </w:p>
          <w:p w14:paraId="61F832C1" w14:textId="042E9A38" w:rsidR="00874469" w:rsidDel="00E067A3" w:rsidRDefault="00874469">
            <w:pPr>
              <w:pStyle w:val="Appx"/>
              <w:rPr>
                <w:ins w:id="8304" w:author="aas" w:date="2013-10-14T02:06:00Z"/>
                <w:del w:id="8305" w:author="Anees Shaikh" w:date="2013-10-19T02:16:00Z"/>
              </w:rPr>
              <w:pPrChange w:id="8306" w:author="Anees Shaikh" w:date="2013-10-19T02:16:00Z">
                <w:pPr>
                  <w:pStyle w:val="XML1"/>
                </w:pPr>
              </w:pPrChange>
            </w:pPr>
            <w:ins w:id="8307" w:author="aas" w:date="2013-10-14T02:06:00Z">
              <w:del w:id="8308" w:author="Anees Shaikh" w:date="2013-10-19T02:16:00Z">
                <w:r w:rsidDel="00E067A3">
                  <w:delText xml:space="preserve">                                 protocol, fully qualified domain name, IP address, port </w:delText>
                </w:r>
              </w:del>
            </w:ins>
          </w:p>
          <w:p w14:paraId="09BFF640" w14:textId="2BE153EF" w:rsidR="00874469" w:rsidDel="00E067A3" w:rsidRDefault="00874469">
            <w:pPr>
              <w:pStyle w:val="Appx"/>
              <w:rPr>
                <w:ins w:id="8309" w:author="aas" w:date="2013-10-14T02:06:00Z"/>
                <w:del w:id="8310" w:author="Anees Shaikh" w:date="2013-10-19T02:16:00Z"/>
              </w:rPr>
              <w:pPrChange w:id="8311" w:author="Anees Shaikh" w:date="2013-10-19T02:16:00Z">
                <w:pPr>
                  <w:pStyle w:val="XML1"/>
                </w:pPr>
              </w:pPrChange>
            </w:pPr>
            <w:ins w:id="8312" w:author="aas" w:date="2013-10-14T02:06:00Z">
              <w:del w:id="8313" w:author="Anees Shaikh" w:date="2013-10-19T02:16:00Z">
                <w:r w:rsidDel="00E067A3">
                  <w:delText xml:space="preserve">                                 number, etc.</w:delText>
                </w:r>
              </w:del>
            </w:ins>
          </w:p>
          <w:p w14:paraId="2456AA73" w14:textId="7E5DBFE7" w:rsidR="00874469" w:rsidDel="00E067A3" w:rsidRDefault="00874469">
            <w:pPr>
              <w:pStyle w:val="Appx"/>
              <w:rPr>
                <w:ins w:id="8314" w:author="aas" w:date="2013-10-14T02:06:00Z"/>
                <w:del w:id="8315" w:author="Anees Shaikh" w:date="2013-10-19T02:16:00Z"/>
              </w:rPr>
              <w:pPrChange w:id="8316" w:author="Anees Shaikh" w:date="2013-10-19T02:16:00Z">
                <w:pPr>
                  <w:pStyle w:val="XML1"/>
                </w:pPr>
              </w:pPrChange>
            </w:pPr>
            <w:ins w:id="8317" w:author="aas" w:date="2013-10-14T02:06:00Z">
              <w:del w:id="8318" w:author="Anees Shaikh" w:date="2013-10-19T02:16:00Z">
                <w:r w:rsidDel="00E067A3">
                  <w:delText xml:space="preserve">                        &lt;/xs:documentation&gt;</w:delText>
                </w:r>
              </w:del>
            </w:ins>
          </w:p>
          <w:p w14:paraId="2BD5D645" w14:textId="6D97F714" w:rsidR="00874469" w:rsidDel="00E067A3" w:rsidRDefault="00874469">
            <w:pPr>
              <w:pStyle w:val="Appx"/>
              <w:rPr>
                <w:ins w:id="8319" w:author="aas" w:date="2013-10-14T02:06:00Z"/>
                <w:del w:id="8320" w:author="Anees Shaikh" w:date="2013-10-19T02:16:00Z"/>
              </w:rPr>
              <w:pPrChange w:id="8321" w:author="Anees Shaikh" w:date="2013-10-19T02:16:00Z">
                <w:pPr>
                  <w:pStyle w:val="XML1"/>
                </w:pPr>
              </w:pPrChange>
            </w:pPr>
            <w:ins w:id="8322" w:author="aas" w:date="2013-10-14T02:06:00Z">
              <w:del w:id="8323" w:author="Anees Shaikh" w:date="2013-10-19T02:16:00Z">
                <w:r w:rsidDel="00E067A3">
                  <w:delText xml:space="preserve">                      &lt;/xs:annotation&gt;</w:delText>
                </w:r>
              </w:del>
            </w:ins>
          </w:p>
          <w:p w14:paraId="4589DC66" w14:textId="79EEA556" w:rsidR="00874469" w:rsidDel="00E067A3" w:rsidRDefault="00874469">
            <w:pPr>
              <w:pStyle w:val="Appx"/>
              <w:rPr>
                <w:ins w:id="8324" w:author="aas" w:date="2013-10-14T02:06:00Z"/>
                <w:del w:id="8325" w:author="Anees Shaikh" w:date="2013-10-19T02:16:00Z"/>
              </w:rPr>
              <w:pPrChange w:id="8326" w:author="Anees Shaikh" w:date="2013-10-19T02:16:00Z">
                <w:pPr>
                  <w:pStyle w:val="XML1"/>
                </w:pPr>
              </w:pPrChange>
            </w:pPr>
            <w:ins w:id="8327" w:author="aas" w:date="2013-10-14T02:06:00Z">
              <w:del w:id="8328" w:author="Anees Shaikh" w:date="2013-10-19T02:16:00Z">
                <w:r w:rsidDel="00E067A3">
                  <w:delText xml:space="preserve">                    &lt;/xs:element&gt;</w:delText>
                </w:r>
              </w:del>
            </w:ins>
          </w:p>
          <w:p w14:paraId="54D90BE5" w14:textId="4FE9C7DF" w:rsidR="00874469" w:rsidDel="00E067A3" w:rsidRDefault="00874469">
            <w:pPr>
              <w:pStyle w:val="Appx"/>
              <w:rPr>
                <w:ins w:id="8329" w:author="aas" w:date="2013-10-14T02:06:00Z"/>
                <w:del w:id="8330" w:author="Anees Shaikh" w:date="2013-10-19T02:16:00Z"/>
              </w:rPr>
              <w:pPrChange w:id="8331" w:author="Anees Shaikh" w:date="2013-10-19T02:16:00Z">
                <w:pPr>
                  <w:pStyle w:val="XML1"/>
                </w:pPr>
              </w:pPrChange>
            </w:pPr>
            <w:ins w:id="8332" w:author="aas" w:date="2013-10-14T02:06:00Z">
              <w:del w:id="8333" w:author="Anees Shaikh" w:date="2013-10-19T02:16:00Z">
                <w:r w:rsidDel="00E067A3">
                  <w:delText xml:space="preserve">                    &lt;xs:element name="protocol" minOccurs="0"  type="OFConfigurationPointProtocolType"&gt;</w:delText>
                </w:r>
              </w:del>
            </w:ins>
          </w:p>
          <w:p w14:paraId="25AA3E0A" w14:textId="56A59086" w:rsidR="00874469" w:rsidDel="00E067A3" w:rsidRDefault="00874469">
            <w:pPr>
              <w:pStyle w:val="Appx"/>
              <w:rPr>
                <w:ins w:id="8334" w:author="aas" w:date="2013-10-14T02:06:00Z"/>
                <w:del w:id="8335" w:author="Anees Shaikh" w:date="2013-10-19T02:16:00Z"/>
              </w:rPr>
              <w:pPrChange w:id="8336" w:author="Anees Shaikh" w:date="2013-10-19T02:16:00Z">
                <w:pPr>
                  <w:pStyle w:val="XML1"/>
                </w:pPr>
              </w:pPrChange>
            </w:pPr>
            <w:ins w:id="8337" w:author="aas" w:date="2013-10-14T02:06:00Z">
              <w:del w:id="8338" w:author="Anees Shaikh" w:date="2013-10-19T02:16:00Z">
                <w:r w:rsidDel="00E067A3">
                  <w:delText xml:space="preserve">                      &lt;xs:annotation&gt;</w:delText>
                </w:r>
              </w:del>
            </w:ins>
          </w:p>
          <w:p w14:paraId="0F1AC40D" w14:textId="28A64EB4" w:rsidR="00874469" w:rsidDel="00E067A3" w:rsidRDefault="00874469">
            <w:pPr>
              <w:pStyle w:val="Appx"/>
              <w:rPr>
                <w:ins w:id="8339" w:author="aas" w:date="2013-10-14T02:06:00Z"/>
                <w:del w:id="8340" w:author="Anees Shaikh" w:date="2013-10-19T02:16:00Z"/>
              </w:rPr>
              <w:pPrChange w:id="8341" w:author="Anees Shaikh" w:date="2013-10-19T02:16:00Z">
                <w:pPr>
                  <w:pStyle w:val="XML1"/>
                </w:pPr>
              </w:pPrChange>
            </w:pPr>
            <w:ins w:id="8342" w:author="aas" w:date="2013-10-14T02:06:00Z">
              <w:del w:id="8343" w:author="Anees Shaikh" w:date="2013-10-19T02:16:00Z">
                <w:r w:rsidDel="00E067A3">
                  <w:delText xml:space="preserve">                        &lt;xs:documentation&gt;</w:delText>
                </w:r>
              </w:del>
            </w:ins>
          </w:p>
          <w:p w14:paraId="10DFE5F7" w14:textId="0F262A0F" w:rsidR="00874469" w:rsidDel="00E067A3" w:rsidRDefault="00874469">
            <w:pPr>
              <w:pStyle w:val="Appx"/>
              <w:rPr>
                <w:ins w:id="8344" w:author="aas" w:date="2013-10-14T02:06:00Z"/>
                <w:del w:id="8345" w:author="Anees Shaikh" w:date="2013-10-19T02:16:00Z"/>
              </w:rPr>
              <w:pPrChange w:id="8346" w:author="Anees Shaikh" w:date="2013-10-19T02:16:00Z">
                <w:pPr>
                  <w:pStyle w:val="XML1"/>
                </w:pPr>
              </w:pPrChange>
            </w:pPr>
            <w:ins w:id="8347" w:author="aas" w:date="2013-10-14T02:06:00Z">
              <w:del w:id="8348" w:author="Anees Shaikh" w:date="2013-10-19T02:16:00Z">
                <w:r w:rsidDel="00E067A3">
                  <w:delText xml:space="preserve">                          The transport protocol that the Configuration</w:delText>
                </w:r>
              </w:del>
            </w:ins>
          </w:p>
          <w:p w14:paraId="7885F3E4" w14:textId="46282CAF" w:rsidR="00874469" w:rsidDel="00E067A3" w:rsidRDefault="00874469">
            <w:pPr>
              <w:pStyle w:val="Appx"/>
              <w:rPr>
                <w:ins w:id="8349" w:author="aas" w:date="2013-10-14T02:06:00Z"/>
                <w:del w:id="8350" w:author="Anees Shaikh" w:date="2013-10-19T02:16:00Z"/>
              </w:rPr>
              <w:pPrChange w:id="8351" w:author="Anees Shaikh" w:date="2013-10-19T02:16:00Z">
                <w:pPr>
                  <w:pStyle w:val="XML1"/>
                </w:pPr>
              </w:pPrChange>
            </w:pPr>
            <w:ins w:id="8352" w:author="aas" w:date="2013-10-14T02:06:00Z">
              <w:del w:id="8353" w:author="Anees Shaikh" w:date="2013-10-19T02:16:00Z">
                <w:r w:rsidDel="00E067A3">
                  <w:delText xml:space="preserve">                                 Point uses when communicating via NETCONF with the OpenFlow</w:delText>
                </w:r>
              </w:del>
            </w:ins>
          </w:p>
          <w:p w14:paraId="45EA76C0" w14:textId="560A93FB" w:rsidR="00874469" w:rsidDel="00E067A3" w:rsidRDefault="00874469">
            <w:pPr>
              <w:pStyle w:val="Appx"/>
              <w:rPr>
                <w:ins w:id="8354" w:author="aas" w:date="2013-10-14T02:06:00Z"/>
                <w:del w:id="8355" w:author="Anees Shaikh" w:date="2013-10-19T02:16:00Z"/>
              </w:rPr>
              <w:pPrChange w:id="8356" w:author="Anees Shaikh" w:date="2013-10-19T02:16:00Z">
                <w:pPr>
                  <w:pStyle w:val="XML1"/>
                </w:pPr>
              </w:pPrChange>
            </w:pPr>
            <w:ins w:id="8357" w:author="aas" w:date="2013-10-14T02:06:00Z">
              <w:del w:id="8358" w:author="Anees Shaikh" w:date="2013-10-19T02:16:00Z">
                <w:r w:rsidDel="00E067A3">
                  <w:delText xml:space="preserve">                                 Capable Switch.</w:delText>
                </w:r>
              </w:del>
            </w:ins>
          </w:p>
          <w:p w14:paraId="4EDA8694" w14:textId="6EDBF5EC" w:rsidR="00874469" w:rsidDel="00E067A3" w:rsidRDefault="00874469">
            <w:pPr>
              <w:pStyle w:val="Appx"/>
              <w:rPr>
                <w:ins w:id="8359" w:author="aas" w:date="2013-10-14T02:06:00Z"/>
                <w:del w:id="8360" w:author="Anees Shaikh" w:date="2013-10-19T02:16:00Z"/>
              </w:rPr>
              <w:pPrChange w:id="8361" w:author="Anees Shaikh" w:date="2013-10-19T02:16:00Z">
                <w:pPr>
                  <w:pStyle w:val="XML1"/>
                </w:pPr>
              </w:pPrChange>
            </w:pPr>
            <w:ins w:id="8362" w:author="aas" w:date="2013-10-14T02:06:00Z">
              <w:del w:id="8363" w:author="Anees Shaikh" w:date="2013-10-19T02:16:00Z">
                <w:r w:rsidDel="00E067A3">
                  <w:delText xml:space="preserve">                        &lt;/xs:documentation&gt;</w:delText>
                </w:r>
              </w:del>
            </w:ins>
          </w:p>
          <w:p w14:paraId="3069CC02" w14:textId="0776549A" w:rsidR="00874469" w:rsidDel="00E067A3" w:rsidRDefault="00874469">
            <w:pPr>
              <w:pStyle w:val="Appx"/>
              <w:rPr>
                <w:ins w:id="8364" w:author="aas" w:date="2013-10-14T02:06:00Z"/>
                <w:del w:id="8365" w:author="Anees Shaikh" w:date="2013-10-19T02:16:00Z"/>
              </w:rPr>
              <w:pPrChange w:id="8366" w:author="Anees Shaikh" w:date="2013-10-19T02:16:00Z">
                <w:pPr>
                  <w:pStyle w:val="XML1"/>
                </w:pPr>
              </w:pPrChange>
            </w:pPr>
            <w:ins w:id="8367" w:author="aas" w:date="2013-10-14T02:06:00Z">
              <w:del w:id="8368" w:author="Anees Shaikh" w:date="2013-10-19T02:16:00Z">
                <w:r w:rsidDel="00E067A3">
                  <w:delText xml:space="preserve">                      &lt;/xs:annotation&gt;</w:delText>
                </w:r>
              </w:del>
            </w:ins>
          </w:p>
          <w:p w14:paraId="65C4464F" w14:textId="619840C8" w:rsidR="00874469" w:rsidDel="00E067A3" w:rsidRDefault="00874469">
            <w:pPr>
              <w:pStyle w:val="Appx"/>
              <w:rPr>
                <w:ins w:id="8369" w:author="aas" w:date="2013-10-14T02:06:00Z"/>
                <w:del w:id="8370" w:author="Anees Shaikh" w:date="2013-10-19T02:16:00Z"/>
              </w:rPr>
              <w:pPrChange w:id="8371" w:author="Anees Shaikh" w:date="2013-10-19T02:16:00Z">
                <w:pPr>
                  <w:pStyle w:val="XML1"/>
                </w:pPr>
              </w:pPrChange>
            </w:pPr>
            <w:ins w:id="8372" w:author="aas" w:date="2013-10-14T02:06:00Z">
              <w:del w:id="8373" w:author="Anees Shaikh" w:date="2013-10-19T02:16:00Z">
                <w:r w:rsidDel="00E067A3">
                  <w:delText xml:space="preserve">                    &lt;/xs:element&gt;</w:delText>
                </w:r>
              </w:del>
            </w:ins>
          </w:p>
          <w:p w14:paraId="35CA3FE2" w14:textId="28FA1246" w:rsidR="00874469" w:rsidDel="00E067A3" w:rsidRDefault="00874469">
            <w:pPr>
              <w:pStyle w:val="Appx"/>
              <w:rPr>
                <w:ins w:id="8374" w:author="aas" w:date="2013-10-14T02:06:00Z"/>
                <w:del w:id="8375" w:author="Anees Shaikh" w:date="2013-10-19T02:16:00Z"/>
              </w:rPr>
              <w:pPrChange w:id="8376" w:author="Anees Shaikh" w:date="2013-10-19T02:16:00Z">
                <w:pPr>
                  <w:pStyle w:val="XML1"/>
                </w:pPr>
              </w:pPrChange>
            </w:pPr>
            <w:ins w:id="8377" w:author="aas" w:date="2013-10-14T02:06:00Z">
              <w:del w:id="8378" w:author="Anees Shaikh" w:date="2013-10-19T02:16:00Z">
                <w:r w:rsidDel="00E067A3">
                  <w:delText xml:space="preserve">                    &lt;xs:any minOccurs="0" maxOccurs="unbounded"</w:delText>
                </w:r>
              </w:del>
            </w:ins>
          </w:p>
          <w:p w14:paraId="2B018C42" w14:textId="1EC297EB" w:rsidR="00874469" w:rsidDel="00E067A3" w:rsidRDefault="00874469">
            <w:pPr>
              <w:pStyle w:val="Appx"/>
              <w:rPr>
                <w:ins w:id="8379" w:author="aas" w:date="2013-10-14T02:06:00Z"/>
                <w:del w:id="8380" w:author="Anees Shaikh" w:date="2013-10-19T02:16:00Z"/>
              </w:rPr>
              <w:pPrChange w:id="8381" w:author="Anees Shaikh" w:date="2013-10-19T02:16:00Z">
                <w:pPr>
                  <w:pStyle w:val="XML1"/>
                </w:pPr>
              </w:pPrChange>
            </w:pPr>
            <w:ins w:id="8382" w:author="aas" w:date="2013-10-14T02:06:00Z">
              <w:del w:id="8383" w:author="Anees Shaikh" w:date="2013-10-19T02:16:00Z">
                <w:r w:rsidDel="00E067A3">
                  <w:delText xml:space="preserve">                            namespace="##other" processContents="lax"/&gt;</w:delText>
                </w:r>
              </w:del>
            </w:ins>
          </w:p>
          <w:p w14:paraId="756E7A91" w14:textId="2A4ADF79" w:rsidR="00874469" w:rsidDel="00E067A3" w:rsidRDefault="00874469">
            <w:pPr>
              <w:pStyle w:val="Appx"/>
              <w:rPr>
                <w:ins w:id="8384" w:author="aas" w:date="2013-10-14T02:06:00Z"/>
                <w:del w:id="8385" w:author="Anees Shaikh" w:date="2013-10-19T02:16:00Z"/>
              </w:rPr>
              <w:pPrChange w:id="8386" w:author="Anees Shaikh" w:date="2013-10-19T02:16:00Z">
                <w:pPr>
                  <w:pStyle w:val="XML1"/>
                </w:pPr>
              </w:pPrChange>
            </w:pPr>
            <w:ins w:id="8387" w:author="aas" w:date="2013-10-14T02:06:00Z">
              <w:del w:id="8388" w:author="Anees Shaikh" w:date="2013-10-19T02:16:00Z">
                <w:r w:rsidDel="00E067A3">
                  <w:delText xml:space="preserve">                  &lt;/xs:sequence&gt;</w:delText>
                </w:r>
              </w:del>
            </w:ins>
          </w:p>
          <w:p w14:paraId="2A610E87" w14:textId="156BFB47" w:rsidR="00874469" w:rsidDel="00E067A3" w:rsidRDefault="00874469">
            <w:pPr>
              <w:pStyle w:val="Appx"/>
              <w:rPr>
                <w:ins w:id="8389" w:author="aas" w:date="2013-10-14T02:06:00Z"/>
                <w:del w:id="8390" w:author="Anees Shaikh" w:date="2013-10-19T02:16:00Z"/>
              </w:rPr>
              <w:pPrChange w:id="8391" w:author="Anees Shaikh" w:date="2013-10-19T02:16:00Z">
                <w:pPr>
                  <w:pStyle w:val="XML1"/>
                </w:pPr>
              </w:pPrChange>
            </w:pPr>
            <w:ins w:id="8392" w:author="aas" w:date="2013-10-14T02:06:00Z">
              <w:del w:id="8393" w:author="Anees Shaikh" w:date="2013-10-19T02:16:00Z">
                <w:r w:rsidDel="00E067A3">
                  <w:delText xml:space="preserve">                &lt;/xs:complexType&gt;</w:delText>
                </w:r>
              </w:del>
            </w:ins>
          </w:p>
          <w:p w14:paraId="687722A3" w14:textId="6A938FDB" w:rsidR="00874469" w:rsidDel="00E067A3" w:rsidRDefault="00874469">
            <w:pPr>
              <w:pStyle w:val="Appx"/>
              <w:rPr>
                <w:ins w:id="8394" w:author="aas" w:date="2013-10-14T02:06:00Z"/>
                <w:del w:id="8395" w:author="Anees Shaikh" w:date="2013-10-19T02:16:00Z"/>
              </w:rPr>
              <w:pPrChange w:id="8396" w:author="Anees Shaikh" w:date="2013-10-19T02:16:00Z">
                <w:pPr>
                  <w:pStyle w:val="XML1"/>
                </w:pPr>
              </w:pPrChange>
            </w:pPr>
            <w:ins w:id="8397" w:author="aas" w:date="2013-10-14T02:06:00Z">
              <w:del w:id="8398" w:author="Anees Shaikh" w:date="2013-10-19T02:16:00Z">
                <w:r w:rsidDel="00E067A3">
                  <w:delText xml:space="preserve">              &lt;/xs:element&gt;</w:delText>
                </w:r>
              </w:del>
            </w:ins>
          </w:p>
          <w:p w14:paraId="3D78C000" w14:textId="3A02C62F" w:rsidR="00874469" w:rsidDel="00E067A3" w:rsidRDefault="00874469">
            <w:pPr>
              <w:pStyle w:val="Appx"/>
              <w:rPr>
                <w:ins w:id="8399" w:author="aas" w:date="2013-10-14T02:06:00Z"/>
                <w:del w:id="8400" w:author="Anees Shaikh" w:date="2013-10-19T02:16:00Z"/>
              </w:rPr>
              <w:pPrChange w:id="8401" w:author="Anees Shaikh" w:date="2013-10-19T02:16:00Z">
                <w:pPr>
                  <w:pStyle w:val="XML1"/>
                </w:pPr>
              </w:pPrChange>
            </w:pPr>
            <w:ins w:id="8402" w:author="aas" w:date="2013-10-14T02:06:00Z">
              <w:del w:id="8403" w:author="Anees Shaikh" w:date="2013-10-19T02:16:00Z">
                <w:r w:rsidDel="00E067A3">
                  <w:delText xml:space="preserve">              &lt;xs:any minOccurs="0" maxOccurs="unbounded"</w:delText>
                </w:r>
              </w:del>
            </w:ins>
          </w:p>
          <w:p w14:paraId="5C6A9258" w14:textId="1779DC0F" w:rsidR="00874469" w:rsidDel="00E067A3" w:rsidRDefault="00874469">
            <w:pPr>
              <w:pStyle w:val="Appx"/>
              <w:rPr>
                <w:ins w:id="8404" w:author="aas" w:date="2013-10-14T02:06:00Z"/>
                <w:del w:id="8405" w:author="Anees Shaikh" w:date="2013-10-19T02:16:00Z"/>
              </w:rPr>
              <w:pPrChange w:id="8406" w:author="Anees Shaikh" w:date="2013-10-19T02:16:00Z">
                <w:pPr>
                  <w:pStyle w:val="XML1"/>
                </w:pPr>
              </w:pPrChange>
            </w:pPr>
            <w:ins w:id="8407" w:author="aas" w:date="2013-10-14T02:06:00Z">
              <w:del w:id="8408" w:author="Anees Shaikh" w:date="2013-10-19T02:16:00Z">
                <w:r w:rsidDel="00E067A3">
                  <w:delText xml:space="preserve">                      namespace="##other" processContents="lax"/&gt;</w:delText>
                </w:r>
              </w:del>
            </w:ins>
          </w:p>
          <w:p w14:paraId="7F7D2BB5" w14:textId="38FBDCE7" w:rsidR="00874469" w:rsidDel="00E067A3" w:rsidRDefault="00874469">
            <w:pPr>
              <w:pStyle w:val="Appx"/>
              <w:rPr>
                <w:ins w:id="8409" w:author="aas" w:date="2013-10-14T02:06:00Z"/>
                <w:del w:id="8410" w:author="Anees Shaikh" w:date="2013-10-19T02:16:00Z"/>
              </w:rPr>
              <w:pPrChange w:id="8411" w:author="Anees Shaikh" w:date="2013-10-19T02:16:00Z">
                <w:pPr>
                  <w:pStyle w:val="XML1"/>
                </w:pPr>
              </w:pPrChange>
            </w:pPr>
            <w:ins w:id="8412" w:author="aas" w:date="2013-10-14T02:06:00Z">
              <w:del w:id="8413" w:author="Anees Shaikh" w:date="2013-10-19T02:16:00Z">
                <w:r w:rsidDel="00E067A3">
                  <w:delText xml:space="preserve">            &lt;/xs:sequence&gt;</w:delText>
                </w:r>
              </w:del>
            </w:ins>
          </w:p>
          <w:p w14:paraId="0002B49F" w14:textId="31565F43" w:rsidR="00874469" w:rsidDel="00E067A3" w:rsidRDefault="00874469">
            <w:pPr>
              <w:pStyle w:val="Appx"/>
              <w:rPr>
                <w:ins w:id="8414" w:author="aas" w:date="2013-10-14T02:06:00Z"/>
                <w:del w:id="8415" w:author="Anees Shaikh" w:date="2013-10-19T02:16:00Z"/>
              </w:rPr>
              <w:pPrChange w:id="8416" w:author="Anees Shaikh" w:date="2013-10-19T02:16:00Z">
                <w:pPr>
                  <w:pStyle w:val="XML1"/>
                </w:pPr>
              </w:pPrChange>
            </w:pPr>
            <w:ins w:id="8417" w:author="aas" w:date="2013-10-14T02:06:00Z">
              <w:del w:id="8418" w:author="Anees Shaikh" w:date="2013-10-19T02:16:00Z">
                <w:r w:rsidDel="00E067A3">
                  <w:delText xml:space="preserve">          &lt;/xs:complexType&gt;</w:delText>
                </w:r>
              </w:del>
            </w:ins>
          </w:p>
          <w:p w14:paraId="02D7E09A" w14:textId="599162E8" w:rsidR="00874469" w:rsidDel="00E067A3" w:rsidRDefault="00874469">
            <w:pPr>
              <w:pStyle w:val="Appx"/>
              <w:rPr>
                <w:ins w:id="8419" w:author="aas" w:date="2013-10-14T02:06:00Z"/>
                <w:del w:id="8420" w:author="Anees Shaikh" w:date="2013-10-19T02:16:00Z"/>
              </w:rPr>
              <w:pPrChange w:id="8421" w:author="Anees Shaikh" w:date="2013-10-19T02:16:00Z">
                <w:pPr>
                  <w:pStyle w:val="XML1"/>
                </w:pPr>
              </w:pPrChange>
            </w:pPr>
            <w:ins w:id="8422" w:author="aas" w:date="2013-10-14T02:06:00Z">
              <w:del w:id="8423" w:author="Anees Shaikh" w:date="2013-10-19T02:16:00Z">
                <w:r w:rsidDel="00E067A3">
                  <w:delText xml:space="preserve">          &lt;xs:key name="key_configuration-points_capable-switch_configuration-point"&gt;</w:delText>
                </w:r>
              </w:del>
            </w:ins>
          </w:p>
          <w:p w14:paraId="2ED02733" w14:textId="398C48C1" w:rsidR="00874469" w:rsidDel="00E067A3" w:rsidRDefault="00874469">
            <w:pPr>
              <w:pStyle w:val="Appx"/>
              <w:rPr>
                <w:ins w:id="8424" w:author="aas" w:date="2013-10-14T02:06:00Z"/>
                <w:del w:id="8425" w:author="Anees Shaikh" w:date="2013-10-19T02:16:00Z"/>
              </w:rPr>
              <w:pPrChange w:id="8426" w:author="Anees Shaikh" w:date="2013-10-19T02:16:00Z">
                <w:pPr>
                  <w:pStyle w:val="XML1"/>
                </w:pPr>
              </w:pPrChange>
            </w:pPr>
            <w:ins w:id="8427" w:author="aas" w:date="2013-10-14T02:06:00Z">
              <w:del w:id="8428" w:author="Anees Shaikh" w:date="2013-10-19T02:16:00Z">
                <w:r w:rsidDel="00E067A3">
                  <w:delText xml:space="preserve">            &lt;xs:selector xpath="of-config:configuration-point"/&gt;</w:delText>
                </w:r>
              </w:del>
            </w:ins>
          </w:p>
          <w:p w14:paraId="027C9A22" w14:textId="55CFF239" w:rsidR="00874469" w:rsidDel="00E067A3" w:rsidRDefault="00874469">
            <w:pPr>
              <w:pStyle w:val="Appx"/>
              <w:rPr>
                <w:ins w:id="8429" w:author="aas" w:date="2013-10-14T02:06:00Z"/>
                <w:del w:id="8430" w:author="Anees Shaikh" w:date="2013-10-19T02:16:00Z"/>
              </w:rPr>
              <w:pPrChange w:id="8431" w:author="Anees Shaikh" w:date="2013-10-19T02:16:00Z">
                <w:pPr>
                  <w:pStyle w:val="XML1"/>
                </w:pPr>
              </w:pPrChange>
            </w:pPr>
            <w:ins w:id="8432" w:author="aas" w:date="2013-10-14T02:06:00Z">
              <w:del w:id="8433" w:author="Anees Shaikh" w:date="2013-10-19T02:16:00Z">
                <w:r w:rsidDel="00E067A3">
                  <w:delText xml:space="preserve">            &lt;xs:field xpath="of-config:id"/&gt;</w:delText>
                </w:r>
              </w:del>
            </w:ins>
          </w:p>
          <w:p w14:paraId="0131CA1F" w14:textId="137D1939" w:rsidR="00874469" w:rsidDel="00E067A3" w:rsidRDefault="00874469">
            <w:pPr>
              <w:pStyle w:val="Appx"/>
              <w:rPr>
                <w:ins w:id="8434" w:author="aas" w:date="2013-10-14T02:06:00Z"/>
                <w:del w:id="8435" w:author="Anees Shaikh" w:date="2013-10-19T02:16:00Z"/>
              </w:rPr>
              <w:pPrChange w:id="8436" w:author="Anees Shaikh" w:date="2013-10-19T02:16:00Z">
                <w:pPr>
                  <w:pStyle w:val="XML1"/>
                </w:pPr>
              </w:pPrChange>
            </w:pPr>
            <w:ins w:id="8437" w:author="aas" w:date="2013-10-14T02:06:00Z">
              <w:del w:id="8438" w:author="Anees Shaikh" w:date="2013-10-19T02:16:00Z">
                <w:r w:rsidDel="00E067A3">
                  <w:delText xml:space="preserve">          &lt;/xs:key&gt;</w:delText>
                </w:r>
              </w:del>
            </w:ins>
          </w:p>
          <w:p w14:paraId="6E23AA7A" w14:textId="413D5CEC" w:rsidR="00874469" w:rsidDel="00E067A3" w:rsidRDefault="00874469">
            <w:pPr>
              <w:pStyle w:val="Appx"/>
              <w:rPr>
                <w:ins w:id="8439" w:author="aas" w:date="2013-10-14T02:06:00Z"/>
                <w:del w:id="8440" w:author="Anees Shaikh" w:date="2013-10-19T02:16:00Z"/>
              </w:rPr>
              <w:pPrChange w:id="8441" w:author="Anees Shaikh" w:date="2013-10-19T02:16:00Z">
                <w:pPr>
                  <w:pStyle w:val="XML1"/>
                </w:pPr>
              </w:pPrChange>
            </w:pPr>
            <w:ins w:id="8442" w:author="aas" w:date="2013-10-14T02:06:00Z">
              <w:del w:id="8443" w:author="Anees Shaikh" w:date="2013-10-19T02:16:00Z">
                <w:r w:rsidDel="00E067A3">
                  <w:delText xml:space="preserve">        &lt;/xs:element&gt;</w:delText>
                </w:r>
              </w:del>
            </w:ins>
          </w:p>
          <w:p w14:paraId="69500964" w14:textId="6A22B2EE" w:rsidR="00874469" w:rsidDel="00E067A3" w:rsidRDefault="00874469">
            <w:pPr>
              <w:pStyle w:val="Appx"/>
              <w:rPr>
                <w:ins w:id="8444" w:author="aas" w:date="2013-10-14T02:06:00Z"/>
                <w:del w:id="8445" w:author="Anees Shaikh" w:date="2013-10-19T02:16:00Z"/>
              </w:rPr>
              <w:pPrChange w:id="8446" w:author="Anees Shaikh" w:date="2013-10-19T02:16:00Z">
                <w:pPr>
                  <w:pStyle w:val="XML1"/>
                </w:pPr>
              </w:pPrChange>
            </w:pPr>
            <w:ins w:id="8447" w:author="aas" w:date="2013-10-14T02:06:00Z">
              <w:del w:id="8448" w:author="Anees Shaikh" w:date="2013-10-19T02:16:00Z">
                <w:r w:rsidDel="00E067A3">
                  <w:delText xml:space="preserve">        &lt;xs:element name="resources" minOccurs="0"&gt;</w:delText>
                </w:r>
              </w:del>
            </w:ins>
          </w:p>
          <w:p w14:paraId="3E8530E6" w14:textId="50375590" w:rsidR="00874469" w:rsidDel="00E067A3" w:rsidRDefault="00874469">
            <w:pPr>
              <w:pStyle w:val="Appx"/>
              <w:rPr>
                <w:ins w:id="8449" w:author="aas" w:date="2013-10-14T02:06:00Z"/>
                <w:del w:id="8450" w:author="Anees Shaikh" w:date="2013-10-19T02:16:00Z"/>
              </w:rPr>
              <w:pPrChange w:id="8451" w:author="Anees Shaikh" w:date="2013-10-19T02:16:00Z">
                <w:pPr>
                  <w:pStyle w:val="XML1"/>
                </w:pPr>
              </w:pPrChange>
            </w:pPr>
            <w:ins w:id="8452" w:author="aas" w:date="2013-10-14T02:06:00Z">
              <w:del w:id="8453" w:author="Anees Shaikh" w:date="2013-10-19T02:16:00Z">
                <w:r w:rsidDel="00E067A3">
                  <w:delText xml:space="preserve">          &lt;xs:annotation&gt;</w:delText>
                </w:r>
              </w:del>
            </w:ins>
          </w:p>
          <w:p w14:paraId="16B1ACCB" w14:textId="75DA4DE0" w:rsidR="00874469" w:rsidDel="00E067A3" w:rsidRDefault="00874469">
            <w:pPr>
              <w:pStyle w:val="Appx"/>
              <w:rPr>
                <w:ins w:id="8454" w:author="aas" w:date="2013-10-14T02:06:00Z"/>
                <w:del w:id="8455" w:author="Anees Shaikh" w:date="2013-10-19T02:16:00Z"/>
              </w:rPr>
              <w:pPrChange w:id="8456" w:author="Anees Shaikh" w:date="2013-10-19T02:16:00Z">
                <w:pPr>
                  <w:pStyle w:val="XML1"/>
                </w:pPr>
              </w:pPrChange>
            </w:pPr>
            <w:ins w:id="8457" w:author="aas" w:date="2013-10-14T02:06:00Z">
              <w:del w:id="8458" w:author="Anees Shaikh" w:date="2013-10-19T02:16:00Z">
                <w:r w:rsidDel="00E067A3">
                  <w:delText xml:space="preserve">            &lt;xs:documentation&gt;</w:delText>
                </w:r>
              </w:del>
            </w:ins>
          </w:p>
          <w:p w14:paraId="393E94EE" w14:textId="52EA7F0A" w:rsidR="00874469" w:rsidDel="00E067A3" w:rsidRDefault="00874469">
            <w:pPr>
              <w:pStyle w:val="Appx"/>
              <w:rPr>
                <w:ins w:id="8459" w:author="aas" w:date="2013-10-14T02:06:00Z"/>
                <w:del w:id="8460" w:author="Anees Shaikh" w:date="2013-10-19T02:16:00Z"/>
              </w:rPr>
              <w:pPrChange w:id="8461" w:author="Anees Shaikh" w:date="2013-10-19T02:16:00Z">
                <w:pPr>
                  <w:pStyle w:val="XML1"/>
                </w:pPr>
              </w:pPrChange>
            </w:pPr>
            <w:ins w:id="8462" w:author="aas" w:date="2013-10-14T02:06:00Z">
              <w:del w:id="8463" w:author="Anees Shaikh" w:date="2013-10-19T02:16:00Z">
                <w:r w:rsidDel="00E067A3">
                  <w:delText xml:space="preserve">              A lists containing all resources of the OpenFlow Capable Switch that can</w:delText>
                </w:r>
              </w:del>
            </w:ins>
          </w:p>
          <w:p w14:paraId="30E4363E" w14:textId="0A5DCBCA" w:rsidR="00874469" w:rsidDel="00E067A3" w:rsidRDefault="00874469">
            <w:pPr>
              <w:pStyle w:val="Appx"/>
              <w:rPr>
                <w:ins w:id="8464" w:author="aas" w:date="2013-10-14T02:06:00Z"/>
                <w:del w:id="8465" w:author="Anees Shaikh" w:date="2013-10-19T02:16:00Z"/>
              </w:rPr>
              <w:pPrChange w:id="8466" w:author="Anees Shaikh" w:date="2013-10-19T02:16:00Z">
                <w:pPr>
                  <w:pStyle w:val="XML1"/>
                </w:pPr>
              </w:pPrChange>
            </w:pPr>
            <w:ins w:id="8467" w:author="aas" w:date="2013-10-14T02:06:00Z">
              <w:del w:id="8468" w:author="Anees Shaikh" w:date="2013-10-19T02:16:00Z">
                <w:r w:rsidDel="00E067A3">
                  <w:delText xml:space="preserve">                     be used by OpenFlow Logical Switches.  Resources are listed here</w:delText>
                </w:r>
              </w:del>
            </w:ins>
          </w:p>
          <w:p w14:paraId="3E01C2D0" w14:textId="4B5FBB28" w:rsidR="00874469" w:rsidDel="00E067A3" w:rsidRDefault="00874469">
            <w:pPr>
              <w:pStyle w:val="Appx"/>
              <w:rPr>
                <w:ins w:id="8469" w:author="aas" w:date="2013-10-14T02:06:00Z"/>
                <w:del w:id="8470" w:author="Anees Shaikh" w:date="2013-10-19T02:16:00Z"/>
              </w:rPr>
              <w:pPrChange w:id="8471" w:author="Anees Shaikh" w:date="2013-10-19T02:16:00Z">
                <w:pPr>
                  <w:pStyle w:val="XML1"/>
                </w:pPr>
              </w:pPrChange>
            </w:pPr>
            <w:ins w:id="8472" w:author="aas" w:date="2013-10-14T02:06:00Z">
              <w:del w:id="8473" w:author="Anees Shaikh" w:date="2013-10-19T02:16:00Z">
                <w:r w:rsidDel="00E067A3">
                  <w:delText xml:space="preserve">                     independent of their actual assignment to OpenFlow Logical</w:delText>
                </w:r>
              </w:del>
            </w:ins>
          </w:p>
          <w:p w14:paraId="649B7AAE" w14:textId="329BBEE8" w:rsidR="00874469" w:rsidDel="00E067A3" w:rsidRDefault="00874469">
            <w:pPr>
              <w:pStyle w:val="Appx"/>
              <w:rPr>
                <w:ins w:id="8474" w:author="aas" w:date="2013-10-14T02:06:00Z"/>
                <w:del w:id="8475" w:author="Anees Shaikh" w:date="2013-10-19T02:16:00Z"/>
              </w:rPr>
              <w:pPrChange w:id="8476" w:author="Anees Shaikh" w:date="2013-10-19T02:16:00Z">
                <w:pPr>
                  <w:pStyle w:val="XML1"/>
                </w:pPr>
              </w:pPrChange>
            </w:pPr>
            <w:ins w:id="8477" w:author="aas" w:date="2013-10-14T02:06:00Z">
              <w:del w:id="8478" w:author="Anees Shaikh" w:date="2013-10-19T02:16:00Z">
                <w:r w:rsidDel="00E067A3">
                  <w:delText xml:space="preserve">                     Switches.  They may be available to be assigned to an OpenFlow</w:delText>
                </w:r>
              </w:del>
            </w:ins>
          </w:p>
          <w:p w14:paraId="3BBE4C3D" w14:textId="02217BD3" w:rsidR="00874469" w:rsidDel="00E067A3" w:rsidRDefault="00874469">
            <w:pPr>
              <w:pStyle w:val="Appx"/>
              <w:rPr>
                <w:ins w:id="8479" w:author="aas" w:date="2013-10-14T02:06:00Z"/>
                <w:del w:id="8480" w:author="Anees Shaikh" w:date="2013-10-19T02:16:00Z"/>
              </w:rPr>
              <w:pPrChange w:id="8481" w:author="Anees Shaikh" w:date="2013-10-19T02:16:00Z">
                <w:pPr>
                  <w:pStyle w:val="XML1"/>
                </w:pPr>
              </w:pPrChange>
            </w:pPr>
            <w:ins w:id="8482" w:author="aas" w:date="2013-10-14T02:06:00Z">
              <w:del w:id="8483" w:author="Anees Shaikh" w:date="2013-10-19T02:16:00Z">
                <w:r w:rsidDel="00E067A3">
                  <w:delText xml:space="preserve">                     Logical Switch or already in use by an OpenFlow Logical Switch.</w:delText>
                </w:r>
              </w:del>
            </w:ins>
          </w:p>
          <w:p w14:paraId="0E7F90A3" w14:textId="5997F18B" w:rsidR="00874469" w:rsidDel="00E067A3" w:rsidRDefault="00874469">
            <w:pPr>
              <w:pStyle w:val="Appx"/>
              <w:rPr>
                <w:ins w:id="8484" w:author="aas" w:date="2013-10-14T02:06:00Z"/>
                <w:del w:id="8485" w:author="Anees Shaikh" w:date="2013-10-19T02:16:00Z"/>
              </w:rPr>
              <w:pPrChange w:id="8486" w:author="Anees Shaikh" w:date="2013-10-19T02:16:00Z">
                <w:pPr>
                  <w:pStyle w:val="XML1"/>
                </w:pPr>
              </w:pPrChange>
            </w:pPr>
            <w:ins w:id="8487" w:author="aas" w:date="2013-10-14T02:06:00Z">
              <w:del w:id="8488" w:author="Anees Shaikh" w:date="2013-10-19T02:16:00Z">
                <w:r w:rsidDel="00E067A3">
                  <w:delText xml:space="preserve">            &lt;/xs:documentation&gt;</w:delText>
                </w:r>
              </w:del>
            </w:ins>
          </w:p>
          <w:p w14:paraId="4EDC73D6" w14:textId="351A3B90" w:rsidR="00874469" w:rsidDel="00E067A3" w:rsidRDefault="00874469">
            <w:pPr>
              <w:pStyle w:val="Appx"/>
              <w:rPr>
                <w:ins w:id="8489" w:author="aas" w:date="2013-10-14T02:06:00Z"/>
                <w:del w:id="8490" w:author="Anees Shaikh" w:date="2013-10-19T02:16:00Z"/>
              </w:rPr>
              <w:pPrChange w:id="8491" w:author="Anees Shaikh" w:date="2013-10-19T02:16:00Z">
                <w:pPr>
                  <w:pStyle w:val="XML1"/>
                </w:pPr>
              </w:pPrChange>
            </w:pPr>
            <w:ins w:id="8492" w:author="aas" w:date="2013-10-14T02:06:00Z">
              <w:del w:id="8493" w:author="Anees Shaikh" w:date="2013-10-19T02:16:00Z">
                <w:r w:rsidDel="00E067A3">
                  <w:delText xml:space="preserve">          &lt;/xs:annotation&gt;</w:delText>
                </w:r>
              </w:del>
            </w:ins>
          </w:p>
          <w:p w14:paraId="7A54C28A" w14:textId="4A6BDA87" w:rsidR="00874469" w:rsidDel="00E067A3" w:rsidRDefault="00874469">
            <w:pPr>
              <w:pStyle w:val="Appx"/>
              <w:rPr>
                <w:ins w:id="8494" w:author="aas" w:date="2013-10-14T02:06:00Z"/>
                <w:del w:id="8495" w:author="Anees Shaikh" w:date="2013-10-19T02:16:00Z"/>
              </w:rPr>
              <w:pPrChange w:id="8496" w:author="Anees Shaikh" w:date="2013-10-19T02:16:00Z">
                <w:pPr>
                  <w:pStyle w:val="XML1"/>
                </w:pPr>
              </w:pPrChange>
            </w:pPr>
            <w:ins w:id="8497" w:author="aas" w:date="2013-10-14T02:06:00Z">
              <w:del w:id="8498" w:author="Anees Shaikh" w:date="2013-10-19T02:16:00Z">
                <w:r w:rsidDel="00E067A3">
                  <w:delText xml:space="preserve">          &lt;xs:complexType&gt;</w:delText>
                </w:r>
              </w:del>
            </w:ins>
          </w:p>
          <w:p w14:paraId="20B81442" w14:textId="26AB575E" w:rsidR="00874469" w:rsidDel="00E067A3" w:rsidRDefault="00874469">
            <w:pPr>
              <w:pStyle w:val="Appx"/>
              <w:rPr>
                <w:ins w:id="8499" w:author="aas" w:date="2013-10-14T02:06:00Z"/>
                <w:del w:id="8500" w:author="Anees Shaikh" w:date="2013-10-19T02:16:00Z"/>
              </w:rPr>
              <w:pPrChange w:id="8501" w:author="Anees Shaikh" w:date="2013-10-19T02:16:00Z">
                <w:pPr>
                  <w:pStyle w:val="XML1"/>
                </w:pPr>
              </w:pPrChange>
            </w:pPr>
            <w:ins w:id="8502" w:author="aas" w:date="2013-10-14T02:06:00Z">
              <w:del w:id="8503" w:author="Anees Shaikh" w:date="2013-10-19T02:16:00Z">
                <w:r w:rsidDel="00E067A3">
                  <w:delText xml:space="preserve">            &lt;xs:sequence&gt;</w:delText>
                </w:r>
              </w:del>
            </w:ins>
          </w:p>
          <w:p w14:paraId="50EDDFA6" w14:textId="16438153" w:rsidR="00874469" w:rsidDel="00E067A3" w:rsidRDefault="00874469">
            <w:pPr>
              <w:pStyle w:val="Appx"/>
              <w:rPr>
                <w:ins w:id="8504" w:author="aas" w:date="2013-10-14T02:06:00Z"/>
                <w:del w:id="8505" w:author="Anees Shaikh" w:date="2013-10-19T02:16:00Z"/>
              </w:rPr>
              <w:pPrChange w:id="8506" w:author="Anees Shaikh" w:date="2013-10-19T02:16:00Z">
                <w:pPr>
                  <w:pStyle w:val="XML1"/>
                </w:pPr>
              </w:pPrChange>
            </w:pPr>
            <w:ins w:id="8507" w:author="aas" w:date="2013-10-14T02:06:00Z">
              <w:del w:id="8508" w:author="Anees Shaikh" w:date="2013-10-19T02:16:00Z">
                <w:r w:rsidDel="00E067A3">
                  <w:delText xml:space="preserve">              &lt;xs:element name="port" minOccurs="0" maxOccurs="unbounded"&gt;</w:delText>
                </w:r>
              </w:del>
            </w:ins>
          </w:p>
          <w:p w14:paraId="50A9BB92" w14:textId="40C11AA0" w:rsidR="00874469" w:rsidDel="00E067A3" w:rsidRDefault="00874469">
            <w:pPr>
              <w:pStyle w:val="Appx"/>
              <w:rPr>
                <w:ins w:id="8509" w:author="aas" w:date="2013-10-14T02:06:00Z"/>
                <w:del w:id="8510" w:author="Anees Shaikh" w:date="2013-10-19T02:16:00Z"/>
              </w:rPr>
              <w:pPrChange w:id="8511" w:author="Anees Shaikh" w:date="2013-10-19T02:16:00Z">
                <w:pPr>
                  <w:pStyle w:val="XML1"/>
                </w:pPr>
              </w:pPrChange>
            </w:pPr>
            <w:ins w:id="8512" w:author="aas" w:date="2013-10-14T02:06:00Z">
              <w:del w:id="8513" w:author="Anees Shaikh" w:date="2013-10-19T02:16:00Z">
                <w:r w:rsidDel="00E067A3">
                  <w:delText xml:space="preserve">                &lt;xs:annotation&gt;</w:delText>
                </w:r>
              </w:del>
            </w:ins>
          </w:p>
          <w:p w14:paraId="1A8DA8D5" w14:textId="4B273062" w:rsidR="00874469" w:rsidDel="00E067A3" w:rsidRDefault="00874469">
            <w:pPr>
              <w:pStyle w:val="Appx"/>
              <w:rPr>
                <w:ins w:id="8514" w:author="aas" w:date="2013-10-14T02:06:00Z"/>
                <w:del w:id="8515" w:author="Anees Shaikh" w:date="2013-10-19T02:16:00Z"/>
              </w:rPr>
              <w:pPrChange w:id="8516" w:author="Anees Shaikh" w:date="2013-10-19T02:16:00Z">
                <w:pPr>
                  <w:pStyle w:val="XML1"/>
                </w:pPr>
              </w:pPrChange>
            </w:pPr>
            <w:ins w:id="8517" w:author="aas" w:date="2013-10-14T02:06:00Z">
              <w:del w:id="8518" w:author="Anees Shaikh" w:date="2013-10-19T02:16:00Z">
                <w:r w:rsidDel="00E067A3">
                  <w:delText xml:space="preserve">                  &lt;xs:documentation&gt;</w:delText>
                </w:r>
              </w:del>
            </w:ins>
          </w:p>
          <w:p w14:paraId="4792B038" w14:textId="39780BA6" w:rsidR="00874469" w:rsidDel="00E067A3" w:rsidRDefault="00874469">
            <w:pPr>
              <w:pStyle w:val="Appx"/>
              <w:rPr>
                <w:ins w:id="8519" w:author="aas" w:date="2013-10-14T02:06:00Z"/>
                <w:del w:id="8520" w:author="Anees Shaikh" w:date="2013-10-19T02:16:00Z"/>
              </w:rPr>
              <w:pPrChange w:id="8521" w:author="Anees Shaikh" w:date="2013-10-19T02:16:00Z">
                <w:pPr>
                  <w:pStyle w:val="XML1"/>
                </w:pPr>
              </w:pPrChange>
            </w:pPr>
            <w:ins w:id="8522" w:author="aas" w:date="2013-10-14T02:06:00Z">
              <w:del w:id="8523" w:author="Anees Shaikh" w:date="2013-10-19T02:16:00Z">
                <w:r w:rsidDel="00E067A3">
                  <w:delText xml:space="preserve">                    The list contains all port resources of the OpenFlow Capable Switch.</w:delText>
                </w:r>
              </w:del>
            </w:ins>
          </w:p>
          <w:p w14:paraId="617F4110" w14:textId="4D63B64C" w:rsidR="00874469" w:rsidDel="00E067A3" w:rsidRDefault="00874469">
            <w:pPr>
              <w:pStyle w:val="Appx"/>
              <w:rPr>
                <w:ins w:id="8524" w:author="aas" w:date="2013-10-14T02:06:00Z"/>
                <w:del w:id="8525" w:author="Anees Shaikh" w:date="2013-10-19T02:16:00Z"/>
              </w:rPr>
              <w:pPrChange w:id="8526" w:author="Anees Shaikh" w:date="2013-10-19T02:16:00Z">
                <w:pPr>
                  <w:pStyle w:val="XML1"/>
                </w:pPr>
              </w:pPrChange>
            </w:pPr>
          </w:p>
          <w:p w14:paraId="69EFF227" w14:textId="05555708" w:rsidR="00874469" w:rsidDel="00E067A3" w:rsidRDefault="00874469">
            <w:pPr>
              <w:pStyle w:val="Appx"/>
              <w:rPr>
                <w:ins w:id="8527" w:author="aas" w:date="2013-10-14T02:06:00Z"/>
                <w:del w:id="8528" w:author="Anees Shaikh" w:date="2013-10-19T02:16:00Z"/>
              </w:rPr>
              <w:pPrChange w:id="8529" w:author="Anees Shaikh" w:date="2013-10-19T02:16:00Z">
                <w:pPr>
                  <w:pStyle w:val="XML1"/>
                </w:pPr>
              </w:pPrChange>
            </w:pPr>
            <w:ins w:id="8530" w:author="aas" w:date="2013-10-14T02:06:00Z">
              <w:del w:id="8531" w:author="Anees Shaikh" w:date="2013-10-19T02:16:00Z">
                <w:r w:rsidDel="00E067A3">
                  <w:delText xml:space="preserve">                          The element 'resource-id' of OFPortType MUST be unique within</w:delText>
                </w:r>
              </w:del>
            </w:ins>
          </w:p>
          <w:p w14:paraId="3529BF39" w14:textId="19EFD99F" w:rsidR="00874469" w:rsidDel="00E067A3" w:rsidRDefault="00874469">
            <w:pPr>
              <w:pStyle w:val="Appx"/>
              <w:rPr>
                <w:ins w:id="8532" w:author="aas" w:date="2013-10-14T02:06:00Z"/>
                <w:del w:id="8533" w:author="Anees Shaikh" w:date="2013-10-19T02:16:00Z"/>
              </w:rPr>
              <w:pPrChange w:id="8534" w:author="Anees Shaikh" w:date="2013-10-19T02:16:00Z">
                <w:pPr>
                  <w:pStyle w:val="XML1"/>
                </w:pPr>
              </w:pPrChange>
            </w:pPr>
            <w:ins w:id="8535" w:author="aas" w:date="2013-10-14T02:06:00Z">
              <w:del w:id="8536" w:author="Anees Shaikh" w:date="2013-10-19T02:16:00Z">
                <w:r w:rsidDel="00E067A3">
                  <w:delText xml:space="preserve">                          this list.</w:delText>
                </w:r>
              </w:del>
            </w:ins>
          </w:p>
          <w:p w14:paraId="1D99CD9E" w14:textId="217C60E3" w:rsidR="00874469" w:rsidDel="00E067A3" w:rsidRDefault="00874469">
            <w:pPr>
              <w:pStyle w:val="Appx"/>
              <w:rPr>
                <w:ins w:id="8537" w:author="aas" w:date="2013-10-14T02:06:00Z"/>
                <w:del w:id="8538" w:author="Anees Shaikh" w:date="2013-10-19T02:16:00Z"/>
              </w:rPr>
              <w:pPrChange w:id="8539" w:author="Anees Shaikh" w:date="2013-10-19T02:16:00Z">
                <w:pPr>
                  <w:pStyle w:val="XML1"/>
                </w:pPr>
              </w:pPrChange>
            </w:pPr>
            <w:ins w:id="8540" w:author="aas" w:date="2013-10-14T02:06:00Z">
              <w:del w:id="8541" w:author="Anees Shaikh" w:date="2013-10-19T02:16:00Z">
                <w:r w:rsidDel="00E067A3">
                  <w:delText xml:space="preserve">                  &lt;/xs:documentation&gt;</w:delText>
                </w:r>
              </w:del>
            </w:ins>
          </w:p>
          <w:p w14:paraId="3071ED0F" w14:textId="3B9D99D0" w:rsidR="00874469" w:rsidDel="00E067A3" w:rsidRDefault="00874469">
            <w:pPr>
              <w:pStyle w:val="Appx"/>
              <w:rPr>
                <w:ins w:id="8542" w:author="aas" w:date="2013-10-14T02:06:00Z"/>
                <w:del w:id="8543" w:author="Anees Shaikh" w:date="2013-10-19T02:16:00Z"/>
              </w:rPr>
              <w:pPrChange w:id="8544" w:author="Anees Shaikh" w:date="2013-10-19T02:16:00Z">
                <w:pPr>
                  <w:pStyle w:val="XML1"/>
                </w:pPr>
              </w:pPrChange>
            </w:pPr>
            <w:ins w:id="8545" w:author="aas" w:date="2013-10-14T02:06:00Z">
              <w:del w:id="8546" w:author="Anees Shaikh" w:date="2013-10-19T02:16:00Z">
                <w:r w:rsidDel="00E067A3">
                  <w:delText xml:space="preserve">                &lt;/xs:annotation&gt;</w:delText>
                </w:r>
              </w:del>
            </w:ins>
          </w:p>
          <w:p w14:paraId="1DA016F1" w14:textId="2822A6FE" w:rsidR="00874469" w:rsidDel="00E067A3" w:rsidRDefault="00874469">
            <w:pPr>
              <w:pStyle w:val="Appx"/>
              <w:rPr>
                <w:ins w:id="8547" w:author="aas" w:date="2013-10-14T02:06:00Z"/>
                <w:del w:id="8548" w:author="Anees Shaikh" w:date="2013-10-19T02:16:00Z"/>
              </w:rPr>
              <w:pPrChange w:id="8549" w:author="Anees Shaikh" w:date="2013-10-19T02:16:00Z">
                <w:pPr>
                  <w:pStyle w:val="XML1"/>
                </w:pPr>
              </w:pPrChange>
            </w:pPr>
            <w:ins w:id="8550" w:author="aas" w:date="2013-10-14T02:06:00Z">
              <w:del w:id="8551" w:author="Anees Shaikh" w:date="2013-10-19T02:16:00Z">
                <w:r w:rsidDel="00E067A3">
                  <w:delText xml:space="preserve">                &lt;xs:complexType&gt;</w:delText>
                </w:r>
              </w:del>
            </w:ins>
          </w:p>
          <w:p w14:paraId="219CE1C3" w14:textId="546D1D5D" w:rsidR="00874469" w:rsidDel="00E067A3" w:rsidRDefault="00874469">
            <w:pPr>
              <w:pStyle w:val="Appx"/>
              <w:rPr>
                <w:ins w:id="8552" w:author="aas" w:date="2013-10-14T02:06:00Z"/>
                <w:del w:id="8553" w:author="Anees Shaikh" w:date="2013-10-19T02:16:00Z"/>
              </w:rPr>
              <w:pPrChange w:id="8554" w:author="Anees Shaikh" w:date="2013-10-19T02:16:00Z">
                <w:pPr>
                  <w:pStyle w:val="XML1"/>
                </w:pPr>
              </w:pPrChange>
            </w:pPr>
            <w:ins w:id="8555" w:author="aas" w:date="2013-10-14T02:06:00Z">
              <w:del w:id="8556" w:author="Anees Shaikh" w:date="2013-10-19T02:16:00Z">
                <w:r w:rsidDel="00E067A3">
                  <w:delText xml:space="preserve">                  &lt;xs:sequence&gt;</w:delText>
                </w:r>
              </w:del>
            </w:ins>
          </w:p>
          <w:p w14:paraId="1A8DB0E3" w14:textId="790C5060" w:rsidR="00874469" w:rsidDel="00E067A3" w:rsidRDefault="00874469">
            <w:pPr>
              <w:pStyle w:val="Appx"/>
              <w:rPr>
                <w:ins w:id="8557" w:author="aas" w:date="2013-10-14T02:06:00Z"/>
                <w:del w:id="8558" w:author="Anees Shaikh" w:date="2013-10-19T02:16:00Z"/>
              </w:rPr>
              <w:pPrChange w:id="8559" w:author="Anees Shaikh" w:date="2013-10-19T02:16:00Z">
                <w:pPr>
                  <w:pStyle w:val="XML1"/>
                </w:pPr>
              </w:pPrChange>
            </w:pPr>
            <w:ins w:id="8560" w:author="aas" w:date="2013-10-14T02:06:00Z">
              <w:del w:id="8561" w:author="Anees Shaikh" w:date="2013-10-19T02:16:00Z">
                <w:r w:rsidDel="00E067A3">
                  <w:delText xml:space="preserve">                    &lt;xs:element name="resource-id"  type="inet:uri"&gt;</w:delText>
                </w:r>
              </w:del>
            </w:ins>
          </w:p>
          <w:p w14:paraId="48C7AD09" w14:textId="52A123C7" w:rsidR="00874469" w:rsidDel="00E067A3" w:rsidRDefault="00874469">
            <w:pPr>
              <w:pStyle w:val="Appx"/>
              <w:rPr>
                <w:ins w:id="8562" w:author="aas" w:date="2013-10-14T02:06:00Z"/>
                <w:del w:id="8563" w:author="Anees Shaikh" w:date="2013-10-19T02:16:00Z"/>
              </w:rPr>
              <w:pPrChange w:id="8564" w:author="Anees Shaikh" w:date="2013-10-19T02:16:00Z">
                <w:pPr>
                  <w:pStyle w:val="XML1"/>
                </w:pPr>
              </w:pPrChange>
            </w:pPr>
            <w:ins w:id="8565" w:author="aas" w:date="2013-10-14T02:06:00Z">
              <w:del w:id="8566" w:author="Anees Shaikh" w:date="2013-10-19T02:16:00Z">
                <w:r w:rsidDel="00E067A3">
                  <w:delText xml:space="preserve">                      &lt;xs:annotation&gt;</w:delText>
                </w:r>
              </w:del>
            </w:ins>
          </w:p>
          <w:p w14:paraId="2F46116E" w14:textId="0AE672A5" w:rsidR="00874469" w:rsidDel="00E067A3" w:rsidRDefault="00874469">
            <w:pPr>
              <w:pStyle w:val="Appx"/>
              <w:rPr>
                <w:ins w:id="8567" w:author="aas" w:date="2013-10-14T02:06:00Z"/>
                <w:del w:id="8568" w:author="Anees Shaikh" w:date="2013-10-19T02:16:00Z"/>
              </w:rPr>
              <w:pPrChange w:id="8569" w:author="Anees Shaikh" w:date="2013-10-19T02:16:00Z">
                <w:pPr>
                  <w:pStyle w:val="XML1"/>
                </w:pPr>
              </w:pPrChange>
            </w:pPr>
            <w:ins w:id="8570" w:author="aas" w:date="2013-10-14T02:06:00Z">
              <w:del w:id="8571" w:author="Anees Shaikh" w:date="2013-10-19T02:16:00Z">
                <w:r w:rsidDel="00E067A3">
                  <w:delText xml:space="preserve">                        &lt;xs:documentation&gt;</w:delText>
                </w:r>
              </w:del>
            </w:ins>
          </w:p>
          <w:p w14:paraId="2E1776AA" w14:textId="45C8E641" w:rsidR="00874469" w:rsidDel="00E067A3" w:rsidRDefault="00874469">
            <w:pPr>
              <w:pStyle w:val="Appx"/>
              <w:rPr>
                <w:ins w:id="8572" w:author="aas" w:date="2013-10-14T02:06:00Z"/>
                <w:del w:id="8573" w:author="Anees Shaikh" w:date="2013-10-19T02:16:00Z"/>
              </w:rPr>
              <w:pPrChange w:id="8574" w:author="Anees Shaikh" w:date="2013-10-19T02:16:00Z">
                <w:pPr>
                  <w:pStyle w:val="XML1"/>
                </w:pPr>
              </w:pPrChange>
            </w:pPr>
            <w:ins w:id="8575" w:author="aas" w:date="2013-10-14T02:06:00Z">
              <w:del w:id="8576" w:author="Anees Shaikh" w:date="2013-10-19T02:16:00Z">
                <w:r w:rsidDel="00E067A3">
                  <w:delText xml:space="preserve">                          A unique but locally arbitrary identifier that uniquely identifies an</w:delText>
                </w:r>
              </w:del>
            </w:ins>
          </w:p>
          <w:p w14:paraId="55301918" w14:textId="47361BF0" w:rsidR="00874469" w:rsidDel="00E067A3" w:rsidRDefault="00874469">
            <w:pPr>
              <w:pStyle w:val="Appx"/>
              <w:rPr>
                <w:ins w:id="8577" w:author="aas" w:date="2013-10-14T02:06:00Z"/>
                <w:del w:id="8578" w:author="Anees Shaikh" w:date="2013-10-19T02:16:00Z"/>
              </w:rPr>
              <w:pPrChange w:id="8579" w:author="Anees Shaikh" w:date="2013-10-19T02:16:00Z">
                <w:pPr>
                  <w:pStyle w:val="XML1"/>
                </w:pPr>
              </w:pPrChange>
            </w:pPr>
            <w:ins w:id="8580" w:author="aas" w:date="2013-10-14T02:06:00Z">
              <w:del w:id="8581" w:author="Anees Shaikh" w:date="2013-10-19T02:16:00Z">
                <w:r w:rsidDel="00E067A3">
                  <w:delText xml:space="preserve">                                 OpenFlow Port within the context of an OpenFlow Logical Switch.</w:delText>
                </w:r>
              </w:del>
            </w:ins>
          </w:p>
          <w:p w14:paraId="313F968B" w14:textId="399C10D7" w:rsidR="00874469" w:rsidDel="00E067A3" w:rsidRDefault="00874469">
            <w:pPr>
              <w:pStyle w:val="Appx"/>
              <w:rPr>
                <w:ins w:id="8582" w:author="aas" w:date="2013-10-14T02:06:00Z"/>
                <w:del w:id="8583" w:author="Anees Shaikh" w:date="2013-10-19T02:16:00Z"/>
              </w:rPr>
              <w:pPrChange w:id="8584" w:author="Anees Shaikh" w:date="2013-10-19T02:16:00Z">
                <w:pPr>
                  <w:pStyle w:val="XML1"/>
                </w:pPr>
              </w:pPrChange>
            </w:pPr>
            <w:ins w:id="8585" w:author="aas" w:date="2013-10-14T02:06:00Z">
              <w:del w:id="8586" w:author="Anees Shaikh" w:date="2013-10-19T02:16:00Z">
                <w:r w:rsidDel="00E067A3">
                  <w:delText xml:space="preserve">                                 It MUST be persistent across reboots of the OpenFlow Capable</w:delText>
                </w:r>
              </w:del>
            </w:ins>
          </w:p>
          <w:p w14:paraId="6F7F30C1" w14:textId="333ECD1E" w:rsidR="00874469" w:rsidDel="00E067A3" w:rsidRDefault="00874469">
            <w:pPr>
              <w:pStyle w:val="Appx"/>
              <w:rPr>
                <w:ins w:id="8587" w:author="aas" w:date="2013-10-14T02:06:00Z"/>
                <w:del w:id="8588" w:author="Anees Shaikh" w:date="2013-10-19T02:16:00Z"/>
              </w:rPr>
              <w:pPrChange w:id="8589" w:author="Anees Shaikh" w:date="2013-10-19T02:16:00Z">
                <w:pPr>
                  <w:pStyle w:val="XML1"/>
                </w:pPr>
              </w:pPrChange>
            </w:pPr>
            <w:ins w:id="8590" w:author="aas" w:date="2013-10-14T02:06:00Z">
              <w:del w:id="8591" w:author="Anees Shaikh" w:date="2013-10-19T02:16:00Z">
                <w:r w:rsidDel="00E067A3">
                  <w:delText xml:space="preserve">                                 Switch.</w:delText>
                </w:r>
              </w:del>
            </w:ins>
          </w:p>
          <w:p w14:paraId="7D7E4948" w14:textId="0B4FCD8C" w:rsidR="00874469" w:rsidDel="00E067A3" w:rsidRDefault="00874469">
            <w:pPr>
              <w:pStyle w:val="Appx"/>
              <w:rPr>
                <w:ins w:id="8592" w:author="aas" w:date="2013-10-14T02:06:00Z"/>
                <w:del w:id="8593" w:author="Anees Shaikh" w:date="2013-10-19T02:16:00Z"/>
              </w:rPr>
              <w:pPrChange w:id="8594" w:author="Anees Shaikh" w:date="2013-10-19T02:16:00Z">
                <w:pPr>
                  <w:pStyle w:val="XML1"/>
                </w:pPr>
              </w:pPrChange>
            </w:pPr>
            <w:ins w:id="8595" w:author="aas" w:date="2013-10-14T02:06:00Z">
              <w:del w:id="8596" w:author="Anees Shaikh" w:date="2013-10-19T02:16:00Z">
                <w:r w:rsidDel="00E067A3">
                  <w:delText xml:space="preserve">                        &lt;/xs:documentation&gt;</w:delText>
                </w:r>
              </w:del>
            </w:ins>
          </w:p>
          <w:p w14:paraId="70CE4205" w14:textId="0F8D1894" w:rsidR="00874469" w:rsidDel="00E067A3" w:rsidRDefault="00874469">
            <w:pPr>
              <w:pStyle w:val="Appx"/>
              <w:rPr>
                <w:ins w:id="8597" w:author="aas" w:date="2013-10-14T02:06:00Z"/>
                <w:del w:id="8598" w:author="Anees Shaikh" w:date="2013-10-19T02:16:00Z"/>
              </w:rPr>
              <w:pPrChange w:id="8599" w:author="Anees Shaikh" w:date="2013-10-19T02:16:00Z">
                <w:pPr>
                  <w:pStyle w:val="XML1"/>
                </w:pPr>
              </w:pPrChange>
            </w:pPr>
            <w:ins w:id="8600" w:author="aas" w:date="2013-10-14T02:06:00Z">
              <w:del w:id="8601" w:author="Anees Shaikh" w:date="2013-10-19T02:16:00Z">
                <w:r w:rsidDel="00E067A3">
                  <w:delText xml:space="preserve">                      &lt;/xs:annotation&gt;</w:delText>
                </w:r>
              </w:del>
            </w:ins>
          </w:p>
          <w:p w14:paraId="33C7A531" w14:textId="32F49964" w:rsidR="00874469" w:rsidDel="00E067A3" w:rsidRDefault="00874469">
            <w:pPr>
              <w:pStyle w:val="Appx"/>
              <w:rPr>
                <w:ins w:id="8602" w:author="aas" w:date="2013-10-14T02:06:00Z"/>
                <w:del w:id="8603" w:author="Anees Shaikh" w:date="2013-10-19T02:16:00Z"/>
              </w:rPr>
              <w:pPrChange w:id="8604" w:author="Anees Shaikh" w:date="2013-10-19T02:16:00Z">
                <w:pPr>
                  <w:pStyle w:val="XML1"/>
                </w:pPr>
              </w:pPrChange>
            </w:pPr>
            <w:ins w:id="8605" w:author="aas" w:date="2013-10-14T02:06:00Z">
              <w:del w:id="8606" w:author="Anees Shaikh" w:date="2013-10-19T02:16:00Z">
                <w:r w:rsidDel="00E067A3">
                  <w:delText xml:space="preserve">                    &lt;/xs:element&gt;</w:delText>
                </w:r>
              </w:del>
            </w:ins>
          </w:p>
          <w:p w14:paraId="0D190785" w14:textId="54D27855" w:rsidR="00874469" w:rsidDel="00E067A3" w:rsidRDefault="00874469">
            <w:pPr>
              <w:pStyle w:val="Appx"/>
              <w:rPr>
                <w:ins w:id="8607" w:author="aas" w:date="2013-10-14T02:06:00Z"/>
                <w:del w:id="8608" w:author="Anees Shaikh" w:date="2013-10-19T02:16:00Z"/>
              </w:rPr>
              <w:pPrChange w:id="8609" w:author="Anees Shaikh" w:date="2013-10-19T02:16:00Z">
                <w:pPr>
                  <w:pStyle w:val="XML1"/>
                </w:pPr>
              </w:pPrChange>
            </w:pPr>
            <w:ins w:id="8610" w:author="aas" w:date="2013-10-14T02:06:00Z">
              <w:del w:id="8611" w:author="Anees Shaikh" w:date="2013-10-19T02:16:00Z">
                <w:r w:rsidDel="00E067A3">
                  <w:delText xml:space="preserve">                    &lt;xs:element name="number" minOccurs="0"  type="xs:unsignedLong"&gt;</w:delText>
                </w:r>
              </w:del>
            </w:ins>
          </w:p>
          <w:p w14:paraId="14422E12" w14:textId="295F4A4B" w:rsidR="00874469" w:rsidDel="00E067A3" w:rsidRDefault="00874469">
            <w:pPr>
              <w:pStyle w:val="Appx"/>
              <w:rPr>
                <w:ins w:id="8612" w:author="aas" w:date="2013-10-14T02:06:00Z"/>
                <w:del w:id="8613" w:author="Anees Shaikh" w:date="2013-10-19T02:16:00Z"/>
              </w:rPr>
              <w:pPrChange w:id="8614" w:author="Anees Shaikh" w:date="2013-10-19T02:16:00Z">
                <w:pPr>
                  <w:pStyle w:val="XML1"/>
                </w:pPr>
              </w:pPrChange>
            </w:pPr>
            <w:ins w:id="8615" w:author="aas" w:date="2013-10-14T02:06:00Z">
              <w:del w:id="8616" w:author="Anees Shaikh" w:date="2013-10-19T02:16:00Z">
                <w:r w:rsidDel="00E067A3">
                  <w:delText xml:space="preserve">                      &lt;xs:annotation&gt;</w:delText>
                </w:r>
              </w:del>
            </w:ins>
          </w:p>
          <w:p w14:paraId="49EE1738" w14:textId="47B1EAEC" w:rsidR="00874469" w:rsidDel="00E067A3" w:rsidRDefault="00874469">
            <w:pPr>
              <w:pStyle w:val="Appx"/>
              <w:rPr>
                <w:ins w:id="8617" w:author="aas" w:date="2013-10-14T02:06:00Z"/>
                <w:del w:id="8618" w:author="Anees Shaikh" w:date="2013-10-19T02:16:00Z"/>
              </w:rPr>
              <w:pPrChange w:id="8619" w:author="Anees Shaikh" w:date="2013-10-19T02:16:00Z">
                <w:pPr>
                  <w:pStyle w:val="XML1"/>
                </w:pPr>
              </w:pPrChange>
            </w:pPr>
            <w:ins w:id="8620" w:author="aas" w:date="2013-10-14T02:06:00Z">
              <w:del w:id="8621" w:author="Anees Shaikh" w:date="2013-10-19T02:16:00Z">
                <w:r w:rsidDel="00E067A3">
                  <w:delText xml:space="preserve">                        &lt;xs:documentation&gt;</w:delText>
                </w:r>
              </w:del>
            </w:ins>
          </w:p>
          <w:p w14:paraId="4DFD9F67" w14:textId="0F8E4B1C" w:rsidR="00874469" w:rsidDel="00E067A3" w:rsidRDefault="00874469">
            <w:pPr>
              <w:pStyle w:val="Appx"/>
              <w:rPr>
                <w:ins w:id="8622" w:author="aas" w:date="2013-10-14T02:06:00Z"/>
                <w:del w:id="8623" w:author="Anees Shaikh" w:date="2013-10-19T02:16:00Z"/>
              </w:rPr>
              <w:pPrChange w:id="8624" w:author="Anees Shaikh" w:date="2013-10-19T02:16:00Z">
                <w:pPr>
                  <w:pStyle w:val="XML1"/>
                </w:pPr>
              </w:pPrChange>
            </w:pPr>
            <w:ins w:id="8625" w:author="aas" w:date="2013-10-14T02:06:00Z">
              <w:del w:id="8626" w:author="Anees Shaikh" w:date="2013-10-19T02:16:00Z">
                <w:r w:rsidDel="00E067A3">
                  <w:delText xml:space="preserve">                          This number identifies the OpenFlow Port to OpenFlow Controllers. It is</w:delText>
                </w:r>
              </w:del>
            </w:ins>
          </w:p>
          <w:p w14:paraId="15D90704" w14:textId="2D0B12B5" w:rsidR="00874469" w:rsidDel="00E067A3" w:rsidRDefault="00874469">
            <w:pPr>
              <w:pStyle w:val="Appx"/>
              <w:rPr>
                <w:ins w:id="8627" w:author="aas" w:date="2013-10-14T02:06:00Z"/>
                <w:del w:id="8628" w:author="Anees Shaikh" w:date="2013-10-19T02:16:00Z"/>
              </w:rPr>
              <w:pPrChange w:id="8629" w:author="Anees Shaikh" w:date="2013-10-19T02:16:00Z">
                <w:pPr>
                  <w:pStyle w:val="XML1"/>
                </w:pPr>
              </w:pPrChange>
            </w:pPr>
            <w:ins w:id="8630" w:author="aas" w:date="2013-10-14T02:06:00Z">
              <w:del w:id="8631" w:author="Anees Shaikh" w:date="2013-10-19T02:16:00Z">
                <w:r w:rsidDel="00E067A3">
                  <w:delText xml:space="preserve">                                 assigned to an OpenFlow Port latest when the OpenFlow Port is</w:delText>
                </w:r>
              </w:del>
            </w:ins>
          </w:p>
          <w:p w14:paraId="41EEDAB4" w14:textId="1CD982EC" w:rsidR="00874469" w:rsidDel="00E067A3" w:rsidRDefault="00874469">
            <w:pPr>
              <w:pStyle w:val="Appx"/>
              <w:rPr>
                <w:ins w:id="8632" w:author="aas" w:date="2013-10-14T02:06:00Z"/>
                <w:del w:id="8633" w:author="Anees Shaikh" w:date="2013-10-19T02:16:00Z"/>
              </w:rPr>
              <w:pPrChange w:id="8634" w:author="Anees Shaikh" w:date="2013-10-19T02:16:00Z">
                <w:pPr>
                  <w:pStyle w:val="XML1"/>
                </w:pPr>
              </w:pPrChange>
            </w:pPr>
            <w:ins w:id="8635" w:author="aas" w:date="2013-10-14T02:06:00Z">
              <w:del w:id="8636" w:author="Anees Shaikh" w:date="2013-10-19T02:16:00Z">
                <w:r w:rsidDel="00E067A3">
                  <w:delText xml:space="preserve">                                associated with and OpenFlow Logical Switch.  If the OpenFlow</w:delText>
                </w:r>
              </w:del>
            </w:ins>
          </w:p>
          <w:p w14:paraId="0348F25A" w14:textId="58B25E33" w:rsidR="00874469" w:rsidDel="00E067A3" w:rsidRDefault="00874469">
            <w:pPr>
              <w:pStyle w:val="Appx"/>
              <w:rPr>
                <w:ins w:id="8637" w:author="aas" w:date="2013-10-14T02:06:00Z"/>
                <w:del w:id="8638" w:author="Anees Shaikh" w:date="2013-10-19T02:16:00Z"/>
              </w:rPr>
              <w:pPrChange w:id="8639" w:author="Anees Shaikh" w:date="2013-10-19T02:16:00Z">
                <w:pPr>
                  <w:pStyle w:val="XML1"/>
                </w:pPr>
              </w:pPrChange>
            </w:pPr>
            <w:ins w:id="8640" w:author="aas" w:date="2013-10-14T02:06:00Z">
              <w:del w:id="8641" w:author="Anees Shaikh" w:date="2013-10-19T02:16:00Z">
                <w:r w:rsidDel="00E067A3">
                  <w:delText xml:space="preserve">                                 Port is associated with an OpenFlow Logical Switch, this element</w:delText>
                </w:r>
              </w:del>
            </w:ins>
          </w:p>
          <w:p w14:paraId="20861AB3" w14:textId="4DD4BBBE" w:rsidR="00874469" w:rsidDel="00E067A3" w:rsidRDefault="00874469">
            <w:pPr>
              <w:pStyle w:val="Appx"/>
              <w:rPr>
                <w:ins w:id="8642" w:author="aas" w:date="2013-10-14T02:06:00Z"/>
                <w:del w:id="8643" w:author="Anees Shaikh" w:date="2013-10-19T02:16:00Z"/>
              </w:rPr>
              <w:pPrChange w:id="8644" w:author="Anees Shaikh" w:date="2013-10-19T02:16:00Z">
                <w:pPr>
                  <w:pStyle w:val="XML1"/>
                </w:pPr>
              </w:pPrChange>
            </w:pPr>
            <w:ins w:id="8645" w:author="aas" w:date="2013-10-14T02:06:00Z">
              <w:del w:id="8646" w:author="Anees Shaikh" w:date="2013-10-19T02:16:00Z">
                <w:r w:rsidDel="00E067A3">
                  <w:delText xml:space="preserve">                                 MUST be unique within the context of the OpenFlow Logical</w:delText>
                </w:r>
              </w:del>
            </w:ins>
          </w:p>
          <w:p w14:paraId="53BAFAC1" w14:textId="75335378" w:rsidR="00874469" w:rsidDel="00E067A3" w:rsidRDefault="00874469">
            <w:pPr>
              <w:pStyle w:val="Appx"/>
              <w:rPr>
                <w:ins w:id="8647" w:author="aas" w:date="2013-10-14T02:06:00Z"/>
                <w:del w:id="8648" w:author="Anees Shaikh" w:date="2013-10-19T02:16:00Z"/>
              </w:rPr>
              <w:pPrChange w:id="8649" w:author="Anees Shaikh" w:date="2013-10-19T02:16:00Z">
                <w:pPr>
                  <w:pStyle w:val="XML1"/>
                </w:pPr>
              </w:pPrChange>
            </w:pPr>
            <w:ins w:id="8650" w:author="aas" w:date="2013-10-14T02:06:00Z">
              <w:del w:id="8651" w:author="Anees Shaikh" w:date="2013-10-19T02:16:00Z">
                <w:r w:rsidDel="00E067A3">
                  <w:delText xml:space="preserve">                                 Switch.</w:delText>
                </w:r>
              </w:del>
            </w:ins>
          </w:p>
          <w:p w14:paraId="473291A9" w14:textId="4D160E91" w:rsidR="00874469" w:rsidDel="00E067A3" w:rsidRDefault="00874469">
            <w:pPr>
              <w:pStyle w:val="Appx"/>
              <w:rPr>
                <w:ins w:id="8652" w:author="aas" w:date="2013-10-14T02:06:00Z"/>
                <w:del w:id="8653" w:author="Anees Shaikh" w:date="2013-10-19T02:16:00Z"/>
              </w:rPr>
              <w:pPrChange w:id="8654" w:author="Anees Shaikh" w:date="2013-10-19T02:16:00Z">
                <w:pPr>
                  <w:pStyle w:val="XML1"/>
                </w:pPr>
              </w:pPrChange>
            </w:pPr>
            <w:ins w:id="8655" w:author="aas" w:date="2013-10-14T02:06:00Z">
              <w:del w:id="8656" w:author="Anees Shaikh" w:date="2013-10-19T02:16:00Z">
                <w:r w:rsidDel="00E067A3">
                  <w:delText xml:space="preserve">                              </w:delText>
                </w:r>
              </w:del>
            </w:ins>
          </w:p>
          <w:p w14:paraId="7A0AC82C" w14:textId="57D9AC70" w:rsidR="00874469" w:rsidDel="00E067A3" w:rsidRDefault="00874469">
            <w:pPr>
              <w:pStyle w:val="Appx"/>
              <w:rPr>
                <w:ins w:id="8657" w:author="aas" w:date="2013-10-14T02:06:00Z"/>
                <w:del w:id="8658" w:author="Anees Shaikh" w:date="2013-10-19T02:16:00Z"/>
              </w:rPr>
              <w:pPrChange w:id="8659" w:author="Anees Shaikh" w:date="2013-10-19T02:16:00Z">
                <w:pPr>
                  <w:pStyle w:val="XML1"/>
                </w:pPr>
              </w:pPrChange>
            </w:pPr>
            <w:ins w:id="8660" w:author="aas" w:date="2013-10-14T02:06:00Z">
              <w:del w:id="8661" w:author="Anees Shaikh" w:date="2013-10-19T02:16:00Z">
                <w:r w:rsidDel="00E067A3">
                  <w:delText xml:space="preserve">                                 OpenFlow Capable Switch implementations may choose to</w:delText>
                </w:r>
              </w:del>
            </w:ins>
          </w:p>
          <w:p w14:paraId="0AAE40A4" w14:textId="54B91CBA" w:rsidR="00874469" w:rsidDel="00E067A3" w:rsidRDefault="00874469">
            <w:pPr>
              <w:pStyle w:val="Appx"/>
              <w:rPr>
                <w:ins w:id="8662" w:author="aas" w:date="2013-10-14T02:06:00Z"/>
                <w:del w:id="8663" w:author="Anees Shaikh" w:date="2013-10-19T02:16:00Z"/>
              </w:rPr>
              <w:pPrChange w:id="8664" w:author="Anees Shaikh" w:date="2013-10-19T02:16:00Z">
                <w:pPr>
                  <w:pStyle w:val="XML1"/>
                </w:pPr>
              </w:pPrChange>
            </w:pPr>
            <w:ins w:id="8665" w:author="aas" w:date="2013-10-14T02:06:00Z">
              <w:del w:id="8666" w:author="Anees Shaikh" w:date="2013-10-19T02:16:00Z">
                <w:r w:rsidDel="00E067A3">
                  <w:delText xml:space="preserve">                                 assign values to OpenFlow Ports that are unique within the</w:delText>
                </w:r>
              </w:del>
            </w:ins>
          </w:p>
          <w:p w14:paraId="59F28268" w14:textId="5C8FF5D1" w:rsidR="00874469" w:rsidDel="00E067A3" w:rsidRDefault="00874469">
            <w:pPr>
              <w:pStyle w:val="Appx"/>
              <w:rPr>
                <w:ins w:id="8667" w:author="aas" w:date="2013-10-14T02:06:00Z"/>
                <w:del w:id="8668" w:author="Anees Shaikh" w:date="2013-10-19T02:16:00Z"/>
              </w:rPr>
              <w:pPrChange w:id="8669" w:author="Anees Shaikh" w:date="2013-10-19T02:16:00Z">
                <w:pPr>
                  <w:pStyle w:val="XML1"/>
                </w:pPr>
              </w:pPrChange>
            </w:pPr>
            <w:ins w:id="8670" w:author="aas" w:date="2013-10-14T02:06:00Z">
              <w:del w:id="8671" w:author="Anees Shaikh" w:date="2013-10-19T02:16:00Z">
                <w:r w:rsidDel="00E067A3">
                  <w:delText xml:space="preserve">                                 context of the OpenFlow Logical Switch.  These numbers can</w:delText>
                </w:r>
              </w:del>
            </w:ins>
          </w:p>
          <w:p w14:paraId="4781BDC7" w14:textId="4BC1C75F" w:rsidR="00874469" w:rsidDel="00E067A3" w:rsidRDefault="00874469">
            <w:pPr>
              <w:pStyle w:val="Appx"/>
              <w:rPr>
                <w:ins w:id="8672" w:author="aas" w:date="2013-10-14T02:06:00Z"/>
                <w:del w:id="8673" w:author="Anees Shaikh" w:date="2013-10-19T02:16:00Z"/>
              </w:rPr>
              <w:pPrChange w:id="8674" w:author="Anees Shaikh" w:date="2013-10-19T02:16:00Z">
                <w:pPr>
                  <w:pStyle w:val="XML1"/>
                </w:pPr>
              </w:pPrChange>
            </w:pPr>
            <w:ins w:id="8675" w:author="aas" w:date="2013-10-14T02:06:00Z">
              <w:del w:id="8676" w:author="Anees Shaikh" w:date="2013-10-19T02:16:00Z">
                <w:r w:rsidDel="00E067A3">
                  <w:delText xml:space="preserve">                                 be used independent of assignments to OpenFlow Logical</w:delText>
                </w:r>
              </w:del>
            </w:ins>
          </w:p>
          <w:p w14:paraId="575A47A5" w14:textId="640A5B0E" w:rsidR="00874469" w:rsidDel="00E067A3" w:rsidRDefault="00874469">
            <w:pPr>
              <w:pStyle w:val="Appx"/>
              <w:rPr>
                <w:ins w:id="8677" w:author="aas" w:date="2013-10-14T02:06:00Z"/>
                <w:del w:id="8678" w:author="Anees Shaikh" w:date="2013-10-19T02:16:00Z"/>
              </w:rPr>
              <w:pPrChange w:id="8679" w:author="Anees Shaikh" w:date="2013-10-19T02:16:00Z">
                <w:pPr>
                  <w:pStyle w:val="XML1"/>
                </w:pPr>
              </w:pPrChange>
            </w:pPr>
            <w:ins w:id="8680" w:author="aas" w:date="2013-10-14T02:06:00Z">
              <w:del w:id="8681" w:author="Anees Shaikh" w:date="2013-10-19T02:16:00Z">
                <w:r w:rsidDel="00E067A3">
                  <w:delText xml:space="preserve">                                 Switches. </w:delText>
                </w:r>
              </w:del>
            </w:ins>
          </w:p>
          <w:p w14:paraId="3D7B624D" w14:textId="7C54163A" w:rsidR="00874469" w:rsidDel="00E067A3" w:rsidRDefault="00874469">
            <w:pPr>
              <w:pStyle w:val="Appx"/>
              <w:rPr>
                <w:ins w:id="8682" w:author="aas" w:date="2013-10-14T02:06:00Z"/>
                <w:del w:id="8683" w:author="Anees Shaikh" w:date="2013-10-19T02:16:00Z"/>
              </w:rPr>
              <w:pPrChange w:id="8684" w:author="Anees Shaikh" w:date="2013-10-19T02:16:00Z">
                <w:pPr>
                  <w:pStyle w:val="XML1"/>
                </w:pPr>
              </w:pPrChange>
            </w:pPr>
            <w:ins w:id="8685" w:author="aas" w:date="2013-10-14T02:06:00Z">
              <w:del w:id="8686" w:author="Anees Shaikh" w:date="2013-10-19T02:16:00Z">
                <w:r w:rsidDel="00E067A3">
                  <w:delText xml:space="preserve">                              </w:delText>
                </w:r>
              </w:del>
            </w:ins>
          </w:p>
          <w:p w14:paraId="41770A40" w14:textId="40E5AFB9" w:rsidR="00874469" w:rsidDel="00E067A3" w:rsidRDefault="00874469">
            <w:pPr>
              <w:pStyle w:val="Appx"/>
              <w:rPr>
                <w:ins w:id="8687" w:author="aas" w:date="2013-10-14T02:06:00Z"/>
                <w:del w:id="8688" w:author="Anees Shaikh" w:date="2013-10-19T02:16:00Z"/>
              </w:rPr>
              <w:pPrChange w:id="8689" w:author="Anees Shaikh" w:date="2013-10-19T02:16:00Z">
                <w:pPr>
                  <w:pStyle w:val="XML1"/>
                </w:pPr>
              </w:pPrChange>
            </w:pPr>
            <w:ins w:id="8690" w:author="aas" w:date="2013-10-14T02:06:00Z">
              <w:del w:id="8691" w:author="Anees Shaikh" w:date="2013-10-19T02:16:00Z">
                <w:r w:rsidDel="00E067A3">
                  <w:delText xml:space="preserve">                                 Other implementations may assign values to this element</w:delText>
                </w:r>
              </w:del>
            </w:ins>
          </w:p>
          <w:p w14:paraId="0ED110C5" w14:textId="1575340D" w:rsidR="00874469" w:rsidDel="00E067A3" w:rsidRDefault="00874469">
            <w:pPr>
              <w:pStyle w:val="Appx"/>
              <w:rPr>
                <w:ins w:id="8692" w:author="aas" w:date="2013-10-14T02:06:00Z"/>
                <w:del w:id="8693" w:author="Anees Shaikh" w:date="2013-10-19T02:16:00Z"/>
              </w:rPr>
              <w:pPrChange w:id="8694" w:author="Anees Shaikh" w:date="2013-10-19T02:16:00Z">
                <w:pPr>
                  <w:pStyle w:val="XML1"/>
                </w:pPr>
              </w:pPrChange>
            </w:pPr>
            <w:ins w:id="8695" w:author="aas" w:date="2013-10-14T02:06:00Z">
              <w:del w:id="8696" w:author="Anees Shaikh" w:date="2013-10-19T02:16:00Z">
                <w:r w:rsidDel="00E067A3">
                  <w:delText xml:space="preserve">                                 only if the OpenFlow Port is assigned to an OpenFlow</w:delText>
                </w:r>
              </w:del>
            </w:ins>
          </w:p>
          <w:p w14:paraId="057D0F0A" w14:textId="4C5AA313" w:rsidR="00874469" w:rsidDel="00E067A3" w:rsidRDefault="00874469">
            <w:pPr>
              <w:pStyle w:val="Appx"/>
              <w:rPr>
                <w:ins w:id="8697" w:author="aas" w:date="2013-10-14T02:06:00Z"/>
                <w:del w:id="8698" w:author="Anees Shaikh" w:date="2013-10-19T02:16:00Z"/>
              </w:rPr>
              <w:pPrChange w:id="8699" w:author="Anees Shaikh" w:date="2013-10-19T02:16:00Z">
                <w:pPr>
                  <w:pStyle w:val="XML1"/>
                </w:pPr>
              </w:pPrChange>
            </w:pPr>
            <w:ins w:id="8700" w:author="aas" w:date="2013-10-14T02:06:00Z">
              <w:del w:id="8701" w:author="Anees Shaikh" w:date="2013-10-19T02:16:00Z">
                <w:r w:rsidDel="00E067A3">
                  <w:delText xml:space="preserve">                                 Logical Switch.</w:delText>
                </w:r>
              </w:del>
            </w:ins>
          </w:p>
          <w:p w14:paraId="29B6B253" w14:textId="4C2EED43" w:rsidR="00874469" w:rsidDel="00E067A3" w:rsidRDefault="00874469">
            <w:pPr>
              <w:pStyle w:val="Appx"/>
              <w:rPr>
                <w:ins w:id="8702" w:author="aas" w:date="2013-10-14T02:06:00Z"/>
                <w:del w:id="8703" w:author="Anees Shaikh" w:date="2013-10-19T02:16:00Z"/>
              </w:rPr>
              <w:pPrChange w:id="8704" w:author="Anees Shaikh" w:date="2013-10-19T02:16:00Z">
                <w:pPr>
                  <w:pStyle w:val="XML1"/>
                </w:pPr>
              </w:pPrChange>
            </w:pPr>
            <w:ins w:id="8705" w:author="aas" w:date="2013-10-14T02:06:00Z">
              <w:del w:id="8706" w:author="Anees Shaikh" w:date="2013-10-19T02:16:00Z">
                <w:r w:rsidDel="00E067A3">
                  <w:delText xml:space="preserve">                        &lt;/xs:documentation&gt;</w:delText>
                </w:r>
              </w:del>
            </w:ins>
          </w:p>
          <w:p w14:paraId="60E3DCC3" w14:textId="3F51099E" w:rsidR="00874469" w:rsidDel="00E067A3" w:rsidRDefault="00874469">
            <w:pPr>
              <w:pStyle w:val="Appx"/>
              <w:rPr>
                <w:ins w:id="8707" w:author="aas" w:date="2013-10-14T02:06:00Z"/>
                <w:del w:id="8708" w:author="Anees Shaikh" w:date="2013-10-19T02:16:00Z"/>
              </w:rPr>
              <w:pPrChange w:id="8709" w:author="Anees Shaikh" w:date="2013-10-19T02:16:00Z">
                <w:pPr>
                  <w:pStyle w:val="XML1"/>
                </w:pPr>
              </w:pPrChange>
            </w:pPr>
            <w:ins w:id="8710" w:author="aas" w:date="2013-10-14T02:06:00Z">
              <w:del w:id="8711" w:author="Anees Shaikh" w:date="2013-10-19T02:16:00Z">
                <w:r w:rsidDel="00E067A3">
                  <w:delText xml:space="preserve">                      &lt;/xs:annotation&gt;</w:delText>
                </w:r>
              </w:del>
            </w:ins>
          </w:p>
          <w:p w14:paraId="2099110A" w14:textId="22EAC9EB" w:rsidR="00874469" w:rsidDel="00E067A3" w:rsidRDefault="00874469">
            <w:pPr>
              <w:pStyle w:val="Appx"/>
              <w:rPr>
                <w:ins w:id="8712" w:author="aas" w:date="2013-10-14T02:06:00Z"/>
                <w:del w:id="8713" w:author="Anees Shaikh" w:date="2013-10-19T02:16:00Z"/>
              </w:rPr>
              <w:pPrChange w:id="8714" w:author="Anees Shaikh" w:date="2013-10-19T02:16:00Z">
                <w:pPr>
                  <w:pStyle w:val="XML1"/>
                </w:pPr>
              </w:pPrChange>
            </w:pPr>
            <w:ins w:id="8715" w:author="aas" w:date="2013-10-14T02:06:00Z">
              <w:del w:id="8716" w:author="Anees Shaikh" w:date="2013-10-19T02:16:00Z">
                <w:r w:rsidDel="00E067A3">
                  <w:delText xml:space="preserve">                    &lt;/xs:element&gt;</w:delText>
                </w:r>
              </w:del>
            </w:ins>
          </w:p>
          <w:p w14:paraId="2B2F6B33" w14:textId="2450F5D8" w:rsidR="00874469" w:rsidDel="00E067A3" w:rsidRDefault="00874469">
            <w:pPr>
              <w:pStyle w:val="Appx"/>
              <w:rPr>
                <w:ins w:id="8717" w:author="aas" w:date="2013-10-14T02:06:00Z"/>
                <w:del w:id="8718" w:author="Anees Shaikh" w:date="2013-10-19T02:16:00Z"/>
              </w:rPr>
              <w:pPrChange w:id="8719" w:author="Anees Shaikh" w:date="2013-10-19T02:16:00Z">
                <w:pPr>
                  <w:pStyle w:val="XML1"/>
                </w:pPr>
              </w:pPrChange>
            </w:pPr>
            <w:ins w:id="8720" w:author="aas" w:date="2013-10-14T02:06:00Z">
              <w:del w:id="8721" w:author="Anees Shaikh" w:date="2013-10-19T02:16:00Z">
                <w:r w:rsidDel="00E067A3">
                  <w:delText xml:space="preserve">                    &lt;xs:element name="name" minOccurs="0"&gt;</w:delText>
                </w:r>
              </w:del>
            </w:ins>
          </w:p>
          <w:p w14:paraId="553050B4" w14:textId="405C2A82" w:rsidR="00874469" w:rsidDel="00E067A3" w:rsidRDefault="00874469">
            <w:pPr>
              <w:pStyle w:val="Appx"/>
              <w:rPr>
                <w:ins w:id="8722" w:author="aas" w:date="2013-10-14T02:06:00Z"/>
                <w:del w:id="8723" w:author="Anees Shaikh" w:date="2013-10-19T02:16:00Z"/>
              </w:rPr>
              <w:pPrChange w:id="8724" w:author="Anees Shaikh" w:date="2013-10-19T02:16:00Z">
                <w:pPr>
                  <w:pStyle w:val="XML1"/>
                </w:pPr>
              </w:pPrChange>
            </w:pPr>
            <w:ins w:id="8725" w:author="aas" w:date="2013-10-14T02:06:00Z">
              <w:del w:id="8726" w:author="Anees Shaikh" w:date="2013-10-19T02:16:00Z">
                <w:r w:rsidDel="00E067A3">
                  <w:delText xml:space="preserve">                      &lt;xs:annotation&gt;</w:delText>
                </w:r>
              </w:del>
            </w:ins>
          </w:p>
          <w:p w14:paraId="3994E6AD" w14:textId="2AD78310" w:rsidR="00874469" w:rsidDel="00E067A3" w:rsidRDefault="00874469">
            <w:pPr>
              <w:pStyle w:val="Appx"/>
              <w:rPr>
                <w:ins w:id="8727" w:author="aas" w:date="2013-10-14T02:06:00Z"/>
                <w:del w:id="8728" w:author="Anees Shaikh" w:date="2013-10-19T02:16:00Z"/>
              </w:rPr>
              <w:pPrChange w:id="8729" w:author="Anees Shaikh" w:date="2013-10-19T02:16:00Z">
                <w:pPr>
                  <w:pStyle w:val="XML1"/>
                </w:pPr>
              </w:pPrChange>
            </w:pPr>
            <w:ins w:id="8730" w:author="aas" w:date="2013-10-14T02:06:00Z">
              <w:del w:id="8731" w:author="Anees Shaikh" w:date="2013-10-19T02:16:00Z">
                <w:r w:rsidDel="00E067A3">
                  <w:delText xml:space="preserve">                        &lt;xs:documentation&gt;</w:delText>
                </w:r>
              </w:del>
            </w:ins>
          </w:p>
          <w:p w14:paraId="20625A29" w14:textId="28CBBB61" w:rsidR="00874469" w:rsidDel="00E067A3" w:rsidRDefault="00874469">
            <w:pPr>
              <w:pStyle w:val="Appx"/>
              <w:rPr>
                <w:ins w:id="8732" w:author="aas" w:date="2013-10-14T02:06:00Z"/>
                <w:del w:id="8733" w:author="Anees Shaikh" w:date="2013-10-19T02:16:00Z"/>
              </w:rPr>
              <w:pPrChange w:id="8734" w:author="Anees Shaikh" w:date="2013-10-19T02:16:00Z">
                <w:pPr>
                  <w:pStyle w:val="XML1"/>
                </w:pPr>
              </w:pPrChange>
            </w:pPr>
            <w:ins w:id="8735" w:author="aas" w:date="2013-10-14T02:06:00Z">
              <w:del w:id="8736" w:author="Anees Shaikh" w:date="2013-10-19T02:16:00Z">
                <w:r w:rsidDel="00E067A3">
                  <w:delText xml:space="preserve">                          This element assists OpenFlow Controllers in identifying OpenFlow Ports.</w:delText>
                </w:r>
              </w:del>
            </w:ins>
          </w:p>
          <w:p w14:paraId="78298C2A" w14:textId="2AE0456B" w:rsidR="00874469" w:rsidDel="00E067A3" w:rsidRDefault="00874469">
            <w:pPr>
              <w:pStyle w:val="Appx"/>
              <w:rPr>
                <w:ins w:id="8737" w:author="aas" w:date="2013-10-14T02:06:00Z"/>
                <w:del w:id="8738" w:author="Anees Shaikh" w:date="2013-10-19T02:16:00Z"/>
              </w:rPr>
              <w:pPrChange w:id="8739" w:author="Anees Shaikh" w:date="2013-10-19T02:16:00Z">
                <w:pPr>
                  <w:pStyle w:val="XML1"/>
                </w:pPr>
              </w:pPrChange>
            </w:pPr>
            <w:ins w:id="8740" w:author="aas" w:date="2013-10-14T02:06:00Z">
              <w:del w:id="8741" w:author="Anees Shaikh" w:date="2013-10-19T02:16:00Z">
                <w:r w:rsidDel="00E067A3">
                  <w:delText xml:space="preserve">                              </w:delText>
                </w:r>
              </w:del>
            </w:ins>
          </w:p>
          <w:p w14:paraId="6CF32D14" w14:textId="70FDDB0D" w:rsidR="00874469" w:rsidDel="00E067A3" w:rsidRDefault="00874469">
            <w:pPr>
              <w:pStyle w:val="Appx"/>
              <w:rPr>
                <w:ins w:id="8742" w:author="aas" w:date="2013-10-14T02:06:00Z"/>
                <w:del w:id="8743" w:author="Anees Shaikh" w:date="2013-10-19T02:16:00Z"/>
              </w:rPr>
              <w:pPrChange w:id="8744" w:author="Anees Shaikh" w:date="2013-10-19T02:16:00Z">
                <w:pPr>
                  <w:pStyle w:val="XML1"/>
                </w:pPr>
              </w:pPrChange>
            </w:pPr>
            <w:ins w:id="8745" w:author="aas" w:date="2013-10-14T02:06:00Z">
              <w:del w:id="8746" w:author="Anees Shaikh" w:date="2013-10-19T02:16:00Z">
                <w:r w:rsidDel="00E067A3">
                  <w:delText xml:space="preserve">                                 This element is not to be set by the OP-CONFIG protocol,</w:delText>
                </w:r>
              </w:del>
            </w:ins>
          </w:p>
          <w:p w14:paraId="481541FD" w14:textId="55C983B9" w:rsidR="00874469" w:rsidDel="00E067A3" w:rsidRDefault="00874469">
            <w:pPr>
              <w:pStyle w:val="Appx"/>
              <w:rPr>
                <w:ins w:id="8747" w:author="aas" w:date="2013-10-14T02:06:00Z"/>
                <w:del w:id="8748" w:author="Anees Shaikh" w:date="2013-10-19T02:16:00Z"/>
              </w:rPr>
              <w:pPrChange w:id="8749" w:author="Anees Shaikh" w:date="2013-10-19T02:16:00Z">
                <w:pPr>
                  <w:pStyle w:val="XML1"/>
                </w:pPr>
              </w:pPrChange>
            </w:pPr>
            <w:ins w:id="8750" w:author="aas" w:date="2013-10-14T02:06:00Z">
              <w:del w:id="8751" w:author="Anees Shaikh" w:date="2013-10-19T02:16:00Z">
                <w:r w:rsidDel="00E067A3">
                  <w:delText xml:space="preserve">                                 but it is set by the switch implementation.  It may be set</w:delText>
                </w:r>
              </w:del>
            </w:ins>
          </w:p>
          <w:p w14:paraId="72916C23" w14:textId="2ECF2FBE" w:rsidR="00874469" w:rsidDel="00E067A3" w:rsidRDefault="00874469">
            <w:pPr>
              <w:pStyle w:val="Appx"/>
              <w:rPr>
                <w:ins w:id="8752" w:author="aas" w:date="2013-10-14T02:06:00Z"/>
                <w:del w:id="8753" w:author="Anees Shaikh" w:date="2013-10-19T02:16:00Z"/>
              </w:rPr>
              <w:pPrChange w:id="8754" w:author="Anees Shaikh" w:date="2013-10-19T02:16:00Z">
                <w:pPr>
                  <w:pStyle w:val="XML1"/>
                </w:pPr>
              </w:pPrChange>
            </w:pPr>
            <w:ins w:id="8755" w:author="aas" w:date="2013-10-14T02:06:00Z">
              <w:del w:id="8756" w:author="Anees Shaikh" w:date="2013-10-19T02:16:00Z">
                <w:r w:rsidDel="00E067A3">
                  <w:delText xml:space="preserve">                                 at start-up time of an OpenFlow Capable Switch or when the </w:delText>
                </w:r>
              </w:del>
            </w:ins>
          </w:p>
          <w:p w14:paraId="4FEE63C4" w14:textId="6062DBFC" w:rsidR="00874469" w:rsidDel="00E067A3" w:rsidRDefault="00874469">
            <w:pPr>
              <w:pStyle w:val="Appx"/>
              <w:rPr>
                <w:ins w:id="8757" w:author="aas" w:date="2013-10-14T02:06:00Z"/>
                <w:del w:id="8758" w:author="Anees Shaikh" w:date="2013-10-19T02:16:00Z"/>
              </w:rPr>
              <w:pPrChange w:id="8759" w:author="Anees Shaikh" w:date="2013-10-19T02:16:00Z">
                <w:pPr>
                  <w:pStyle w:val="XML1"/>
                </w:pPr>
              </w:pPrChange>
            </w:pPr>
            <w:ins w:id="8760" w:author="aas" w:date="2013-10-14T02:06:00Z">
              <w:del w:id="8761" w:author="Anees Shaikh" w:date="2013-10-19T02:16:00Z">
                <w:r w:rsidDel="00E067A3">
                  <w:delText xml:space="preserve">                                 OpenFlow Port is assigned to an OpenFlow Logical Switch.</w:delText>
                </w:r>
              </w:del>
            </w:ins>
          </w:p>
          <w:p w14:paraId="07762329" w14:textId="4B9E3D3F" w:rsidR="00874469" w:rsidDel="00E067A3" w:rsidRDefault="00874469">
            <w:pPr>
              <w:pStyle w:val="Appx"/>
              <w:rPr>
                <w:ins w:id="8762" w:author="aas" w:date="2013-10-14T02:06:00Z"/>
                <w:del w:id="8763" w:author="Anees Shaikh" w:date="2013-10-19T02:16:00Z"/>
              </w:rPr>
              <w:pPrChange w:id="8764" w:author="Anees Shaikh" w:date="2013-10-19T02:16:00Z">
                <w:pPr>
                  <w:pStyle w:val="XML1"/>
                </w:pPr>
              </w:pPrChange>
            </w:pPr>
            <w:ins w:id="8765" w:author="aas" w:date="2013-10-14T02:06:00Z">
              <w:del w:id="8766" w:author="Anees Shaikh" w:date="2013-10-19T02:16:00Z">
                <w:r w:rsidDel="00E067A3">
                  <w:delText xml:space="preserve">                                 It MAY also be not set at all.  If this element is set to a</w:delText>
                </w:r>
              </w:del>
            </w:ins>
          </w:p>
          <w:p w14:paraId="5A2F7DE9" w14:textId="10A0668B" w:rsidR="00874469" w:rsidDel="00E067A3" w:rsidRDefault="00874469">
            <w:pPr>
              <w:pStyle w:val="Appx"/>
              <w:rPr>
                <w:ins w:id="8767" w:author="aas" w:date="2013-10-14T02:06:00Z"/>
                <w:del w:id="8768" w:author="Anees Shaikh" w:date="2013-10-19T02:16:00Z"/>
              </w:rPr>
              <w:pPrChange w:id="8769" w:author="Anees Shaikh" w:date="2013-10-19T02:16:00Z">
                <w:pPr>
                  <w:pStyle w:val="XML1"/>
                </w:pPr>
              </w:pPrChange>
            </w:pPr>
            <w:ins w:id="8770" w:author="aas" w:date="2013-10-14T02:06:00Z">
              <w:del w:id="8771" w:author="Anees Shaikh" w:date="2013-10-19T02:16:00Z">
                <w:r w:rsidDel="00E067A3">
                  <w:delText xml:space="preserve">                                 value other than the empty string when being assigned to an</w:delText>
                </w:r>
              </w:del>
            </w:ins>
          </w:p>
          <w:p w14:paraId="6AFE3F50" w14:textId="029CEF29" w:rsidR="00874469" w:rsidDel="00E067A3" w:rsidRDefault="00874469">
            <w:pPr>
              <w:pStyle w:val="Appx"/>
              <w:rPr>
                <w:ins w:id="8772" w:author="aas" w:date="2013-10-14T02:06:00Z"/>
                <w:del w:id="8773" w:author="Anees Shaikh" w:date="2013-10-19T02:16:00Z"/>
              </w:rPr>
              <w:pPrChange w:id="8774" w:author="Anees Shaikh" w:date="2013-10-19T02:16:00Z">
                <w:pPr>
                  <w:pStyle w:val="XML1"/>
                </w:pPr>
              </w:pPrChange>
            </w:pPr>
            <w:ins w:id="8775" w:author="aas" w:date="2013-10-14T02:06:00Z">
              <w:del w:id="8776" w:author="Anees Shaikh" w:date="2013-10-19T02:16:00Z">
                <w:r w:rsidDel="00E067A3">
                  <w:delText xml:space="preserve">                                 OpenFlow Logical Switch, then the value of this element</w:delText>
                </w:r>
              </w:del>
            </w:ins>
          </w:p>
          <w:p w14:paraId="36CFE0F1" w14:textId="598FAA9F" w:rsidR="00874469" w:rsidDel="00E067A3" w:rsidRDefault="00874469">
            <w:pPr>
              <w:pStyle w:val="Appx"/>
              <w:rPr>
                <w:ins w:id="8777" w:author="aas" w:date="2013-10-14T02:06:00Z"/>
                <w:del w:id="8778" w:author="Anees Shaikh" w:date="2013-10-19T02:16:00Z"/>
              </w:rPr>
              <w:pPrChange w:id="8779" w:author="Anees Shaikh" w:date="2013-10-19T02:16:00Z">
                <w:pPr>
                  <w:pStyle w:val="XML1"/>
                </w:pPr>
              </w:pPrChange>
            </w:pPr>
            <w:ins w:id="8780" w:author="aas" w:date="2013-10-14T02:06:00Z">
              <w:del w:id="8781" w:author="Anees Shaikh" w:date="2013-10-19T02:16:00Z">
                <w:r w:rsidDel="00E067A3">
                  <w:delText xml:space="preserve">                                 MUST be unique within the context of the OpenFlow Logical</w:delText>
                </w:r>
              </w:del>
            </w:ins>
          </w:p>
          <w:p w14:paraId="5FF54136" w14:textId="77916E7A" w:rsidR="00874469" w:rsidDel="00E067A3" w:rsidRDefault="00874469">
            <w:pPr>
              <w:pStyle w:val="Appx"/>
              <w:rPr>
                <w:ins w:id="8782" w:author="aas" w:date="2013-10-14T02:06:00Z"/>
                <w:del w:id="8783" w:author="Anees Shaikh" w:date="2013-10-19T02:16:00Z"/>
              </w:rPr>
              <w:pPrChange w:id="8784" w:author="Anees Shaikh" w:date="2013-10-19T02:16:00Z">
                <w:pPr>
                  <w:pStyle w:val="XML1"/>
                </w:pPr>
              </w:pPrChange>
            </w:pPr>
            <w:ins w:id="8785" w:author="aas" w:date="2013-10-14T02:06:00Z">
              <w:del w:id="8786" w:author="Anees Shaikh" w:date="2013-10-19T02:16:00Z">
                <w:r w:rsidDel="00E067A3">
                  <w:delText xml:space="preserve">                                 Switch.</w:delText>
                </w:r>
              </w:del>
            </w:ins>
          </w:p>
          <w:p w14:paraId="5ED38F47" w14:textId="21483190" w:rsidR="00874469" w:rsidDel="00E067A3" w:rsidRDefault="00874469">
            <w:pPr>
              <w:pStyle w:val="Appx"/>
              <w:rPr>
                <w:ins w:id="8787" w:author="aas" w:date="2013-10-14T02:06:00Z"/>
                <w:del w:id="8788" w:author="Anees Shaikh" w:date="2013-10-19T02:16:00Z"/>
              </w:rPr>
              <w:pPrChange w:id="8789" w:author="Anees Shaikh" w:date="2013-10-19T02:16:00Z">
                <w:pPr>
                  <w:pStyle w:val="XML1"/>
                </w:pPr>
              </w:pPrChange>
            </w:pPr>
            <w:ins w:id="8790" w:author="aas" w:date="2013-10-14T02:06:00Z">
              <w:del w:id="8791" w:author="Anees Shaikh" w:date="2013-10-19T02:16:00Z">
                <w:r w:rsidDel="00E067A3">
                  <w:delText xml:space="preserve">                        &lt;/xs:documentation&gt;</w:delText>
                </w:r>
              </w:del>
            </w:ins>
          </w:p>
          <w:p w14:paraId="752C8EC0" w14:textId="0C20C2BF" w:rsidR="00874469" w:rsidDel="00E067A3" w:rsidRDefault="00874469">
            <w:pPr>
              <w:pStyle w:val="Appx"/>
              <w:rPr>
                <w:ins w:id="8792" w:author="aas" w:date="2013-10-14T02:06:00Z"/>
                <w:del w:id="8793" w:author="Anees Shaikh" w:date="2013-10-19T02:16:00Z"/>
              </w:rPr>
              <w:pPrChange w:id="8794" w:author="Anees Shaikh" w:date="2013-10-19T02:16:00Z">
                <w:pPr>
                  <w:pStyle w:val="XML1"/>
                </w:pPr>
              </w:pPrChange>
            </w:pPr>
            <w:ins w:id="8795" w:author="aas" w:date="2013-10-14T02:06:00Z">
              <w:del w:id="8796" w:author="Anees Shaikh" w:date="2013-10-19T02:16:00Z">
                <w:r w:rsidDel="00E067A3">
                  <w:delText xml:space="preserve">                      &lt;/xs:annotation&gt;</w:delText>
                </w:r>
              </w:del>
            </w:ins>
          </w:p>
          <w:p w14:paraId="496D5489" w14:textId="5FDBC4EB" w:rsidR="00874469" w:rsidDel="00E067A3" w:rsidRDefault="00874469">
            <w:pPr>
              <w:pStyle w:val="Appx"/>
              <w:rPr>
                <w:ins w:id="8797" w:author="aas" w:date="2013-10-14T02:06:00Z"/>
                <w:del w:id="8798" w:author="Anees Shaikh" w:date="2013-10-19T02:16:00Z"/>
              </w:rPr>
              <w:pPrChange w:id="8799" w:author="Anees Shaikh" w:date="2013-10-19T02:16:00Z">
                <w:pPr>
                  <w:pStyle w:val="XML1"/>
                </w:pPr>
              </w:pPrChange>
            </w:pPr>
            <w:ins w:id="8800" w:author="aas" w:date="2013-10-14T02:06:00Z">
              <w:del w:id="8801" w:author="Anees Shaikh" w:date="2013-10-19T02:16:00Z">
                <w:r w:rsidDel="00E067A3">
                  <w:delText xml:space="preserve">                      &lt;xs:simpleType&gt;</w:delText>
                </w:r>
              </w:del>
            </w:ins>
          </w:p>
          <w:p w14:paraId="0250DE1F" w14:textId="0D1E59AB" w:rsidR="00874469" w:rsidDel="00E067A3" w:rsidRDefault="00874469">
            <w:pPr>
              <w:pStyle w:val="Appx"/>
              <w:rPr>
                <w:ins w:id="8802" w:author="aas" w:date="2013-10-14T02:06:00Z"/>
                <w:del w:id="8803" w:author="Anees Shaikh" w:date="2013-10-19T02:16:00Z"/>
              </w:rPr>
              <w:pPrChange w:id="8804" w:author="Anees Shaikh" w:date="2013-10-19T02:16:00Z">
                <w:pPr>
                  <w:pStyle w:val="XML1"/>
                </w:pPr>
              </w:pPrChange>
            </w:pPr>
            <w:ins w:id="8805" w:author="aas" w:date="2013-10-14T02:06:00Z">
              <w:del w:id="8806" w:author="Anees Shaikh" w:date="2013-10-19T02:16:00Z">
                <w:r w:rsidDel="00E067A3">
                  <w:delText xml:space="preserve">                        &lt;xs:restriction base="xs:string"&gt;</w:delText>
                </w:r>
              </w:del>
            </w:ins>
          </w:p>
          <w:p w14:paraId="7365F046" w14:textId="6062B6FB" w:rsidR="00874469" w:rsidDel="00E067A3" w:rsidRDefault="00874469">
            <w:pPr>
              <w:pStyle w:val="Appx"/>
              <w:rPr>
                <w:ins w:id="8807" w:author="aas" w:date="2013-10-14T02:06:00Z"/>
                <w:del w:id="8808" w:author="Anees Shaikh" w:date="2013-10-19T02:16:00Z"/>
              </w:rPr>
              <w:pPrChange w:id="8809" w:author="Anees Shaikh" w:date="2013-10-19T02:16:00Z">
                <w:pPr>
                  <w:pStyle w:val="XML1"/>
                </w:pPr>
              </w:pPrChange>
            </w:pPr>
            <w:ins w:id="8810" w:author="aas" w:date="2013-10-14T02:06:00Z">
              <w:del w:id="8811" w:author="Anees Shaikh" w:date="2013-10-19T02:16:00Z">
                <w:r w:rsidDel="00E067A3">
                  <w:delText xml:space="preserve">                          &lt;xs:minLength value="1"/&gt;</w:delText>
                </w:r>
              </w:del>
            </w:ins>
          </w:p>
          <w:p w14:paraId="28BFA34C" w14:textId="4612AE6C" w:rsidR="00874469" w:rsidDel="00E067A3" w:rsidRDefault="00874469">
            <w:pPr>
              <w:pStyle w:val="Appx"/>
              <w:rPr>
                <w:ins w:id="8812" w:author="aas" w:date="2013-10-14T02:06:00Z"/>
                <w:del w:id="8813" w:author="Anees Shaikh" w:date="2013-10-19T02:16:00Z"/>
              </w:rPr>
              <w:pPrChange w:id="8814" w:author="Anees Shaikh" w:date="2013-10-19T02:16:00Z">
                <w:pPr>
                  <w:pStyle w:val="XML1"/>
                </w:pPr>
              </w:pPrChange>
            </w:pPr>
            <w:ins w:id="8815" w:author="aas" w:date="2013-10-14T02:06:00Z">
              <w:del w:id="8816" w:author="Anees Shaikh" w:date="2013-10-19T02:16:00Z">
                <w:r w:rsidDel="00E067A3">
                  <w:delText xml:space="preserve">                          &lt;xs:maxLength value="16"/&gt;</w:delText>
                </w:r>
              </w:del>
            </w:ins>
          </w:p>
          <w:p w14:paraId="5AE85A5F" w14:textId="67293584" w:rsidR="00874469" w:rsidDel="00E067A3" w:rsidRDefault="00874469">
            <w:pPr>
              <w:pStyle w:val="Appx"/>
              <w:rPr>
                <w:ins w:id="8817" w:author="aas" w:date="2013-10-14T02:06:00Z"/>
                <w:del w:id="8818" w:author="Anees Shaikh" w:date="2013-10-19T02:16:00Z"/>
              </w:rPr>
              <w:pPrChange w:id="8819" w:author="Anees Shaikh" w:date="2013-10-19T02:16:00Z">
                <w:pPr>
                  <w:pStyle w:val="XML1"/>
                </w:pPr>
              </w:pPrChange>
            </w:pPr>
            <w:ins w:id="8820" w:author="aas" w:date="2013-10-14T02:06:00Z">
              <w:del w:id="8821" w:author="Anees Shaikh" w:date="2013-10-19T02:16:00Z">
                <w:r w:rsidDel="00E067A3">
                  <w:delText xml:space="preserve">                        &lt;/xs:restriction&gt;</w:delText>
                </w:r>
              </w:del>
            </w:ins>
          </w:p>
          <w:p w14:paraId="1EDFDE75" w14:textId="32F70975" w:rsidR="00874469" w:rsidDel="00E067A3" w:rsidRDefault="00874469">
            <w:pPr>
              <w:pStyle w:val="Appx"/>
              <w:rPr>
                <w:ins w:id="8822" w:author="aas" w:date="2013-10-14T02:06:00Z"/>
                <w:del w:id="8823" w:author="Anees Shaikh" w:date="2013-10-19T02:16:00Z"/>
              </w:rPr>
              <w:pPrChange w:id="8824" w:author="Anees Shaikh" w:date="2013-10-19T02:16:00Z">
                <w:pPr>
                  <w:pStyle w:val="XML1"/>
                </w:pPr>
              </w:pPrChange>
            </w:pPr>
            <w:ins w:id="8825" w:author="aas" w:date="2013-10-14T02:06:00Z">
              <w:del w:id="8826" w:author="Anees Shaikh" w:date="2013-10-19T02:16:00Z">
                <w:r w:rsidDel="00E067A3">
                  <w:delText xml:space="preserve">                      &lt;/xs:simpleType&gt;</w:delText>
                </w:r>
              </w:del>
            </w:ins>
          </w:p>
          <w:p w14:paraId="0D65F038" w14:textId="4A3294AF" w:rsidR="00874469" w:rsidDel="00E067A3" w:rsidRDefault="00874469">
            <w:pPr>
              <w:pStyle w:val="Appx"/>
              <w:rPr>
                <w:ins w:id="8827" w:author="aas" w:date="2013-10-14T02:06:00Z"/>
                <w:del w:id="8828" w:author="Anees Shaikh" w:date="2013-10-19T02:16:00Z"/>
              </w:rPr>
              <w:pPrChange w:id="8829" w:author="Anees Shaikh" w:date="2013-10-19T02:16:00Z">
                <w:pPr>
                  <w:pStyle w:val="XML1"/>
                </w:pPr>
              </w:pPrChange>
            </w:pPr>
            <w:ins w:id="8830" w:author="aas" w:date="2013-10-14T02:06:00Z">
              <w:del w:id="8831" w:author="Anees Shaikh" w:date="2013-10-19T02:16:00Z">
                <w:r w:rsidDel="00E067A3">
                  <w:delText xml:space="preserve">                    &lt;/xs:element&gt;</w:delText>
                </w:r>
              </w:del>
            </w:ins>
          </w:p>
          <w:p w14:paraId="1ABD5349" w14:textId="117EECD9" w:rsidR="00874469" w:rsidDel="00E067A3" w:rsidRDefault="00874469">
            <w:pPr>
              <w:pStyle w:val="Appx"/>
              <w:rPr>
                <w:ins w:id="8832" w:author="aas" w:date="2013-10-14T02:06:00Z"/>
                <w:del w:id="8833" w:author="Anees Shaikh" w:date="2013-10-19T02:16:00Z"/>
              </w:rPr>
              <w:pPrChange w:id="8834" w:author="Anees Shaikh" w:date="2013-10-19T02:16:00Z">
                <w:pPr>
                  <w:pStyle w:val="XML1"/>
                </w:pPr>
              </w:pPrChange>
            </w:pPr>
            <w:ins w:id="8835" w:author="aas" w:date="2013-10-14T02:06:00Z">
              <w:del w:id="8836" w:author="Anees Shaikh" w:date="2013-10-19T02:16:00Z">
                <w:r w:rsidDel="00E067A3">
                  <w:delText xml:space="preserve">                    &lt;xs:element name="current-rate" minOccurs="0"  type="xs:unsignedInt"&gt;</w:delText>
                </w:r>
              </w:del>
            </w:ins>
          </w:p>
          <w:p w14:paraId="6C30E12C" w14:textId="4D50EA31" w:rsidR="00874469" w:rsidDel="00E067A3" w:rsidRDefault="00874469">
            <w:pPr>
              <w:pStyle w:val="Appx"/>
              <w:rPr>
                <w:ins w:id="8837" w:author="aas" w:date="2013-10-14T02:06:00Z"/>
                <w:del w:id="8838" w:author="Anees Shaikh" w:date="2013-10-19T02:16:00Z"/>
              </w:rPr>
              <w:pPrChange w:id="8839" w:author="Anees Shaikh" w:date="2013-10-19T02:16:00Z">
                <w:pPr>
                  <w:pStyle w:val="XML1"/>
                </w:pPr>
              </w:pPrChange>
            </w:pPr>
            <w:ins w:id="8840" w:author="aas" w:date="2013-10-14T02:06:00Z">
              <w:del w:id="8841" w:author="Anees Shaikh" w:date="2013-10-19T02:16:00Z">
                <w:r w:rsidDel="00E067A3">
                  <w:delText xml:space="preserve">                      &lt;xs:annotation&gt;</w:delText>
                </w:r>
              </w:del>
            </w:ins>
          </w:p>
          <w:p w14:paraId="2A3B4408" w14:textId="7991DAA9" w:rsidR="00874469" w:rsidDel="00E067A3" w:rsidRDefault="00874469">
            <w:pPr>
              <w:pStyle w:val="Appx"/>
              <w:rPr>
                <w:ins w:id="8842" w:author="aas" w:date="2013-10-14T02:06:00Z"/>
                <w:del w:id="8843" w:author="Anees Shaikh" w:date="2013-10-19T02:16:00Z"/>
              </w:rPr>
              <w:pPrChange w:id="8844" w:author="Anees Shaikh" w:date="2013-10-19T02:16:00Z">
                <w:pPr>
                  <w:pStyle w:val="XML1"/>
                </w:pPr>
              </w:pPrChange>
            </w:pPr>
            <w:ins w:id="8845" w:author="aas" w:date="2013-10-14T02:06:00Z">
              <w:del w:id="8846" w:author="Anees Shaikh" w:date="2013-10-19T02:16:00Z">
                <w:r w:rsidDel="00E067A3">
                  <w:delText xml:space="preserve">                        &lt;xs:documentation&gt;</w:delText>
                </w:r>
              </w:del>
            </w:ins>
          </w:p>
          <w:p w14:paraId="3EADA1E0" w14:textId="6B7E6DC4" w:rsidR="00874469" w:rsidDel="00E067A3" w:rsidRDefault="00874469">
            <w:pPr>
              <w:pStyle w:val="Appx"/>
              <w:rPr>
                <w:ins w:id="8847" w:author="aas" w:date="2013-10-14T02:06:00Z"/>
                <w:del w:id="8848" w:author="Anees Shaikh" w:date="2013-10-19T02:16:00Z"/>
              </w:rPr>
              <w:pPrChange w:id="8849" w:author="Anees Shaikh" w:date="2013-10-19T02:16:00Z">
                <w:pPr>
                  <w:pStyle w:val="XML1"/>
                </w:pPr>
              </w:pPrChange>
            </w:pPr>
            <w:ins w:id="8850" w:author="aas" w:date="2013-10-14T02:06:00Z">
              <w:del w:id="8851" w:author="Anees Shaikh" w:date="2013-10-19T02:16:00Z">
                <w:r w:rsidDel="00E067A3">
                  <w:delText xml:space="preserve">                          This element indicates the current bit rate of the port. Its values is</w:delText>
                </w:r>
              </w:del>
            </w:ins>
          </w:p>
          <w:p w14:paraId="2627E658" w14:textId="6C45F974" w:rsidR="00874469" w:rsidDel="00E067A3" w:rsidRDefault="00874469">
            <w:pPr>
              <w:pStyle w:val="Appx"/>
              <w:rPr>
                <w:ins w:id="8852" w:author="aas" w:date="2013-10-14T02:06:00Z"/>
                <w:del w:id="8853" w:author="Anees Shaikh" w:date="2013-10-19T02:16:00Z"/>
              </w:rPr>
              <w:pPrChange w:id="8854" w:author="Anees Shaikh" w:date="2013-10-19T02:16:00Z">
                <w:pPr>
                  <w:pStyle w:val="XML1"/>
                </w:pPr>
              </w:pPrChange>
            </w:pPr>
            <w:ins w:id="8855" w:author="aas" w:date="2013-10-14T02:06:00Z">
              <w:del w:id="8856" w:author="Anees Shaikh" w:date="2013-10-19T02:16:00Z">
                <w:r w:rsidDel="00E067A3">
                  <w:delText xml:space="preserve">                                 to be provided in units of kilobit per second (kbps). This</w:delText>
                </w:r>
              </w:del>
            </w:ins>
          </w:p>
          <w:p w14:paraId="63BC7AE2" w14:textId="669E08F1" w:rsidR="00874469" w:rsidDel="00E067A3" w:rsidRDefault="00874469">
            <w:pPr>
              <w:pStyle w:val="Appx"/>
              <w:rPr>
                <w:ins w:id="8857" w:author="aas" w:date="2013-10-14T02:06:00Z"/>
                <w:del w:id="8858" w:author="Anees Shaikh" w:date="2013-10-19T02:16:00Z"/>
              </w:rPr>
              <w:pPrChange w:id="8859" w:author="Anees Shaikh" w:date="2013-10-19T02:16:00Z">
                <w:pPr>
                  <w:pStyle w:val="XML1"/>
                </w:pPr>
              </w:pPrChange>
            </w:pPr>
            <w:ins w:id="8860" w:author="aas" w:date="2013-10-14T02:06:00Z">
              <w:del w:id="8861" w:author="Anees Shaikh" w:date="2013-10-19T02:16:00Z">
                <w:r w:rsidDel="00E067A3">
                  <w:delText xml:space="preserve">                                 element is only valid if the element called 'rate' in the</w:delText>
                </w:r>
              </w:del>
            </w:ins>
          </w:p>
          <w:p w14:paraId="50C323CA" w14:textId="57CA023B" w:rsidR="00874469" w:rsidDel="00E067A3" w:rsidRDefault="00874469">
            <w:pPr>
              <w:pStyle w:val="Appx"/>
              <w:rPr>
                <w:ins w:id="8862" w:author="aas" w:date="2013-10-14T02:06:00Z"/>
                <w:del w:id="8863" w:author="Anees Shaikh" w:date="2013-10-19T02:16:00Z"/>
              </w:rPr>
              <w:pPrChange w:id="8864" w:author="Anees Shaikh" w:date="2013-10-19T02:16:00Z">
                <w:pPr>
                  <w:pStyle w:val="XML1"/>
                </w:pPr>
              </w:pPrChange>
            </w:pPr>
            <w:ins w:id="8865" w:author="aas" w:date="2013-10-14T02:06:00Z">
              <w:del w:id="8866" w:author="Anees Shaikh" w:date="2013-10-19T02:16:00Z">
                <w:r w:rsidDel="00E067A3">
                  <w:delText xml:space="preserve">                                 current Port Features has a value of 'other'.</w:delText>
                </w:r>
              </w:del>
            </w:ins>
          </w:p>
          <w:p w14:paraId="6940E79A" w14:textId="7BC474DC" w:rsidR="00874469" w:rsidDel="00E067A3" w:rsidRDefault="00874469">
            <w:pPr>
              <w:pStyle w:val="Appx"/>
              <w:rPr>
                <w:ins w:id="8867" w:author="aas" w:date="2013-10-14T02:06:00Z"/>
                <w:del w:id="8868" w:author="Anees Shaikh" w:date="2013-10-19T02:16:00Z"/>
              </w:rPr>
              <w:pPrChange w:id="8869" w:author="Anees Shaikh" w:date="2013-10-19T02:16:00Z">
                <w:pPr>
                  <w:pStyle w:val="XML1"/>
                </w:pPr>
              </w:pPrChange>
            </w:pPr>
            <w:ins w:id="8870" w:author="aas" w:date="2013-10-14T02:06:00Z">
              <w:del w:id="8871" w:author="Anees Shaikh" w:date="2013-10-19T02:16:00Z">
                <w:r w:rsidDel="00E067A3">
                  <w:delText xml:space="preserve">                        &lt;/xs:documentation&gt;</w:delText>
                </w:r>
              </w:del>
            </w:ins>
          </w:p>
          <w:p w14:paraId="7A01FC5F" w14:textId="3AC41D8C" w:rsidR="00874469" w:rsidDel="00E067A3" w:rsidRDefault="00874469">
            <w:pPr>
              <w:pStyle w:val="Appx"/>
              <w:rPr>
                <w:ins w:id="8872" w:author="aas" w:date="2013-10-14T02:06:00Z"/>
                <w:del w:id="8873" w:author="Anees Shaikh" w:date="2013-10-19T02:16:00Z"/>
              </w:rPr>
              <w:pPrChange w:id="8874" w:author="Anees Shaikh" w:date="2013-10-19T02:16:00Z">
                <w:pPr>
                  <w:pStyle w:val="XML1"/>
                </w:pPr>
              </w:pPrChange>
            </w:pPr>
            <w:ins w:id="8875" w:author="aas" w:date="2013-10-14T02:06:00Z">
              <w:del w:id="8876" w:author="Anees Shaikh" w:date="2013-10-19T02:16:00Z">
                <w:r w:rsidDel="00E067A3">
                  <w:delText xml:space="preserve">                      &lt;/xs:annotation&gt;</w:delText>
                </w:r>
              </w:del>
            </w:ins>
          </w:p>
          <w:p w14:paraId="393BCB43" w14:textId="10AE66FE" w:rsidR="00874469" w:rsidDel="00E067A3" w:rsidRDefault="00874469">
            <w:pPr>
              <w:pStyle w:val="Appx"/>
              <w:rPr>
                <w:ins w:id="8877" w:author="aas" w:date="2013-10-14T02:06:00Z"/>
                <w:del w:id="8878" w:author="Anees Shaikh" w:date="2013-10-19T02:16:00Z"/>
              </w:rPr>
              <w:pPrChange w:id="8879" w:author="Anees Shaikh" w:date="2013-10-19T02:16:00Z">
                <w:pPr>
                  <w:pStyle w:val="XML1"/>
                </w:pPr>
              </w:pPrChange>
            </w:pPr>
            <w:ins w:id="8880" w:author="aas" w:date="2013-10-14T02:06:00Z">
              <w:del w:id="8881" w:author="Anees Shaikh" w:date="2013-10-19T02:16:00Z">
                <w:r w:rsidDel="00E067A3">
                  <w:delText xml:space="preserve">                    &lt;/xs:element&gt;</w:delText>
                </w:r>
              </w:del>
            </w:ins>
          </w:p>
          <w:p w14:paraId="45F1A1D5" w14:textId="7B918FDB" w:rsidR="00874469" w:rsidDel="00E067A3" w:rsidRDefault="00874469">
            <w:pPr>
              <w:pStyle w:val="Appx"/>
              <w:rPr>
                <w:ins w:id="8882" w:author="aas" w:date="2013-10-14T02:06:00Z"/>
                <w:del w:id="8883" w:author="Anees Shaikh" w:date="2013-10-19T02:16:00Z"/>
              </w:rPr>
              <w:pPrChange w:id="8884" w:author="Anees Shaikh" w:date="2013-10-19T02:16:00Z">
                <w:pPr>
                  <w:pStyle w:val="XML1"/>
                </w:pPr>
              </w:pPrChange>
            </w:pPr>
            <w:ins w:id="8885" w:author="aas" w:date="2013-10-14T02:06:00Z">
              <w:del w:id="8886" w:author="Anees Shaikh" w:date="2013-10-19T02:16:00Z">
                <w:r w:rsidDel="00E067A3">
                  <w:delText xml:space="preserve">                    &lt;xs:element name="max-rate" minOccurs="0"  type="xs:unsignedInt"&gt;</w:delText>
                </w:r>
              </w:del>
            </w:ins>
          </w:p>
          <w:p w14:paraId="61DA2FB5" w14:textId="1A48C13E" w:rsidR="00874469" w:rsidDel="00E067A3" w:rsidRDefault="00874469">
            <w:pPr>
              <w:pStyle w:val="Appx"/>
              <w:rPr>
                <w:ins w:id="8887" w:author="aas" w:date="2013-10-14T02:06:00Z"/>
                <w:del w:id="8888" w:author="Anees Shaikh" w:date="2013-10-19T02:16:00Z"/>
              </w:rPr>
              <w:pPrChange w:id="8889" w:author="Anees Shaikh" w:date="2013-10-19T02:16:00Z">
                <w:pPr>
                  <w:pStyle w:val="XML1"/>
                </w:pPr>
              </w:pPrChange>
            </w:pPr>
            <w:ins w:id="8890" w:author="aas" w:date="2013-10-14T02:06:00Z">
              <w:del w:id="8891" w:author="Anees Shaikh" w:date="2013-10-19T02:16:00Z">
                <w:r w:rsidDel="00E067A3">
                  <w:delText xml:space="preserve">                      &lt;xs:annotation&gt;</w:delText>
                </w:r>
              </w:del>
            </w:ins>
          </w:p>
          <w:p w14:paraId="0A652FF6" w14:textId="742A2496" w:rsidR="00874469" w:rsidDel="00E067A3" w:rsidRDefault="00874469">
            <w:pPr>
              <w:pStyle w:val="Appx"/>
              <w:rPr>
                <w:ins w:id="8892" w:author="aas" w:date="2013-10-14T02:06:00Z"/>
                <w:del w:id="8893" w:author="Anees Shaikh" w:date="2013-10-19T02:16:00Z"/>
              </w:rPr>
              <w:pPrChange w:id="8894" w:author="Anees Shaikh" w:date="2013-10-19T02:16:00Z">
                <w:pPr>
                  <w:pStyle w:val="XML1"/>
                </w:pPr>
              </w:pPrChange>
            </w:pPr>
            <w:ins w:id="8895" w:author="aas" w:date="2013-10-14T02:06:00Z">
              <w:del w:id="8896" w:author="Anees Shaikh" w:date="2013-10-19T02:16:00Z">
                <w:r w:rsidDel="00E067A3">
                  <w:delText xml:space="preserve">                        &lt;xs:documentation&gt;</w:delText>
                </w:r>
              </w:del>
            </w:ins>
          </w:p>
          <w:p w14:paraId="66EDB7D9" w14:textId="0FCA901F" w:rsidR="00874469" w:rsidDel="00E067A3" w:rsidRDefault="00874469">
            <w:pPr>
              <w:pStyle w:val="Appx"/>
              <w:rPr>
                <w:ins w:id="8897" w:author="aas" w:date="2013-10-14T02:06:00Z"/>
                <w:del w:id="8898" w:author="Anees Shaikh" w:date="2013-10-19T02:16:00Z"/>
              </w:rPr>
              <w:pPrChange w:id="8899" w:author="Anees Shaikh" w:date="2013-10-19T02:16:00Z">
                <w:pPr>
                  <w:pStyle w:val="XML1"/>
                </w:pPr>
              </w:pPrChange>
            </w:pPr>
            <w:ins w:id="8900" w:author="aas" w:date="2013-10-14T02:06:00Z">
              <w:del w:id="8901" w:author="Anees Shaikh" w:date="2013-10-19T02:16:00Z">
                <w:r w:rsidDel="00E067A3">
                  <w:delText xml:space="preserve">                          This element indicates the maximum bit rate of the port. Its values is</w:delText>
                </w:r>
              </w:del>
            </w:ins>
          </w:p>
          <w:p w14:paraId="48B2E49C" w14:textId="67459C4B" w:rsidR="00874469" w:rsidDel="00E067A3" w:rsidRDefault="00874469">
            <w:pPr>
              <w:pStyle w:val="Appx"/>
              <w:rPr>
                <w:ins w:id="8902" w:author="aas" w:date="2013-10-14T02:06:00Z"/>
                <w:del w:id="8903" w:author="Anees Shaikh" w:date="2013-10-19T02:16:00Z"/>
              </w:rPr>
              <w:pPrChange w:id="8904" w:author="Anees Shaikh" w:date="2013-10-19T02:16:00Z">
                <w:pPr>
                  <w:pStyle w:val="XML1"/>
                </w:pPr>
              </w:pPrChange>
            </w:pPr>
            <w:ins w:id="8905" w:author="aas" w:date="2013-10-14T02:06:00Z">
              <w:del w:id="8906" w:author="Anees Shaikh" w:date="2013-10-19T02:16:00Z">
                <w:r w:rsidDel="00E067A3">
                  <w:delText xml:space="preserve">                                 to be provided in units of kilobit per second (kbps). This</w:delText>
                </w:r>
              </w:del>
            </w:ins>
          </w:p>
          <w:p w14:paraId="11F91A47" w14:textId="7489DCB5" w:rsidR="00874469" w:rsidDel="00E067A3" w:rsidRDefault="00874469">
            <w:pPr>
              <w:pStyle w:val="Appx"/>
              <w:rPr>
                <w:ins w:id="8907" w:author="aas" w:date="2013-10-14T02:06:00Z"/>
                <w:del w:id="8908" w:author="Anees Shaikh" w:date="2013-10-19T02:16:00Z"/>
              </w:rPr>
              <w:pPrChange w:id="8909" w:author="Anees Shaikh" w:date="2013-10-19T02:16:00Z">
                <w:pPr>
                  <w:pStyle w:val="XML1"/>
                </w:pPr>
              </w:pPrChange>
            </w:pPr>
            <w:ins w:id="8910" w:author="aas" w:date="2013-10-14T02:06:00Z">
              <w:del w:id="8911" w:author="Anees Shaikh" w:date="2013-10-19T02:16:00Z">
                <w:r w:rsidDel="00E067A3">
                  <w:delText xml:space="preserve">                                 element is only valid if the element called 'rate' in the</w:delText>
                </w:r>
              </w:del>
            </w:ins>
          </w:p>
          <w:p w14:paraId="1C71D4F6" w14:textId="67E5086F" w:rsidR="00874469" w:rsidDel="00E067A3" w:rsidRDefault="00874469">
            <w:pPr>
              <w:pStyle w:val="Appx"/>
              <w:rPr>
                <w:ins w:id="8912" w:author="aas" w:date="2013-10-14T02:06:00Z"/>
                <w:del w:id="8913" w:author="Anees Shaikh" w:date="2013-10-19T02:16:00Z"/>
              </w:rPr>
              <w:pPrChange w:id="8914" w:author="Anees Shaikh" w:date="2013-10-19T02:16:00Z">
                <w:pPr>
                  <w:pStyle w:val="XML1"/>
                </w:pPr>
              </w:pPrChange>
            </w:pPr>
            <w:ins w:id="8915" w:author="aas" w:date="2013-10-14T02:06:00Z">
              <w:del w:id="8916" w:author="Anees Shaikh" w:date="2013-10-19T02:16:00Z">
                <w:r w:rsidDel="00E067A3">
                  <w:delText xml:space="preserve">                                 current Port Features has a value of 'other'.</w:delText>
                </w:r>
              </w:del>
            </w:ins>
          </w:p>
          <w:p w14:paraId="56039990" w14:textId="785C605F" w:rsidR="00874469" w:rsidDel="00E067A3" w:rsidRDefault="00874469">
            <w:pPr>
              <w:pStyle w:val="Appx"/>
              <w:rPr>
                <w:ins w:id="8917" w:author="aas" w:date="2013-10-14T02:06:00Z"/>
                <w:del w:id="8918" w:author="Anees Shaikh" w:date="2013-10-19T02:16:00Z"/>
              </w:rPr>
              <w:pPrChange w:id="8919" w:author="Anees Shaikh" w:date="2013-10-19T02:16:00Z">
                <w:pPr>
                  <w:pStyle w:val="XML1"/>
                </w:pPr>
              </w:pPrChange>
            </w:pPr>
            <w:ins w:id="8920" w:author="aas" w:date="2013-10-14T02:06:00Z">
              <w:del w:id="8921" w:author="Anees Shaikh" w:date="2013-10-19T02:16:00Z">
                <w:r w:rsidDel="00E067A3">
                  <w:delText xml:space="preserve">                        &lt;/xs:documentation&gt;</w:delText>
                </w:r>
              </w:del>
            </w:ins>
          </w:p>
          <w:p w14:paraId="63270BFE" w14:textId="0AEA25DC" w:rsidR="00874469" w:rsidDel="00E067A3" w:rsidRDefault="00874469">
            <w:pPr>
              <w:pStyle w:val="Appx"/>
              <w:rPr>
                <w:ins w:id="8922" w:author="aas" w:date="2013-10-14T02:06:00Z"/>
                <w:del w:id="8923" w:author="Anees Shaikh" w:date="2013-10-19T02:16:00Z"/>
              </w:rPr>
              <w:pPrChange w:id="8924" w:author="Anees Shaikh" w:date="2013-10-19T02:16:00Z">
                <w:pPr>
                  <w:pStyle w:val="XML1"/>
                </w:pPr>
              </w:pPrChange>
            </w:pPr>
            <w:ins w:id="8925" w:author="aas" w:date="2013-10-14T02:06:00Z">
              <w:del w:id="8926" w:author="Anees Shaikh" w:date="2013-10-19T02:16:00Z">
                <w:r w:rsidDel="00E067A3">
                  <w:delText xml:space="preserve">                      &lt;/xs:annotation&gt;</w:delText>
                </w:r>
              </w:del>
            </w:ins>
          </w:p>
          <w:p w14:paraId="6C03F194" w14:textId="53BB1A73" w:rsidR="00874469" w:rsidDel="00E067A3" w:rsidRDefault="00874469">
            <w:pPr>
              <w:pStyle w:val="Appx"/>
              <w:rPr>
                <w:ins w:id="8927" w:author="aas" w:date="2013-10-14T02:06:00Z"/>
                <w:del w:id="8928" w:author="Anees Shaikh" w:date="2013-10-19T02:16:00Z"/>
              </w:rPr>
              <w:pPrChange w:id="8929" w:author="Anees Shaikh" w:date="2013-10-19T02:16:00Z">
                <w:pPr>
                  <w:pStyle w:val="XML1"/>
                </w:pPr>
              </w:pPrChange>
            </w:pPr>
            <w:ins w:id="8930" w:author="aas" w:date="2013-10-14T02:06:00Z">
              <w:del w:id="8931" w:author="Anees Shaikh" w:date="2013-10-19T02:16:00Z">
                <w:r w:rsidDel="00E067A3">
                  <w:delText xml:space="preserve">                    &lt;/xs:element&gt;</w:delText>
                </w:r>
              </w:del>
            </w:ins>
          </w:p>
          <w:p w14:paraId="6E57A097" w14:textId="4BF28A17" w:rsidR="00874469" w:rsidDel="00E067A3" w:rsidRDefault="00874469">
            <w:pPr>
              <w:pStyle w:val="Appx"/>
              <w:rPr>
                <w:ins w:id="8932" w:author="aas" w:date="2013-10-14T02:06:00Z"/>
                <w:del w:id="8933" w:author="Anees Shaikh" w:date="2013-10-19T02:16:00Z"/>
              </w:rPr>
              <w:pPrChange w:id="8934" w:author="Anees Shaikh" w:date="2013-10-19T02:16:00Z">
                <w:pPr>
                  <w:pStyle w:val="XML1"/>
                </w:pPr>
              </w:pPrChange>
            </w:pPr>
            <w:ins w:id="8935" w:author="aas" w:date="2013-10-14T02:06:00Z">
              <w:del w:id="8936" w:author="Anees Shaikh" w:date="2013-10-19T02:16:00Z">
                <w:r w:rsidDel="00E067A3">
                  <w:delText xml:space="preserve">                    &lt;xs:element name="configuration" minOccurs="0"&gt;</w:delText>
                </w:r>
              </w:del>
            </w:ins>
          </w:p>
          <w:p w14:paraId="32B8BB5D" w14:textId="32A865CE" w:rsidR="00874469" w:rsidDel="00E067A3" w:rsidRDefault="00874469">
            <w:pPr>
              <w:pStyle w:val="Appx"/>
              <w:rPr>
                <w:ins w:id="8937" w:author="aas" w:date="2013-10-14T02:06:00Z"/>
                <w:del w:id="8938" w:author="Anees Shaikh" w:date="2013-10-19T02:16:00Z"/>
              </w:rPr>
              <w:pPrChange w:id="8939" w:author="Anees Shaikh" w:date="2013-10-19T02:16:00Z">
                <w:pPr>
                  <w:pStyle w:val="XML1"/>
                </w:pPr>
              </w:pPrChange>
            </w:pPr>
            <w:ins w:id="8940" w:author="aas" w:date="2013-10-14T02:06:00Z">
              <w:del w:id="8941" w:author="Anees Shaikh" w:date="2013-10-19T02:16:00Z">
                <w:r w:rsidDel="00E067A3">
                  <w:delText xml:space="preserve">                      &lt;xs:annotation&gt;</w:delText>
                </w:r>
              </w:del>
            </w:ins>
          </w:p>
          <w:p w14:paraId="73F8B806" w14:textId="01565453" w:rsidR="00874469" w:rsidDel="00E067A3" w:rsidRDefault="00874469">
            <w:pPr>
              <w:pStyle w:val="Appx"/>
              <w:rPr>
                <w:ins w:id="8942" w:author="aas" w:date="2013-10-14T02:06:00Z"/>
                <w:del w:id="8943" w:author="Anees Shaikh" w:date="2013-10-19T02:16:00Z"/>
              </w:rPr>
              <w:pPrChange w:id="8944" w:author="Anees Shaikh" w:date="2013-10-19T02:16:00Z">
                <w:pPr>
                  <w:pStyle w:val="XML1"/>
                </w:pPr>
              </w:pPrChange>
            </w:pPr>
            <w:ins w:id="8945" w:author="aas" w:date="2013-10-14T02:06:00Z">
              <w:del w:id="8946" w:author="Anees Shaikh" w:date="2013-10-19T02:16:00Z">
                <w:r w:rsidDel="00E067A3">
                  <w:delText xml:space="preserve">                        &lt;xs:documentation&gt;</w:delText>
                </w:r>
              </w:del>
            </w:ins>
          </w:p>
          <w:p w14:paraId="27B8A4D5" w14:textId="23615BDF" w:rsidR="00874469" w:rsidDel="00E067A3" w:rsidRDefault="00874469">
            <w:pPr>
              <w:pStyle w:val="Appx"/>
              <w:rPr>
                <w:ins w:id="8947" w:author="aas" w:date="2013-10-14T02:06:00Z"/>
                <w:del w:id="8948" w:author="Anees Shaikh" w:date="2013-10-19T02:16:00Z"/>
              </w:rPr>
              <w:pPrChange w:id="8949" w:author="Anees Shaikh" w:date="2013-10-19T02:16:00Z">
                <w:pPr>
                  <w:pStyle w:val="XML1"/>
                </w:pPr>
              </w:pPrChange>
            </w:pPr>
            <w:ins w:id="8950" w:author="aas" w:date="2013-10-14T02:06:00Z">
              <w:del w:id="8951" w:author="Anees Shaikh" w:date="2013-10-19T02:16:00Z">
                <w:r w:rsidDel="00E067A3">
                  <w:delText xml:space="preserve">                          This containter represents the general adminitrative configuration of the</w:delText>
                </w:r>
              </w:del>
            </w:ins>
          </w:p>
          <w:p w14:paraId="71985385" w14:textId="690E35A7" w:rsidR="00874469" w:rsidDel="00E067A3" w:rsidRDefault="00874469">
            <w:pPr>
              <w:pStyle w:val="Appx"/>
              <w:rPr>
                <w:ins w:id="8952" w:author="aas" w:date="2013-10-14T02:06:00Z"/>
                <w:del w:id="8953" w:author="Anees Shaikh" w:date="2013-10-19T02:16:00Z"/>
              </w:rPr>
              <w:pPrChange w:id="8954" w:author="Anees Shaikh" w:date="2013-10-19T02:16:00Z">
                <w:pPr>
                  <w:pStyle w:val="XML1"/>
                </w:pPr>
              </w:pPrChange>
            </w:pPr>
            <w:ins w:id="8955" w:author="aas" w:date="2013-10-14T02:06:00Z">
              <w:del w:id="8956" w:author="Anees Shaikh" w:date="2013-10-19T02:16:00Z">
                <w:r w:rsidDel="00E067A3">
                  <w:delText xml:space="preserve">                                 OpenFlow Port.</w:delText>
                </w:r>
              </w:del>
            </w:ins>
          </w:p>
          <w:p w14:paraId="7BC914D7" w14:textId="612D37FC" w:rsidR="00874469" w:rsidDel="00E067A3" w:rsidRDefault="00874469">
            <w:pPr>
              <w:pStyle w:val="Appx"/>
              <w:rPr>
                <w:ins w:id="8957" w:author="aas" w:date="2013-10-14T02:06:00Z"/>
                <w:del w:id="8958" w:author="Anees Shaikh" w:date="2013-10-19T02:16:00Z"/>
              </w:rPr>
              <w:pPrChange w:id="8959" w:author="Anees Shaikh" w:date="2013-10-19T02:16:00Z">
                <w:pPr>
                  <w:pStyle w:val="XML1"/>
                </w:pPr>
              </w:pPrChange>
            </w:pPr>
            <w:ins w:id="8960" w:author="aas" w:date="2013-10-14T02:06:00Z">
              <w:del w:id="8961" w:author="Anees Shaikh" w:date="2013-10-19T02:16:00Z">
                <w:r w:rsidDel="00E067A3">
                  <w:delText xml:space="preserve">                        &lt;/xs:documentation&gt;</w:delText>
                </w:r>
              </w:del>
            </w:ins>
          </w:p>
          <w:p w14:paraId="6C31824D" w14:textId="1EC9A31A" w:rsidR="00874469" w:rsidDel="00E067A3" w:rsidRDefault="00874469">
            <w:pPr>
              <w:pStyle w:val="Appx"/>
              <w:rPr>
                <w:ins w:id="8962" w:author="aas" w:date="2013-10-14T02:06:00Z"/>
                <w:del w:id="8963" w:author="Anees Shaikh" w:date="2013-10-19T02:16:00Z"/>
              </w:rPr>
              <w:pPrChange w:id="8964" w:author="Anees Shaikh" w:date="2013-10-19T02:16:00Z">
                <w:pPr>
                  <w:pStyle w:val="XML1"/>
                </w:pPr>
              </w:pPrChange>
            </w:pPr>
            <w:ins w:id="8965" w:author="aas" w:date="2013-10-14T02:06:00Z">
              <w:del w:id="8966" w:author="Anees Shaikh" w:date="2013-10-19T02:16:00Z">
                <w:r w:rsidDel="00E067A3">
                  <w:delText xml:space="preserve">                      &lt;/xs:annotation&gt;</w:delText>
                </w:r>
              </w:del>
            </w:ins>
          </w:p>
          <w:p w14:paraId="4260AA1A" w14:textId="11D06FF9" w:rsidR="00874469" w:rsidDel="00E067A3" w:rsidRDefault="00874469">
            <w:pPr>
              <w:pStyle w:val="Appx"/>
              <w:rPr>
                <w:ins w:id="8967" w:author="aas" w:date="2013-10-14T02:06:00Z"/>
                <w:del w:id="8968" w:author="Anees Shaikh" w:date="2013-10-19T02:16:00Z"/>
              </w:rPr>
              <w:pPrChange w:id="8969" w:author="Anees Shaikh" w:date="2013-10-19T02:16:00Z">
                <w:pPr>
                  <w:pStyle w:val="XML1"/>
                </w:pPr>
              </w:pPrChange>
            </w:pPr>
            <w:ins w:id="8970" w:author="aas" w:date="2013-10-14T02:06:00Z">
              <w:del w:id="8971" w:author="Anees Shaikh" w:date="2013-10-19T02:16:00Z">
                <w:r w:rsidDel="00E067A3">
                  <w:delText xml:space="preserve">                      &lt;xs:complexType&gt;</w:delText>
                </w:r>
              </w:del>
            </w:ins>
          </w:p>
          <w:p w14:paraId="116A711A" w14:textId="04645A89" w:rsidR="00874469" w:rsidDel="00E067A3" w:rsidRDefault="00874469">
            <w:pPr>
              <w:pStyle w:val="Appx"/>
              <w:rPr>
                <w:ins w:id="8972" w:author="aas" w:date="2013-10-14T02:06:00Z"/>
                <w:del w:id="8973" w:author="Anees Shaikh" w:date="2013-10-19T02:16:00Z"/>
              </w:rPr>
              <w:pPrChange w:id="8974" w:author="Anees Shaikh" w:date="2013-10-19T02:16:00Z">
                <w:pPr>
                  <w:pStyle w:val="XML1"/>
                </w:pPr>
              </w:pPrChange>
            </w:pPr>
            <w:ins w:id="8975" w:author="aas" w:date="2013-10-14T02:06:00Z">
              <w:del w:id="8976" w:author="Anees Shaikh" w:date="2013-10-19T02:16:00Z">
                <w:r w:rsidDel="00E067A3">
                  <w:delText xml:space="preserve">                        &lt;xs:sequence&gt;</w:delText>
                </w:r>
              </w:del>
            </w:ins>
          </w:p>
          <w:p w14:paraId="3B81BB20" w14:textId="18F1DA4B" w:rsidR="00874469" w:rsidDel="00E067A3" w:rsidRDefault="00874469">
            <w:pPr>
              <w:pStyle w:val="Appx"/>
              <w:rPr>
                <w:ins w:id="8977" w:author="aas" w:date="2013-10-14T02:06:00Z"/>
                <w:del w:id="8978" w:author="Anees Shaikh" w:date="2013-10-19T02:16:00Z"/>
              </w:rPr>
              <w:pPrChange w:id="8979" w:author="Anees Shaikh" w:date="2013-10-19T02:16:00Z">
                <w:pPr>
                  <w:pStyle w:val="XML1"/>
                </w:pPr>
              </w:pPrChange>
            </w:pPr>
            <w:ins w:id="8980" w:author="aas" w:date="2013-10-14T02:06:00Z">
              <w:del w:id="8981" w:author="Anees Shaikh" w:date="2013-10-19T02:16:00Z">
                <w:r w:rsidDel="00E067A3">
                  <w:delText xml:space="preserve">                          &lt;xs:element name="admin-state" minOccurs="0"  type="OFUpDownStateType"&gt;</w:delText>
                </w:r>
              </w:del>
            </w:ins>
          </w:p>
          <w:p w14:paraId="7AF49BCE" w14:textId="11501C48" w:rsidR="00874469" w:rsidDel="00E067A3" w:rsidRDefault="00874469">
            <w:pPr>
              <w:pStyle w:val="Appx"/>
              <w:rPr>
                <w:ins w:id="8982" w:author="aas" w:date="2013-10-14T02:06:00Z"/>
                <w:del w:id="8983" w:author="Anees Shaikh" w:date="2013-10-19T02:16:00Z"/>
              </w:rPr>
              <w:pPrChange w:id="8984" w:author="Anees Shaikh" w:date="2013-10-19T02:16:00Z">
                <w:pPr>
                  <w:pStyle w:val="XML1"/>
                </w:pPr>
              </w:pPrChange>
            </w:pPr>
            <w:ins w:id="8985" w:author="aas" w:date="2013-10-14T02:06:00Z">
              <w:del w:id="8986" w:author="Anees Shaikh" w:date="2013-10-19T02:16:00Z">
                <w:r w:rsidDel="00E067A3">
                  <w:delText xml:space="preserve">                            &lt;xs:annotation&gt;</w:delText>
                </w:r>
              </w:del>
            </w:ins>
          </w:p>
          <w:p w14:paraId="150A1E3B" w14:textId="4959B000" w:rsidR="00874469" w:rsidDel="00E067A3" w:rsidRDefault="00874469">
            <w:pPr>
              <w:pStyle w:val="Appx"/>
              <w:rPr>
                <w:ins w:id="8987" w:author="aas" w:date="2013-10-14T02:06:00Z"/>
                <w:del w:id="8988" w:author="Anees Shaikh" w:date="2013-10-19T02:16:00Z"/>
              </w:rPr>
              <w:pPrChange w:id="8989" w:author="Anees Shaikh" w:date="2013-10-19T02:16:00Z">
                <w:pPr>
                  <w:pStyle w:val="XML1"/>
                </w:pPr>
              </w:pPrChange>
            </w:pPr>
            <w:ins w:id="8990" w:author="aas" w:date="2013-10-14T02:06:00Z">
              <w:del w:id="8991" w:author="Anees Shaikh" w:date="2013-10-19T02:16:00Z">
                <w:r w:rsidDel="00E067A3">
                  <w:delText xml:space="preserve">                              &lt;xs:documentation&gt;</w:delText>
                </w:r>
              </w:del>
            </w:ins>
          </w:p>
          <w:p w14:paraId="40368298" w14:textId="76B67FC6" w:rsidR="00874469" w:rsidDel="00E067A3" w:rsidRDefault="00874469">
            <w:pPr>
              <w:pStyle w:val="Appx"/>
              <w:rPr>
                <w:ins w:id="8992" w:author="aas" w:date="2013-10-14T02:06:00Z"/>
                <w:del w:id="8993" w:author="Anees Shaikh" w:date="2013-10-19T02:16:00Z"/>
              </w:rPr>
              <w:pPrChange w:id="8994" w:author="Anees Shaikh" w:date="2013-10-19T02:16:00Z">
                <w:pPr>
                  <w:pStyle w:val="XML1"/>
                </w:pPr>
              </w:pPrChange>
            </w:pPr>
            <w:ins w:id="8995" w:author="aas" w:date="2013-10-14T02:06:00Z">
              <w:del w:id="8996" w:author="Anees Shaikh" w:date="2013-10-19T02:16:00Z">
                <w:r w:rsidDel="00E067A3">
                  <w:delText xml:space="preserve">                                The administrative state of the port.  If true, the port has been</w:delText>
                </w:r>
              </w:del>
            </w:ins>
          </w:p>
          <w:p w14:paraId="063CCDCD" w14:textId="5250BD00" w:rsidR="00874469" w:rsidDel="00E067A3" w:rsidRDefault="00874469">
            <w:pPr>
              <w:pStyle w:val="Appx"/>
              <w:rPr>
                <w:ins w:id="8997" w:author="aas" w:date="2013-10-14T02:06:00Z"/>
                <w:del w:id="8998" w:author="Anees Shaikh" w:date="2013-10-19T02:16:00Z"/>
              </w:rPr>
              <w:pPrChange w:id="8999" w:author="Anees Shaikh" w:date="2013-10-19T02:16:00Z">
                <w:pPr>
                  <w:pStyle w:val="XML1"/>
                </w:pPr>
              </w:pPrChange>
            </w:pPr>
            <w:ins w:id="9000" w:author="aas" w:date="2013-10-14T02:06:00Z">
              <w:del w:id="9001" w:author="Anees Shaikh" w:date="2013-10-19T02:16:00Z">
                <w:r w:rsidDel="00E067A3">
                  <w:delText xml:space="preserve">                                       administratively brought down and SHOULD not be used by</w:delText>
                </w:r>
              </w:del>
            </w:ins>
          </w:p>
          <w:p w14:paraId="65AFD702" w14:textId="7E6F7C64" w:rsidR="00874469" w:rsidDel="00E067A3" w:rsidRDefault="00874469">
            <w:pPr>
              <w:pStyle w:val="Appx"/>
              <w:rPr>
                <w:ins w:id="9002" w:author="aas" w:date="2013-10-14T02:06:00Z"/>
                <w:del w:id="9003" w:author="Anees Shaikh" w:date="2013-10-19T02:16:00Z"/>
              </w:rPr>
              <w:pPrChange w:id="9004" w:author="Anees Shaikh" w:date="2013-10-19T02:16:00Z">
                <w:pPr>
                  <w:pStyle w:val="XML1"/>
                </w:pPr>
              </w:pPrChange>
            </w:pPr>
            <w:ins w:id="9005" w:author="aas" w:date="2013-10-14T02:06:00Z">
              <w:del w:id="9006" w:author="Anees Shaikh" w:date="2013-10-19T02:16:00Z">
                <w:r w:rsidDel="00E067A3">
                  <w:delText xml:space="preserve">                                       OpenFlow.</w:delText>
                </w:r>
              </w:del>
            </w:ins>
          </w:p>
          <w:p w14:paraId="25D86801" w14:textId="34BC7016" w:rsidR="00874469" w:rsidDel="00E067A3" w:rsidRDefault="00874469">
            <w:pPr>
              <w:pStyle w:val="Appx"/>
              <w:rPr>
                <w:ins w:id="9007" w:author="aas" w:date="2013-10-14T02:06:00Z"/>
                <w:del w:id="9008" w:author="Anees Shaikh" w:date="2013-10-19T02:16:00Z"/>
              </w:rPr>
              <w:pPrChange w:id="9009" w:author="Anees Shaikh" w:date="2013-10-19T02:16:00Z">
                <w:pPr>
                  <w:pStyle w:val="XML1"/>
                </w:pPr>
              </w:pPrChange>
            </w:pPr>
            <w:ins w:id="9010" w:author="aas" w:date="2013-10-14T02:06:00Z">
              <w:del w:id="9011" w:author="Anees Shaikh" w:date="2013-10-19T02:16:00Z">
                <w:r w:rsidDel="00E067A3">
                  <w:delText xml:space="preserve">                              &lt;/xs:documentation&gt;</w:delText>
                </w:r>
              </w:del>
            </w:ins>
          </w:p>
          <w:p w14:paraId="7A1AC700" w14:textId="3C24D05D" w:rsidR="00874469" w:rsidDel="00E067A3" w:rsidRDefault="00874469">
            <w:pPr>
              <w:pStyle w:val="Appx"/>
              <w:rPr>
                <w:ins w:id="9012" w:author="aas" w:date="2013-10-14T02:06:00Z"/>
                <w:del w:id="9013" w:author="Anees Shaikh" w:date="2013-10-19T02:16:00Z"/>
              </w:rPr>
              <w:pPrChange w:id="9014" w:author="Anees Shaikh" w:date="2013-10-19T02:16:00Z">
                <w:pPr>
                  <w:pStyle w:val="XML1"/>
                </w:pPr>
              </w:pPrChange>
            </w:pPr>
            <w:ins w:id="9015" w:author="aas" w:date="2013-10-14T02:06:00Z">
              <w:del w:id="9016" w:author="Anees Shaikh" w:date="2013-10-19T02:16:00Z">
                <w:r w:rsidDel="00E067A3">
                  <w:delText xml:space="preserve">                            &lt;/xs:annotation&gt;</w:delText>
                </w:r>
              </w:del>
            </w:ins>
          </w:p>
          <w:p w14:paraId="705146A1" w14:textId="6B5A477D" w:rsidR="00874469" w:rsidDel="00E067A3" w:rsidRDefault="00874469">
            <w:pPr>
              <w:pStyle w:val="Appx"/>
              <w:rPr>
                <w:ins w:id="9017" w:author="aas" w:date="2013-10-14T02:06:00Z"/>
                <w:del w:id="9018" w:author="Anees Shaikh" w:date="2013-10-19T02:16:00Z"/>
              </w:rPr>
              <w:pPrChange w:id="9019" w:author="Anees Shaikh" w:date="2013-10-19T02:16:00Z">
                <w:pPr>
                  <w:pStyle w:val="XML1"/>
                </w:pPr>
              </w:pPrChange>
            </w:pPr>
            <w:ins w:id="9020" w:author="aas" w:date="2013-10-14T02:06:00Z">
              <w:del w:id="9021" w:author="Anees Shaikh" w:date="2013-10-19T02:16:00Z">
                <w:r w:rsidDel="00E067A3">
                  <w:delText xml:space="preserve">                          &lt;/xs:element&gt;</w:delText>
                </w:r>
              </w:del>
            </w:ins>
          </w:p>
          <w:p w14:paraId="790F8399" w14:textId="01758019" w:rsidR="00874469" w:rsidDel="00E067A3" w:rsidRDefault="00874469">
            <w:pPr>
              <w:pStyle w:val="Appx"/>
              <w:rPr>
                <w:ins w:id="9022" w:author="aas" w:date="2013-10-14T02:06:00Z"/>
                <w:del w:id="9023" w:author="Anees Shaikh" w:date="2013-10-19T02:16:00Z"/>
              </w:rPr>
              <w:pPrChange w:id="9024" w:author="Anees Shaikh" w:date="2013-10-19T02:16:00Z">
                <w:pPr>
                  <w:pStyle w:val="XML1"/>
                </w:pPr>
              </w:pPrChange>
            </w:pPr>
            <w:ins w:id="9025" w:author="aas" w:date="2013-10-14T02:06:00Z">
              <w:del w:id="9026" w:author="Anees Shaikh" w:date="2013-10-19T02:16:00Z">
                <w:r w:rsidDel="00E067A3">
                  <w:delText xml:space="preserve">                          &lt;xs:element name="no-receive" minOccurs="0"  type="xs:boolean"&gt;</w:delText>
                </w:r>
              </w:del>
            </w:ins>
          </w:p>
          <w:p w14:paraId="63388130" w14:textId="13BFF1F6" w:rsidR="00874469" w:rsidDel="00E067A3" w:rsidRDefault="00874469">
            <w:pPr>
              <w:pStyle w:val="Appx"/>
              <w:rPr>
                <w:ins w:id="9027" w:author="aas" w:date="2013-10-14T02:06:00Z"/>
                <w:del w:id="9028" w:author="Anees Shaikh" w:date="2013-10-19T02:16:00Z"/>
              </w:rPr>
              <w:pPrChange w:id="9029" w:author="Anees Shaikh" w:date="2013-10-19T02:16:00Z">
                <w:pPr>
                  <w:pStyle w:val="XML1"/>
                </w:pPr>
              </w:pPrChange>
            </w:pPr>
            <w:ins w:id="9030" w:author="aas" w:date="2013-10-14T02:06:00Z">
              <w:del w:id="9031" w:author="Anees Shaikh" w:date="2013-10-19T02:16:00Z">
                <w:r w:rsidDel="00E067A3">
                  <w:delText xml:space="preserve">                            &lt;xs:annotation&gt;</w:delText>
                </w:r>
              </w:del>
            </w:ins>
          </w:p>
          <w:p w14:paraId="09C0EAFA" w14:textId="5F1B4E87" w:rsidR="00874469" w:rsidDel="00E067A3" w:rsidRDefault="00874469">
            <w:pPr>
              <w:pStyle w:val="Appx"/>
              <w:rPr>
                <w:ins w:id="9032" w:author="aas" w:date="2013-10-14T02:06:00Z"/>
                <w:del w:id="9033" w:author="Anees Shaikh" w:date="2013-10-19T02:16:00Z"/>
              </w:rPr>
              <w:pPrChange w:id="9034" w:author="Anees Shaikh" w:date="2013-10-19T02:16:00Z">
                <w:pPr>
                  <w:pStyle w:val="XML1"/>
                </w:pPr>
              </w:pPrChange>
            </w:pPr>
            <w:ins w:id="9035" w:author="aas" w:date="2013-10-14T02:06:00Z">
              <w:del w:id="9036" w:author="Anees Shaikh" w:date="2013-10-19T02:16:00Z">
                <w:r w:rsidDel="00E067A3">
                  <w:delText xml:space="preserve">                              &lt;xs:documentation&gt;</w:delText>
                </w:r>
              </w:del>
            </w:ins>
          </w:p>
          <w:p w14:paraId="490338CF" w14:textId="35A06AF5" w:rsidR="00874469" w:rsidDel="00E067A3" w:rsidRDefault="00874469">
            <w:pPr>
              <w:pStyle w:val="Appx"/>
              <w:rPr>
                <w:ins w:id="9037" w:author="aas" w:date="2013-10-14T02:06:00Z"/>
                <w:del w:id="9038" w:author="Anees Shaikh" w:date="2013-10-19T02:16:00Z"/>
              </w:rPr>
              <w:pPrChange w:id="9039" w:author="Anees Shaikh" w:date="2013-10-19T02:16:00Z">
                <w:pPr>
                  <w:pStyle w:val="XML1"/>
                </w:pPr>
              </w:pPrChange>
            </w:pPr>
            <w:ins w:id="9040" w:author="aas" w:date="2013-10-14T02:06:00Z">
              <w:del w:id="9041" w:author="Anees Shaikh" w:date="2013-10-19T02:16:00Z">
                <w:r w:rsidDel="00E067A3">
                  <w:delText xml:space="preserve">                                If true, packets received at this OpenFlow port SHOULD be dropped.</w:delText>
                </w:r>
              </w:del>
            </w:ins>
          </w:p>
          <w:p w14:paraId="1BA73BB0" w14:textId="663411A4" w:rsidR="00874469" w:rsidDel="00E067A3" w:rsidRDefault="00874469">
            <w:pPr>
              <w:pStyle w:val="Appx"/>
              <w:rPr>
                <w:ins w:id="9042" w:author="aas" w:date="2013-10-14T02:06:00Z"/>
                <w:del w:id="9043" w:author="Anees Shaikh" w:date="2013-10-19T02:16:00Z"/>
              </w:rPr>
              <w:pPrChange w:id="9044" w:author="Anees Shaikh" w:date="2013-10-19T02:16:00Z">
                <w:pPr>
                  <w:pStyle w:val="XML1"/>
                </w:pPr>
              </w:pPrChange>
            </w:pPr>
            <w:ins w:id="9045" w:author="aas" w:date="2013-10-14T02:06:00Z">
              <w:del w:id="9046" w:author="Anees Shaikh" w:date="2013-10-19T02:16:00Z">
                <w:r w:rsidDel="00E067A3">
                  <w:delText xml:space="preserve">                              &lt;/xs:documentation&gt;</w:delText>
                </w:r>
              </w:del>
            </w:ins>
          </w:p>
          <w:p w14:paraId="79A98449" w14:textId="7695BC35" w:rsidR="00874469" w:rsidDel="00E067A3" w:rsidRDefault="00874469">
            <w:pPr>
              <w:pStyle w:val="Appx"/>
              <w:rPr>
                <w:ins w:id="9047" w:author="aas" w:date="2013-10-14T02:06:00Z"/>
                <w:del w:id="9048" w:author="Anees Shaikh" w:date="2013-10-19T02:16:00Z"/>
              </w:rPr>
              <w:pPrChange w:id="9049" w:author="Anees Shaikh" w:date="2013-10-19T02:16:00Z">
                <w:pPr>
                  <w:pStyle w:val="XML1"/>
                </w:pPr>
              </w:pPrChange>
            </w:pPr>
            <w:ins w:id="9050" w:author="aas" w:date="2013-10-14T02:06:00Z">
              <w:del w:id="9051" w:author="Anees Shaikh" w:date="2013-10-19T02:16:00Z">
                <w:r w:rsidDel="00E067A3">
                  <w:delText xml:space="preserve">                            &lt;/xs:annotation&gt;</w:delText>
                </w:r>
              </w:del>
            </w:ins>
          </w:p>
          <w:p w14:paraId="7744CAF2" w14:textId="772D56A6" w:rsidR="00874469" w:rsidDel="00E067A3" w:rsidRDefault="00874469">
            <w:pPr>
              <w:pStyle w:val="Appx"/>
              <w:rPr>
                <w:ins w:id="9052" w:author="aas" w:date="2013-10-14T02:06:00Z"/>
                <w:del w:id="9053" w:author="Anees Shaikh" w:date="2013-10-19T02:16:00Z"/>
              </w:rPr>
              <w:pPrChange w:id="9054" w:author="Anees Shaikh" w:date="2013-10-19T02:16:00Z">
                <w:pPr>
                  <w:pStyle w:val="XML1"/>
                </w:pPr>
              </w:pPrChange>
            </w:pPr>
            <w:ins w:id="9055" w:author="aas" w:date="2013-10-14T02:06:00Z">
              <w:del w:id="9056" w:author="Anees Shaikh" w:date="2013-10-19T02:16:00Z">
                <w:r w:rsidDel="00E067A3">
                  <w:delText xml:space="preserve">                          &lt;/xs:element&gt;</w:delText>
                </w:r>
              </w:del>
            </w:ins>
          </w:p>
          <w:p w14:paraId="252A8B72" w14:textId="21620303" w:rsidR="00874469" w:rsidDel="00E067A3" w:rsidRDefault="00874469">
            <w:pPr>
              <w:pStyle w:val="Appx"/>
              <w:rPr>
                <w:ins w:id="9057" w:author="aas" w:date="2013-10-14T02:06:00Z"/>
                <w:del w:id="9058" w:author="Anees Shaikh" w:date="2013-10-19T02:16:00Z"/>
              </w:rPr>
              <w:pPrChange w:id="9059" w:author="Anees Shaikh" w:date="2013-10-19T02:16:00Z">
                <w:pPr>
                  <w:pStyle w:val="XML1"/>
                </w:pPr>
              </w:pPrChange>
            </w:pPr>
            <w:ins w:id="9060" w:author="aas" w:date="2013-10-14T02:06:00Z">
              <w:del w:id="9061" w:author="Anees Shaikh" w:date="2013-10-19T02:16:00Z">
                <w:r w:rsidDel="00E067A3">
                  <w:delText xml:space="preserve">                          &lt;xs:element name="no-forward" minOccurs="0"  type="xs:boolean"&gt;</w:delText>
                </w:r>
              </w:del>
            </w:ins>
          </w:p>
          <w:p w14:paraId="6C344CAF" w14:textId="481A425C" w:rsidR="00874469" w:rsidDel="00E067A3" w:rsidRDefault="00874469">
            <w:pPr>
              <w:pStyle w:val="Appx"/>
              <w:rPr>
                <w:ins w:id="9062" w:author="aas" w:date="2013-10-14T02:06:00Z"/>
                <w:del w:id="9063" w:author="Anees Shaikh" w:date="2013-10-19T02:16:00Z"/>
              </w:rPr>
              <w:pPrChange w:id="9064" w:author="Anees Shaikh" w:date="2013-10-19T02:16:00Z">
                <w:pPr>
                  <w:pStyle w:val="XML1"/>
                </w:pPr>
              </w:pPrChange>
            </w:pPr>
            <w:ins w:id="9065" w:author="aas" w:date="2013-10-14T02:06:00Z">
              <w:del w:id="9066" w:author="Anees Shaikh" w:date="2013-10-19T02:16:00Z">
                <w:r w:rsidDel="00E067A3">
                  <w:delText xml:space="preserve">                            &lt;xs:annotation&gt;</w:delText>
                </w:r>
              </w:del>
            </w:ins>
          </w:p>
          <w:p w14:paraId="2D6EBF39" w14:textId="3270AD12" w:rsidR="00874469" w:rsidDel="00E067A3" w:rsidRDefault="00874469">
            <w:pPr>
              <w:pStyle w:val="Appx"/>
              <w:rPr>
                <w:ins w:id="9067" w:author="aas" w:date="2013-10-14T02:06:00Z"/>
                <w:del w:id="9068" w:author="Anees Shaikh" w:date="2013-10-19T02:16:00Z"/>
              </w:rPr>
              <w:pPrChange w:id="9069" w:author="Anees Shaikh" w:date="2013-10-19T02:16:00Z">
                <w:pPr>
                  <w:pStyle w:val="XML1"/>
                </w:pPr>
              </w:pPrChange>
            </w:pPr>
            <w:ins w:id="9070" w:author="aas" w:date="2013-10-14T02:06:00Z">
              <w:del w:id="9071" w:author="Anees Shaikh" w:date="2013-10-19T02:16:00Z">
                <w:r w:rsidDel="00E067A3">
                  <w:delText xml:space="preserve">                              &lt;xs:documentation&gt;</w:delText>
                </w:r>
              </w:del>
            </w:ins>
          </w:p>
          <w:p w14:paraId="0CAACC0C" w14:textId="1C60C469" w:rsidR="00874469" w:rsidDel="00E067A3" w:rsidRDefault="00874469">
            <w:pPr>
              <w:pStyle w:val="Appx"/>
              <w:rPr>
                <w:ins w:id="9072" w:author="aas" w:date="2013-10-14T02:06:00Z"/>
                <w:del w:id="9073" w:author="Anees Shaikh" w:date="2013-10-19T02:16:00Z"/>
              </w:rPr>
              <w:pPrChange w:id="9074" w:author="Anees Shaikh" w:date="2013-10-19T02:16:00Z">
                <w:pPr>
                  <w:pStyle w:val="XML1"/>
                </w:pPr>
              </w:pPrChange>
            </w:pPr>
            <w:ins w:id="9075" w:author="aas" w:date="2013-10-14T02:06:00Z">
              <w:del w:id="9076" w:author="Anees Shaikh" w:date="2013-10-19T02:16:00Z">
                <w:r w:rsidDel="00E067A3">
                  <w:delText xml:space="preserve">                                If true, packets forwarded to this OpenFlow port SHOULD be dropped.</w:delText>
                </w:r>
              </w:del>
            </w:ins>
          </w:p>
          <w:p w14:paraId="0F628FC6" w14:textId="475BC0B1" w:rsidR="00874469" w:rsidDel="00E067A3" w:rsidRDefault="00874469">
            <w:pPr>
              <w:pStyle w:val="Appx"/>
              <w:rPr>
                <w:ins w:id="9077" w:author="aas" w:date="2013-10-14T02:06:00Z"/>
                <w:del w:id="9078" w:author="Anees Shaikh" w:date="2013-10-19T02:16:00Z"/>
              </w:rPr>
              <w:pPrChange w:id="9079" w:author="Anees Shaikh" w:date="2013-10-19T02:16:00Z">
                <w:pPr>
                  <w:pStyle w:val="XML1"/>
                </w:pPr>
              </w:pPrChange>
            </w:pPr>
            <w:ins w:id="9080" w:author="aas" w:date="2013-10-14T02:06:00Z">
              <w:del w:id="9081" w:author="Anees Shaikh" w:date="2013-10-19T02:16:00Z">
                <w:r w:rsidDel="00E067A3">
                  <w:delText xml:space="preserve">                              &lt;/xs:documentation&gt;</w:delText>
                </w:r>
              </w:del>
            </w:ins>
          </w:p>
          <w:p w14:paraId="5332673C" w14:textId="25FC2A42" w:rsidR="00874469" w:rsidDel="00E067A3" w:rsidRDefault="00874469">
            <w:pPr>
              <w:pStyle w:val="Appx"/>
              <w:rPr>
                <w:ins w:id="9082" w:author="aas" w:date="2013-10-14T02:06:00Z"/>
                <w:del w:id="9083" w:author="Anees Shaikh" w:date="2013-10-19T02:16:00Z"/>
              </w:rPr>
              <w:pPrChange w:id="9084" w:author="Anees Shaikh" w:date="2013-10-19T02:16:00Z">
                <w:pPr>
                  <w:pStyle w:val="XML1"/>
                </w:pPr>
              </w:pPrChange>
            </w:pPr>
            <w:ins w:id="9085" w:author="aas" w:date="2013-10-14T02:06:00Z">
              <w:del w:id="9086" w:author="Anees Shaikh" w:date="2013-10-19T02:16:00Z">
                <w:r w:rsidDel="00E067A3">
                  <w:delText xml:space="preserve">                            &lt;/xs:annotation&gt;</w:delText>
                </w:r>
              </w:del>
            </w:ins>
          </w:p>
          <w:p w14:paraId="4FAF4D80" w14:textId="55EDE54A" w:rsidR="00874469" w:rsidDel="00E067A3" w:rsidRDefault="00874469">
            <w:pPr>
              <w:pStyle w:val="Appx"/>
              <w:rPr>
                <w:ins w:id="9087" w:author="aas" w:date="2013-10-14T02:06:00Z"/>
                <w:del w:id="9088" w:author="Anees Shaikh" w:date="2013-10-19T02:16:00Z"/>
              </w:rPr>
              <w:pPrChange w:id="9089" w:author="Anees Shaikh" w:date="2013-10-19T02:16:00Z">
                <w:pPr>
                  <w:pStyle w:val="XML1"/>
                </w:pPr>
              </w:pPrChange>
            </w:pPr>
            <w:ins w:id="9090" w:author="aas" w:date="2013-10-14T02:06:00Z">
              <w:del w:id="9091" w:author="Anees Shaikh" w:date="2013-10-19T02:16:00Z">
                <w:r w:rsidDel="00E067A3">
                  <w:delText xml:space="preserve">                          &lt;/xs:element&gt;</w:delText>
                </w:r>
              </w:del>
            </w:ins>
          </w:p>
          <w:p w14:paraId="133D0623" w14:textId="782047AC" w:rsidR="00874469" w:rsidDel="00E067A3" w:rsidRDefault="00874469">
            <w:pPr>
              <w:pStyle w:val="Appx"/>
              <w:rPr>
                <w:ins w:id="9092" w:author="aas" w:date="2013-10-14T02:06:00Z"/>
                <w:del w:id="9093" w:author="Anees Shaikh" w:date="2013-10-19T02:16:00Z"/>
              </w:rPr>
              <w:pPrChange w:id="9094" w:author="Anees Shaikh" w:date="2013-10-19T02:16:00Z">
                <w:pPr>
                  <w:pStyle w:val="XML1"/>
                </w:pPr>
              </w:pPrChange>
            </w:pPr>
            <w:ins w:id="9095" w:author="aas" w:date="2013-10-14T02:06:00Z">
              <w:del w:id="9096" w:author="Anees Shaikh" w:date="2013-10-19T02:16:00Z">
                <w:r w:rsidDel="00E067A3">
                  <w:delText xml:space="preserve">                          &lt;xs:element name="no-packet-in" minOccurs="0"  type="xs:boolean"&gt;</w:delText>
                </w:r>
              </w:del>
            </w:ins>
          </w:p>
          <w:p w14:paraId="27213001" w14:textId="096A9AE8" w:rsidR="00874469" w:rsidDel="00E067A3" w:rsidRDefault="00874469">
            <w:pPr>
              <w:pStyle w:val="Appx"/>
              <w:rPr>
                <w:ins w:id="9097" w:author="aas" w:date="2013-10-14T02:06:00Z"/>
                <w:del w:id="9098" w:author="Anees Shaikh" w:date="2013-10-19T02:16:00Z"/>
              </w:rPr>
              <w:pPrChange w:id="9099" w:author="Anees Shaikh" w:date="2013-10-19T02:16:00Z">
                <w:pPr>
                  <w:pStyle w:val="XML1"/>
                </w:pPr>
              </w:pPrChange>
            </w:pPr>
            <w:ins w:id="9100" w:author="aas" w:date="2013-10-14T02:06:00Z">
              <w:del w:id="9101" w:author="Anees Shaikh" w:date="2013-10-19T02:16:00Z">
                <w:r w:rsidDel="00E067A3">
                  <w:delText xml:space="preserve">                            &lt;xs:annotation&gt;</w:delText>
                </w:r>
              </w:del>
            </w:ins>
          </w:p>
          <w:p w14:paraId="3F3B4E2F" w14:textId="59C56EDA" w:rsidR="00874469" w:rsidDel="00E067A3" w:rsidRDefault="00874469">
            <w:pPr>
              <w:pStyle w:val="Appx"/>
              <w:rPr>
                <w:ins w:id="9102" w:author="aas" w:date="2013-10-14T02:06:00Z"/>
                <w:del w:id="9103" w:author="Anees Shaikh" w:date="2013-10-19T02:16:00Z"/>
              </w:rPr>
              <w:pPrChange w:id="9104" w:author="Anees Shaikh" w:date="2013-10-19T02:16:00Z">
                <w:pPr>
                  <w:pStyle w:val="XML1"/>
                </w:pPr>
              </w:pPrChange>
            </w:pPr>
            <w:ins w:id="9105" w:author="aas" w:date="2013-10-14T02:06:00Z">
              <w:del w:id="9106" w:author="Anees Shaikh" w:date="2013-10-19T02:16:00Z">
                <w:r w:rsidDel="00E067A3">
                  <w:delText xml:space="preserve">                              &lt;xs:documentation&gt;</w:delText>
                </w:r>
              </w:del>
            </w:ins>
          </w:p>
          <w:p w14:paraId="61334746" w14:textId="063A805C" w:rsidR="00874469" w:rsidDel="00E067A3" w:rsidRDefault="00874469">
            <w:pPr>
              <w:pStyle w:val="Appx"/>
              <w:rPr>
                <w:ins w:id="9107" w:author="aas" w:date="2013-10-14T02:06:00Z"/>
                <w:del w:id="9108" w:author="Anees Shaikh" w:date="2013-10-19T02:16:00Z"/>
              </w:rPr>
              <w:pPrChange w:id="9109" w:author="Anees Shaikh" w:date="2013-10-19T02:16:00Z">
                <w:pPr>
                  <w:pStyle w:val="XML1"/>
                </w:pPr>
              </w:pPrChange>
            </w:pPr>
            <w:ins w:id="9110" w:author="aas" w:date="2013-10-14T02:06:00Z">
              <w:del w:id="9111" w:author="Anees Shaikh" w:date="2013-10-19T02:16:00Z">
                <w:r w:rsidDel="00E067A3">
                  <w:delText xml:space="preserve">                                If true, packets received on that port that generate a table miss should</w:delText>
                </w:r>
              </w:del>
            </w:ins>
          </w:p>
          <w:p w14:paraId="07423F58" w14:textId="74D32A2D" w:rsidR="00874469" w:rsidDel="00E067A3" w:rsidRDefault="00874469">
            <w:pPr>
              <w:pStyle w:val="Appx"/>
              <w:rPr>
                <w:ins w:id="9112" w:author="aas" w:date="2013-10-14T02:06:00Z"/>
                <w:del w:id="9113" w:author="Anees Shaikh" w:date="2013-10-19T02:16:00Z"/>
              </w:rPr>
              <w:pPrChange w:id="9114" w:author="Anees Shaikh" w:date="2013-10-19T02:16:00Z">
                <w:pPr>
                  <w:pStyle w:val="XML1"/>
                </w:pPr>
              </w:pPrChange>
            </w:pPr>
            <w:ins w:id="9115" w:author="aas" w:date="2013-10-14T02:06:00Z">
              <w:del w:id="9116" w:author="Anees Shaikh" w:date="2013-10-19T02:16:00Z">
                <w:r w:rsidDel="00E067A3">
                  <w:delText xml:space="preserve">                                       never trigger a packet-in message to the OpenFlow Controller.</w:delText>
                </w:r>
              </w:del>
            </w:ins>
          </w:p>
          <w:p w14:paraId="1384D090" w14:textId="6405E92C" w:rsidR="00874469" w:rsidDel="00E067A3" w:rsidRDefault="00874469">
            <w:pPr>
              <w:pStyle w:val="Appx"/>
              <w:rPr>
                <w:ins w:id="9117" w:author="aas" w:date="2013-10-14T02:06:00Z"/>
                <w:del w:id="9118" w:author="Anees Shaikh" w:date="2013-10-19T02:16:00Z"/>
              </w:rPr>
              <w:pPrChange w:id="9119" w:author="Anees Shaikh" w:date="2013-10-19T02:16:00Z">
                <w:pPr>
                  <w:pStyle w:val="XML1"/>
                </w:pPr>
              </w:pPrChange>
            </w:pPr>
            <w:ins w:id="9120" w:author="aas" w:date="2013-10-14T02:06:00Z">
              <w:del w:id="9121" w:author="Anees Shaikh" w:date="2013-10-19T02:16:00Z">
                <w:r w:rsidDel="00E067A3">
                  <w:delText xml:space="preserve">                              &lt;/xs:documentation&gt;</w:delText>
                </w:r>
              </w:del>
            </w:ins>
          </w:p>
          <w:p w14:paraId="6941E3A0" w14:textId="51CF1B51" w:rsidR="00874469" w:rsidDel="00E067A3" w:rsidRDefault="00874469">
            <w:pPr>
              <w:pStyle w:val="Appx"/>
              <w:rPr>
                <w:ins w:id="9122" w:author="aas" w:date="2013-10-14T02:06:00Z"/>
                <w:del w:id="9123" w:author="Anees Shaikh" w:date="2013-10-19T02:16:00Z"/>
              </w:rPr>
              <w:pPrChange w:id="9124" w:author="Anees Shaikh" w:date="2013-10-19T02:16:00Z">
                <w:pPr>
                  <w:pStyle w:val="XML1"/>
                </w:pPr>
              </w:pPrChange>
            </w:pPr>
            <w:ins w:id="9125" w:author="aas" w:date="2013-10-14T02:06:00Z">
              <w:del w:id="9126" w:author="Anees Shaikh" w:date="2013-10-19T02:16:00Z">
                <w:r w:rsidDel="00E067A3">
                  <w:delText xml:space="preserve">                            &lt;/xs:annotation&gt;</w:delText>
                </w:r>
              </w:del>
            </w:ins>
          </w:p>
          <w:p w14:paraId="1FC65DA0" w14:textId="1157E691" w:rsidR="00874469" w:rsidDel="00E067A3" w:rsidRDefault="00874469">
            <w:pPr>
              <w:pStyle w:val="Appx"/>
              <w:rPr>
                <w:ins w:id="9127" w:author="aas" w:date="2013-10-14T02:06:00Z"/>
                <w:del w:id="9128" w:author="Anees Shaikh" w:date="2013-10-19T02:16:00Z"/>
              </w:rPr>
              <w:pPrChange w:id="9129" w:author="Anees Shaikh" w:date="2013-10-19T02:16:00Z">
                <w:pPr>
                  <w:pStyle w:val="XML1"/>
                </w:pPr>
              </w:pPrChange>
            </w:pPr>
            <w:ins w:id="9130" w:author="aas" w:date="2013-10-14T02:06:00Z">
              <w:del w:id="9131" w:author="Anees Shaikh" w:date="2013-10-19T02:16:00Z">
                <w:r w:rsidDel="00E067A3">
                  <w:delText xml:space="preserve">                          &lt;/xs:element&gt;</w:delText>
                </w:r>
              </w:del>
            </w:ins>
          </w:p>
          <w:p w14:paraId="18027734" w14:textId="743510FB" w:rsidR="00874469" w:rsidDel="00E067A3" w:rsidRDefault="00874469">
            <w:pPr>
              <w:pStyle w:val="Appx"/>
              <w:rPr>
                <w:ins w:id="9132" w:author="aas" w:date="2013-10-14T02:06:00Z"/>
                <w:del w:id="9133" w:author="Anees Shaikh" w:date="2013-10-19T02:16:00Z"/>
              </w:rPr>
              <w:pPrChange w:id="9134" w:author="Anees Shaikh" w:date="2013-10-19T02:16:00Z">
                <w:pPr>
                  <w:pStyle w:val="XML1"/>
                </w:pPr>
              </w:pPrChange>
            </w:pPr>
            <w:ins w:id="9135" w:author="aas" w:date="2013-10-14T02:06:00Z">
              <w:del w:id="9136" w:author="Anees Shaikh" w:date="2013-10-19T02:16:00Z">
                <w:r w:rsidDel="00E067A3">
                  <w:delText xml:space="preserve">                          &lt;xs:any minOccurs="0" maxOccurs="unbounded"</w:delText>
                </w:r>
              </w:del>
            </w:ins>
          </w:p>
          <w:p w14:paraId="31A3C295" w14:textId="56275019" w:rsidR="00874469" w:rsidDel="00E067A3" w:rsidRDefault="00874469">
            <w:pPr>
              <w:pStyle w:val="Appx"/>
              <w:rPr>
                <w:ins w:id="9137" w:author="aas" w:date="2013-10-14T02:06:00Z"/>
                <w:del w:id="9138" w:author="Anees Shaikh" w:date="2013-10-19T02:16:00Z"/>
              </w:rPr>
              <w:pPrChange w:id="9139" w:author="Anees Shaikh" w:date="2013-10-19T02:16:00Z">
                <w:pPr>
                  <w:pStyle w:val="XML1"/>
                </w:pPr>
              </w:pPrChange>
            </w:pPr>
            <w:ins w:id="9140" w:author="aas" w:date="2013-10-14T02:06:00Z">
              <w:del w:id="9141" w:author="Anees Shaikh" w:date="2013-10-19T02:16:00Z">
                <w:r w:rsidDel="00E067A3">
                  <w:delText xml:space="preserve">                                  namespace="##other" processContents="lax"/&gt;</w:delText>
                </w:r>
              </w:del>
            </w:ins>
          </w:p>
          <w:p w14:paraId="726CACE9" w14:textId="3D38B8BB" w:rsidR="00874469" w:rsidDel="00E067A3" w:rsidRDefault="00874469">
            <w:pPr>
              <w:pStyle w:val="Appx"/>
              <w:rPr>
                <w:ins w:id="9142" w:author="aas" w:date="2013-10-14T02:06:00Z"/>
                <w:del w:id="9143" w:author="Anees Shaikh" w:date="2013-10-19T02:16:00Z"/>
              </w:rPr>
              <w:pPrChange w:id="9144" w:author="Anees Shaikh" w:date="2013-10-19T02:16:00Z">
                <w:pPr>
                  <w:pStyle w:val="XML1"/>
                </w:pPr>
              </w:pPrChange>
            </w:pPr>
            <w:ins w:id="9145" w:author="aas" w:date="2013-10-14T02:06:00Z">
              <w:del w:id="9146" w:author="Anees Shaikh" w:date="2013-10-19T02:16:00Z">
                <w:r w:rsidDel="00E067A3">
                  <w:delText xml:space="preserve">                        &lt;/xs:sequence&gt;</w:delText>
                </w:r>
              </w:del>
            </w:ins>
          </w:p>
          <w:p w14:paraId="4E325E3B" w14:textId="4413BC1E" w:rsidR="00874469" w:rsidDel="00E067A3" w:rsidRDefault="00874469">
            <w:pPr>
              <w:pStyle w:val="Appx"/>
              <w:rPr>
                <w:ins w:id="9147" w:author="aas" w:date="2013-10-14T02:06:00Z"/>
                <w:del w:id="9148" w:author="Anees Shaikh" w:date="2013-10-19T02:16:00Z"/>
              </w:rPr>
              <w:pPrChange w:id="9149" w:author="Anees Shaikh" w:date="2013-10-19T02:16:00Z">
                <w:pPr>
                  <w:pStyle w:val="XML1"/>
                </w:pPr>
              </w:pPrChange>
            </w:pPr>
            <w:ins w:id="9150" w:author="aas" w:date="2013-10-14T02:06:00Z">
              <w:del w:id="9151" w:author="Anees Shaikh" w:date="2013-10-19T02:16:00Z">
                <w:r w:rsidDel="00E067A3">
                  <w:delText xml:space="preserve">                      &lt;/xs:complexType&gt;</w:delText>
                </w:r>
              </w:del>
            </w:ins>
          </w:p>
          <w:p w14:paraId="7D55D35F" w14:textId="4424B11A" w:rsidR="00874469" w:rsidDel="00E067A3" w:rsidRDefault="00874469">
            <w:pPr>
              <w:pStyle w:val="Appx"/>
              <w:rPr>
                <w:ins w:id="9152" w:author="aas" w:date="2013-10-14T02:06:00Z"/>
                <w:del w:id="9153" w:author="Anees Shaikh" w:date="2013-10-19T02:16:00Z"/>
              </w:rPr>
              <w:pPrChange w:id="9154" w:author="Anees Shaikh" w:date="2013-10-19T02:16:00Z">
                <w:pPr>
                  <w:pStyle w:val="XML1"/>
                </w:pPr>
              </w:pPrChange>
            </w:pPr>
            <w:ins w:id="9155" w:author="aas" w:date="2013-10-14T02:06:00Z">
              <w:del w:id="9156" w:author="Anees Shaikh" w:date="2013-10-19T02:16:00Z">
                <w:r w:rsidDel="00E067A3">
                  <w:delText xml:space="preserve">                    &lt;/xs:element&gt;</w:delText>
                </w:r>
              </w:del>
            </w:ins>
          </w:p>
          <w:p w14:paraId="609AF0D3" w14:textId="4EAB02FE" w:rsidR="00874469" w:rsidDel="00E067A3" w:rsidRDefault="00874469">
            <w:pPr>
              <w:pStyle w:val="Appx"/>
              <w:rPr>
                <w:ins w:id="9157" w:author="aas" w:date="2013-10-14T02:06:00Z"/>
                <w:del w:id="9158" w:author="Anees Shaikh" w:date="2013-10-19T02:16:00Z"/>
              </w:rPr>
              <w:pPrChange w:id="9159" w:author="Anees Shaikh" w:date="2013-10-19T02:16:00Z">
                <w:pPr>
                  <w:pStyle w:val="XML1"/>
                </w:pPr>
              </w:pPrChange>
            </w:pPr>
            <w:ins w:id="9160" w:author="aas" w:date="2013-10-14T02:06:00Z">
              <w:del w:id="9161" w:author="Anees Shaikh" w:date="2013-10-19T02:16:00Z">
                <w:r w:rsidDel="00E067A3">
                  <w:delText xml:space="preserve">                    &lt;xs:element name="state" minOccurs="0"&gt;</w:delText>
                </w:r>
              </w:del>
            </w:ins>
          </w:p>
          <w:p w14:paraId="3315BEAC" w14:textId="0F8ECCC0" w:rsidR="00874469" w:rsidDel="00E067A3" w:rsidRDefault="00874469">
            <w:pPr>
              <w:pStyle w:val="Appx"/>
              <w:rPr>
                <w:ins w:id="9162" w:author="aas" w:date="2013-10-14T02:06:00Z"/>
                <w:del w:id="9163" w:author="Anees Shaikh" w:date="2013-10-19T02:16:00Z"/>
              </w:rPr>
              <w:pPrChange w:id="9164" w:author="Anees Shaikh" w:date="2013-10-19T02:16:00Z">
                <w:pPr>
                  <w:pStyle w:val="XML1"/>
                </w:pPr>
              </w:pPrChange>
            </w:pPr>
            <w:ins w:id="9165" w:author="aas" w:date="2013-10-14T02:06:00Z">
              <w:del w:id="9166" w:author="Anees Shaikh" w:date="2013-10-19T02:16:00Z">
                <w:r w:rsidDel="00E067A3">
                  <w:delText xml:space="preserve">                      &lt;xs:annotation&gt;</w:delText>
                </w:r>
              </w:del>
            </w:ins>
          </w:p>
          <w:p w14:paraId="6440952A" w14:textId="7451A7E1" w:rsidR="00874469" w:rsidDel="00E067A3" w:rsidRDefault="00874469">
            <w:pPr>
              <w:pStyle w:val="Appx"/>
              <w:rPr>
                <w:ins w:id="9167" w:author="aas" w:date="2013-10-14T02:06:00Z"/>
                <w:del w:id="9168" w:author="Anees Shaikh" w:date="2013-10-19T02:16:00Z"/>
              </w:rPr>
              <w:pPrChange w:id="9169" w:author="Anees Shaikh" w:date="2013-10-19T02:16:00Z">
                <w:pPr>
                  <w:pStyle w:val="XML1"/>
                </w:pPr>
              </w:pPrChange>
            </w:pPr>
            <w:ins w:id="9170" w:author="aas" w:date="2013-10-14T02:06:00Z">
              <w:del w:id="9171" w:author="Anees Shaikh" w:date="2013-10-19T02:16:00Z">
                <w:r w:rsidDel="00E067A3">
                  <w:delText xml:space="preserve">                        &lt;xs:documentation&gt;</w:delText>
                </w:r>
              </w:del>
            </w:ins>
          </w:p>
          <w:p w14:paraId="1CA74D71" w14:textId="7BA26389" w:rsidR="00874469" w:rsidDel="00E067A3" w:rsidRDefault="00874469">
            <w:pPr>
              <w:pStyle w:val="Appx"/>
              <w:rPr>
                <w:ins w:id="9172" w:author="aas" w:date="2013-10-14T02:06:00Z"/>
                <w:del w:id="9173" w:author="Anees Shaikh" w:date="2013-10-19T02:16:00Z"/>
              </w:rPr>
              <w:pPrChange w:id="9174" w:author="Anees Shaikh" w:date="2013-10-19T02:16:00Z">
                <w:pPr>
                  <w:pStyle w:val="XML1"/>
                </w:pPr>
              </w:pPrChange>
            </w:pPr>
            <w:ins w:id="9175" w:author="aas" w:date="2013-10-14T02:06:00Z">
              <w:del w:id="9176" w:author="Anees Shaikh" w:date="2013-10-19T02:16:00Z">
                <w:r w:rsidDel="00E067A3">
                  <w:delText xml:space="preserve">                          This element represents the general operational state of the OpenFlow</w:delText>
                </w:r>
              </w:del>
            </w:ins>
          </w:p>
          <w:p w14:paraId="5952B214" w14:textId="1FD18844" w:rsidR="00874469" w:rsidDel="00E067A3" w:rsidRDefault="00874469">
            <w:pPr>
              <w:pStyle w:val="Appx"/>
              <w:rPr>
                <w:ins w:id="9177" w:author="aas" w:date="2013-10-14T02:06:00Z"/>
                <w:del w:id="9178" w:author="Anees Shaikh" w:date="2013-10-19T02:16:00Z"/>
              </w:rPr>
              <w:pPrChange w:id="9179" w:author="Anees Shaikh" w:date="2013-10-19T02:16:00Z">
                <w:pPr>
                  <w:pStyle w:val="XML1"/>
                </w:pPr>
              </w:pPrChange>
            </w:pPr>
            <w:ins w:id="9180" w:author="aas" w:date="2013-10-14T02:06:00Z">
              <w:del w:id="9181" w:author="Anees Shaikh" w:date="2013-10-19T02:16:00Z">
                <w:r w:rsidDel="00E067A3">
                  <w:delText xml:space="preserve">                                 Port.</w:delText>
                </w:r>
              </w:del>
            </w:ins>
          </w:p>
          <w:p w14:paraId="548694C9" w14:textId="4465582B" w:rsidR="00874469" w:rsidDel="00E067A3" w:rsidRDefault="00874469">
            <w:pPr>
              <w:pStyle w:val="Appx"/>
              <w:rPr>
                <w:ins w:id="9182" w:author="aas" w:date="2013-10-14T02:06:00Z"/>
                <w:del w:id="9183" w:author="Anees Shaikh" w:date="2013-10-19T02:16:00Z"/>
              </w:rPr>
              <w:pPrChange w:id="9184" w:author="Anees Shaikh" w:date="2013-10-19T02:16:00Z">
                <w:pPr>
                  <w:pStyle w:val="XML1"/>
                </w:pPr>
              </w:pPrChange>
            </w:pPr>
            <w:ins w:id="9185" w:author="aas" w:date="2013-10-14T02:06:00Z">
              <w:del w:id="9186" w:author="Anees Shaikh" w:date="2013-10-19T02:16:00Z">
                <w:r w:rsidDel="00E067A3">
                  <w:delText xml:space="preserve">                        &lt;/xs:documentation&gt;</w:delText>
                </w:r>
              </w:del>
            </w:ins>
          </w:p>
          <w:p w14:paraId="4A06D5F6" w14:textId="7AEF817E" w:rsidR="00874469" w:rsidDel="00E067A3" w:rsidRDefault="00874469">
            <w:pPr>
              <w:pStyle w:val="Appx"/>
              <w:rPr>
                <w:ins w:id="9187" w:author="aas" w:date="2013-10-14T02:06:00Z"/>
                <w:del w:id="9188" w:author="Anees Shaikh" w:date="2013-10-19T02:16:00Z"/>
              </w:rPr>
              <w:pPrChange w:id="9189" w:author="Anees Shaikh" w:date="2013-10-19T02:16:00Z">
                <w:pPr>
                  <w:pStyle w:val="XML1"/>
                </w:pPr>
              </w:pPrChange>
            </w:pPr>
            <w:ins w:id="9190" w:author="aas" w:date="2013-10-14T02:06:00Z">
              <w:del w:id="9191" w:author="Anees Shaikh" w:date="2013-10-19T02:16:00Z">
                <w:r w:rsidDel="00E067A3">
                  <w:delText xml:space="preserve">                      &lt;/xs:annotation&gt;</w:delText>
                </w:r>
              </w:del>
            </w:ins>
          </w:p>
          <w:p w14:paraId="034B0A46" w14:textId="5147C904" w:rsidR="00874469" w:rsidDel="00E067A3" w:rsidRDefault="00874469">
            <w:pPr>
              <w:pStyle w:val="Appx"/>
              <w:rPr>
                <w:ins w:id="9192" w:author="aas" w:date="2013-10-14T02:06:00Z"/>
                <w:del w:id="9193" w:author="Anees Shaikh" w:date="2013-10-19T02:16:00Z"/>
              </w:rPr>
              <w:pPrChange w:id="9194" w:author="Anees Shaikh" w:date="2013-10-19T02:16:00Z">
                <w:pPr>
                  <w:pStyle w:val="XML1"/>
                </w:pPr>
              </w:pPrChange>
            </w:pPr>
            <w:ins w:id="9195" w:author="aas" w:date="2013-10-14T02:06:00Z">
              <w:del w:id="9196" w:author="Anees Shaikh" w:date="2013-10-19T02:16:00Z">
                <w:r w:rsidDel="00E067A3">
                  <w:delText xml:space="preserve">                      &lt;xs:complexType&gt;</w:delText>
                </w:r>
              </w:del>
            </w:ins>
          </w:p>
          <w:p w14:paraId="70D5D2FA" w14:textId="49F77D3D" w:rsidR="00874469" w:rsidDel="00E067A3" w:rsidRDefault="00874469">
            <w:pPr>
              <w:pStyle w:val="Appx"/>
              <w:rPr>
                <w:ins w:id="9197" w:author="aas" w:date="2013-10-14T02:06:00Z"/>
                <w:del w:id="9198" w:author="Anees Shaikh" w:date="2013-10-19T02:16:00Z"/>
              </w:rPr>
              <w:pPrChange w:id="9199" w:author="Anees Shaikh" w:date="2013-10-19T02:16:00Z">
                <w:pPr>
                  <w:pStyle w:val="XML1"/>
                </w:pPr>
              </w:pPrChange>
            </w:pPr>
            <w:ins w:id="9200" w:author="aas" w:date="2013-10-14T02:06:00Z">
              <w:del w:id="9201" w:author="Anees Shaikh" w:date="2013-10-19T02:16:00Z">
                <w:r w:rsidDel="00E067A3">
                  <w:delText xml:space="preserve">                        &lt;xs:sequence&gt;</w:delText>
                </w:r>
              </w:del>
            </w:ins>
          </w:p>
          <w:p w14:paraId="560BBFD3" w14:textId="368C5E62" w:rsidR="00874469" w:rsidDel="00E067A3" w:rsidRDefault="00874469">
            <w:pPr>
              <w:pStyle w:val="Appx"/>
              <w:rPr>
                <w:ins w:id="9202" w:author="aas" w:date="2013-10-14T02:06:00Z"/>
                <w:del w:id="9203" w:author="Anees Shaikh" w:date="2013-10-19T02:16:00Z"/>
              </w:rPr>
              <w:pPrChange w:id="9204" w:author="Anees Shaikh" w:date="2013-10-19T02:16:00Z">
                <w:pPr>
                  <w:pStyle w:val="XML1"/>
                </w:pPr>
              </w:pPrChange>
            </w:pPr>
            <w:ins w:id="9205" w:author="aas" w:date="2013-10-14T02:06:00Z">
              <w:del w:id="9206" w:author="Anees Shaikh" w:date="2013-10-19T02:16:00Z">
                <w:r w:rsidDel="00E067A3">
                  <w:delText xml:space="preserve">                          &lt;xs:element name="oper-state" minOccurs="0"  type="OFUpDownStateType"&gt;</w:delText>
                </w:r>
              </w:del>
            </w:ins>
          </w:p>
          <w:p w14:paraId="1BCAEDED" w14:textId="420DAB8B" w:rsidR="00874469" w:rsidDel="00E067A3" w:rsidRDefault="00874469">
            <w:pPr>
              <w:pStyle w:val="Appx"/>
              <w:rPr>
                <w:ins w:id="9207" w:author="aas" w:date="2013-10-14T02:06:00Z"/>
                <w:del w:id="9208" w:author="Anees Shaikh" w:date="2013-10-19T02:16:00Z"/>
              </w:rPr>
              <w:pPrChange w:id="9209" w:author="Anees Shaikh" w:date="2013-10-19T02:16:00Z">
                <w:pPr>
                  <w:pStyle w:val="XML1"/>
                </w:pPr>
              </w:pPrChange>
            </w:pPr>
            <w:ins w:id="9210" w:author="aas" w:date="2013-10-14T02:06:00Z">
              <w:del w:id="9211" w:author="Anees Shaikh" w:date="2013-10-19T02:16:00Z">
                <w:r w:rsidDel="00E067A3">
                  <w:delText xml:space="preserve">                            &lt;xs:annotation&gt;</w:delText>
                </w:r>
              </w:del>
            </w:ins>
          </w:p>
          <w:p w14:paraId="531662A1" w14:textId="011B3749" w:rsidR="00874469" w:rsidDel="00E067A3" w:rsidRDefault="00874469">
            <w:pPr>
              <w:pStyle w:val="Appx"/>
              <w:rPr>
                <w:ins w:id="9212" w:author="aas" w:date="2013-10-14T02:06:00Z"/>
                <w:del w:id="9213" w:author="Anees Shaikh" w:date="2013-10-19T02:16:00Z"/>
              </w:rPr>
              <w:pPrChange w:id="9214" w:author="Anees Shaikh" w:date="2013-10-19T02:16:00Z">
                <w:pPr>
                  <w:pStyle w:val="XML1"/>
                </w:pPr>
              </w:pPrChange>
            </w:pPr>
            <w:ins w:id="9215" w:author="aas" w:date="2013-10-14T02:06:00Z">
              <w:del w:id="9216" w:author="Anees Shaikh" w:date="2013-10-19T02:16:00Z">
                <w:r w:rsidDel="00E067A3">
                  <w:delText xml:space="preserve">                              &lt;xs:documentation&gt;</w:delText>
                </w:r>
              </w:del>
            </w:ins>
          </w:p>
          <w:p w14:paraId="1CD2A9E9" w14:textId="0C24A644" w:rsidR="00874469" w:rsidDel="00E067A3" w:rsidRDefault="00874469">
            <w:pPr>
              <w:pStyle w:val="Appx"/>
              <w:rPr>
                <w:ins w:id="9217" w:author="aas" w:date="2013-10-14T02:06:00Z"/>
                <w:del w:id="9218" w:author="Anees Shaikh" w:date="2013-10-19T02:16:00Z"/>
              </w:rPr>
              <w:pPrChange w:id="9219" w:author="Anees Shaikh" w:date="2013-10-19T02:16:00Z">
                <w:pPr>
                  <w:pStyle w:val="XML1"/>
                </w:pPr>
              </w:pPrChange>
            </w:pPr>
            <w:ins w:id="9220" w:author="aas" w:date="2013-10-14T02:06:00Z">
              <w:del w:id="9221" w:author="Anees Shaikh" w:date="2013-10-19T02:16:00Z">
                <w:r w:rsidDel="00E067A3">
                  <w:delText xml:space="preserve">                                If the value of this element is 'down', it indicates that there is no</w:delText>
                </w:r>
              </w:del>
            </w:ins>
          </w:p>
          <w:p w14:paraId="58CD06F1" w14:textId="750B41C3" w:rsidR="00874469" w:rsidDel="00E067A3" w:rsidRDefault="00874469">
            <w:pPr>
              <w:pStyle w:val="Appx"/>
              <w:rPr>
                <w:ins w:id="9222" w:author="aas" w:date="2013-10-14T02:06:00Z"/>
                <w:del w:id="9223" w:author="Anees Shaikh" w:date="2013-10-19T02:16:00Z"/>
              </w:rPr>
              <w:pPrChange w:id="9224" w:author="Anees Shaikh" w:date="2013-10-19T02:16:00Z">
                <w:pPr>
                  <w:pStyle w:val="XML1"/>
                </w:pPr>
              </w:pPrChange>
            </w:pPr>
            <w:ins w:id="9225" w:author="aas" w:date="2013-10-14T02:06:00Z">
              <w:del w:id="9226" w:author="Anees Shaikh" w:date="2013-10-19T02:16:00Z">
                <w:r w:rsidDel="00E067A3">
                  <w:delText xml:space="preserve">                                       physical link present.</w:delText>
                </w:r>
              </w:del>
            </w:ins>
          </w:p>
          <w:p w14:paraId="4C902756" w14:textId="70EC2E6F" w:rsidR="00874469" w:rsidDel="00E067A3" w:rsidRDefault="00874469">
            <w:pPr>
              <w:pStyle w:val="Appx"/>
              <w:rPr>
                <w:ins w:id="9227" w:author="aas" w:date="2013-10-14T02:06:00Z"/>
                <w:del w:id="9228" w:author="Anees Shaikh" w:date="2013-10-19T02:16:00Z"/>
              </w:rPr>
              <w:pPrChange w:id="9229" w:author="Anees Shaikh" w:date="2013-10-19T02:16:00Z">
                <w:pPr>
                  <w:pStyle w:val="XML1"/>
                </w:pPr>
              </w:pPrChange>
            </w:pPr>
            <w:ins w:id="9230" w:author="aas" w:date="2013-10-14T02:06:00Z">
              <w:del w:id="9231" w:author="Anees Shaikh" w:date="2013-10-19T02:16:00Z">
                <w:r w:rsidDel="00E067A3">
                  <w:delText xml:space="preserve">                              &lt;/xs:documentation&gt;</w:delText>
                </w:r>
              </w:del>
            </w:ins>
          </w:p>
          <w:p w14:paraId="5141FBA3" w14:textId="2FBE3ED4" w:rsidR="00874469" w:rsidDel="00E067A3" w:rsidRDefault="00874469">
            <w:pPr>
              <w:pStyle w:val="Appx"/>
              <w:rPr>
                <w:ins w:id="9232" w:author="aas" w:date="2013-10-14T02:06:00Z"/>
                <w:del w:id="9233" w:author="Anees Shaikh" w:date="2013-10-19T02:16:00Z"/>
              </w:rPr>
              <w:pPrChange w:id="9234" w:author="Anees Shaikh" w:date="2013-10-19T02:16:00Z">
                <w:pPr>
                  <w:pStyle w:val="XML1"/>
                </w:pPr>
              </w:pPrChange>
            </w:pPr>
            <w:ins w:id="9235" w:author="aas" w:date="2013-10-14T02:06:00Z">
              <w:del w:id="9236" w:author="Anees Shaikh" w:date="2013-10-19T02:16:00Z">
                <w:r w:rsidDel="00E067A3">
                  <w:delText xml:space="preserve">                            &lt;/xs:annotation&gt;</w:delText>
                </w:r>
              </w:del>
            </w:ins>
          </w:p>
          <w:p w14:paraId="6B5F7D8B" w14:textId="307D1113" w:rsidR="00874469" w:rsidDel="00E067A3" w:rsidRDefault="00874469">
            <w:pPr>
              <w:pStyle w:val="Appx"/>
              <w:rPr>
                <w:ins w:id="9237" w:author="aas" w:date="2013-10-14T02:06:00Z"/>
                <w:del w:id="9238" w:author="Anees Shaikh" w:date="2013-10-19T02:16:00Z"/>
              </w:rPr>
              <w:pPrChange w:id="9239" w:author="Anees Shaikh" w:date="2013-10-19T02:16:00Z">
                <w:pPr>
                  <w:pStyle w:val="XML1"/>
                </w:pPr>
              </w:pPrChange>
            </w:pPr>
            <w:ins w:id="9240" w:author="aas" w:date="2013-10-14T02:06:00Z">
              <w:del w:id="9241" w:author="Anees Shaikh" w:date="2013-10-19T02:16:00Z">
                <w:r w:rsidDel="00E067A3">
                  <w:delText xml:space="preserve">                          &lt;/xs:element&gt;</w:delText>
                </w:r>
              </w:del>
            </w:ins>
          </w:p>
          <w:p w14:paraId="49603BD3" w14:textId="4904D95F" w:rsidR="00874469" w:rsidDel="00E067A3" w:rsidRDefault="00874469">
            <w:pPr>
              <w:pStyle w:val="Appx"/>
              <w:rPr>
                <w:ins w:id="9242" w:author="aas" w:date="2013-10-14T02:06:00Z"/>
                <w:del w:id="9243" w:author="Anees Shaikh" w:date="2013-10-19T02:16:00Z"/>
              </w:rPr>
              <w:pPrChange w:id="9244" w:author="Anees Shaikh" w:date="2013-10-19T02:16:00Z">
                <w:pPr>
                  <w:pStyle w:val="XML1"/>
                </w:pPr>
              </w:pPrChange>
            </w:pPr>
            <w:ins w:id="9245" w:author="aas" w:date="2013-10-14T02:06:00Z">
              <w:del w:id="9246" w:author="Anees Shaikh" w:date="2013-10-19T02:16:00Z">
                <w:r w:rsidDel="00E067A3">
                  <w:delText xml:space="preserve">                          &lt;xs:element name="blocked" minOccurs="0"  type="xs:boolean"&gt;</w:delText>
                </w:r>
              </w:del>
            </w:ins>
          </w:p>
          <w:p w14:paraId="0BE3F116" w14:textId="5A13F8B0" w:rsidR="00874469" w:rsidDel="00E067A3" w:rsidRDefault="00874469">
            <w:pPr>
              <w:pStyle w:val="Appx"/>
              <w:rPr>
                <w:ins w:id="9247" w:author="aas" w:date="2013-10-14T02:06:00Z"/>
                <w:del w:id="9248" w:author="Anees Shaikh" w:date="2013-10-19T02:16:00Z"/>
              </w:rPr>
              <w:pPrChange w:id="9249" w:author="Anees Shaikh" w:date="2013-10-19T02:16:00Z">
                <w:pPr>
                  <w:pStyle w:val="XML1"/>
                </w:pPr>
              </w:pPrChange>
            </w:pPr>
            <w:ins w:id="9250" w:author="aas" w:date="2013-10-14T02:06:00Z">
              <w:del w:id="9251" w:author="Anees Shaikh" w:date="2013-10-19T02:16:00Z">
                <w:r w:rsidDel="00E067A3">
                  <w:delText xml:space="preserve">                            &lt;xs:annotation&gt;</w:delText>
                </w:r>
              </w:del>
            </w:ins>
          </w:p>
          <w:p w14:paraId="42A48DE4" w14:textId="4B556913" w:rsidR="00874469" w:rsidDel="00E067A3" w:rsidRDefault="00874469">
            <w:pPr>
              <w:pStyle w:val="Appx"/>
              <w:rPr>
                <w:ins w:id="9252" w:author="aas" w:date="2013-10-14T02:06:00Z"/>
                <w:del w:id="9253" w:author="Anees Shaikh" w:date="2013-10-19T02:16:00Z"/>
              </w:rPr>
              <w:pPrChange w:id="9254" w:author="Anees Shaikh" w:date="2013-10-19T02:16:00Z">
                <w:pPr>
                  <w:pStyle w:val="XML1"/>
                </w:pPr>
              </w:pPrChange>
            </w:pPr>
            <w:ins w:id="9255" w:author="aas" w:date="2013-10-14T02:06:00Z">
              <w:del w:id="9256" w:author="Anees Shaikh" w:date="2013-10-19T02:16:00Z">
                <w:r w:rsidDel="00E067A3">
                  <w:delText xml:space="preserve">                              &lt;xs:documentation&gt;</w:delText>
                </w:r>
              </w:del>
            </w:ins>
          </w:p>
          <w:p w14:paraId="3DE446CF" w14:textId="26ACE874" w:rsidR="00874469" w:rsidDel="00E067A3" w:rsidRDefault="00874469">
            <w:pPr>
              <w:pStyle w:val="Appx"/>
              <w:rPr>
                <w:ins w:id="9257" w:author="aas" w:date="2013-10-14T02:06:00Z"/>
                <w:del w:id="9258" w:author="Anees Shaikh" w:date="2013-10-19T02:16:00Z"/>
              </w:rPr>
              <w:pPrChange w:id="9259" w:author="Anees Shaikh" w:date="2013-10-19T02:16:00Z">
                <w:pPr>
                  <w:pStyle w:val="XML1"/>
                </w:pPr>
              </w:pPrChange>
            </w:pPr>
            <w:ins w:id="9260" w:author="aas" w:date="2013-10-14T02:06:00Z">
              <w:del w:id="9261" w:author="Anees Shaikh" w:date="2013-10-19T02:16:00Z">
                <w:r w:rsidDel="00E067A3">
                  <w:delText xml:space="preserve">                                If the value of this element is 'true', it indicates that a switch</w:delText>
                </w:r>
              </w:del>
            </w:ins>
          </w:p>
          <w:p w14:paraId="797D4B03" w14:textId="525E68DB" w:rsidR="00874469" w:rsidDel="00E067A3" w:rsidRDefault="00874469">
            <w:pPr>
              <w:pStyle w:val="Appx"/>
              <w:rPr>
                <w:ins w:id="9262" w:author="aas" w:date="2013-10-14T02:06:00Z"/>
                <w:del w:id="9263" w:author="Anees Shaikh" w:date="2013-10-19T02:16:00Z"/>
              </w:rPr>
              <w:pPrChange w:id="9264" w:author="Anees Shaikh" w:date="2013-10-19T02:16:00Z">
                <w:pPr>
                  <w:pStyle w:val="XML1"/>
                </w:pPr>
              </w:pPrChange>
            </w:pPr>
            <w:ins w:id="9265" w:author="aas" w:date="2013-10-14T02:06:00Z">
              <w:del w:id="9266" w:author="Anees Shaikh" w:date="2013-10-19T02:16:00Z">
                <w:r w:rsidDel="00E067A3">
                  <w:delText xml:space="preserve">                                       protocol outside of OpenFlow, such as 802.1D Spanning Tree, is</w:delText>
                </w:r>
              </w:del>
            </w:ins>
          </w:p>
          <w:p w14:paraId="56B3ADCC" w14:textId="392DBF87" w:rsidR="00874469" w:rsidDel="00E067A3" w:rsidRDefault="00874469">
            <w:pPr>
              <w:pStyle w:val="Appx"/>
              <w:rPr>
                <w:ins w:id="9267" w:author="aas" w:date="2013-10-14T02:06:00Z"/>
                <w:del w:id="9268" w:author="Anees Shaikh" w:date="2013-10-19T02:16:00Z"/>
              </w:rPr>
              <w:pPrChange w:id="9269" w:author="Anees Shaikh" w:date="2013-10-19T02:16:00Z">
                <w:pPr>
                  <w:pStyle w:val="XML1"/>
                </w:pPr>
              </w:pPrChange>
            </w:pPr>
            <w:ins w:id="9270" w:author="aas" w:date="2013-10-14T02:06:00Z">
              <w:del w:id="9271" w:author="Anees Shaikh" w:date="2013-10-19T02:16:00Z">
                <w:r w:rsidDel="00E067A3">
                  <w:delText xml:space="preserve">                                       preventing the use of this OpenFlow port for OpenFlow</w:delText>
                </w:r>
              </w:del>
            </w:ins>
          </w:p>
          <w:p w14:paraId="461F40C1" w14:textId="2B197E1A" w:rsidR="00874469" w:rsidDel="00E067A3" w:rsidRDefault="00874469">
            <w:pPr>
              <w:pStyle w:val="Appx"/>
              <w:rPr>
                <w:ins w:id="9272" w:author="aas" w:date="2013-10-14T02:06:00Z"/>
                <w:del w:id="9273" w:author="Anees Shaikh" w:date="2013-10-19T02:16:00Z"/>
              </w:rPr>
              <w:pPrChange w:id="9274" w:author="Anees Shaikh" w:date="2013-10-19T02:16:00Z">
                <w:pPr>
                  <w:pStyle w:val="XML1"/>
                </w:pPr>
              </w:pPrChange>
            </w:pPr>
            <w:ins w:id="9275" w:author="aas" w:date="2013-10-14T02:06:00Z">
              <w:del w:id="9276" w:author="Anees Shaikh" w:date="2013-10-19T02:16:00Z">
                <w:r w:rsidDel="00E067A3">
                  <w:delText xml:space="preserve">                                       flooding.</w:delText>
                </w:r>
              </w:del>
            </w:ins>
          </w:p>
          <w:p w14:paraId="3803F731" w14:textId="0C07800B" w:rsidR="00874469" w:rsidDel="00E067A3" w:rsidRDefault="00874469">
            <w:pPr>
              <w:pStyle w:val="Appx"/>
              <w:rPr>
                <w:ins w:id="9277" w:author="aas" w:date="2013-10-14T02:06:00Z"/>
                <w:del w:id="9278" w:author="Anees Shaikh" w:date="2013-10-19T02:16:00Z"/>
              </w:rPr>
              <w:pPrChange w:id="9279" w:author="Anees Shaikh" w:date="2013-10-19T02:16:00Z">
                <w:pPr>
                  <w:pStyle w:val="XML1"/>
                </w:pPr>
              </w:pPrChange>
            </w:pPr>
            <w:ins w:id="9280" w:author="aas" w:date="2013-10-14T02:06:00Z">
              <w:del w:id="9281" w:author="Anees Shaikh" w:date="2013-10-19T02:16:00Z">
                <w:r w:rsidDel="00E067A3">
                  <w:delText xml:space="preserve">                              &lt;/xs:documentation&gt;</w:delText>
                </w:r>
              </w:del>
            </w:ins>
          </w:p>
          <w:p w14:paraId="0B2EECCB" w14:textId="16C7DC3F" w:rsidR="00874469" w:rsidDel="00E067A3" w:rsidRDefault="00874469">
            <w:pPr>
              <w:pStyle w:val="Appx"/>
              <w:rPr>
                <w:ins w:id="9282" w:author="aas" w:date="2013-10-14T02:06:00Z"/>
                <w:del w:id="9283" w:author="Anees Shaikh" w:date="2013-10-19T02:16:00Z"/>
              </w:rPr>
              <w:pPrChange w:id="9284" w:author="Anees Shaikh" w:date="2013-10-19T02:16:00Z">
                <w:pPr>
                  <w:pStyle w:val="XML1"/>
                </w:pPr>
              </w:pPrChange>
            </w:pPr>
            <w:ins w:id="9285" w:author="aas" w:date="2013-10-14T02:06:00Z">
              <w:del w:id="9286" w:author="Anees Shaikh" w:date="2013-10-19T02:16:00Z">
                <w:r w:rsidDel="00E067A3">
                  <w:delText xml:space="preserve">                            &lt;/xs:annotation&gt;</w:delText>
                </w:r>
              </w:del>
            </w:ins>
          </w:p>
          <w:p w14:paraId="223EE0FE" w14:textId="0C5923D9" w:rsidR="00874469" w:rsidDel="00E067A3" w:rsidRDefault="00874469">
            <w:pPr>
              <w:pStyle w:val="Appx"/>
              <w:rPr>
                <w:ins w:id="9287" w:author="aas" w:date="2013-10-14T02:06:00Z"/>
                <w:del w:id="9288" w:author="Anees Shaikh" w:date="2013-10-19T02:16:00Z"/>
              </w:rPr>
              <w:pPrChange w:id="9289" w:author="Anees Shaikh" w:date="2013-10-19T02:16:00Z">
                <w:pPr>
                  <w:pStyle w:val="XML1"/>
                </w:pPr>
              </w:pPrChange>
            </w:pPr>
            <w:ins w:id="9290" w:author="aas" w:date="2013-10-14T02:06:00Z">
              <w:del w:id="9291" w:author="Anees Shaikh" w:date="2013-10-19T02:16:00Z">
                <w:r w:rsidDel="00E067A3">
                  <w:delText xml:space="preserve">                          &lt;/xs:element&gt;</w:delText>
                </w:r>
              </w:del>
            </w:ins>
          </w:p>
          <w:p w14:paraId="614A416B" w14:textId="4EBD9A77" w:rsidR="00874469" w:rsidDel="00E067A3" w:rsidRDefault="00874469">
            <w:pPr>
              <w:pStyle w:val="Appx"/>
              <w:rPr>
                <w:ins w:id="9292" w:author="aas" w:date="2013-10-14T02:06:00Z"/>
                <w:del w:id="9293" w:author="Anees Shaikh" w:date="2013-10-19T02:16:00Z"/>
              </w:rPr>
              <w:pPrChange w:id="9294" w:author="Anees Shaikh" w:date="2013-10-19T02:16:00Z">
                <w:pPr>
                  <w:pStyle w:val="XML1"/>
                </w:pPr>
              </w:pPrChange>
            </w:pPr>
            <w:ins w:id="9295" w:author="aas" w:date="2013-10-14T02:06:00Z">
              <w:del w:id="9296" w:author="Anees Shaikh" w:date="2013-10-19T02:16:00Z">
                <w:r w:rsidDel="00E067A3">
                  <w:delText xml:space="preserve">                          &lt;xs:element name="live" minOccurs="0"  type="xs:boolean"&gt;</w:delText>
                </w:r>
              </w:del>
            </w:ins>
          </w:p>
          <w:p w14:paraId="78BC9B35" w14:textId="5ADBAA22" w:rsidR="00874469" w:rsidDel="00E067A3" w:rsidRDefault="00874469">
            <w:pPr>
              <w:pStyle w:val="Appx"/>
              <w:rPr>
                <w:ins w:id="9297" w:author="aas" w:date="2013-10-14T02:06:00Z"/>
                <w:del w:id="9298" w:author="Anees Shaikh" w:date="2013-10-19T02:16:00Z"/>
              </w:rPr>
              <w:pPrChange w:id="9299" w:author="Anees Shaikh" w:date="2013-10-19T02:16:00Z">
                <w:pPr>
                  <w:pStyle w:val="XML1"/>
                </w:pPr>
              </w:pPrChange>
            </w:pPr>
            <w:ins w:id="9300" w:author="aas" w:date="2013-10-14T02:06:00Z">
              <w:del w:id="9301" w:author="Anees Shaikh" w:date="2013-10-19T02:16:00Z">
                <w:r w:rsidDel="00E067A3">
                  <w:delText xml:space="preserve">                            &lt;xs:annotation&gt;</w:delText>
                </w:r>
              </w:del>
            </w:ins>
          </w:p>
          <w:p w14:paraId="769B2B53" w14:textId="381AD190" w:rsidR="00874469" w:rsidDel="00E067A3" w:rsidRDefault="00874469">
            <w:pPr>
              <w:pStyle w:val="Appx"/>
              <w:rPr>
                <w:ins w:id="9302" w:author="aas" w:date="2013-10-14T02:06:00Z"/>
                <w:del w:id="9303" w:author="Anees Shaikh" w:date="2013-10-19T02:16:00Z"/>
              </w:rPr>
              <w:pPrChange w:id="9304" w:author="Anees Shaikh" w:date="2013-10-19T02:16:00Z">
                <w:pPr>
                  <w:pStyle w:val="XML1"/>
                </w:pPr>
              </w:pPrChange>
            </w:pPr>
            <w:ins w:id="9305" w:author="aas" w:date="2013-10-14T02:06:00Z">
              <w:del w:id="9306" w:author="Anees Shaikh" w:date="2013-10-19T02:16:00Z">
                <w:r w:rsidDel="00E067A3">
                  <w:delText xml:space="preserve">                              &lt;xs:documentation&gt;</w:delText>
                </w:r>
              </w:del>
            </w:ins>
          </w:p>
          <w:p w14:paraId="39D9FEB9" w14:textId="5B35597C" w:rsidR="00874469" w:rsidDel="00E067A3" w:rsidRDefault="00874469">
            <w:pPr>
              <w:pStyle w:val="Appx"/>
              <w:rPr>
                <w:ins w:id="9307" w:author="aas" w:date="2013-10-14T02:06:00Z"/>
                <w:del w:id="9308" w:author="Anees Shaikh" w:date="2013-10-19T02:16:00Z"/>
              </w:rPr>
              <w:pPrChange w:id="9309" w:author="Anees Shaikh" w:date="2013-10-19T02:16:00Z">
                <w:pPr>
                  <w:pStyle w:val="XML1"/>
                </w:pPr>
              </w:pPrChange>
            </w:pPr>
            <w:ins w:id="9310" w:author="aas" w:date="2013-10-14T02:06:00Z">
              <w:del w:id="9311" w:author="Anees Shaikh" w:date="2013-10-19T02:16:00Z">
                <w:r w:rsidDel="00E067A3">
                  <w:delText xml:space="preserve">                                If the value of this element is 'true', it indicates that this OpenFlow</w:delText>
                </w:r>
              </w:del>
            </w:ins>
          </w:p>
          <w:p w14:paraId="7B0DC483" w14:textId="28B6D81E" w:rsidR="00874469" w:rsidDel="00E067A3" w:rsidRDefault="00874469">
            <w:pPr>
              <w:pStyle w:val="Appx"/>
              <w:rPr>
                <w:ins w:id="9312" w:author="aas" w:date="2013-10-14T02:06:00Z"/>
                <w:del w:id="9313" w:author="Anees Shaikh" w:date="2013-10-19T02:16:00Z"/>
              </w:rPr>
              <w:pPrChange w:id="9314" w:author="Anees Shaikh" w:date="2013-10-19T02:16:00Z">
                <w:pPr>
                  <w:pStyle w:val="XML1"/>
                </w:pPr>
              </w:pPrChange>
            </w:pPr>
            <w:ins w:id="9315" w:author="aas" w:date="2013-10-14T02:06:00Z">
              <w:del w:id="9316" w:author="Anees Shaikh" w:date="2013-10-19T02:16:00Z">
                <w:r w:rsidDel="00E067A3">
                  <w:delText xml:space="preserve">                                       Port is live and can be used for fast failover.</w:delText>
                </w:r>
              </w:del>
            </w:ins>
          </w:p>
          <w:p w14:paraId="5A38D677" w14:textId="098DCA39" w:rsidR="00874469" w:rsidDel="00E067A3" w:rsidRDefault="00874469">
            <w:pPr>
              <w:pStyle w:val="Appx"/>
              <w:rPr>
                <w:ins w:id="9317" w:author="aas" w:date="2013-10-14T02:06:00Z"/>
                <w:del w:id="9318" w:author="Anees Shaikh" w:date="2013-10-19T02:16:00Z"/>
              </w:rPr>
              <w:pPrChange w:id="9319" w:author="Anees Shaikh" w:date="2013-10-19T02:16:00Z">
                <w:pPr>
                  <w:pStyle w:val="XML1"/>
                </w:pPr>
              </w:pPrChange>
            </w:pPr>
            <w:ins w:id="9320" w:author="aas" w:date="2013-10-14T02:06:00Z">
              <w:del w:id="9321" w:author="Anees Shaikh" w:date="2013-10-19T02:16:00Z">
                <w:r w:rsidDel="00E067A3">
                  <w:delText xml:space="preserve">                              &lt;/xs:documentation&gt;</w:delText>
                </w:r>
              </w:del>
            </w:ins>
          </w:p>
          <w:p w14:paraId="51887D41" w14:textId="1F939F96" w:rsidR="00874469" w:rsidDel="00E067A3" w:rsidRDefault="00874469">
            <w:pPr>
              <w:pStyle w:val="Appx"/>
              <w:rPr>
                <w:ins w:id="9322" w:author="aas" w:date="2013-10-14T02:06:00Z"/>
                <w:del w:id="9323" w:author="Anees Shaikh" w:date="2013-10-19T02:16:00Z"/>
              </w:rPr>
              <w:pPrChange w:id="9324" w:author="Anees Shaikh" w:date="2013-10-19T02:16:00Z">
                <w:pPr>
                  <w:pStyle w:val="XML1"/>
                </w:pPr>
              </w:pPrChange>
            </w:pPr>
            <w:ins w:id="9325" w:author="aas" w:date="2013-10-14T02:06:00Z">
              <w:del w:id="9326" w:author="Anees Shaikh" w:date="2013-10-19T02:16:00Z">
                <w:r w:rsidDel="00E067A3">
                  <w:delText xml:space="preserve">                            &lt;/xs:annotation&gt;</w:delText>
                </w:r>
              </w:del>
            </w:ins>
          </w:p>
          <w:p w14:paraId="7C3A0146" w14:textId="7D5DFDC7" w:rsidR="00874469" w:rsidDel="00E067A3" w:rsidRDefault="00874469">
            <w:pPr>
              <w:pStyle w:val="Appx"/>
              <w:rPr>
                <w:ins w:id="9327" w:author="aas" w:date="2013-10-14T02:06:00Z"/>
                <w:del w:id="9328" w:author="Anees Shaikh" w:date="2013-10-19T02:16:00Z"/>
              </w:rPr>
              <w:pPrChange w:id="9329" w:author="Anees Shaikh" w:date="2013-10-19T02:16:00Z">
                <w:pPr>
                  <w:pStyle w:val="XML1"/>
                </w:pPr>
              </w:pPrChange>
            </w:pPr>
            <w:ins w:id="9330" w:author="aas" w:date="2013-10-14T02:06:00Z">
              <w:del w:id="9331" w:author="Anees Shaikh" w:date="2013-10-19T02:16:00Z">
                <w:r w:rsidDel="00E067A3">
                  <w:delText xml:space="preserve">                          &lt;/xs:element&gt;</w:delText>
                </w:r>
              </w:del>
            </w:ins>
          </w:p>
          <w:p w14:paraId="584FD264" w14:textId="698E92F8" w:rsidR="00874469" w:rsidDel="00E067A3" w:rsidRDefault="00874469">
            <w:pPr>
              <w:pStyle w:val="Appx"/>
              <w:rPr>
                <w:ins w:id="9332" w:author="aas" w:date="2013-10-14T02:06:00Z"/>
                <w:del w:id="9333" w:author="Anees Shaikh" w:date="2013-10-19T02:16:00Z"/>
              </w:rPr>
              <w:pPrChange w:id="9334" w:author="Anees Shaikh" w:date="2013-10-19T02:16:00Z">
                <w:pPr>
                  <w:pStyle w:val="XML1"/>
                </w:pPr>
              </w:pPrChange>
            </w:pPr>
            <w:ins w:id="9335" w:author="aas" w:date="2013-10-14T02:06:00Z">
              <w:del w:id="9336" w:author="Anees Shaikh" w:date="2013-10-19T02:16:00Z">
                <w:r w:rsidDel="00E067A3">
                  <w:delText xml:space="preserve">                          &lt;xs:any minOccurs="0" maxOccurs="unbounded"</w:delText>
                </w:r>
              </w:del>
            </w:ins>
          </w:p>
          <w:p w14:paraId="094718D4" w14:textId="1DA922FD" w:rsidR="00874469" w:rsidDel="00E067A3" w:rsidRDefault="00874469">
            <w:pPr>
              <w:pStyle w:val="Appx"/>
              <w:rPr>
                <w:ins w:id="9337" w:author="aas" w:date="2013-10-14T02:06:00Z"/>
                <w:del w:id="9338" w:author="Anees Shaikh" w:date="2013-10-19T02:16:00Z"/>
              </w:rPr>
              <w:pPrChange w:id="9339" w:author="Anees Shaikh" w:date="2013-10-19T02:16:00Z">
                <w:pPr>
                  <w:pStyle w:val="XML1"/>
                </w:pPr>
              </w:pPrChange>
            </w:pPr>
            <w:ins w:id="9340" w:author="aas" w:date="2013-10-14T02:06:00Z">
              <w:del w:id="9341" w:author="Anees Shaikh" w:date="2013-10-19T02:16:00Z">
                <w:r w:rsidDel="00E067A3">
                  <w:delText xml:space="preserve">                                  namespace="##other" processContents="lax"/&gt;</w:delText>
                </w:r>
              </w:del>
            </w:ins>
          </w:p>
          <w:p w14:paraId="07902FF8" w14:textId="7CB01727" w:rsidR="00874469" w:rsidDel="00E067A3" w:rsidRDefault="00874469">
            <w:pPr>
              <w:pStyle w:val="Appx"/>
              <w:rPr>
                <w:ins w:id="9342" w:author="aas" w:date="2013-10-14T02:06:00Z"/>
                <w:del w:id="9343" w:author="Anees Shaikh" w:date="2013-10-19T02:16:00Z"/>
              </w:rPr>
              <w:pPrChange w:id="9344" w:author="Anees Shaikh" w:date="2013-10-19T02:16:00Z">
                <w:pPr>
                  <w:pStyle w:val="XML1"/>
                </w:pPr>
              </w:pPrChange>
            </w:pPr>
            <w:ins w:id="9345" w:author="aas" w:date="2013-10-14T02:06:00Z">
              <w:del w:id="9346" w:author="Anees Shaikh" w:date="2013-10-19T02:16:00Z">
                <w:r w:rsidDel="00E067A3">
                  <w:delText xml:space="preserve">                        &lt;/xs:sequence&gt;</w:delText>
                </w:r>
              </w:del>
            </w:ins>
          </w:p>
          <w:p w14:paraId="418D045A" w14:textId="0A752BCE" w:rsidR="00874469" w:rsidDel="00E067A3" w:rsidRDefault="00874469">
            <w:pPr>
              <w:pStyle w:val="Appx"/>
              <w:rPr>
                <w:ins w:id="9347" w:author="aas" w:date="2013-10-14T02:06:00Z"/>
                <w:del w:id="9348" w:author="Anees Shaikh" w:date="2013-10-19T02:16:00Z"/>
              </w:rPr>
              <w:pPrChange w:id="9349" w:author="Anees Shaikh" w:date="2013-10-19T02:16:00Z">
                <w:pPr>
                  <w:pStyle w:val="XML1"/>
                </w:pPr>
              </w:pPrChange>
            </w:pPr>
            <w:ins w:id="9350" w:author="aas" w:date="2013-10-14T02:06:00Z">
              <w:del w:id="9351" w:author="Anees Shaikh" w:date="2013-10-19T02:16:00Z">
                <w:r w:rsidDel="00E067A3">
                  <w:delText xml:space="preserve">                      &lt;/xs:complexType&gt;</w:delText>
                </w:r>
              </w:del>
            </w:ins>
          </w:p>
          <w:p w14:paraId="59ECC091" w14:textId="4C1E4265" w:rsidR="00874469" w:rsidDel="00E067A3" w:rsidRDefault="00874469">
            <w:pPr>
              <w:pStyle w:val="Appx"/>
              <w:rPr>
                <w:ins w:id="9352" w:author="aas" w:date="2013-10-14T02:06:00Z"/>
                <w:del w:id="9353" w:author="Anees Shaikh" w:date="2013-10-19T02:16:00Z"/>
              </w:rPr>
              <w:pPrChange w:id="9354" w:author="Anees Shaikh" w:date="2013-10-19T02:16:00Z">
                <w:pPr>
                  <w:pStyle w:val="XML1"/>
                </w:pPr>
              </w:pPrChange>
            </w:pPr>
            <w:ins w:id="9355" w:author="aas" w:date="2013-10-14T02:06:00Z">
              <w:del w:id="9356" w:author="Anees Shaikh" w:date="2013-10-19T02:16:00Z">
                <w:r w:rsidDel="00E067A3">
                  <w:delText xml:space="preserve">                    &lt;/xs:element&gt;</w:delText>
                </w:r>
              </w:del>
            </w:ins>
          </w:p>
          <w:p w14:paraId="6AA46CA4" w14:textId="7557A3C1" w:rsidR="00874469" w:rsidDel="00E067A3" w:rsidRDefault="00874469">
            <w:pPr>
              <w:pStyle w:val="Appx"/>
              <w:rPr>
                <w:ins w:id="9357" w:author="aas" w:date="2013-10-14T02:06:00Z"/>
                <w:del w:id="9358" w:author="Anees Shaikh" w:date="2013-10-19T02:16:00Z"/>
              </w:rPr>
              <w:pPrChange w:id="9359" w:author="Anees Shaikh" w:date="2013-10-19T02:16:00Z">
                <w:pPr>
                  <w:pStyle w:val="XML1"/>
                </w:pPr>
              </w:pPrChange>
            </w:pPr>
            <w:ins w:id="9360" w:author="aas" w:date="2013-10-14T02:06:00Z">
              <w:del w:id="9361" w:author="Anees Shaikh" w:date="2013-10-19T02:16:00Z">
                <w:r w:rsidDel="00E067A3">
                  <w:delText xml:space="preserve">                    &lt;xs:element name="features" minOccurs="0"&gt;</w:delText>
                </w:r>
              </w:del>
            </w:ins>
          </w:p>
          <w:p w14:paraId="40E8B3FB" w14:textId="3E322065" w:rsidR="00874469" w:rsidDel="00E067A3" w:rsidRDefault="00874469">
            <w:pPr>
              <w:pStyle w:val="Appx"/>
              <w:rPr>
                <w:ins w:id="9362" w:author="aas" w:date="2013-10-14T02:06:00Z"/>
                <w:del w:id="9363" w:author="Anees Shaikh" w:date="2013-10-19T02:16:00Z"/>
              </w:rPr>
              <w:pPrChange w:id="9364" w:author="Anees Shaikh" w:date="2013-10-19T02:16:00Z">
                <w:pPr>
                  <w:pStyle w:val="XML1"/>
                </w:pPr>
              </w:pPrChange>
            </w:pPr>
            <w:ins w:id="9365" w:author="aas" w:date="2013-10-14T02:06:00Z">
              <w:del w:id="9366" w:author="Anees Shaikh" w:date="2013-10-19T02:16:00Z">
                <w:r w:rsidDel="00E067A3">
                  <w:delText xml:space="preserve">                      &lt;xs:complexType&gt;</w:delText>
                </w:r>
              </w:del>
            </w:ins>
          </w:p>
          <w:p w14:paraId="3A4D8D4F" w14:textId="24119125" w:rsidR="00874469" w:rsidDel="00E067A3" w:rsidRDefault="00874469">
            <w:pPr>
              <w:pStyle w:val="Appx"/>
              <w:rPr>
                <w:ins w:id="9367" w:author="aas" w:date="2013-10-14T02:06:00Z"/>
                <w:del w:id="9368" w:author="Anees Shaikh" w:date="2013-10-19T02:16:00Z"/>
              </w:rPr>
              <w:pPrChange w:id="9369" w:author="Anees Shaikh" w:date="2013-10-19T02:16:00Z">
                <w:pPr>
                  <w:pStyle w:val="XML1"/>
                </w:pPr>
              </w:pPrChange>
            </w:pPr>
            <w:ins w:id="9370" w:author="aas" w:date="2013-10-14T02:06:00Z">
              <w:del w:id="9371" w:author="Anees Shaikh" w:date="2013-10-19T02:16:00Z">
                <w:r w:rsidDel="00E067A3">
                  <w:delText xml:space="preserve">                        &lt;xs:sequence&gt;</w:delText>
                </w:r>
              </w:del>
            </w:ins>
          </w:p>
          <w:p w14:paraId="4C32E378" w14:textId="50F9F2BC" w:rsidR="00874469" w:rsidDel="00E067A3" w:rsidRDefault="00874469">
            <w:pPr>
              <w:pStyle w:val="Appx"/>
              <w:rPr>
                <w:ins w:id="9372" w:author="aas" w:date="2013-10-14T02:06:00Z"/>
                <w:del w:id="9373" w:author="Anees Shaikh" w:date="2013-10-19T02:16:00Z"/>
              </w:rPr>
              <w:pPrChange w:id="9374" w:author="Anees Shaikh" w:date="2013-10-19T02:16:00Z">
                <w:pPr>
                  <w:pStyle w:val="XML1"/>
                </w:pPr>
              </w:pPrChange>
            </w:pPr>
            <w:ins w:id="9375" w:author="aas" w:date="2013-10-14T02:06:00Z">
              <w:del w:id="9376" w:author="Anees Shaikh" w:date="2013-10-19T02:16:00Z">
                <w:r w:rsidDel="00E067A3">
                  <w:delText xml:space="preserve">                          &lt;xs:element name="current" minOccurs="0"&gt;</w:delText>
                </w:r>
              </w:del>
            </w:ins>
          </w:p>
          <w:p w14:paraId="574D4F47" w14:textId="1FE1FC47" w:rsidR="00874469" w:rsidDel="00E067A3" w:rsidRDefault="00874469">
            <w:pPr>
              <w:pStyle w:val="Appx"/>
              <w:rPr>
                <w:ins w:id="9377" w:author="aas" w:date="2013-10-14T02:06:00Z"/>
                <w:del w:id="9378" w:author="Anees Shaikh" w:date="2013-10-19T02:16:00Z"/>
              </w:rPr>
              <w:pPrChange w:id="9379" w:author="Anees Shaikh" w:date="2013-10-19T02:16:00Z">
                <w:pPr>
                  <w:pStyle w:val="XML1"/>
                </w:pPr>
              </w:pPrChange>
            </w:pPr>
            <w:ins w:id="9380" w:author="aas" w:date="2013-10-14T02:06:00Z">
              <w:del w:id="9381" w:author="Anees Shaikh" w:date="2013-10-19T02:16:00Z">
                <w:r w:rsidDel="00E067A3">
                  <w:delText xml:space="preserve">                            &lt;xs:annotation&gt;</w:delText>
                </w:r>
              </w:del>
            </w:ins>
          </w:p>
          <w:p w14:paraId="4BE74B15" w14:textId="4E2FF1A4" w:rsidR="00874469" w:rsidDel="00E067A3" w:rsidRDefault="00874469">
            <w:pPr>
              <w:pStyle w:val="Appx"/>
              <w:rPr>
                <w:ins w:id="9382" w:author="aas" w:date="2013-10-14T02:06:00Z"/>
                <w:del w:id="9383" w:author="Anees Shaikh" w:date="2013-10-19T02:16:00Z"/>
              </w:rPr>
              <w:pPrChange w:id="9384" w:author="Anees Shaikh" w:date="2013-10-19T02:16:00Z">
                <w:pPr>
                  <w:pStyle w:val="XML1"/>
                </w:pPr>
              </w:pPrChange>
            </w:pPr>
            <w:ins w:id="9385" w:author="aas" w:date="2013-10-14T02:06:00Z">
              <w:del w:id="9386" w:author="Anees Shaikh" w:date="2013-10-19T02:16:00Z">
                <w:r w:rsidDel="00E067A3">
                  <w:delText xml:space="preserve">                              &lt;xs:documentation&gt;</w:delText>
                </w:r>
              </w:del>
            </w:ins>
          </w:p>
          <w:p w14:paraId="03383AE0" w14:textId="20560522" w:rsidR="00874469" w:rsidDel="00E067A3" w:rsidRDefault="00874469">
            <w:pPr>
              <w:pStyle w:val="Appx"/>
              <w:rPr>
                <w:ins w:id="9387" w:author="aas" w:date="2013-10-14T02:06:00Z"/>
                <w:del w:id="9388" w:author="Anees Shaikh" w:date="2013-10-19T02:16:00Z"/>
              </w:rPr>
              <w:pPrChange w:id="9389" w:author="Anees Shaikh" w:date="2013-10-19T02:16:00Z">
                <w:pPr>
                  <w:pStyle w:val="XML1"/>
                </w:pPr>
              </w:pPrChange>
            </w:pPr>
            <w:ins w:id="9390" w:author="aas" w:date="2013-10-14T02:06:00Z">
              <w:del w:id="9391" w:author="Anees Shaikh" w:date="2013-10-19T02:16:00Z">
                <w:r w:rsidDel="00E067A3">
                  <w:delText xml:space="preserve">                                The features (rates, duplex, etc.) of the port, that are currently in</w:delText>
                </w:r>
              </w:del>
            </w:ins>
          </w:p>
          <w:p w14:paraId="1F37597A" w14:textId="1F0FBA0D" w:rsidR="00874469" w:rsidDel="00E067A3" w:rsidRDefault="00874469">
            <w:pPr>
              <w:pStyle w:val="Appx"/>
              <w:rPr>
                <w:ins w:id="9392" w:author="aas" w:date="2013-10-14T02:06:00Z"/>
                <w:del w:id="9393" w:author="Anees Shaikh" w:date="2013-10-19T02:16:00Z"/>
              </w:rPr>
              <w:pPrChange w:id="9394" w:author="Anees Shaikh" w:date="2013-10-19T02:16:00Z">
                <w:pPr>
                  <w:pStyle w:val="XML1"/>
                </w:pPr>
              </w:pPrChange>
            </w:pPr>
            <w:ins w:id="9395" w:author="aas" w:date="2013-10-14T02:06:00Z">
              <w:del w:id="9396" w:author="Anees Shaikh" w:date="2013-10-19T02:16:00Z">
                <w:r w:rsidDel="00E067A3">
                  <w:delText xml:space="preserve">                                       use.</w:delText>
                </w:r>
              </w:del>
            </w:ins>
          </w:p>
          <w:p w14:paraId="29705658" w14:textId="39615040" w:rsidR="00874469" w:rsidDel="00E067A3" w:rsidRDefault="00874469">
            <w:pPr>
              <w:pStyle w:val="Appx"/>
              <w:rPr>
                <w:ins w:id="9397" w:author="aas" w:date="2013-10-14T02:06:00Z"/>
                <w:del w:id="9398" w:author="Anees Shaikh" w:date="2013-10-19T02:16:00Z"/>
              </w:rPr>
              <w:pPrChange w:id="9399" w:author="Anees Shaikh" w:date="2013-10-19T02:16:00Z">
                <w:pPr>
                  <w:pStyle w:val="XML1"/>
                </w:pPr>
              </w:pPrChange>
            </w:pPr>
            <w:ins w:id="9400" w:author="aas" w:date="2013-10-14T02:06:00Z">
              <w:del w:id="9401" w:author="Anees Shaikh" w:date="2013-10-19T02:16:00Z">
                <w:r w:rsidDel="00E067A3">
                  <w:delText xml:space="preserve">                              &lt;/xs:documentation&gt;</w:delText>
                </w:r>
              </w:del>
            </w:ins>
          </w:p>
          <w:p w14:paraId="55AD4137" w14:textId="5CFF1AD1" w:rsidR="00874469" w:rsidDel="00E067A3" w:rsidRDefault="00874469">
            <w:pPr>
              <w:pStyle w:val="Appx"/>
              <w:rPr>
                <w:ins w:id="9402" w:author="aas" w:date="2013-10-14T02:06:00Z"/>
                <w:del w:id="9403" w:author="Anees Shaikh" w:date="2013-10-19T02:16:00Z"/>
              </w:rPr>
              <w:pPrChange w:id="9404" w:author="Anees Shaikh" w:date="2013-10-19T02:16:00Z">
                <w:pPr>
                  <w:pStyle w:val="XML1"/>
                </w:pPr>
              </w:pPrChange>
            </w:pPr>
            <w:ins w:id="9405" w:author="aas" w:date="2013-10-14T02:06:00Z">
              <w:del w:id="9406" w:author="Anees Shaikh" w:date="2013-10-19T02:16:00Z">
                <w:r w:rsidDel="00E067A3">
                  <w:delText xml:space="preserve">                            &lt;/xs:annotation&gt;</w:delText>
                </w:r>
              </w:del>
            </w:ins>
          </w:p>
          <w:p w14:paraId="72ABAD40" w14:textId="41B4BDAF" w:rsidR="00874469" w:rsidDel="00E067A3" w:rsidRDefault="00874469">
            <w:pPr>
              <w:pStyle w:val="Appx"/>
              <w:rPr>
                <w:ins w:id="9407" w:author="aas" w:date="2013-10-14T02:06:00Z"/>
                <w:del w:id="9408" w:author="Anees Shaikh" w:date="2013-10-19T02:16:00Z"/>
              </w:rPr>
              <w:pPrChange w:id="9409" w:author="Anees Shaikh" w:date="2013-10-19T02:16:00Z">
                <w:pPr>
                  <w:pStyle w:val="XML1"/>
                </w:pPr>
              </w:pPrChange>
            </w:pPr>
            <w:ins w:id="9410" w:author="aas" w:date="2013-10-14T02:06:00Z">
              <w:del w:id="9411" w:author="Anees Shaikh" w:date="2013-10-19T02:16:00Z">
                <w:r w:rsidDel="00E067A3">
                  <w:delText xml:space="preserve">                            &lt;xs:complexType&gt;</w:delText>
                </w:r>
              </w:del>
            </w:ins>
          </w:p>
          <w:p w14:paraId="3F225B06" w14:textId="4DDDC2C8" w:rsidR="00874469" w:rsidDel="00E067A3" w:rsidRDefault="00874469">
            <w:pPr>
              <w:pStyle w:val="Appx"/>
              <w:rPr>
                <w:ins w:id="9412" w:author="aas" w:date="2013-10-14T02:06:00Z"/>
                <w:del w:id="9413" w:author="Anees Shaikh" w:date="2013-10-19T02:16:00Z"/>
              </w:rPr>
              <w:pPrChange w:id="9414" w:author="Anees Shaikh" w:date="2013-10-19T02:16:00Z">
                <w:pPr>
                  <w:pStyle w:val="XML1"/>
                </w:pPr>
              </w:pPrChange>
            </w:pPr>
            <w:ins w:id="9415" w:author="aas" w:date="2013-10-14T02:06:00Z">
              <w:del w:id="9416" w:author="Anees Shaikh" w:date="2013-10-19T02:16:00Z">
                <w:r w:rsidDel="00E067A3">
                  <w:delText xml:space="preserve">                              &lt;xs:sequence&gt;</w:delText>
                </w:r>
              </w:del>
            </w:ins>
          </w:p>
          <w:p w14:paraId="240AC8E0" w14:textId="4F865530" w:rsidR="00874469" w:rsidDel="00E067A3" w:rsidRDefault="00874469">
            <w:pPr>
              <w:pStyle w:val="Appx"/>
              <w:rPr>
                <w:ins w:id="9417" w:author="aas" w:date="2013-10-14T02:06:00Z"/>
                <w:del w:id="9418" w:author="Anees Shaikh" w:date="2013-10-19T02:16:00Z"/>
              </w:rPr>
              <w:pPrChange w:id="9419" w:author="Anees Shaikh" w:date="2013-10-19T02:16:00Z">
                <w:pPr>
                  <w:pStyle w:val="XML1"/>
                </w:pPr>
              </w:pPrChange>
            </w:pPr>
            <w:ins w:id="9420" w:author="aas" w:date="2013-10-14T02:06:00Z">
              <w:del w:id="9421" w:author="Anees Shaikh" w:date="2013-10-19T02:16:00Z">
                <w:r w:rsidDel="00E067A3">
                  <w:delText xml:space="preserve">                                &lt;xs:element name="rate" minOccurs="0"  type="OFPortRateType"&gt;</w:delText>
                </w:r>
              </w:del>
            </w:ins>
          </w:p>
          <w:p w14:paraId="4CC90F18" w14:textId="6F7EE6CE" w:rsidR="00874469" w:rsidDel="00E067A3" w:rsidRDefault="00874469">
            <w:pPr>
              <w:pStyle w:val="Appx"/>
              <w:rPr>
                <w:ins w:id="9422" w:author="aas" w:date="2013-10-14T02:06:00Z"/>
                <w:del w:id="9423" w:author="Anees Shaikh" w:date="2013-10-19T02:16:00Z"/>
              </w:rPr>
              <w:pPrChange w:id="9424" w:author="Anees Shaikh" w:date="2013-10-19T02:16:00Z">
                <w:pPr>
                  <w:pStyle w:val="XML1"/>
                </w:pPr>
              </w:pPrChange>
            </w:pPr>
            <w:ins w:id="9425" w:author="aas" w:date="2013-10-14T02:06:00Z">
              <w:del w:id="9426" w:author="Anees Shaikh" w:date="2013-10-19T02:16:00Z">
                <w:r w:rsidDel="00E067A3">
                  <w:delText xml:space="preserve">                                  &lt;xs:annotation&gt;</w:delText>
                </w:r>
              </w:del>
            </w:ins>
          </w:p>
          <w:p w14:paraId="5854DDC4" w14:textId="4ED149AD" w:rsidR="00874469" w:rsidDel="00E067A3" w:rsidRDefault="00874469">
            <w:pPr>
              <w:pStyle w:val="Appx"/>
              <w:rPr>
                <w:ins w:id="9427" w:author="aas" w:date="2013-10-14T02:06:00Z"/>
                <w:del w:id="9428" w:author="Anees Shaikh" w:date="2013-10-19T02:16:00Z"/>
              </w:rPr>
              <w:pPrChange w:id="9429" w:author="Anees Shaikh" w:date="2013-10-19T02:16:00Z">
                <w:pPr>
                  <w:pStyle w:val="XML1"/>
                </w:pPr>
              </w:pPrChange>
            </w:pPr>
            <w:ins w:id="9430" w:author="aas" w:date="2013-10-14T02:06:00Z">
              <w:del w:id="9431" w:author="Anees Shaikh" w:date="2013-10-19T02:16:00Z">
                <w:r w:rsidDel="00E067A3">
                  <w:delText xml:space="preserve">                                    &lt;xs:documentation&gt;</w:delText>
                </w:r>
              </w:del>
            </w:ins>
          </w:p>
          <w:p w14:paraId="4ACC7E12" w14:textId="4E045221" w:rsidR="00874469" w:rsidDel="00E067A3" w:rsidRDefault="00874469">
            <w:pPr>
              <w:pStyle w:val="Appx"/>
              <w:rPr>
                <w:ins w:id="9432" w:author="aas" w:date="2013-10-14T02:06:00Z"/>
                <w:del w:id="9433" w:author="Anees Shaikh" w:date="2013-10-19T02:16:00Z"/>
              </w:rPr>
              <w:pPrChange w:id="9434" w:author="Anees Shaikh" w:date="2013-10-19T02:16:00Z">
                <w:pPr>
                  <w:pStyle w:val="XML1"/>
                </w:pPr>
              </w:pPrChange>
            </w:pPr>
            <w:ins w:id="9435" w:author="aas" w:date="2013-10-14T02:06:00Z">
              <w:del w:id="9436" w:author="Anees Shaikh" w:date="2013-10-19T02:16:00Z">
                <w:r w:rsidDel="00E067A3">
                  <w:delText xml:space="preserve">                                      The transmission rate that is currently used.  The value MUST indicate a</w:delText>
                </w:r>
              </w:del>
            </w:ins>
          </w:p>
          <w:p w14:paraId="220D5886" w14:textId="16CFA57D" w:rsidR="00874469" w:rsidDel="00E067A3" w:rsidRDefault="00874469">
            <w:pPr>
              <w:pStyle w:val="Appx"/>
              <w:rPr>
                <w:ins w:id="9437" w:author="aas" w:date="2013-10-14T02:06:00Z"/>
                <w:del w:id="9438" w:author="Anees Shaikh" w:date="2013-10-19T02:16:00Z"/>
              </w:rPr>
              <w:pPrChange w:id="9439" w:author="Anees Shaikh" w:date="2013-10-19T02:16:00Z">
                <w:pPr>
                  <w:pStyle w:val="XML1"/>
                </w:pPr>
              </w:pPrChange>
            </w:pPr>
            <w:ins w:id="9440" w:author="aas" w:date="2013-10-14T02:06:00Z">
              <w:del w:id="9441" w:author="Anees Shaikh" w:date="2013-10-19T02:16:00Z">
                <w:r w:rsidDel="00E067A3">
                  <w:delText xml:space="preserve">                                             valid forwarding rate.</w:delText>
                </w:r>
              </w:del>
            </w:ins>
          </w:p>
          <w:p w14:paraId="7509DA4D" w14:textId="75172779" w:rsidR="00874469" w:rsidDel="00E067A3" w:rsidRDefault="00874469">
            <w:pPr>
              <w:pStyle w:val="Appx"/>
              <w:rPr>
                <w:ins w:id="9442" w:author="aas" w:date="2013-10-14T02:06:00Z"/>
                <w:del w:id="9443" w:author="Anees Shaikh" w:date="2013-10-19T02:16:00Z"/>
              </w:rPr>
              <w:pPrChange w:id="9444" w:author="Anees Shaikh" w:date="2013-10-19T02:16:00Z">
                <w:pPr>
                  <w:pStyle w:val="XML1"/>
                </w:pPr>
              </w:pPrChange>
            </w:pPr>
            <w:ins w:id="9445" w:author="aas" w:date="2013-10-14T02:06:00Z">
              <w:del w:id="9446" w:author="Anees Shaikh" w:date="2013-10-19T02:16:00Z">
                <w:r w:rsidDel="00E067A3">
                  <w:delText xml:space="preserve">                                           </w:delText>
                </w:r>
              </w:del>
            </w:ins>
          </w:p>
          <w:p w14:paraId="1608C312" w14:textId="1452431F" w:rsidR="00874469" w:rsidDel="00E067A3" w:rsidRDefault="00874469">
            <w:pPr>
              <w:pStyle w:val="Appx"/>
              <w:rPr>
                <w:ins w:id="9447" w:author="aas" w:date="2013-10-14T02:06:00Z"/>
                <w:del w:id="9448" w:author="Anees Shaikh" w:date="2013-10-19T02:16:00Z"/>
              </w:rPr>
              <w:pPrChange w:id="9449" w:author="Anees Shaikh" w:date="2013-10-19T02:16:00Z">
                <w:pPr>
                  <w:pStyle w:val="XML1"/>
                </w:pPr>
              </w:pPrChange>
            </w:pPr>
            <w:ins w:id="9450" w:author="aas" w:date="2013-10-14T02:06:00Z">
              <w:del w:id="9451" w:author="Anees Shaikh" w:date="2013-10-19T02:16:00Z">
                <w:r w:rsidDel="00E067A3">
                  <w:delText xml:space="preserve">                                             The current Port Feature set MUST contain this element exactly</w:delText>
                </w:r>
              </w:del>
            </w:ins>
          </w:p>
          <w:p w14:paraId="69305032" w14:textId="32E5C0F9" w:rsidR="00874469" w:rsidDel="00E067A3" w:rsidRDefault="00874469">
            <w:pPr>
              <w:pStyle w:val="Appx"/>
              <w:rPr>
                <w:ins w:id="9452" w:author="aas" w:date="2013-10-14T02:06:00Z"/>
                <w:del w:id="9453" w:author="Anees Shaikh" w:date="2013-10-19T02:16:00Z"/>
              </w:rPr>
              <w:pPrChange w:id="9454" w:author="Anees Shaikh" w:date="2013-10-19T02:16:00Z">
                <w:pPr>
                  <w:pStyle w:val="XML1"/>
                </w:pPr>
              </w:pPrChange>
            </w:pPr>
            <w:ins w:id="9455" w:author="aas" w:date="2013-10-14T02:06:00Z">
              <w:del w:id="9456" w:author="Anees Shaikh" w:date="2013-10-19T02:16:00Z">
                <w:r w:rsidDel="00E067A3">
                  <w:delText xml:space="preserve">                                             once.  The other Port Feature sets MAY contain this element more</w:delText>
                </w:r>
              </w:del>
            </w:ins>
          </w:p>
          <w:p w14:paraId="7D817304" w14:textId="4130341F" w:rsidR="00874469" w:rsidDel="00E067A3" w:rsidRDefault="00874469">
            <w:pPr>
              <w:pStyle w:val="Appx"/>
              <w:rPr>
                <w:ins w:id="9457" w:author="aas" w:date="2013-10-14T02:06:00Z"/>
                <w:del w:id="9458" w:author="Anees Shaikh" w:date="2013-10-19T02:16:00Z"/>
              </w:rPr>
              <w:pPrChange w:id="9459" w:author="Anees Shaikh" w:date="2013-10-19T02:16:00Z">
                <w:pPr>
                  <w:pStyle w:val="XML1"/>
                </w:pPr>
              </w:pPrChange>
            </w:pPr>
            <w:ins w:id="9460" w:author="aas" w:date="2013-10-14T02:06:00Z">
              <w:del w:id="9461" w:author="Anees Shaikh" w:date="2013-10-19T02:16:00Z">
                <w:r w:rsidDel="00E067A3">
                  <w:delText xml:space="preserve">                                             than once.  If this element appears more than once in a Port</w:delText>
                </w:r>
              </w:del>
            </w:ins>
          </w:p>
          <w:p w14:paraId="6A264D06" w14:textId="714C60ED" w:rsidR="00874469" w:rsidDel="00E067A3" w:rsidRDefault="00874469">
            <w:pPr>
              <w:pStyle w:val="Appx"/>
              <w:rPr>
                <w:ins w:id="9462" w:author="aas" w:date="2013-10-14T02:06:00Z"/>
                <w:del w:id="9463" w:author="Anees Shaikh" w:date="2013-10-19T02:16:00Z"/>
              </w:rPr>
              <w:pPrChange w:id="9464" w:author="Anees Shaikh" w:date="2013-10-19T02:16:00Z">
                <w:pPr>
                  <w:pStyle w:val="XML1"/>
                </w:pPr>
              </w:pPrChange>
            </w:pPr>
            <w:ins w:id="9465" w:author="aas" w:date="2013-10-14T02:06:00Z">
              <w:del w:id="9466" w:author="Anees Shaikh" w:date="2013-10-19T02:16:00Z">
                <w:r w:rsidDel="00E067A3">
                  <w:delText xml:space="preserve">                                             Feature set than the value MUST be unique within the Port</w:delText>
                </w:r>
              </w:del>
            </w:ins>
          </w:p>
          <w:p w14:paraId="5A65C0A9" w14:textId="1A2F51DF" w:rsidR="00874469" w:rsidDel="00E067A3" w:rsidRDefault="00874469">
            <w:pPr>
              <w:pStyle w:val="Appx"/>
              <w:rPr>
                <w:ins w:id="9467" w:author="aas" w:date="2013-10-14T02:06:00Z"/>
                <w:del w:id="9468" w:author="Anees Shaikh" w:date="2013-10-19T02:16:00Z"/>
              </w:rPr>
              <w:pPrChange w:id="9469" w:author="Anees Shaikh" w:date="2013-10-19T02:16:00Z">
                <w:pPr>
                  <w:pStyle w:val="XML1"/>
                </w:pPr>
              </w:pPrChange>
            </w:pPr>
            <w:ins w:id="9470" w:author="aas" w:date="2013-10-14T02:06:00Z">
              <w:del w:id="9471" w:author="Anees Shaikh" w:date="2013-10-19T02:16:00Z">
                <w:r w:rsidDel="00E067A3">
                  <w:delText xml:space="preserve">                                             Feature set.</w:delText>
                </w:r>
              </w:del>
            </w:ins>
          </w:p>
          <w:p w14:paraId="0C9CF94D" w14:textId="40E34519" w:rsidR="00874469" w:rsidDel="00E067A3" w:rsidRDefault="00874469">
            <w:pPr>
              <w:pStyle w:val="Appx"/>
              <w:rPr>
                <w:ins w:id="9472" w:author="aas" w:date="2013-10-14T02:06:00Z"/>
                <w:del w:id="9473" w:author="Anees Shaikh" w:date="2013-10-19T02:16:00Z"/>
              </w:rPr>
              <w:pPrChange w:id="9474" w:author="Anees Shaikh" w:date="2013-10-19T02:16:00Z">
                <w:pPr>
                  <w:pStyle w:val="XML1"/>
                </w:pPr>
              </w:pPrChange>
            </w:pPr>
            <w:ins w:id="9475" w:author="aas" w:date="2013-10-14T02:06:00Z">
              <w:del w:id="9476" w:author="Anees Shaikh" w:date="2013-10-19T02:16:00Z">
                <w:r w:rsidDel="00E067A3">
                  <w:delText xml:space="preserve">                                    &lt;/xs:documentation&gt;</w:delText>
                </w:r>
              </w:del>
            </w:ins>
          </w:p>
          <w:p w14:paraId="7D14B3A5" w14:textId="69DEB11D" w:rsidR="00874469" w:rsidDel="00E067A3" w:rsidRDefault="00874469">
            <w:pPr>
              <w:pStyle w:val="Appx"/>
              <w:rPr>
                <w:ins w:id="9477" w:author="aas" w:date="2013-10-14T02:06:00Z"/>
                <w:del w:id="9478" w:author="Anees Shaikh" w:date="2013-10-19T02:16:00Z"/>
              </w:rPr>
              <w:pPrChange w:id="9479" w:author="Anees Shaikh" w:date="2013-10-19T02:16:00Z">
                <w:pPr>
                  <w:pStyle w:val="XML1"/>
                </w:pPr>
              </w:pPrChange>
            </w:pPr>
            <w:ins w:id="9480" w:author="aas" w:date="2013-10-14T02:06:00Z">
              <w:del w:id="9481" w:author="Anees Shaikh" w:date="2013-10-19T02:16:00Z">
                <w:r w:rsidDel="00E067A3">
                  <w:delText xml:space="preserve">                                  &lt;/xs:annotation&gt;</w:delText>
                </w:r>
              </w:del>
            </w:ins>
          </w:p>
          <w:p w14:paraId="1E3CB562" w14:textId="1F3D87FE" w:rsidR="00874469" w:rsidDel="00E067A3" w:rsidRDefault="00874469">
            <w:pPr>
              <w:pStyle w:val="Appx"/>
              <w:rPr>
                <w:ins w:id="9482" w:author="aas" w:date="2013-10-14T02:06:00Z"/>
                <w:del w:id="9483" w:author="Anees Shaikh" w:date="2013-10-19T02:16:00Z"/>
              </w:rPr>
              <w:pPrChange w:id="9484" w:author="Anees Shaikh" w:date="2013-10-19T02:16:00Z">
                <w:pPr>
                  <w:pStyle w:val="XML1"/>
                </w:pPr>
              </w:pPrChange>
            </w:pPr>
            <w:ins w:id="9485" w:author="aas" w:date="2013-10-14T02:06:00Z">
              <w:del w:id="9486" w:author="Anees Shaikh" w:date="2013-10-19T02:16:00Z">
                <w:r w:rsidDel="00E067A3">
                  <w:delText xml:space="preserve">                                &lt;/xs:element&gt;</w:delText>
                </w:r>
              </w:del>
            </w:ins>
          </w:p>
          <w:p w14:paraId="1A072E92" w14:textId="1696E8AD" w:rsidR="00874469" w:rsidDel="00E067A3" w:rsidRDefault="00874469">
            <w:pPr>
              <w:pStyle w:val="Appx"/>
              <w:rPr>
                <w:ins w:id="9487" w:author="aas" w:date="2013-10-14T02:06:00Z"/>
                <w:del w:id="9488" w:author="Anees Shaikh" w:date="2013-10-19T02:16:00Z"/>
              </w:rPr>
              <w:pPrChange w:id="9489" w:author="Anees Shaikh" w:date="2013-10-19T02:16:00Z">
                <w:pPr>
                  <w:pStyle w:val="XML1"/>
                </w:pPr>
              </w:pPrChange>
            </w:pPr>
            <w:ins w:id="9490" w:author="aas" w:date="2013-10-14T02:06:00Z">
              <w:del w:id="9491" w:author="Anees Shaikh" w:date="2013-10-19T02:16:00Z">
                <w:r w:rsidDel="00E067A3">
                  <w:delText xml:space="preserve">                                &lt;xs:element name="auto-negotiate" minOccurs="0"  type="xs:boolean"&gt;</w:delText>
                </w:r>
              </w:del>
            </w:ins>
          </w:p>
          <w:p w14:paraId="209252D6" w14:textId="754BBFCA" w:rsidR="00874469" w:rsidDel="00E067A3" w:rsidRDefault="00874469">
            <w:pPr>
              <w:pStyle w:val="Appx"/>
              <w:rPr>
                <w:ins w:id="9492" w:author="aas" w:date="2013-10-14T02:06:00Z"/>
                <w:del w:id="9493" w:author="Anees Shaikh" w:date="2013-10-19T02:16:00Z"/>
              </w:rPr>
              <w:pPrChange w:id="9494" w:author="Anees Shaikh" w:date="2013-10-19T02:16:00Z">
                <w:pPr>
                  <w:pStyle w:val="XML1"/>
                </w:pPr>
              </w:pPrChange>
            </w:pPr>
            <w:ins w:id="9495" w:author="aas" w:date="2013-10-14T02:06:00Z">
              <w:del w:id="9496" w:author="Anees Shaikh" w:date="2013-10-19T02:16:00Z">
                <w:r w:rsidDel="00E067A3">
                  <w:delText xml:space="preserve">                                  &lt;xs:annotation&gt;</w:delText>
                </w:r>
              </w:del>
            </w:ins>
          </w:p>
          <w:p w14:paraId="28808D46" w14:textId="7609AB81" w:rsidR="00874469" w:rsidDel="00E067A3" w:rsidRDefault="00874469">
            <w:pPr>
              <w:pStyle w:val="Appx"/>
              <w:rPr>
                <w:ins w:id="9497" w:author="aas" w:date="2013-10-14T02:06:00Z"/>
                <w:del w:id="9498" w:author="Anees Shaikh" w:date="2013-10-19T02:16:00Z"/>
              </w:rPr>
              <w:pPrChange w:id="9499" w:author="Anees Shaikh" w:date="2013-10-19T02:16:00Z">
                <w:pPr>
                  <w:pStyle w:val="XML1"/>
                </w:pPr>
              </w:pPrChange>
            </w:pPr>
            <w:ins w:id="9500" w:author="aas" w:date="2013-10-14T02:06:00Z">
              <w:del w:id="9501" w:author="Anees Shaikh" w:date="2013-10-19T02:16:00Z">
                <w:r w:rsidDel="00E067A3">
                  <w:delText xml:space="preserve">                                    &lt;xs:documentation&gt;</w:delText>
                </w:r>
              </w:del>
            </w:ins>
          </w:p>
          <w:p w14:paraId="66B86C60" w14:textId="6C056F45" w:rsidR="00874469" w:rsidDel="00E067A3" w:rsidRDefault="00874469">
            <w:pPr>
              <w:pStyle w:val="Appx"/>
              <w:rPr>
                <w:ins w:id="9502" w:author="aas" w:date="2013-10-14T02:06:00Z"/>
                <w:del w:id="9503" w:author="Anees Shaikh" w:date="2013-10-19T02:16:00Z"/>
              </w:rPr>
              <w:pPrChange w:id="9504" w:author="Anees Shaikh" w:date="2013-10-19T02:16:00Z">
                <w:pPr>
                  <w:pStyle w:val="XML1"/>
                </w:pPr>
              </w:pPrChange>
            </w:pPr>
            <w:ins w:id="9505" w:author="aas" w:date="2013-10-14T02:06:00Z">
              <w:del w:id="9506" w:author="Anees Shaikh" w:date="2013-10-19T02:16:00Z">
                <w:r w:rsidDel="00E067A3">
                  <w:delText xml:space="preserve">                                      Specifies the administrative state of the forwarding rate</w:delText>
                </w:r>
              </w:del>
            </w:ins>
          </w:p>
          <w:p w14:paraId="4C2296AF" w14:textId="08E4A22B" w:rsidR="00874469" w:rsidDel="00E067A3" w:rsidRDefault="00874469">
            <w:pPr>
              <w:pStyle w:val="Appx"/>
              <w:rPr>
                <w:ins w:id="9507" w:author="aas" w:date="2013-10-14T02:06:00Z"/>
                <w:del w:id="9508" w:author="Anees Shaikh" w:date="2013-10-19T02:16:00Z"/>
              </w:rPr>
              <w:pPrChange w:id="9509" w:author="Anees Shaikh" w:date="2013-10-19T02:16:00Z">
                <w:pPr>
                  <w:pStyle w:val="XML1"/>
                </w:pPr>
              </w:pPrChange>
            </w:pPr>
            <w:ins w:id="9510" w:author="aas" w:date="2013-10-14T02:06:00Z">
              <w:del w:id="9511" w:author="Anees Shaikh" w:date="2013-10-19T02:16:00Z">
                <w:r w:rsidDel="00E067A3">
                  <w:delText xml:space="preserve">                                             auto-negotiation protocol at this OpenFlow Port.</w:delText>
                </w:r>
              </w:del>
            </w:ins>
          </w:p>
          <w:p w14:paraId="65FBA26C" w14:textId="462E04B7" w:rsidR="00874469" w:rsidDel="00E067A3" w:rsidRDefault="00874469">
            <w:pPr>
              <w:pStyle w:val="Appx"/>
              <w:rPr>
                <w:ins w:id="9512" w:author="aas" w:date="2013-10-14T02:06:00Z"/>
                <w:del w:id="9513" w:author="Anees Shaikh" w:date="2013-10-19T02:16:00Z"/>
              </w:rPr>
              <w:pPrChange w:id="9514" w:author="Anees Shaikh" w:date="2013-10-19T02:16:00Z">
                <w:pPr>
                  <w:pStyle w:val="XML1"/>
                </w:pPr>
              </w:pPrChange>
            </w:pPr>
            <w:ins w:id="9515" w:author="aas" w:date="2013-10-14T02:06:00Z">
              <w:del w:id="9516" w:author="Anees Shaikh" w:date="2013-10-19T02:16:00Z">
                <w:r w:rsidDel="00E067A3">
                  <w:delText xml:space="preserve">                                    &lt;/xs:documentation&gt;</w:delText>
                </w:r>
              </w:del>
            </w:ins>
          </w:p>
          <w:p w14:paraId="0192E3D4" w14:textId="6E77CA0D" w:rsidR="00874469" w:rsidDel="00E067A3" w:rsidRDefault="00874469">
            <w:pPr>
              <w:pStyle w:val="Appx"/>
              <w:rPr>
                <w:ins w:id="9517" w:author="aas" w:date="2013-10-14T02:06:00Z"/>
                <w:del w:id="9518" w:author="Anees Shaikh" w:date="2013-10-19T02:16:00Z"/>
              </w:rPr>
              <w:pPrChange w:id="9519" w:author="Anees Shaikh" w:date="2013-10-19T02:16:00Z">
                <w:pPr>
                  <w:pStyle w:val="XML1"/>
                </w:pPr>
              </w:pPrChange>
            </w:pPr>
            <w:ins w:id="9520" w:author="aas" w:date="2013-10-14T02:06:00Z">
              <w:del w:id="9521" w:author="Anees Shaikh" w:date="2013-10-19T02:16:00Z">
                <w:r w:rsidDel="00E067A3">
                  <w:delText xml:space="preserve">                                  &lt;/xs:annotation&gt;</w:delText>
                </w:r>
              </w:del>
            </w:ins>
          </w:p>
          <w:p w14:paraId="7B3AE047" w14:textId="048F524E" w:rsidR="00874469" w:rsidDel="00E067A3" w:rsidRDefault="00874469">
            <w:pPr>
              <w:pStyle w:val="Appx"/>
              <w:rPr>
                <w:ins w:id="9522" w:author="aas" w:date="2013-10-14T02:06:00Z"/>
                <w:del w:id="9523" w:author="Anees Shaikh" w:date="2013-10-19T02:16:00Z"/>
              </w:rPr>
              <w:pPrChange w:id="9524" w:author="Anees Shaikh" w:date="2013-10-19T02:16:00Z">
                <w:pPr>
                  <w:pStyle w:val="XML1"/>
                </w:pPr>
              </w:pPrChange>
            </w:pPr>
            <w:ins w:id="9525" w:author="aas" w:date="2013-10-14T02:06:00Z">
              <w:del w:id="9526" w:author="Anees Shaikh" w:date="2013-10-19T02:16:00Z">
                <w:r w:rsidDel="00E067A3">
                  <w:delText xml:space="preserve">                                &lt;/xs:element&gt;</w:delText>
                </w:r>
              </w:del>
            </w:ins>
          </w:p>
          <w:p w14:paraId="1CBB00B4" w14:textId="09553E4D" w:rsidR="00874469" w:rsidDel="00E067A3" w:rsidRDefault="00874469">
            <w:pPr>
              <w:pStyle w:val="Appx"/>
              <w:rPr>
                <w:ins w:id="9527" w:author="aas" w:date="2013-10-14T02:06:00Z"/>
                <w:del w:id="9528" w:author="Anees Shaikh" w:date="2013-10-19T02:16:00Z"/>
              </w:rPr>
              <w:pPrChange w:id="9529" w:author="Anees Shaikh" w:date="2013-10-19T02:16:00Z">
                <w:pPr>
                  <w:pStyle w:val="XML1"/>
                </w:pPr>
              </w:pPrChange>
            </w:pPr>
            <w:ins w:id="9530" w:author="aas" w:date="2013-10-14T02:06:00Z">
              <w:del w:id="9531" w:author="Anees Shaikh" w:date="2013-10-19T02:16:00Z">
                <w:r w:rsidDel="00E067A3">
                  <w:delText xml:space="preserve">                                &lt;xs:element name="medium" minOccurs="0"&gt;</w:delText>
                </w:r>
              </w:del>
            </w:ins>
          </w:p>
          <w:p w14:paraId="4D16B09D" w14:textId="0F3B1523" w:rsidR="00874469" w:rsidDel="00E067A3" w:rsidRDefault="00874469">
            <w:pPr>
              <w:pStyle w:val="Appx"/>
              <w:rPr>
                <w:ins w:id="9532" w:author="aas" w:date="2013-10-14T02:06:00Z"/>
                <w:del w:id="9533" w:author="Anees Shaikh" w:date="2013-10-19T02:16:00Z"/>
              </w:rPr>
              <w:pPrChange w:id="9534" w:author="Anees Shaikh" w:date="2013-10-19T02:16:00Z">
                <w:pPr>
                  <w:pStyle w:val="XML1"/>
                </w:pPr>
              </w:pPrChange>
            </w:pPr>
            <w:ins w:id="9535" w:author="aas" w:date="2013-10-14T02:06:00Z">
              <w:del w:id="9536" w:author="Anees Shaikh" w:date="2013-10-19T02:16:00Z">
                <w:r w:rsidDel="00E067A3">
                  <w:delText xml:space="preserve">                                  &lt;xs:annotation&gt;</w:delText>
                </w:r>
              </w:del>
            </w:ins>
          </w:p>
          <w:p w14:paraId="7A824BDA" w14:textId="68A68D45" w:rsidR="00874469" w:rsidDel="00E067A3" w:rsidRDefault="00874469">
            <w:pPr>
              <w:pStyle w:val="Appx"/>
              <w:rPr>
                <w:ins w:id="9537" w:author="aas" w:date="2013-10-14T02:06:00Z"/>
                <w:del w:id="9538" w:author="Anees Shaikh" w:date="2013-10-19T02:16:00Z"/>
              </w:rPr>
              <w:pPrChange w:id="9539" w:author="Anees Shaikh" w:date="2013-10-19T02:16:00Z">
                <w:pPr>
                  <w:pStyle w:val="XML1"/>
                </w:pPr>
              </w:pPrChange>
            </w:pPr>
            <w:ins w:id="9540" w:author="aas" w:date="2013-10-14T02:06:00Z">
              <w:del w:id="9541" w:author="Anees Shaikh" w:date="2013-10-19T02:16:00Z">
                <w:r w:rsidDel="00E067A3">
                  <w:delText xml:space="preserve">                                    &lt;xs:documentation&gt;</w:delText>
                </w:r>
              </w:del>
            </w:ins>
          </w:p>
          <w:p w14:paraId="73A4DBB5" w14:textId="58867AB0" w:rsidR="00874469" w:rsidDel="00E067A3" w:rsidRDefault="00874469">
            <w:pPr>
              <w:pStyle w:val="Appx"/>
              <w:rPr>
                <w:ins w:id="9542" w:author="aas" w:date="2013-10-14T02:06:00Z"/>
                <w:del w:id="9543" w:author="Anees Shaikh" w:date="2013-10-19T02:16:00Z"/>
              </w:rPr>
              <w:pPrChange w:id="9544" w:author="Anees Shaikh" w:date="2013-10-19T02:16:00Z">
                <w:pPr>
                  <w:pStyle w:val="XML1"/>
                </w:pPr>
              </w:pPrChange>
            </w:pPr>
            <w:ins w:id="9545" w:author="aas" w:date="2013-10-14T02:06:00Z">
              <w:del w:id="9546" w:author="Anees Shaikh" w:date="2013-10-19T02:16:00Z">
                <w:r w:rsidDel="00E067A3">
                  <w:delText xml:space="preserve">                                      This element MUST indicate a valid physical medium used by the OpenFlow</w:delText>
                </w:r>
              </w:del>
            </w:ins>
          </w:p>
          <w:p w14:paraId="168DB627" w14:textId="3A1D9DFC" w:rsidR="00874469" w:rsidDel="00E067A3" w:rsidRDefault="00874469">
            <w:pPr>
              <w:pStyle w:val="Appx"/>
              <w:rPr>
                <w:ins w:id="9547" w:author="aas" w:date="2013-10-14T02:06:00Z"/>
                <w:del w:id="9548" w:author="Anees Shaikh" w:date="2013-10-19T02:16:00Z"/>
              </w:rPr>
              <w:pPrChange w:id="9549" w:author="Anees Shaikh" w:date="2013-10-19T02:16:00Z">
                <w:pPr>
                  <w:pStyle w:val="XML1"/>
                </w:pPr>
              </w:pPrChange>
            </w:pPr>
            <w:ins w:id="9550" w:author="aas" w:date="2013-10-14T02:06:00Z">
              <w:del w:id="9551" w:author="Anees Shaikh" w:date="2013-10-19T02:16:00Z">
                <w:r w:rsidDel="00E067A3">
                  <w:delText xml:space="preserve">                                             Port.</w:delText>
                </w:r>
              </w:del>
            </w:ins>
          </w:p>
          <w:p w14:paraId="5591B256" w14:textId="2088BA8E" w:rsidR="00874469" w:rsidDel="00E067A3" w:rsidRDefault="00874469">
            <w:pPr>
              <w:pStyle w:val="Appx"/>
              <w:rPr>
                <w:ins w:id="9552" w:author="aas" w:date="2013-10-14T02:06:00Z"/>
                <w:del w:id="9553" w:author="Anees Shaikh" w:date="2013-10-19T02:16:00Z"/>
              </w:rPr>
              <w:pPrChange w:id="9554" w:author="Anees Shaikh" w:date="2013-10-19T02:16:00Z">
                <w:pPr>
                  <w:pStyle w:val="XML1"/>
                </w:pPr>
              </w:pPrChange>
            </w:pPr>
            <w:ins w:id="9555" w:author="aas" w:date="2013-10-14T02:06:00Z">
              <w:del w:id="9556" w:author="Anees Shaikh" w:date="2013-10-19T02:16:00Z">
                <w:r w:rsidDel="00E067A3">
                  <w:delText xml:space="preserve">                                          </w:delText>
                </w:r>
              </w:del>
            </w:ins>
          </w:p>
          <w:p w14:paraId="5173619C" w14:textId="38698FC3" w:rsidR="00874469" w:rsidDel="00E067A3" w:rsidRDefault="00874469">
            <w:pPr>
              <w:pStyle w:val="Appx"/>
              <w:rPr>
                <w:ins w:id="9557" w:author="aas" w:date="2013-10-14T02:06:00Z"/>
                <w:del w:id="9558" w:author="Anees Shaikh" w:date="2013-10-19T02:16:00Z"/>
              </w:rPr>
              <w:pPrChange w:id="9559" w:author="Anees Shaikh" w:date="2013-10-19T02:16:00Z">
                <w:pPr>
                  <w:pStyle w:val="XML1"/>
                </w:pPr>
              </w:pPrChange>
            </w:pPr>
            <w:ins w:id="9560" w:author="aas" w:date="2013-10-14T02:06:00Z">
              <w:del w:id="9561" w:author="Anees Shaikh" w:date="2013-10-19T02:16:00Z">
                <w:r w:rsidDel="00E067A3">
                  <w:delText xml:space="preserve">                                             The current Port Feature set MUST contain this element</w:delText>
                </w:r>
              </w:del>
            </w:ins>
          </w:p>
          <w:p w14:paraId="52748BBE" w14:textId="44BCEBD4" w:rsidR="00874469" w:rsidDel="00E067A3" w:rsidRDefault="00874469">
            <w:pPr>
              <w:pStyle w:val="Appx"/>
              <w:rPr>
                <w:ins w:id="9562" w:author="aas" w:date="2013-10-14T02:06:00Z"/>
                <w:del w:id="9563" w:author="Anees Shaikh" w:date="2013-10-19T02:16:00Z"/>
              </w:rPr>
              <w:pPrChange w:id="9564" w:author="Anees Shaikh" w:date="2013-10-19T02:16:00Z">
                <w:pPr>
                  <w:pStyle w:val="XML1"/>
                </w:pPr>
              </w:pPrChange>
            </w:pPr>
            <w:ins w:id="9565" w:author="aas" w:date="2013-10-14T02:06:00Z">
              <w:del w:id="9566" w:author="Anees Shaikh" w:date="2013-10-19T02:16:00Z">
                <w:r w:rsidDel="00E067A3">
                  <w:delText xml:space="preserve">                                             exactly once. The other Port Feature sets MAY contain this</w:delText>
                </w:r>
              </w:del>
            </w:ins>
          </w:p>
          <w:p w14:paraId="5C21CB58" w14:textId="615CC436" w:rsidR="00874469" w:rsidDel="00E067A3" w:rsidRDefault="00874469">
            <w:pPr>
              <w:pStyle w:val="Appx"/>
              <w:rPr>
                <w:ins w:id="9567" w:author="aas" w:date="2013-10-14T02:06:00Z"/>
                <w:del w:id="9568" w:author="Anees Shaikh" w:date="2013-10-19T02:16:00Z"/>
              </w:rPr>
              <w:pPrChange w:id="9569" w:author="Anees Shaikh" w:date="2013-10-19T02:16:00Z">
                <w:pPr>
                  <w:pStyle w:val="XML1"/>
                </w:pPr>
              </w:pPrChange>
            </w:pPr>
            <w:ins w:id="9570" w:author="aas" w:date="2013-10-14T02:06:00Z">
              <w:del w:id="9571" w:author="Anees Shaikh" w:date="2013-10-19T02:16:00Z">
                <w:r w:rsidDel="00E067A3">
                  <w:delText xml:space="preserve">                                             element more than once. If this element appears more than</w:delText>
                </w:r>
              </w:del>
            </w:ins>
          </w:p>
          <w:p w14:paraId="1782C836" w14:textId="3EE0320B" w:rsidR="00874469" w:rsidDel="00E067A3" w:rsidRDefault="00874469">
            <w:pPr>
              <w:pStyle w:val="Appx"/>
              <w:rPr>
                <w:ins w:id="9572" w:author="aas" w:date="2013-10-14T02:06:00Z"/>
                <w:del w:id="9573" w:author="Anees Shaikh" w:date="2013-10-19T02:16:00Z"/>
              </w:rPr>
              <w:pPrChange w:id="9574" w:author="Anees Shaikh" w:date="2013-10-19T02:16:00Z">
                <w:pPr>
                  <w:pStyle w:val="XML1"/>
                </w:pPr>
              </w:pPrChange>
            </w:pPr>
            <w:ins w:id="9575" w:author="aas" w:date="2013-10-14T02:06:00Z">
              <w:del w:id="9576" w:author="Anees Shaikh" w:date="2013-10-19T02:16:00Z">
                <w:r w:rsidDel="00E067A3">
                  <w:delText xml:space="preserve">                                             once in a Port Feature set than the value MUST be unique</w:delText>
                </w:r>
              </w:del>
            </w:ins>
          </w:p>
          <w:p w14:paraId="0F477FE9" w14:textId="48F9D45E" w:rsidR="00874469" w:rsidDel="00E067A3" w:rsidRDefault="00874469">
            <w:pPr>
              <w:pStyle w:val="Appx"/>
              <w:rPr>
                <w:ins w:id="9577" w:author="aas" w:date="2013-10-14T02:06:00Z"/>
                <w:del w:id="9578" w:author="Anees Shaikh" w:date="2013-10-19T02:16:00Z"/>
              </w:rPr>
              <w:pPrChange w:id="9579" w:author="Anees Shaikh" w:date="2013-10-19T02:16:00Z">
                <w:pPr>
                  <w:pStyle w:val="XML1"/>
                </w:pPr>
              </w:pPrChange>
            </w:pPr>
            <w:ins w:id="9580" w:author="aas" w:date="2013-10-14T02:06:00Z">
              <w:del w:id="9581" w:author="Anees Shaikh" w:date="2013-10-19T02:16:00Z">
                <w:r w:rsidDel="00E067A3">
                  <w:delText xml:space="preserve">                                             within the Port Feature set.</w:delText>
                </w:r>
              </w:del>
            </w:ins>
          </w:p>
          <w:p w14:paraId="4502BB47" w14:textId="335500F3" w:rsidR="00874469" w:rsidDel="00E067A3" w:rsidRDefault="00874469">
            <w:pPr>
              <w:pStyle w:val="Appx"/>
              <w:rPr>
                <w:ins w:id="9582" w:author="aas" w:date="2013-10-14T02:06:00Z"/>
                <w:del w:id="9583" w:author="Anees Shaikh" w:date="2013-10-19T02:16:00Z"/>
              </w:rPr>
              <w:pPrChange w:id="9584" w:author="Anees Shaikh" w:date="2013-10-19T02:16:00Z">
                <w:pPr>
                  <w:pStyle w:val="XML1"/>
                </w:pPr>
              </w:pPrChange>
            </w:pPr>
            <w:ins w:id="9585" w:author="aas" w:date="2013-10-14T02:06:00Z">
              <w:del w:id="9586" w:author="Anees Shaikh" w:date="2013-10-19T02:16:00Z">
                <w:r w:rsidDel="00E067A3">
                  <w:delText xml:space="preserve">                                    &lt;/xs:documentation&gt;</w:delText>
                </w:r>
              </w:del>
            </w:ins>
          </w:p>
          <w:p w14:paraId="14D75E06" w14:textId="5F124C35" w:rsidR="00874469" w:rsidDel="00E067A3" w:rsidRDefault="00874469">
            <w:pPr>
              <w:pStyle w:val="Appx"/>
              <w:rPr>
                <w:ins w:id="9587" w:author="aas" w:date="2013-10-14T02:06:00Z"/>
                <w:del w:id="9588" w:author="Anees Shaikh" w:date="2013-10-19T02:16:00Z"/>
              </w:rPr>
              <w:pPrChange w:id="9589" w:author="Anees Shaikh" w:date="2013-10-19T02:16:00Z">
                <w:pPr>
                  <w:pStyle w:val="XML1"/>
                </w:pPr>
              </w:pPrChange>
            </w:pPr>
            <w:ins w:id="9590" w:author="aas" w:date="2013-10-14T02:06:00Z">
              <w:del w:id="9591" w:author="Anees Shaikh" w:date="2013-10-19T02:16:00Z">
                <w:r w:rsidDel="00E067A3">
                  <w:delText xml:space="preserve">                                  &lt;/xs:annotation&gt;</w:delText>
                </w:r>
              </w:del>
            </w:ins>
          </w:p>
          <w:p w14:paraId="253ECDBE" w14:textId="5C02769A" w:rsidR="00874469" w:rsidDel="00E067A3" w:rsidRDefault="00874469">
            <w:pPr>
              <w:pStyle w:val="Appx"/>
              <w:rPr>
                <w:ins w:id="9592" w:author="aas" w:date="2013-10-14T02:06:00Z"/>
                <w:del w:id="9593" w:author="Anees Shaikh" w:date="2013-10-19T02:16:00Z"/>
              </w:rPr>
              <w:pPrChange w:id="9594" w:author="Anees Shaikh" w:date="2013-10-19T02:16:00Z">
                <w:pPr>
                  <w:pStyle w:val="XML1"/>
                </w:pPr>
              </w:pPrChange>
            </w:pPr>
            <w:ins w:id="9595" w:author="aas" w:date="2013-10-14T02:06:00Z">
              <w:del w:id="9596" w:author="Anees Shaikh" w:date="2013-10-19T02:16:00Z">
                <w:r w:rsidDel="00E067A3">
                  <w:delText xml:space="preserve">                                  &lt;xs:simpleType&gt;</w:delText>
                </w:r>
              </w:del>
            </w:ins>
          </w:p>
          <w:p w14:paraId="7567C963" w14:textId="658CDA9E" w:rsidR="00874469" w:rsidDel="00E067A3" w:rsidRDefault="00874469">
            <w:pPr>
              <w:pStyle w:val="Appx"/>
              <w:rPr>
                <w:ins w:id="9597" w:author="aas" w:date="2013-10-14T02:06:00Z"/>
                <w:del w:id="9598" w:author="Anees Shaikh" w:date="2013-10-19T02:16:00Z"/>
              </w:rPr>
              <w:pPrChange w:id="9599" w:author="Anees Shaikh" w:date="2013-10-19T02:16:00Z">
                <w:pPr>
                  <w:pStyle w:val="XML1"/>
                </w:pPr>
              </w:pPrChange>
            </w:pPr>
            <w:ins w:id="9600" w:author="aas" w:date="2013-10-14T02:06:00Z">
              <w:del w:id="9601" w:author="Anees Shaikh" w:date="2013-10-19T02:16:00Z">
                <w:r w:rsidDel="00E067A3">
                  <w:delText xml:space="preserve">                                    &lt;xs:restriction base="xs:string"&gt;</w:delText>
                </w:r>
              </w:del>
            </w:ins>
          </w:p>
          <w:p w14:paraId="29A5D33A" w14:textId="4640D90B" w:rsidR="00874469" w:rsidDel="00E067A3" w:rsidRDefault="00874469">
            <w:pPr>
              <w:pStyle w:val="Appx"/>
              <w:rPr>
                <w:ins w:id="9602" w:author="aas" w:date="2013-10-14T02:06:00Z"/>
                <w:del w:id="9603" w:author="Anees Shaikh" w:date="2013-10-19T02:16:00Z"/>
              </w:rPr>
              <w:pPrChange w:id="9604" w:author="Anees Shaikh" w:date="2013-10-19T02:16:00Z">
                <w:pPr>
                  <w:pStyle w:val="XML1"/>
                </w:pPr>
              </w:pPrChange>
            </w:pPr>
            <w:ins w:id="9605" w:author="aas" w:date="2013-10-14T02:06:00Z">
              <w:del w:id="9606" w:author="Anees Shaikh" w:date="2013-10-19T02:16:00Z">
                <w:r w:rsidDel="00E067A3">
                  <w:delText xml:space="preserve">                                      &lt;xs:enumeration value="copper"/&gt;</w:delText>
                </w:r>
              </w:del>
            </w:ins>
          </w:p>
          <w:p w14:paraId="59A52013" w14:textId="40D346AD" w:rsidR="00874469" w:rsidDel="00E067A3" w:rsidRDefault="00874469">
            <w:pPr>
              <w:pStyle w:val="Appx"/>
              <w:rPr>
                <w:ins w:id="9607" w:author="aas" w:date="2013-10-14T02:06:00Z"/>
                <w:del w:id="9608" w:author="Anees Shaikh" w:date="2013-10-19T02:16:00Z"/>
              </w:rPr>
              <w:pPrChange w:id="9609" w:author="Anees Shaikh" w:date="2013-10-19T02:16:00Z">
                <w:pPr>
                  <w:pStyle w:val="XML1"/>
                </w:pPr>
              </w:pPrChange>
            </w:pPr>
            <w:ins w:id="9610" w:author="aas" w:date="2013-10-14T02:06:00Z">
              <w:del w:id="9611" w:author="Anees Shaikh" w:date="2013-10-19T02:16:00Z">
                <w:r w:rsidDel="00E067A3">
                  <w:delText xml:space="preserve">                                      &lt;xs:enumeration value="fiber"/&gt;</w:delText>
                </w:r>
              </w:del>
            </w:ins>
          </w:p>
          <w:p w14:paraId="2ECC6819" w14:textId="044B1FDC" w:rsidR="00874469" w:rsidDel="00E067A3" w:rsidRDefault="00874469">
            <w:pPr>
              <w:pStyle w:val="Appx"/>
              <w:rPr>
                <w:ins w:id="9612" w:author="aas" w:date="2013-10-14T02:06:00Z"/>
                <w:del w:id="9613" w:author="Anees Shaikh" w:date="2013-10-19T02:16:00Z"/>
              </w:rPr>
              <w:pPrChange w:id="9614" w:author="Anees Shaikh" w:date="2013-10-19T02:16:00Z">
                <w:pPr>
                  <w:pStyle w:val="XML1"/>
                </w:pPr>
              </w:pPrChange>
            </w:pPr>
            <w:ins w:id="9615" w:author="aas" w:date="2013-10-14T02:06:00Z">
              <w:del w:id="9616" w:author="Anees Shaikh" w:date="2013-10-19T02:16:00Z">
                <w:r w:rsidDel="00E067A3">
                  <w:delText xml:space="preserve">                                    &lt;/xs:restriction&gt;</w:delText>
                </w:r>
              </w:del>
            </w:ins>
          </w:p>
          <w:p w14:paraId="72C24FD6" w14:textId="5111F990" w:rsidR="00874469" w:rsidDel="00E067A3" w:rsidRDefault="00874469">
            <w:pPr>
              <w:pStyle w:val="Appx"/>
              <w:rPr>
                <w:ins w:id="9617" w:author="aas" w:date="2013-10-14T02:06:00Z"/>
                <w:del w:id="9618" w:author="Anees Shaikh" w:date="2013-10-19T02:16:00Z"/>
              </w:rPr>
              <w:pPrChange w:id="9619" w:author="Anees Shaikh" w:date="2013-10-19T02:16:00Z">
                <w:pPr>
                  <w:pStyle w:val="XML1"/>
                </w:pPr>
              </w:pPrChange>
            </w:pPr>
            <w:ins w:id="9620" w:author="aas" w:date="2013-10-14T02:06:00Z">
              <w:del w:id="9621" w:author="Anees Shaikh" w:date="2013-10-19T02:16:00Z">
                <w:r w:rsidDel="00E067A3">
                  <w:delText xml:space="preserve">                                  &lt;/xs:simpleType&gt;</w:delText>
                </w:r>
              </w:del>
            </w:ins>
          </w:p>
          <w:p w14:paraId="237DACE5" w14:textId="44FFAAAB" w:rsidR="00874469" w:rsidDel="00E067A3" w:rsidRDefault="00874469">
            <w:pPr>
              <w:pStyle w:val="Appx"/>
              <w:rPr>
                <w:ins w:id="9622" w:author="aas" w:date="2013-10-14T02:06:00Z"/>
                <w:del w:id="9623" w:author="Anees Shaikh" w:date="2013-10-19T02:16:00Z"/>
              </w:rPr>
              <w:pPrChange w:id="9624" w:author="Anees Shaikh" w:date="2013-10-19T02:16:00Z">
                <w:pPr>
                  <w:pStyle w:val="XML1"/>
                </w:pPr>
              </w:pPrChange>
            </w:pPr>
            <w:ins w:id="9625" w:author="aas" w:date="2013-10-14T02:06:00Z">
              <w:del w:id="9626" w:author="Anees Shaikh" w:date="2013-10-19T02:16:00Z">
                <w:r w:rsidDel="00E067A3">
                  <w:delText xml:space="preserve">                                &lt;/xs:element&gt;</w:delText>
                </w:r>
              </w:del>
            </w:ins>
          </w:p>
          <w:p w14:paraId="275E9340" w14:textId="1F4341CF" w:rsidR="00874469" w:rsidDel="00E067A3" w:rsidRDefault="00874469">
            <w:pPr>
              <w:pStyle w:val="Appx"/>
              <w:rPr>
                <w:ins w:id="9627" w:author="aas" w:date="2013-10-14T02:06:00Z"/>
                <w:del w:id="9628" w:author="Anees Shaikh" w:date="2013-10-19T02:16:00Z"/>
              </w:rPr>
              <w:pPrChange w:id="9629" w:author="Anees Shaikh" w:date="2013-10-19T02:16:00Z">
                <w:pPr>
                  <w:pStyle w:val="XML1"/>
                </w:pPr>
              </w:pPrChange>
            </w:pPr>
            <w:ins w:id="9630" w:author="aas" w:date="2013-10-14T02:06:00Z">
              <w:del w:id="9631" w:author="Anees Shaikh" w:date="2013-10-19T02:16:00Z">
                <w:r w:rsidDel="00E067A3">
                  <w:delText xml:space="preserve">                                &lt;xs:element name="pause" minOccurs="0"&gt;</w:delText>
                </w:r>
              </w:del>
            </w:ins>
          </w:p>
          <w:p w14:paraId="7243D1B8" w14:textId="724053F3" w:rsidR="00874469" w:rsidDel="00E067A3" w:rsidRDefault="00874469">
            <w:pPr>
              <w:pStyle w:val="Appx"/>
              <w:rPr>
                <w:ins w:id="9632" w:author="aas" w:date="2013-10-14T02:06:00Z"/>
                <w:del w:id="9633" w:author="Anees Shaikh" w:date="2013-10-19T02:16:00Z"/>
              </w:rPr>
              <w:pPrChange w:id="9634" w:author="Anees Shaikh" w:date="2013-10-19T02:16:00Z">
                <w:pPr>
                  <w:pStyle w:val="XML1"/>
                </w:pPr>
              </w:pPrChange>
            </w:pPr>
            <w:ins w:id="9635" w:author="aas" w:date="2013-10-14T02:06:00Z">
              <w:del w:id="9636" w:author="Anees Shaikh" w:date="2013-10-19T02:16:00Z">
                <w:r w:rsidDel="00E067A3">
                  <w:delText xml:space="preserve">                                  &lt;xs:annotation&gt;</w:delText>
                </w:r>
              </w:del>
            </w:ins>
          </w:p>
          <w:p w14:paraId="2ED16705" w14:textId="28E1827F" w:rsidR="00874469" w:rsidDel="00E067A3" w:rsidRDefault="00874469">
            <w:pPr>
              <w:pStyle w:val="Appx"/>
              <w:rPr>
                <w:ins w:id="9637" w:author="aas" w:date="2013-10-14T02:06:00Z"/>
                <w:del w:id="9638" w:author="Anees Shaikh" w:date="2013-10-19T02:16:00Z"/>
              </w:rPr>
              <w:pPrChange w:id="9639" w:author="Anees Shaikh" w:date="2013-10-19T02:16:00Z">
                <w:pPr>
                  <w:pStyle w:val="XML1"/>
                </w:pPr>
              </w:pPrChange>
            </w:pPr>
            <w:ins w:id="9640" w:author="aas" w:date="2013-10-14T02:06:00Z">
              <w:del w:id="9641" w:author="Anees Shaikh" w:date="2013-10-19T02:16:00Z">
                <w:r w:rsidDel="00E067A3">
                  <w:delText xml:space="preserve">                                    &lt;xs:documentation&gt;</w:delText>
                </w:r>
              </w:del>
            </w:ins>
          </w:p>
          <w:p w14:paraId="326A094D" w14:textId="421CBB30" w:rsidR="00874469" w:rsidDel="00E067A3" w:rsidRDefault="00874469">
            <w:pPr>
              <w:pStyle w:val="Appx"/>
              <w:rPr>
                <w:ins w:id="9642" w:author="aas" w:date="2013-10-14T02:06:00Z"/>
                <w:del w:id="9643" w:author="Anees Shaikh" w:date="2013-10-19T02:16:00Z"/>
              </w:rPr>
              <w:pPrChange w:id="9644" w:author="Anees Shaikh" w:date="2013-10-19T02:16:00Z">
                <w:pPr>
                  <w:pStyle w:val="XML1"/>
                </w:pPr>
              </w:pPrChange>
            </w:pPr>
            <w:ins w:id="9645" w:author="aas" w:date="2013-10-14T02:06:00Z">
              <w:del w:id="9646" w:author="Anees Shaikh" w:date="2013-10-19T02:16:00Z">
                <w:r w:rsidDel="00E067A3">
                  <w:delText xml:space="preserve">                                      Specifies if pausing of transmission is supported at all and if yes if</w:delText>
                </w:r>
              </w:del>
            </w:ins>
          </w:p>
          <w:p w14:paraId="28F3AAB0" w14:textId="6345EC7D" w:rsidR="00874469" w:rsidDel="00E067A3" w:rsidRDefault="00874469">
            <w:pPr>
              <w:pStyle w:val="Appx"/>
              <w:rPr>
                <w:ins w:id="9647" w:author="aas" w:date="2013-10-14T02:06:00Z"/>
                <w:del w:id="9648" w:author="Anees Shaikh" w:date="2013-10-19T02:16:00Z"/>
              </w:rPr>
              <w:pPrChange w:id="9649" w:author="Anees Shaikh" w:date="2013-10-19T02:16:00Z">
                <w:pPr>
                  <w:pStyle w:val="XML1"/>
                </w:pPr>
              </w:pPrChange>
            </w:pPr>
            <w:ins w:id="9650" w:author="aas" w:date="2013-10-14T02:06:00Z">
              <w:del w:id="9651" w:author="Anees Shaikh" w:date="2013-10-19T02:16:00Z">
                <w:r w:rsidDel="00E067A3">
                  <w:delText xml:space="preserve">                                             it is asymmetric or symmetric.</w:delText>
                </w:r>
              </w:del>
            </w:ins>
          </w:p>
          <w:p w14:paraId="26E7E201" w14:textId="0C8E5F44" w:rsidR="00874469" w:rsidDel="00E067A3" w:rsidRDefault="00874469">
            <w:pPr>
              <w:pStyle w:val="Appx"/>
              <w:rPr>
                <w:ins w:id="9652" w:author="aas" w:date="2013-10-14T02:06:00Z"/>
                <w:del w:id="9653" w:author="Anees Shaikh" w:date="2013-10-19T02:16:00Z"/>
              </w:rPr>
              <w:pPrChange w:id="9654" w:author="Anees Shaikh" w:date="2013-10-19T02:16:00Z">
                <w:pPr>
                  <w:pStyle w:val="XML1"/>
                </w:pPr>
              </w:pPrChange>
            </w:pPr>
            <w:ins w:id="9655" w:author="aas" w:date="2013-10-14T02:06:00Z">
              <w:del w:id="9656" w:author="Anees Shaikh" w:date="2013-10-19T02:16:00Z">
                <w:r w:rsidDel="00E067A3">
                  <w:delText xml:space="preserve">                                    &lt;/xs:documentation&gt;</w:delText>
                </w:r>
              </w:del>
            </w:ins>
          </w:p>
          <w:p w14:paraId="28D5FF74" w14:textId="4CE95DBD" w:rsidR="00874469" w:rsidDel="00E067A3" w:rsidRDefault="00874469">
            <w:pPr>
              <w:pStyle w:val="Appx"/>
              <w:rPr>
                <w:ins w:id="9657" w:author="aas" w:date="2013-10-14T02:06:00Z"/>
                <w:del w:id="9658" w:author="Anees Shaikh" w:date="2013-10-19T02:16:00Z"/>
              </w:rPr>
              <w:pPrChange w:id="9659" w:author="Anees Shaikh" w:date="2013-10-19T02:16:00Z">
                <w:pPr>
                  <w:pStyle w:val="XML1"/>
                </w:pPr>
              </w:pPrChange>
            </w:pPr>
            <w:ins w:id="9660" w:author="aas" w:date="2013-10-14T02:06:00Z">
              <w:del w:id="9661" w:author="Anees Shaikh" w:date="2013-10-19T02:16:00Z">
                <w:r w:rsidDel="00E067A3">
                  <w:delText xml:space="preserve">                                  &lt;/xs:annotation&gt;</w:delText>
                </w:r>
              </w:del>
            </w:ins>
          </w:p>
          <w:p w14:paraId="34B5DCBC" w14:textId="24ED67C5" w:rsidR="00874469" w:rsidDel="00E067A3" w:rsidRDefault="00874469">
            <w:pPr>
              <w:pStyle w:val="Appx"/>
              <w:rPr>
                <w:ins w:id="9662" w:author="aas" w:date="2013-10-14T02:06:00Z"/>
                <w:del w:id="9663" w:author="Anees Shaikh" w:date="2013-10-19T02:16:00Z"/>
              </w:rPr>
              <w:pPrChange w:id="9664" w:author="Anees Shaikh" w:date="2013-10-19T02:16:00Z">
                <w:pPr>
                  <w:pStyle w:val="XML1"/>
                </w:pPr>
              </w:pPrChange>
            </w:pPr>
            <w:ins w:id="9665" w:author="aas" w:date="2013-10-14T02:06:00Z">
              <w:del w:id="9666" w:author="Anees Shaikh" w:date="2013-10-19T02:16:00Z">
                <w:r w:rsidDel="00E067A3">
                  <w:delText xml:space="preserve">                                  &lt;xs:simpleType&gt;</w:delText>
                </w:r>
              </w:del>
            </w:ins>
          </w:p>
          <w:p w14:paraId="3FE1D8BC" w14:textId="42B2B5F3" w:rsidR="00874469" w:rsidDel="00E067A3" w:rsidRDefault="00874469">
            <w:pPr>
              <w:pStyle w:val="Appx"/>
              <w:rPr>
                <w:ins w:id="9667" w:author="aas" w:date="2013-10-14T02:06:00Z"/>
                <w:del w:id="9668" w:author="Anees Shaikh" w:date="2013-10-19T02:16:00Z"/>
              </w:rPr>
              <w:pPrChange w:id="9669" w:author="Anees Shaikh" w:date="2013-10-19T02:16:00Z">
                <w:pPr>
                  <w:pStyle w:val="XML1"/>
                </w:pPr>
              </w:pPrChange>
            </w:pPr>
            <w:ins w:id="9670" w:author="aas" w:date="2013-10-14T02:06:00Z">
              <w:del w:id="9671" w:author="Anees Shaikh" w:date="2013-10-19T02:16:00Z">
                <w:r w:rsidDel="00E067A3">
                  <w:delText xml:space="preserve">                                    &lt;xs:restriction base="xs:string"&gt;</w:delText>
                </w:r>
              </w:del>
            </w:ins>
          </w:p>
          <w:p w14:paraId="5644863A" w14:textId="5CFB0CC2" w:rsidR="00874469" w:rsidDel="00E067A3" w:rsidRDefault="00874469">
            <w:pPr>
              <w:pStyle w:val="Appx"/>
              <w:rPr>
                <w:ins w:id="9672" w:author="aas" w:date="2013-10-14T02:06:00Z"/>
                <w:del w:id="9673" w:author="Anees Shaikh" w:date="2013-10-19T02:16:00Z"/>
              </w:rPr>
              <w:pPrChange w:id="9674" w:author="Anees Shaikh" w:date="2013-10-19T02:16:00Z">
                <w:pPr>
                  <w:pStyle w:val="XML1"/>
                </w:pPr>
              </w:pPrChange>
            </w:pPr>
            <w:ins w:id="9675" w:author="aas" w:date="2013-10-14T02:06:00Z">
              <w:del w:id="9676" w:author="Anees Shaikh" w:date="2013-10-19T02:16:00Z">
                <w:r w:rsidDel="00E067A3">
                  <w:delText xml:space="preserve">                                      &lt;xs:enumeration value="unsupported"/&gt;</w:delText>
                </w:r>
              </w:del>
            </w:ins>
          </w:p>
          <w:p w14:paraId="1DDE486C" w14:textId="26255462" w:rsidR="00874469" w:rsidDel="00E067A3" w:rsidRDefault="00874469">
            <w:pPr>
              <w:pStyle w:val="Appx"/>
              <w:rPr>
                <w:ins w:id="9677" w:author="aas" w:date="2013-10-14T02:06:00Z"/>
                <w:del w:id="9678" w:author="Anees Shaikh" w:date="2013-10-19T02:16:00Z"/>
              </w:rPr>
              <w:pPrChange w:id="9679" w:author="Anees Shaikh" w:date="2013-10-19T02:16:00Z">
                <w:pPr>
                  <w:pStyle w:val="XML1"/>
                </w:pPr>
              </w:pPrChange>
            </w:pPr>
            <w:ins w:id="9680" w:author="aas" w:date="2013-10-14T02:06:00Z">
              <w:del w:id="9681" w:author="Anees Shaikh" w:date="2013-10-19T02:16:00Z">
                <w:r w:rsidDel="00E067A3">
                  <w:delText xml:space="preserve">                                      &lt;xs:enumeration value="symmetric"/&gt;</w:delText>
                </w:r>
              </w:del>
            </w:ins>
          </w:p>
          <w:p w14:paraId="738D198B" w14:textId="3335B9DF" w:rsidR="00874469" w:rsidDel="00E067A3" w:rsidRDefault="00874469">
            <w:pPr>
              <w:pStyle w:val="Appx"/>
              <w:rPr>
                <w:ins w:id="9682" w:author="aas" w:date="2013-10-14T02:06:00Z"/>
                <w:del w:id="9683" w:author="Anees Shaikh" w:date="2013-10-19T02:16:00Z"/>
              </w:rPr>
              <w:pPrChange w:id="9684" w:author="Anees Shaikh" w:date="2013-10-19T02:16:00Z">
                <w:pPr>
                  <w:pStyle w:val="XML1"/>
                </w:pPr>
              </w:pPrChange>
            </w:pPr>
            <w:ins w:id="9685" w:author="aas" w:date="2013-10-14T02:06:00Z">
              <w:del w:id="9686" w:author="Anees Shaikh" w:date="2013-10-19T02:16:00Z">
                <w:r w:rsidDel="00E067A3">
                  <w:delText xml:space="preserve">                                      &lt;xs:enumeration value="asymmetric"/&gt;</w:delText>
                </w:r>
              </w:del>
            </w:ins>
          </w:p>
          <w:p w14:paraId="0719E030" w14:textId="2F285DD5" w:rsidR="00874469" w:rsidDel="00E067A3" w:rsidRDefault="00874469">
            <w:pPr>
              <w:pStyle w:val="Appx"/>
              <w:rPr>
                <w:ins w:id="9687" w:author="aas" w:date="2013-10-14T02:06:00Z"/>
                <w:del w:id="9688" w:author="Anees Shaikh" w:date="2013-10-19T02:16:00Z"/>
              </w:rPr>
              <w:pPrChange w:id="9689" w:author="Anees Shaikh" w:date="2013-10-19T02:16:00Z">
                <w:pPr>
                  <w:pStyle w:val="XML1"/>
                </w:pPr>
              </w:pPrChange>
            </w:pPr>
            <w:ins w:id="9690" w:author="aas" w:date="2013-10-14T02:06:00Z">
              <w:del w:id="9691" w:author="Anees Shaikh" w:date="2013-10-19T02:16:00Z">
                <w:r w:rsidDel="00E067A3">
                  <w:delText xml:space="preserve">                                    &lt;/xs:restriction&gt;</w:delText>
                </w:r>
              </w:del>
            </w:ins>
          </w:p>
          <w:p w14:paraId="06BA3A21" w14:textId="3AA46DBD" w:rsidR="00874469" w:rsidDel="00E067A3" w:rsidRDefault="00874469">
            <w:pPr>
              <w:pStyle w:val="Appx"/>
              <w:rPr>
                <w:ins w:id="9692" w:author="aas" w:date="2013-10-14T02:06:00Z"/>
                <w:del w:id="9693" w:author="Anees Shaikh" w:date="2013-10-19T02:16:00Z"/>
              </w:rPr>
              <w:pPrChange w:id="9694" w:author="Anees Shaikh" w:date="2013-10-19T02:16:00Z">
                <w:pPr>
                  <w:pStyle w:val="XML1"/>
                </w:pPr>
              </w:pPrChange>
            </w:pPr>
            <w:ins w:id="9695" w:author="aas" w:date="2013-10-14T02:06:00Z">
              <w:del w:id="9696" w:author="Anees Shaikh" w:date="2013-10-19T02:16:00Z">
                <w:r w:rsidDel="00E067A3">
                  <w:delText xml:space="preserve">                                  &lt;/xs:simpleType&gt;</w:delText>
                </w:r>
              </w:del>
            </w:ins>
          </w:p>
          <w:p w14:paraId="3154A94E" w14:textId="5112B414" w:rsidR="00874469" w:rsidDel="00E067A3" w:rsidRDefault="00874469">
            <w:pPr>
              <w:pStyle w:val="Appx"/>
              <w:rPr>
                <w:ins w:id="9697" w:author="aas" w:date="2013-10-14T02:06:00Z"/>
                <w:del w:id="9698" w:author="Anees Shaikh" w:date="2013-10-19T02:16:00Z"/>
              </w:rPr>
              <w:pPrChange w:id="9699" w:author="Anees Shaikh" w:date="2013-10-19T02:16:00Z">
                <w:pPr>
                  <w:pStyle w:val="XML1"/>
                </w:pPr>
              </w:pPrChange>
            </w:pPr>
            <w:ins w:id="9700" w:author="aas" w:date="2013-10-14T02:06:00Z">
              <w:del w:id="9701" w:author="Anees Shaikh" w:date="2013-10-19T02:16:00Z">
                <w:r w:rsidDel="00E067A3">
                  <w:delText xml:space="preserve">                                &lt;/xs:element&gt;</w:delText>
                </w:r>
              </w:del>
            </w:ins>
          </w:p>
          <w:p w14:paraId="17EFDA59" w14:textId="0CEF62BC" w:rsidR="00874469" w:rsidDel="00E067A3" w:rsidRDefault="00874469">
            <w:pPr>
              <w:pStyle w:val="Appx"/>
              <w:rPr>
                <w:ins w:id="9702" w:author="aas" w:date="2013-10-14T02:06:00Z"/>
                <w:del w:id="9703" w:author="Anees Shaikh" w:date="2013-10-19T02:16:00Z"/>
              </w:rPr>
              <w:pPrChange w:id="9704" w:author="Anees Shaikh" w:date="2013-10-19T02:16:00Z">
                <w:pPr>
                  <w:pStyle w:val="XML1"/>
                </w:pPr>
              </w:pPrChange>
            </w:pPr>
            <w:ins w:id="9705" w:author="aas" w:date="2013-10-14T02:06:00Z">
              <w:del w:id="9706" w:author="Anees Shaikh" w:date="2013-10-19T02:16:00Z">
                <w:r w:rsidDel="00E067A3">
                  <w:delText xml:space="preserve">                                &lt;xs:any minOccurs="0" maxOccurs="unbounded"</w:delText>
                </w:r>
              </w:del>
            </w:ins>
          </w:p>
          <w:p w14:paraId="679846F8" w14:textId="56AB74E7" w:rsidR="00874469" w:rsidDel="00E067A3" w:rsidRDefault="00874469">
            <w:pPr>
              <w:pStyle w:val="Appx"/>
              <w:rPr>
                <w:ins w:id="9707" w:author="aas" w:date="2013-10-14T02:06:00Z"/>
                <w:del w:id="9708" w:author="Anees Shaikh" w:date="2013-10-19T02:16:00Z"/>
              </w:rPr>
              <w:pPrChange w:id="9709" w:author="Anees Shaikh" w:date="2013-10-19T02:16:00Z">
                <w:pPr>
                  <w:pStyle w:val="XML1"/>
                </w:pPr>
              </w:pPrChange>
            </w:pPr>
            <w:ins w:id="9710" w:author="aas" w:date="2013-10-14T02:06:00Z">
              <w:del w:id="9711" w:author="Anees Shaikh" w:date="2013-10-19T02:16:00Z">
                <w:r w:rsidDel="00E067A3">
                  <w:delText xml:space="preserve">                                        namespace="##other" processContents="lax"/&gt;</w:delText>
                </w:r>
              </w:del>
            </w:ins>
          </w:p>
          <w:p w14:paraId="57E7929A" w14:textId="0AB09B03" w:rsidR="00874469" w:rsidDel="00E067A3" w:rsidRDefault="00874469">
            <w:pPr>
              <w:pStyle w:val="Appx"/>
              <w:rPr>
                <w:ins w:id="9712" w:author="aas" w:date="2013-10-14T02:06:00Z"/>
                <w:del w:id="9713" w:author="Anees Shaikh" w:date="2013-10-19T02:16:00Z"/>
              </w:rPr>
              <w:pPrChange w:id="9714" w:author="Anees Shaikh" w:date="2013-10-19T02:16:00Z">
                <w:pPr>
                  <w:pStyle w:val="XML1"/>
                </w:pPr>
              </w:pPrChange>
            </w:pPr>
            <w:ins w:id="9715" w:author="aas" w:date="2013-10-14T02:06:00Z">
              <w:del w:id="9716" w:author="Anees Shaikh" w:date="2013-10-19T02:16:00Z">
                <w:r w:rsidDel="00E067A3">
                  <w:delText xml:space="preserve">                              &lt;/xs:sequence&gt;</w:delText>
                </w:r>
              </w:del>
            </w:ins>
          </w:p>
          <w:p w14:paraId="69EFF71C" w14:textId="34377471" w:rsidR="00874469" w:rsidDel="00E067A3" w:rsidRDefault="00874469">
            <w:pPr>
              <w:pStyle w:val="Appx"/>
              <w:rPr>
                <w:ins w:id="9717" w:author="aas" w:date="2013-10-14T02:06:00Z"/>
                <w:del w:id="9718" w:author="Anees Shaikh" w:date="2013-10-19T02:16:00Z"/>
              </w:rPr>
              <w:pPrChange w:id="9719" w:author="Anees Shaikh" w:date="2013-10-19T02:16:00Z">
                <w:pPr>
                  <w:pStyle w:val="XML1"/>
                </w:pPr>
              </w:pPrChange>
            </w:pPr>
            <w:ins w:id="9720" w:author="aas" w:date="2013-10-14T02:06:00Z">
              <w:del w:id="9721" w:author="Anees Shaikh" w:date="2013-10-19T02:16:00Z">
                <w:r w:rsidDel="00E067A3">
                  <w:delText xml:space="preserve">                            &lt;/xs:complexType&gt;</w:delText>
                </w:r>
              </w:del>
            </w:ins>
          </w:p>
          <w:p w14:paraId="35E7CCDB" w14:textId="4E7AEF49" w:rsidR="00874469" w:rsidDel="00E067A3" w:rsidRDefault="00874469">
            <w:pPr>
              <w:pStyle w:val="Appx"/>
              <w:rPr>
                <w:ins w:id="9722" w:author="aas" w:date="2013-10-14T02:06:00Z"/>
                <w:del w:id="9723" w:author="Anees Shaikh" w:date="2013-10-19T02:16:00Z"/>
              </w:rPr>
              <w:pPrChange w:id="9724" w:author="Anees Shaikh" w:date="2013-10-19T02:16:00Z">
                <w:pPr>
                  <w:pStyle w:val="XML1"/>
                </w:pPr>
              </w:pPrChange>
            </w:pPr>
            <w:ins w:id="9725" w:author="aas" w:date="2013-10-14T02:06:00Z">
              <w:del w:id="9726" w:author="Anees Shaikh" w:date="2013-10-19T02:16:00Z">
                <w:r w:rsidDel="00E067A3">
                  <w:delText xml:space="preserve">                          &lt;/xs:element&gt;</w:delText>
                </w:r>
              </w:del>
            </w:ins>
          </w:p>
          <w:p w14:paraId="18AAC5AD" w14:textId="30261C64" w:rsidR="00874469" w:rsidDel="00E067A3" w:rsidRDefault="00874469">
            <w:pPr>
              <w:pStyle w:val="Appx"/>
              <w:rPr>
                <w:ins w:id="9727" w:author="aas" w:date="2013-10-14T02:06:00Z"/>
                <w:del w:id="9728" w:author="Anees Shaikh" w:date="2013-10-19T02:16:00Z"/>
              </w:rPr>
              <w:pPrChange w:id="9729" w:author="Anees Shaikh" w:date="2013-10-19T02:16:00Z">
                <w:pPr>
                  <w:pStyle w:val="XML1"/>
                </w:pPr>
              </w:pPrChange>
            </w:pPr>
            <w:ins w:id="9730" w:author="aas" w:date="2013-10-14T02:06:00Z">
              <w:del w:id="9731" w:author="Anees Shaikh" w:date="2013-10-19T02:16:00Z">
                <w:r w:rsidDel="00E067A3">
                  <w:delText xml:space="preserve">                          &lt;xs:element name="advertised" minOccurs="0"&gt;</w:delText>
                </w:r>
              </w:del>
            </w:ins>
          </w:p>
          <w:p w14:paraId="6A6E48B3" w14:textId="411C028B" w:rsidR="00874469" w:rsidDel="00E067A3" w:rsidRDefault="00874469">
            <w:pPr>
              <w:pStyle w:val="Appx"/>
              <w:rPr>
                <w:ins w:id="9732" w:author="aas" w:date="2013-10-14T02:06:00Z"/>
                <w:del w:id="9733" w:author="Anees Shaikh" w:date="2013-10-19T02:16:00Z"/>
              </w:rPr>
              <w:pPrChange w:id="9734" w:author="Anees Shaikh" w:date="2013-10-19T02:16:00Z">
                <w:pPr>
                  <w:pStyle w:val="XML1"/>
                </w:pPr>
              </w:pPrChange>
            </w:pPr>
            <w:ins w:id="9735" w:author="aas" w:date="2013-10-14T02:06:00Z">
              <w:del w:id="9736" w:author="Anees Shaikh" w:date="2013-10-19T02:16:00Z">
                <w:r w:rsidDel="00E067A3">
                  <w:delText xml:space="preserve">                            &lt;xs:annotation&gt;</w:delText>
                </w:r>
              </w:del>
            </w:ins>
          </w:p>
          <w:p w14:paraId="23E7E67A" w14:textId="6A9A5CA5" w:rsidR="00874469" w:rsidDel="00E067A3" w:rsidRDefault="00874469">
            <w:pPr>
              <w:pStyle w:val="Appx"/>
              <w:rPr>
                <w:ins w:id="9737" w:author="aas" w:date="2013-10-14T02:06:00Z"/>
                <w:del w:id="9738" w:author="Anees Shaikh" w:date="2013-10-19T02:16:00Z"/>
              </w:rPr>
              <w:pPrChange w:id="9739" w:author="Anees Shaikh" w:date="2013-10-19T02:16:00Z">
                <w:pPr>
                  <w:pStyle w:val="XML1"/>
                </w:pPr>
              </w:pPrChange>
            </w:pPr>
            <w:ins w:id="9740" w:author="aas" w:date="2013-10-14T02:06:00Z">
              <w:del w:id="9741" w:author="Anees Shaikh" w:date="2013-10-19T02:16:00Z">
                <w:r w:rsidDel="00E067A3">
                  <w:delText xml:space="preserve">                              &lt;xs:documentation&gt;</w:delText>
                </w:r>
              </w:del>
            </w:ins>
          </w:p>
          <w:p w14:paraId="12819BEF" w14:textId="5B596F74" w:rsidR="00874469" w:rsidDel="00E067A3" w:rsidRDefault="00874469">
            <w:pPr>
              <w:pStyle w:val="Appx"/>
              <w:rPr>
                <w:ins w:id="9742" w:author="aas" w:date="2013-10-14T02:06:00Z"/>
                <w:del w:id="9743" w:author="Anees Shaikh" w:date="2013-10-19T02:16:00Z"/>
              </w:rPr>
              <w:pPrChange w:id="9744" w:author="Anees Shaikh" w:date="2013-10-19T02:16:00Z">
                <w:pPr>
                  <w:pStyle w:val="XML1"/>
                </w:pPr>
              </w:pPrChange>
            </w:pPr>
            <w:ins w:id="9745" w:author="aas" w:date="2013-10-14T02:06:00Z">
              <w:del w:id="9746" w:author="Anees Shaikh" w:date="2013-10-19T02:16:00Z">
                <w:r w:rsidDel="00E067A3">
                  <w:delText xml:space="preserve">                                The features (rates, duplex, etc.) of the port, that are advertised to</w:delText>
                </w:r>
              </w:del>
            </w:ins>
          </w:p>
          <w:p w14:paraId="1147C97D" w14:textId="111595A7" w:rsidR="00874469" w:rsidDel="00E067A3" w:rsidRDefault="00874469">
            <w:pPr>
              <w:pStyle w:val="Appx"/>
              <w:rPr>
                <w:ins w:id="9747" w:author="aas" w:date="2013-10-14T02:06:00Z"/>
                <w:del w:id="9748" w:author="Anees Shaikh" w:date="2013-10-19T02:16:00Z"/>
              </w:rPr>
              <w:pPrChange w:id="9749" w:author="Anees Shaikh" w:date="2013-10-19T02:16:00Z">
                <w:pPr>
                  <w:pStyle w:val="XML1"/>
                </w:pPr>
              </w:pPrChange>
            </w:pPr>
            <w:ins w:id="9750" w:author="aas" w:date="2013-10-14T02:06:00Z">
              <w:del w:id="9751" w:author="Anees Shaikh" w:date="2013-10-19T02:16:00Z">
                <w:r w:rsidDel="00E067A3">
                  <w:delText xml:space="preserve">                                       the peer port.</w:delText>
                </w:r>
              </w:del>
            </w:ins>
          </w:p>
          <w:p w14:paraId="0A097397" w14:textId="041AD959" w:rsidR="00874469" w:rsidDel="00E067A3" w:rsidRDefault="00874469">
            <w:pPr>
              <w:pStyle w:val="Appx"/>
              <w:rPr>
                <w:ins w:id="9752" w:author="aas" w:date="2013-10-14T02:06:00Z"/>
                <w:del w:id="9753" w:author="Anees Shaikh" w:date="2013-10-19T02:16:00Z"/>
              </w:rPr>
              <w:pPrChange w:id="9754" w:author="Anees Shaikh" w:date="2013-10-19T02:16:00Z">
                <w:pPr>
                  <w:pStyle w:val="XML1"/>
                </w:pPr>
              </w:pPrChange>
            </w:pPr>
            <w:ins w:id="9755" w:author="aas" w:date="2013-10-14T02:06:00Z">
              <w:del w:id="9756" w:author="Anees Shaikh" w:date="2013-10-19T02:16:00Z">
                <w:r w:rsidDel="00E067A3">
                  <w:delText xml:space="preserve">                              &lt;/xs:documentation&gt;</w:delText>
                </w:r>
              </w:del>
            </w:ins>
          </w:p>
          <w:p w14:paraId="27A41DA8" w14:textId="1510EF38" w:rsidR="00874469" w:rsidDel="00E067A3" w:rsidRDefault="00874469">
            <w:pPr>
              <w:pStyle w:val="Appx"/>
              <w:rPr>
                <w:ins w:id="9757" w:author="aas" w:date="2013-10-14T02:06:00Z"/>
                <w:del w:id="9758" w:author="Anees Shaikh" w:date="2013-10-19T02:16:00Z"/>
              </w:rPr>
              <w:pPrChange w:id="9759" w:author="Anees Shaikh" w:date="2013-10-19T02:16:00Z">
                <w:pPr>
                  <w:pStyle w:val="XML1"/>
                </w:pPr>
              </w:pPrChange>
            </w:pPr>
            <w:ins w:id="9760" w:author="aas" w:date="2013-10-14T02:06:00Z">
              <w:del w:id="9761" w:author="Anees Shaikh" w:date="2013-10-19T02:16:00Z">
                <w:r w:rsidDel="00E067A3">
                  <w:delText xml:space="preserve">                            &lt;/xs:annotation&gt;</w:delText>
                </w:r>
              </w:del>
            </w:ins>
          </w:p>
          <w:p w14:paraId="5E12798A" w14:textId="45B6008C" w:rsidR="00874469" w:rsidDel="00E067A3" w:rsidRDefault="00874469">
            <w:pPr>
              <w:pStyle w:val="Appx"/>
              <w:rPr>
                <w:ins w:id="9762" w:author="aas" w:date="2013-10-14T02:06:00Z"/>
                <w:del w:id="9763" w:author="Anees Shaikh" w:date="2013-10-19T02:16:00Z"/>
              </w:rPr>
              <w:pPrChange w:id="9764" w:author="Anees Shaikh" w:date="2013-10-19T02:16:00Z">
                <w:pPr>
                  <w:pStyle w:val="XML1"/>
                </w:pPr>
              </w:pPrChange>
            </w:pPr>
            <w:ins w:id="9765" w:author="aas" w:date="2013-10-14T02:06:00Z">
              <w:del w:id="9766" w:author="Anees Shaikh" w:date="2013-10-19T02:16:00Z">
                <w:r w:rsidDel="00E067A3">
                  <w:delText xml:space="preserve">                            &lt;xs:complexType&gt;</w:delText>
                </w:r>
              </w:del>
            </w:ins>
          </w:p>
          <w:p w14:paraId="05CD963A" w14:textId="723FE674" w:rsidR="00874469" w:rsidDel="00E067A3" w:rsidRDefault="00874469">
            <w:pPr>
              <w:pStyle w:val="Appx"/>
              <w:rPr>
                <w:ins w:id="9767" w:author="aas" w:date="2013-10-14T02:06:00Z"/>
                <w:del w:id="9768" w:author="Anees Shaikh" w:date="2013-10-19T02:16:00Z"/>
              </w:rPr>
              <w:pPrChange w:id="9769" w:author="Anees Shaikh" w:date="2013-10-19T02:16:00Z">
                <w:pPr>
                  <w:pStyle w:val="XML1"/>
                </w:pPr>
              </w:pPrChange>
            </w:pPr>
            <w:ins w:id="9770" w:author="aas" w:date="2013-10-14T02:06:00Z">
              <w:del w:id="9771" w:author="Anees Shaikh" w:date="2013-10-19T02:16:00Z">
                <w:r w:rsidDel="00E067A3">
                  <w:delText xml:space="preserve">                              &lt;xs:sequence&gt;</w:delText>
                </w:r>
              </w:del>
            </w:ins>
          </w:p>
          <w:p w14:paraId="3B08E28C" w14:textId="71B7BC94" w:rsidR="00874469" w:rsidDel="00E067A3" w:rsidRDefault="00874469">
            <w:pPr>
              <w:pStyle w:val="Appx"/>
              <w:rPr>
                <w:ins w:id="9772" w:author="aas" w:date="2013-10-14T02:06:00Z"/>
                <w:del w:id="9773" w:author="Anees Shaikh" w:date="2013-10-19T02:16:00Z"/>
              </w:rPr>
              <w:pPrChange w:id="9774" w:author="Anees Shaikh" w:date="2013-10-19T02:16:00Z">
                <w:pPr>
                  <w:pStyle w:val="XML1"/>
                </w:pPr>
              </w:pPrChange>
            </w:pPr>
            <w:ins w:id="9775" w:author="aas" w:date="2013-10-14T02:06:00Z">
              <w:del w:id="9776" w:author="Anees Shaikh" w:date="2013-10-19T02:16:00Z">
                <w:r w:rsidDel="00E067A3">
                  <w:delText xml:space="preserve">                                &lt;xs:element name="rate" minOccurs="1" maxOccurs="unbounded"  type="OFPortRateType"&gt;</w:delText>
                </w:r>
              </w:del>
            </w:ins>
          </w:p>
          <w:p w14:paraId="5EE7E688" w14:textId="30CA5B06" w:rsidR="00874469" w:rsidDel="00E067A3" w:rsidRDefault="00874469">
            <w:pPr>
              <w:pStyle w:val="Appx"/>
              <w:rPr>
                <w:ins w:id="9777" w:author="aas" w:date="2013-10-14T02:06:00Z"/>
                <w:del w:id="9778" w:author="Anees Shaikh" w:date="2013-10-19T02:16:00Z"/>
              </w:rPr>
              <w:pPrChange w:id="9779" w:author="Anees Shaikh" w:date="2013-10-19T02:16:00Z">
                <w:pPr>
                  <w:pStyle w:val="XML1"/>
                </w:pPr>
              </w:pPrChange>
            </w:pPr>
            <w:ins w:id="9780" w:author="aas" w:date="2013-10-14T02:06:00Z">
              <w:del w:id="9781" w:author="Anees Shaikh" w:date="2013-10-19T02:16:00Z">
                <w:r w:rsidDel="00E067A3">
                  <w:delText xml:space="preserve">                                  &lt;xs:annotation&gt;</w:delText>
                </w:r>
              </w:del>
            </w:ins>
          </w:p>
          <w:p w14:paraId="0183C8CD" w14:textId="5E12C653" w:rsidR="00874469" w:rsidDel="00E067A3" w:rsidRDefault="00874469">
            <w:pPr>
              <w:pStyle w:val="Appx"/>
              <w:rPr>
                <w:ins w:id="9782" w:author="aas" w:date="2013-10-14T02:06:00Z"/>
                <w:del w:id="9783" w:author="Anees Shaikh" w:date="2013-10-19T02:16:00Z"/>
              </w:rPr>
              <w:pPrChange w:id="9784" w:author="Anees Shaikh" w:date="2013-10-19T02:16:00Z">
                <w:pPr>
                  <w:pStyle w:val="XML1"/>
                </w:pPr>
              </w:pPrChange>
            </w:pPr>
            <w:ins w:id="9785" w:author="aas" w:date="2013-10-14T02:06:00Z">
              <w:del w:id="9786" w:author="Anees Shaikh" w:date="2013-10-19T02:16:00Z">
                <w:r w:rsidDel="00E067A3">
                  <w:delText xml:space="preserve">                                    &lt;xs:documentation&gt;</w:delText>
                </w:r>
              </w:del>
            </w:ins>
          </w:p>
          <w:p w14:paraId="37BB0856" w14:textId="2B42CD7C" w:rsidR="00874469" w:rsidDel="00E067A3" w:rsidRDefault="00874469">
            <w:pPr>
              <w:pStyle w:val="Appx"/>
              <w:rPr>
                <w:ins w:id="9787" w:author="aas" w:date="2013-10-14T02:06:00Z"/>
                <w:del w:id="9788" w:author="Anees Shaikh" w:date="2013-10-19T02:16:00Z"/>
              </w:rPr>
              <w:pPrChange w:id="9789" w:author="Anees Shaikh" w:date="2013-10-19T02:16:00Z">
                <w:pPr>
                  <w:pStyle w:val="XML1"/>
                </w:pPr>
              </w:pPrChange>
            </w:pPr>
            <w:ins w:id="9790" w:author="aas" w:date="2013-10-14T02:06:00Z">
              <w:del w:id="9791" w:author="Anees Shaikh" w:date="2013-10-19T02:16:00Z">
                <w:r w:rsidDel="00E067A3">
                  <w:delText xml:space="preserve">                                      The transmission rate that is supported or advertised. Multiple</w:delText>
                </w:r>
              </w:del>
            </w:ins>
          </w:p>
          <w:p w14:paraId="1D3B9700" w14:textId="3CD1D72D" w:rsidR="00874469" w:rsidDel="00E067A3" w:rsidRDefault="00874469">
            <w:pPr>
              <w:pStyle w:val="Appx"/>
              <w:rPr>
                <w:ins w:id="9792" w:author="aas" w:date="2013-10-14T02:06:00Z"/>
                <w:del w:id="9793" w:author="Anees Shaikh" w:date="2013-10-19T02:16:00Z"/>
              </w:rPr>
              <w:pPrChange w:id="9794" w:author="Anees Shaikh" w:date="2013-10-19T02:16:00Z">
                <w:pPr>
                  <w:pStyle w:val="XML1"/>
                </w:pPr>
              </w:pPrChange>
            </w:pPr>
            <w:ins w:id="9795" w:author="aas" w:date="2013-10-14T02:06:00Z">
              <w:del w:id="9796" w:author="Anees Shaikh" w:date="2013-10-19T02:16:00Z">
                <w:r w:rsidDel="00E067A3">
                  <w:delText xml:space="preserve">                                             transmissions rates are allowed.</w:delText>
                </w:r>
              </w:del>
            </w:ins>
          </w:p>
          <w:p w14:paraId="121C8C15" w14:textId="5938BDFA" w:rsidR="00874469" w:rsidDel="00E067A3" w:rsidRDefault="00874469">
            <w:pPr>
              <w:pStyle w:val="Appx"/>
              <w:rPr>
                <w:ins w:id="9797" w:author="aas" w:date="2013-10-14T02:06:00Z"/>
                <w:del w:id="9798" w:author="Anees Shaikh" w:date="2013-10-19T02:16:00Z"/>
              </w:rPr>
              <w:pPrChange w:id="9799" w:author="Anees Shaikh" w:date="2013-10-19T02:16:00Z">
                <w:pPr>
                  <w:pStyle w:val="XML1"/>
                </w:pPr>
              </w:pPrChange>
            </w:pPr>
            <w:ins w:id="9800" w:author="aas" w:date="2013-10-14T02:06:00Z">
              <w:del w:id="9801" w:author="Anees Shaikh" w:date="2013-10-19T02:16:00Z">
                <w:r w:rsidDel="00E067A3">
                  <w:delText xml:space="preserve">                                    &lt;/xs:documentation&gt;</w:delText>
                </w:r>
              </w:del>
            </w:ins>
          </w:p>
          <w:p w14:paraId="6C36B421" w14:textId="70DCF77C" w:rsidR="00874469" w:rsidDel="00E067A3" w:rsidRDefault="00874469">
            <w:pPr>
              <w:pStyle w:val="Appx"/>
              <w:rPr>
                <w:ins w:id="9802" w:author="aas" w:date="2013-10-14T02:06:00Z"/>
                <w:del w:id="9803" w:author="Anees Shaikh" w:date="2013-10-19T02:16:00Z"/>
              </w:rPr>
              <w:pPrChange w:id="9804" w:author="Anees Shaikh" w:date="2013-10-19T02:16:00Z">
                <w:pPr>
                  <w:pStyle w:val="XML1"/>
                </w:pPr>
              </w:pPrChange>
            </w:pPr>
            <w:ins w:id="9805" w:author="aas" w:date="2013-10-14T02:06:00Z">
              <w:del w:id="9806" w:author="Anees Shaikh" w:date="2013-10-19T02:16:00Z">
                <w:r w:rsidDel="00E067A3">
                  <w:delText xml:space="preserve">                                  &lt;/xs:annotation&gt;</w:delText>
                </w:r>
              </w:del>
            </w:ins>
          </w:p>
          <w:p w14:paraId="09A9402A" w14:textId="2BC358D0" w:rsidR="00874469" w:rsidDel="00E067A3" w:rsidRDefault="00874469">
            <w:pPr>
              <w:pStyle w:val="Appx"/>
              <w:rPr>
                <w:ins w:id="9807" w:author="aas" w:date="2013-10-14T02:06:00Z"/>
                <w:del w:id="9808" w:author="Anees Shaikh" w:date="2013-10-19T02:16:00Z"/>
              </w:rPr>
              <w:pPrChange w:id="9809" w:author="Anees Shaikh" w:date="2013-10-19T02:16:00Z">
                <w:pPr>
                  <w:pStyle w:val="XML1"/>
                </w:pPr>
              </w:pPrChange>
            </w:pPr>
            <w:ins w:id="9810" w:author="aas" w:date="2013-10-14T02:06:00Z">
              <w:del w:id="9811" w:author="Anees Shaikh" w:date="2013-10-19T02:16:00Z">
                <w:r w:rsidDel="00E067A3">
                  <w:delText xml:space="preserve">                                &lt;/xs:element&gt;</w:delText>
                </w:r>
              </w:del>
            </w:ins>
          </w:p>
          <w:p w14:paraId="3D0F4D92" w14:textId="0032EDE5" w:rsidR="00874469" w:rsidDel="00E067A3" w:rsidRDefault="00874469">
            <w:pPr>
              <w:pStyle w:val="Appx"/>
              <w:rPr>
                <w:ins w:id="9812" w:author="aas" w:date="2013-10-14T02:06:00Z"/>
                <w:del w:id="9813" w:author="Anees Shaikh" w:date="2013-10-19T02:16:00Z"/>
              </w:rPr>
              <w:pPrChange w:id="9814" w:author="Anees Shaikh" w:date="2013-10-19T02:16:00Z">
                <w:pPr>
                  <w:pStyle w:val="XML1"/>
                </w:pPr>
              </w:pPrChange>
            </w:pPr>
            <w:ins w:id="9815" w:author="aas" w:date="2013-10-14T02:06:00Z">
              <w:del w:id="9816" w:author="Anees Shaikh" w:date="2013-10-19T02:16:00Z">
                <w:r w:rsidDel="00E067A3">
                  <w:delText xml:space="preserve">                                &lt;xs:element name="auto-negotiate" minOccurs="0"  type="xs:boolean"&gt;</w:delText>
                </w:r>
              </w:del>
            </w:ins>
          </w:p>
          <w:p w14:paraId="0F1FAA5E" w14:textId="3CDD24DC" w:rsidR="00874469" w:rsidDel="00E067A3" w:rsidRDefault="00874469">
            <w:pPr>
              <w:pStyle w:val="Appx"/>
              <w:rPr>
                <w:ins w:id="9817" w:author="aas" w:date="2013-10-14T02:06:00Z"/>
                <w:del w:id="9818" w:author="Anees Shaikh" w:date="2013-10-19T02:16:00Z"/>
              </w:rPr>
              <w:pPrChange w:id="9819" w:author="Anees Shaikh" w:date="2013-10-19T02:16:00Z">
                <w:pPr>
                  <w:pStyle w:val="XML1"/>
                </w:pPr>
              </w:pPrChange>
            </w:pPr>
            <w:ins w:id="9820" w:author="aas" w:date="2013-10-14T02:06:00Z">
              <w:del w:id="9821" w:author="Anees Shaikh" w:date="2013-10-19T02:16:00Z">
                <w:r w:rsidDel="00E067A3">
                  <w:delText xml:space="preserve">                                  &lt;xs:annotation&gt;</w:delText>
                </w:r>
              </w:del>
            </w:ins>
          </w:p>
          <w:p w14:paraId="4CD780D6" w14:textId="0ADBEE62" w:rsidR="00874469" w:rsidDel="00E067A3" w:rsidRDefault="00874469">
            <w:pPr>
              <w:pStyle w:val="Appx"/>
              <w:rPr>
                <w:ins w:id="9822" w:author="aas" w:date="2013-10-14T02:06:00Z"/>
                <w:del w:id="9823" w:author="Anees Shaikh" w:date="2013-10-19T02:16:00Z"/>
              </w:rPr>
              <w:pPrChange w:id="9824" w:author="Anees Shaikh" w:date="2013-10-19T02:16:00Z">
                <w:pPr>
                  <w:pStyle w:val="XML1"/>
                </w:pPr>
              </w:pPrChange>
            </w:pPr>
            <w:ins w:id="9825" w:author="aas" w:date="2013-10-14T02:06:00Z">
              <w:del w:id="9826" w:author="Anees Shaikh" w:date="2013-10-19T02:16:00Z">
                <w:r w:rsidDel="00E067A3">
                  <w:delText xml:space="preserve">                                    &lt;xs:documentation&gt;</w:delText>
                </w:r>
              </w:del>
            </w:ins>
          </w:p>
          <w:p w14:paraId="02765D6D" w14:textId="7C636292" w:rsidR="00874469" w:rsidDel="00E067A3" w:rsidRDefault="00874469">
            <w:pPr>
              <w:pStyle w:val="Appx"/>
              <w:rPr>
                <w:ins w:id="9827" w:author="aas" w:date="2013-10-14T02:06:00Z"/>
                <w:del w:id="9828" w:author="Anees Shaikh" w:date="2013-10-19T02:16:00Z"/>
              </w:rPr>
              <w:pPrChange w:id="9829" w:author="Anees Shaikh" w:date="2013-10-19T02:16:00Z">
                <w:pPr>
                  <w:pStyle w:val="XML1"/>
                </w:pPr>
              </w:pPrChange>
            </w:pPr>
            <w:ins w:id="9830" w:author="aas" w:date="2013-10-14T02:06:00Z">
              <w:del w:id="9831" w:author="Anees Shaikh" w:date="2013-10-19T02:16:00Z">
                <w:r w:rsidDel="00E067A3">
                  <w:delText xml:space="preserve">                                      Specifies if auto-negotiation of transmission parameters is enabled for</w:delText>
                </w:r>
              </w:del>
            </w:ins>
          </w:p>
          <w:p w14:paraId="11EABD3F" w14:textId="0BC982BD" w:rsidR="00874469" w:rsidDel="00E067A3" w:rsidRDefault="00874469">
            <w:pPr>
              <w:pStyle w:val="Appx"/>
              <w:rPr>
                <w:ins w:id="9832" w:author="aas" w:date="2013-10-14T02:06:00Z"/>
                <w:del w:id="9833" w:author="Anees Shaikh" w:date="2013-10-19T02:16:00Z"/>
              </w:rPr>
              <w:pPrChange w:id="9834" w:author="Anees Shaikh" w:date="2013-10-19T02:16:00Z">
                <w:pPr>
                  <w:pStyle w:val="XML1"/>
                </w:pPr>
              </w:pPrChange>
            </w:pPr>
            <w:ins w:id="9835" w:author="aas" w:date="2013-10-14T02:06:00Z">
              <w:del w:id="9836" w:author="Anees Shaikh" w:date="2013-10-19T02:16:00Z">
                <w:r w:rsidDel="00E067A3">
                  <w:delText xml:space="preserve">                                             the port.</w:delText>
                </w:r>
              </w:del>
            </w:ins>
          </w:p>
          <w:p w14:paraId="756AD887" w14:textId="4CA93E56" w:rsidR="00874469" w:rsidDel="00E067A3" w:rsidRDefault="00874469">
            <w:pPr>
              <w:pStyle w:val="Appx"/>
              <w:rPr>
                <w:ins w:id="9837" w:author="aas" w:date="2013-10-14T02:06:00Z"/>
                <w:del w:id="9838" w:author="Anees Shaikh" w:date="2013-10-19T02:16:00Z"/>
              </w:rPr>
              <w:pPrChange w:id="9839" w:author="Anees Shaikh" w:date="2013-10-19T02:16:00Z">
                <w:pPr>
                  <w:pStyle w:val="XML1"/>
                </w:pPr>
              </w:pPrChange>
            </w:pPr>
            <w:ins w:id="9840" w:author="aas" w:date="2013-10-14T02:06:00Z">
              <w:del w:id="9841" w:author="Anees Shaikh" w:date="2013-10-19T02:16:00Z">
                <w:r w:rsidDel="00E067A3">
                  <w:delText xml:space="preserve">                                    &lt;/xs:documentation&gt;</w:delText>
                </w:r>
              </w:del>
            </w:ins>
          </w:p>
          <w:p w14:paraId="1F019E31" w14:textId="13C9537E" w:rsidR="00874469" w:rsidDel="00E067A3" w:rsidRDefault="00874469">
            <w:pPr>
              <w:pStyle w:val="Appx"/>
              <w:rPr>
                <w:ins w:id="9842" w:author="aas" w:date="2013-10-14T02:06:00Z"/>
                <w:del w:id="9843" w:author="Anees Shaikh" w:date="2013-10-19T02:16:00Z"/>
              </w:rPr>
              <w:pPrChange w:id="9844" w:author="Anees Shaikh" w:date="2013-10-19T02:16:00Z">
                <w:pPr>
                  <w:pStyle w:val="XML1"/>
                </w:pPr>
              </w:pPrChange>
            </w:pPr>
            <w:ins w:id="9845" w:author="aas" w:date="2013-10-14T02:06:00Z">
              <w:del w:id="9846" w:author="Anees Shaikh" w:date="2013-10-19T02:16:00Z">
                <w:r w:rsidDel="00E067A3">
                  <w:delText xml:space="preserve">                                  &lt;/xs:annotation&gt;</w:delText>
                </w:r>
              </w:del>
            </w:ins>
          </w:p>
          <w:p w14:paraId="1C1E8E0D" w14:textId="41484F6B" w:rsidR="00874469" w:rsidDel="00E067A3" w:rsidRDefault="00874469">
            <w:pPr>
              <w:pStyle w:val="Appx"/>
              <w:rPr>
                <w:ins w:id="9847" w:author="aas" w:date="2013-10-14T02:06:00Z"/>
                <w:del w:id="9848" w:author="Anees Shaikh" w:date="2013-10-19T02:16:00Z"/>
              </w:rPr>
              <w:pPrChange w:id="9849" w:author="Anees Shaikh" w:date="2013-10-19T02:16:00Z">
                <w:pPr>
                  <w:pStyle w:val="XML1"/>
                </w:pPr>
              </w:pPrChange>
            </w:pPr>
            <w:ins w:id="9850" w:author="aas" w:date="2013-10-14T02:06:00Z">
              <w:del w:id="9851" w:author="Anees Shaikh" w:date="2013-10-19T02:16:00Z">
                <w:r w:rsidDel="00E067A3">
                  <w:delText xml:space="preserve">                                &lt;/xs:element&gt;</w:delText>
                </w:r>
              </w:del>
            </w:ins>
          </w:p>
          <w:p w14:paraId="5B3C50CD" w14:textId="0E1B8F6B" w:rsidR="00874469" w:rsidDel="00E067A3" w:rsidRDefault="00874469">
            <w:pPr>
              <w:pStyle w:val="Appx"/>
              <w:rPr>
                <w:ins w:id="9852" w:author="aas" w:date="2013-10-14T02:06:00Z"/>
                <w:del w:id="9853" w:author="Anees Shaikh" w:date="2013-10-19T02:16:00Z"/>
              </w:rPr>
              <w:pPrChange w:id="9854" w:author="Anees Shaikh" w:date="2013-10-19T02:16:00Z">
                <w:pPr>
                  <w:pStyle w:val="XML1"/>
                </w:pPr>
              </w:pPrChange>
            </w:pPr>
            <w:ins w:id="9855" w:author="aas" w:date="2013-10-14T02:06:00Z">
              <w:del w:id="9856" w:author="Anees Shaikh" w:date="2013-10-19T02:16:00Z">
                <w:r w:rsidDel="00E067A3">
                  <w:delText xml:space="preserve">                                &lt;xs:element name="medium" minOccurs="1" maxOccurs="unbounded"&gt;</w:delText>
                </w:r>
              </w:del>
            </w:ins>
          </w:p>
          <w:p w14:paraId="33F4BEA3" w14:textId="5259C3A7" w:rsidR="00874469" w:rsidDel="00E067A3" w:rsidRDefault="00874469">
            <w:pPr>
              <w:pStyle w:val="Appx"/>
              <w:rPr>
                <w:ins w:id="9857" w:author="aas" w:date="2013-10-14T02:06:00Z"/>
                <w:del w:id="9858" w:author="Anees Shaikh" w:date="2013-10-19T02:16:00Z"/>
              </w:rPr>
              <w:pPrChange w:id="9859" w:author="Anees Shaikh" w:date="2013-10-19T02:16:00Z">
                <w:pPr>
                  <w:pStyle w:val="XML1"/>
                </w:pPr>
              </w:pPrChange>
            </w:pPr>
            <w:ins w:id="9860" w:author="aas" w:date="2013-10-14T02:06:00Z">
              <w:del w:id="9861" w:author="Anees Shaikh" w:date="2013-10-19T02:16:00Z">
                <w:r w:rsidDel="00E067A3">
                  <w:delText xml:space="preserve">                                  &lt;xs:annotation&gt;</w:delText>
                </w:r>
              </w:del>
            </w:ins>
          </w:p>
          <w:p w14:paraId="4F4237D9" w14:textId="58B3B7F5" w:rsidR="00874469" w:rsidDel="00E067A3" w:rsidRDefault="00874469">
            <w:pPr>
              <w:pStyle w:val="Appx"/>
              <w:rPr>
                <w:ins w:id="9862" w:author="aas" w:date="2013-10-14T02:06:00Z"/>
                <w:del w:id="9863" w:author="Anees Shaikh" w:date="2013-10-19T02:16:00Z"/>
              </w:rPr>
              <w:pPrChange w:id="9864" w:author="Anees Shaikh" w:date="2013-10-19T02:16:00Z">
                <w:pPr>
                  <w:pStyle w:val="XML1"/>
                </w:pPr>
              </w:pPrChange>
            </w:pPr>
            <w:ins w:id="9865" w:author="aas" w:date="2013-10-14T02:06:00Z">
              <w:del w:id="9866" w:author="Anees Shaikh" w:date="2013-10-19T02:16:00Z">
                <w:r w:rsidDel="00E067A3">
                  <w:delText xml:space="preserve">                                    &lt;xs:documentation&gt;</w:delText>
                </w:r>
              </w:del>
            </w:ins>
          </w:p>
          <w:p w14:paraId="3A65685C" w14:textId="330F174A" w:rsidR="00874469" w:rsidDel="00E067A3" w:rsidRDefault="00874469">
            <w:pPr>
              <w:pStyle w:val="Appx"/>
              <w:rPr>
                <w:ins w:id="9867" w:author="aas" w:date="2013-10-14T02:06:00Z"/>
                <w:del w:id="9868" w:author="Anees Shaikh" w:date="2013-10-19T02:16:00Z"/>
              </w:rPr>
              <w:pPrChange w:id="9869" w:author="Anees Shaikh" w:date="2013-10-19T02:16:00Z">
                <w:pPr>
                  <w:pStyle w:val="XML1"/>
                </w:pPr>
              </w:pPrChange>
            </w:pPr>
            <w:ins w:id="9870" w:author="aas" w:date="2013-10-14T02:06:00Z">
              <w:del w:id="9871" w:author="Anees Shaikh" w:date="2013-10-19T02:16:00Z">
                <w:r w:rsidDel="00E067A3">
                  <w:delText xml:space="preserve">                                      The transmission medium used by the port. Multiple media are allowed.</w:delText>
                </w:r>
              </w:del>
            </w:ins>
          </w:p>
          <w:p w14:paraId="5F6153CF" w14:textId="64FD425B" w:rsidR="00874469" w:rsidDel="00E067A3" w:rsidRDefault="00874469">
            <w:pPr>
              <w:pStyle w:val="Appx"/>
              <w:rPr>
                <w:ins w:id="9872" w:author="aas" w:date="2013-10-14T02:06:00Z"/>
                <w:del w:id="9873" w:author="Anees Shaikh" w:date="2013-10-19T02:16:00Z"/>
              </w:rPr>
              <w:pPrChange w:id="9874" w:author="Anees Shaikh" w:date="2013-10-19T02:16:00Z">
                <w:pPr>
                  <w:pStyle w:val="XML1"/>
                </w:pPr>
              </w:pPrChange>
            </w:pPr>
            <w:ins w:id="9875" w:author="aas" w:date="2013-10-14T02:06:00Z">
              <w:del w:id="9876" w:author="Anees Shaikh" w:date="2013-10-19T02:16:00Z">
                <w:r w:rsidDel="00E067A3">
                  <w:delText xml:space="preserve">                                    &lt;/xs:documentation&gt;</w:delText>
                </w:r>
              </w:del>
            </w:ins>
          </w:p>
          <w:p w14:paraId="33D9037E" w14:textId="62E7858B" w:rsidR="00874469" w:rsidDel="00E067A3" w:rsidRDefault="00874469">
            <w:pPr>
              <w:pStyle w:val="Appx"/>
              <w:rPr>
                <w:ins w:id="9877" w:author="aas" w:date="2013-10-14T02:06:00Z"/>
                <w:del w:id="9878" w:author="Anees Shaikh" w:date="2013-10-19T02:16:00Z"/>
              </w:rPr>
              <w:pPrChange w:id="9879" w:author="Anees Shaikh" w:date="2013-10-19T02:16:00Z">
                <w:pPr>
                  <w:pStyle w:val="XML1"/>
                </w:pPr>
              </w:pPrChange>
            </w:pPr>
            <w:ins w:id="9880" w:author="aas" w:date="2013-10-14T02:06:00Z">
              <w:del w:id="9881" w:author="Anees Shaikh" w:date="2013-10-19T02:16:00Z">
                <w:r w:rsidDel="00E067A3">
                  <w:delText xml:space="preserve">                                  &lt;/xs:annotation&gt;</w:delText>
                </w:r>
              </w:del>
            </w:ins>
          </w:p>
          <w:p w14:paraId="2767C3B4" w14:textId="66FB1DFB" w:rsidR="00874469" w:rsidDel="00E067A3" w:rsidRDefault="00874469">
            <w:pPr>
              <w:pStyle w:val="Appx"/>
              <w:rPr>
                <w:ins w:id="9882" w:author="aas" w:date="2013-10-14T02:06:00Z"/>
                <w:del w:id="9883" w:author="Anees Shaikh" w:date="2013-10-19T02:16:00Z"/>
              </w:rPr>
              <w:pPrChange w:id="9884" w:author="Anees Shaikh" w:date="2013-10-19T02:16:00Z">
                <w:pPr>
                  <w:pStyle w:val="XML1"/>
                </w:pPr>
              </w:pPrChange>
            </w:pPr>
            <w:ins w:id="9885" w:author="aas" w:date="2013-10-14T02:06:00Z">
              <w:del w:id="9886" w:author="Anees Shaikh" w:date="2013-10-19T02:16:00Z">
                <w:r w:rsidDel="00E067A3">
                  <w:delText xml:space="preserve">                                  &lt;xs:simpleType&gt;</w:delText>
                </w:r>
              </w:del>
            </w:ins>
          </w:p>
          <w:p w14:paraId="52CB9C71" w14:textId="5D12B2AD" w:rsidR="00874469" w:rsidDel="00E067A3" w:rsidRDefault="00874469">
            <w:pPr>
              <w:pStyle w:val="Appx"/>
              <w:rPr>
                <w:ins w:id="9887" w:author="aas" w:date="2013-10-14T02:06:00Z"/>
                <w:del w:id="9888" w:author="Anees Shaikh" w:date="2013-10-19T02:16:00Z"/>
              </w:rPr>
              <w:pPrChange w:id="9889" w:author="Anees Shaikh" w:date="2013-10-19T02:16:00Z">
                <w:pPr>
                  <w:pStyle w:val="XML1"/>
                </w:pPr>
              </w:pPrChange>
            </w:pPr>
            <w:ins w:id="9890" w:author="aas" w:date="2013-10-14T02:06:00Z">
              <w:del w:id="9891" w:author="Anees Shaikh" w:date="2013-10-19T02:16:00Z">
                <w:r w:rsidDel="00E067A3">
                  <w:delText xml:space="preserve">                                    &lt;xs:restriction base="xs:string"&gt;</w:delText>
                </w:r>
              </w:del>
            </w:ins>
          </w:p>
          <w:p w14:paraId="683D82E6" w14:textId="315D8B36" w:rsidR="00874469" w:rsidDel="00E067A3" w:rsidRDefault="00874469">
            <w:pPr>
              <w:pStyle w:val="Appx"/>
              <w:rPr>
                <w:ins w:id="9892" w:author="aas" w:date="2013-10-14T02:06:00Z"/>
                <w:del w:id="9893" w:author="Anees Shaikh" w:date="2013-10-19T02:16:00Z"/>
              </w:rPr>
              <w:pPrChange w:id="9894" w:author="Anees Shaikh" w:date="2013-10-19T02:16:00Z">
                <w:pPr>
                  <w:pStyle w:val="XML1"/>
                </w:pPr>
              </w:pPrChange>
            </w:pPr>
            <w:ins w:id="9895" w:author="aas" w:date="2013-10-14T02:06:00Z">
              <w:del w:id="9896" w:author="Anees Shaikh" w:date="2013-10-19T02:16:00Z">
                <w:r w:rsidDel="00E067A3">
                  <w:delText xml:space="preserve">                                      &lt;xs:enumeration value="copper"/&gt;</w:delText>
                </w:r>
              </w:del>
            </w:ins>
          </w:p>
          <w:p w14:paraId="1AD3A852" w14:textId="6CB273D3" w:rsidR="00874469" w:rsidDel="00E067A3" w:rsidRDefault="00874469">
            <w:pPr>
              <w:pStyle w:val="Appx"/>
              <w:rPr>
                <w:ins w:id="9897" w:author="aas" w:date="2013-10-14T02:06:00Z"/>
                <w:del w:id="9898" w:author="Anees Shaikh" w:date="2013-10-19T02:16:00Z"/>
              </w:rPr>
              <w:pPrChange w:id="9899" w:author="Anees Shaikh" w:date="2013-10-19T02:16:00Z">
                <w:pPr>
                  <w:pStyle w:val="XML1"/>
                </w:pPr>
              </w:pPrChange>
            </w:pPr>
            <w:ins w:id="9900" w:author="aas" w:date="2013-10-14T02:06:00Z">
              <w:del w:id="9901" w:author="Anees Shaikh" w:date="2013-10-19T02:16:00Z">
                <w:r w:rsidDel="00E067A3">
                  <w:delText xml:space="preserve">                                      &lt;xs:enumeration value="fiber"/&gt;</w:delText>
                </w:r>
              </w:del>
            </w:ins>
          </w:p>
          <w:p w14:paraId="44ED0172" w14:textId="1512645C" w:rsidR="00874469" w:rsidDel="00E067A3" w:rsidRDefault="00874469">
            <w:pPr>
              <w:pStyle w:val="Appx"/>
              <w:rPr>
                <w:ins w:id="9902" w:author="aas" w:date="2013-10-14T02:06:00Z"/>
                <w:del w:id="9903" w:author="Anees Shaikh" w:date="2013-10-19T02:16:00Z"/>
              </w:rPr>
              <w:pPrChange w:id="9904" w:author="Anees Shaikh" w:date="2013-10-19T02:16:00Z">
                <w:pPr>
                  <w:pStyle w:val="XML1"/>
                </w:pPr>
              </w:pPrChange>
            </w:pPr>
            <w:ins w:id="9905" w:author="aas" w:date="2013-10-14T02:06:00Z">
              <w:del w:id="9906" w:author="Anees Shaikh" w:date="2013-10-19T02:16:00Z">
                <w:r w:rsidDel="00E067A3">
                  <w:delText xml:space="preserve">                                    &lt;/xs:restriction&gt;</w:delText>
                </w:r>
              </w:del>
            </w:ins>
          </w:p>
          <w:p w14:paraId="535D39F8" w14:textId="1E60CEE2" w:rsidR="00874469" w:rsidDel="00E067A3" w:rsidRDefault="00874469">
            <w:pPr>
              <w:pStyle w:val="Appx"/>
              <w:rPr>
                <w:ins w:id="9907" w:author="aas" w:date="2013-10-14T02:06:00Z"/>
                <w:del w:id="9908" w:author="Anees Shaikh" w:date="2013-10-19T02:16:00Z"/>
              </w:rPr>
              <w:pPrChange w:id="9909" w:author="Anees Shaikh" w:date="2013-10-19T02:16:00Z">
                <w:pPr>
                  <w:pStyle w:val="XML1"/>
                </w:pPr>
              </w:pPrChange>
            </w:pPr>
            <w:ins w:id="9910" w:author="aas" w:date="2013-10-14T02:06:00Z">
              <w:del w:id="9911" w:author="Anees Shaikh" w:date="2013-10-19T02:16:00Z">
                <w:r w:rsidDel="00E067A3">
                  <w:delText xml:space="preserve">                                  &lt;/xs:simpleType&gt;</w:delText>
                </w:r>
              </w:del>
            </w:ins>
          </w:p>
          <w:p w14:paraId="3A85CAD7" w14:textId="02ED76DE" w:rsidR="00874469" w:rsidDel="00E067A3" w:rsidRDefault="00874469">
            <w:pPr>
              <w:pStyle w:val="Appx"/>
              <w:rPr>
                <w:ins w:id="9912" w:author="aas" w:date="2013-10-14T02:06:00Z"/>
                <w:del w:id="9913" w:author="Anees Shaikh" w:date="2013-10-19T02:16:00Z"/>
              </w:rPr>
              <w:pPrChange w:id="9914" w:author="Anees Shaikh" w:date="2013-10-19T02:16:00Z">
                <w:pPr>
                  <w:pStyle w:val="XML1"/>
                </w:pPr>
              </w:pPrChange>
            </w:pPr>
            <w:ins w:id="9915" w:author="aas" w:date="2013-10-14T02:06:00Z">
              <w:del w:id="9916" w:author="Anees Shaikh" w:date="2013-10-19T02:16:00Z">
                <w:r w:rsidDel="00E067A3">
                  <w:delText xml:space="preserve">                                &lt;/xs:element&gt;</w:delText>
                </w:r>
              </w:del>
            </w:ins>
          </w:p>
          <w:p w14:paraId="39C37B96" w14:textId="6AF5D00D" w:rsidR="00874469" w:rsidDel="00E067A3" w:rsidRDefault="00874469">
            <w:pPr>
              <w:pStyle w:val="Appx"/>
              <w:rPr>
                <w:ins w:id="9917" w:author="aas" w:date="2013-10-14T02:06:00Z"/>
                <w:del w:id="9918" w:author="Anees Shaikh" w:date="2013-10-19T02:16:00Z"/>
              </w:rPr>
              <w:pPrChange w:id="9919" w:author="Anees Shaikh" w:date="2013-10-19T02:16:00Z">
                <w:pPr>
                  <w:pStyle w:val="XML1"/>
                </w:pPr>
              </w:pPrChange>
            </w:pPr>
            <w:ins w:id="9920" w:author="aas" w:date="2013-10-14T02:06:00Z">
              <w:del w:id="9921" w:author="Anees Shaikh" w:date="2013-10-19T02:16:00Z">
                <w:r w:rsidDel="00E067A3">
                  <w:delText xml:space="preserve">                                &lt;xs:element name="pause"&gt;</w:delText>
                </w:r>
              </w:del>
            </w:ins>
          </w:p>
          <w:p w14:paraId="1B690F66" w14:textId="733B85C6" w:rsidR="00874469" w:rsidDel="00E067A3" w:rsidRDefault="00874469">
            <w:pPr>
              <w:pStyle w:val="Appx"/>
              <w:rPr>
                <w:ins w:id="9922" w:author="aas" w:date="2013-10-14T02:06:00Z"/>
                <w:del w:id="9923" w:author="Anees Shaikh" w:date="2013-10-19T02:16:00Z"/>
              </w:rPr>
              <w:pPrChange w:id="9924" w:author="Anees Shaikh" w:date="2013-10-19T02:16:00Z">
                <w:pPr>
                  <w:pStyle w:val="XML1"/>
                </w:pPr>
              </w:pPrChange>
            </w:pPr>
            <w:ins w:id="9925" w:author="aas" w:date="2013-10-14T02:06:00Z">
              <w:del w:id="9926" w:author="Anees Shaikh" w:date="2013-10-19T02:16:00Z">
                <w:r w:rsidDel="00E067A3">
                  <w:delText xml:space="preserve">                                  &lt;xs:annotation&gt;</w:delText>
                </w:r>
              </w:del>
            </w:ins>
          </w:p>
          <w:p w14:paraId="288070BB" w14:textId="70F0822C" w:rsidR="00874469" w:rsidDel="00E067A3" w:rsidRDefault="00874469">
            <w:pPr>
              <w:pStyle w:val="Appx"/>
              <w:rPr>
                <w:ins w:id="9927" w:author="aas" w:date="2013-10-14T02:06:00Z"/>
                <w:del w:id="9928" w:author="Anees Shaikh" w:date="2013-10-19T02:16:00Z"/>
              </w:rPr>
              <w:pPrChange w:id="9929" w:author="Anees Shaikh" w:date="2013-10-19T02:16:00Z">
                <w:pPr>
                  <w:pStyle w:val="XML1"/>
                </w:pPr>
              </w:pPrChange>
            </w:pPr>
            <w:ins w:id="9930" w:author="aas" w:date="2013-10-14T02:06:00Z">
              <w:del w:id="9931" w:author="Anees Shaikh" w:date="2013-10-19T02:16:00Z">
                <w:r w:rsidDel="00E067A3">
                  <w:delText xml:space="preserve">                                    &lt;xs:documentation&gt;</w:delText>
                </w:r>
              </w:del>
            </w:ins>
          </w:p>
          <w:p w14:paraId="62718402" w14:textId="55BEB63D" w:rsidR="00874469" w:rsidDel="00E067A3" w:rsidRDefault="00874469">
            <w:pPr>
              <w:pStyle w:val="Appx"/>
              <w:rPr>
                <w:ins w:id="9932" w:author="aas" w:date="2013-10-14T02:06:00Z"/>
                <w:del w:id="9933" w:author="Anees Shaikh" w:date="2013-10-19T02:16:00Z"/>
              </w:rPr>
              <w:pPrChange w:id="9934" w:author="Anees Shaikh" w:date="2013-10-19T02:16:00Z">
                <w:pPr>
                  <w:pStyle w:val="XML1"/>
                </w:pPr>
              </w:pPrChange>
            </w:pPr>
            <w:ins w:id="9935" w:author="aas" w:date="2013-10-14T02:06:00Z">
              <w:del w:id="9936" w:author="Anees Shaikh" w:date="2013-10-19T02:16:00Z">
                <w:r w:rsidDel="00E067A3">
                  <w:delText xml:space="preserve">                                      Specifies if pausing of transmission is supported at all and if yes if</w:delText>
                </w:r>
              </w:del>
            </w:ins>
          </w:p>
          <w:p w14:paraId="37E224E8" w14:textId="10621D80" w:rsidR="00874469" w:rsidDel="00E067A3" w:rsidRDefault="00874469">
            <w:pPr>
              <w:pStyle w:val="Appx"/>
              <w:rPr>
                <w:ins w:id="9937" w:author="aas" w:date="2013-10-14T02:06:00Z"/>
                <w:del w:id="9938" w:author="Anees Shaikh" w:date="2013-10-19T02:16:00Z"/>
              </w:rPr>
              <w:pPrChange w:id="9939" w:author="Anees Shaikh" w:date="2013-10-19T02:16:00Z">
                <w:pPr>
                  <w:pStyle w:val="XML1"/>
                </w:pPr>
              </w:pPrChange>
            </w:pPr>
            <w:ins w:id="9940" w:author="aas" w:date="2013-10-14T02:06:00Z">
              <w:del w:id="9941" w:author="Anees Shaikh" w:date="2013-10-19T02:16:00Z">
                <w:r w:rsidDel="00E067A3">
                  <w:delText xml:space="preserve">                                             it is asymmetric or symmetric.</w:delText>
                </w:r>
              </w:del>
            </w:ins>
          </w:p>
          <w:p w14:paraId="79AEAC7F" w14:textId="1F127B16" w:rsidR="00874469" w:rsidDel="00E067A3" w:rsidRDefault="00874469">
            <w:pPr>
              <w:pStyle w:val="Appx"/>
              <w:rPr>
                <w:ins w:id="9942" w:author="aas" w:date="2013-10-14T02:06:00Z"/>
                <w:del w:id="9943" w:author="Anees Shaikh" w:date="2013-10-19T02:16:00Z"/>
              </w:rPr>
              <w:pPrChange w:id="9944" w:author="Anees Shaikh" w:date="2013-10-19T02:16:00Z">
                <w:pPr>
                  <w:pStyle w:val="XML1"/>
                </w:pPr>
              </w:pPrChange>
            </w:pPr>
            <w:ins w:id="9945" w:author="aas" w:date="2013-10-14T02:06:00Z">
              <w:del w:id="9946" w:author="Anees Shaikh" w:date="2013-10-19T02:16:00Z">
                <w:r w:rsidDel="00E067A3">
                  <w:delText xml:space="preserve">                                    &lt;/xs:documentation&gt;</w:delText>
                </w:r>
              </w:del>
            </w:ins>
          </w:p>
          <w:p w14:paraId="3D1C8AA2" w14:textId="23EE0BA8" w:rsidR="00874469" w:rsidDel="00E067A3" w:rsidRDefault="00874469">
            <w:pPr>
              <w:pStyle w:val="Appx"/>
              <w:rPr>
                <w:ins w:id="9947" w:author="aas" w:date="2013-10-14T02:06:00Z"/>
                <w:del w:id="9948" w:author="Anees Shaikh" w:date="2013-10-19T02:16:00Z"/>
              </w:rPr>
              <w:pPrChange w:id="9949" w:author="Anees Shaikh" w:date="2013-10-19T02:16:00Z">
                <w:pPr>
                  <w:pStyle w:val="XML1"/>
                </w:pPr>
              </w:pPrChange>
            </w:pPr>
            <w:ins w:id="9950" w:author="aas" w:date="2013-10-14T02:06:00Z">
              <w:del w:id="9951" w:author="Anees Shaikh" w:date="2013-10-19T02:16:00Z">
                <w:r w:rsidDel="00E067A3">
                  <w:delText xml:space="preserve">                                  &lt;/xs:annotation&gt;</w:delText>
                </w:r>
              </w:del>
            </w:ins>
          </w:p>
          <w:p w14:paraId="0AFF447E" w14:textId="7E41FE13" w:rsidR="00874469" w:rsidDel="00E067A3" w:rsidRDefault="00874469">
            <w:pPr>
              <w:pStyle w:val="Appx"/>
              <w:rPr>
                <w:ins w:id="9952" w:author="aas" w:date="2013-10-14T02:06:00Z"/>
                <w:del w:id="9953" w:author="Anees Shaikh" w:date="2013-10-19T02:16:00Z"/>
              </w:rPr>
              <w:pPrChange w:id="9954" w:author="Anees Shaikh" w:date="2013-10-19T02:16:00Z">
                <w:pPr>
                  <w:pStyle w:val="XML1"/>
                </w:pPr>
              </w:pPrChange>
            </w:pPr>
            <w:ins w:id="9955" w:author="aas" w:date="2013-10-14T02:06:00Z">
              <w:del w:id="9956" w:author="Anees Shaikh" w:date="2013-10-19T02:16:00Z">
                <w:r w:rsidDel="00E067A3">
                  <w:delText xml:space="preserve">                                  &lt;xs:simpleType&gt;</w:delText>
                </w:r>
              </w:del>
            </w:ins>
          </w:p>
          <w:p w14:paraId="7DF34EDE" w14:textId="44BD1B22" w:rsidR="00874469" w:rsidDel="00E067A3" w:rsidRDefault="00874469">
            <w:pPr>
              <w:pStyle w:val="Appx"/>
              <w:rPr>
                <w:ins w:id="9957" w:author="aas" w:date="2013-10-14T02:06:00Z"/>
                <w:del w:id="9958" w:author="Anees Shaikh" w:date="2013-10-19T02:16:00Z"/>
              </w:rPr>
              <w:pPrChange w:id="9959" w:author="Anees Shaikh" w:date="2013-10-19T02:16:00Z">
                <w:pPr>
                  <w:pStyle w:val="XML1"/>
                </w:pPr>
              </w:pPrChange>
            </w:pPr>
            <w:ins w:id="9960" w:author="aas" w:date="2013-10-14T02:06:00Z">
              <w:del w:id="9961" w:author="Anees Shaikh" w:date="2013-10-19T02:16:00Z">
                <w:r w:rsidDel="00E067A3">
                  <w:delText xml:space="preserve">                                    &lt;xs:restriction base="xs:string"&gt;</w:delText>
                </w:r>
              </w:del>
            </w:ins>
          </w:p>
          <w:p w14:paraId="7A258438" w14:textId="25C6C77D" w:rsidR="00874469" w:rsidDel="00E067A3" w:rsidRDefault="00874469">
            <w:pPr>
              <w:pStyle w:val="Appx"/>
              <w:rPr>
                <w:ins w:id="9962" w:author="aas" w:date="2013-10-14T02:06:00Z"/>
                <w:del w:id="9963" w:author="Anees Shaikh" w:date="2013-10-19T02:16:00Z"/>
              </w:rPr>
              <w:pPrChange w:id="9964" w:author="Anees Shaikh" w:date="2013-10-19T02:16:00Z">
                <w:pPr>
                  <w:pStyle w:val="XML1"/>
                </w:pPr>
              </w:pPrChange>
            </w:pPr>
            <w:ins w:id="9965" w:author="aas" w:date="2013-10-14T02:06:00Z">
              <w:del w:id="9966" w:author="Anees Shaikh" w:date="2013-10-19T02:16:00Z">
                <w:r w:rsidDel="00E067A3">
                  <w:delText xml:space="preserve">                                      &lt;xs:enumeration value="unsupported"/&gt;</w:delText>
                </w:r>
              </w:del>
            </w:ins>
          </w:p>
          <w:p w14:paraId="0C4E5601" w14:textId="032D282B" w:rsidR="00874469" w:rsidDel="00E067A3" w:rsidRDefault="00874469">
            <w:pPr>
              <w:pStyle w:val="Appx"/>
              <w:rPr>
                <w:ins w:id="9967" w:author="aas" w:date="2013-10-14T02:06:00Z"/>
                <w:del w:id="9968" w:author="Anees Shaikh" w:date="2013-10-19T02:16:00Z"/>
              </w:rPr>
              <w:pPrChange w:id="9969" w:author="Anees Shaikh" w:date="2013-10-19T02:16:00Z">
                <w:pPr>
                  <w:pStyle w:val="XML1"/>
                </w:pPr>
              </w:pPrChange>
            </w:pPr>
            <w:ins w:id="9970" w:author="aas" w:date="2013-10-14T02:06:00Z">
              <w:del w:id="9971" w:author="Anees Shaikh" w:date="2013-10-19T02:16:00Z">
                <w:r w:rsidDel="00E067A3">
                  <w:delText xml:space="preserve">                                      &lt;xs:enumeration value="symmetric"/&gt;</w:delText>
                </w:r>
              </w:del>
            </w:ins>
          </w:p>
          <w:p w14:paraId="34460901" w14:textId="766A9A96" w:rsidR="00874469" w:rsidDel="00E067A3" w:rsidRDefault="00874469">
            <w:pPr>
              <w:pStyle w:val="Appx"/>
              <w:rPr>
                <w:ins w:id="9972" w:author="aas" w:date="2013-10-14T02:06:00Z"/>
                <w:del w:id="9973" w:author="Anees Shaikh" w:date="2013-10-19T02:16:00Z"/>
              </w:rPr>
              <w:pPrChange w:id="9974" w:author="Anees Shaikh" w:date="2013-10-19T02:16:00Z">
                <w:pPr>
                  <w:pStyle w:val="XML1"/>
                </w:pPr>
              </w:pPrChange>
            </w:pPr>
            <w:ins w:id="9975" w:author="aas" w:date="2013-10-14T02:06:00Z">
              <w:del w:id="9976" w:author="Anees Shaikh" w:date="2013-10-19T02:16:00Z">
                <w:r w:rsidDel="00E067A3">
                  <w:delText xml:space="preserve">                                      &lt;xs:enumeration value="asymmetric"/&gt;</w:delText>
                </w:r>
              </w:del>
            </w:ins>
          </w:p>
          <w:p w14:paraId="7DD43E61" w14:textId="72B969B2" w:rsidR="00874469" w:rsidDel="00E067A3" w:rsidRDefault="00874469">
            <w:pPr>
              <w:pStyle w:val="Appx"/>
              <w:rPr>
                <w:ins w:id="9977" w:author="aas" w:date="2013-10-14T02:06:00Z"/>
                <w:del w:id="9978" w:author="Anees Shaikh" w:date="2013-10-19T02:16:00Z"/>
              </w:rPr>
              <w:pPrChange w:id="9979" w:author="Anees Shaikh" w:date="2013-10-19T02:16:00Z">
                <w:pPr>
                  <w:pStyle w:val="XML1"/>
                </w:pPr>
              </w:pPrChange>
            </w:pPr>
            <w:ins w:id="9980" w:author="aas" w:date="2013-10-14T02:06:00Z">
              <w:del w:id="9981" w:author="Anees Shaikh" w:date="2013-10-19T02:16:00Z">
                <w:r w:rsidDel="00E067A3">
                  <w:delText xml:space="preserve">                                    &lt;/xs:restriction&gt;</w:delText>
                </w:r>
              </w:del>
            </w:ins>
          </w:p>
          <w:p w14:paraId="526A1955" w14:textId="4E18D683" w:rsidR="00874469" w:rsidDel="00E067A3" w:rsidRDefault="00874469">
            <w:pPr>
              <w:pStyle w:val="Appx"/>
              <w:rPr>
                <w:ins w:id="9982" w:author="aas" w:date="2013-10-14T02:06:00Z"/>
                <w:del w:id="9983" w:author="Anees Shaikh" w:date="2013-10-19T02:16:00Z"/>
              </w:rPr>
              <w:pPrChange w:id="9984" w:author="Anees Shaikh" w:date="2013-10-19T02:16:00Z">
                <w:pPr>
                  <w:pStyle w:val="XML1"/>
                </w:pPr>
              </w:pPrChange>
            </w:pPr>
            <w:ins w:id="9985" w:author="aas" w:date="2013-10-14T02:06:00Z">
              <w:del w:id="9986" w:author="Anees Shaikh" w:date="2013-10-19T02:16:00Z">
                <w:r w:rsidDel="00E067A3">
                  <w:delText xml:space="preserve">                                  &lt;/xs:simpleType&gt;</w:delText>
                </w:r>
              </w:del>
            </w:ins>
          </w:p>
          <w:p w14:paraId="4B5AA2BA" w14:textId="19F4BF46" w:rsidR="00874469" w:rsidDel="00E067A3" w:rsidRDefault="00874469">
            <w:pPr>
              <w:pStyle w:val="Appx"/>
              <w:rPr>
                <w:ins w:id="9987" w:author="aas" w:date="2013-10-14T02:06:00Z"/>
                <w:del w:id="9988" w:author="Anees Shaikh" w:date="2013-10-19T02:16:00Z"/>
              </w:rPr>
              <w:pPrChange w:id="9989" w:author="Anees Shaikh" w:date="2013-10-19T02:16:00Z">
                <w:pPr>
                  <w:pStyle w:val="XML1"/>
                </w:pPr>
              </w:pPrChange>
            </w:pPr>
            <w:ins w:id="9990" w:author="aas" w:date="2013-10-14T02:06:00Z">
              <w:del w:id="9991" w:author="Anees Shaikh" w:date="2013-10-19T02:16:00Z">
                <w:r w:rsidDel="00E067A3">
                  <w:delText xml:space="preserve">                                &lt;/xs:element&gt;</w:delText>
                </w:r>
              </w:del>
            </w:ins>
          </w:p>
          <w:p w14:paraId="6F219308" w14:textId="5D5A9B66" w:rsidR="00874469" w:rsidDel="00E067A3" w:rsidRDefault="00874469">
            <w:pPr>
              <w:pStyle w:val="Appx"/>
              <w:rPr>
                <w:ins w:id="9992" w:author="aas" w:date="2013-10-14T02:06:00Z"/>
                <w:del w:id="9993" w:author="Anees Shaikh" w:date="2013-10-19T02:16:00Z"/>
              </w:rPr>
              <w:pPrChange w:id="9994" w:author="Anees Shaikh" w:date="2013-10-19T02:16:00Z">
                <w:pPr>
                  <w:pStyle w:val="XML1"/>
                </w:pPr>
              </w:pPrChange>
            </w:pPr>
            <w:ins w:id="9995" w:author="aas" w:date="2013-10-14T02:06:00Z">
              <w:del w:id="9996" w:author="Anees Shaikh" w:date="2013-10-19T02:16:00Z">
                <w:r w:rsidDel="00E067A3">
                  <w:delText xml:space="preserve">                                &lt;xs:any minOccurs="0" maxOccurs="unbounded"</w:delText>
                </w:r>
              </w:del>
            </w:ins>
          </w:p>
          <w:p w14:paraId="76129576" w14:textId="78087004" w:rsidR="00874469" w:rsidDel="00E067A3" w:rsidRDefault="00874469">
            <w:pPr>
              <w:pStyle w:val="Appx"/>
              <w:rPr>
                <w:ins w:id="9997" w:author="aas" w:date="2013-10-14T02:06:00Z"/>
                <w:del w:id="9998" w:author="Anees Shaikh" w:date="2013-10-19T02:16:00Z"/>
              </w:rPr>
              <w:pPrChange w:id="9999" w:author="Anees Shaikh" w:date="2013-10-19T02:16:00Z">
                <w:pPr>
                  <w:pStyle w:val="XML1"/>
                </w:pPr>
              </w:pPrChange>
            </w:pPr>
            <w:ins w:id="10000" w:author="aas" w:date="2013-10-14T02:06:00Z">
              <w:del w:id="10001" w:author="Anees Shaikh" w:date="2013-10-19T02:16:00Z">
                <w:r w:rsidDel="00E067A3">
                  <w:delText xml:space="preserve">                                        namespace="##other" processContents="lax"/&gt;</w:delText>
                </w:r>
              </w:del>
            </w:ins>
          </w:p>
          <w:p w14:paraId="41FCBDF0" w14:textId="76BE5318" w:rsidR="00874469" w:rsidDel="00E067A3" w:rsidRDefault="00874469">
            <w:pPr>
              <w:pStyle w:val="Appx"/>
              <w:rPr>
                <w:ins w:id="10002" w:author="aas" w:date="2013-10-14T02:06:00Z"/>
                <w:del w:id="10003" w:author="Anees Shaikh" w:date="2013-10-19T02:16:00Z"/>
              </w:rPr>
              <w:pPrChange w:id="10004" w:author="Anees Shaikh" w:date="2013-10-19T02:16:00Z">
                <w:pPr>
                  <w:pStyle w:val="XML1"/>
                </w:pPr>
              </w:pPrChange>
            </w:pPr>
            <w:ins w:id="10005" w:author="aas" w:date="2013-10-14T02:06:00Z">
              <w:del w:id="10006" w:author="Anees Shaikh" w:date="2013-10-19T02:16:00Z">
                <w:r w:rsidDel="00E067A3">
                  <w:delText xml:space="preserve">                              &lt;/xs:sequence&gt;</w:delText>
                </w:r>
              </w:del>
            </w:ins>
          </w:p>
          <w:p w14:paraId="180F7396" w14:textId="10A067F4" w:rsidR="00874469" w:rsidDel="00E067A3" w:rsidRDefault="00874469">
            <w:pPr>
              <w:pStyle w:val="Appx"/>
              <w:rPr>
                <w:ins w:id="10007" w:author="aas" w:date="2013-10-14T02:06:00Z"/>
                <w:del w:id="10008" w:author="Anees Shaikh" w:date="2013-10-19T02:16:00Z"/>
              </w:rPr>
              <w:pPrChange w:id="10009" w:author="Anees Shaikh" w:date="2013-10-19T02:16:00Z">
                <w:pPr>
                  <w:pStyle w:val="XML1"/>
                </w:pPr>
              </w:pPrChange>
            </w:pPr>
            <w:ins w:id="10010" w:author="aas" w:date="2013-10-14T02:06:00Z">
              <w:del w:id="10011" w:author="Anees Shaikh" w:date="2013-10-19T02:16:00Z">
                <w:r w:rsidDel="00E067A3">
                  <w:delText xml:space="preserve">                            &lt;/xs:complexType&gt;</w:delText>
                </w:r>
              </w:del>
            </w:ins>
          </w:p>
          <w:p w14:paraId="23D1FB57" w14:textId="74C0AF43" w:rsidR="00874469" w:rsidDel="00E067A3" w:rsidRDefault="00874469">
            <w:pPr>
              <w:pStyle w:val="Appx"/>
              <w:rPr>
                <w:ins w:id="10012" w:author="aas" w:date="2013-10-14T02:06:00Z"/>
                <w:del w:id="10013" w:author="Anees Shaikh" w:date="2013-10-19T02:16:00Z"/>
              </w:rPr>
              <w:pPrChange w:id="10014" w:author="Anees Shaikh" w:date="2013-10-19T02:16:00Z">
                <w:pPr>
                  <w:pStyle w:val="XML1"/>
                </w:pPr>
              </w:pPrChange>
            </w:pPr>
            <w:ins w:id="10015" w:author="aas" w:date="2013-10-14T02:06:00Z">
              <w:del w:id="10016" w:author="Anees Shaikh" w:date="2013-10-19T02:16:00Z">
                <w:r w:rsidDel="00E067A3">
                  <w:delText xml:space="preserve">                          &lt;/xs:element&gt;</w:delText>
                </w:r>
              </w:del>
            </w:ins>
          </w:p>
          <w:p w14:paraId="49A3F4C6" w14:textId="1F10A350" w:rsidR="00874469" w:rsidDel="00E067A3" w:rsidRDefault="00874469">
            <w:pPr>
              <w:pStyle w:val="Appx"/>
              <w:rPr>
                <w:ins w:id="10017" w:author="aas" w:date="2013-10-14T02:06:00Z"/>
                <w:del w:id="10018" w:author="Anees Shaikh" w:date="2013-10-19T02:16:00Z"/>
              </w:rPr>
              <w:pPrChange w:id="10019" w:author="Anees Shaikh" w:date="2013-10-19T02:16:00Z">
                <w:pPr>
                  <w:pStyle w:val="XML1"/>
                </w:pPr>
              </w:pPrChange>
            </w:pPr>
            <w:ins w:id="10020" w:author="aas" w:date="2013-10-14T02:06:00Z">
              <w:del w:id="10021" w:author="Anees Shaikh" w:date="2013-10-19T02:16:00Z">
                <w:r w:rsidDel="00E067A3">
                  <w:delText xml:space="preserve">                          &lt;xs:element name="supported" minOccurs="0"&gt;</w:delText>
                </w:r>
              </w:del>
            </w:ins>
          </w:p>
          <w:p w14:paraId="31F2244D" w14:textId="5C560535" w:rsidR="00874469" w:rsidDel="00E067A3" w:rsidRDefault="00874469">
            <w:pPr>
              <w:pStyle w:val="Appx"/>
              <w:rPr>
                <w:ins w:id="10022" w:author="aas" w:date="2013-10-14T02:06:00Z"/>
                <w:del w:id="10023" w:author="Anees Shaikh" w:date="2013-10-19T02:16:00Z"/>
              </w:rPr>
              <w:pPrChange w:id="10024" w:author="Anees Shaikh" w:date="2013-10-19T02:16:00Z">
                <w:pPr>
                  <w:pStyle w:val="XML1"/>
                </w:pPr>
              </w:pPrChange>
            </w:pPr>
            <w:ins w:id="10025" w:author="aas" w:date="2013-10-14T02:06:00Z">
              <w:del w:id="10026" w:author="Anees Shaikh" w:date="2013-10-19T02:16:00Z">
                <w:r w:rsidDel="00E067A3">
                  <w:delText xml:space="preserve">                            &lt;xs:annotation&gt;</w:delText>
                </w:r>
              </w:del>
            </w:ins>
          </w:p>
          <w:p w14:paraId="316765AE" w14:textId="6B12B797" w:rsidR="00874469" w:rsidDel="00E067A3" w:rsidRDefault="00874469">
            <w:pPr>
              <w:pStyle w:val="Appx"/>
              <w:rPr>
                <w:ins w:id="10027" w:author="aas" w:date="2013-10-14T02:06:00Z"/>
                <w:del w:id="10028" w:author="Anees Shaikh" w:date="2013-10-19T02:16:00Z"/>
              </w:rPr>
              <w:pPrChange w:id="10029" w:author="Anees Shaikh" w:date="2013-10-19T02:16:00Z">
                <w:pPr>
                  <w:pStyle w:val="XML1"/>
                </w:pPr>
              </w:pPrChange>
            </w:pPr>
            <w:ins w:id="10030" w:author="aas" w:date="2013-10-14T02:06:00Z">
              <w:del w:id="10031" w:author="Anees Shaikh" w:date="2013-10-19T02:16:00Z">
                <w:r w:rsidDel="00E067A3">
                  <w:delText xml:space="preserve">                              &lt;xs:documentation&gt;</w:delText>
                </w:r>
              </w:del>
            </w:ins>
          </w:p>
          <w:p w14:paraId="66B49787" w14:textId="2988A1AB" w:rsidR="00874469" w:rsidDel="00E067A3" w:rsidRDefault="00874469">
            <w:pPr>
              <w:pStyle w:val="Appx"/>
              <w:rPr>
                <w:ins w:id="10032" w:author="aas" w:date="2013-10-14T02:06:00Z"/>
                <w:del w:id="10033" w:author="Anees Shaikh" w:date="2013-10-19T02:16:00Z"/>
              </w:rPr>
              <w:pPrChange w:id="10034" w:author="Anees Shaikh" w:date="2013-10-19T02:16:00Z">
                <w:pPr>
                  <w:pStyle w:val="XML1"/>
                </w:pPr>
              </w:pPrChange>
            </w:pPr>
            <w:ins w:id="10035" w:author="aas" w:date="2013-10-14T02:06:00Z">
              <w:del w:id="10036" w:author="Anees Shaikh" w:date="2013-10-19T02:16:00Z">
                <w:r w:rsidDel="00E067A3">
                  <w:delText xml:space="preserve">                                The features (rates, duplex, etc.) of the port, that are supported on</w:delText>
                </w:r>
              </w:del>
            </w:ins>
          </w:p>
          <w:p w14:paraId="392615A6" w14:textId="79AEE25A" w:rsidR="00874469" w:rsidDel="00E067A3" w:rsidRDefault="00874469">
            <w:pPr>
              <w:pStyle w:val="Appx"/>
              <w:rPr>
                <w:ins w:id="10037" w:author="aas" w:date="2013-10-14T02:06:00Z"/>
                <w:del w:id="10038" w:author="Anees Shaikh" w:date="2013-10-19T02:16:00Z"/>
              </w:rPr>
              <w:pPrChange w:id="10039" w:author="Anees Shaikh" w:date="2013-10-19T02:16:00Z">
                <w:pPr>
                  <w:pStyle w:val="XML1"/>
                </w:pPr>
              </w:pPrChange>
            </w:pPr>
            <w:ins w:id="10040" w:author="aas" w:date="2013-10-14T02:06:00Z">
              <w:del w:id="10041" w:author="Anees Shaikh" w:date="2013-10-19T02:16:00Z">
                <w:r w:rsidDel="00E067A3">
                  <w:delText xml:space="preserve">                                       the port.</w:delText>
                </w:r>
              </w:del>
            </w:ins>
          </w:p>
          <w:p w14:paraId="05194199" w14:textId="452E909B" w:rsidR="00874469" w:rsidDel="00E067A3" w:rsidRDefault="00874469">
            <w:pPr>
              <w:pStyle w:val="Appx"/>
              <w:rPr>
                <w:ins w:id="10042" w:author="aas" w:date="2013-10-14T02:06:00Z"/>
                <w:del w:id="10043" w:author="Anees Shaikh" w:date="2013-10-19T02:16:00Z"/>
              </w:rPr>
              <w:pPrChange w:id="10044" w:author="Anees Shaikh" w:date="2013-10-19T02:16:00Z">
                <w:pPr>
                  <w:pStyle w:val="XML1"/>
                </w:pPr>
              </w:pPrChange>
            </w:pPr>
            <w:ins w:id="10045" w:author="aas" w:date="2013-10-14T02:06:00Z">
              <w:del w:id="10046" w:author="Anees Shaikh" w:date="2013-10-19T02:16:00Z">
                <w:r w:rsidDel="00E067A3">
                  <w:delText xml:space="preserve">                              &lt;/xs:documentation&gt;</w:delText>
                </w:r>
              </w:del>
            </w:ins>
          </w:p>
          <w:p w14:paraId="34F63837" w14:textId="266E522B" w:rsidR="00874469" w:rsidDel="00E067A3" w:rsidRDefault="00874469">
            <w:pPr>
              <w:pStyle w:val="Appx"/>
              <w:rPr>
                <w:ins w:id="10047" w:author="aas" w:date="2013-10-14T02:06:00Z"/>
                <w:del w:id="10048" w:author="Anees Shaikh" w:date="2013-10-19T02:16:00Z"/>
              </w:rPr>
              <w:pPrChange w:id="10049" w:author="Anees Shaikh" w:date="2013-10-19T02:16:00Z">
                <w:pPr>
                  <w:pStyle w:val="XML1"/>
                </w:pPr>
              </w:pPrChange>
            </w:pPr>
            <w:ins w:id="10050" w:author="aas" w:date="2013-10-14T02:06:00Z">
              <w:del w:id="10051" w:author="Anees Shaikh" w:date="2013-10-19T02:16:00Z">
                <w:r w:rsidDel="00E067A3">
                  <w:delText xml:space="preserve">                            &lt;/xs:annotation&gt;</w:delText>
                </w:r>
              </w:del>
            </w:ins>
          </w:p>
          <w:p w14:paraId="64D76135" w14:textId="7152F683" w:rsidR="00874469" w:rsidDel="00E067A3" w:rsidRDefault="00874469">
            <w:pPr>
              <w:pStyle w:val="Appx"/>
              <w:rPr>
                <w:ins w:id="10052" w:author="aas" w:date="2013-10-14T02:06:00Z"/>
                <w:del w:id="10053" w:author="Anees Shaikh" w:date="2013-10-19T02:16:00Z"/>
              </w:rPr>
              <w:pPrChange w:id="10054" w:author="Anees Shaikh" w:date="2013-10-19T02:16:00Z">
                <w:pPr>
                  <w:pStyle w:val="XML1"/>
                </w:pPr>
              </w:pPrChange>
            </w:pPr>
            <w:ins w:id="10055" w:author="aas" w:date="2013-10-14T02:06:00Z">
              <w:del w:id="10056" w:author="Anees Shaikh" w:date="2013-10-19T02:16:00Z">
                <w:r w:rsidDel="00E067A3">
                  <w:delText xml:space="preserve">                            &lt;xs:complexType&gt;</w:delText>
                </w:r>
              </w:del>
            </w:ins>
          </w:p>
          <w:p w14:paraId="35B9162E" w14:textId="16C7F6F4" w:rsidR="00874469" w:rsidDel="00E067A3" w:rsidRDefault="00874469">
            <w:pPr>
              <w:pStyle w:val="Appx"/>
              <w:rPr>
                <w:ins w:id="10057" w:author="aas" w:date="2013-10-14T02:06:00Z"/>
                <w:del w:id="10058" w:author="Anees Shaikh" w:date="2013-10-19T02:16:00Z"/>
              </w:rPr>
              <w:pPrChange w:id="10059" w:author="Anees Shaikh" w:date="2013-10-19T02:16:00Z">
                <w:pPr>
                  <w:pStyle w:val="XML1"/>
                </w:pPr>
              </w:pPrChange>
            </w:pPr>
            <w:ins w:id="10060" w:author="aas" w:date="2013-10-14T02:06:00Z">
              <w:del w:id="10061" w:author="Anees Shaikh" w:date="2013-10-19T02:16:00Z">
                <w:r w:rsidDel="00E067A3">
                  <w:delText xml:space="preserve">                              &lt;xs:sequence&gt;</w:delText>
                </w:r>
              </w:del>
            </w:ins>
          </w:p>
          <w:p w14:paraId="1894BA14" w14:textId="1059AFC2" w:rsidR="00874469" w:rsidDel="00E067A3" w:rsidRDefault="00874469">
            <w:pPr>
              <w:pStyle w:val="Appx"/>
              <w:rPr>
                <w:ins w:id="10062" w:author="aas" w:date="2013-10-14T02:06:00Z"/>
                <w:del w:id="10063" w:author="Anees Shaikh" w:date="2013-10-19T02:16:00Z"/>
              </w:rPr>
              <w:pPrChange w:id="10064" w:author="Anees Shaikh" w:date="2013-10-19T02:16:00Z">
                <w:pPr>
                  <w:pStyle w:val="XML1"/>
                </w:pPr>
              </w:pPrChange>
            </w:pPr>
            <w:ins w:id="10065" w:author="aas" w:date="2013-10-14T02:06:00Z">
              <w:del w:id="10066" w:author="Anees Shaikh" w:date="2013-10-19T02:16:00Z">
                <w:r w:rsidDel="00E067A3">
                  <w:delText xml:space="preserve">                                &lt;xs:element name="rate" minOccurs="1" maxOccurs="unbounded"  type="OFPortRateType"&gt;</w:delText>
                </w:r>
              </w:del>
            </w:ins>
          </w:p>
          <w:p w14:paraId="1CB3632A" w14:textId="5BB85308" w:rsidR="00874469" w:rsidDel="00E067A3" w:rsidRDefault="00874469">
            <w:pPr>
              <w:pStyle w:val="Appx"/>
              <w:rPr>
                <w:ins w:id="10067" w:author="aas" w:date="2013-10-14T02:06:00Z"/>
                <w:del w:id="10068" w:author="Anees Shaikh" w:date="2013-10-19T02:16:00Z"/>
              </w:rPr>
              <w:pPrChange w:id="10069" w:author="Anees Shaikh" w:date="2013-10-19T02:16:00Z">
                <w:pPr>
                  <w:pStyle w:val="XML1"/>
                </w:pPr>
              </w:pPrChange>
            </w:pPr>
            <w:ins w:id="10070" w:author="aas" w:date="2013-10-14T02:06:00Z">
              <w:del w:id="10071" w:author="Anees Shaikh" w:date="2013-10-19T02:16:00Z">
                <w:r w:rsidDel="00E067A3">
                  <w:delText xml:space="preserve">                                  &lt;xs:annotation&gt;</w:delText>
                </w:r>
              </w:del>
            </w:ins>
          </w:p>
          <w:p w14:paraId="28F00A31" w14:textId="0D8FDB18" w:rsidR="00874469" w:rsidDel="00E067A3" w:rsidRDefault="00874469">
            <w:pPr>
              <w:pStyle w:val="Appx"/>
              <w:rPr>
                <w:ins w:id="10072" w:author="aas" w:date="2013-10-14T02:06:00Z"/>
                <w:del w:id="10073" w:author="Anees Shaikh" w:date="2013-10-19T02:16:00Z"/>
              </w:rPr>
              <w:pPrChange w:id="10074" w:author="Anees Shaikh" w:date="2013-10-19T02:16:00Z">
                <w:pPr>
                  <w:pStyle w:val="XML1"/>
                </w:pPr>
              </w:pPrChange>
            </w:pPr>
            <w:ins w:id="10075" w:author="aas" w:date="2013-10-14T02:06:00Z">
              <w:del w:id="10076" w:author="Anees Shaikh" w:date="2013-10-19T02:16:00Z">
                <w:r w:rsidDel="00E067A3">
                  <w:delText xml:space="preserve">                                    &lt;xs:documentation&gt;</w:delText>
                </w:r>
              </w:del>
            </w:ins>
          </w:p>
          <w:p w14:paraId="1BC3BBAA" w14:textId="62D4D858" w:rsidR="00874469" w:rsidDel="00E067A3" w:rsidRDefault="00874469">
            <w:pPr>
              <w:pStyle w:val="Appx"/>
              <w:rPr>
                <w:ins w:id="10077" w:author="aas" w:date="2013-10-14T02:06:00Z"/>
                <w:del w:id="10078" w:author="Anees Shaikh" w:date="2013-10-19T02:16:00Z"/>
              </w:rPr>
              <w:pPrChange w:id="10079" w:author="Anees Shaikh" w:date="2013-10-19T02:16:00Z">
                <w:pPr>
                  <w:pStyle w:val="XML1"/>
                </w:pPr>
              </w:pPrChange>
            </w:pPr>
            <w:ins w:id="10080" w:author="aas" w:date="2013-10-14T02:06:00Z">
              <w:del w:id="10081" w:author="Anees Shaikh" w:date="2013-10-19T02:16:00Z">
                <w:r w:rsidDel="00E067A3">
                  <w:delText xml:space="preserve">                                      The transmission rate that is supported or advertised. Multiple</w:delText>
                </w:r>
              </w:del>
            </w:ins>
          </w:p>
          <w:p w14:paraId="3F0335A2" w14:textId="1A7CA3C1" w:rsidR="00874469" w:rsidDel="00E067A3" w:rsidRDefault="00874469">
            <w:pPr>
              <w:pStyle w:val="Appx"/>
              <w:rPr>
                <w:ins w:id="10082" w:author="aas" w:date="2013-10-14T02:06:00Z"/>
                <w:del w:id="10083" w:author="Anees Shaikh" w:date="2013-10-19T02:16:00Z"/>
              </w:rPr>
              <w:pPrChange w:id="10084" w:author="Anees Shaikh" w:date="2013-10-19T02:16:00Z">
                <w:pPr>
                  <w:pStyle w:val="XML1"/>
                </w:pPr>
              </w:pPrChange>
            </w:pPr>
            <w:ins w:id="10085" w:author="aas" w:date="2013-10-14T02:06:00Z">
              <w:del w:id="10086" w:author="Anees Shaikh" w:date="2013-10-19T02:16:00Z">
                <w:r w:rsidDel="00E067A3">
                  <w:delText xml:space="preserve">                                             transmissions rates are allowed.</w:delText>
                </w:r>
              </w:del>
            </w:ins>
          </w:p>
          <w:p w14:paraId="792D6FA0" w14:textId="3AA2D949" w:rsidR="00874469" w:rsidDel="00E067A3" w:rsidRDefault="00874469">
            <w:pPr>
              <w:pStyle w:val="Appx"/>
              <w:rPr>
                <w:ins w:id="10087" w:author="aas" w:date="2013-10-14T02:06:00Z"/>
                <w:del w:id="10088" w:author="Anees Shaikh" w:date="2013-10-19T02:16:00Z"/>
              </w:rPr>
              <w:pPrChange w:id="10089" w:author="Anees Shaikh" w:date="2013-10-19T02:16:00Z">
                <w:pPr>
                  <w:pStyle w:val="XML1"/>
                </w:pPr>
              </w:pPrChange>
            </w:pPr>
            <w:ins w:id="10090" w:author="aas" w:date="2013-10-14T02:06:00Z">
              <w:del w:id="10091" w:author="Anees Shaikh" w:date="2013-10-19T02:16:00Z">
                <w:r w:rsidDel="00E067A3">
                  <w:delText xml:space="preserve">                                    &lt;/xs:documentation&gt;</w:delText>
                </w:r>
              </w:del>
            </w:ins>
          </w:p>
          <w:p w14:paraId="5F203CEB" w14:textId="27AC6880" w:rsidR="00874469" w:rsidDel="00E067A3" w:rsidRDefault="00874469">
            <w:pPr>
              <w:pStyle w:val="Appx"/>
              <w:rPr>
                <w:ins w:id="10092" w:author="aas" w:date="2013-10-14T02:06:00Z"/>
                <w:del w:id="10093" w:author="Anees Shaikh" w:date="2013-10-19T02:16:00Z"/>
              </w:rPr>
              <w:pPrChange w:id="10094" w:author="Anees Shaikh" w:date="2013-10-19T02:16:00Z">
                <w:pPr>
                  <w:pStyle w:val="XML1"/>
                </w:pPr>
              </w:pPrChange>
            </w:pPr>
            <w:ins w:id="10095" w:author="aas" w:date="2013-10-14T02:06:00Z">
              <w:del w:id="10096" w:author="Anees Shaikh" w:date="2013-10-19T02:16:00Z">
                <w:r w:rsidDel="00E067A3">
                  <w:delText xml:space="preserve">                                  &lt;/xs:annotation&gt;</w:delText>
                </w:r>
              </w:del>
            </w:ins>
          </w:p>
          <w:p w14:paraId="72CDDD82" w14:textId="1C31ABDA" w:rsidR="00874469" w:rsidDel="00E067A3" w:rsidRDefault="00874469">
            <w:pPr>
              <w:pStyle w:val="Appx"/>
              <w:rPr>
                <w:ins w:id="10097" w:author="aas" w:date="2013-10-14T02:06:00Z"/>
                <w:del w:id="10098" w:author="Anees Shaikh" w:date="2013-10-19T02:16:00Z"/>
              </w:rPr>
              <w:pPrChange w:id="10099" w:author="Anees Shaikh" w:date="2013-10-19T02:16:00Z">
                <w:pPr>
                  <w:pStyle w:val="XML1"/>
                </w:pPr>
              </w:pPrChange>
            </w:pPr>
            <w:ins w:id="10100" w:author="aas" w:date="2013-10-14T02:06:00Z">
              <w:del w:id="10101" w:author="Anees Shaikh" w:date="2013-10-19T02:16:00Z">
                <w:r w:rsidDel="00E067A3">
                  <w:delText xml:space="preserve">                                &lt;/xs:element&gt;</w:delText>
                </w:r>
              </w:del>
            </w:ins>
          </w:p>
          <w:p w14:paraId="5EB7B1C5" w14:textId="389A8A43" w:rsidR="00874469" w:rsidDel="00E067A3" w:rsidRDefault="00874469">
            <w:pPr>
              <w:pStyle w:val="Appx"/>
              <w:rPr>
                <w:ins w:id="10102" w:author="aas" w:date="2013-10-14T02:06:00Z"/>
                <w:del w:id="10103" w:author="Anees Shaikh" w:date="2013-10-19T02:16:00Z"/>
              </w:rPr>
              <w:pPrChange w:id="10104" w:author="Anees Shaikh" w:date="2013-10-19T02:16:00Z">
                <w:pPr>
                  <w:pStyle w:val="XML1"/>
                </w:pPr>
              </w:pPrChange>
            </w:pPr>
            <w:ins w:id="10105" w:author="aas" w:date="2013-10-14T02:06:00Z">
              <w:del w:id="10106" w:author="Anees Shaikh" w:date="2013-10-19T02:16:00Z">
                <w:r w:rsidDel="00E067A3">
                  <w:delText xml:space="preserve">                                &lt;xs:element name="auto-negotiate" minOccurs="0"  type="xs:boolean"&gt;</w:delText>
                </w:r>
              </w:del>
            </w:ins>
          </w:p>
          <w:p w14:paraId="482BC1FC" w14:textId="1BB6EB6F" w:rsidR="00874469" w:rsidDel="00E067A3" w:rsidRDefault="00874469">
            <w:pPr>
              <w:pStyle w:val="Appx"/>
              <w:rPr>
                <w:ins w:id="10107" w:author="aas" w:date="2013-10-14T02:06:00Z"/>
                <w:del w:id="10108" w:author="Anees Shaikh" w:date="2013-10-19T02:16:00Z"/>
              </w:rPr>
              <w:pPrChange w:id="10109" w:author="Anees Shaikh" w:date="2013-10-19T02:16:00Z">
                <w:pPr>
                  <w:pStyle w:val="XML1"/>
                </w:pPr>
              </w:pPrChange>
            </w:pPr>
            <w:ins w:id="10110" w:author="aas" w:date="2013-10-14T02:06:00Z">
              <w:del w:id="10111" w:author="Anees Shaikh" w:date="2013-10-19T02:16:00Z">
                <w:r w:rsidDel="00E067A3">
                  <w:delText xml:space="preserve">                                  &lt;xs:annotation&gt;</w:delText>
                </w:r>
              </w:del>
            </w:ins>
          </w:p>
          <w:p w14:paraId="51BDBE35" w14:textId="7238B206" w:rsidR="00874469" w:rsidDel="00E067A3" w:rsidRDefault="00874469">
            <w:pPr>
              <w:pStyle w:val="Appx"/>
              <w:rPr>
                <w:ins w:id="10112" w:author="aas" w:date="2013-10-14T02:06:00Z"/>
                <w:del w:id="10113" w:author="Anees Shaikh" w:date="2013-10-19T02:16:00Z"/>
              </w:rPr>
              <w:pPrChange w:id="10114" w:author="Anees Shaikh" w:date="2013-10-19T02:16:00Z">
                <w:pPr>
                  <w:pStyle w:val="XML1"/>
                </w:pPr>
              </w:pPrChange>
            </w:pPr>
            <w:ins w:id="10115" w:author="aas" w:date="2013-10-14T02:06:00Z">
              <w:del w:id="10116" w:author="Anees Shaikh" w:date="2013-10-19T02:16:00Z">
                <w:r w:rsidDel="00E067A3">
                  <w:delText xml:space="preserve">                                    &lt;xs:documentation&gt;</w:delText>
                </w:r>
              </w:del>
            </w:ins>
          </w:p>
          <w:p w14:paraId="7736D30A" w14:textId="0412721D" w:rsidR="00874469" w:rsidDel="00E067A3" w:rsidRDefault="00874469">
            <w:pPr>
              <w:pStyle w:val="Appx"/>
              <w:rPr>
                <w:ins w:id="10117" w:author="aas" w:date="2013-10-14T02:06:00Z"/>
                <w:del w:id="10118" w:author="Anees Shaikh" w:date="2013-10-19T02:16:00Z"/>
              </w:rPr>
              <w:pPrChange w:id="10119" w:author="Anees Shaikh" w:date="2013-10-19T02:16:00Z">
                <w:pPr>
                  <w:pStyle w:val="XML1"/>
                </w:pPr>
              </w:pPrChange>
            </w:pPr>
            <w:ins w:id="10120" w:author="aas" w:date="2013-10-14T02:06:00Z">
              <w:del w:id="10121" w:author="Anees Shaikh" w:date="2013-10-19T02:16:00Z">
                <w:r w:rsidDel="00E067A3">
                  <w:delText xml:space="preserve">                                      Specifies if auto-negotiation of transmission parameters is enabled for</w:delText>
                </w:r>
              </w:del>
            </w:ins>
          </w:p>
          <w:p w14:paraId="0D4B1408" w14:textId="52B08598" w:rsidR="00874469" w:rsidDel="00E067A3" w:rsidRDefault="00874469">
            <w:pPr>
              <w:pStyle w:val="Appx"/>
              <w:rPr>
                <w:ins w:id="10122" w:author="aas" w:date="2013-10-14T02:06:00Z"/>
                <w:del w:id="10123" w:author="Anees Shaikh" w:date="2013-10-19T02:16:00Z"/>
              </w:rPr>
              <w:pPrChange w:id="10124" w:author="Anees Shaikh" w:date="2013-10-19T02:16:00Z">
                <w:pPr>
                  <w:pStyle w:val="XML1"/>
                </w:pPr>
              </w:pPrChange>
            </w:pPr>
            <w:ins w:id="10125" w:author="aas" w:date="2013-10-14T02:06:00Z">
              <w:del w:id="10126" w:author="Anees Shaikh" w:date="2013-10-19T02:16:00Z">
                <w:r w:rsidDel="00E067A3">
                  <w:delText xml:space="preserve">                                             the port.</w:delText>
                </w:r>
              </w:del>
            </w:ins>
          </w:p>
          <w:p w14:paraId="144C31E1" w14:textId="590207DC" w:rsidR="00874469" w:rsidDel="00E067A3" w:rsidRDefault="00874469">
            <w:pPr>
              <w:pStyle w:val="Appx"/>
              <w:rPr>
                <w:ins w:id="10127" w:author="aas" w:date="2013-10-14T02:06:00Z"/>
                <w:del w:id="10128" w:author="Anees Shaikh" w:date="2013-10-19T02:16:00Z"/>
              </w:rPr>
              <w:pPrChange w:id="10129" w:author="Anees Shaikh" w:date="2013-10-19T02:16:00Z">
                <w:pPr>
                  <w:pStyle w:val="XML1"/>
                </w:pPr>
              </w:pPrChange>
            </w:pPr>
            <w:ins w:id="10130" w:author="aas" w:date="2013-10-14T02:06:00Z">
              <w:del w:id="10131" w:author="Anees Shaikh" w:date="2013-10-19T02:16:00Z">
                <w:r w:rsidDel="00E067A3">
                  <w:delText xml:space="preserve">                                    &lt;/xs:documentation&gt;</w:delText>
                </w:r>
              </w:del>
            </w:ins>
          </w:p>
          <w:p w14:paraId="4A223657" w14:textId="3DF4757D" w:rsidR="00874469" w:rsidDel="00E067A3" w:rsidRDefault="00874469">
            <w:pPr>
              <w:pStyle w:val="Appx"/>
              <w:rPr>
                <w:ins w:id="10132" w:author="aas" w:date="2013-10-14T02:06:00Z"/>
                <w:del w:id="10133" w:author="Anees Shaikh" w:date="2013-10-19T02:16:00Z"/>
              </w:rPr>
              <w:pPrChange w:id="10134" w:author="Anees Shaikh" w:date="2013-10-19T02:16:00Z">
                <w:pPr>
                  <w:pStyle w:val="XML1"/>
                </w:pPr>
              </w:pPrChange>
            </w:pPr>
            <w:ins w:id="10135" w:author="aas" w:date="2013-10-14T02:06:00Z">
              <w:del w:id="10136" w:author="Anees Shaikh" w:date="2013-10-19T02:16:00Z">
                <w:r w:rsidDel="00E067A3">
                  <w:delText xml:space="preserve">                                  &lt;/xs:annotation&gt;</w:delText>
                </w:r>
              </w:del>
            </w:ins>
          </w:p>
          <w:p w14:paraId="1D8B8AE3" w14:textId="664C0BD5" w:rsidR="00874469" w:rsidDel="00E067A3" w:rsidRDefault="00874469">
            <w:pPr>
              <w:pStyle w:val="Appx"/>
              <w:rPr>
                <w:ins w:id="10137" w:author="aas" w:date="2013-10-14T02:06:00Z"/>
                <w:del w:id="10138" w:author="Anees Shaikh" w:date="2013-10-19T02:16:00Z"/>
              </w:rPr>
              <w:pPrChange w:id="10139" w:author="Anees Shaikh" w:date="2013-10-19T02:16:00Z">
                <w:pPr>
                  <w:pStyle w:val="XML1"/>
                </w:pPr>
              </w:pPrChange>
            </w:pPr>
            <w:ins w:id="10140" w:author="aas" w:date="2013-10-14T02:06:00Z">
              <w:del w:id="10141" w:author="Anees Shaikh" w:date="2013-10-19T02:16:00Z">
                <w:r w:rsidDel="00E067A3">
                  <w:delText xml:space="preserve">                                &lt;/xs:element&gt;</w:delText>
                </w:r>
              </w:del>
            </w:ins>
          </w:p>
          <w:p w14:paraId="0D5BF3CB" w14:textId="0E6ED8E7" w:rsidR="00874469" w:rsidDel="00E067A3" w:rsidRDefault="00874469">
            <w:pPr>
              <w:pStyle w:val="Appx"/>
              <w:rPr>
                <w:ins w:id="10142" w:author="aas" w:date="2013-10-14T02:06:00Z"/>
                <w:del w:id="10143" w:author="Anees Shaikh" w:date="2013-10-19T02:16:00Z"/>
              </w:rPr>
              <w:pPrChange w:id="10144" w:author="Anees Shaikh" w:date="2013-10-19T02:16:00Z">
                <w:pPr>
                  <w:pStyle w:val="XML1"/>
                </w:pPr>
              </w:pPrChange>
            </w:pPr>
            <w:ins w:id="10145" w:author="aas" w:date="2013-10-14T02:06:00Z">
              <w:del w:id="10146" w:author="Anees Shaikh" w:date="2013-10-19T02:16:00Z">
                <w:r w:rsidDel="00E067A3">
                  <w:delText xml:space="preserve">                                &lt;xs:element name="medium" minOccurs="1" maxOccurs="unbounded"&gt;</w:delText>
                </w:r>
              </w:del>
            </w:ins>
          </w:p>
          <w:p w14:paraId="1BA4779C" w14:textId="4D83C652" w:rsidR="00874469" w:rsidDel="00E067A3" w:rsidRDefault="00874469">
            <w:pPr>
              <w:pStyle w:val="Appx"/>
              <w:rPr>
                <w:ins w:id="10147" w:author="aas" w:date="2013-10-14T02:06:00Z"/>
                <w:del w:id="10148" w:author="Anees Shaikh" w:date="2013-10-19T02:16:00Z"/>
              </w:rPr>
              <w:pPrChange w:id="10149" w:author="Anees Shaikh" w:date="2013-10-19T02:16:00Z">
                <w:pPr>
                  <w:pStyle w:val="XML1"/>
                </w:pPr>
              </w:pPrChange>
            </w:pPr>
            <w:ins w:id="10150" w:author="aas" w:date="2013-10-14T02:06:00Z">
              <w:del w:id="10151" w:author="Anees Shaikh" w:date="2013-10-19T02:16:00Z">
                <w:r w:rsidDel="00E067A3">
                  <w:delText xml:space="preserve">                                  &lt;xs:annotation&gt;</w:delText>
                </w:r>
              </w:del>
            </w:ins>
          </w:p>
          <w:p w14:paraId="0F8D4C61" w14:textId="101148A9" w:rsidR="00874469" w:rsidDel="00E067A3" w:rsidRDefault="00874469">
            <w:pPr>
              <w:pStyle w:val="Appx"/>
              <w:rPr>
                <w:ins w:id="10152" w:author="aas" w:date="2013-10-14T02:06:00Z"/>
                <w:del w:id="10153" w:author="Anees Shaikh" w:date="2013-10-19T02:16:00Z"/>
              </w:rPr>
              <w:pPrChange w:id="10154" w:author="Anees Shaikh" w:date="2013-10-19T02:16:00Z">
                <w:pPr>
                  <w:pStyle w:val="XML1"/>
                </w:pPr>
              </w:pPrChange>
            </w:pPr>
            <w:ins w:id="10155" w:author="aas" w:date="2013-10-14T02:06:00Z">
              <w:del w:id="10156" w:author="Anees Shaikh" w:date="2013-10-19T02:16:00Z">
                <w:r w:rsidDel="00E067A3">
                  <w:delText xml:space="preserve">                                    &lt;xs:documentation&gt;</w:delText>
                </w:r>
              </w:del>
            </w:ins>
          </w:p>
          <w:p w14:paraId="3AB7DB43" w14:textId="021D3A43" w:rsidR="00874469" w:rsidDel="00E067A3" w:rsidRDefault="00874469">
            <w:pPr>
              <w:pStyle w:val="Appx"/>
              <w:rPr>
                <w:ins w:id="10157" w:author="aas" w:date="2013-10-14T02:06:00Z"/>
                <w:del w:id="10158" w:author="Anees Shaikh" w:date="2013-10-19T02:16:00Z"/>
              </w:rPr>
              <w:pPrChange w:id="10159" w:author="Anees Shaikh" w:date="2013-10-19T02:16:00Z">
                <w:pPr>
                  <w:pStyle w:val="XML1"/>
                </w:pPr>
              </w:pPrChange>
            </w:pPr>
            <w:ins w:id="10160" w:author="aas" w:date="2013-10-14T02:06:00Z">
              <w:del w:id="10161" w:author="Anees Shaikh" w:date="2013-10-19T02:16:00Z">
                <w:r w:rsidDel="00E067A3">
                  <w:delText xml:space="preserve">                                      The transmission medium used by the port. Multiple media are allowed.</w:delText>
                </w:r>
              </w:del>
            </w:ins>
          </w:p>
          <w:p w14:paraId="3A6371C2" w14:textId="3650DF07" w:rsidR="00874469" w:rsidDel="00E067A3" w:rsidRDefault="00874469">
            <w:pPr>
              <w:pStyle w:val="Appx"/>
              <w:rPr>
                <w:ins w:id="10162" w:author="aas" w:date="2013-10-14T02:06:00Z"/>
                <w:del w:id="10163" w:author="Anees Shaikh" w:date="2013-10-19T02:16:00Z"/>
              </w:rPr>
              <w:pPrChange w:id="10164" w:author="Anees Shaikh" w:date="2013-10-19T02:16:00Z">
                <w:pPr>
                  <w:pStyle w:val="XML1"/>
                </w:pPr>
              </w:pPrChange>
            </w:pPr>
            <w:ins w:id="10165" w:author="aas" w:date="2013-10-14T02:06:00Z">
              <w:del w:id="10166" w:author="Anees Shaikh" w:date="2013-10-19T02:16:00Z">
                <w:r w:rsidDel="00E067A3">
                  <w:delText xml:space="preserve">                                    &lt;/xs:documentation&gt;</w:delText>
                </w:r>
              </w:del>
            </w:ins>
          </w:p>
          <w:p w14:paraId="140FDFD8" w14:textId="5788DC58" w:rsidR="00874469" w:rsidDel="00E067A3" w:rsidRDefault="00874469">
            <w:pPr>
              <w:pStyle w:val="Appx"/>
              <w:rPr>
                <w:ins w:id="10167" w:author="aas" w:date="2013-10-14T02:06:00Z"/>
                <w:del w:id="10168" w:author="Anees Shaikh" w:date="2013-10-19T02:16:00Z"/>
              </w:rPr>
              <w:pPrChange w:id="10169" w:author="Anees Shaikh" w:date="2013-10-19T02:16:00Z">
                <w:pPr>
                  <w:pStyle w:val="XML1"/>
                </w:pPr>
              </w:pPrChange>
            </w:pPr>
            <w:ins w:id="10170" w:author="aas" w:date="2013-10-14T02:06:00Z">
              <w:del w:id="10171" w:author="Anees Shaikh" w:date="2013-10-19T02:16:00Z">
                <w:r w:rsidDel="00E067A3">
                  <w:delText xml:space="preserve">                                  &lt;/xs:annotation&gt;</w:delText>
                </w:r>
              </w:del>
            </w:ins>
          </w:p>
          <w:p w14:paraId="400B1612" w14:textId="387A13C8" w:rsidR="00874469" w:rsidDel="00E067A3" w:rsidRDefault="00874469">
            <w:pPr>
              <w:pStyle w:val="Appx"/>
              <w:rPr>
                <w:ins w:id="10172" w:author="aas" w:date="2013-10-14T02:06:00Z"/>
                <w:del w:id="10173" w:author="Anees Shaikh" w:date="2013-10-19T02:16:00Z"/>
              </w:rPr>
              <w:pPrChange w:id="10174" w:author="Anees Shaikh" w:date="2013-10-19T02:16:00Z">
                <w:pPr>
                  <w:pStyle w:val="XML1"/>
                </w:pPr>
              </w:pPrChange>
            </w:pPr>
            <w:ins w:id="10175" w:author="aas" w:date="2013-10-14T02:06:00Z">
              <w:del w:id="10176" w:author="Anees Shaikh" w:date="2013-10-19T02:16:00Z">
                <w:r w:rsidDel="00E067A3">
                  <w:delText xml:space="preserve">                                  &lt;xs:simpleType&gt;</w:delText>
                </w:r>
              </w:del>
            </w:ins>
          </w:p>
          <w:p w14:paraId="045A77A6" w14:textId="3E55A424" w:rsidR="00874469" w:rsidDel="00E067A3" w:rsidRDefault="00874469">
            <w:pPr>
              <w:pStyle w:val="Appx"/>
              <w:rPr>
                <w:ins w:id="10177" w:author="aas" w:date="2013-10-14T02:06:00Z"/>
                <w:del w:id="10178" w:author="Anees Shaikh" w:date="2013-10-19T02:16:00Z"/>
              </w:rPr>
              <w:pPrChange w:id="10179" w:author="Anees Shaikh" w:date="2013-10-19T02:16:00Z">
                <w:pPr>
                  <w:pStyle w:val="XML1"/>
                </w:pPr>
              </w:pPrChange>
            </w:pPr>
            <w:ins w:id="10180" w:author="aas" w:date="2013-10-14T02:06:00Z">
              <w:del w:id="10181" w:author="Anees Shaikh" w:date="2013-10-19T02:16:00Z">
                <w:r w:rsidDel="00E067A3">
                  <w:delText xml:space="preserve">                                    &lt;xs:restriction base="xs:string"&gt;</w:delText>
                </w:r>
              </w:del>
            </w:ins>
          </w:p>
          <w:p w14:paraId="1DACDD3E" w14:textId="7686D3AA" w:rsidR="00874469" w:rsidDel="00E067A3" w:rsidRDefault="00874469">
            <w:pPr>
              <w:pStyle w:val="Appx"/>
              <w:rPr>
                <w:ins w:id="10182" w:author="aas" w:date="2013-10-14T02:06:00Z"/>
                <w:del w:id="10183" w:author="Anees Shaikh" w:date="2013-10-19T02:16:00Z"/>
              </w:rPr>
              <w:pPrChange w:id="10184" w:author="Anees Shaikh" w:date="2013-10-19T02:16:00Z">
                <w:pPr>
                  <w:pStyle w:val="XML1"/>
                </w:pPr>
              </w:pPrChange>
            </w:pPr>
            <w:ins w:id="10185" w:author="aas" w:date="2013-10-14T02:06:00Z">
              <w:del w:id="10186" w:author="Anees Shaikh" w:date="2013-10-19T02:16:00Z">
                <w:r w:rsidDel="00E067A3">
                  <w:delText xml:space="preserve">                                      &lt;xs:enumeration value="copper"/&gt;</w:delText>
                </w:r>
              </w:del>
            </w:ins>
          </w:p>
          <w:p w14:paraId="0BB0675F" w14:textId="327CC94B" w:rsidR="00874469" w:rsidDel="00E067A3" w:rsidRDefault="00874469">
            <w:pPr>
              <w:pStyle w:val="Appx"/>
              <w:rPr>
                <w:ins w:id="10187" w:author="aas" w:date="2013-10-14T02:06:00Z"/>
                <w:del w:id="10188" w:author="Anees Shaikh" w:date="2013-10-19T02:16:00Z"/>
              </w:rPr>
              <w:pPrChange w:id="10189" w:author="Anees Shaikh" w:date="2013-10-19T02:16:00Z">
                <w:pPr>
                  <w:pStyle w:val="XML1"/>
                </w:pPr>
              </w:pPrChange>
            </w:pPr>
            <w:ins w:id="10190" w:author="aas" w:date="2013-10-14T02:06:00Z">
              <w:del w:id="10191" w:author="Anees Shaikh" w:date="2013-10-19T02:16:00Z">
                <w:r w:rsidDel="00E067A3">
                  <w:delText xml:space="preserve">                                      &lt;xs:enumeration value="fiber"/&gt;</w:delText>
                </w:r>
              </w:del>
            </w:ins>
          </w:p>
          <w:p w14:paraId="097A64CF" w14:textId="78431437" w:rsidR="00874469" w:rsidDel="00E067A3" w:rsidRDefault="00874469">
            <w:pPr>
              <w:pStyle w:val="Appx"/>
              <w:rPr>
                <w:ins w:id="10192" w:author="aas" w:date="2013-10-14T02:06:00Z"/>
                <w:del w:id="10193" w:author="Anees Shaikh" w:date="2013-10-19T02:16:00Z"/>
              </w:rPr>
              <w:pPrChange w:id="10194" w:author="Anees Shaikh" w:date="2013-10-19T02:16:00Z">
                <w:pPr>
                  <w:pStyle w:val="XML1"/>
                </w:pPr>
              </w:pPrChange>
            </w:pPr>
            <w:ins w:id="10195" w:author="aas" w:date="2013-10-14T02:06:00Z">
              <w:del w:id="10196" w:author="Anees Shaikh" w:date="2013-10-19T02:16:00Z">
                <w:r w:rsidDel="00E067A3">
                  <w:delText xml:space="preserve">                                    &lt;/xs:restriction&gt;</w:delText>
                </w:r>
              </w:del>
            </w:ins>
          </w:p>
          <w:p w14:paraId="3779FCA4" w14:textId="406B773E" w:rsidR="00874469" w:rsidDel="00E067A3" w:rsidRDefault="00874469">
            <w:pPr>
              <w:pStyle w:val="Appx"/>
              <w:rPr>
                <w:ins w:id="10197" w:author="aas" w:date="2013-10-14T02:06:00Z"/>
                <w:del w:id="10198" w:author="Anees Shaikh" w:date="2013-10-19T02:16:00Z"/>
              </w:rPr>
              <w:pPrChange w:id="10199" w:author="Anees Shaikh" w:date="2013-10-19T02:16:00Z">
                <w:pPr>
                  <w:pStyle w:val="XML1"/>
                </w:pPr>
              </w:pPrChange>
            </w:pPr>
            <w:ins w:id="10200" w:author="aas" w:date="2013-10-14T02:06:00Z">
              <w:del w:id="10201" w:author="Anees Shaikh" w:date="2013-10-19T02:16:00Z">
                <w:r w:rsidDel="00E067A3">
                  <w:delText xml:space="preserve">                                  &lt;/xs:simpleType&gt;</w:delText>
                </w:r>
              </w:del>
            </w:ins>
          </w:p>
          <w:p w14:paraId="5DDDF632" w14:textId="75CA69B3" w:rsidR="00874469" w:rsidDel="00E067A3" w:rsidRDefault="00874469">
            <w:pPr>
              <w:pStyle w:val="Appx"/>
              <w:rPr>
                <w:ins w:id="10202" w:author="aas" w:date="2013-10-14T02:06:00Z"/>
                <w:del w:id="10203" w:author="Anees Shaikh" w:date="2013-10-19T02:16:00Z"/>
              </w:rPr>
              <w:pPrChange w:id="10204" w:author="Anees Shaikh" w:date="2013-10-19T02:16:00Z">
                <w:pPr>
                  <w:pStyle w:val="XML1"/>
                </w:pPr>
              </w:pPrChange>
            </w:pPr>
            <w:ins w:id="10205" w:author="aas" w:date="2013-10-14T02:06:00Z">
              <w:del w:id="10206" w:author="Anees Shaikh" w:date="2013-10-19T02:16:00Z">
                <w:r w:rsidDel="00E067A3">
                  <w:delText xml:space="preserve">                                &lt;/xs:element&gt;</w:delText>
                </w:r>
              </w:del>
            </w:ins>
          </w:p>
          <w:p w14:paraId="273AB51B" w14:textId="7145F29B" w:rsidR="00874469" w:rsidDel="00E067A3" w:rsidRDefault="00874469">
            <w:pPr>
              <w:pStyle w:val="Appx"/>
              <w:rPr>
                <w:ins w:id="10207" w:author="aas" w:date="2013-10-14T02:06:00Z"/>
                <w:del w:id="10208" w:author="Anees Shaikh" w:date="2013-10-19T02:16:00Z"/>
              </w:rPr>
              <w:pPrChange w:id="10209" w:author="Anees Shaikh" w:date="2013-10-19T02:16:00Z">
                <w:pPr>
                  <w:pStyle w:val="XML1"/>
                </w:pPr>
              </w:pPrChange>
            </w:pPr>
            <w:ins w:id="10210" w:author="aas" w:date="2013-10-14T02:06:00Z">
              <w:del w:id="10211" w:author="Anees Shaikh" w:date="2013-10-19T02:16:00Z">
                <w:r w:rsidDel="00E067A3">
                  <w:delText xml:space="preserve">                                &lt;xs:element name="pause"&gt;</w:delText>
                </w:r>
              </w:del>
            </w:ins>
          </w:p>
          <w:p w14:paraId="12429797" w14:textId="7A6BFC78" w:rsidR="00874469" w:rsidDel="00E067A3" w:rsidRDefault="00874469">
            <w:pPr>
              <w:pStyle w:val="Appx"/>
              <w:rPr>
                <w:ins w:id="10212" w:author="aas" w:date="2013-10-14T02:06:00Z"/>
                <w:del w:id="10213" w:author="Anees Shaikh" w:date="2013-10-19T02:16:00Z"/>
              </w:rPr>
              <w:pPrChange w:id="10214" w:author="Anees Shaikh" w:date="2013-10-19T02:16:00Z">
                <w:pPr>
                  <w:pStyle w:val="XML1"/>
                </w:pPr>
              </w:pPrChange>
            </w:pPr>
            <w:ins w:id="10215" w:author="aas" w:date="2013-10-14T02:06:00Z">
              <w:del w:id="10216" w:author="Anees Shaikh" w:date="2013-10-19T02:16:00Z">
                <w:r w:rsidDel="00E067A3">
                  <w:delText xml:space="preserve">                                  &lt;xs:annotation&gt;</w:delText>
                </w:r>
              </w:del>
            </w:ins>
          </w:p>
          <w:p w14:paraId="1FBE39F9" w14:textId="1BC18D6B" w:rsidR="00874469" w:rsidDel="00E067A3" w:rsidRDefault="00874469">
            <w:pPr>
              <w:pStyle w:val="Appx"/>
              <w:rPr>
                <w:ins w:id="10217" w:author="aas" w:date="2013-10-14T02:06:00Z"/>
                <w:del w:id="10218" w:author="Anees Shaikh" w:date="2013-10-19T02:16:00Z"/>
              </w:rPr>
              <w:pPrChange w:id="10219" w:author="Anees Shaikh" w:date="2013-10-19T02:16:00Z">
                <w:pPr>
                  <w:pStyle w:val="XML1"/>
                </w:pPr>
              </w:pPrChange>
            </w:pPr>
            <w:ins w:id="10220" w:author="aas" w:date="2013-10-14T02:06:00Z">
              <w:del w:id="10221" w:author="Anees Shaikh" w:date="2013-10-19T02:16:00Z">
                <w:r w:rsidDel="00E067A3">
                  <w:delText xml:space="preserve">                                    &lt;xs:documentation&gt;</w:delText>
                </w:r>
              </w:del>
            </w:ins>
          </w:p>
          <w:p w14:paraId="5FC2CF2F" w14:textId="6B5B053B" w:rsidR="00874469" w:rsidDel="00E067A3" w:rsidRDefault="00874469">
            <w:pPr>
              <w:pStyle w:val="Appx"/>
              <w:rPr>
                <w:ins w:id="10222" w:author="aas" w:date="2013-10-14T02:06:00Z"/>
                <w:del w:id="10223" w:author="Anees Shaikh" w:date="2013-10-19T02:16:00Z"/>
              </w:rPr>
              <w:pPrChange w:id="10224" w:author="Anees Shaikh" w:date="2013-10-19T02:16:00Z">
                <w:pPr>
                  <w:pStyle w:val="XML1"/>
                </w:pPr>
              </w:pPrChange>
            </w:pPr>
            <w:ins w:id="10225" w:author="aas" w:date="2013-10-14T02:06:00Z">
              <w:del w:id="10226" w:author="Anees Shaikh" w:date="2013-10-19T02:16:00Z">
                <w:r w:rsidDel="00E067A3">
                  <w:delText xml:space="preserve">                                      Specifies if pausing of transmission is supported at all and if yes if</w:delText>
                </w:r>
              </w:del>
            </w:ins>
          </w:p>
          <w:p w14:paraId="4F933416" w14:textId="1DE48D97" w:rsidR="00874469" w:rsidDel="00E067A3" w:rsidRDefault="00874469">
            <w:pPr>
              <w:pStyle w:val="Appx"/>
              <w:rPr>
                <w:ins w:id="10227" w:author="aas" w:date="2013-10-14T02:06:00Z"/>
                <w:del w:id="10228" w:author="Anees Shaikh" w:date="2013-10-19T02:16:00Z"/>
              </w:rPr>
              <w:pPrChange w:id="10229" w:author="Anees Shaikh" w:date="2013-10-19T02:16:00Z">
                <w:pPr>
                  <w:pStyle w:val="XML1"/>
                </w:pPr>
              </w:pPrChange>
            </w:pPr>
            <w:ins w:id="10230" w:author="aas" w:date="2013-10-14T02:06:00Z">
              <w:del w:id="10231" w:author="Anees Shaikh" w:date="2013-10-19T02:16:00Z">
                <w:r w:rsidDel="00E067A3">
                  <w:delText xml:space="preserve">                                             it is asymmetric or symmetric.</w:delText>
                </w:r>
              </w:del>
            </w:ins>
          </w:p>
          <w:p w14:paraId="5D420D0D" w14:textId="1E34B912" w:rsidR="00874469" w:rsidDel="00E067A3" w:rsidRDefault="00874469">
            <w:pPr>
              <w:pStyle w:val="Appx"/>
              <w:rPr>
                <w:ins w:id="10232" w:author="aas" w:date="2013-10-14T02:06:00Z"/>
                <w:del w:id="10233" w:author="Anees Shaikh" w:date="2013-10-19T02:16:00Z"/>
              </w:rPr>
              <w:pPrChange w:id="10234" w:author="Anees Shaikh" w:date="2013-10-19T02:16:00Z">
                <w:pPr>
                  <w:pStyle w:val="XML1"/>
                </w:pPr>
              </w:pPrChange>
            </w:pPr>
            <w:ins w:id="10235" w:author="aas" w:date="2013-10-14T02:06:00Z">
              <w:del w:id="10236" w:author="Anees Shaikh" w:date="2013-10-19T02:16:00Z">
                <w:r w:rsidDel="00E067A3">
                  <w:delText xml:space="preserve">                                    &lt;/xs:documentation&gt;</w:delText>
                </w:r>
              </w:del>
            </w:ins>
          </w:p>
          <w:p w14:paraId="49FB9C7D" w14:textId="67AC995D" w:rsidR="00874469" w:rsidDel="00E067A3" w:rsidRDefault="00874469">
            <w:pPr>
              <w:pStyle w:val="Appx"/>
              <w:rPr>
                <w:ins w:id="10237" w:author="aas" w:date="2013-10-14T02:06:00Z"/>
                <w:del w:id="10238" w:author="Anees Shaikh" w:date="2013-10-19T02:16:00Z"/>
              </w:rPr>
              <w:pPrChange w:id="10239" w:author="Anees Shaikh" w:date="2013-10-19T02:16:00Z">
                <w:pPr>
                  <w:pStyle w:val="XML1"/>
                </w:pPr>
              </w:pPrChange>
            </w:pPr>
            <w:ins w:id="10240" w:author="aas" w:date="2013-10-14T02:06:00Z">
              <w:del w:id="10241" w:author="Anees Shaikh" w:date="2013-10-19T02:16:00Z">
                <w:r w:rsidDel="00E067A3">
                  <w:delText xml:space="preserve">                                  &lt;/xs:annotation&gt;</w:delText>
                </w:r>
              </w:del>
            </w:ins>
          </w:p>
          <w:p w14:paraId="54AF4F69" w14:textId="63847CF8" w:rsidR="00874469" w:rsidDel="00E067A3" w:rsidRDefault="00874469">
            <w:pPr>
              <w:pStyle w:val="Appx"/>
              <w:rPr>
                <w:ins w:id="10242" w:author="aas" w:date="2013-10-14T02:06:00Z"/>
                <w:del w:id="10243" w:author="Anees Shaikh" w:date="2013-10-19T02:16:00Z"/>
              </w:rPr>
              <w:pPrChange w:id="10244" w:author="Anees Shaikh" w:date="2013-10-19T02:16:00Z">
                <w:pPr>
                  <w:pStyle w:val="XML1"/>
                </w:pPr>
              </w:pPrChange>
            </w:pPr>
            <w:ins w:id="10245" w:author="aas" w:date="2013-10-14T02:06:00Z">
              <w:del w:id="10246" w:author="Anees Shaikh" w:date="2013-10-19T02:16:00Z">
                <w:r w:rsidDel="00E067A3">
                  <w:delText xml:space="preserve">                                  &lt;xs:simpleType&gt;</w:delText>
                </w:r>
              </w:del>
            </w:ins>
          </w:p>
          <w:p w14:paraId="64864D7A" w14:textId="6CBB1D6B" w:rsidR="00874469" w:rsidDel="00E067A3" w:rsidRDefault="00874469">
            <w:pPr>
              <w:pStyle w:val="Appx"/>
              <w:rPr>
                <w:ins w:id="10247" w:author="aas" w:date="2013-10-14T02:06:00Z"/>
                <w:del w:id="10248" w:author="Anees Shaikh" w:date="2013-10-19T02:16:00Z"/>
              </w:rPr>
              <w:pPrChange w:id="10249" w:author="Anees Shaikh" w:date="2013-10-19T02:16:00Z">
                <w:pPr>
                  <w:pStyle w:val="XML1"/>
                </w:pPr>
              </w:pPrChange>
            </w:pPr>
            <w:ins w:id="10250" w:author="aas" w:date="2013-10-14T02:06:00Z">
              <w:del w:id="10251" w:author="Anees Shaikh" w:date="2013-10-19T02:16:00Z">
                <w:r w:rsidDel="00E067A3">
                  <w:delText xml:space="preserve">                                    &lt;xs:restriction base="xs:string"&gt;</w:delText>
                </w:r>
              </w:del>
            </w:ins>
          </w:p>
          <w:p w14:paraId="0F573576" w14:textId="674AF6FE" w:rsidR="00874469" w:rsidDel="00E067A3" w:rsidRDefault="00874469">
            <w:pPr>
              <w:pStyle w:val="Appx"/>
              <w:rPr>
                <w:ins w:id="10252" w:author="aas" w:date="2013-10-14T02:06:00Z"/>
                <w:del w:id="10253" w:author="Anees Shaikh" w:date="2013-10-19T02:16:00Z"/>
              </w:rPr>
              <w:pPrChange w:id="10254" w:author="Anees Shaikh" w:date="2013-10-19T02:16:00Z">
                <w:pPr>
                  <w:pStyle w:val="XML1"/>
                </w:pPr>
              </w:pPrChange>
            </w:pPr>
            <w:ins w:id="10255" w:author="aas" w:date="2013-10-14T02:06:00Z">
              <w:del w:id="10256" w:author="Anees Shaikh" w:date="2013-10-19T02:16:00Z">
                <w:r w:rsidDel="00E067A3">
                  <w:delText xml:space="preserve">                                      &lt;xs:enumeration value="unsupported"/&gt;</w:delText>
                </w:r>
              </w:del>
            </w:ins>
          </w:p>
          <w:p w14:paraId="1FAAB82D" w14:textId="41F26782" w:rsidR="00874469" w:rsidDel="00E067A3" w:rsidRDefault="00874469">
            <w:pPr>
              <w:pStyle w:val="Appx"/>
              <w:rPr>
                <w:ins w:id="10257" w:author="aas" w:date="2013-10-14T02:06:00Z"/>
                <w:del w:id="10258" w:author="Anees Shaikh" w:date="2013-10-19T02:16:00Z"/>
              </w:rPr>
              <w:pPrChange w:id="10259" w:author="Anees Shaikh" w:date="2013-10-19T02:16:00Z">
                <w:pPr>
                  <w:pStyle w:val="XML1"/>
                </w:pPr>
              </w:pPrChange>
            </w:pPr>
            <w:ins w:id="10260" w:author="aas" w:date="2013-10-14T02:06:00Z">
              <w:del w:id="10261" w:author="Anees Shaikh" w:date="2013-10-19T02:16:00Z">
                <w:r w:rsidDel="00E067A3">
                  <w:delText xml:space="preserve">                                      &lt;xs:enumeration value="symmetric"/&gt;</w:delText>
                </w:r>
              </w:del>
            </w:ins>
          </w:p>
          <w:p w14:paraId="736854AF" w14:textId="0B79BC06" w:rsidR="00874469" w:rsidDel="00E067A3" w:rsidRDefault="00874469">
            <w:pPr>
              <w:pStyle w:val="Appx"/>
              <w:rPr>
                <w:ins w:id="10262" w:author="aas" w:date="2013-10-14T02:06:00Z"/>
                <w:del w:id="10263" w:author="Anees Shaikh" w:date="2013-10-19T02:16:00Z"/>
              </w:rPr>
              <w:pPrChange w:id="10264" w:author="Anees Shaikh" w:date="2013-10-19T02:16:00Z">
                <w:pPr>
                  <w:pStyle w:val="XML1"/>
                </w:pPr>
              </w:pPrChange>
            </w:pPr>
            <w:ins w:id="10265" w:author="aas" w:date="2013-10-14T02:06:00Z">
              <w:del w:id="10266" w:author="Anees Shaikh" w:date="2013-10-19T02:16:00Z">
                <w:r w:rsidDel="00E067A3">
                  <w:delText xml:space="preserve">                                      &lt;xs:enumeration value="asymmetric"/&gt;</w:delText>
                </w:r>
              </w:del>
            </w:ins>
          </w:p>
          <w:p w14:paraId="0485C293" w14:textId="582EE4D4" w:rsidR="00874469" w:rsidDel="00E067A3" w:rsidRDefault="00874469">
            <w:pPr>
              <w:pStyle w:val="Appx"/>
              <w:rPr>
                <w:ins w:id="10267" w:author="aas" w:date="2013-10-14T02:06:00Z"/>
                <w:del w:id="10268" w:author="Anees Shaikh" w:date="2013-10-19T02:16:00Z"/>
              </w:rPr>
              <w:pPrChange w:id="10269" w:author="Anees Shaikh" w:date="2013-10-19T02:16:00Z">
                <w:pPr>
                  <w:pStyle w:val="XML1"/>
                </w:pPr>
              </w:pPrChange>
            </w:pPr>
            <w:ins w:id="10270" w:author="aas" w:date="2013-10-14T02:06:00Z">
              <w:del w:id="10271" w:author="Anees Shaikh" w:date="2013-10-19T02:16:00Z">
                <w:r w:rsidDel="00E067A3">
                  <w:delText xml:space="preserve">                                    &lt;/xs:restriction&gt;</w:delText>
                </w:r>
              </w:del>
            </w:ins>
          </w:p>
          <w:p w14:paraId="1A8644C4" w14:textId="158558FC" w:rsidR="00874469" w:rsidDel="00E067A3" w:rsidRDefault="00874469">
            <w:pPr>
              <w:pStyle w:val="Appx"/>
              <w:rPr>
                <w:ins w:id="10272" w:author="aas" w:date="2013-10-14T02:06:00Z"/>
                <w:del w:id="10273" w:author="Anees Shaikh" w:date="2013-10-19T02:16:00Z"/>
              </w:rPr>
              <w:pPrChange w:id="10274" w:author="Anees Shaikh" w:date="2013-10-19T02:16:00Z">
                <w:pPr>
                  <w:pStyle w:val="XML1"/>
                </w:pPr>
              </w:pPrChange>
            </w:pPr>
            <w:ins w:id="10275" w:author="aas" w:date="2013-10-14T02:06:00Z">
              <w:del w:id="10276" w:author="Anees Shaikh" w:date="2013-10-19T02:16:00Z">
                <w:r w:rsidDel="00E067A3">
                  <w:delText xml:space="preserve">                                  &lt;/xs:simpleType&gt;</w:delText>
                </w:r>
              </w:del>
            </w:ins>
          </w:p>
          <w:p w14:paraId="2C08D1FF" w14:textId="37B385A7" w:rsidR="00874469" w:rsidDel="00E067A3" w:rsidRDefault="00874469">
            <w:pPr>
              <w:pStyle w:val="Appx"/>
              <w:rPr>
                <w:ins w:id="10277" w:author="aas" w:date="2013-10-14T02:06:00Z"/>
                <w:del w:id="10278" w:author="Anees Shaikh" w:date="2013-10-19T02:16:00Z"/>
              </w:rPr>
              <w:pPrChange w:id="10279" w:author="Anees Shaikh" w:date="2013-10-19T02:16:00Z">
                <w:pPr>
                  <w:pStyle w:val="XML1"/>
                </w:pPr>
              </w:pPrChange>
            </w:pPr>
            <w:ins w:id="10280" w:author="aas" w:date="2013-10-14T02:06:00Z">
              <w:del w:id="10281" w:author="Anees Shaikh" w:date="2013-10-19T02:16:00Z">
                <w:r w:rsidDel="00E067A3">
                  <w:delText xml:space="preserve">                                &lt;/xs:element&gt;</w:delText>
                </w:r>
              </w:del>
            </w:ins>
          </w:p>
          <w:p w14:paraId="696CDF5A" w14:textId="7D1B23CB" w:rsidR="00874469" w:rsidDel="00E067A3" w:rsidRDefault="00874469">
            <w:pPr>
              <w:pStyle w:val="Appx"/>
              <w:rPr>
                <w:ins w:id="10282" w:author="aas" w:date="2013-10-14T02:06:00Z"/>
                <w:del w:id="10283" w:author="Anees Shaikh" w:date="2013-10-19T02:16:00Z"/>
              </w:rPr>
              <w:pPrChange w:id="10284" w:author="Anees Shaikh" w:date="2013-10-19T02:16:00Z">
                <w:pPr>
                  <w:pStyle w:val="XML1"/>
                </w:pPr>
              </w:pPrChange>
            </w:pPr>
            <w:ins w:id="10285" w:author="aas" w:date="2013-10-14T02:06:00Z">
              <w:del w:id="10286" w:author="Anees Shaikh" w:date="2013-10-19T02:16:00Z">
                <w:r w:rsidDel="00E067A3">
                  <w:delText xml:space="preserve">                                &lt;xs:any minOccurs="0" maxOccurs="unbounded"</w:delText>
                </w:r>
              </w:del>
            </w:ins>
          </w:p>
          <w:p w14:paraId="10C176FC" w14:textId="15391191" w:rsidR="00874469" w:rsidDel="00E067A3" w:rsidRDefault="00874469">
            <w:pPr>
              <w:pStyle w:val="Appx"/>
              <w:rPr>
                <w:ins w:id="10287" w:author="aas" w:date="2013-10-14T02:06:00Z"/>
                <w:del w:id="10288" w:author="Anees Shaikh" w:date="2013-10-19T02:16:00Z"/>
              </w:rPr>
              <w:pPrChange w:id="10289" w:author="Anees Shaikh" w:date="2013-10-19T02:16:00Z">
                <w:pPr>
                  <w:pStyle w:val="XML1"/>
                </w:pPr>
              </w:pPrChange>
            </w:pPr>
            <w:ins w:id="10290" w:author="aas" w:date="2013-10-14T02:06:00Z">
              <w:del w:id="10291" w:author="Anees Shaikh" w:date="2013-10-19T02:16:00Z">
                <w:r w:rsidDel="00E067A3">
                  <w:delText xml:space="preserve">                                        namespace="##other" processContents="lax"/&gt;</w:delText>
                </w:r>
              </w:del>
            </w:ins>
          </w:p>
          <w:p w14:paraId="68FE5B9D" w14:textId="10FE4DE8" w:rsidR="00874469" w:rsidDel="00E067A3" w:rsidRDefault="00874469">
            <w:pPr>
              <w:pStyle w:val="Appx"/>
              <w:rPr>
                <w:ins w:id="10292" w:author="aas" w:date="2013-10-14T02:06:00Z"/>
                <w:del w:id="10293" w:author="Anees Shaikh" w:date="2013-10-19T02:16:00Z"/>
              </w:rPr>
              <w:pPrChange w:id="10294" w:author="Anees Shaikh" w:date="2013-10-19T02:16:00Z">
                <w:pPr>
                  <w:pStyle w:val="XML1"/>
                </w:pPr>
              </w:pPrChange>
            </w:pPr>
            <w:ins w:id="10295" w:author="aas" w:date="2013-10-14T02:06:00Z">
              <w:del w:id="10296" w:author="Anees Shaikh" w:date="2013-10-19T02:16:00Z">
                <w:r w:rsidDel="00E067A3">
                  <w:delText xml:space="preserve">                              &lt;/xs:sequence&gt;</w:delText>
                </w:r>
              </w:del>
            </w:ins>
          </w:p>
          <w:p w14:paraId="010D8D7A" w14:textId="06FF7D33" w:rsidR="00874469" w:rsidDel="00E067A3" w:rsidRDefault="00874469">
            <w:pPr>
              <w:pStyle w:val="Appx"/>
              <w:rPr>
                <w:ins w:id="10297" w:author="aas" w:date="2013-10-14T02:06:00Z"/>
                <w:del w:id="10298" w:author="Anees Shaikh" w:date="2013-10-19T02:16:00Z"/>
              </w:rPr>
              <w:pPrChange w:id="10299" w:author="Anees Shaikh" w:date="2013-10-19T02:16:00Z">
                <w:pPr>
                  <w:pStyle w:val="XML1"/>
                </w:pPr>
              </w:pPrChange>
            </w:pPr>
            <w:ins w:id="10300" w:author="aas" w:date="2013-10-14T02:06:00Z">
              <w:del w:id="10301" w:author="Anees Shaikh" w:date="2013-10-19T02:16:00Z">
                <w:r w:rsidDel="00E067A3">
                  <w:delText xml:space="preserve">                            &lt;/xs:complexType&gt;</w:delText>
                </w:r>
              </w:del>
            </w:ins>
          </w:p>
          <w:p w14:paraId="7FF922F6" w14:textId="1272BEAF" w:rsidR="00874469" w:rsidDel="00E067A3" w:rsidRDefault="00874469">
            <w:pPr>
              <w:pStyle w:val="Appx"/>
              <w:rPr>
                <w:ins w:id="10302" w:author="aas" w:date="2013-10-14T02:06:00Z"/>
                <w:del w:id="10303" w:author="Anees Shaikh" w:date="2013-10-19T02:16:00Z"/>
              </w:rPr>
              <w:pPrChange w:id="10304" w:author="Anees Shaikh" w:date="2013-10-19T02:16:00Z">
                <w:pPr>
                  <w:pStyle w:val="XML1"/>
                </w:pPr>
              </w:pPrChange>
            </w:pPr>
            <w:ins w:id="10305" w:author="aas" w:date="2013-10-14T02:06:00Z">
              <w:del w:id="10306" w:author="Anees Shaikh" w:date="2013-10-19T02:16:00Z">
                <w:r w:rsidDel="00E067A3">
                  <w:delText xml:space="preserve">                          &lt;/xs:element&gt;</w:delText>
                </w:r>
              </w:del>
            </w:ins>
          </w:p>
          <w:p w14:paraId="13BF2691" w14:textId="5709F90B" w:rsidR="00874469" w:rsidDel="00E067A3" w:rsidRDefault="00874469">
            <w:pPr>
              <w:pStyle w:val="Appx"/>
              <w:rPr>
                <w:ins w:id="10307" w:author="aas" w:date="2013-10-14T02:06:00Z"/>
                <w:del w:id="10308" w:author="Anees Shaikh" w:date="2013-10-19T02:16:00Z"/>
              </w:rPr>
              <w:pPrChange w:id="10309" w:author="Anees Shaikh" w:date="2013-10-19T02:16:00Z">
                <w:pPr>
                  <w:pStyle w:val="XML1"/>
                </w:pPr>
              </w:pPrChange>
            </w:pPr>
            <w:ins w:id="10310" w:author="aas" w:date="2013-10-14T02:06:00Z">
              <w:del w:id="10311" w:author="Anees Shaikh" w:date="2013-10-19T02:16:00Z">
                <w:r w:rsidDel="00E067A3">
                  <w:delText xml:space="preserve">                          &lt;xs:element name="advertised-peer" minOccurs="0"&gt;</w:delText>
                </w:r>
              </w:del>
            </w:ins>
          </w:p>
          <w:p w14:paraId="2737369C" w14:textId="34A4010D" w:rsidR="00874469" w:rsidDel="00E067A3" w:rsidRDefault="00874469">
            <w:pPr>
              <w:pStyle w:val="Appx"/>
              <w:rPr>
                <w:ins w:id="10312" w:author="aas" w:date="2013-10-14T02:06:00Z"/>
                <w:del w:id="10313" w:author="Anees Shaikh" w:date="2013-10-19T02:16:00Z"/>
              </w:rPr>
              <w:pPrChange w:id="10314" w:author="Anees Shaikh" w:date="2013-10-19T02:16:00Z">
                <w:pPr>
                  <w:pStyle w:val="XML1"/>
                </w:pPr>
              </w:pPrChange>
            </w:pPr>
            <w:ins w:id="10315" w:author="aas" w:date="2013-10-14T02:06:00Z">
              <w:del w:id="10316" w:author="Anees Shaikh" w:date="2013-10-19T02:16:00Z">
                <w:r w:rsidDel="00E067A3">
                  <w:delText xml:space="preserve">                            &lt;xs:annotation&gt;</w:delText>
                </w:r>
              </w:del>
            </w:ins>
          </w:p>
          <w:p w14:paraId="0C36BF6A" w14:textId="46D13313" w:rsidR="00874469" w:rsidDel="00E067A3" w:rsidRDefault="00874469">
            <w:pPr>
              <w:pStyle w:val="Appx"/>
              <w:rPr>
                <w:ins w:id="10317" w:author="aas" w:date="2013-10-14T02:06:00Z"/>
                <w:del w:id="10318" w:author="Anees Shaikh" w:date="2013-10-19T02:16:00Z"/>
              </w:rPr>
              <w:pPrChange w:id="10319" w:author="Anees Shaikh" w:date="2013-10-19T02:16:00Z">
                <w:pPr>
                  <w:pStyle w:val="XML1"/>
                </w:pPr>
              </w:pPrChange>
            </w:pPr>
            <w:ins w:id="10320" w:author="aas" w:date="2013-10-14T02:06:00Z">
              <w:del w:id="10321" w:author="Anees Shaikh" w:date="2013-10-19T02:16:00Z">
                <w:r w:rsidDel="00E067A3">
                  <w:delText xml:space="preserve">                              &lt;xs:documentation&gt;</w:delText>
                </w:r>
              </w:del>
            </w:ins>
          </w:p>
          <w:p w14:paraId="2B59F696" w14:textId="62A144D4" w:rsidR="00874469" w:rsidDel="00E067A3" w:rsidRDefault="00874469">
            <w:pPr>
              <w:pStyle w:val="Appx"/>
              <w:rPr>
                <w:ins w:id="10322" w:author="aas" w:date="2013-10-14T02:06:00Z"/>
                <w:del w:id="10323" w:author="Anees Shaikh" w:date="2013-10-19T02:16:00Z"/>
              </w:rPr>
              <w:pPrChange w:id="10324" w:author="Anees Shaikh" w:date="2013-10-19T02:16:00Z">
                <w:pPr>
                  <w:pStyle w:val="XML1"/>
                </w:pPr>
              </w:pPrChange>
            </w:pPr>
            <w:ins w:id="10325" w:author="aas" w:date="2013-10-14T02:06:00Z">
              <w:del w:id="10326" w:author="Anees Shaikh" w:date="2013-10-19T02:16:00Z">
                <w:r w:rsidDel="00E067A3">
                  <w:delText xml:space="preserve">                                The features (rates, duplex, etc.) that are currently advertised by the</w:delText>
                </w:r>
              </w:del>
            </w:ins>
          </w:p>
          <w:p w14:paraId="3555B15C" w14:textId="5FDA6C8E" w:rsidR="00874469" w:rsidDel="00E067A3" w:rsidRDefault="00874469">
            <w:pPr>
              <w:pStyle w:val="Appx"/>
              <w:rPr>
                <w:ins w:id="10327" w:author="aas" w:date="2013-10-14T02:06:00Z"/>
                <w:del w:id="10328" w:author="Anees Shaikh" w:date="2013-10-19T02:16:00Z"/>
              </w:rPr>
              <w:pPrChange w:id="10329" w:author="Anees Shaikh" w:date="2013-10-19T02:16:00Z">
                <w:pPr>
                  <w:pStyle w:val="XML1"/>
                </w:pPr>
              </w:pPrChange>
            </w:pPr>
            <w:ins w:id="10330" w:author="aas" w:date="2013-10-14T02:06:00Z">
              <w:del w:id="10331" w:author="Anees Shaikh" w:date="2013-10-19T02:16:00Z">
                <w:r w:rsidDel="00E067A3">
                  <w:delText xml:space="preserve">                                       peer port.</w:delText>
                </w:r>
              </w:del>
            </w:ins>
          </w:p>
          <w:p w14:paraId="3381DA3C" w14:textId="598360DF" w:rsidR="00874469" w:rsidDel="00E067A3" w:rsidRDefault="00874469">
            <w:pPr>
              <w:pStyle w:val="Appx"/>
              <w:rPr>
                <w:ins w:id="10332" w:author="aas" w:date="2013-10-14T02:06:00Z"/>
                <w:del w:id="10333" w:author="Anees Shaikh" w:date="2013-10-19T02:16:00Z"/>
              </w:rPr>
              <w:pPrChange w:id="10334" w:author="Anees Shaikh" w:date="2013-10-19T02:16:00Z">
                <w:pPr>
                  <w:pStyle w:val="XML1"/>
                </w:pPr>
              </w:pPrChange>
            </w:pPr>
            <w:ins w:id="10335" w:author="aas" w:date="2013-10-14T02:06:00Z">
              <w:del w:id="10336" w:author="Anees Shaikh" w:date="2013-10-19T02:16:00Z">
                <w:r w:rsidDel="00E067A3">
                  <w:delText xml:space="preserve">                              &lt;/xs:documentation&gt;</w:delText>
                </w:r>
              </w:del>
            </w:ins>
          </w:p>
          <w:p w14:paraId="179DF209" w14:textId="3FEC676D" w:rsidR="00874469" w:rsidDel="00E067A3" w:rsidRDefault="00874469">
            <w:pPr>
              <w:pStyle w:val="Appx"/>
              <w:rPr>
                <w:ins w:id="10337" w:author="aas" w:date="2013-10-14T02:06:00Z"/>
                <w:del w:id="10338" w:author="Anees Shaikh" w:date="2013-10-19T02:16:00Z"/>
              </w:rPr>
              <w:pPrChange w:id="10339" w:author="Anees Shaikh" w:date="2013-10-19T02:16:00Z">
                <w:pPr>
                  <w:pStyle w:val="XML1"/>
                </w:pPr>
              </w:pPrChange>
            </w:pPr>
            <w:ins w:id="10340" w:author="aas" w:date="2013-10-14T02:06:00Z">
              <w:del w:id="10341" w:author="Anees Shaikh" w:date="2013-10-19T02:16:00Z">
                <w:r w:rsidDel="00E067A3">
                  <w:delText xml:space="preserve">                            &lt;/xs:annotation&gt;</w:delText>
                </w:r>
              </w:del>
            </w:ins>
          </w:p>
          <w:p w14:paraId="215B0CA0" w14:textId="6B48A00E" w:rsidR="00874469" w:rsidDel="00E067A3" w:rsidRDefault="00874469">
            <w:pPr>
              <w:pStyle w:val="Appx"/>
              <w:rPr>
                <w:ins w:id="10342" w:author="aas" w:date="2013-10-14T02:06:00Z"/>
                <w:del w:id="10343" w:author="Anees Shaikh" w:date="2013-10-19T02:16:00Z"/>
              </w:rPr>
              <w:pPrChange w:id="10344" w:author="Anees Shaikh" w:date="2013-10-19T02:16:00Z">
                <w:pPr>
                  <w:pStyle w:val="XML1"/>
                </w:pPr>
              </w:pPrChange>
            </w:pPr>
            <w:ins w:id="10345" w:author="aas" w:date="2013-10-14T02:06:00Z">
              <w:del w:id="10346" w:author="Anees Shaikh" w:date="2013-10-19T02:16:00Z">
                <w:r w:rsidDel="00E067A3">
                  <w:delText xml:space="preserve">                            &lt;xs:complexType&gt;</w:delText>
                </w:r>
              </w:del>
            </w:ins>
          </w:p>
          <w:p w14:paraId="3D00294C" w14:textId="5C3122A9" w:rsidR="00874469" w:rsidDel="00E067A3" w:rsidRDefault="00874469">
            <w:pPr>
              <w:pStyle w:val="Appx"/>
              <w:rPr>
                <w:ins w:id="10347" w:author="aas" w:date="2013-10-14T02:06:00Z"/>
                <w:del w:id="10348" w:author="Anees Shaikh" w:date="2013-10-19T02:16:00Z"/>
              </w:rPr>
              <w:pPrChange w:id="10349" w:author="Anees Shaikh" w:date="2013-10-19T02:16:00Z">
                <w:pPr>
                  <w:pStyle w:val="XML1"/>
                </w:pPr>
              </w:pPrChange>
            </w:pPr>
            <w:ins w:id="10350" w:author="aas" w:date="2013-10-14T02:06:00Z">
              <w:del w:id="10351" w:author="Anees Shaikh" w:date="2013-10-19T02:16:00Z">
                <w:r w:rsidDel="00E067A3">
                  <w:delText xml:space="preserve">                              &lt;xs:sequence&gt;</w:delText>
                </w:r>
              </w:del>
            </w:ins>
          </w:p>
          <w:p w14:paraId="4A3D13E9" w14:textId="640B84AF" w:rsidR="00874469" w:rsidDel="00E067A3" w:rsidRDefault="00874469">
            <w:pPr>
              <w:pStyle w:val="Appx"/>
              <w:rPr>
                <w:ins w:id="10352" w:author="aas" w:date="2013-10-14T02:06:00Z"/>
                <w:del w:id="10353" w:author="Anees Shaikh" w:date="2013-10-19T02:16:00Z"/>
              </w:rPr>
              <w:pPrChange w:id="10354" w:author="Anees Shaikh" w:date="2013-10-19T02:16:00Z">
                <w:pPr>
                  <w:pStyle w:val="XML1"/>
                </w:pPr>
              </w:pPrChange>
            </w:pPr>
            <w:ins w:id="10355" w:author="aas" w:date="2013-10-14T02:06:00Z">
              <w:del w:id="10356" w:author="Anees Shaikh" w:date="2013-10-19T02:16:00Z">
                <w:r w:rsidDel="00E067A3">
                  <w:delText xml:space="preserve">                                &lt;xs:element name="rate" minOccurs="1" maxOccurs="unbounded"  type="OFPortRateType"&gt;</w:delText>
                </w:r>
              </w:del>
            </w:ins>
          </w:p>
          <w:p w14:paraId="2431C08A" w14:textId="5222F6B3" w:rsidR="00874469" w:rsidDel="00E067A3" w:rsidRDefault="00874469">
            <w:pPr>
              <w:pStyle w:val="Appx"/>
              <w:rPr>
                <w:ins w:id="10357" w:author="aas" w:date="2013-10-14T02:06:00Z"/>
                <w:del w:id="10358" w:author="Anees Shaikh" w:date="2013-10-19T02:16:00Z"/>
              </w:rPr>
              <w:pPrChange w:id="10359" w:author="Anees Shaikh" w:date="2013-10-19T02:16:00Z">
                <w:pPr>
                  <w:pStyle w:val="XML1"/>
                </w:pPr>
              </w:pPrChange>
            </w:pPr>
            <w:ins w:id="10360" w:author="aas" w:date="2013-10-14T02:06:00Z">
              <w:del w:id="10361" w:author="Anees Shaikh" w:date="2013-10-19T02:16:00Z">
                <w:r w:rsidDel="00E067A3">
                  <w:delText xml:space="preserve">                                  &lt;xs:annotation&gt;</w:delText>
                </w:r>
              </w:del>
            </w:ins>
          </w:p>
          <w:p w14:paraId="23B44161" w14:textId="225F18E1" w:rsidR="00874469" w:rsidDel="00E067A3" w:rsidRDefault="00874469">
            <w:pPr>
              <w:pStyle w:val="Appx"/>
              <w:rPr>
                <w:ins w:id="10362" w:author="aas" w:date="2013-10-14T02:06:00Z"/>
                <w:del w:id="10363" w:author="Anees Shaikh" w:date="2013-10-19T02:16:00Z"/>
              </w:rPr>
              <w:pPrChange w:id="10364" w:author="Anees Shaikh" w:date="2013-10-19T02:16:00Z">
                <w:pPr>
                  <w:pStyle w:val="XML1"/>
                </w:pPr>
              </w:pPrChange>
            </w:pPr>
            <w:ins w:id="10365" w:author="aas" w:date="2013-10-14T02:06:00Z">
              <w:del w:id="10366" w:author="Anees Shaikh" w:date="2013-10-19T02:16:00Z">
                <w:r w:rsidDel="00E067A3">
                  <w:delText xml:space="preserve">                                    &lt;xs:documentation&gt;</w:delText>
                </w:r>
              </w:del>
            </w:ins>
          </w:p>
          <w:p w14:paraId="553CF882" w14:textId="354A4023" w:rsidR="00874469" w:rsidDel="00E067A3" w:rsidRDefault="00874469">
            <w:pPr>
              <w:pStyle w:val="Appx"/>
              <w:rPr>
                <w:ins w:id="10367" w:author="aas" w:date="2013-10-14T02:06:00Z"/>
                <w:del w:id="10368" w:author="Anees Shaikh" w:date="2013-10-19T02:16:00Z"/>
              </w:rPr>
              <w:pPrChange w:id="10369" w:author="Anees Shaikh" w:date="2013-10-19T02:16:00Z">
                <w:pPr>
                  <w:pStyle w:val="XML1"/>
                </w:pPr>
              </w:pPrChange>
            </w:pPr>
            <w:ins w:id="10370" w:author="aas" w:date="2013-10-14T02:06:00Z">
              <w:del w:id="10371" w:author="Anees Shaikh" w:date="2013-10-19T02:16:00Z">
                <w:r w:rsidDel="00E067A3">
                  <w:delText xml:space="preserve">                                      The transmission rate that is supported or advertised. Multiple</w:delText>
                </w:r>
              </w:del>
            </w:ins>
          </w:p>
          <w:p w14:paraId="1F167E00" w14:textId="083E77DB" w:rsidR="00874469" w:rsidDel="00E067A3" w:rsidRDefault="00874469">
            <w:pPr>
              <w:pStyle w:val="Appx"/>
              <w:rPr>
                <w:ins w:id="10372" w:author="aas" w:date="2013-10-14T02:06:00Z"/>
                <w:del w:id="10373" w:author="Anees Shaikh" w:date="2013-10-19T02:16:00Z"/>
              </w:rPr>
              <w:pPrChange w:id="10374" w:author="Anees Shaikh" w:date="2013-10-19T02:16:00Z">
                <w:pPr>
                  <w:pStyle w:val="XML1"/>
                </w:pPr>
              </w:pPrChange>
            </w:pPr>
            <w:ins w:id="10375" w:author="aas" w:date="2013-10-14T02:06:00Z">
              <w:del w:id="10376" w:author="Anees Shaikh" w:date="2013-10-19T02:16:00Z">
                <w:r w:rsidDel="00E067A3">
                  <w:delText xml:space="preserve">                                             transmissions rates are allowed.</w:delText>
                </w:r>
              </w:del>
            </w:ins>
          </w:p>
          <w:p w14:paraId="3CEC999F" w14:textId="5F88D204" w:rsidR="00874469" w:rsidDel="00E067A3" w:rsidRDefault="00874469">
            <w:pPr>
              <w:pStyle w:val="Appx"/>
              <w:rPr>
                <w:ins w:id="10377" w:author="aas" w:date="2013-10-14T02:06:00Z"/>
                <w:del w:id="10378" w:author="Anees Shaikh" w:date="2013-10-19T02:16:00Z"/>
              </w:rPr>
              <w:pPrChange w:id="10379" w:author="Anees Shaikh" w:date="2013-10-19T02:16:00Z">
                <w:pPr>
                  <w:pStyle w:val="XML1"/>
                </w:pPr>
              </w:pPrChange>
            </w:pPr>
            <w:ins w:id="10380" w:author="aas" w:date="2013-10-14T02:06:00Z">
              <w:del w:id="10381" w:author="Anees Shaikh" w:date="2013-10-19T02:16:00Z">
                <w:r w:rsidDel="00E067A3">
                  <w:delText xml:space="preserve">                                    &lt;/xs:documentation&gt;</w:delText>
                </w:r>
              </w:del>
            </w:ins>
          </w:p>
          <w:p w14:paraId="5BCE3783" w14:textId="1EEDCBE8" w:rsidR="00874469" w:rsidDel="00E067A3" w:rsidRDefault="00874469">
            <w:pPr>
              <w:pStyle w:val="Appx"/>
              <w:rPr>
                <w:ins w:id="10382" w:author="aas" w:date="2013-10-14T02:06:00Z"/>
                <w:del w:id="10383" w:author="Anees Shaikh" w:date="2013-10-19T02:16:00Z"/>
              </w:rPr>
              <w:pPrChange w:id="10384" w:author="Anees Shaikh" w:date="2013-10-19T02:16:00Z">
                <w:pPr>
                  <w:pStyle w:val="XML1"/>
                </w:pPr>
              </w:pPrChange>
            </w:pPr>
            <w:ins w:id="10385" w:author="aas" w:date="2013-10-14T02:06:00Z">
              <w:del w:id="10386" w:author="Anees Shaikh" w:date="2013-10-19T02:16:00Z">
                <w:r w:rsidDel="00E067A3">
                  <w:delText xml:space="preserve">                                  &lt;/xs:annotation&gt;</w:delText>
                </w:r>
              </w:del>
            </w:ins>
          </w:p>
          <w:p w14:paraId="113472C3" w14:textId="23B43EB4" w:rsidR="00874469" w:rsidDel="00E067A3" w:rsidRDefault="00874469">
            <w:pPr>
              <w:pStyle w:val="Appx"/>
              <w:rPr>
                <w:ins w:id="10387" w:author="aas" w:date="2013-10-14T02:06:00Z"/>
                <w:del w:id="10388" w:author="Anees Shaikh" w:date="2013-10-19T02:16:00Z"/>
              </w:rPr>
              <w:pPrChange w:id="10389" w:author="Anees Shaikh" w:date="2013-10-19T02:16:00Z">
                <w:pPr>
                  <w:pStyle w:val="XML1"/>
                </w:pPr>
              </w:pPrChange>
            </w:pPr>
            <w:ins w:id="10390" w:author="aas" w:date="2013-10-14T02:06:00Z">
              <w:del w:id="10391" w:author="Anees Shaikh" w:date="2013-10-19T02:16:00Z">
                <w:r w:rsidDel="00E067A3">
                  <w:delText xml:space="preserve">                                &lt;/xs:element&gt;</w:delText>
                </w:r>
              </w:del>
            </w:ins>
          </w:p>
          <w:p w14:paraId="242351F9" w14:textId="54D63470" w:rsidR="00874469" w:rsidDel="00E067A3" w:rsidRDefault="00874469">
            <w:pPr>
              <w:pStyle w:val="Appx"/>
              <w:rPr>
                <w:ins w:id="10392" w:author="aas" w:date="2013-10-14T02:06:00Z"/>
                <w:del w:id="10393" w:author="Anees Shaikh" w:date="2013-10-19T02:16:00Z"/>
              </w:rPr>
              <w:pPrChange w:id="10394" w:author="Anees Shaikh" w:date="2013-10-19T02:16:00Z">
                <w:pPr>
                  <w:pStyle w:val="XML1"/>
                </w:pPr>
              </w:pPrChange>
            </w:pPr>
            <w:ins w:id="10395" w:author="aas" w:date="2013-10-14T02:06:00Z">
              <w:del w:id="10396" w:author="Anees Shaikh" w:date="2013-10-19T02:16:00Z">
                <w:r w:rsidDel="00E067A3">
                  <w:delText xml:space="preserve">                                &lt;xs:element name="auto-negotiate" minOccurs="0"  type="xs:boolean"&gt;</w:delText>
                </w:r>
              </w:del>
            </w:ins>
          </w:p>
          <w:p w14:paraId="7A0C7A98" w14:textId="6AF912E1" w:rsidR="00874469" w:rsidDel="00E067A3" w:rsidRDefault="00874469">
            <w:pPr>
              <w:pStyle w:val="Appx"/>
              <w:rPr>
                <w:ins w:id="10397" w:author="aas" w:date="2013-10-14T02:06:00Z"/>
                <w:del w:id="10398" w:author="Anees Shaikh" w:date="2013-10-19T02:16:00Z"/>
              </w:rPr>
              <w:pPrChange w:id="10399" w:author="Anees Shaikh" w:date="2013-10-19T02:16:00Z">
                <w:pPr>
                  <w:pStyle w:val="XML1"/>
                </w:pPr>
              </w:pPrChange>
            </w:pPr>
            <w:ins w:id="10400" w:author="aas" w:date="2013-10-14T02:06:00Z">
              <w:del w:id="10401" w:author="Anees Shaikh" w:date="2013-10-19T02:16:00Z">
                <w:r w:rsidDel="00E067A3">
                  <w:delText xml:space="preserve">                                  &lt;xs:annotation&gt;</w:delText>
                </w:r>
              </w:del>
            </w:ins>
          </w:p>
          <w:p w14:paraId="4BC821D0" w14:textId="70563E31" w:rsidR="00874469" w:rsidDel="00E067A3" w:rsidRDefault="00874469">
            <w:pPr>
              <w:pStyle w:val="Appx"/>
              <w:rPr>
                <w:ins w:id="10402" w:author="aas" w:date="2013-10-14T02:06:00Z"/>
                <w:del w:id="10403" w:author="Anees Shaikh" w:date="2013-10-19T02:16:00Z"/>
              </w:rPr>
              <w:pPrChange w:id="10404" w:author="Anees Shaikh" w:date="2013-10-19T02:16:00Z">
                <w:pPr>
                  <w:pStyle w:val="XML1"/>
                </w:pPr>
              </w:pPrChange>
            </w:pPr>
            <w:ins w:id="10405" w:author="aas" w:date="2013-10-14T02:06:00Z">
              <w:del w:id="10406" w:author="Anees Shaikh" w:date="2013-10-19T02:16:00Z">
                <w:r w:rsidDel="00E067A3">
                  <w:delText xml:space="preserve">                                    &lt;xs:documentation&gt;</w:delText>
                </w:r>
              </w:del>
            </w:ins>
          </w:p>
          <w:p w14:paraId="57C6077F" w14:textId="379CD2C4" w:rsidR="00874469" w:rsidDel="00E067A3" w:rsidRDefault="00874469">
            <w:pPr>
              <w:pStyle w:val="Appx"/>
              <w:rPr>
                <w:ins w:id="10407" w:author="aas" w:date="2013-10-14T02:06:00Z"/>
                <w:del w:id="10408" w:author="Anees Shaikh" w:date="2013-10-19T02:16:00Z"/>
              </w:rPr>
              <w:pPrChange w:id="10409" w:author="Anees Shaikh" w:date="2013-10-19T02:16:00Z">
                <w:pPr>
                  <w:pStyle w:val="XML1"/>
                </w:pPr>
              </w:pPrChange>
            </w:pPr>
            <w:ins w:id="10410" w:author="aas" w:date="2013-10-14T02:06:00Z">
              <w:del w:id="10411" w:author="Anees Shaikh" w:date="2013-10-19T02:16:00Z">
                <w:r w:rsidDel="00E067A3">
                  <w:delText xml:space="preserve">                                      Specifies if auto-negotiation of transmission parameters is enabled for</w:delText>
                </w:r>
              </w:del>
            </w:ins>
          </w:p>
          <w:p w14:paraId="631A724B" w14:textId="5A656CEE" w:rsidR="00874469" w:rsidDel="00E067A3" w:rsidRDefault="00874469">
            <w:pPr>
              <w:pStyle w:val="Appx"/>
              <w:rPr>
                <w:ins w:id="10412" w:author="aas" w:date="2013-10-14T02:06:00Z"/>
                <w:del w:id="10413" w:author="Anees Shaikh" w:date="2013-10-19T02:16:00Z"/>
              </w:rPr>
              <w:pPrChange w:id="10414" w:author="Anees Shaikh" w:date="2013-10-19T02:16:00Z">
                <w:pPr>
                  <w:pStyle w:val="XML1"/>
                </w:pPr>
              </w:pPrChange>
            </w:pPr>
            <w:ins w:id="10415" w:author="aas" w:date="2013-10-14T02:06:00Z">
              <w:del w:id="10416" w:author="Anees Shaikh" w:date="2013-10-19T02:16:00Z">
                <w:r w:rsidDel="00E067A3">
                  <w:delText xml:space="preserve">                                             the port.</w:delText>
                </w:r>
              </w:del>
            </w:ins>
          </w:p>
          <w:p w14:paraId="089F9B50" w14:textId="0010C519" w:rsidR="00874469" w:rsidDel="00E067A3" w:rsidRDefault="00874469">
            <w:pPr>
              <w:pStyle w:val="Appx"/>
              <w:rPr>
                <w:ins w:id="10417" w:author="aas" w:date="2013-10-14T02:06:00Z"/>
                <w:del w:id="10418" w:author="Anees Shaikh" w:date="2013-10-19T02:16:00Z"/>
              </w:rPr>
              <w:pPrChange w:id="10419" w:author="Anees Shaikh" w:date="2013-10-19T02:16:00Z">
                <w:pPr>
                  <w:pStyle w:val="XML1"/>
                </w:pPr>
              </w:pPrChange>
            </w:pPr>
            <w:ins w:id="10420" w:author="aas" w:date="2013-10-14T02:06:00Z">
              <w:del w:id="10421" w:author="Anees Shaikh" w:date="2013-10-19T02:16:00Z">
                <w:r w:rsidDel="00E067A3">
                  <w:delText xml:space="preserve">                                    &lt;/xs:documentation&gt;</w:delText>
                </w:r>
              </w:del>
            </w:ins>
          </w:p>
          <w:p w14:paraId="6E160D66" w14:textId="1E66135F" w:rsidR="00874469" w:rsidDel="00E067A3" w:rsidRDefault="00874469">
            <w:pPr>
              <w:pStyle w:val="Appx"/>
              <w:rPr>
                <w:ins w:id="10422" w:author="aas" w:date="2013-10-14T02:06:00Z"/>
                <w:del w:id="10423" w:author="Anees Shaikh" w:date="2013-10-19T02:16:00Z"/>
              </w:rPr>
              <w:pPrChange w:id="10424" w:author="Anees Shaikh" w:date="2013-10-19T02:16:00Z">
                <w:pPr>
                  <w:pStyle w:val="XML1"/>
                </w:pPr>
              </w:pPrChange>
            </w:pPr>
            <w:ins w:id="10425" w:author="aas" w:date="2013-10-14T02:06:00Z">
              <w:del w:id="10426" w:author="Anees Shaikh" w:date="2013-10-19T02:16:00Z">
                <w:r w:rsidDel="00E067A3">
                  <w:delText xml:space="preserve">                                  &lt;/xs:annotation&gt;</w:delText>
                </w:r>
              </w:del>
            </w:ins>
          </w:p>
          <w:p w14:paraId="5F0CEAE1" w14:textId="4D01DB56" w:rsidR="00874469" w:rsidDel="00E067A3" w:rsidRDefault="00874469">
            <w:pPr>
              <w:pStyle w:val="Appx"/>
              <w:rPr>
                <w:ins w:id="10427" w:author="aas" w:date="2013-10-14T02:06:00Z"/>
                <w:del w:id="10428" w:author="Anees Shaikh" w:date="2013-10-19T02:16:00Z"/>
              </w:rPr>
              <w:pPrChange w:id="10429" w:author="Anees Shaikh" w:date="2013-10-19T02:16:00Z">
                <w:pPr>
                  <w:pStyle w:val="XML1"/>
                </w:pPr>
              </w:pPrChange>
            </w:pPr>
            <w:ins w:id="10430" w:author="aas" w:date="2013-10-14T02:06:00Z">
              <w:del w:id="10431" w:author="Anees Shaikh" w:date="2013-10-19T02:16:00Z">
                <w:r w:rsidDel="00E067A3">
                  <w:delText xml:space="preserve">                                &lt;/xs:element&gt;</w:delText>
                </w:r>
              </w:del>
            </w:ins>
          </w:p>
          <w:p w14:paraId="0D9B9814" w14:textId="7DC148A3" w:rsidR="00874469" w:rsidDel="00E067A3" w:rsidRDefault="00874469">
            <w:pPr>
              <w:pStyle w:val="Appx"/>
              <w:rPr>
                <w:ins w:id="10432" w:author="aas" w:date="2013-10-14T02:06:00Z"/>
                <w:del w:id="10433" w:author="Anees Shaikh" w:date="2013-10-19T02:16:00Z"/>
              </w:rPr>
              <w:pPrChange w:id="10434" w:author="Anees Shaikh" w:date="2013-10-19T02:16:00Z">
                <w:pPr>
                  <w:pStyle w:val="XML1"/>
                </w:pPr>
              </w:pPrChange>
            </w:pPr>
            <w:ins w:id="10435" w:author="aas" w:date="2013-10-14T02:06:00Z">
              <w:del w:id="10436" w:author="Anees Shaikh" w:date="2013-10-19T02:16:00Z">
                <w:r w:rsidDel="00E067A3">
                  <w:delText xml:space="preserve">                                &lt;xs:element name="medium" minOccurs="1" maxOccurs="unbounded"&gt;</w:delText>
                </w:r>
              </w:del>
            </w:ins>
          </w:p>
          <w:p w14:paraId="2525DEAE" w14:textId="7B0C8A66" w:rsidR="00874469" w:rsidDel="00E067A3" w:rsidRDefault="00874469">
            <w:pPr>
              <w:pStyle w:val="Appx"/>
              <w:rPr>
                <w:ins w:id="10437" w:author="aas" w:date="2013-10-14T02:06:00Z"/>
                <w:del w:id="10438" w:author="Anees Shaikh" w:date="2013-10-19T02:16:00Z"/>
              </w:rPr>
              <w:pPrChange w:id="10439" w:author="Anees Shaikh" w:date="2013-10-19T02:16:00Z">
                <w:pPr>
                  <w:pStyle w:val="XML1"/>
                </w:pPr>
              </w:pPrChange>
            </w:pPr>
            <w:ins w:id="10440" w:author="aas" w:date="2013-10-14T02:06:00Z">
              <w:del w:id="10441" w:author="Anees Shaikh" w:date="2013-10-19T02:16:00Z">
                <w:r w:rsidDel="00E067A3">
                  <w:delText xml:space="preserve">                                  &lt;xs:annotation&gt;</w:delText>
                </w:r>
              </w:del>
            </w:ins>
          </w:p>
          <w:p w14:paraId="38DC8184" w14:textId="2B266E8E" w:rsidR="00874469" w:rsidDel="00E067A3" w:rsidRDefault="00874469">
            <w:pPr>
              <w:pStyle w:val="Appx"/>
              <w:rPr>
                <w:ins w:id="10442" w:author="aas" w:date="2013-10-14T02:06:00Z"/>
                <w:del w:id="10443" w:author="Anees Shaikh" w:date="2013-10-19T02:16:00Z"/>
              </w:rPr>
              <w:pPrChange w:id="10444" w:author="Anees Shaikh" w:date="2013-10-19T02:16:00Z">
                <w:pPr>
                  <w:pStyle w:val="XML1"/>
                </w:pPr>
              </w:pPrChange>
            </w:pPr>
            <w:ins w:id="10445" w:author="aas" w:date="2013-10-14T02:06:00Z">
              <w:del w:id="10446" w:author="Anees Shaikh" w:date="2013-10-19T02:16:00Z">
                <w:r w:rsidDel="00E067A3">
                  <w:delText xml:space="preserve">                                    &lt;xs:documentation&gt;</w:delText>
                </w:r>
              </w:del>
            </w:ins>
          </w:p>
          <w:p w14:paraId="7E6189A7" w14:textId="7C6C0F08" w:rsidR="00874469" w:rsidDel="00E067A3" w:rsidRDefault="00874469">
            <w:pPr>
              <w:pStyle w:val="Appx"/>
              <w:rPr>
                <w:ins w:id="10447" w:author="aas" w:date="2013-10-14T02:06:00Z"/>
                <w:del w:id="10448" w:author="Anees Shaikh" w:date="2013-10-19T02:16:00Z"/>
              </w:rPr>
              <w:pPrChange w:id="10449" w:author="Anees Shaikh" w:date="2013-10-19T02:16:00Z">
                <w:pPr>
                  <w:pStyle w:val="XML1"/>
                </w:pPr>
              </w:pPrChange>
            </w:pPr>
            <w:ins w:id="10450" w:author="aas" w:date="2013-10-14T02:06:00Z">
              <w:del w:id="10451" w:author="Anees Shaikh" w:date="2013-10-19T02:16:00Z">
                <w:r w:rsidDel="00E067A3">
                  <w:delText xml:space="preserve">                                      The transmission medium used by the port. Multiple media are allowed.</w:delText>
                </w:r>
              </w:del>
            </w:ins>
          </w:p>
          <w:p w14:paraId="7EEAD0AA" w14:textId="308316DA" w:rsidR="00874469" w:rsidDel="00E067A3" w:rsidRDefault="00874469">
            <w:pPr>
              <w:pStyle w:val="Appx"/>
              <w:rPr>
                <w:ins w:id="10452" w:author="aas" w:date="2013-10-14T02:06:00Z"/>
                <w:del w:id="10453" w:author="Anees Shaikh" w:date="2013-10-19T02:16:00Z"/>
              </w:rPr>
              <w:pPrChange w:id="10454" w:author="Anees Shaikh" w:date="2013-10-19T02:16:00Z">
                <w:pPr>
                  <w:pStyle w:val="XML1"/>
                </w:pPr>
              </w:pPrChange>
            </w:pPr>
            <w:ins w:id="10455" w:author="aas" w:date="2013-10-14T02:06:00Z">
              <w:del w:id="10456" w:author="Anees Shaikh" w:date="2013-10-19T02:16:00Z">
                <w:r w:rsidDel="00E067A3">
                  <w:delText xml:space="preserve">                                    &lt;/xs:documentation&gt;</w:delText>
                </w:r>
              </w:del>
            </w:ins>
          </w:p>
          <w:p w14:paraId="1153F37C" w14:textId="301081C3" w:rsidR="00874469" w:rsidDel="00E067A3" w:rsidRDefault="00874469">
            <w:pPr>
              <w:pStyle w:val="Appx"/>
              <w:rPr>
                <w:ins w:id="10457" w:author="aas" w:date="2013-10-14T02:06:00Z"/>
                <w:del w:id="10458" w:author="Anees Shaikh" w:date="2013-10-19T02:16:00Z"/>
              </w:rPr>
              <w:pPrChange w:id="10459" w:author="Anees Shaikh" w:date="2013-10-19T02:16:00Z">
                <w:pPr>
                  <w:pStyle w:val="XML1"/>
                </w:pPr>
              </w:pPrChange>
            </w:pPr>
            <w:ins w:id="10460" w:author="aas" w:date="2013-10-14T02:06:00Z">
              <w:del w:id="10461" w:author="Anees Shaikh" w:date="2013-10-19T02:16:00Z">
                <w:r w:rsidDel="00E067A3">
                  <w:delText xml:space="preserve">                                  &lt;/xs:annotation&gt;</w:delText>
                </w:r>
              </w:del>
            </w:ins>
          </w:p>
          <w:p w14:paraId="5CB09AE9" w14:textId="044EE425" w:rsidR="00874469" w:rsidDel="00E067A3" w:rsidRDefault="00874469">
            <w:pPr>
              <w:pStyle w:val="Appx"/>
              <w:rPr>
                <w:ins w:id="10462" w:author="aas" w:date="2013-10-14T02:06:00Z"/>
                <w:del w:id="10463" w:author="Anees Shaikh" w:date="2013-10-19T02:16:00Z"/>
              </w:rPr>
              <w:pPrChange w:id="10464" w:author="Anees Shaikh" w:date="2013-10-19T02:16:00Z">
                <w:pPr>
                  <w:pStyle w:val="XML1"/>
                </w:pPr>
              </w:pPrChange>
            </w:pPr>
            <w:ins w:id="10465" w:author="aas" w:date="2013-10-14T02:06:00Z">
              <w:del w:id="10466" w:author="Anees Shaikh" w:date="2013-10-19T02:16:00Z">
                <w:r w:rsidDel="00E067A3">
                  <w:delText xml:space="preserve">                                  &lt;xs:simpleType&gt;</w:delText>
                </w:r>
              </w:del>
            </w:ins>
          </w:p>
          <w:p w14:paraId="7E33C5B1" w14:textId="61930BCC" w:rsidR="00874469" w:rsidDel="00E067A3" w:rsidRDefault="00874469">
            <w:pPr>
              <w:pStyle w:val="Appx"/>
              <w:rPr>
                <w:ins w:id="10467" w:author="aas" w:date="2013-10-14T02:06:00Z"/>
                <w:del w:id="10468" w:author="Anees Shaikh" w:date="2013-10-19T02:16:00Z"/>
              </w:rPr>
              <w:pPrChange w:id="10469" w:author="Anees Shaikh" w:date="2013-10-19T02:16:00Z">
                <w:pPr>
                  <w:pStyle w:val="XML1"/>
                </w:pPr>
              </w:pPrChange>
            </w:pPr>
            <w:ins w:id="10470" w:author="aas" w:date="2013-10-14T02:06:00Z">
              <w:del w:id="10471" w:author="Anees Shaikh" w:date="2013-10-19T02:16:00Z">
                <w:r w:rsidDel="00E067A3">
                  <w:delText xml:space="preserve">                                    &lt;xs:restriction base="xs:string"&gt;</w:delText>
                </w:r>
              </w:del>
            </w:ins>
          </w:p>
          <w:p w14:paraId="23340A78" w14:textId="4F799AC6" w:rsidR="00874469" w:rsidDel="00E067A3" w:rsidRDefault="00874469">
            <w:pPr>
              <w:pStyle w:val="Appx"/>
              <w:rPr>
                <w:ins w:id="10472" w:author="aas" w:date="2013-10-14T02:06:00Z"/>
                <w:del w:id="10473" w:author="Anees Shaikh" w:date="2013-10-19T02:16:00Z"/>
              </w:rPr>
              <w:pPrChange w:id="10474" w:author="Anees Shaikh" w:date="2013-10-19T02:16:00Z">
                <w:pPr>
                  <w:pStyle w:val="XML1"/>
                </w:pPr>
              </w:pPrChange>
            </w:pPr>
            <w:ins w:id="10475" w:author="aas" w:date="2013-10-14T02:06:00Z">
              <w:del w:id="10476" w:author="Anees Shaikh" w:date="2013-10-19T02:16:00Z">
                <w:r w:rsidDel="00E067A3">
                  <w:delText xml:space="preserve">                                      &lt;xs:enumeration value="copper"/&gt;</w:delText>
                </w:r>
              </w:del>
            </w:ins>
          </w:p>
          <w:p w14:paraId="1E82581D" w14:textId="07336EEE" w:rsidR="00874469" w:rsidDel="00E067A3" w:rsidRDefault="00874469">
            <w:pPr>
              <w:pStyle w:val="Appx"/>
              <w:rPr>
                <w:ins w:id="10477" w:author="aas" w:date="2013-10-14T02:06:00Z"/>
                <w:del w:id="10478" w:author="Anees Shaikh" w:date="2013-10-19T02:16:00Z"/>
              </w:rPr>
              <w:pPrChange w:id="10479" w:author="Anees Shaikh" w:date="2013-10-19T02:16:00Z">
                <w:pPr>
                  <w:pStyle w:val="XML1"/>
                </w:pPr>
              </w:pPrChange>
            </w:pPr>
            <w:ins w:id="10480" w:author="aas" w:date="2013-10-14T02:06:00Z">
              <w:del w:id="10481" w:author="Anees Shaikh" w:date="2013-10-19T02:16:00Z">
                <w:r w:rsidDel="00E067A3">
                  <w:delText xml:space="preserve">                                      &lt;xs:enumeration value="fiber"/&gt;</w:delText>
                </w:r>
              </w:del>
            </w:ins>
          </w:p>
          <w:p w14:paraId="097B250F" w14:textId="5B33617F" w:rsidR="00874469" w:rsidDel="00E067A3" w:rsidRDefault="00874469">
            <w:pPr>
              <w:pStyle w:val="Appx"/>
              <w:rPr>
                <w:ins w:id="10482" w:author="aas" w:date="2013-10-14T02:06:00Z"/>
                <w:del w:id="10483" w:author="Anees Shaikh" w:date="2013-10-19T02:16:00Z"/>
              </w:rPr>
              <w:pPrChange w:id="10484" w:author="Anees Shaikh" w:date="2013-10-19T02:16:00Z">
                <w:pPr>
                  <w:pStyle w:val="XML1"/>
                </w:pPr>
              </w:pPrChange>
            </w:pPr>
            <w:ins w:id="10485" w:author="aas" w:date="2013-10-14T02:06:00Z">
              <w:del w:id="10486" w:author="Anees Shaikh" w:date="2013-10-19T02:16:00Z">
                <w:r w:rsidDel="00E067A3">
                  <w:delText xml:space="preserve">                                    &lt;/xs:restriction&gt;</w:delText>
                </w:r>
              </w:del>
            </w:ins>
          </w:p>
          <w:p w14:paraId="54495FBA" w14:textId="5D303873" w:rsidR="00874469" w:rsidDel="00E067A3" w:rsidRDefault="00874469">
            <w:pPr>
              <w:pStyle w:val="Appx"/>
              <w:rPr>
                <w:ins w:id="10487" w:author="aas" w:date="2013-10-14T02:06:00Z"/>
                <w:del w:id="10488" w:author="Anees Shaikh" w:date="2013-10-19T02:16:00Z"/>
              </w:rPr>
              <w:pPrChange w:id="10489" w:author="Anees Shaikh" w:date="2013-10-19T02:16:00Z">
                <w:pPr>
                  <w:pStyle w:val="XML1"/>
                </w:pPr>
              </w:pPrChange>
            </w:pPr>
            <w:ins w:id="10490" w:author="aas" w:date="2013-10-14T02:06:00Z">
              <w:del w:id="10491" w:author="Anees Shaikh" w:date="2013-10-19T02:16:00Z">
                <w:r w:rsidDel="00E067A3">
                  <w:delText xml:space="preserve">                                  &lt;/xs:simpleType&gt;</w:delText>
                </w:r>
              </w:del>
            </w:ins>
          </w:p>
          <w:p w14:paraId="1DEA5404" w14:textId="1DF28286" w:rsidR="00874469" w:rsidDel="00E067A3" w:rsidRDefault="00874469">
            <w:pPr>
              <w:pStyle w:val="Appx"/>
              <w:rPr>
                <w:ins w:id="10492" w:author="aas" w:date="2013-10-14T02:06:00Z"/>
                <w:del w:id="10493" w:author="Anees Shaikh" w:date="2013-10-19T02:16:00Z"/>
              </w:rPr>
              <w:pPrChange w:id="10494" w:author="Anees Shaikh" w:date="2013-10-19T02:16:00Z">
                <w:pPr>
                  <w:pStyle w:val="XML1"/>
                </w:pPr>
              </w:pPrChange>
            </w:pPr>
            <w:ins w:id="10495" w:author="aas" w:date="2013-10-14T02:06:00Z">
              <w:del w:id="10496" w:author="Anees Shaikh" w:date="2013-10-19T02:16:00Z">
                <w:r w:rsidDel="00E067A3">
                  <w:delText xml:space="preserve">                                &lt;/xs:element&gt;</w:delText>
                </w:r>
              </w:del>
            </w:ins>
          </w:p>
          <w:p w14:paraId="41A5D114" w14:textId="61B9AB6C" w:rsidR="00874469" w:rsidDel="00E067A3" w:rsidRDefault="00874469">
            <w:pPr>
              <w:pStyle w:val="Appx"/>
              <w:rPr>
                <w:ins w:id="10497" w:author="aas" w:date="2013-10-14T02:06:00Z"/>
                <w:del w:id="10498" w:author="Anees Shaikh" w:date="2013-10-19T02:16:00Z"/>
              </w:rPr>
              <w:pPrChange w:id="10499" w:author="Anees Shaikh" w:date="2013-10-19T02:16:00Z">
                <w:pPr>
                  <w:pStyle w:val="XML1"/>
                </w:pPr>
              </w:pPrChange>
            </w:pPr>
            <w:ins w:id="10500" w:author="aas" w:date="2013-10-14T02:06:00Z">
              <w:del w:id="10501" w:author="Anees Shaikh" w:date="2013-10-19T02:16:00Z">
                <w:r w:rsidDel="00E067A3">
                  <w:delText xml:space="preserve">                                &lt;xs:element name="pause"&gt;</w:delText>
                </w:r>
              </w:del>
            </w:ins>
          </w:p>
          <w:p w14:paraId="1152CBE1" w14:textId="2AF23842" w:rsidR="00874469" w:rsidDel="00E067A3" w:rsidRDefault="00874469">
            <w:pPr>
              <w:pStyle w:val="Appx"/>
              <w:rPr>
                <w:ins w:id="10502" w:author="aas" w:date="2013-10-14T02:06:00Z"/>
                <w:del w:id="10503" w:author="Anees Shaikh" w:date="2013-10-19T02:16:00Z"/>
              </w:rPr>
              <w:pPrChange w:id="10504" w:author="Anees Shaikh" w:date="2013-10-19T02:16:00Z">
                <w:pPr>
                  <w:pStyle w:val="XML1"/>
                </w:pPr>
              </w:pPrChange>
            </w:pPr>
            <w:ins w:id="10505" w:author="aas" w:date="2013-10-14T02:06:00Z">
              <w:del w:id="10506" w:author="Anees Shaikh" w:date="2013-10-19T02:16:00Z">
                <w:r w:rsidDel="00E067A3">
                  <w:delText xml:space="preserve">                                  &lt;xs:annotation&gt;</w:delText>
                </w:r>
              </w:del>
            </w:ins>
          </w:p>
          <w:p w14:paraId="30642186" w14:textId="296516A4" w:rsidR="00874469" w:rsidDel="00E067A3" w:rsidRDefault="00874469">
            <w:pPr>
              <w:pStyle w:val="Appx"/>
              <w:rPr>
                <w:ins w:id="10507" w:author="aas" w:date="2013-10-14T02:06:00Z"/>
                <w:del w:id="10508" w:author="Anees Shaikh" w:date="2013-10-19T02:16:00Z"/>
              </w:rPr>
              <w:pPrChange w:id="10509" w:author="Anees Shaikh" w:date="2013-10-19T02:16:00Z">
                <w:pPr>
                  <w:pStyle w:val="XML1"/>
                </w:pPr>
              </w:pPrChange>
            </w:pPr>
            <w:ins w:id="10510" w:author="aas" w:date="2013-10-14T02:06:00Z">
              <w:del w:id="10511" w:author="Anees Shaikh" w:date="2013-10-19T02:16:00Z">
                <w:r w:rsidDel="00E067A3">
                  <w:delText xml:space="preserve">                                    &lt;xs:documentation&gt;</w:delText>
                </w:r>
              </w:del>
            </w:ins>
          </w:p>
          <w:p w14:paraId="0C66E0A8" w14:textId="2622632D" w:rsidR="00874469" w:rsidDel="00E067A3" w:rsidRDefault="00874469">
            <w:pPr>
              <w:pStyle w:val="Appx"/>
              <w:rPr>
                <w:ins w:id="10512" w:author="aas" w:date="2013-10-14T02:06:00Z"/>
                <w:del w:id="10513" w:author="Anees Shaikh" w:date="2013-10-19T02:16:00Z"/>
              </w:rPr>
              <w:pPrChange w:id="10514" w:author="Anees Shaikh" w:date="2013-10-19T02:16:00Z">
                <w:pPr>
                  <w:pStyle w:val="XML1"/>
                </w:pPr>
              </w:pPrChange>
            </w:pPr>
            <w:ins w:id="10515" w:author="aas" w:date="2013-10-14T02:06:00Z">
              <w:del w:id="10516" w:author="Anees Shaikh" w:date="2013-10-19T02:16:00Z">
                <w:r w:rsidDel="00E067A3">
                  <w:delText xml:space="preserve">                                      Specifies if pausing of transmission is supported at all and if yes if</w:delText>
                </w:r>
              </w:del>
            </w:ins>
          </w:p>
          <w:p w14:paraId="61C551BD" w14:textId="09BC62EB" w:rsidR="00874469" w:rsidDel="00E067A3" w:rsidRDefault="00874469">
            <w:pPr>
              <w:pStyle w:val="Appx"/>
              <w:rPr>
                <w:ins w:id="10517" w:author="aas" w:date="2013-10-14T02:06:00Z"/>
                <w:del w:id="10518" w:author="Anees Shaikh" w:date="2013-10-19T02:16:00Z"/>
              </w:rPr>
              <w:pPrChange w:id="10519" w:author="Anees Shaikh" w:date="2013-10-19T02:16:00Z">
                <w:pPr>
                  <w:pStyle w:val="XML1"/>
                </w:pPr>
              </w:pPrChange>
            </w:pPr>
            <w:ins w:id="10520" w:author="aas" w:date="2013-10-14T02:06:00Z">
              <w:del w:id="10521" w:author="Anees Shaikh" w:date="2013-10-19T02:16:00Z">
                <w:r w:rsidDel="00E067A3">
                  <w:delText xml:space="preserve">                                             it is asymmetric or symmetric.</w:delText>
                </w:r>
              </w:del>
            </w:ins>
          </w:p>
          <w:p w14:paraId="69DDAF27" w14:textId="1B2B7663" w:rsidR="00874469" w:rsidDel="00E067A3" w:rsidRDefault="00874469">
            <w:pPr>
              <w:pStyle w:val="Appx"/>
              <w:rPr>
                <w:ins w:id="10522" w:author="aas" w:date="2013-10-14T02:06:00Z"/>
                <w:del w:id="10523" w:author="Anees Shaikh" w:date="2013-10-19T02:16:00Z"/>
              </w:rPr>
              <w:pPrChange w:id="10524" w:author="Anees Shaikh" w:date="2013-10-19T02:16:00Z">
                <w:pPr>
                  <w:pStyle w:val="XML1"/>
                </w:pPr>
              </w:pPrChange>
            </w:pPr>
            <w:ins w:id="10525" w:author="aas" w:date="2013-10-14T02:06:00Z">
              <w:del w:id="10526" w:author="Anees Shaikh" w:date="2013-10-19T02:16:00Z">
                <w:r w:rsidDel="00E067A3">
                  <w:delText xml:space="preserve">                                    &lt;/xs:documentation&gt;</w:delText>
                </w:r>
              </w:del>
            </w:ins>
          </w:p>
          <w:p w14:paraId="78954FCB" w14:textId="6D698376" w:rsidR="00874469" w:rsidDel="00E067A3" w:rsidRDefault="00874469">
            <w:pPr>
              <w:pStyle w:val="Appx"/>
              <w:rPr>
                <w:ins w:id="10527" w:author="aas" w:date="2013-10-14T02:06:00Z"/>
                <w:del w:id="10528" w:author="Anees Shaikh" w:date="2013-10-19T02:16:00Z"/>
              </w:rPr>
              <w:pPrChange w:id="10529" w:author="Anees Shaikh" w:date="2013-10-19T02:16:00Z">
                <w:pPr>
                  <w:pStyle w:val="XML1"/>
                </w:pPr>
              </w:pPrChange>
            </w:pPr>
            <w:ins w:id="10530" w:author="aas" w:date="2013-10-14T02:06:00Z">
              <w:del w:id="10531" w:author="Anees Shaikh" w:date="2013-10-19T02:16:00Z">
                <w:r w:rsidDel="00E067A3">
                  <w:delText xml:space="preserve">                                  &lt;/xs:annotation&gt;</w:delText>
                </w:r>
              </w:del>
            </w:ins>
          </w:p>
          <w:p w14:paraId="13231CC7" w14:textId="03E53B5C" w:rsidR="00874469" w:rsidDel="00E067A3" w:rsidRDefault="00874469">
            <w:pPr>
              <w:pStyle w:val="Appx"/>
              <w:rPr>
                <w:ins w:id="10532" w:author="aas" w:date="2013-10-14T02:06:00Z"/>
                <w:del w:id="10533" w:author="Anees Shaikh" w:date="2013-10-19T02:16:00Z"/>
              </w:rPr>
              <w:pPrChange w:id="10534" w:author="Anees Shaikh" w:date="2013-10-19T02:16:00Z">
                <w:pPr>
                  <w:pStyle w:val="XML1"/>
                </w:pPr>
              </w:pPrChange>
            </w:pPr>
            <w:ins w:id="10535" w:author="aas" w:date="2013-10-14T02:06:00Z">
              <w:del w:id="10536" w:author="Anees Shaikh" w:date="2013-10-19T02:16:00Z">
                <w:r w:rsidDel="00E067A3">
                  <w:delText xml:space="preserve">                                  &lt;xs:simpleType&gt;</w:delText>
                </w:r>
              </w:del>
            </w:ins>
          </w:p>
          <w:p w14:paraId="4513C5D9" w14:textId="31ACB4A5" w:rsidR="00874469" w:rsidDel="00E067A3" w:rsidRDefault="00874469">
            <w:pPr>
              <w:pStyle w:val="Appx"/>
              <w:rPr>
                <w:ins w:id="10537" w:author="aas" w:date="2013-10-14T02:06:00Z"/>
                <w:del w:id="10538" w:author="Anees Shaikh" w:date="2013-10-19T02:16:00Z"/>
              </w:rPr>
              <w:pPrChange w:id="10539" w:author="Anees Shaikh" w:date="2013-10-19T02:16:00Z">
                <w:pPr>
                  <w:pStyle w:val="XML1"/>
                </w:pPr>
              </w:pPrChange>
            </w:pPr>
            <w:ins w:id="10540" w:author="aas" w:date="2013-10-14T02:06:00Z">
              <w:del w:id="10541" w:author="Anees Shaikh" w:date="2013-10-19T02:16:00Z">
                <w:r w:rsidDel="00E067A3">
                  <w:delText xml:space="preserve">                                    &lt;xs:restriction base="xs:string"&gt;</w:delText>
                </w:r>
              </w:del>
            </w:ins>
          </w:p>
          <w:p w14:paraId="229A0195" w14:textId="499ADCF5" w:rsidR="00874469" w:rsidDel="00E067A3" w:rsidRDefault="00874469">
            <w:pPr>
              <w:pStyle w:val="Appx"/>
              <w:rPr>
                <w:ins w:id="10542" w:author="aas" w:date="2013-10-14T02:06:00Z"/>
                <w:del w:id="10543" w:author="Anees Shaikh" w:date="2013-10-19T02:16:00Z"/>
              </w:rPr>
              <w:pPrChange w:id="10544" w:author="Anees Shaikh" w:date="2013-10-19T02:16:00Z">
                <w:pPr>
                  <w:pStyle w:val="XML1"/>
                </w:pPr>
              </w:pPrChange>
            </w:pPr>
            <w:ins w:id="10545" w:author="aas" w:date="2013-10-14T02:06:00Z">
              <w:del w:id="10546" w:author="Anees Shaikh" w:date="2013-10-19T02:16:00Z">
                <w:r w:rsidDel="00E067A3">
                  <w:delText xml:space="preserve">                                      &lt;xs:enumeration value="unsupported"/&gt;</w:delText>
                </w:r>
              </w:del>
            </w:ins>
          </w:p>
          <w:p w14:paraId="093B6C40" w14:textId="551B73A0" w:rsidR="00874469" w:rsidDel="00E067A3" w:rsidRDefault="00874469">
            <w:pPr>
              <w:pStyle w:val="Appx"/>
              <w:rPr>
                <w:ins w:id="10547" w:author="aas" w:date="2013-10-14T02:06:00Z"/>
                <w:del w:id="10548" w:author="Anees Shaikh" w:date="2013-10-19T02:16:00Z"/>
              </w:rPr>
              <w:pPrChange w:id="10549" w:author="Anees Shaikh" w:date="2013-10-19T02:16:00Z">
                <w:pPr>
                  <w:pStyle w:val="XML1"/>
                </w:pPr>
              </w:pPrChange>
            </w:pPr>
            <w:ins w:id="10550" w:author="aas" w:date="2013-10-14T02:06:00Z">
              <w:del w:id="10551" w:author="Anees Shaikh" w:date="2013-10-19T02:16:00Z">
                <w:r w:rsidDel="00E067A3">
                  <w:delText xml:space="preserve">                                      &lt;xs:enumeration value="symmetric"/&gt;</w:delText>
                </w:r>
              </w:del>
            </w:ins>
          </w:p>
          <w:p w14:paraId="47B492CA" w14:textId="54E829EA" w:rsidR="00874469" w:rsidDel="00E067A3" w:rsidRDefault="00874469">
            <w:pPr>
              <w:pStyle w:val="Appx"/>
              <w:rPr>
                <w:ins w:id="10552" w:author="aas" w:date="2013-10-14T02:06:00Z"/>
                <w:del w:id="10553" w:author="Anees Shaikh" w:date="2013-10-19T02:16:00Z"/>
              </w:rPr>
              <w:pPrChange w:id="10554" w:author="Anees Shaikh" w:date="2013-10-19T02:16:00Z">
                <w:pPr>
                  <w:pStyle w:val="XML1"/>
                </w:pPr>
              </w:pPrChange>
            </w:pPr>
            <w:ins w:id="10555" w:author="aas" w:date="2013-10-14T02:06:00Z">
              <w:del w:id="10556" w:author="Anees Shaikh" w:date="2013-10-19T02:16:00Z">
                <w:r w:rsidDel="00E067A3">
                  <w:delText xml:space="preserve">                                      &lt;xs:enumeration value="asymmetric"/&gt;</w:delText>
                </w:r>
              </w:del>
            </w:ins>
          </w:p>
          <w:p w14:paraId="75702A6B" w14:textId="699CE2E0" w:rsidR="00874469" w:rsidDel="00E067A3" w:rsidRDefault="00874469">
            <w:pPr>
              <w:pStyle w:val="Appx"/>
              <w:rPr>
                <w:ins w:id="10557" w:author="aas" w:date="2013-10-14T02:06:00Z"/>
                <w:del w:id="10558" w:author="Anees Shaikh" w:date="2013-10-19T02:16:00Z"/>
              </w:rPr>
              <w:pPrChange w:id="10559" w:author="Anees Shaikh" w:date="2013-10-19T02:16:00Z">
                <w:pPr>
                  <w:pStyle w:val="XML1"/>
                </w:pPr>
              </w:pPrChange>
            </w:pPr>
            <w:ins w:id="10560" w:author="aas" w:date="2013-10-14T02:06:00Z">
              <w:del w:id="10561" w:author="Anees Shaikh" w:date="2013-10-19T02:16:00Z">
                <w:r w:rsidDel="00E067A3">
                  <w:delText xml:space="preserve">                                    &lt;/xs:restriction&gt;</w:delText>
                </w:r>
              </w:del>
            </w:ins>
          </w:p>
          <w:p w14:paraId="6B183F4F" w14:textId="42B8A8A8" w:rsidR="00874469" w:rsidDel="00E067A3" w:rsidRDefault="00874469">
            <w:pPr>
              <w:pStyle w:val="Appx"/>
              <w:rPr>
                <w:ins w:id="10562" w:author="aas" w:date="2013-10-14T02:06:00Z"/>
                <w:del w:id="10563" w:author="Anees Shaikh" w:date="2013-10-19T02:16:00Z"/>
              </w:rPr>
              <w:pPrChange w:id="10564" w:author="Anees Shaikh" w:date="2013-10-19T02:16:00Z">
                <w:pPr>
                  <w:pStyle w:val="XML1"/>
                </w:pPr>
              </w:pPrChange>
            </w:pPr>
            <w:ins w:id="10565" w:author="aas" w:date="2013-10-14T02:06:00Z">
              <w:del w:id="10566" w:author="Anees Shaikh" w:date="2013-10-19T02:16:00Z">
                <w:r w:rsidDel="00E067A3">
                  <w:delText xml:space="preserve">                                  &lt;/xs:simpleType&gt;</w:delText>
                </w:r>
              </w:del>
            </w:ins>
          </w:p>
          <w:p w14:paraId="1C419E08" w14:textId="412B037B" w:rsidR="00874469" w:rsidDel="00E067A3" w:rsidRDefault="00874469">
            <w:pPr>
              <w:pStyle w:val="Appx"/>
              <w:rPr>
                <w:ins w:id="10567" w:author="aas" w:date="2013-10-14T02:06:00Z"/>
                <w:del w:id="10568" w:author="Anees Shaikh" w:date="2013-10-19T02:16:00Z"/>
              </w:rPr>
              <w:pPrChange w:id="10569" w:author="Anees Shaikh" w:date="2013-10-19T02:16:00Z">
                <w:pPr>
                  <w:pStyle w:val="XML1"/>
                </w:pPr>
              </w:pPrChange>
            </w:pPr>
            <w:ins w:id="10570" w:author="aas" w:date="2013-10-14T02:06:00Z">
              <w:del w:id="10571" w:author="Anees Shaikh" w:date="2013-10-19T02:16:00Z">
                <w:r w:rsidDel="00E067A3">
                  <w:delText xml:space="preserve">                                &lt;/xs:element&gt;</w:delText>
                </w:r>
              </w:del>
            </w:ins>
          </w:p>
          <w:p w14:paraId="1C5854C7" w14:textId="2A316658" w:rsidR="00874469" w:rsidDel="00E067A3" w:rsidRDefault="00874469">
            <w:pPr>
              <w:pStyle w:val="Appx"/>
              <w:rPr>
                <w:ins w:id="10572" w:author="aas" w:date="2013-10-14T02:06:00Z"/>
                <w:del w:id="10573" w:author="Anees Shaikh" w:date="2013-10-19T02:16:00Z"/>
              </w:rPr>
              <w:pPrChange w:id="10574" w:author="Anees Shaikh" w:date="2013-10-19T02:16:00Z">
                <w:pPr>
                  <w:pStyle w:val="XML1"/>
                </w:pPr>
              </w:pPrChange>
            </w:pPr>
            <w:ins w:id="10575" w:author="aas" w:date="2013-10-14T02:06:00Z">
              <w:del w:id="10576" w:author="Anees Shaikh" w:date="2013-10-19T02:16:00Z">
                <w:r w:rsidDel="00E067A3">
                  <w:delText xml:space="preserve">                                &lt;xs:any minOccurs="0" maxOccurs="unbounded"</w:delText>
                </w:r>
              </w:del>
            </w:ins>
          </w:p>
          <w:p w14:paraId="03B90ECB" w14:textId="00201F24" w:rsidR="00874469" w:rsidDel="00E067A3" w:rsidRDefault="00874469">
            <w:pPr>
              <w:pStyle w:val="Appx"/>
              <w:rPr>
                <w:ins w:id="10577" w:author="aas" w:date="2013-10-14T02:06:00Z"/>
                <w:del w:id="10578" w:author="Anees Shaikh" w:date="2013-10-19T02:16:00Z"/>
              </w:rPr>
              <w:pPrChange w:id="10579" w:author="Anees Shaikh" w:date="2013-10-19T02:16:00Z">
                <w:pPr>
                  <w:pStyle w:val="XML1"/>
                </w:pPr>
              </w:pPrChange>
            </w:pPr>
            <w:ins w:id="10580" w:author="aas" w:date="2013-10-14T02:06:00Z">
              <w:del w:id="10581" w:author="Anees Shaikh" w:date="2013-10-19T02:16:00Z">
                <w:r w:rsidDel="00E067A3">
                  <w:delText xml:space="preserve">                                        namespace="##other" processContents="lax"/&gt;</w:delText>
                </w:r>
              </w:del>
            </w:ins>
          </w:p>
          <w:p w14:paraId="6D793392" w14:textId="6B574BAB" w:rsidR="00874469" w:rsidDel="00E067A3" w:rsidRDefault="00874469">
            <w:pPr>
              <w:pStyle w:val="Appx"/>
              <w:rPr>
                <w:ins w:id="10582" w:author="aas" w:date="2013-10-14T02:06:00Z"/>
                <w:del w:id="10583" w:author="Anees Shaikh" w:date="2013-10-19T02:16:00Z"/>
              </w:rPr>
              <w:pPrChange w:id="10584" w:author="Anees Shaikh" w:date="2013-10-19T02:16:00Z">
                <w:pPr>
                  <w:pStyle w:val="XML1"/>
                </w:pPr>
              </w:pPrChange>
            </w:pPr>
            <w:ins w:id="10585" w:author="aas" w:date="2013-10-14T02:06:00Z">
              <w:del w:id="10586" w:author="Anees Shaikh" w:date="2013-10-19T02:16:00Z">
                <w:r w:rsidDel="00E067A3">
                  <w:delText xml:space="preserve">                              &lt;/xs:sequence&gt;</w:delText>
                </w:r>
              </w:del>
            </w:ins>
          </w:p>
          <w:p w14:paraId="5DBC6039" w14:textId="0EFEC3AE" w:rsidR="00874469" w:rsidDel="00E067A3" w:rsidRDefault="00874469">
            <w:pPr>
              <w:pStyle w:val="Appx"/>
              <w:rPr>
                <w:ins w:id="10587" w:author="aas" w:date="2013-10-14T02:06:00Z"/>
                <w:del w:id="10588" w:author="Anees Shaikh" w:date="2013-10-19T02:16:00Z"/>
              </w:rPr>
              <w:pPrChange w:id="10589" w:author="Anees Shaikh" w:date="2013-10-19T02:16:00Z">
                <w:pPr>
                  <w:pStyle w:val="XML1"/>
                </w:pPr>
              </w:pPrChange>
            </w:pPr>
            <w:ins w:id="10590" w:author="aas" w:date="2013-10-14T02:06:00Z">
              <w:del w:id="10591" w:author="Anees Shaikh" w:date="2013-10-19T02:16:00Z">
                <w:r w:rsidDel="00E067A3">
                  <w:delText xml:space="preserve">                            &lt;/xs:complexType&gt;</w:delText>
                </w:r>
              </w:del>
            </w:ins>
          </w:p>
          <w:p w14:paraId="1EC45209" w14:textId="5EA5A2EE" w:rsidR="00874469" w:rsidDel="00E067A3" w:rsidRDefault="00874469">
            <w:pPr>
              <w:pStyle w:val="Appx"/>
              <w:rPr>
                <w:ins w:id="10592" w:author="aas" w:date="2013-10-14T02:06:00Z"/>
                <w:del w:id="10593" w:author="Anees Shaikh" w:date="2013-10-19T02:16:00Z"/>
              </w:rPr>
              <w:pPrChange w:id="10594" w:author="Anees Shaikh" w:date="2013-10-19T02:16:00Z">
                <w:pPr>
                  <w:pStyle w:val="XML1"/>
                </w:pPr>
              </w:pPrChange>
            </w:pPr>
            <w:ins w:id="10595" w:author="aas" w:date="2013-10-14T02:06:00Z">
              <w:del w:id="10596" w:author="Anees Shaikh" w:date="2013-10-19T02:16:00Z">
                <w:r w:rsidDel="00E067A3">
                  <w:delText xml:space="preserve">                          &lt;/xs:element&gt;</w:delText>
                </w:r>
              </w:del>
            </w:ins>
          </w:p>
          <w:p w14:paraId="6C8BE940" w14:textId="28D94069" w:rsidR="00874469" w:rsidDel="00E067A3" w:rsidRDefault="00874469">
            <w:pPr>
              <w:pStyle w:val="Appx"/>
              <w:rPr>
                <w:ins w:id="10597" w:author="aas" w:date="2013-10-14T02:06:00Z"/>
                <w:del w:id="10598" w:author="Anees Shaikh" w:date="2013-10-19T02:16:00Z"/>
              </w:rPr>
              <w:pPrChange w:id="10599" w:author="Anees Shaikh" w:date="2013-10-19T02:16:00Z">
                <w:pPr>
                  <w:pStyle w:val="XML1"/>
                </w:pPr>
              </w:pPrChange>
            </w:pPr>
            <w:ins w:id="10600" w:author="aas" w:date="2013-10-14T02:06:00Z">
              <w:del w:id="10601" w:author="Anees Shaikh" w:date="2013-10-19T02:16:00Z">
                <w:r w:rsidDel="00E067A3">
                  <w:delText xml:space="preserve">                          &lt;xs:any minOccurs="0" maxOccurs="unbounded"</w:delText>
                </w:r>
              </w:del>
            </w:ins>
          </w:p>
          <w:p w14:paraId="4E802F1D" w14:textId="3188BE3C" w:rsidR="00874469" w:rsidDel="00E067A3" w:rsidRDefault="00874469">
            <w:pPr>
              <w:pStyle w:val="Appx"/>
              <w:rPr>
                <w:ins w:id="10602" w:author="aas" w:date="2013-10-14T02:06:00Z"/>
                <w:del w:id="10603" w:author="Anees Shaikh" w:date="2013-10-19T02:16:00Z"/>
              </w:rPr>
              <w:pPrChange w:id="10604" w:author="Anees Shaikh" w:date="2013-10-19T02:16:00Z">
                <w:pPr>
                  <w:pStyle w:val="XML1"/>
                </w:pPr>
              </w:pPrChange>
            </w:pPr>
            <w:ins w:id="10605" w:author="aas" w:date="2013-10-14T02:06:00Z">
              <w:del w:id="10606" w:author="Anees Shaikh" w:date="2013-10-19T02:16:00Z">
                <w:r w:rsidDel="00E067A3">
                  <w:delText xml:space="preserve">                                  namespace="##other" processContents="lax"/&gt;</w:delText>
                </w:r>
              </w:del>
            </w:ins>
          </w:p>
          <w:p w14:paraId="269C56E9" w14:textId="65F6BF37" w:rsidR="00874469" w:rsidDel="00E067A3" w:rsidRDefault="00874469">
            <w:pPr>
              <w:pStyle w:val="Appx"/>
              <w:rPr>
                <w:ins w:id="10607" w:author="aas" w:date="2013-10-14T02:06:00Z"/>
                <w:del w:id="10608" w:author="Anees Shaikh" w:date="2013-10-19T02:16:00Z"/>
              </w:rPr>
              <w:pPrChange w:id="10609" w:author="Anees Shaikh" w:date="2013-10-19T02:16:00Z">
                <w:pPr>
                  <w:pStyle w:val="XML1"/>
                </w:pPr>
              </w:pPrChange>
            </w:pPr>
            <w:ins w:id="10610" w:author="aas" w:date="2013-10-14T02:06:00Z">
              <w:del w:id="10611" w:author="Anees Shaikh" w:date="2013-10-19T02:16:00Z">
                <w:r w:rsidDel="00E067A3">
                  <w:delText xml:space="preserve">                        &lt;/xs:sequence&gt;</w:delText>
                </w:r>
              </w:del>
            </w:ins>
          </w:p>
          <w:p w14:paraId="56BEE749" w14:textId="46127C65" w:rsidR="00874469" w:rsidDel="00E067A3" w:rsidRDefault="00874469">
            <w:pPr>
              <w:pStyle w:val="Appx"/>
              <w:rPr>
                <w:ins w:id="10612" w:author="aas" w:date="2013-10-14T02:06:00Z"/>
                <w:del w:id="10613" w:author="Anees Shaikh" w:date="2013-10-19T02:16:00Z"/>
              </w:rPr>
              <w:pPrChange w:id="10614" w:author="Anees Shaikh" w:date="2013-10-19T02:16:00Z">
                <w:pPr>
                  <w:pStyle w:val="XML1"/>
                </w:pPr>
              </w:pPrChange>
            </w:pPr>
            <w:ins w:id="10615" w:author="aas" w:date="2013-10-14T02:06:00Z">
              <w:del w:id="10616" w:author="Anees Shaikh" w:date="2013-10-19T02:16:00Z">
                <w:r w:rsidDel="00E067A3">
                  <w:delText xml:space="preserve">                      &lt;/xs:complexType&gt;</w:delText>
                </w:r>
              </w:del>
            </w:ins>
          </w:p>
          <w:p w14:paraId="74BBAFA9" w14:textId="4E3AF93F" w:rsidR="00874469" w:rsidDel="00E067A3" w:rsidRDefault="00874469">
            <w:pPr>
              <w:pStyle w:val="Appx"/>
              <w:rPr>
                <w:ins w:id="10617" w:author="aas" w:date="2013-10-14T02:06:00Z"/>
                <w:del w:id="10618" w:author="Anees Shaikh" w:date="2013-10-19T02:16:00Z"/>
              </w:rPr>
              <w:pPrChange w:id="10619" w:author="Anees Shaikh" w:date="2013-10-19T02:16:00Z">
                <w:pPr>
                  <w:pStyle w:val="XML1"/>
                </w:pPr>
              </w:pPrChange>
            </w:pPr>
            <w:ins w:id="10620" w:author="aas" w:date="2013-10-14T02:06:00Z">
              <w:del w:id="10621" w:author="Anees Shaikh" w:date="2013-10-19T02:16:00Z">
                <w:r w:rsidDel="00E067A3">
                  <w:delText xml:space="preserve">                    &lt;/xs:element&gt;</w:delText>
                </w:r>
              </w:del>
            </w:ins>
          </w:p>
          <w:p w14:paraId="5F4EE5EC" w14:textId="4778B576" w:rsidR="00874469" w:rsidDel="00E067A3" w:rsidRDefault="00874469">
            <w:pPr>
              <w:pStyle w:val="Appx"/>
              <w:rPr>
                <w:ins w:id="10622" w:author="aas" w:date="2013-10-14T02:06:00Z"/>
                <w:del w:id="10623" w:author="Anees Shaikh" w:date="2013-10-19T02:16:00Z"/>
              </w:rPr>
              <w:pPrChange w:id="10624" w:author="Anees Shaikh" w:date="2013-10-19T02:16:00Z">
                <w:pPr>
                  <w:pStyle w:val="XML1"/>
                </w:pPr>
              </w:pPrChange>
            </w:pPr>
            <w:ins w:id="10625" w:author="aas" w:date="2013-10-14T02:06:00Z">
              <w:del w:id="10626" w:author="Anees Shaikh" w:date="2013-10-19T02:16:00Z">
                <w:r w:rsidDel="00E067A3">
                  <w:delText xml:space="preserve">                    &lt;xs:choice&gt;</w:delText>
                </w:r>
              </w:del>
            </w:ins>
          </w:p>
          <w:p w14:paraId="70D76E91" w14:textId="4346BCE4" w:rsidR="00874469" w:rsidDel="00E067A3" w:rsidRDefault="00874469">
            <w:pPr>
              <w:pStyle w:val="Appx"/>
              <w:rPr>
                <w:ins w:id="10627" w:author="aas" w:date="2013-10-14T02:06:00Z"/>
                <w:del w:id="10628" w:author="Anees Shaikh" w:date="2013-10-19T02:16:00Z"/>
              </w:rPr>
              <w:pPrChange w:id="10629" w:author="Anees Shaikh" w:date="2013-10-19T02:16:00Z">
                <w:pPr>
                  <w:pStyle w:val="XML1"/>
                </w:pPr>
              </w:pPrChange>
            </w:pPr>
            <w:ins w:id="10630" w:author="aas" w:date="2013-10-14T02:06:00Z">
              <w:del w:id="10631" w:author="Anees Shaikh" w:date="2013-10-19T02:16:00Z">
                <w:r w:rsidDel="00E067A3">
                  <w:delText xml:space="preserve">                      &lt;xs:annotation&gt;</w:delText>
                </w:r>
              </w:del>
            </w:ins>
          </w:p>
          <w:p w14:paraId="13B996BB" w14:textId="0BC95E75" w:rsidR="00874469" w:rsidDel="00E067A3" w:rsidRDefault="00874469">
            <w:pPr>
              <w:pStyle w:val="Appx"/>
              <w:rPr>
                <w:ins w:id="10632" w:author="aas" w:date="2013-10-14T02:06:00Z"/>
                <w:del w:id="10633" w:author="Anees Shaikh" w:date="2013-10-19T02:16:00Z"/>
              </w:rPr>
              <w:pPrChange w:id="10634" w:author="Anees Shaikh" w:date="2013-10-19T02:16:00Z">
                <w:pPr>
                  <w:pStyle w:val="XML1"/>
                </w:pPr>
              </w:pPrChange>
            </w:pPr>
            <w:ins w:id="10635" w:author="aas" w:date="2013-10-14T02:06:00Z">
              <w:del w:id="10636" w:author="Anees Shaikh" w:date="2013-10-19T02:16:00Z">
                <w:r w:rsidDel="00E067A3">
                  <w:delText xml:space="preserve">                        &lt;xs:documentation&gt;</w:delText>
                </w:r>
              </w:del>
            </w:ins>
          </w:p>
          <w:p w14:paraId="51D846B2" w14:textId="473969FF" w:rsidR="00874469" w:rsidDel="00E067A3" w:rsidRDefault="00874469">
            <w:pPr>
              <w:pStyle w:val="Appx"/>
              <w:rPr>
                <w:ins w:id="10637" w:author="aas" w:date="2013-10-14T02:06:00Z"/>
                <w:del w:id="10638" w:author="Anees Shaikh" w:date="2013-10-19T02:16:00Z"/>
              </w:rPr>
              <w:pPrChange w:id="10639" w:author="Anees Shaikh" w:date="2013-10-19T02:16:00Z">
                <w:pPr>
                  <w:pStyle w:val="XML1"/>
                </w:pPr>
              </w:pPrChange>
            </w:pPr>
            <w:ins w:id="10640" w:author="aas" w:date="2013-10-14T02:06:00Z">
              <w:del w:id="10641" w:author="Anees Shaikh" w:date="2013-10-19T02:16:00Z">
                <w:r w:rsidDel="00E067A3">
                  <w:delText xml:space="preserve">                          Tunnels are modeled as logical ports.</w:delText>
                </w:r>
              </w:del>
            </w:ins>
          </w:p>
          <w:p w14:paraId="711CEE6E" w14:textId="00A43E06" w:rsidR="00874469" w:rsidDel="00E067A3" w:rsidRDefault="00874469">
            <w:pPr>
              <w:pStyle w:val="Appx"/>
              <w:rPr>
                <w:ins w:id="10642" w:author="aas" w:date="2013-10-14T02:06:00Z"/>
                <w:del w:id="10643" w:author="Anees Shaikh" w:date="2013-10-19T02:16:00Z"/>
              </w:rPr>
              <w:pPrChange w:id="10644" w:author="Anees Shaikh" w:date="2013-10-19T02:16:00Z">
                <w:pPr>
                  <w:pStyle w:val="XML1"/>
                </w:pPr>
              </w:pPrChange>
            </w:pPr>
            <w:ins w:id="10645" w:author="aas" w:date="2013-10-14T02:06:00Z">
              <w:del w:id="10646" w:author="Anees Shaikh" w:date="2013-10-19T02:16:00Z">
                <w:r w:rsidDel="00E067A3">
                  <w:delText xml:space="preserve">                        &lt;/xs:documentation&gt;</w:delText>
                </w:r>
              </w:del>
            </w:ins>
          </w:p>
          <w:p w14:paraId="7DF3F502" w14:textId="37EC0C40" w:rsidR="00874469" w:rsidDel="00E067A3" w:rsidRDefault="00874469">
            <w:pPr>
              <w:pStyle w:val="Appx"/>
              <w:rPr>
                <w:ins w:id="10647" w:author="aas" w:date="2013-10-14T02:06:00Z"/>
                <w:del w:id="10648" w:author="Anees Shaikh" w:date="2013-10-19T02:16:00Z"/>
              </w:rPr>
              <w:pPrChange w:id="10649" w:author="Anees Shaikh" w:date="2013-10-19T02:16:00Z">
                <w:pPr>
                  <w:pStyle w:val="XML1"/>
                </w:pPr>
              </w:pPrChange>
            </w:pPr>
            <w:ins w:id="10650" w:author="aas" w:date="2013-10-14T02:06:00Z">
              <w:del w:id="10651" w:author="Anees Shaikh" w:date="2013-10-19T02:16:00Z">
                <w:r w:rsidDel="00E067A3">
                  <w:delText xml:space="preserve">                      &lt;/xs:annotation&gt;</w:delText>
                </w:r>
              </w:del>
            </w:ins>
          </w:p>
          <w:p w14:paraId="130B4218" w14:textId="759EC332" w:rsidR="00874469" w:rsidDel="00E067A3" w:rsidRDefault="00874469">
            <w:pPr>
              <w:pStyle w:val="Appx"/>
              <w:rPr>
                <w:ins w:id="10652" w:author="aas" w:date="2013-10-14T02:06:00Z"/>
                <w:del w:id="10653" w:author="Anees Shaikh" w:date="2013-10-19T02:16:00Z"/>
              </w:rPr>
              <w:pPrChange w:id="10654" w:author="Anees Shaikh" w:date="2013-10-19T02:16:00Z">
                <w:pPr>
                  <w:pStyle w:val="XML1"/>
                </w:pPr>
              </w:pPrChange>
            </w:pPr>
          </w:p>
          <w:p w14:paraId="31F349A4" w14:textId="66B3598F" w:rsidR="00874469" w:rsidDel="00E067A3" w:rsidRDefault="00874469">
            <w:pPr>
              <w:pStyle w:val="Appx"/>
              <w:rPr>
                <w:ins w:id="10655" w:author="aas" w:date="2013-10-14T02:06:00Z"/>
                <w:del w:id="10656" w:author="Anees Shaikh" w:date="2013-10-19T02:16:00Z"/>
              </w:rPr>
              <w:pPrChange w:id="10657" w:author="Anees Shaikh" w:date="2013-10-19T02:16:00Z">
                <w:pPr>
                  <w:pStyle w:val="XML1"/>
                </w:pPr>
              </w:pPrChange>
            </w:pPr>
            <w:ins w:id="10658" w:author="aas" w:date="2013-10-14T02:06:00Z">
              <w:del w:id="10659" w:author="Anees Shaikh" w:date="2013-10-19T02:16:00Z">
                <w:r w:rsidDel="00E067A3">
                  <w:delText xml:space="preserve">                      &lt;xs:sequence&gt;</w:delText>
                </w:r>
              </w:del>
            </w:ins>
          </w:p>
          <w:p w14:paraId="5D5CF7E3" w14:textId="0535036E" w:rsidR="00874469" w:rsidDel="00E067A3" w:rsidRDefault="00874469">
            <w:pPr>
              <w:pStyle w:val="Appx"/>
              <w:rPr>
                <w:ins w:id="10660" w:author="aas" w:date="2013-10-14T02:06:00Z"/>
                <w:del w:id="10661" w:author="Anees Shaikh" w:date="2013-10-19T02:16:00Z"/>
              </w:rPr>
              <w:pPrChange w:id="10662" w:author="Anees Shaikh" w:date="2013-10-19T02:16:00Z">
                <w:pPr>
                  <w:pStyle w:val="XML1"/>
                </w:pPr>
              </w:pPrChange>
            </w:pPr>
            <w:ins w:id="10663" w:author="aas" w:date="2013-10-14T02:06:00Z">
              <w:del w:id="10664" w:author="Anees Shaikh" w:date="2013-10-19T02:16:00Z">
                <w:r w:rsidDel="00E067A3">
                  <w:delText xml:space="preserve">                        &lt;xs:element name="tunnel" minOccurs="0"&gt;</w:delText>
                </w:r>
              </w:del>
            </w:ins>
          </w:p>
          <w:p w14:paraId="529E9B1A" w14:textId="5DD14BAE" w:rsidR="00874469" w:rsidDel="00E067A3" w:rsidRDefault="00874469">
            <w:pPr>
              <w:pStyle w:val="Appx"/>
              <w:rPr>
                <w:ins w:id="10665" w:author="aas" w:date="2013-10-14T02:06:00Z"/>
                <w:del w:id="10666" w:author="Anees Shaikh" w:date="2013-10-19T02:16:00Z"/>
              </w:rPr>
              <w:pPrChange w:id="10667" w:author="Anees Shaikh" w:date="2013-10-19T02:16:00Z">
                <w:pPr>
                  <w:pStyle w:val="XML1"/>
                </w:pPr>
              </w:pPrChange>
            </w:pPr>
            <w:ins w:id="10668" w:author="aas" w:date="2013-10-14T02:06:00Z">
              <w:del w:id="10669" w:author="Anees Shaikh" w:date="2013-10-19T02:16:00Z">
                <w:r w:rsidDel="00E067A3">
                  <w:delText xml:space="preserve">                          &lt;xs:annotation&gt;</w:delText>
                </w:r>
              </w:del>
            </w:ins>
          </w:p>
          <w:p w14:paraId="29B113E8" w14:textId="41513F4F" w:rsidR="00874469" w:rsidDel="00E067A3" w:rsidRDefault="00874469">
            <w:pPr>
              <w:pStyle w:val="Appx"/>
              <w:rPr>
                <w:ins w:id="10670" w:author="aas" w:date="2013-10-14T02:06:00Z"/>
                <w:del w:id="10671" w:author="Anees Shaikh" w:date="2013-10-19T02:16:00Z"/>
              </w:rPr>
              <w:pPrChange w:id="10672" w:author="Anees Shaikh" w:date="2013-10-19T02:16:00Z">
                <w:pPr>
                  <w:pStyle w:val="XML1"/>
                </w:pPr>
              </w:pPrChange>
            </w:pPr>
            <w:ins w:id="10673" w:author="aas" w:date="2013-10-14T02:06:00Z">
              <w:del w:id="10674" w:author="Anees Shaikh" w:date="2013-10-19T02:16:00Z">
                <w:r w:rsidDel="00E067A3">
                  <w:delText xml:space="preserve">                            &lt;xs:documentation&gt;</w:delText>
                </w:r>
              </w:del>
            </w:ins>
          </w:p>
          <w:p w14:paraId="09556E7F" w14:textId="64F67F28" w:rsidR="00874469" w:rsidDel="00E067A3" w:rsidRDefault="00874469">
            <w:pPr>
              <w:pStyle w:val="Appx"/>
              <w:rPr>
                <w:ins w:id="10675" w:author="aas" w:date="2013-10-14T02:06:00Z"/>
                <w:del w:id="10676" w:author="Anees Shaikh" w:date="2013-10-19T02:16:00Z"/>
              </w:rPr>
              <w:pPrChange w:id="10677" w:author="Anees Shaikh" w:date="2013-10-19T02:16:00Z">
                <w:pPr>
                  <w:pStyle w:val="XML1"/>
                </w:pPr>
              </w:pPrChange>
            </w:pPr>
            <w:ins w:id="10678" w:author="aas" w:date="2013-10-14T02:06:00Z">
              <w:del w:id="10679" w:author="Anees Shaikh" w:date="2013-10-19T02:16:00Z">
                <w:r w:rsidDel="00E067A3">
                  <w:delText xml:space="preserve">                              Properties of a basic IP-in-GRE tunnel.</w:delText>
                </w:r>
              </w:del>
            </w:ins>
          </w:p>
          <w:p w14:paraId="2D7CAEFE" w14:textId="5F7909FB" w:rsidR="00874469" w:rsidDel="00E067A3" w:rsidRDefault="00874469">
            <w:pPr>
              <w:pStyle w:val="Appx"/>
              <w:rPr>
                <w:ins w:id="10680" w:author="aas" w:date="2013-10-14T02:06:00Z"/>
                <w:del w:id="10681" w:author="Anees Shaikh" w:date="2013-10-19T02:16:00Z"/>
              </w:rPr>
              <w:pPrChange w:id="10682" w:author="Anees Shaikh" w:date="2013-10-19T02:16:00Z">
                <w:pPr>
                  <w:pStyle w:val="XML1"/>
                </w:pPr>
              </w:pPrChange>
            </w:pPr>
            <w:ins w:id="10683" w:author="aas" w:date="2013-10-14T02:06:00Z">
              <w:del w:id="10684" w:author="Anees Shaikh" w:date="2013-10-19T02:16:00Z">
                <w:r w:rsidDel="00E067A3">
                  <w:delText xml:space="preserve">                            &lt;/xs:documentation&gt;</w:delText>
                </w:r>
              </w:del>
            </w:ins>
          </w:p>
          <w:p w14:paraId="23520A3C" w14:textId="03EAB626" w:rsidR="00874469" w:rsidDel="00E067A3" w:rsidRDefault="00874469">
            <w:pPr>
              <w:pStyle w:val="Appx"/>
              <w:rPr>
                <w:ins w:id="10685" w:author="aas" w:date="2013-10-14T02:06:00Z"/>
                <w:del w:id="10686" w:author="Anees Shaikh" w:date="2013-10-19T02:16:00Z"/>
              </w:rPr>
              <w:pPrChange w:id="10687" w:author="Anees Shaikh" w:date="2013-10-19T02:16:00Z">
                <w:pPr>
                  <w:pStyle w:val="XML1"/>
                </w:pPr>
              </w:pPrChange>
            </w:pPr>
            <w:ins w:id="10688" w:author="aas" w:date="2013-10-14T02:06:00Z">
              <w:del w:id="10689" w:author="Anees Shaikh" w:date="2013-10-19T02:16:00Z">
                <w:r w:rsidDel="00E067A3">
                  <w:delText xml:space="preserve">                          &lt;/xs:annotation&gt;</w:delText>
                </w:r>
              </w:del>
            </w:ins>
          </w:p>
          <w:p w14:paraId="1D5F6FF9" w14:textId="5E5A73FE" w:rsidR="00874469" w:rsidDel="00E067A3" w:rsidRDefault="00874469">
            <w:pPr>
              <w:pStyle w:val="Appx"/>
              <w:rPr>
                <w:ins w:id="10690" w:author="aas" w:date="2013-10-14T02:06:00Z"/>
                <w:del w:id="10691" w:author="Anees Shaikh" w:date="2013-10-19T02:16:00Z"/>
              </w:rPr>
              <w:pPrChange w:id="10692" w:author="Anees Shaikh" w:date="2013-10-19T02:16:00Z">
                <w:pPr>
                  <w:pStyle w:val="XML1"/>
                </w:pPr>
              </w:pPrChange>
            </w:pPr>
            <w:ins w:id="10693" w:author="aas" w:date="2013-10-14T02:06:00Z">
              <w:del w:id="10694" w:author="Anees Shaikh" w:date="2013-10-19T02:16:00Z">
                <w:r w:rsidDel="00E067A3">
                  <w:delText xml:space="preserve">                          &lt;xs:complexType&gt;</w:delText>
                </w:r>
              </w:del>
            </w:ins>
          </w:p>
          <w:p w14:paraId="71576491" w14:textId="4F20CD36" w:rsidR="00874469" w:rsidDel="00E067A3" w:rsidRDefault="00874469">
            <w:pPr>
              <w:pStyle w:val="Appx"/>
              <w:rPr>
                <w:ins w:id="10695" w:author="aas" w:date="2013-10-14T02:06:00Z"/>
                <w:del w:id="10696" w:author="Anees Shaikh" w:date="2013-10-19T02:16:00Z"/>
              </w:rPr>
              <w:pPrChange w:id="10697" w:author="Anees Shaikh" w:date="2013-10-19T02:16:00Z">
                <w:pPr>
                  <w:pStyle w:val="XML1"/>
                </w:pPr>
              </w:pPrChange>
            </w:pPr>
            <w:ins w:id="10698" w:author="aas" w:date="2013-10-14T02:06:00Z">
              <w:del w:id="10699" w:author="Anees Shaikh" w:date="2013-10-19T02:16:00Z">
                <w:r w:rsidDel="00E067A3">
                  <w:delText xml:space="preserve">                            &lt;xs:sequence&gt;</w:delText>
                </w:r>
              </w:del>
            </w:ins>
          </w:p>
          <w:p w14:paraId="40BA08F6" w14:textId="386D66B6" w:rsidR="00874469" w:rsidDel="00E067A3" w:rsidRDefault="00874469">
            <w:pPr>
              <w:pStyle w:val="Appx"/>
              <w:rPr>
                <w:ins w:id="10700" w:author="aas" w:date="2013-10-14T02:06:00Z"/>
                <w:del w:id="10701" w:author="Anees Shaikh" w:date="2013-10-19T02:16:00Z"/>
              </w:rPr>
              <w:pPrChange w:id="10702" w:author="Anees Shaikh" w:date="2013-10-19T02:16:00Z">
                <w:pPr>
                  <w:pStyle w:val="XML1"/>
                </w:pPr>
              </w:pPrChange>
            </w:pPr>
            <w:ins w:id="10703" w:author="aas" w:date="2013-10-14T02:06:00Z">
              <w:del w:id="10704" w:author="Anees Shaikh" w:date="2013-10-19T02:16:00Z">
                <w:r w:rsidDel="00E067A3">
                  <w:delText xml:space="preserve">                              &lt;xs:choice&gt;</w:delText>
                </w:r>
              </w:del>
            </w:ins>
          </w:p>
          <w:p w14:paraId="3BF689A1" w14:textId="580A22A4" w:rsidR="00874469" w:rsidDel="00E067A3" w:rsidRDefault="00874469">
            <w:pPr>
              <w:pStyle w:val="Appx"/>
              <w:rPr>
                <w:ins w:id="10705" w:author="aas" w:date="2013-10-14T02:06:00Z"/>
                <w:del w:id="10706" w:author="Anees Shaikh" w:date="2013-10-19T02:16:00Z"/>
              </w:rPr>
              <w:pPrChange w:id="10707" w:author="Anees Shaikh" w:date="2013-10-19T02:16:00Z">
                <w:pPr>
                  <w:pStyle w:val="XML1"/>
                </w:pPr>
              </w:pPrChange>
            </w:pPr>
            <w:ins w:id="10708" w:author="aas" w:date="2013-10-14T02:06:00Z">
              <w:del w:id="10709" w:author="Anees Shaikh" w:date="2013-10-19T02:16:00Z">
                <w:r w:rsidDel="00E067A3">
                  <w:delText xml:space="preserve">                                &lt;xs:sequence&gt;</w:delText>
                </w:r>
              </w:del>
            </w:ins>
          </w:p>
          <w:p w14:paraId="7C0AAB2B" w14:textId="01030DC0" w:rsidR="00874469" w:rsidDel="00E067A3" w:rsidRDefault="00874469">
            <w:pPr>
              <w:pStyle w:val="Appx"/>
              <w:rPr>
                <w:ins w:id="10710" w:author="aas" w:date="2013-10-14T02:06:00Z"/>
                <w:del w:id="10711" w:author="Anees Shaikh" w:date="2013-10-19T02:16:00Z"/>
              </w:rPr>
              <w:pPrChange w:id="10712" w:author="Anees Shaikh" w:date="2013-10-19T02:16:00Z">
                <w:pPr>
                  <w:pStyle w:val="XML1"/>
                </w:pPr>
              </w:pPrChange>
            </w:pPr>
            <w:ins w:id="10713" w:author="aas" w:date="2013-10-14T02:06:00Z">
              <w:del w:id="10714" w:author="Anees Shaikh" w:date="2013-10-19T02:16:00Z">
                <w:r w:rsidDel="00E067A3">
                  <w:delText xml:space="preserve">                                  &lt;xs:element name="local-endpoint-ipv4-adress" minOccurs="0"  type="inet:ipv4-address"&gt;</w:delText>
                </w:r>
              </w:del>
            </w:ins>
          </w:p>
          <w:p w14:paraId="40558DFA" w14:textId="6D333AC4" w:rsidR="00874469" w:rsidDel="00E067A3" w:rsidRDefault="00874469">
            <w:pPr>
              <w:pStyle w:val="Appx"/>
              <w:rPr>
                <w:ins w:id="10715" w:author="aas" w:date="2013-10-14T02:06:00Z"/>
                <w:del w:id="10716" w:author="Anees Shaikh" w:date="2013-10-19T02:16:00Z"/>
              </w:rPr>
              <w:pPrChange w:id="10717" w:author="Anees Shaikh" w:date="2013-10-19T02:16:00Z">
                <w:pPr>
                  <w:pStyle w:val="XML1"/>
                </w:pPr>
              </w:pPrChange>
            </w:pPr>
            <w:ins w:id="10718" w:author="aas" w:date="2013-10-14T02:06:00Z">
              <w:del w:id="10719" w:author="Anees Shaikh" w:date="2013-10-19T02:16:00Z">
                <w:r w:rsidDel="00E067A3">
                  <w:delText xml:space="preserve">                                    &lt;xs:annotation&gt;</w:delText>
                </w:r>
              </w:del>
            </w:ins>
          </w:p>
          <w:p w14:paraId="2D348551" w14:textId="61625E00" w:rsidR="00874469" w:rsidDel="00E067A3" w:rsidRDefault="00874469">
            <w:pPr>
              <w:pStyle w:val="Appx"/>
              <w:rPr>
                <w:ins w:id="10720" w:author="aas" w:date="2013-10-14T02:06:00Z"/>
                <w:del w:id="10721" w:author="Anees Shaikh" w:date="2013-10-19T02:16:00Z"/>
              </w:rPr>
              <w:pPrChange w:id="10722" w:author="Anees Shaikh" w:date="2013-10-19T02:16:00Z">
                <w:pPr>
                  <w:pStyle w:val="XML1"/>
                </w:pPr>
              </w:pPrChange>
            </w:pPr>
            <w:ins w:id="10723" w:author="aas" w:date="2013-10-14T02:06:00Z">
              <w:del w:id="10724" w:author="Anees Shaikh" w:date="2013-10-19T02:16:00Z">
                <w:r w:rsidDel="00E067A3">
                  <w:delText xml:space="preserve">                                      &lt;xs:documentation&gt;</w:delText>
                </w:r>
              </w:del>
            </w:ins>
          </w:p>
          <w:p w14:paraId="52EB3191" w14:textId="0EEEE9EF" w:rsidR="00874469" w:rsidDel="00E067A3" w:rsidRDefault="00874469">
            <w:pPr>
              <w:pStyle w:val="Appx"/>
              <w:rPr>
                <w:ins w:id="10725" w:author="aas" w:date="2013-10-14T02:06:00Z"/>
                <w:del w:id="10726" w:author="Anees Shaikh" w:date="2013-10-19T02:16:00Z"/>
              </w:rPr>
              <w:pPrChange w:id="10727" w:author="Anees Shaikh" w:date="2013-10-19T02:16:00Z">
                <w:pPr>
                  <w:pStyle w:val="XML1"/>
                </w:pPr>
              </w:pPrChange>
            </w:pPr>
            <w:ins w:id="10728" w:author="aas" w:date="2013-10-14T02:06:00Z">
              <w:del w:id="10729" w:author="Anees Shaikh" w:date="2013-10-19T02:16:00Z">
                <w:r w:rsidDel="00E067A3">
                  <w:delText xml:space="preserve">                                        The IPv4 address of the local tunnel endpoint.</w:delText>
                </w:r>
              </w:del>
            </w:ins>
          </w:p>
          <w:p w14:paraId="23D969E9" w14:textId="7E914146" w:rsidR="00874469" w:rsidDel="00E067A3" w:rsidRDefault="00874469">
            <w:pPr>
              <w:pStyle w:val="Appx"/>
              <w:rPr>
                <w:ins w:id="10730" w:author="aas" w:date="2013-10-14T02:06:00Z"/>
                <w:del w:id="10731" w:author="Anees Shaikh" w:date="2013-10-19T02:16:00Z"/>
              </w:rPr>
              <w:pPrChange w:id="10732" w:author="Anees Shaikh" w:date="2013-10-19T02:16:00Z">
                <w:pPr>
                  <w:pStyle w:val="XML1"/>
                </w:pPr>
              </w:pPrChange>
            </w:pPr>
            <w:ins w:id="10733" w:author="aas" w:date="2013-10-14T02:06:00Z">
              <w:del w:id="10734" w:author="Anees Shaikh" w:date="2013-10-19T02:16:00Z">
                <w:r w:rsidDel="00E067A3">
                  <w:delText xml:space="preserve">                                      &lt;/xs:documentation&gt;</w:delText>
                </w:r>
              </w:del>
            </w:ins>
          </w:p>
          <w:p w14:paraId="66C0C823" w14:textId="25821743" w:rsidR="00874469" w:rsidDel="00E067A3" w:rsidRDefault="00874469">
            <w:pPr>
              <w:pStyle w:val="Appx"/>
              <w:rPr>
                <w:ins w:id="10735" w:author="aas" w:date="2013-10-14T02:06:00Z"/>
                <w:del w:id="10736" w:author="Anees Shaikh" w:date="2013-10-19T02:16:00Z"/>
              </w:rPr>
              <w:pPrChange w:id="10737" w:author="Anees Shaikh" w:date="2013-10-19T02:16:00Z">
                <w:pPr>
                  <w:pStyle w:val="XML1"/>
                </w:pPr>
              </w:pPrChange>
            </w:pPr>
            <w:ins w:id="10738" w:author="aas" w:date="2013-10-14T02:06:00Z">
              <w:del w:id="10739" w:author="Anees Shaikh" w:date="2013-10-19T02:16:00Z">
                <w:r w:rsidDel="00E067A3">
                  <w:delText xml:space="preserve">                                    &lt;/xs:annotation&gt;</w:delText>
                </w:r>
              </w:del>
            </w:ins>
          </w:p>
          <w:p w14:paraId="0CCAE546" w14:textId="0AC3307F" w:rsidR="00874469" w:rsidDel="00E067A3" w:rsidRDefault="00874469">
            <w:pPr>
              <w:pStyle w:val="Appx"/>
              <w:rPr>
                <w:ins w:id="10740" w:author="aas" w:date="2013-10-14T02:06:00Z"/>
                <w:del w:id="10741" w:author="Anees Shaikh" w:date="2013-10-19T02:16:00Z"/>
              </w:rPr>
              <w:pPrChange w:id="10742" w:author="Anees Shaikh" w:date="2013-10-19T02:16:00Z">
                <w:pPr>
                  <w:pStyle w:val="XML1"/>
                </w:pPr>
              </w:pPrChange>
            </w:pPr>
            <w:ins w:id="10743" w:author="aas" w:date="2013-10-14T02:06:00Z">
              <w:del w:id="10744" w:author="Anees Shaikh" w:date="2013-10-19T02:16:00Z">
                <w:r w:rsidDel="00E067A3">
                  <w:delText xml:space="preserve">                                  &lt;/xs:element&gt;</w:delText>
                </w:r>
              </w:del>
            </w:ins>
          </w:p>
          <w:p w14:paraId="5ECA59E3" w14:textId="0A2F0B6D" w:rsidR="00874469" w:rsidDel="00E067A3" w:rsidRDefault="00874469">
            <w:pPr>
              <w:pStyle w:val="Appx"/>
              <w:rPr>
                <w:ins w:id="10745" w:author="aas" w:date="2013-10-14T02:06:00Z"/>
                <w:del w:id="10746" w:author="Anees Shaikh" w:date="2013-10-19T02:16:00Z"/>
              </w:rPr>
              <w:pPrChange w:id="10747" w:author="Anees Shaikh" w:date="2013-10-19T02:16:00Z">
                <w:pPr>
                  <w:pStyle w:val="XML1"/>
                </w:pPr>
              </w:pPrChange>
            </w:pPr>
            <w:ins w:id="10748" w:author="aas" w:date="2013-10-14T02:06:00Z">
              <w:del w:id="10749" w:author="Anees Shaikh" w:date="2013-10-19T02:16:00Z">
                <w:r w:rsidDel="00E067A3">
                  <w:delText xml:space="preserve">                                  &lt;xs:element name="remote-endpoint-ipv4-adress" minOccurs="0"  type="inet:ipv4-address"&gt;</w:delText>
                </w:r>
              </w:del>
            </w:ins>
          </w:p>
          <w:p w14:paraId="13E740CB" w14:textId="49D5FFD5" w:rsidR="00874469" w:rsidDel="00E067A3" w:rsidRDefault="00874469">
            <w:pPr>
              <w:pStyle w:val="Appx"/>
              <w:rPr>
                <w:ins w:id="10750" w:author="aas" w:date="2013-10-14T02:06:00Z"/>
                <w:del w:id="10751" w:author="Anees Shaikh" w:date="2013-10-19T02:16:00Z"/>
              </w:rPr>
              <w:pPrChange w:id="10752" w:author="Anees Shaikh" w:date="2013-10-19T02:16:00Z">
                <w:pPr>
                  <w:pStyle w:val="XML1"/>
                </w:pPr>
              </w:pPrChange>
            </w:pPr>
            <w:ins w:id="10753" w:author="aas" w:date="2013-10-14T02:06:00Z">
              <w:del w:id="10754" w:author="Anees Shaikh" w:date="2013-10-19T02:16:00Z">
                <w:r w:rsidDel="00E067A3">
                  <w:delText xml:space="preserve">                                    &lt;xs:annotation&gt;</w:delText>
                </w:r>
              </w:del>
            </w:ins>
          </w:p>
          <w:p w14:paraId="29AD71BB" w14:textId="31C460CD" w:rsidR="00874469" w:rsidDel="00E067A3" w:rsidRDefault="00874469">
            <w:pPr>
              <w:pStyle w:val="Appx"/>
              <w:rPr>
                <w:ins w:id="10755" w:author="aas" w:date="2013-10-14T02:06:00Z"/>
                <w:del w:id="10756" w:author="Anees Shaikh" w:date="2013-10-19T02:16:00Z"/>
              </w:rPr>
              <w:pPrChange w:id="10757" w:author="Anees Shaikh" w:date="2013-10-19T02:16:00Z">
                <w:pPr>
                  <w:pStyle w:val="XML1"/>
                </w:pPr>
              </w:pPrChange>
            </w:pPr>
            <w:ins w:id="10758" w:author="aas" w:date="2013-10-14T02:06:00Z">
              <w:del w:id="10759" w:author="Anees Shaikh" w:date="2013-10-19T02:16:00Z">
                <w:r w:rsidDel="00E067A3">
                  <w:delText xml:space="preserve">                                      &lt;xs:documentation&gt;</w:delText>
                </w:r>
              </w:del>
            </w:ins>
          </w:p>
          <w:p w14:paraId="7DF0DF6F" w14:textId="55C26AD1" w:rsidR="00874469" w:rsidDel="00E067A3" w:rsidRDefault="00874469">
            <w:pPr>
              <w:pStyle w:val="Appx"/>
              <w:rPr>
                <w:ins w:id="10760" w:author="aas" w:date="2013-10-14T02:06:00Z"/>
                <w:del w:id="10761" w:author="Anees Shaikh" w:date="2013-10-19T02:16:00Z"/>
              </w:rPr>
              <w:pPrChange w:id="10762" w:author="Anees Shaikh" w:date="2013-10-19T02:16:00Z">
                <w:pPr>
                  <w:pStyle w:val="XML1"/>
                </w:pPr>
              </w:pPrChange>
            </w:pPr>
            <w:ins w:id="10763" w:author="aas" w:date="2013-10-14T02:06:00Z">
              <w:del w:id="10764" w:author="Anees Shaikh" w:date="2013-10-19T02:16:00Z">
                <w:r w:rsidDel="00E067A3">
                  <w:delText xml:space="preserve">                                        The IPv4 address of the remote tunnel endpoint.</w:delText>
                </w:r>
              </w:del>
            </w:ins>
          </w:p>
          <w:p w14:paraId="1CB890A0" w14:textId="001400A0" w:rsidR="00874469" w:rsidDel="00E067A3" w:rsidRDefault="00874469">
            <w:pPr>
              <w:pStyle w:val="Appx"/>
              <w:rPr>
                <w:ins w:id="10765" w:author="aas" w:date="2013-10-14T02:06:00Z"/>
                <w:del w:id="10766" w:author="Anees Shaikh" w:date="2013-10-19T02:16:00Z"/>
              </w:rPr>
              <w:pPrChange w:id="10767" w:author="Anees Shaikh" w:date="2013-10-19T02:16:00Z">
                <w:pPr>
                  <w:pStyle w:val="XML1"/>
                </w:pPr>
              </w:pPrChange>
            </w:pPr>
            <w:ins w:id="10768" w:author="aas" w:date="2013-10-14T02:06:00Z">
              <w:del w:id="10769" w:author="Anees Shaikh" w:date="2013-10-19T02:16:00Z">
                <w:r w:rsidDel="00E067A3">
                  <w:delText xml:space="preserve">                                      &lt;/xs:documentation&gt;</w:delText>
                </w:r>
              </w:del>
            </w:ins>
          </w:p>
          <w:p w14:paraId="6F9101CB" w14:textId="1A68A2E3" w:rsidR="00874469" w:rsidDel="00E067A3" w:rsidRDefault="00874469">
            <w:pPr>
              <w:pStyle w:val="Appx"/>
              <w:rPr>
                <w:ins w:id="10770" w:author="aas" w:date="2013-10-14T02:06:00Z"/>
                <w:del w:id="10771" w:author="Anees Shaikh" w:date="2013-10-19T02:16:00Z"/>
              </w:rPr>
              <w:pPrChange w:id="10772" w:author="Anees Shaikh" w:date="2013-10-19T02:16:00Z">
                <w:pPr>
                  <w:pStyle w:val="XML1"/>
                </w:pPr>
              </w:pPrChange>
            </w:pPr>
            <w:ins w:id="10773" w:author="aas" w:date="2013-10-14T02:06:00Z">
              <w:del w:id="10774" w:author="Anees Shaikh" w:date="2013-10-19T02:16:00Z">
                <w:r w:rsidDel="00E067A3">
                  <w:delText xml:space="preserve">                                    &lt;/xs:annotation&gt;</w:delText>
                </w:r>
              </w:del>
            </w:ins>
          </w:p>
          <w:p w14:paraId="28FEC760" w14:textId="3B3DB11D" w:rsidR="00874469" w:rsidDel="00E067A3" w:rsidRDefault="00874469">
            <w:pPr>
              <w:pStyle w:val="Appx"/>
              <w:rPr>
                <w:ins w:id="10775" w:author="aas" w:date="2013-10-14T02:06:00Z"/>
                <w:del w:id="10776" w:author="Anees Shaikh" w:date="2013-10-19T02:16:00Z"/>
              </w:rPr>
              <w:pPrChange w:id="10777" w:author="Anees Shaikh" w:date="2013-10-19T02:16:00Z">
                <w:pPr>
                  <w:pStyle w:val="XML1"/>
                </w:pPr>
              </w:pPrChange>
            </w:pPr>
            <w:ins w:id="10778" w:author="aas" w:date="2013-10-14T02:06:00Z">
              <w:del w:id="10779" w:author="Anees Shaikh" w:date="2013-10-19T02:16:00Z">
                <w:r w:rsidDel="00E067A3">
                  <w:delText xml:space="preserve">                                  &lt;/xs:element&gt;</w:delText>
                </w:r>
              </w:del>
            </w:ins>
          </w:p>
          <w:p w14:paraId="513386D0" w14:textId="48C07414" w:rsidR="00874469" w:rsidDel="00E067A3" w:rsidRDefault="00874469">
            <w:pPr>
              <w:pStyle w:val="Appx"/>
              <w:rPr>
                <w:ins w:id="10780" w:author="aas" w:date="2013-10-14T02:06:00Z"/>
                <w:del w:id="10781" w:author="Anees Shaikh" w:date="2013-10-19T02:16:00Z"/>
              </w:rPr>
              <w:pPrChange w:id="10782" w:author="Anees Shaikh" w:date="2013-10-19T02:16:00Z">
                <w:pPr>
                  <w:pStyle w:val="XML1"/>
                </w:pPr>
              </w:pPrChange>
            </w:pPr>
            <w:ins w:id="10783" w:author="aas" w:date="2013-10-14T02:06:00Z">
              <w:del w:id="10784" w:author="Anees Shaikh" w:date="2013-10-19T02:16:00Z">
                <w:r w:rsidDel="00E067A3">
                  <w:delText xml:space="preserve">                                  &lt;xs:any minOccurs="0" maxOccurs="unbounded"</w:delText>
                </w:r>
              </w:del>
            </w:ins>
          </w:p>
          <w:p w14:paraId="40C7CAB4" w14:textId="0BAADC44" w:rsidR="00874469" w:rsidDel="00E067A3" w:rsidRDefault="00874469">
            <w:pPr>
              <w:pStyle w:val="Appx"/>
              <w:rPr>
                <w:ins w:id="10785" w:author="aas" w:date="2013-10-14T02:06:00Z"/>
                <w:del w:id="10786" w:author="Anees Shaikh" w:date="2013-10-19T02:16:00Z"/>
              </w:rPr>
              <w:pPrChange w:id="10787" w:author="Anees Shaikh" w:date="2013-10-19T02:16:00Z">
                <w:pPr>
                  <w:pStyle w:val="XML1"/>
                </w:pPr>
              </w:pPrChange>
            </w:pPr>
            <w:ins w:id="10788" w:author="aas" w:date="2013-10-14T02:06:00Z">
              <w:del w:id="10789" w:author="Anees Shaikh" w:date="2013-10-19T02:16:00Z">
                <w:r w:rsidDel="00E067A3">
                  <w:delText xml:space="preserve">                                          namespace="##other" processContents="lax"/&gt;</w:delText>
                </w:r>
              </w:del>
            </w:ins>
          </w:p>
          <w:p w14:paraId="4BB83FDE" w14:textId="34D0E370" w:rsidR="00874469" w:rsidDel="00E067A3" w:rsidRDefault="00874469">
            <w:pPr>
              <w:pStyle w:val="Appx"/>
              <w:rPr>
                <w:ins w:id="10790" w:author="aas" w:date="2013-10-14T02:06:00Z"/>
                <w:del w:id="10791" w:author="Anees Shaikh" w:date="2013-10-19T02:16:00Z"/>
              </w:rPr>
              <w:pPrChange w:id="10792" w:author="Anees Shaikh" w:date="2013-10-19T02:16:00Z">
                <w:pPr>
                  <w:pStyle w:val="XML1"/>
                </w:pPr>
              </w:pPrChange>
            </w:pPr>
            <w:ins w:id="10793" w:author="aas" w:date="2013-10-14T02:06:00Z">
              <w:del w:id="10794" w:author="Anees Shaikh" w:date="2013-10-19T02:16:00Z">
                <w:r w:rsidDel="00E067A3">
                  <w:delText xml:space="preserve">                                &lt;/xs:sequence&gt;</w:delText>
                </w:r>
              </w:del>
            </w:ins>
          </w:p>
          <w:p w14:paraId="767717BD" w14:textId="4CB20525" w:rsidR="00874469" w:rsidDel="00E067A3" w:rsidRDefault="00874469">
            <w:pPr>
              <w:pStyle w:val="Appx"/>
              <w:rPr>
                <w:ins w:id="10795" w:author="aas" w:date="2013-10-14T02:06:00Z"/>
                <w:del w:id="10796" w:author="Anees Shaikh" w:date="2013-10-19T02:16:00Z"/>
              </w:rPr>
              <w:pPrChange w:id="10797" w:author="Anees Shaikh" w:date="2013-10-19T02:16:00Z">
                <w:pPr>
                  <w:pStyle w:val="XML1"/>
                </w:pPr>
              </w:pPrChange>
            </w:pPr>
            <w:ins w:id="10798" w:author="aas" w:date="2013-10-14T02:06:00Z">
              <w:del w:id="10799" w:author="Anees Shaikh" w:date="2013-10-19T02:16:00Z">
                <w:r w:rsidDel="00E067A3">
                  <w:delText xml:space="preserve">                                &lt;xs:sequence&gt;</w:delText>
                </w:r>
              </w:del>
            </w:ins>
          </w:p>
          <w:p w14:paraId="51D6A3AC" w14:textId="0E6BC09D" w:rsidR="00874469" w:rsidDel="00E067A3" w:rsidRDefault="00874469">
            <w:pPr>
              <w:pStyle w:val="Appx"/>
              <w:rPr>
                <w:ins w:id="10800" w:author="aas" w:date="2013-10-14T02:06:00Z"/>
                <w:del w:id="10801" w:author="Anees Shaikh" w:date="2013-10-19T02:16:00Z"/>
              </w:rPr>
              <w:pPrChange w:id="10802" w:author="Anees Shaikh" w:date="2013-10-19T02:16:00Z">
                <w:pPr>
                  <w:pStyle w:val="XML1"/>
                </w:pPr>
              </w:pPrChange>
            </w:pPr>
            <w:ins w:id="10803" w:author="aas" w:date="2013-10-14T02:06:00Z">
              <w:del w:id="10804" w:author="Anees Shaikh" w:date="2013-10-19T02:16:00Z">
                <w:r w:rsidDel="00E067A3">
                  <w:delText xml:space="preserve">                                  &lt;xs:element name="local-endpoint-ipv6-adress" minOccurs="0"  type="inet:ipv6-address"&gt;</w:delText>
                </w:r>
              </w:del>
            </w:ins>
          </w:p>
          <w:p w14:paraId="3251DA9F" w14:textId="56C8FC15" w:rsidR="00874469" w:rsidDel="00E067A3" w:rsidRDefault="00874469">
            <w:pPr>
              <w:pStyle w:val="Appx"/>
              <w:rPr>
                <w:ins w:id="10805" w:author="aas" w:date="2013-10-14T02:06:00Z"/>
                <w:del w:id="10806" w:author="Anees Shaikh" w:date="2013-10-19T02:16:00Z"/>
              </w:rPr>
              <w:pPrChange w:id="10807" w:author="Anees Shaikh" w:date="2013-10-19T02:16:00Z">
                <w:pPr>
                  <w:pStyle w:val="XML1"/>
                </w:pPr>
              </w:pPrChange>
            </w:pPr>
            <w:ins w:id="10808" w:author="aas" w:date="2013-10-14T02:06:00Z">
              <w:del w:id="10809" w:author="Anees Shaikh" w:date="2013-10-19T02:16:00Z">
                <w:r w:rsidDel="00E067A3">
                  <w:delText xml:space="preserve">                                    &lt;xs:annotation&gt;</w:delText>
                </w:r>
              </w:del>
            </w:ins>
          </w:p>
          <w:p w14:paraId="093CD723" w14:textId="777BA28B" w:rsidR="00874469" w:rsidDel="00E067A3" w:rsidRDefault="00874469">
            <w:pPr>
              <w:pStyle w:val="Appx"/>
              <w:rPr>
                <w:ins w:id="10810" w:author="aas" w:date="2013-10-14T02:06:00Z"/>
                <w:del w:id="10811" w:author="Anees Shaikh" w:date="2013-10-19T02:16:00Z"/>
              </w:rPr>
              <w:pPrChange w:id="10812" w:author="Anees Shaikh" w:date="2013-10-19T02:16:00Z">
                <w:pPr>
                  <w:pStyle w:val="XML1"/>
                </w:pPr>
              </w:pPrChange>
            </w:pPr>
            <w:ins w:id="10813" w:author="aas" w:date="2013-10-14T02:06:00Z">
              <w:del w:id="10814" w:author="Anees Shaikh" w:date="2013-10-19T02:16:00Z">
                <w:r w:rsidDel="00E067A3">
                  <w:delText xml:space="preserve">                                      &lt;xs:documentation&gt;</w:delText>
                </w:r>
              </w:del>
            </w:ins>
          </w:p>
          <w:p w14:paraId="7E16173A" w14:textId="5D17A46F" w:rsidR="00874469" w:rsidDel="00E067A3" w:rsidRDefault="00874469">
            <w:pPr>
              <w:pStyle w:val="Appx"/>
              <w:rPr>
                <w:ins w:id="10815" w:author="aas" w:date="2013-10-14T02:06:00Z"/>
                <w:del w:id="10816" w:author="Anees Shaikh" w:date="2013-10-19T02:16:00Z"/>
              </w:rPr>
              <w:pPrChange w:id="10817" w:author="Anees Shaikh" w:date="2013-10-19T02:16:00Z">
                <w:pPr>
                  <w:pStyle w:val="XML1"/>
                </w:pPr>
              </w:pPrChange>
            </w:pPr>
            <w:ins w:id="10818" w:author="aas" w:date="2013-10-14T02:06:00Z">
              <w:del w:id="10819" w:author="Anees Shaikh" w:date="2013-10-19T02:16:00Z">
                <w:r w:rsidDel="00E067A3">
                  <w:delText xml:space="preserve">                                        The IPv6 address of the local tunnel endpoint.</w:delText>
                </w:r>
              </w:del>
            </w:ins>
          </w:p>
          <w:p w14:paraId="30861125" w14:textId="3C4AF323" w:rsidR="00874469" w:rsidDel="00E067A3" w:rsidRDefault="00874469">
            <w:pPr>
              <w:pStyle w:val="Appx"/>
              <w:rPr>
                <w:ins w:id="10820" w:author="aas" w:date="2013-10-14T02:06:00Z"/>
                <w:del w:id="10821" w:author="Anees Shaikh" w:date="2013-10-19T02:16:00Z"/>
              </w:rPr>
              <w:pPrChange w:id="10822" w:author="Anees Shaikh" w:date="2013-10-19T02:16:00Z">
                <w:pPr>
                  <w:pStyle w:val="XML1"/>
                </w:pPr>
              </w:pPrChange>
            </w:pPr>
            <w:ins w:id="10823" w:author="aas" w:date="2013-10-14T02:06:00Z">
              <w:del w:id="10824" w:author="Anees Shaikh" w:date="2013-10-19T02:16:00Z">
                <w:r w:rsidDel="00E067A3">
                  <w:delText xml:space="preserve">                                      &lt;/xs:documentation&gt;</w:delText>
                </w:r>
              </w:del>
            </w:ins>
          </w:p>
          <w:p w14:paraId="224C82B3" w14:textId="225E6540" w:rsidR="00874469" w:rsidDel="00E067A3" w:rsidRDefault="00874469">
            <w:pPr>
              <w:pStyle w:val="Appx"/>
              <w:rPr>
                <w:ins w:id="10825" w:author="aas" w:date="2013-10-14T02:06:00Z"/>
                <w:del w:id="10826" w:author="Anees Shaikh" w:date="2013-10-19T02:16:00Z"/>
              </w:rPr>
              <w:pPrChange w:id="10827" w:author="Anees Shaikh" w:date="2013-10-19T02:16:00Z">
                <w:pPr>
                  <w:pStyle w:val="XML1"/>
                </w:pPr>
              </w:pPrChange>
            </w:pPr>
            <w:ins w:id="10828" w:author="aas" w:date="2013-10-14T02:06:00Z">
              <w:del w:id="10829" w:author="Anees Shaikh" w:date="2013-10-19T02:16:00Z">
                <w:r w:rsidDel="00E067A3">
                  <w:delText xml:space="preserve">                                    &lt;/xs:annotation&gt;</w:delText>
                </w:r>
              </w:del>
            </w:ins>
          </w:p>
          <w:p w14:paraId="6C3EC0BA" w14:textId="1A5F126E" w:rsidR="00874469" w:rsidDel="00E067A3" w:rsidRDefault="00874469">
            <w:pPr>
              <w:pStyle w:val="Appx"/>
              <w:rPr>
                <w:ins w:id="10830" w:author="aas" w:date="2013-10-14T02:06:00Z"/>
                <w:del w:id="10831" w:author="Anees Shaikh" w:date="2013-10-19T02:16:00Z"/>
              </w:rPr>
              <w:pPrChange w:id="10832" w:author="Anees Shaikh" w:date="2013-10-19T02:16:00Z">
                <w:pPr>
                  <w:pStyle w:val="XML1"/>
                </w:pPr>
              </w:pPrChange>
            </w:pPr>
            <w:ins w:id="10833" w:author="aas" w:date="2013-10-14T02:06:00Z">
              <w:del w:id="10834" w:author="Anees Shaikh" w:date="2013-10-19T02:16:00Z">
                <w:r w:rsidDel="00E067A3">
                  <w:delText xml:space="preserve">                                  &lt;/xs:element&gt;</w:delText>
                </w:r>
              </w:del>
            </w:ins>
          </w:p>
          <w:p w14:paraId="3E748626" w14:textId="4C52D90E" w:rsidR="00874469" w:rsidDel="00E067A3" w:rsidRDefault="00874469">
            <w:pPr>
              <w:pStyle w:val="Appx"/>
              <w:rPr>
                <w:ins w:id="10835" w:author="aas" w:date="2013-10-14T02:06:00Z"/>
                <w:del w:id="10836" w:author="Anees Shaikh" w:date="2013-10-19T02:16:00Z"/>
              </w:rPr>
              <w:pPrChange w:id="10837" w:author="Anees Shaikh" w:date="2013-10-19T02:16:00Z">
                <w:pPr>
                  <w:pStyle w:val="XML1"/>
                </w:pPr>
              </w:pPrChange>
            </w:pPr>
            <w:ins w:id="10838" w:author="aas" w:date="2013-10-14T02:06:00Z">
              <w:del w:id="10839" w:author="Anees Shaikh" w:date="2013-10-19T02:16:00Z">
                <w:r w:rsidDel="00E067A3">
                  <w:delText xml:space="preserve">                                  &lt;xs:element name="remote-endpoint-ipv6-adress" minOccurs="0"  type="inet:ipv6-address"&gt;</w:delText>
                </w:r>
              </w:del>
            </w:ins>
          </w:p>
          <w:p w14:paraId="174B2CE9" w14:textId="285263AC" w:rsidR="00874469" w:rsidDel="00E067A3" w:rsidRDefault="00874469">
            <w:pPr>
              <w:pStyle w:val="Appx"/>
              <w:rPr>
                <w:ins w:id="10840" w:author="aas" w:date="2013-10-14T02:06:00Z"/>
                <w:del w:id="10841" w:author="Anees Shaikh" w:date="2013-10-19T02:16:00Z"/>
              </w:rPr>
              <w:pPrChange w:id="10842" w:author="Anees Shaikh" w:date="2013-10-19T02:16:00Z">
                <w:pPr>
                  <w:pStyle w:val="XML1"/>
                </w:pPr>
              </w:pPrChange>
            </w:pPr>
            <w:ins w:id="10843" w:author="aas" w:date="2013-10-14T02:06:00Z">
              <w:del w:id="10844" w:author="Anees Shaikh" w:date="2013-10-19T02:16:00Z">
                <w:r w:rsidDel="00E067A3">
                  <w:delText xml:space="preserve">                                    &lt;xs:annotation&gt;</w:delText>
                </w:r>
              </w:del>
            </w:ins>
          </w:p>
          <w:p w14:paraId="3A069699" w14:textId="7BC6905A" w:rsidR="00874469" w:rsidDel="00E067A3" w:rsidRDefault="00874469">
            <w:pPr>
              <w:pStyle w:val="Appx"/>
              <w:rPr>
                <w:ins w:id="10845" w:author="aas" w:date="2013-10-14T02:06:00Z"/>
                <w:del w:id="10846" w:author="Anees Shaikh" w:date="2013-10-19T02:16:00Z"/>
              </w:rPr>
              <w:pPrChange w:id="10847" w:author="Anees Shaikh" w:date="2013-10-19T02:16:00Z">
                <w:pPr>
                  <w:pStyle w:val="XML1"/>
                </w:pPr>
              </w:pPrChange>
            </w:pPr>
            <w:ins w:id="10848" w:author="aas" w:date="2013-10-14T02:06:00Z">
              <w:del w:id="10849" w:author="Anees Shaikh" w:date="2013-10-19T02:16:00Z">
                <w:r w:rsidDel="00E067A3">
                  <w:delText xml:space="preserve">                                      &lt;xs:documentation&gt;</w:delText>
                </w:r>
              </w:del>
            </w:ins>
          </w:p>
          <w:p w14:paraId="29CC4F03" w14:textId="0B9CC8DB" w:rsidR="00874469" w:rsidDel="00E067A3" w:rsidRDefault="00874469">
            <w:pPr>
              <w:pStyle w:val="Appx"/>
              <w:rPr>
                <w:ins w:id="10850" w:author="aas" w:date="2013-10-14T02:06:00Z"/>
                <w:del w:id="10851" w:author="Anees Shaikh" w:date="2013-10-19T02:16:00Z"/>
              </w:rPr>
              <w:pPrChange w:id="10852" w:author="Anees Shaikh" w:date="2013-10-19T02:16:00Z">
                <w:pPr>
                  <w:pStyle w:val="XML1"/>
                </w:pPr>
              </w:pPrChange>
            </w:pPr>
            <w:ins w:id="10853" w:author="aas" w:date="2013-10-14T02:06:00Z">
              <w:del w:id="10854" w:author="Anees Shaikh" w:date="2013-10-19T02:16:00Z">
                <w:r w:rsidDel="00E067A3">
                  <w:delText xml:space="preserve">                                        The IPv6 address of the remote tunnel endpoint.</w:delText>
                </w:r>
              </w:del>
            </w:ins>
          </w:p>
          <w:p w14:paraId="1E00015B" w14:textId="18D22C4A" w:rsidR="00874469" w:rsidDel="00E067A3" w:rsidRDefault="00874469">
            <w:pPr>
              <w:pStyle w:val="Appx"/>
              <w:rPr>
                <w:ins w:id="10855" w:author="aas" w:date="2013-10-14T02:06:00Z"/>
                <w:del w:id="10856" w:author="Anees Shaikh" w:date="2013-10-19T02:16:00Z"/>
              </w:rPr>
              <w:pPrChange w:id="10857" w:author="Anees Shaikh" w:date="2013-10-19T02:16:00Z">
                <w:pPr>
                  <w:pStyle w:val="XML1"/>
                </w:pPr>
              </w:pPrChange>
            </w:pPr>
            <w:ins w:id="10858" w:author="aas" w:date="2013-10-14T02:06:00Z">
              <w:del w:id="10859" w:author="Anees Shaikh" w:date="2013-10-19T02:16:00Z">
                <w:r w:rsidDel="00E067A3">
                  <w:delText xml:space="preserve">                                      &lt;/xs:documentation&gt;</w:delText>
                </w:r>
              </w:del>
            </w:ins>
          </w:p>
          <w:p w14:paraId="0140BCAE" w14:textId="76106B08" w:rsidR="00874469" w:rsidDel="00E067A3" w:rsidRDefault="00874469">
            <w:pPr>
              <w:pStyle w:val="Appx"/>
              <w:rPr>
                <w:ins w:id="10860" w:author="aas" w:date="2013-10-14T02:06:00Z"/>
                <w:del w:id="10861" w:author="Anees Shaikh" w:date="2013-10-19T02:16:00Z"/>
              </w:rPr>
              <w:pPrChange w:id="10862" w:author="Anees Shaikh" w:date="2013-10-19T02:16:00Z">
                <w:pPr>
                  <w:pStyle w:val="XML1"/>
                </w:pPr>
              </w:pPrChange>
            </w:pPr>
            <w:ins w:id="10863" w:author="aas" w:date="2013-10-14T02:06:00Z">
              <w:del w:id="10864" w:author="Anees Shaikh" w:date="2013-10-19T02:16:00Z">
                <w:r w:rsidDel="00E067A3">
                  <w:delText xml:space="preserve">                                    &lt;/xs:annotation&gt;</w:delText>
                </w:r>
              </w:del>
            </w:ins>
          </w:p>
          <w:p w14:paraId="2B9310AA" w14:textId="6EE702BF" w:rsidR="00874469" w:rsidDel="00E067A3" w:rsidRDefault="00874469">
            <w:pPr>
              <w:pStyle w:val="Appx"/>
              <w:rPr>
                <w:ins w:id="10865" w:author="aas" w:date="2013-10-14T02:06:00Z"/>
                <w:del w:id="10866" w:author="Anees Shaikh" w:date="2013-10-19T02:16:00Z"/>
              </w:rPr>
              <w:pPrChange w:id="10867" w:author="Anees Shaikh" w:date="2013-10-19T02:16:00Z">
                <w:pPr>
                  <w:pStyle w:val="XML1"/>
                </w:pPr>
              </w:pPrChange>
            </w:pPr>
            <w:ins w:id="10868" w:author="aas" w:date="2013-10-14T02:06:00Z">
              <w:del w:id="10869" w:author="Anees Shaikh" w:date="2013-10-19T02:16:00Z">
                <w:r w:rsidDel="00E067A3">
                  <w:delText xml:space="preserve">                                  &lt;/xs:element&gt;</w:delText>
                </w:r>
              </w:del>
            </w:ins>
          </w:p>
          <w:p w14:paraId="43F31F1A" w14:textId="2F614882" w:rsidR="00874469" w:rsidDel="00E067A3" w:rsidRDefault="00874469">
            <w:pPr>
              <w:pStyle w:val="Appx"/>
              <w:rPr>
                <w:ins w:id="10870" w:author="aas" w:date="2013-10-14T02:06:00Z"/>
                <w:del w:id="10871" w:author="Anees Shaikh" w:date="2013-10-19T02:16:00Z"/>
              </w:rPr>
              <w:pPrChange w:id="10872" w:author="Anees Shaikh" w:date="2013-10-19T02:16:00Z">
                <w:pPr>
                  <w:pStyle w:val="XML1"/>
                </w:pPr>
              </w:pPrChange>
            </w:pPr>
            <w:ins w:id="10873" w:author="aas" w:date="2013-10-14T02:06:00Z">
              <w:del w:id="10874" w:author="Anees Shaikh" w:date="2013-10-19T02:16:00Z">
                <w:r w:rsidDel="00E067A3">
                  <w:delText xml:space="preserve">                                  &lt;xs:any minOccurs="0" maxOccurs="unbounded"</w:delText>
                </w:r>
              </w:del>
            </w:ins>
          </w:p>
          <w:p w14:paraId="60FD0983" w14:textId="42276517" w:rsidR="00874469" w:rsidDel="00E067A3" w:rsidRDefault="00874469">
            <w:pPr>
              <w:pStyle w:val="Appx"/>
              <w:rPr>
                <w:ins w:id="10875" w:author="aas" w:date="2013-10-14T02:06:00Z"/>
                <w:del w:id="10876" w:author="Anees Shaikh" w:date="2013-10-19T02:16:00Z"/>
              </w:rPr>
              <w:pPrChange w:id="10877" w:author="Anees Shaikh" w:date="2013-10-19T02:16:00Z">
                <w:pPr>
                  <w:pStyle w:val="XML1"/>
                </w:pPr>
              </w:pPrChange>
            </w:pPr>
            <w:ins w:id="10878" w:author="aas" w:date="2013-10-14T02:06:00Z">
              <w:del w:id="10879" w:author="Anees Shaikh" w:date="2013-10-19T02:16:00Z">
                <w:r w:rsidDel="00E067A3">
                  <w:delText xml:space="preserve">                                          namespace="##other" processContents="lax"/&gt;</w:delText>
                </w:r>
              </w:del>
            </w:ins>
          </w:p>
          <w:p w14:paraId="6662DFAC" w14:textId="3AD5EF36" w:rsidR="00874469" w:rsidDel="00E067A3" w:rsidRDefault="00874469">
            <w:pPr>
              <w:pStyle w:val="Appx"/>
              <w:rPr>
                <w:ins w:id="10880" w:author="aas" w:date="2013-10-14T02:06:00Z"/>
                <w:del w:id="10881" w:author="Anees Shaikh" w:date="2013-10-19T02:16:00Z"/>
              </w:rPr>
              <w:pPrChange w:id="10882" w:author="Anees Shaikh" w:date="2013-10-19T02:16:00Z">
                <w:pPr>
                  <w:pStyle w:val="XML1"/>
                </w:pPr>
              </w:pPrChange>
            </w:pPr>
            <w:ins w:id="10883" w:author="aas" w:date="2013-10-14T02:06:00Z">
              <w:del w:id="10884" w:author="Anees Shaikh" w:date="2013-10-19T02:16:00Z">
                <w:r w:rsidDel="00E067A3">
                  <w:delText xml:space="preserve">                                &lt;/xs:sequence&gt;</w:delText>
                </w:r>
              </w:del>
            </w:ins>
          </w:p>
          <w:p w14:paraId="7A2BB7B3" w14:textId="3C46B41F" w:rsidR="00874469" w:rsidDel="00E067A3" w:rsidRDefault="00874469">
            <w:pPr>
              <w:pStyle w:val="Appx"/>
              <w:rPr>
                <w:ins w:id="10885" w:author="aas" w:date="2013-10-14T02:06:00Z"/>
                <w:del w:id="10886" w:author="Anees Shaikh" w:date="2013-10-19T02:16:00Z"/>
              </w:rPr>
              <w:pPrChange w:id="10887" w:author="Anees Shaikh" w:date="2013-10-19T02:16:00Z">
                <w:pPr>
                  <w:pStyle w:val="XML1"/>
                </w:pPr>
              </w:pPrChange>
            </w:pPr>
            <w:ins w:id="10888" w:author="aas" w:date="2013-10-14T02:06:00Z">
              <w:del w:id="10889" w:author="Anees Shaikh" w:date="2013-10-19T02:16:00Z">
                <w:r w:rsidDel="00E067A3">
                  <w:delText xml:space="preserve">                                &lt;xs:sequence&gt;</w:delText>
                </w:r>
              </w:del>
            </w:ins>
          </w:p>
          <w:p w14:paraId="7A3355A5" w14:textId="7F78EA5E" w:rsidR="00874469" w:rsidDel="00E067A3" w:rsidRDefault="00874469">
            <w:pPr>
              <w:pStyle w:val="Appx"/>
              <w:rPr>
                <w:ins w:id="10890" w:author="aas" w:date="2013-10-14T02:06:00Z"/>
                <w:del w:id="10891" w:author="Anees Shaikh" w:date="2013-10-19T02:16:00Z"/>
              </w:rPr>
              <w:pPrChange w:id="10892" w:author="Anees Shaikh" w:date="2013-10-19T02:16:00Z">
                <w:pPr>
                  <w:pStyle w:val="XML1"/>
                </w:pPr>
              </w:pPrChange>
            </w:pPr>
            <w:ins w:id="10893" w:author="aas" w:date="2013-10-14T02:06:00Z">
              <w:del w:id="10894" w:author="Anees Shaikh" w:date="2013-10-19T02:16:00Z">
                <w:r w:rsidDel="00E067A3">
                  <w:delText xml:space="preserve">                                  &lt;xs:element name="local-endpoint-mac-adress" minOccurs="0"  type="yang:mac-address"&gt;</w:delText>
                </w:r>
              </w:del>
            </w:ins>
          </w:p>
          <w:p w14:paraId="1E699274" w14:textId="5CC40192" w:rsidR="00874469" w:rsidDel="00E067A3" w:rsidRDefault="00874469">
            <w:pPr>
              <w:pStyle w:val="Appx"/>
              <w:rPr>
                <w:ins w:id="10895" w:author="aas" w:date="2013-10-14T02:06:00Z"/>
                <w:del w:id="10896" w:author="Anees Shaikh" w:date="2013-10-19T02:16:00Z"/>
              </w:rPr>
              <w:pPrChange w:id="10897" w:author="Anees Shaikh" w:date="2013-10-19T02:16:00Z">
                <w:pPr>
                  <w:pStyle w:val="XML1"/>
                </w:pPr>
              </w:pPrChange>
            </w:pPr>
            <w:ins w:id="10898" w:author="aas" w:date="2013-10-14T02:06:00Z">
              <w:del w:id="10899" w:author="Anees Shaikh" w:date="2013-10-19T02:16:00Z">
                <w:r w:rsidDel="00E067A3">
                  <w:delText xml:space="preserve">                                    &lt;xs:annotation&gt;</w:delText>
                </w:r>
              </w:del>
            </w:ins>
          </w:p>
          <w:p w14:paraId="53243B30" w14:textId="6B513EA5" w:rsidR="00874469" w:rsidDel="00E067A3" w:rsidRDefault="00874469">
            <w:pPr>
              <w:pStyle w:val="Appx"/>
              <w:rPr>
                <w:ins w:id="10900" w:author="aas" w:date="2013-10-14T02:06:00Z"/>
                <w:del w:id="10901" w:author="Anees Shaikh" w:date="2013-10-19T02:16:00Z"/>
              </w:rPr>
              <w:pPrChange w:id="10902" w:author="Anees Shaikh" w:date="2013-10-19T02:16:00Z">
                <w:pPr>
                  <w:pStyle w:val="XML1"/>
                </w:pPr>
              </w:pPrChange>
            </w:pPr>
            <w:ins w:id="10903" w:author="aas" w:date="2013-10-14T02:06:00Z">
              <w:del w:id="10904" w:author="Anees Shaikh" w:date="2013-10-19T02:16:00Z">
                <w:r w:rsidDel="00E067A3">
                  <w:delText xml:space="preserve">                                      &lt;xs:documentation&gt;</w:delText>
                </w:r>
              </w:del>
            </w:ins>
          </w:p>
          <w:p w14:paraId="2FFF927B" w14:textId="26DD319C" w:rsidR="00874469" w:rsidDel="00E067A3" w:rsidRDefault="00874469">
            <w:pPr>
              <w:pStyle w:val="Appx"/>
              <w:rPr>
                <w:ins w:id="10905" w:author="aas" w:date="2013-10-14T02:06:00Z"/>
                <w:del w:id="10906" w:author="Anees Shaikh" w:date="2013-10-19T02:16:00Z"/>
              </w:rPr>
              <w:pPrChange w:id="10907" w:author="Anees Shaikh" w:date="2013-10-19T02:16:00Z">
                <w:pPr>
                  <w:pStyle w:val="XML1"/>
                </w:pPr>
              </w:pPrChange>
            </w:pPr>
            <w:ins w:id="10908" w:author="aas" w:date="2013-10-14T02:06:00Z">
              <w:del w:id="10909" w:author="Anees Shaikh" w:date="2013-10-19T02:16:00Z">
                <w:r w:rsidDel="00E067A3">
                  <w:delText xml:space="preserve">                                        The MAC address of the local tunnel endpoint.</w:delText>
                </w:r>
              </w:del>
            </w:ins>
          </w:p>
          <w:p w14:paraId="7AA33DB0" w14:textId="0EC4F648" w:rsidR="00874469" w:rsidDel="00E067A3" w:rsidRDefault="00874469">
            <w:pPr>
              <w:pStyle w:val="Appx"/>
              <w:rPr>
                <w:ins w:id="10910" w:author="aas" w:date="2013-10-14T02:06:00Z"/>
                <w:del w:id="10911" w:author="Anees Shaikh" w:date="2013-10-19T02:16:00Z"/>
              </w:rPr>
              <w:pPrChange w:id="10912" w:author="Anees Shaikh" w:date="2013-10-19T02:16:00Z">
                <w:pPr>
                  <w:pStyle w:val="XML1"/>
                </w:pPr>
              </w:pPrChange>
            </w:pPr>
            <w:ins w:id="10913" w:author="aas" w:date="2013-10-14T02:06:00Z">
              <w:del w:id="10914" w:author="Anees Shaikh" w:date="2013-10-19T02:16:00Z">
                <w:r w:rsidDel="00E067A3">
                  <w:delText xml:space="preserve">                                      &lt;/xs:documentation&gt;</w:delText>
                </w:r>
              </w:del>
            </w:ins>
          </w:p>
          <w:p w14:paraId="6382944D" w14:textId="3528DC02" w:rsidR="00874469" w:rsidDel="00E067A3" w:rsidRDefault="00874469">
            <w:pPr>
              <w:pStyle w:val="Appx"/>
              <w:rPr>
                <w:ins w:id="10915" w:author="aas" w:date="2013-10-14T02:06:00Z"/>
                <w:del w:id="10916" w:author="Anees Shaikh" w:date="2013-10-19T02:16:00Z"/>
              </w:rPr>
              <w:pPrChange w:id="10917" w:author="Anees Shaikh" w:date="2013-10-19T02:16:00Z">
                <w:pPr>
                  <w:pStyle w:val="XML1"/>
                </w:pPr>
              </w:pPrChange>
            </w:pPr>
            <w:ins w:id="10918" w:author="aas" w:date="2013-10-14T02:06:00Z">
              <w:del w:id="10919" w:author="Anees Shaikh" w:date="2013-10-19T02:16:00Z">
                <w:r w:rsidDel="00E067A3">
                  <w:delText xml:space="preserve">                                    &lt;/xs:annotation&gt;</w:delText>
                </w:r>
              </w:del>
            </w:ins>
          </w:p>
          <w:p w14:paraId="2380487C" w14:textId="6C4DAA85" w:rsidR="00874469" w:rsidDel="00E067A3" w:rsidRDefault="00874469">
            <w:pPr>
              <w:pStyle w:val="Appx"/>
              <w:rPr>
                <w:ins w:id="10920" w:author="aas" w:date="2013-10-14T02:06:00Z"/>
                <w:del w:id="10921" w:author="Anees Shaikh" w:date="2013-10-19T02:16:00Z"/>
              </w:rPr>
              <w:pPrChange w:id="10922" w:author="Anees Shaikh" w:date="2013-10-19T02:16:00Z">
                <w:pPr>
                  <w:pStyle w:val="XML1"/>
                </w:pPr>
              </w:pPrChange>
            </w:pPr>
            <w:ins w:id="10923" w:author="aas" w:date="2013-10-14T02:06:00Z">
              <w:del w:id="10924" w:author="Anees Shaikh" w:date="2013-10-19T02:16:00Z">
                <w:r w:rsidDel="00E067A3">
                  <w:delText xml:space="preserve">                                  &lt;/xs:element&gt;</w:delText>
                </w:r>
              </w:del>
            </w:ins>
          </w:p>
          <w:p w14:paraId="0B696FDA" w14:textId="7A93A6ED" w:rsidR="00874469" w:rsidDel="00E067A3" w:rsidRDefault="00874469">
            <w:pPr>
              <w:pStyle w:val="Appx"/>
              <w:rPr>
                <w:ins w:id="10925" w:author="aas" w:date="2013-10-14T02:06:00Z"/>
                <w:del w:id="10926" w:author="Anees Shaikh" w:date="2013-10-19T02:16:00Z"/>
              </w:rPr>
              <w:pPrChange w:id="10927" w:author="Anees Shaikh" w:date="2013-10-19T02:16:00Z">
                <w:pPr>
                  <w:pStyle w:val="XML1"/>
                </w:pPr>
              </w:pPrChange>
            </w:pPr>
            <w:ins w:id="10928" w:author="aas" w:date="2013-10-14T02:06:00Z">
              <w:del w:id="10929" w:author="Anees Shaikh" w:date="2013-10-19T02:16:00Z">
                <w:r w:rsidDel="00E067A3">
                  <w:delText xml:space="preserve">                                  &lt;xs:element name="remote-endpoint-mac-adress" minOccurs="0"  type="yang:mac-address"&gt;</w:delText>
                </w:r>
              </w:del>
            </w:ins>
          </w:p>
          <w:p w14:paraId="66F4B783" w14:textId="0D77C09F" w:rsidR="00874469" w:rsidDel="00E067A3" w:rsidRDefault="00874469">
            <w:pPr>
              <w:pStyle w:val="Appx"/>
              <w:rPr>
                <w:ins w:id="10930" w:author="aas" w:date="2013-10-14T02:06:00Z"/>
                <w:del w:id="10931" w:author="Anees Shaikh" w:date="2013-10-19T02:16:00Z"/>
              </w:rPr>
              <w:pPrChange w:id="10932" w:author="Anees Shaikh" w:date="2013-10-19T02:16:00Z">
                <w:pPr>
                  <w:pStyle w:val="XML1"/>
                </w:pPr>
              </w:pPrChange>
            </w:pPr>
            <w:ins w:id="10933" w:author="aas" w:date="2013-10-14T02:06:00Z">
              <w:del w:id="10934" w:author="Anees Shaikh" w:date="2013-10-19T02:16:00Z">
                <w:r w:rsidDel="00E067A3">
                  <w:delText xml:space="preserve">                                    &lt;xs:annotation&gt;</w:delText>
                </w:r>
              </w:del>
            </w:ins>
          </w:p>
          <w:p w14:paraId="55311B11" w14:textId="1EB7C602" w:rsidR="00874469" w:rsidDel="00E067A3" w:rsidRDefault="00874469">
            <w:pPr>
              <w:pStyle w:val="Appx"/>
              <w:rPr>
                <w:ins w:id="10935" w:author="aas" w:date="2013-10-14T02:06:00Z"/>
                <w:del w:id="10936" w:author="Anees Shaikh" w:date="2013-10-19T02:16:00Z"/>
              </w:rPr>
              <w:pPrChange w:id="10937" w:author="Anees Shaikh" w:date="2013-10-19T02:16:00Z">
                <w:pPr>
                  <w:pStyle w:val="XML1"/>
                </w:pPr>
              </w:pPrChange>
            </w:pPr>
            <w:ins w:id="10938" w:author="aas" w:date="2013-10-14T02:06:00Z">
              <w:del w:id="10939" w:author="Anees Shaikh" w:date="2013-10-19T02:16:00Z">
                <w:r w:rsidDel="00E067A3">
                  <w:delText xml:space="preserve">                                      &lt;xs:documentation&gt;</w:delText>
                </w:r>
              </w:del>
            </w:ins>
          </w:p>
          <w:p w14:paraId="57E84C64" w14:textId="0B33F925" w:rsidR="00874469" w:rsidDel="00E067A3" w:rsidRDefault="00874469">
            <w:pPr>
              <w:pStyle w:val="Appx"/>
              <w:rPr>
                <w:ins w:id="10940" w:author="aas" w:date="2013-10-14T02:06:00Z"/>
                <w:del w:id="10941" w:author="Anees Shaikh" w:date="2013-10-19T02:16:00Z"/>
              </w:rPr>
              <w:pPrChange w:id="10942" w:author="Anees Shaikh" w:date="2013-10-19T02:16:00Z">
                <w:pPr>
                  <w:pStyle w:val="XML1"/>
                </w:pPr>
              </w:pPrChange>
            </w:pPr>
            <w:ins w:id="10943" w:author="aas" w:date="2013-10-14T02:06:00Z">
              <w:del w:id="10944" w:author="Anees Shaikh" w:date="2013-10-19T02:16:00Z">
                <w:r w:rsidDel="00E067A3">
                  <w:delText xml:space="preserve">                                        The MAC address of the remote tunnel endpoint.</w:delText>
                </w:r>
              </w:del>
            </w:ins>
          </w:p>
          <w:p w14:paraId="05C783C7" w14:textId="63E9BFAE" w:rsidR="00874469" w:rsidDel="00E067A3" w:rsidRDefault="00874469">
            <w:pPr>
              <w:pStyle w:val="Appx"/>
              <w:rPr>
                <w:ins w:id="10945" w:author="aas" w:date="2013-10-14T02:06:00Z"/>
                <w:del w:id="10946" w:author="Anees Shaikh" w:date="2013-10-19T02:16:00Z"/>
              </w:rPr>
              <w:pPrChange w:id="10947" w:author="Anees Shaikh" w:date="2013-10-19T02:16:00Z">
                <w:pPr>
                  <w:pStyle w:val="XML1"/>
                </w:pPr>
              </w:pPrChange>
            </w:pPr>
            <w:ins w:id="10948" w:author="aas" w:date="2013-10-14T02:06:00Z">
              <w:del w:id="10949" w:author="Anees Shaikh" w:date="2013-10-19T02:16:00Z">
                <w:r w:rsidDel="00E067A3">
                  <w:delText xml:space="preserve">                                      &lt;/xs:documentation&gt;</w:delText>
                </w:r>
              </w:del>
            </w:ins>
          </w:p>
          <w:p w14:paraId="52172EE7" w14:textId="196B5BBE" w:rsidR="00874469" w:rsidDel="00E067A3" w:rsidRDefault="00874469">
            <w:pPr>
              <w:pStyle w:val="Appx"/>
              <w:rPr>
                <w:ins w:id="10950" w:author="aas" w:date="2013-10-14T02:06:00Z"/>
                <w:del w:id="10951" w:author="Anees Shaikh" w:date="2013-10-19T02:16:00Z"/>
              </w:rPr>
              <w:pPrChange w:id="10952" w:author="Anees Shaikh" w:date="2013-10-19T02:16:00Z">
                <w:pPr>
                  <w:pStyle w:val="XML1"/>
                </w:pPr>
              </w:pPrChange>
            </w:pPr>
            <w:ins w:id="10953" w:author="aas" w:date="2013-10-14T02:06:00Z">
              <w:del w:id="10954" w:author="Anees Shaikh" w:date="2013-10-19T02:16:00Z">
                <w:r w:rsidDel="00E067A3">
                  <w:delText xml:space="preserve">                                    &lt;/xs:annotation&gt;</w:delText>
                </w:r>
              </w:del>
            </w:ins>
          </w:p>
          <w:p w14:paraId="5E6F23F1" w14:textId="46AB4038" w:rsidR="00874469" w:rsidDel="00E067A3" w:rsidRDefault="00874469">
            <w:pPr>
              <w:pStyle w:val="Appx"/>
              <w:rPr>
                <w:ins w:id="10955" w:author="aas" w:date="2013-10-14T02:06:00Z"/>
                <w:del w:id="10956" w:author="Anees Shaikh" w:date="2013-10-19T02:16:00Z"/>
              </w:rPr>
              <w:pPrChange w:id="10957" w:author="Anees Shaikh" w:date="2013-10-19T02:16:00Z">
                <w:pPr>
                  <w:pStyle w:val="XML1"/>
                </w:pPr>
              </w:pPrChange>
            </w:pPr>
            <w:ins w:id="10958" w:author="aas" w:date="2013-10-14T02:06:00Z">
              <w:del w:id="10959" w:author="Anees Shaikh" w:date="2013-10-19T02:16:00Z">
                <w:r w:rsidDel="00E067A3">
                  <w:delText xml:space="preserve">                                  &lt;/xs:element&gt;</w:delText>
                </w:r>
              </w:del>
            </w:ins>
          </w:p>
          <w:p w14:paraId="68C2AE17" w14:textId="4507D37C" w:rsidR="00874469" w:rsidDel="00E067A3" w:rsidRDefault="00874469">
            <w:pPr>
              <w:pStyle w:val="Appx"/>
              <w:rPr>
                <w:ins w:id="10960" w:author="aas" w:date="2013-10-14T02:06:00Z"/>
                <w:del w:id="10961" w:author="Anees Shaikh" w:date="2013-10-19T02:16:00Z"/>
              </w:rPr>
              <w:pPrChange w:id="10962" w:author="Anees Shaikh" w:date="2013-10-19T02:16:00Z">
                <w:pPr>
                  <w:pStyle w:val="XML1"/>
                </w:pPr>
              </w:pPrChange>
            </w:pPr>
            <w:ins w:id="10963" w:author="aas" w:date="2013-10-14T02:06:00Z">
              <w:del w:id="10964" w:author="Anees Shaikh" w:date="2013-10-19T02:16:00Z">
                <w:r w:rsidDel="00E067A3">
                  <w:delText xml:space="preserve">                                  &lt;xs:any minOccurs="0" maxOccurs="unbounded"</w:delText>
                </w:r>
              </w:del>
            </w:ins>
          </w:p>
          <w:p w14:paraId="0F9D8485" w14:textId="584921E0" w:rsidR="00874469" w:rsidDel="00E067A3" w:rsidRDefault="00874469">
            <w:pPr>
              <w:pStyle w:val="Appx"/>
              <w:rPr>
                <w:ins w:id="10965" w:author="aas" w:date="2013-10-14T02:06:00Z"/>
                <w:del w:id="10966" w:author="Anees Shaikh" w:date="2013-10-19T02:16:00Z"/>
              </w:rPr>
              <w:pPrChange w:id="10967" w:author="Anees Shaikh" w:date="2013-10-19T02:16:00Z">
                <w:pPr>
                  <w:pStyle w:val="XML1"/>
                </w:pPr>
              </w:pPrChange>
            </w:pPr>
            <w:ins w:id="10968" w:author="aas" w:date="2013-10-14T02:06:00Z">
              <w:del w:id="10969" w:author="Anees Shaikh" w:date="2013-10-19T02:16:00Z">
                <w:r w:rsidDel="00E067A3">
                  <w:delText xml:space="preserve">                                          namespace="##other" processContents="lax"/&gt;</w:delText>
                </w:r>
              </w:del>
            </w:ins>
          </w:p>
          <w:p w14:paraId="28F1A5D4" w14:textId="08A56273" w:rsidR="00874469" w:rsidDel="00E067A3" w:rsidRDefault="00874469">
            <w:pPr>
              <w:pStyle w:val="Appx"/>
              <w:rPr>
                <w:ins w:id="10970" w:author="aas" w:date="2013-10-14T02:06:00Z"/>
                <w:del w:id="10971" w:author="Anees Shaikh" w:date="2013-10-19T02:16:00Z"/>
              </w:rPr>
              <w:pPrChange w:id="10972" w:author="Anees Shaikh" w:date="2013-10-19T02:16:00Z">
                <w:pPr>
                  <w:pStyle w:val="XML1"/>
                </w:pPr>
              </w:pPrChange>
            </w:pPr>
            <w:ins w:id="10973" w:author="aas" w:date="2013-10-14T02:06:00Z">
              <w:del w:id="10974" w:author="Anees Shaikh" w:date="2013-10-19T02:16:00Z">
                <w:r w:rsidDel="00E067A3">
                  <w:delText xml:space="preserve">                                &lt;/xs:sequence&gt;</w:delText>
                </w:r>
              </w:del>
            </w:ins>
          </w:p>
          <w:p w14:paraId="597382BE" w14:textId="667F2179" w:rsidR="00874469" w:rsidDel="00E067A3" w:rsidRDefault="00874469">
            <w:pPr>
              <w:pStyle w:val="Appx"/>
              <w:rPr>
                <w:ins w:id="10975" w:author="aas" w:date="2013-10-14T02:06:00Z"/>
                <w:del w:id="10976" w:author="Anees Shaikh" w:date="2013-10-19T02:16:00Z"/>
              </w:rPr>
              <w:pPrChange w:id="10977" w:author="Anees Shaikh" w:date="2013-10-19T02:16:00Z">
                <w:pPr>
                  <w:pStyle w:val="XML1"/>
                </w:pPr>
              </w:pPrChange>
            </w:pPr>
            <w:ins w:id="10978" w:author="aas" w:date="2013-10-14T02:06:00Z">
              <w:del w:id="10979" w:author="Anees Shaikh" w:date="2013-10-19T02:16:00Z">
                <w:r w:rsidDel="00E067A3">
                  <w:delText xml:space="preserve">                                &lt;xs:any minOccurs="0" maxOccurs="unbounded"</w:delText>
                </w:r>
              </w:del>
            </w:ins>
          </w:p>
          <w:p w14:paraId="3F6B8CDD" w14:textId="36341D10" w:rsidR="00874469" w:rsidDel="00E067A3" w:rsidRDefault="00874469">
            <w:pPr>
              <w:pStyle w:val="Appx"/>
              <w:rPr>
                <w:ins w:id="10980" w:author="aas" w:date="2013-10-14T02:06:00Z"/>
                <w:del w:id="10981" w:author="Anees Shaikh" w:date="2013-10-19T02:16:00Z"/>
              </w:rPr>
              <w:pPrChange w:id="10982" w:author="Anees Shaikh" w:date="2013-10-19T02:16:00Z">
                <w:pPr>
                  <w:pStyle w:val="XML1"/>
                </w:pPr>
              </w:pPrChange>
            </w:pPr>
            <w:ins w:id="10983" w:author="aas" w:date="2013-10-14T02:06:00Z">
              <w:del w:id="10984" w:author="Anees Shaikh" w:date="2013-10-19T02:16:00Z">
                <w:r w:rsidDel="00E067A3">
                  <w:delText xml:space="preserve">                                        namespace="##other" processContents="lax"/&gt;</w:delText>
                </w:r>
              </w:del>
            </w:ins>
          </w:p>
          <w:p w14:paraId="1C07CBF6" w14:textId="084BBD31" w:rsidR="00874469" w:rsidDel="00E067A3" w:rsidRDefault="00874469">
            <w:pPr>
              <w:pStyle w:val="Appx"/>
              <w:rPr>
                <w:ins w:id="10985" w:author="aas" w:date="2013-10-14T02:06:00Z"/>
                <w:del w:id="10986" w:author="Anees Shaikh" w:date="2013-10-19T02:16:00Z"/>
              </w:rPr>
              <w:pPrChange w:id="10987" w:author="Anees Shaikh" w:date="2013-10-19T02:16:00Z">
                <w:pPr>
                  <w:pStyle w:val="XML1"/>
                </w:pPr>
              </w:pPrChange>
            </w:pPr>
            <w:ins w:id="10988" w:author="aas" w:date="2013-10-14T02:06:00Z">
              <w:del w:id="10989" w:author="Anees Shaikh" w:date="2013-10-19T02:16:00Z">
                <w:r w:rsidDel="00E067A3">
                  <w:delText xml:space="preserve">                              &lt;/xs:choice&gt;</w:delText>
                </w:r>
              </w:del>
            </w:ins>
          </w:p>
          <w:p w14:paraId="72284F64" w14:textId="5CA5B420" w:rsidR="00874469" w:rsidDel="00E067A3" w:rsidRDefault="00874469">
            <w:pPr>
              <w:pStyle w:val="Appx"/>
              <w:rPr>
                <w:ins w:id="10990" w:author="aas" w:date="2013-10-14T02:06:00Z"/>
                <w:del w:id="10991" w:author="Anees Shaikh" w:date="2013-10-19T02:16:00Z"/>
              </w:rPr>
              <w:pPrChange w:id="10992" w:author="Anees Shaikh" w:date="2013-10-19T02:16:00Z">
                <w:pPr>
                  <w:pStyle w:val="XML1"/>
                </w:pPr>
              </w:pPrChange>
            </w:pPr>
            <w:ins w:id="10993" w:author="aas" w:date="2013-10-14T02:06:00Z">
              <w:del w:id="10994" w:author="Anees Shaikh" w:date="2013-10-19T02:16:00Z">
                <w:r w:rsidDel="00E067A3">
                  <w:delText xml:space="preserve">                              &lt;xs:any minOccurs="0" maxOccurs="unbounded"</w:delText>
                </w:r>
              </w:del>
            </w:ins>
          </w:p>
          <w:p w14:paraId="0F7AA3EB" w14:textId="7173AFD6" w:rsidR="00874469" w:rsidDel="00E067A3" w:rsidRDefault="00874469">
            <w:pPr>
              <w:pStyle w:val="Appx"/>
              <w:rPr>
                <w:ins w:id="10995" w:author="aas" w:date="2013-10-14T02:06:00Z"/>
                <w:del w:id="10996" w:author="Anees Shaikh" w:date="2013-10-19T02:16:00Z"/>
              </w:rPr>
              <w:pPrChange w:id="10997" w:author="Anees Shaikh" w:date="2013-10-19T02:16:00Z">
                <w:pPr>
                  <w:pStyle w:val="XML1"/>
                </w:pPr>
              </w:pPrChange>
            </w:pPr>
            <w:ins w:id="10998" w:author="aas" w:date="2013-10-14T02:06:00Z">
              <w:del w:id="10999" w:author="Anees Shaikh" w:date="2013-10-19T02:16:00Z">
                <w:r w:rsidDel="00E067A3">
                  <w:delText xml:space="preserve">                                      namespace="##other" processContents="lax"/&gt;</w:delText>
                </w:r>
              </w:del>
            </w:ins>
          </w:p>
          <w:p w14:paraId="6EEF3A1F" w14:textId="7E2D9894" w:rsidR="00874469" w:rsidDel="00E067A3" w:rsidRDefault="00874469">
            <w:pPr>
              <w:pStyle w:val="Appx"/>
              <w:rPr>
                <w:ins w:id="11000" w:author="aas" w:date="2013-10-14T02:06:00Z"/>
                <w:del w:id="11001" w:author="Anees Shaikh" w:date="2013-10-19T02:16:00Z"/>
              </w:rPr>
              <w:pPrChange w:id="11002" w:author="Anees Shaikh" w:date="2013-10-19T02:16:00Z">
                <w:pPr>
                  <w:pStyle w:val="XML1"/>
                </w:pPr>
              </w:pPrChange>
            </w:pPr>
            <w:ins w:id="11003" w:author="aas" w:date="2013-10-14T02:06:00Z">
              <w:del w:id="11004" w:author="Anees Shaikh" w:date="2013-10-19T02:16:00Z">
                <w:r w:rsidDel="00E067A3">
                  <w:delText xml:space="preserve">                            &lt;/xs:sequence&gt;</w:delText>
                </w:r>
              </w:del>
            </w:ins>
          </w:p>
          <w:p w14:paraId="6A95A99A" w14:textId="36435F13" w:rsidR="00874469" w:rsidDel="00E067A3" w:rsidRDefault="00874469">
            <w:pPr>
              <w:pStyle w:val="Appx"/>
              <w:rPr>
                <w:ins w:id="11005" w:author="aas" w:date="2013-10-14T02:06:00Z"/>
                <w:del w:id="11006" w:author="Anees Shaikh" w:date="2013-10-19T02:16:00Z"/>
              </w:rPr>
              <w:pPrChange w:id="11007" w:author="Anees Shaikh" w:date="2013-10-19T02:16:00Z">
                <w:pPr>
                  <w:pStyle w:val="XML1"/>
                </w:pPr>
              </w:pPrChange>
            </w:pPr>
            <w:ins w:id="11008" w:author="aas" w:date="2013-10-14T02:06:00Z">
              <w:del w:id="11009" w:author="Anees Shaikh" w:date="2013-10-19T02:16:00Z">
                <w:r w:rsidDel="00E067A3">
                  <w:delText xml:space="preserve">                          &lt;/xs:complexType&gt;</w:delText>
                </w:r>
              </w:del>
            </w:ins>
          </w:p>
          <w:p w14:paraId="0A9859FB" w14:textId="51A338BD" w:rsidR="00874469" w:rsidDel="00E067A3" w:rsidRDefault="00874469">
            <w:pPr>
              <w:pStyle w:val="Appx"/>
              <w:rPr>
                <w:ins w:id="11010" w:author="aas" w:date="2013-10-14T02:06:00Z"/>
                <w:del w:id="11011" w:author="Anees Shaikh" w:date="2013-10-19T02:16:00Z"/>
              </w:rPr>
              <w:pPrChange w:id="11012" w:author="Anees Shaikh" w:date="2013-10-19T02:16:00Z">
                <w:pPr>
                  <w:pStyle w:val="XML1"/>
                </w:pPr>
              </w:pPrChange>
            </w:pPr>
            <w:ins w:id="11013" w:author="aas" w:date="2013-10-14T02:06:00Z">
              <w:del w:id="11014" w:author="Anees Shaikh" w:date="2013-10-19T02:16:00Z">
                <w:r w:rsidDel="00E067A3">
                  <w:delText xml:space="preserve">                        &lt;/xs:element&gt;</w:delText>
                </w:r>
              </w:del>
            </w:ins>
          </w:p>
          <w:p w14:paraId="11C0AE47" w14:textId="7DC48685" w:rsidR="00874469" w:rsidDel="00E067A3" w:rsidRDefault="00874469">
            <w:pPr>
              <w:pStyle w:val="Appx"/>
              <w:rPr>
                <w:ins w:id="11015" w:author="aas" w:date="2013-10-14T02:06:00Z"/>
                <w:del w:id="11016" w:author="Anees Shaikh" w:date="2013-10-19T02:16:00Z"/>
              </w:rPr>
              <w:pPrChange w:id="11017" w:author="Anees Shaikh" w:date="2013-10-19T02:16:00Z">
                <w:pPr>
                  <w:pStyle w:val="XML1"/>
                </w:pPr>
              </w:pPrChange>
            </w:pPr>
            <w:ins w:id="11018" w:author="aas" w:date="2013-10-14T02:06:00Z">
              <w:del w:id="11019" w:author="Anees Shaikh" w:date="2013-10-19T02:16:00Z">
                <w:r w:rsidDel="00E067A3">
                  <w:delText xml:space="preserve">                        &lt;xs:any minOccurs="0" maxOccurs="unbounded"</w:delText>
                </w:r>
              </w:del>
            </w:ins>
          </w:p>
          <w:p w14:paraId="27EAA732" w14:textId="27E04080" w:rsidR="00874469" w:rsidDel="00E067A3" w:rsidRDefault="00874469">
            <w:pPr>
              <w:pStyle w:val="Appx"/>
              <w:rPr>
                <w:ins w:id="11020" w:author="aas" w:date="2013-10-14T02:06:00Z"/>
                <w:del w:id="11021" w:author="Anees Shaikh" w:date="2013-10-19T02:16:00Z"/>
              </w:rPr>
              <w:pPrChange w:id="11022" w:author="Anees Shaikh" w:date="2013-10-19T02:16:00Z">
                <w:pPr>
                  <w:pStyle w:val="XML1"/>
                </w:pPr>
              </w:pPrChange>
            </w:pPr>
            <w:ins w:id="11023" w:author="aas" w:date="2013-10-14T02:06:00Z">
              <w:del w:id="11024" w:author="Anees Shaikh" w:date="2013-10-19T02:16:00Z">
                <w:r w:rsidDel="00E067A3">
                  <w:delText xml:space="preserve">                                namespace="##other" processContents="lax"/&gt;</w:delText>
                </w:r>
              </w:del>
            </w:ins>
          </w:p>
          <w:p w14:paraId="701CF4FD" w14:textId="61172785" w:rsidR="00874469" w:rsidDel="00E067A3" w:rsidRDefault="00874469">
            <w:pPr>
              <w:pStyle w:val="Appx"/>
              <w:rPr>
                <w:ins w:id="11025" w:author="aas" w:date="2013-10-14T02:06:00Z"/>
                <w:del w:id="11026" w:author="Anees Shaikh" w:date="2013-10-19T02:16:00Z"/>
              </w:rPr>
              <w:pPrChange w:id="11027" w:author="Anees Shaikh" w:date="2013-10-19T02:16:00Z">
                <w:pPr>
                  <w:pStyle w:val="XML1"/>
                </w:pPr>
              </w:pPrChange>
            </w:pPr>
            <w:ins w:id="11028" w:author="aas" w:date="2013-10-14T02:06:00Z">
              <w:del w:id="11029" w:author="Anees Shaikh" w:date="2013-10-19T02:16:00Z">
                <w:r w:rsidDel="00E067A3">
                  <w:delText xml:space="preserve">                      &lt;/xs:sequence&gt;</w:delText>
                </w:r>
              </w:del>
            </w:ins>
          </w:p>
          <w:p w14:paraId="21EF8739" w14:textId="5053FBEC" w:rsidR="00874469" w:rsidDel="00E067A3" w:rsidRDefault="00874469">
            <w:pPr>
              <w:pStyle w:val="Appx"/>
              <w:rPr>
                <w:ins w:id="11030" w:author="aas" w:date="2013-10-14T02:06:00Z"/>
                <w:del w:id="11031" w:author="Anees Shaikh" w:date="2013-10-19T02:16:00Z"/>
              </w:rPr>
              <w:pPrChange w:id="11032" w:author="Anees Shaikh" w:date="2013-10-19T02:16:00Z">
                <w:pPr>
                  <w:pStyle w:val="XML1"/>
                </w:pPr>
              </w:pPrChange>
            </w:pPr>
            <w:ins w:id="11033" w:author="aas" w:date="2013-10-14T02:06:00Z">
              <w:del w:id="11034" w:author="Anees Shaikh" w:date="2013-10-19T02:16:00Z">
                <w:r w:rsidDel="00E067A3">
                  <w:delText xml:space="preserve">                      &lt;xs:sequence&gt;</w:delText>
                </w:r>
              </w:del>
            </w:ins>
          </w:p>
          <w:p w14:paraId="7D234C2D" w14:textId="40F46812" w:rsidR="00874469" w:rsidDel="00E067A3" w:rsidRDefault="00874469">
            <w:pPr>
              <w:pStyle w:val="Appx"/>
              <w:rPr>
                <w:ins w:id="11035" w:author="aas" w:date="2013-10-14T02:06:00Z"/>
                <w:del w:id="11036" w:author="Anees Shaikh" w:date="2013-10-19T02:16:00Z"/>
              </w:rPr>
              <w:pPrChange w:id="11037" w:author="Anees Shaikh" w:date="2013-10-19T02:16:00Z">
                <w:pPr>
                  <w:pStyle w:val="XML1"/>
                </w:pPr>
              </w:pPrChange>
            </w:pPr>
            <w:ins w:id="11038" w:author="aas" w:date="2013-10-14T02:06:00Z">
              <w:del w:id="11039" w:author="Anees Shaikh" w:date="2013-10-19T02:16:00Z">
                <w:r w:rsidDel="00E067A3">
                  <w:delText xml:space="preserve">                        &lt;xs:element name="ipgre-tunnel" minOccurs="0"&gt;</w:delText>
                </w:r>
              </w:del>
            </w:ins>
          </w:p>
          <w:p w14:paraId="4E2E5C93" w14:textId="7B49647C" w:rsidR="00874469" w:rsidDel="00E067A3" w:rsidRDefault="00874469">
            <w:pPr>
              <w:pStyle w:val="Appx"/>
              <w:rPr>
                <w:ins w:id="11040" w:author="aas" w:date="2013-10-14T02:06:00Z"/>
                <w:del w:id="11041" w:author="Anees Shaikh" w:date="2013-10-19T02:16:00Z"/>
              </w:rPr>
              <w:pPrChange w:id="11042" w:author="Anees Shaikh" w:date="2013-10-19T02:16:00Z">
                <w:pPr>
                  <w:pStyle w:val="XML1"/>
                </w:pPr>
              </w:pPrChange>
            </w:pPr>
            <w:ins w:id="11043" w:author="aas" w:date="2013-10-14T02:06:00Z">
              <w:del w:id="11044" w:author="Anees Shaikh" w:date="2013-10-19T02:16:00Z">
                <w:r w:rsidDel="00E067A3">
                  <w:delText xml:space="preserve">                          &lt;xs:annotation&gt;</w:delText>
                </w:r>
              </w:del>
            </w:ins>
          </w:p>
          <w:p w14:paraId="63A2418D" w14:textId="3C35589A" w:rsidR="00874469" w:rsidDel="00E067A3" w:rsidRDefault="00874469">
            <w:pPr>
              <w:pStyle w:val="Appx"/>
              <w:rPr>
                <w:ins w:id="11045" w:author="aas" w:date="2013-10-14T02:06:00Z"/>
                <w:del w:id="11046" w:author="Anees Shaikh" w:date="2013-10-19T02:16:00Z"/>
              </w:rPr>
              <w:pPrChange w:id="11047" w:author="Anees Shaikh" w:date="2013-10-19T02:16:00Z">
                <w:pPr>
                  <w:pStyle w:val="XML1"/>
                </w:pPr>
              </w:pPrChange>
            </w:pPr>
            <w:ins w:id="11048" w:author="aas" w:date="2013-10-14T02:06:00Z">
              <w:del w:id="11049" w:author="Anees Shaikh" w:date="2013-10-19T02:16:00Z">
                <w:r w:rsidDel="00E067A3">
                  <w:delText xml:space="preserve">                            &lt;xs:documentation&gt;</w:delText>
                </w:r>
              </w:del>
            </w:ins>
          </w:p>
          <w:p w14:paraId="62B9A95E" w14:textId="6594E4F5" w:rsidR="00874469" w:rsidDel="00E067A3" w:rsidRDefault="00874469">
            <w:pPr>
              <w:pStyle w:val="Appx"/>
              <w:rPr>
                <w:ins w:id="11050" w:author="aas" w:date="2013-10-14T02:06:00Z"/>
                <w:del w:id="11051" w:author="Anees Shaikh" w:date="2013-10-19T02:16:00Z"/>
              </w:rPr>
              <w:pPrChange w:id="11052" w:author="Anees Shaikh" w:date="2013-10-19T02:16:00Z">
                <w:pPr>
                  <w:pStyle w:val="XML1"/>
                </w:pPr>
              </w:pPrChange>
            </w:pPr>
            <w:ins w:id="11053" w:author="aas" w:date="2013-10-14T02:06:00Z">
              <w:del w:id="11054" w:author="Anees Shaikh" w:date="2013-10-19T02:16:00Z">
                <w:r w:rsidDel="00E067A3">
                  <w:delText xml:space="preserve">                              Properties of a IP-in-GRE tunnel.</w:delText>
                </w:r>
              </w:del>
            </w:ins>
          </w:p>
          <w:p w14:paraId="07A3719D" w14:textId="1C20831E" w:rsidR="00874469" w:rsidDel="00E067A3" w:rsidRDefault="00874469">
            <w:pPr>
              <w:pStyle w:val="Appx"/>
              <w:rPr>
                <w:ins w:id="11055" w:author="aas" w:date="2013-10-14T02:06:00Z"/>
                <w:del w:id="11056" w:author="Anees Shaikh" w:date="2013-10-19T02:16:00Z"/>
              </w:rPr>
              <w:pPrChange w:id="11057" w:author="Anees Shaikh" w:date="2013-10-19T02:16:00Z">
                <w:pPr>
                  <w:pStyle w:val="XML1"/>
                </w:pPr>
              </w:pPrChange>
            </w:pPr>
            <w:ins w:id="11058" w:author="aas" w:date="2013-10-14T02:06:00Z">
              <w:del w:id="11059" w:author="Anees Shaikh" w:date="2013-10-19T02:16:00Z">
                <w:r w:rsidDel="00E067A3">
                  <w:delText xml:space="preserve">                            &lt;/xs:documentation&gt;</w:delText>
                </w:r>
              </w:del>
            </w:ins>
          </w:p>
          <w:p w14:paraId="244A4E2E" w14:textId="2652CFE5" w:rsidR="00874469" w:rsidDel="00E067A3" w:rsidRDefault="00874469">
            <w:pPr>
              <w:pStyle w:val="Appx"/>
              <w:rPr>
                <w:ins w:id="11060" w:author="aas" w:date="2013-10-14T02:06:00Z"/>
                <w:del w:id="11061" w:author="Anees Shaikh" w:date="2013-10-19T02:16:00Z"/>
              </w:rPr>
              <w:pPrChange w:id="11062" w:author="Anees Shaikh" w:date="2013-10-19T02:16:00Z">
                <w:pPr>
                  <w:pStyle w:val="XML1"/>
                </w:pPr>
              </w:pPrChange>
            </w:pPr>
            <w:ins w:id="11063" w:author="aas" w:date="2013-10-14T02:06:00Z">
              <w:del w:id="11064" w:author="Anees Shaikh" w:date="2013-10-19T02:16:00Z">
                <w:r w:rsidDel="00E067A3">
                  <w:delText xml:space="preserve">                          &lt;/xs:annotation&gt;</w:delText>
                </w:r>
              </w:del>
            </w:ins>
          </w:p>
          <w:p w14:paraId="51A612C0" w14:textId="51FE4E4B" w:rsidR="00874469" w:rsidDel="00E067A3" w:rsidRDefault="00874469">
            <w:pPr>
              <w:pStyle w:val="Appx"/>
              <w:rPr>
                <w:ins w:id="11065" w:author="aas" w:date="2013-10-14T02:06:00Z"/>
                <w:del w:id="11066" w:author="Anees Shaikh" w:date="2013-10-19T02:16:00Z"/>
              </w:rPr>
              <w:pPrChange w:id="11067" w:author="Anees Shaikh" w:date="2013-10-19T02:16:00Z">
                <w:pPr>
                  <w:pStyle w:val="XML1"/>
                </w:pPr>
              </w:pPrChange>
            </w:pPr>
            <w:ins w:id="11068" w:author="aas" w:date="2013-10-14T02:06:00Z">
              <w:del w:id="11069" w:author="Anees Shaikh" w:date="2013-10-19T02:16:00Z">
                <w:r w:rsidDel="00E067A3">
                  <w:delText xml:space="preserve">                          &lt;xs:complexType&gt;</w:delText>
                </w:r>
              </w:del>
            </w:ins>
          </w:p>
          <w:p w14:paraId="6B2A39FF" w14:textId="5C2D6C1D" w:rsidR="00874469" w:rsidDel="00E067A3" w:rsidRDefault="00874469">
            <w:pPr>
              <w:pStyle w:val="Appx"/>
              <w:rPr>
                <w:ins w:id="11070" w:author="aas" w:date="2013-10-14T02:06:00Z"/>
                <w:del w:id="11071" w:author="Anees Shaikh" w:date="2013-10-19T02:16:00Z"/>
              </w:rPr>
              <w:pPrChange w:id="11072" w:author="Anees Shaikh" w:date="2013-10-19T02:16:00Z">
                <w:pPr>
                  <w:pStyle w:val="XML1"/>
                </w:pPr>
              </w:pPrChange>
            </w:pPr>
            <w:ins w:id="11073" w:author="aas" w:date="2013-10-14T02:06:00Z">
              <w:del w:id="11074" w:author="Anees Shaikh" w:date="2013-10-19T02:16:00Z">
                <w:r w:rsidDel="00E067A3">
                  <w:delText xml:space="preserve">                            &lt;xs:sequence&gt;</w:delText>
                </w:r>
              </w:del>
            </w:ins>
          </w:p>
          <w:p w14:paraId="4DFFDB34" w14:textId="5599872D" w:rsidR="00874469" w:rsidDel="00E067A3" w:rsidRDefault="00874469">
            <w:pPr>
              <w:pStyle w:val="Appx"/>
              <w:rPr>
                <w:ins w:id="11075" w:author="aas" w:date="2013-10-14T02:06:00Z"/>
                <w:del w:id="11076" w:author="Anees Shaikh" w:date="2013-10-19T02:16:00Z"/>
              </w:rPr>
              <w:pPrChange w:id="11077" w:author="Anees Shaikh" w:date="2013-10-19T02:16:00Z">
                <w:pPr>
                  <w:pStyle w:val="XML1"/>
                </w:pPr>
              </w:pPrChange>
            </w:pPr>
            <w:ins w:id="11078" w:author="aas" w:date="2013-10-14T02:06:00Z">
              <w:del w:id="11079" w:author="Anees Shaikh" w:date="2013-10-19T02:16:00Z">
                <w:r w:rsidDel="00E067A3">
                  <w:delText xml:space="preserve">                              &lt;xs:choice&gt;</w:delText>
                </w:r>
              </w:del>
            </w:ins>
          </w:p>
          <w:p w14:paraId="6B89458F" w14:textId="7DE39FBD" w:rsidR="00874469" w:rsidDel="00E067A3" w:rsidRDefault="00874469">
            <w:pPr>
              <w:pStyle w:val="Appx"/>
              <w:rPr>
                <w:ins w:id="11080" w:author="aas" w:date="2013-10-14T02:06:00Z"/>
                <w:del w:id="11081" w:author="Anees Shaikh" w:date="2013-10-19T02:16:00Z"/>
              </w:rPr>
              <w:pPrChange w:id="11082" w:author="Anees Shaikh" w:date="2013-10-19T02:16:00Z">
                <w:pPr>
                  <w:pStyle w:val="XML1"/>
                </w:pPr>
              </w:pPrChange>
            </w:pPr>
            <w:ins w:id="11083" w:author="aas" w:date="2013-10-14T02:06:00Z">
              <w:del w:id="11084" w:author="Anees Shaikh" w:date="2013-10-19T02:16:00Z">
                <w:r w:rsidDel="00E067A3">
                  <w:delText xml:space="preserve">                                &lt;xs:sequence&gt;</w:delText>
                </w:r>
              </w:del>
            </w:ins>
          </w:p>
          <w:p w14:paraId="0C3E7FD4" w14:textId="20740010" w:rsidR="00874469" w:rsidDel="00E067A3" w:rsidRDefault="00874469">
            <w:pPr>
              <w:pStyle w:val="Appx"/>
              <w:rPr>
                <w:ins w:id="11085" w:author="aas" w:date="2013-10-14T02:06:00Z"/>
                <w:del w:id="11086" w:author="Anees Shaikh" w:date="2013-10-19T02:16:00Z"/>
              </w:rPr>
              <w:pPrChange w:id="11087" w:author="Anees Shaikh" w:date="2013-10-19T02:16:00Z">
                <w:pPr>
                  <w:pStyle w:val="XML1"/>
                </w:pPr>
              </w:pPrChange>
            </w:pPr>
            <w:ins w:id="11088" w:author="aas" w:date="2013-10-14T02:06:00Z">
              <w:del w:id="11089" w:author="Anees Shaikh" w:date="2013-10-19T02:16:00Z">
                <w:r w:rsidDel="00E067A3">
                  <w:delText xml:space="preserve">                                  &lt;xs:element name="local-endpoint-ipv4-adress" minOccurs="0"  type="inet:ipv4-address"&gt;</w:delText>
                </w:r>
              </w:del>
            </w:ins>
          </w:p>
          <w:p w14:paraId="54BAABAD" w14:textId="4BF68236" w:rsidR="00874469" w:rsidDel="00E067A3" w:rsidRDefault="00874469">
            <w:pPr>
              <w:pStyle w:val="Appx"/>
              <w:rPr>
                <w:ins w:id="11090" w:author="aas" w:date="2013-10-14T02:06:00Z"/>
                <w:del w:id="11091" w:author="Anees Shaikh" w:date="2013-10-19T02:16:00Z"/>
              </w:rPr>
              <w:pPrChange w:id="11092" w:author="Anees Shaikh" w:date="2013-10-19T02:16:00Z">
                <w:pPr>
                  <w:pStyle w:val="XML1"/>
                </w:pPr>
              </w:pPrChange>
            </w:pPr>
            <w:ins w:id="11093" w:author="aas" w:date="2013-10-14T02:06:00Z">
              <w:del w:id="11094" w:author="Anees Shaikh" w:date="2013-10-19T02:16:00Z">
                <w:r w:rsidDel="00E067A3">
                  <w:delText xml:space="preserve">                                    &lt;xs:annotation&gt;</w:delText>
                </w:r>
              </w:del>
            </w:ins>
          </w:p>
          <w:p w14:paraId="1858E683" w14:textId="4AEE25E9" w:rsidR="00874469" w:rsidDel="00E067A3" w:rsidRDefault="00874469">
            <w:pPr>
              <w:pStyle w:val="Appx"/>
              <w:rPr>
                <w:ins w:id="11095" w:author="aas" w:date="2013-10-14T02:06:00Z"/>
                <w:del w:id="11096" w:author="Anees Shaikh" w:date="2013-10-19T02:16:00Z"/>
              </w:rPr>
              <w:pPrChange w:id="11097" w:author="Anees Shaikh" w:date="2013-10-19T02:16:00Z">
                <w:pPr>
                  <w:pStyle w:val="XML1"/>
                </w:pPr>
              </w:pPrChange>
            </w:pPr>
            <w:ins w:id="11098" w:author="aas" w:date="2013-10-14T02:06:00Z">
              <w:del w:id="11099" w:author="Anees Shaikh" w:date="2013-10-19T02:16:00Z">
                <w:r w:rsidDel="00E067A3">
                  <w:delText xml:space="preserve">                                      &lt;xs:documentation&gt;</w:delText>
                </w:r>
              </w:del>
            </w:ins>
          </w:p>
          <w:p w14:paraId="25900130" w14:textId="2D3142BF" w:rsidR="00874469" w:rsidDel="00E067A3" w:rsidRDefault="00874469">
            <w:pPr>
              <w:pStyle w:val="Appx"/>
              <w:rPr>
                <w:ins w:id="11100" w:author="aas" w:date="2013-10-14T02:06:00Z"/>
                <w:del w:id="11101" w:author="Anees Shaikh" w:date="2013-10-19T02:16:00Z"/>
              </w:rPr>
              <w:pPrChange w:id="11102" w:author="Anees Shaikh" w:date="2013-10-19T02:16:00Z">
                <w:pPr>
                  <w:pStyle w:val="XML1"/>
                </w:pPr>
              </w:pPrChange>
            </w:pPr>
            <w:ins w:id="11103" w:author="aas" w:date="2013-10-14T02:06:00Z">
              <w:del w:id="11104" w:author="Anees Shaikh" w:date="2013-10-19T02:16:00Z">
                <w:r w:rsidDel="00E067A3">
                  <w:delText xml:space="preserve">                                        The IPv4 address of the local tunnel endpoint.</w:delText>
                </w:r>
              </w:del>
            </w:ins>
          </w:p>
          <w:p w14:paraId="208A60DC" w14:textId="55DA70D4" w:rsidR="00874469" w:rsidDel="00E067A3" w:rsidRDefault="00874469">
            <w:pPr>
              <w:pStyle w:val="Appx"/>
              <w:rPr>
                <w:ins w:id="11105" w:author="aas" w:date="2013-10-14T02:06:00Z"/>
                <w:del w:id="11106" w:author="Anees Shaikh" w:date="2013-10-19T02:16:00Z"/>
              </w:rPr>
              <w:pPrChange w:id="11107" w:author="Anees Shaikh" w:date="2013-10-19T02:16:00Z">
                <w:pPr>
                  <w:pStyle w:val="XML1"/>
                </w:pPr>
              </w:pPrChange>
            </w:pPr>
            <w:ins w:id="11108" w:author="aas" w:date="2013-10-14T02:06:00Z">
              <w:del w:id="11109" w:author="Anees Shaikh" w:date="2013-10-19T02:16:00Z">
                <w:r w:rsidDel="00E067A3">
                  <w:delText xml:space="preserve">                                      &lt;/xs:documentation&gt;</w:delText>
                </w:r>
              </w:del>
            </w:ins>
          </w:p>
          <w:p w14:paraId="77B2AA44" w14:textId="56E39AE9" w:rsidR="00874469" w:rsidDel="00E067A3" w:rsidRDefault="00874469">
            <w:pPr>
              <w:pStyle w:val="Appx"/>
              <w:rPr>
                <w:ins w:id="11110" w:author="aas" w:date="2013-10-14T02:06:00Z"/>
                <w:del w:id="11111" w:author="Anees Shaikh" w:date="2013-10-19T02:16:00Z"/>
              </w:rPr>
              <w:pPrChange w:id="11112" w:author="Anees Shaikh" w:date="2013-10-19T02:16:00Z">
                <w:pPr>
                  <w:pStyle w:val="XML1"/>
                </w:pPr>
              </w:pPrChange>
            </w:pPr>
            <w:ins w:id="11113" w:author="aas" w:date="2013-10-14T02:06:00Z">
              <w:del w:id="11114" w:author="Anees Shaikh" w:date="2013-10-19T02:16:00Z">
                <w:r w:rsidDel="00E067A3">
                  <w:delText xml:space="preserve">                                    &lt;/xs:annotation&gt;</w:delText>
                </w:r>
              </w:del>
            </w:ins>
          </w:p>
          <w:p w14:paraId="1C3AE472" w14:textId="74BAC53E" w:rsidR="00874469" w:rsidDel="00E067A3" w:rsidRDefault="00874469">
            <w:pPr>
              <w:pStyle w:val="Appx"/>
              <w:rPr>
                <w:ins w:id="11115" w:author="aas" w:date="2013-10-14T02:06:00Z"/>
                <w:del w:id="11116" w:author="Anees Shaikh" w:date="2013-10-19T02:16:00Z"/>
              </w:rPr>
              <w:pPrChange w:id="11117" w:author="Anees Shaikh" w:date="2013-10-19T02:16:00Z">
                <w:pPr>
                  <w:pStyle w:val="XML1"/>
                </w:pPr>
              </w:pPrChange>
            </w:pPr>
            <w:ins w:id="11118" w:author="aas" w:date="2013-10-14T02:06:00Z">
              <w:del w:id="11119" w:author="Anees Shaikh" w:date="2013-10-19T02:16:00Z">
                <w:r w:rsidDel="00E067A3">
                  <w:delText xml:space="preserve">                                  &lt;/xs:element&gt;</w:delText>
                </w:r>
              </w:del>
            </w:ins>
          </w:p>
          <w:p w14:paraId="1A5AB911" w14:textId="3C2DCB3E" w:rsidR="00874469" w:rsidDel="00E067A3" w:rsidRDefault="00874469">
            <w:pPr>
              <w:pStyle w:val="Appx"/>
              <w:rPr>
                <w:ins w:id="11120" w:author="aas" w:date="2013-10-14T02:06:00Z"/>
                <w:del w:id="11121" w:author="Anees Shaikh" w:date="2013-10-19T02:16:00Z"/>
              </w:rPr>
              <w:pPrChange w:id="11122" w:author="Anees Shaikh" w:date="2013-10-19T02:16:00Z">
                <w:pPr>
                  <w:pStyle w:val="XML1"/>
                </w:pPr>
              </w:pPrChange>
            </w:pPr>
            <w:ins w:id="11123" w:author="aas" w:date="2013-10-14T02:06:00Z">
              <w:del w:id="11124" w:author="Anees Shaikh" w:date="2013-10-19T02:16:00Z">
                <w:r w:rsidDel="00E067A3">
                  <w:delText xml:space="preserve">                                  &lt;xs:element name="remote-endpoint-ipv4-adress" minOccurs="0"  type="inet:ipv4-address"&gt;</w:delText>
                </w:r>
              </w:del>
            </w:ins>
          </w:p>
          <w:p w14:paraId="257A77E0" w14:textId="43DADCC5" w:rsidR="00874469" w:rsidDel="00E067A3" w:rsidRDefault="00874469">
            <w:pPr>
              <w:pStyle w:val="Appx"/>
              <w:rPr>
                <w:ins w:id="11125" w:author="aas" w:date="2013-10-14T02:06:00Z"/>
                <w:del w:id="11126" w:author="Anees Shaikh" w:date="2013-10-19T02:16:00Z"/>
              </w:rPr>
              <w:pPrChange w:id="11127" w:author="Anees Shaikh" w:date="2013-10-19T02:16:00Z">
                <w:pPr>
                  <w:pStyle w:val="XML1"/>
                </w:pPr>
              </w:pPrChange>
            </w:pPr>
            <w:ins w:id="11128" w:author="aas" w:date="2013-10-14T02:06:00Z">
              <w:del w:id="11129" w:author="Anees Shaikh" w:date="2013-10-19T02:16:00Z">
                <w:r w:rsidDel="00E067A3">
                  <w:delText xml:space="preserve">                                    &lt;xs:annotation&gt;</w:delText>
                </w:r>
              </w:del>
            </w:ins>
          </w:p>
          <w:p w14:paraId="665596C7" w14:textId="41BB5384" w:rsidR="00874469" w:rsidDel="00E067A3" w:rsidRDefault="00874469">
            <w:pPr>
              <w:pStyle w:val="Appx"/>
              <w:rPr>
                <w:ins w:id="11130" w:author="aas" w:date="2013-10-14T02:06:00Z"/>
                <w:del w:id="11131" w:author="Anees Shaikh" w:date="2013-10-19T02:16:00Z"/>
              </w:rPr>
              <w:pPrChange w:id="11132" w:author="Anees Shaikh" w:date="2013-10-19T02:16:00Z">
                <w:pPr>
                  <w:pStyle w:val="XML1"/>
                </w:pPr>
              </w:pPrChange>
            </w:pPr>
            <w:ins w:id="11133" w:author="aas" w:date="2013-10-14T02:06:00Z">
              <w:del w:id="11134" w:author="Anees Shaikh" w:date="2013-10-19T02:16:00Z">
                <w:r w:rsidDel="00E067A3">
                  <w:delText xml:space="preserve">                                      &lt;xs:documentation&gt;</w:delText>
                </w:r>
              </w:del>
            </w:ins>
          </w:p>
          <w:p w14:paraId="7C86384A" w14:textId="4A7FC293" w:rsidR="00874469" w:rsidDel="00E067A3" w:rsidRDefault="00874469">
            <w:pPr>
              <w:pStyle w:val="Appx"/>
              <w:rPr>
                <w:ins w:id="11135" w:author="aas" w:date="2013-10-14T02:06:00Z"/>
                <w:del w:id="11136" w:author="Anees Shaikh" w:date="2013-10-19T02:16:00Z"/>
              </w:rPr>
              <w:pPrChange w:id="11137" w:author="Anees Shaikh" w:date="2013-10-19T02:16:00Z">
                <w:pPr>
                  <w:pStyle w:val="XML1"/>
                </w:pPr>
              </w:pPrChange>
            </w:pPr>
            <w:ins w:id="11138" w:author="aas" w:date="2013-10-14T02:06:00Z">
              <w:del w:id="11139" w:author="Anees Shaikh" w:date="2013-10-19T02:16:00Z">
                <w:r w:rsidDel="00E067A3">
                  <w:delText xml:space="preserve">                                        The IPv4 address of the remote tunnel endpoint.</w:delText>
                </w:r>
              </w:del>
            </w:ins>
          </w:p>
          <w:p w14:paraId="442A7395" w14:textId="22585027" w:rsidR="00874469" w:rsidDel="00E067A3" w:rsidRDefault="00874469">
            <w:pPr>
              <w:pStyle w:val="Appx"/>
              <w:rPr>
                <w:ins w:id="11140" w:author="aas" w:date="2013-10-14T02:06:00Z"/>
                <w:del w:id="11141" w:author="Anees Shaikh" w:date="2013-10-19T02:16:00Z"/>
              </w:rPr>
              <w:pPrChange w:id="11142" w:author="Anees Shaikh" w:date="2013-10-19T02:16:00Z">
                <w:pPr>
                  <w:pStyle w:val="XML1"/>
                </w:pPr>
              </w:pPrChange>
            </w:pPr>
            <w:ins w:id="11143" w:author="aas" w:date="2013-10-14T02:06:00Z">
              <w:del w:id="11144" w:author="Anees Shaikh" w:date="2013-10-19T02:16:00Z">
                <w:r w:rsidDel="00E067A3">
                  <w:delText xml:space="preserve">                                      &lt;/xs:documentation&gt;</w:delText>
                </w:r>
              </w:del>
            </w:ins>
          </w:p>
          <w:p w14:paraId="2BA0E8FB" w14:textId="3107BE56" w:rsidR="00874469" w:rsidDel="00E067A3" w:rsidRDefault="00874469">
            <w:pPr>
              <w:pStyle w:val="Appx"/>
              <w:rPr>
                <w:ins w:id="11145" w:author="aas" w:date="2013-10-14T02:06:00Z"/>
                <w:del w:id="11146" w:author="Anees Shaikh" w:date="2013-10-19T02:16:00Z"/>
              </w:rPr>
              <w:pPrChange w:id="11147" w:author="Anees Shaikh" w:date="2013-10-19T02:16:00Z">
                <w:pPr>
                  <w:pStyle w:val="XML1"/>
                </w:pPr>
              </w:pPrChange>
            </w:pPr>
            <w:ins w:id="11148" w:author="aas" w:date="2013-10-14T02:06:00Z">
              <w:del w:id="11149" w:author="Anees Shaikh" w:date="2013-10-19T02:16:00Z">
                <w:r w:rsidDel="00E067A3">
                  <w:delText xml:space="preserve">                                    &lt;/xs:annotation&gt;</w:delText>
                </w:r>
              </w:del>
            </w:ins>
          </w:p>
          <w:p w14:paraId="5716B475" w14:textId="3D2B15CD" w:rsidR="00874469" w:rsidDel="00E067A3" w:rsidRDefault="00874469">
            <w:pPr>
              <w:pStyle w:val="Appx"/>
              <w:rPr>
                <w:ins w:id="11150" w:author="aas" w:date="2013-10-14T02:06:00Z"/>
                <w:del w:id="11151" w:author="Anees Shaikh" w:date="2013-10-19T02:16:00Z"/>
              </w:rPr>
              <w:pPrChange w:id="11152" w:author="Anees Shaikh" w:date="2013-10-19T02:16:00Z">
                <w:pPr>
                  <w:pStyle w:val="XML1"/>
                </w:pPr>
              </w:pPrChange>
            </w:pPr>
            <w:ins w:id="11153" w:author="aas" w:date="2013-10-14T02:06:00Z">
              <w:del w:id="11154" w:author="Anees Shaikh" w:date="2013-10-19T02:16:00Z">
                <w:r w:rsidDel="00E067A3">
                  <w:delText xml:space="preserve">                                  &lt;/xs:element&gt;</w:delText>
                </w:r>
              </w:del>
            </w:ins>
          </w:p>
          <w:p w14:paraId="1D15CD17" w14:textId="38F03BB4" w:rsidR="00874469" w:rsidDel="00E067A3" w:rsidRDefault="00874469">
            <w:pPr>
              <w:pStyle w:val="Appx"/>
              <w:rPr>
                <w:ins w:id="11155" w:author="aas" w:date="2013-10-14T02:06:00Z"/>
                <w:del w:id="11156" w:author="Anees Shaikh" w:date="2013-10-19T02:16:00Z"/>
              </w:rPr>
              <w:pPrChange w:id="11157" w:author="Anees Shaikh" w:date="2013-10-19T02:16:00Z">
                <w:pPr>
                  <w:pStyle w:val="XML1"/>
                </w:pPr>
              </w:pPrChange>
            </w:pPr>
            <w:ins w:id="11158" w:author="aas" w:date="2013-10-14T02:06:00Z">
              <w:del w:id="11159" w:author="Anees Shaikh" w:date="2013-10-19T02:16:00Z">
                <w:r w:rsidDel="00E067A3">
                  <w:delText xml:space="preserve">                                  &lt;xs:any minOccurs="0" maxOccurs="unbounded"</w:delText>
                </w:r>
              </w:del>
            </w:ins>
          </w:p>
          <w:p w14:paraId="6869A400" w14:textId="732F473F" w:rsidR="00874469" w:rsidDel="00E067A3" w:rsidRDefault="00874469">
            <w:pPr>
              <w:pStyle w:val="Appx"/>
              <w:rPr>
                <w:ins w:id="11160" w:author="aas" w:date="2013-10-14T02:06:00Z"/>
                <w:del w:id="11161" w:author="Anees Shaikh" w:date="2013-10-19T02:16:00Z"/>
              </w:rPr>
              <w:pPrChange w:id="11162" w:author="Anees Shaikh" w:date="2013-10-19T02:16:00Z">
                <w:pPr>
                  <w:pStyle w:val="XML1"/>
                </w:pPr>
              </w:pPrChange>
            </w:pPr>
            <w:ins w:id="11163" w:author="aas" w:date="2013-10-14T02:06:00Z">
              <w:del w:id="11164" w:author="Anees Shaikh" w:date="2013-10-19T02:16:00Z">
                <w:r w:rsidDel="00E067A3">
                  <w:delText xml:space="preserve">                                          namespace="##other" processContents="lax"/&gt;</w:delText>
                </w:r>
              </w:del>
            </w:ins>
          </w:p>
          <w:p w14:paraId="37C57A21" w14:textId="77CD3A70" w:rsidR="00874469" w:rsidDel="00E067A3" w:rsidRDefault="00874469">
            <w:pPr>
              <w:pStyle w:val="Appx"/>
              <w:rPr>
                <w:ins w:id="11165" w:author="aas" w:date="2013-10-14T02:06:00Z"/>
                <w:del w:id="11166" w:author="Anees Shaikh" w:date="2013-10-19T02:16:00Z"/>
              </w:rPr>
              <w:pPrChange w:id="11167" w:author="Anees Shaikh" w:date="2013-10-19T02:16:00Z">
                <w:pPr>
                  <w:pStyle w:val="XML1"/>
                </w:pPr>
              </w:pPrChange>
            </w:pPr>
            <w:ins w:id="11168" w:author="aas" w:date="2013-10-14T02:06:00Z">
              <w:del w:id="11169" w:author="Anees Shaikh" w:date="2013-10-19T02:16:00Z">
                <w:r w:rsidDel="00E067A3">
                  <w:delText xml:space="preserve">                                &lt;/xs:sequence&gt;</w:delText>
                </w:r>
              </w:del>
            </w:ins>
          </w:p>
          <w:p w14:paraId="2DEB0D92" w14:textId="1747D2F3" w:rsidR="00874469" w:rsidDel="00E067A3" w:rsidRDefault="00874469">
            <w:pPr>
              <w:pStyle w:val="Appx"/>
              <w:rPr>
                <w:ins w:id="11170" w:author="aas" w:date="2013-10-14T02:06:00Z"/>
                <w:del w:id="11171" w:author="Anees Shaikh" w:date="2013-10-19T02:16:00Z"/>
              </w:rPr>
              <w:pPrChange w:id="11172" w:author="Anees Shaikh" w:date="2013-10-19T02:16:00Z">
                <w:pPr>
                  <w:pStyle w:val="XML1"/>
                </w:pPr>
              </w:pPrChange>
            </w:pPr>
            <w:ins w:id="11173" w:author="aas" w:date="2013-10-14T02:06:00Z">
              <w:del w:id="11174" w:author="Anees Shaikh" w:date="2013-10-19T02:16:00Z">
                <w:r w:rsidDel="00E067A3">
                  <w:delText xml:space="preserve">                                &lt;xs:sequence&gt;</w:delText>
                </w:r>
              </w:del>
            </w:ins>
          </w:p>
          <w:p w14:paraId="2D745BC1" w14:textId="39747C49" w:rsidR="00874469" w:rsidDel="00E067A3" w:rsidRDefault="00874469">
            <w:pPr>
              <w:pStyle w:val="Appx"/>
              <w:rPr>
                <w:ins w:id="11175" w:author="aas" w:date="2013-10-14T02:06:00Z"/>
                <w:del w:id="11176" w:author="Anees Shaikh" w:date="2013-10-19T02:16:00Z"/>
              </w:rPr>
              <w:pPrChange w:id="11177" w:author="Anees Shaikh" w:date="2013-10-19T02:16:00Z">
                <w:pPr>
                  <w:pStyle w:val="XML1"/>
                </w:pPr>
              </w:pPrChange>
            </w:pPr>
            <w:ins w:id="11178" w:author="aas" w:date="2013-10-14T02:06:00Z">
              <w:del w:id="11179" w:author="Anees Shaikh" w:date="2013-10-19T02:16:00Z">
                <w:r w:rsidDel="00E067A3">
                  <w:delText xml:space="preserve">                                  &lt;xs:element name="local-endpoint-ipv6-adress" minOccurs="0"  type="inet:ipv6-address"&gt;</w:delText>
                </w:r>
              </w:del>
            </w:ins>
          </w:p>
          <w:p w14:paraId="63F0BA0D" w14:textId="44D0C55A" w:rsidR="00874469" w:rsidDel="00E067A3" w:rsidRDefault="00874469">
            <w:pPr>
              <w:pStyle w:val="Appx"/>
              <w:rPr>
                <w:ins w:id="11180" w:author="aas" w:date="2013-10-14T02:06:00Z"/>
                <w:del w:id="11181" w:author="Anees Shaikh" w:date="2013-10-19T02:16:00Z"/>
              </w:rPr>
              <w:pPrChange w:id="11182" w:author="Anees Shaikh" w:date="2013-10-19T02:16:00Z">
                <w:pPr>
                  <w:pStyle w:val="XML1"/>
                </w:pPr>
              </w:pPrChange>
            </w:pPr>
            <w:ins w:id="11183" w:author="aas" w:date="2013-10-14T02:06:00Z">
              <w:del w:id="11184" w:author="Anees Shaikh" w:date="2013-10-19T02:16:00Z">
                <w:r w:rsidDel="00E067A3">
                  <w:delText xml:space="preserve">                                    &lt;xs:annotation&gt;</w:delText>
                </w:r>
              </w:del>
            </w:ins>
          </w:p>
          <w:p w14:paraId="251E74BE" w14:textId="7E42E1ED" w:rsidR="00874469" w:rsidDel="00E067A3" w:rsidRDefault="00874469">
            <w:pPr>
              <w:pStyle w:val="Appx"/>
              <w:rPr>
                <w:ins w:id="11185" w:author="aas" w:date="2013-10-14T02:06:00Z"/>
                <w:del w:id="11186" w:author="Anees Shaikh" w:date="2013-10-19T02:16:00Z"/>
              </w:rPr>
              <w:pPrChange w:id="11187" w:author="Anees Shaikh" w:date="2013-10-19T02:16:00Z">
                <w:pPr>
                  <w:pStyle w:val="XML1"/>
                </w:pPr>
              </w:pPrChange>
            </w:pPr>
            <w:ins w:id="11188" w:author="aas" w:date="2013-10-14T02:06:00Z">
              <w:del w:id="11189" w:author="Anees Shaikh" w:date="2013-10-19T02:16:00Z">
                <w:r w:rsidDel="00E067A3">
                  <w:delText xml:space="preserve">                                      &lt;xs:documentation&gt;</w:delText>
                </w:r>
              </w:del>
            </w:ins>
          </w:p>
          <w:p w14:paraId="1C7165B5" w14:textId="66E22D5E" w:rsidR="00874469" w:rsidDel="00E067A3" w:rsidRDefault="00874469">
            <w:pPr>
              <w:pStyle w:val="Appx"/>
              <w:rPr>
                <w:ins w:id="11190" w:author="aas" w:date="2013-10-14T02:06:00Z"/>
                <w:del w:id="11191" w:author="Anees Shaikh" w:date="2013-10-19T02:16:00Z"/>
              </w:rPr>
              <w:pPrChange w:id="11192" w:author="Anees Shaikh" w:date="2013-10-19T02:16:00Z">
                <w:pPr>
                  <w:pStyle w:val="XML1"/>
                </w:pPr>
              </w:pPrChange>
            </w:pPr>
            <w:ins w:id="11193" w:author="aas" w:date="2013-10-14T02:06:00Z">
              <w:del w:id="11194" w:author="Anees Shaikh" w:date="2013-10-19T02:16:00Z">
                <w:r w:rsidDel="00E067A3">
                  <w:delText xml:space="preserve">                                        The IPv6 address of the local tunnel endpoint.</w:delText>
                </w:r>
              </w:del>
            </w:ins>
          </w:p>
          <w:p w14:paraId="45578B93" w14:textId="0DF35B20" w:rsidR="00874469" w:rsidDel="00E067A3" w:rsidRDefault="00874469">
            <w:pPr>
              <w:pStyle w:val="Appx"/>
              <w:rPr>
                <w:ins w:id="11195" w:author="aas" w:date="2013-10-14T02:06:00Z"/>
                <w:del w:id="11196" w:author="Anees Shaikh" w:date="2013-10-19T02:16:00Z"/>
              </w:rPr>
              <w:pPrChange w:id="11197" w:author="Anees Shaikh" w:date="2013-10-19T02:16:00Z">
                <w:pPr>
                  <w:pStyle w:val="XML1"/>
                </w:pPr>
              </w:pPrChange>
            </w:pPr>
            <w:ins w:id="11198" w:author="aas" w:date="2013-10-14T02:06:00Z">
              <w:del w:id="11199" w:author="Anees Shaikh" w:date="2013-10-19T02:16:00Z">
                <w:r w:rsidDel="00E067A3">
                  <w:delText xml:space="preserve">                                      &lt;/xs:documentation&gt;</w:delText>
                </w:r>
              </w:del>
            </w:ins>
          </w:p>
          <w:p w14:paraId="4A92506E" w14:textId="4BFB8449" w:rsidR="00874469" w:rsidDel="00E067A3" w:rsidRDefault="00874469">
            <w:pPr>
              <w:pStyle w:val="Appx"/>
              <w:rPr>
                <w:ins w:id="11200" w:author="aas" w:date="2013-10-14T02:06:00Z"/>
                <w:del w:id="11201" w:author="Anees Shaikh" w:date="2013-10-19T02:16:00Z"/>
              </w:rPr>
              <w:pPrChange w:id="11202" w:author="Anees Shaikh" w:date="2013-10-19T02:16:00Z">
                <w:pPr>
                  <w:pStyle w:val="XML1"/>
                </w:pPr>
              </w:pPrChange>
            </w:pPr>
            <w:ins w:id="11203" w:author="aas" w:date="2013-10-14T02:06:00Z">
              <w:del w:id="11204" w:author="Anees Shaikh" w:date="2013-10-19T02:16:00Z">
                <w:r w:rsidDel="00E067A3">
                  <w:delText xml:space="preserve">                                    &lt;/xs:annotation&gt;</w:delText>
                </w:r>
              </w:del>
            </w:ins>
          </w:p>
          <w:p w14:paraId="6A24777B" w14:textId="4F9E219C" w:rsidR="00874469" w:rsidDel="00E067A3" w:rsidRDefault="00874469">
            <w:pPr>
              <w:pStyle w:val="Appx"/>
              <w:rPr>
                <w:ins w:id="11205" w:author="aas" w:date="2013-10-14T02:06:00Z"/>
                <w:del w:id="11206" w:author="Anees Shaikh" w:date="2013-10-19T02:16:00Z"/>
              </w:rPr>
              <w:pPrChange w:id="11207" w:author="Anees Shaikh" w:date="2013-10-19T02:16:00Z">
                <w:pPr>
                  <w:pStyle w:val="XML1"/>
                </w:pPr>
              </w:pPrChange>
            </w:pPr>
            <w:ins w:id="11208" w:author="aas" w:date="2013-10-14T02:06:00Z">
              <w:del w:id="11209" w:author="Anees Shaikh" w:date="2013-10-19T02:16:00Z">
                <w:r w:rsidDel="00E067A3">
                  <w:delText xml:space="preserve">                                  &lt;/xs:element&gt;</w:delText>
                </w:r>
              </w:del>
            </w:ins>
          </w:p>
          <w:p w14:paraId="14089CA0" w14:textId="007C478D" w:rsidR="00874469" w:rsidDel="00E067A3" w:rsidRDefault="00874469">
            <w:pPr>
              <w:pStyle w:val="Appx"/>
              <w:rPr>
                <w:ins w:id="11210" w:author="aas" w:date="2013-10-14T02:06:00Z"/>
                <w:del w:id="11211" w:author="Anees Shaikh" w:date="2013-10-19T02:16:00Z"/>
              </w:rPr>
              <w:pPrChange w:id="11212" w:author="Anees Shaikh" w:date="2013-10-19T02:16:00Z">
                <w:pPr>
                  <w:pStyle w:val="XML1"/>
                </w:pPr>
              </w:pPrChange>
            </w:pPr>
            <w:ins w:id="11213" w:author="aas" w:date="2013-10-14T02:06:00Z">
              <w:del w:id="11214" w:author="Anees Shaikh" w:date="2013-10-19T02:16:00Z">
                <w:r w:rsidDel="00E067A3">
                  <w:delText xml:space="preserve">                                  &lt;xs:element name="remote-endpoint-ipv6-adress" minOccurs="0"  type="inet:ipv6-address"&gt;</w:delText>
                </w:r>
              </w:del>
            </w:ins>
          </w:p>
          <w:p w14:paraId="296D7207" w14:textId="3AD19296" w:rsidR="00874469" w:rsidDel="00E067A3" w:rsidRDefault="00874469">
            <w:pPr>
              <w:pStyle w:val="Appx"/>
              <w:rPr>
                <w:ins w:id="11215" w:author="aas" w:date="2013-10-14T02:06:00Z"/>
                <w:del w:id="11216" w:author="Anees Shaikh" w:date="2013-10-19T02:16:00Z"/>
              </w:rPr>
              <w:pPrChange w:id="11217" w:author="Anees Shaikh" w:date="2013-10-19T02:16:00Z">
                <w:pPr>
                  <w:pStyle w:val="XML1"/>
                </w:pPr>
              </w:pPrChange>
            </w:pPr>
            <w:ins w:id="11218" w:author="aas" w:date="2013-10-14T02:06:00Z">
              <w:del w:id="11219" w:author="Anees Shaikh" w:date="2013-10-19T02:16:00Z">
                <w:r w:rsidDel="00E067A3">
                  <w:delText xml:space="preserve">                                    &lt;xs:annotation&gt;</w:delText>
                </w:r>
              </w:del>
            </w:ins>
          </w:p>
          <w:p w14:paraId="66BC5074" w14:textId="14F15E56" w:rsidR="00874469" w:rsidDel="00E067A3" w:rsidRDefault="00874469">
            <w:pPr>
              <w:pStyle w:val="Appx"/>
              <w:rPr>
                <w:ins w:id="11220" w:author="aas" w:date="2013-10-14T02:06:00Z"/>
                <w:del w:id="11221" w:author="Anees Shaikh" w:date="2013-10-19T02:16:00Z"/>
              </w:rPr>
              <w:pPrChange w:id="11222" w:author="Anees Shaikh" w:date="2013-10-19T02:16:00Z">
                <w:pPr>
                  <w:pStyle w:val="XML1"/>
                </w:pPr>
              </w:pPrChange>
            </w:pPr>
            <w:ins w:id="11223" w:author="aas" w:date="2013-10-14T02:06:00Z">
              <w:del w:id="11224" w:author="Anees Shaikh" w:date="2013-10-19T02:16:00Z">
                <w:r w:rsidDel="00E067A3">
                  <w:delText xml:space="preserve">                                      &lt;xs:documentation&gt;</w:delText>
                </w:r>
              </w:del>
            </w:ins>
          </w:p>
          <w:p w14:paraId="61677124" w14:textId="061F2AD4" w:rsidR="00874469" w:rsidDel="00E067A3" w:rsidRDefault="00874469">
            <w:pPr>
              <w:pStyle w:val="Appx"/>
              <w:rPr>
                <w:ins w:id="11225" w:author="aas" w:date="2013-10-14T02:06:00Z"/>
                <w:del w:id="11226" w:author="Anees Shaikh" w:date="2013-10-19T02:16:00Z"/>
              </w:rPr>
              <w:pPrChange w:id="11227" w:author="Anees Shaikh" w:date="2013-10-19T02:16:00Z">
                <w:pPr>
                  <w:pStyle w:val="XML1"/>
                </w:pPr>
              </w:pPrChange>
            </w:pPr>
            <w:ins w:id="11228" w:author="aas" w:date="2013-10-14T02:06:00Z">
              <w:del w:id="11229" w:author="Anees Shaikh" w:date="2013-10-19T02:16:00Z">
                <w:r w:rsidDel="00E067A3">
                  <w:delText xml:space="preserve">                                        The IPv6 address of the remote tunnel endpoint.</w:delText>
                </w:r>
              </w:del>
            </w:ins>
          </w:p>
          <w:p w14:paraId="586C6DB5" w14:textId="74BAC487" w:rsidR="00874469" w:rsidDel="00E067A3" w:rsidRDefault="00874469">
            <w:pPr>
              <w:pStyle w:val="Appx"/>
              <w:rPr>
                <w:ins w:id="11230" w:author="aas" w:date="2013-10-14T02:06:00Z"/>
                <w:del w:id="11231" w:author="Anees Shaikh" w:date="2013-10-19T02:16:00Z"/>
              </w:rPr>
              <w:pPrChange w:id="11232" w:author="Anees Shaikh" w:date="2013-10-19T02:16:00Z">
                <w:pPr>
                  <w:pStyle w:val="XML1"/>
                </w:pPr>
              </w:pPrChange>
            </w:pPr>
            <w:ins w:id="11233" w:author="aas" w:date="2013-10-14T02:06:00Z">
              <w:del w:id="11234" w:author="Anees Shaikh" w:date="2013-10-19T02:16:00Z">
                <w:r w:rsidDel="00E067A3">
                  <w:delText xml:space="preserve">                                      &lt;/xs:documentation&gt;</w:delText>
                </w:r>
              </w:del>
            </w:ins>
          </w:p>
          <w:p w14:paraId="52B9ADB7" w14:textId="3C12741E" w:rsidR="00874469" w:rsidDel="00E067A3" w:rsidRDefault="00874469">
            <w:pPr>
              <w:pStyle w:val="Appx"/>
              <w:rPr>
                <w:ins w:id="11235" w:author="aas" w:date="2013-10-14T02:06:00Z"/>
                <w:del w:id="11236" w:author="Anees Shaikh" w:date="2013-10-19T02:16:00Z"/>
              </w:rPr>
              <w:pPrChange w:id="11237" w:author="Anees Shaikh" w:date="2013-10-19T02:16:00Z">
                <w:pPr>
                  <w:pStyle w:val="XML1"/>
                </w:pPr>
              </w:pPrChange>
            </w:pPr>
            <w:ins w:id="11238" w:author="aas" w:date="2013-10-14T02:06:00Z">
              <w:del w:id="11239" w:author="Anees Shaikh" w:date="2013-10-19T02:16:00Z">
                <w:r w:rsidDel="00E067A3">
                  <w:delText xml:space="preserve">                                    &lt;/xs:annotation&gt;</w:delText>
                </w:r>
              </w:del>
            </w:ins>
          </w:p>
          <w:p w14:paraId="384A3413" w14:textId="2AFD6D27" w:rsidR="00874469" w:rsidDel="00E067A3" w:rsidRDefault="00874469">
            <w:pPr>
              <w:pStyle w:val="Appx"/>
              <w:rPr>
                <w:ins w:id="11240" w:author="aas" w:date="2013-10-14T02:06:00Z"/>
                <w:del w:id="11241" w:author="Anees Shaikh" w:date="2013-10-19T02:16:00Z"/>
              </w:rPr>
              <w:pPrChange w:id="11242" w:author="Anees Shaikh" w:date="2013-10-19T02:16:00Z">
                <w:pPr>
                  <w:pStyle w:val="XML1"/>
                </w:pPr>
              </w:pPrChange>
            </w:pPr>
            <w:ins w:id="11243" w:author="aas" w:date="2013-10-14T02:06:00Z">
              <w:del w:id="11244" w:author="Anees Shaikh" w:date="2013-10-19T02:16:00Z">
                <w:r w:rsidDel="00E067A3">
                  <w:delText xml:space="preserve">                                  &lt;/xs:element&gt;</w:delText>
                </w:r>
              </w:del>
            </w:ins>
          </w:p>
          <w:p w14:paraId="11BC9AA4" w14:textId="64BFFD02" w:rsidR="00874469" w:rsidDel="00E067A3" w:rsidRDefault="00874469">
            <w:pPr>
              <w:pStyle w:val="Appx"/>
              <w:rPr>
                <w:ins w:id="11245" w:author="aas" w:date="2013-10-14T02:06:00Z"/>
                <w:del w:id="11246" w:author="Anees Shaikh" w:date="2013-10-19T02:16:00Z"/>
              </w:rPr>
              <w:pPrChange w:id="11247" w:author="Anees Shaikh" w:date="2013-10-19T02:16:00Z">
                <w:pPr>
                  <w:pStyle w:val="XML1"/>
                </w:pPr>
              </w:pPrChange>
            </w:pPr>
            <w:ins w:id="11248" w:author="aas" w:date="2013-10-14T02:06:00Z">
              <w:del w:id="11249" w:author="Anees Shaikh" w:date="2013-10-19T02:16:00Z">
                <w:r w:rsidDel="00E067A3">
                  <w:delText xml:space="preserve">                                  &lt;xs:any minOccurs="0" maxOccurs="unbounded"</w:delText>
                </w:r>
              </w:del>
            </w:ins>
          </w:p>
          <w:p w14:paraId="0B8541F9" w14:textId="345A291E" w:rsidR="00874469" w:rsidDel="00E067A3" w:rsidRDefault="00874469">
            <w:pPr>
              <w:pStyle w:val="Appx"/>
              <w:rPr>
                <w:ins w:id="11250" w:author="aas" w:date="2013-10-14T02:06:00Z"/>
                <w:del w:id="11251" w:author="Anees Shaikh" w:date="2013-10-19T02:16:00Z"/>
              </w:rPr>
              <w:pPrChange w:id="11252" w:author="Anees Shaikh" w:date="2013-10-19T02:16:00Z">
                <w:pPr>
                  <w:pStyle w:val="XML1"/>
                </w:pPr>
              </w:pPrChange>
            </w:pPr>
            <w:ins w:id="11253" w:author="aas" w:date="2013-10-14T02:06:00Z">
              <w:del w:id="11254" w:author="Anees Shaikh" w:date="2013-10-19T02:16:00Z">
                <w:r w:rsidDel="00E067A3">
                  <w:delText xml:space="preserve">                                          namespace="##other" processContents="lax"/&gt;</w:delText>
                </w:r>
              </w:del>
            </w:ins>
          </w:p>
          <w:p w14:paraId="1240B05F" w14:textId="01E83340" w:rsidR="00874469" w:rsidDel="00E067A3" w:rsidRDefault="00874469">
            <w:pPr>
              <w:pStyle w:val="Appx"/>
              <w:rPr>
                <w:ins w:id="11255" w:author="aas" w:date="2013-10-14T02:06:00Z"/>
                <w:del w:id="11256" w:author="Anees Shaikh" w:date="2013-10-19T02:16:00Z"/>
              </w:rPr>
              <w:pPrChange w:id="11257" w:author="Anees Shaikh" w:date="2013-10-19T02:16:00Z">
                <w:pPr>
                  <w:pStyle w:val="XML1"/>
                </w:pPr>
              </w:pPrChange>
            </w:pPr>
            <w:ins w:id="11258" w:author="aas" w:date="2013-10-14T02:06:00Z">
              <w:del w:id="11259" w:author="Anees Shaikh" w:date="2013-10-19T02:16:00Z">
                <w:r w:rsidDel="00E067A3">
                  <w:delText xml:space="preserve">                                &lt;/xs:sequence&gt;</w:delText>
                </w:r>
              </w:del>
            </w:ins>
          </w:p>
          <w:p w14:paraId="56BAE7DB" w14:textId="4402DF70" w:rsidR="00874469" w:rsidDel="00E067A3" w:rsidRDefault="00874469">
            <w:pPr>
              <w:pStyle w:val="Appx"/>
              <w:rPr>
                <w:ins w:id="11260" w:author="aas" w:date="2013-10-14T02:06:00Z"/>
                <w:del w:id="11261" w:author="Anees Shaikh" w:date="2013-10-19T02:16:00Z"/>
              </w:rPr>
              <w:pPrChange w:id="11262" w:author="Anees Shaikh" w:date="2013-10-19T02:16:00Z">
                <w:pPr>
                  <w:pStyle w:val="XML1"/>
                </w:pPr>
              </w:pPrChange>
            </w:pPr>
            <w:ins w:id="11263" w:author="aas" w:date="2013-10-14T02:06:00Z">
              <w:del w:id="11264" w:author="Anees Shaikh" w:date="2013-10-19T02:16:00Z">
                <w:r w:rsidDel="00E067A3">
                  <w:delText xml:space="preserve">                                &lt;xs:sequence&gt;</w:delText>
                </w:r>
              </w:del>
            </w:ins>
          </w:p>
          <w:p w14:paraId="5B5D9100" w14:textId="40FD52E8" w:rsidR="00874469" w:rsidDel="00E067A3" w:rsidRDefault="00874469">
            <w:pPr>
              <w:pStyle w:val="Appx"/>
              <w:rPr>
                <w:ins w:id="11265" w:author="aas" w:date="2013-10-14T02:06:00Z"/>
                <w:del w:id="11266" w:author="Anees Shaikh" w:date="2013-10-19T02:16:00Z"/>
              </w:rPr>
              <w:pPrChange w:id="11267" w:author="Anees Shaikh" w:date="2013-10-19T02:16:00Z">
                <w:pPr>
                  <w:pStyle w:val="XML1"/>
                </w:pPr>
              </w:pPrChange>
            </w:pPr>
            <w:ins w:id="11268" w:author="aas" w:date="2013-10-14T02:06:00Z">
              <w:del w:id="11269" w:author="Anees Shaikh" w:date="2013-10-19T02:16:00Z">
                <w:r w:rsidDel="00E067A3">
                  <w:delText xml:space="preserve">                                  &lt;xs:element name="local-endpoint-mac-adress" minOccurs="0"  type="yang:mac-address"&gt;</w:delText>
                </w:r>
              </w:del>
            </w:ins>
          </w:p>
          <w:p w14:paraId="2F90A20A" w14:textId="516271A3" w:rsidR="00874469" w:rsidDel="00E067A3" w:rsidRDefault="00874469">
            <w:pPr>
              <w:pStyle w:val="Appx"/>
              <w:rPr>
                <w:ins w:id="11270" w:author="aas" w:date="2013-10-14T02:06:00Z"/>
                <w:del w:id="11271" w:author="Anees Shaikh" w:date="2013-10-19T02:16:00Z"/>
              </w:rPr>
              <w:pPrChange w:id="11272" w:author="Anees Shaikh" w:date="2013-10-19T02:16:00Z">
                <w:pPr>
                  <w:pStyle w:val="XML1"/>
                </w:pPr>
              </w:pPrChange>
            </w:pPr>
            <w:ins w:id="11273" w:author="aas" w:date="2013-10-14T02:06:00Z">
              <w:del w:id="11274" w:author="Anees Shaikh" w:date="2013-10-19T02:16:00Z">
                <w:r w:rsidDel="00E067A3">
                  <w:delText xml:space="preserve">                                    &lt;xs:annotation&gt;</w:delText>
                </w:r>
              </w:del>
            </w:ins>
          </w:p>
          <w:p w14:paraId="5AA528D5" w14:textId="48AE4E82" w:rsidR="00874469" w:rsidDel="00E067A3" w:rsidRDefault="00874469">
            <w:pPr>
              <w:pStyle w:val="Appx"/>
              <w:rPr>
                <w:ins w:id="11275" w:author="aas" w:date="2013-10-14T02:06:00Z"/>
                <w:del w:id="11276" w:author="Anees Shaikh" w:date="2013-10-19T02:16:00Z"/>
              </w:rPr>
              <w:pPrChange w:id="11277" w:author="Anees Shaikh" w:date="2013-10-19T02:16:00Z">
                <w:pPr>
                  <w:pStyle w:val="XML1"/>
                </w:pPr>
              </w:pPrChange>
            </w:pPr>
            <w:ins w:id="11278" w:author="aas" w:date="2013-10-14T02:06:00Z">
              <w:del w:id="11279" w:author="Anees Shaikh" w:date="2013-10-19T02:16:00Z">
                <w:r w:rsidDel="00E067A3">
                  <w:delText xml:space="preserve">                                      &lt;xs:documentation&gt;</w:delText>
                </w:r>
              </w:del>
            </w:ins>
          </w:p>
          <w:p w14:paraId="0D1C4CFF" w14:textId="36DA45F5" w:rsidR="00874469" w:rsidDel="00E067A3" w:rsidRDefault="00874469">
            <w:pPr>
              <w:pStyle w:val="Appx"/>
              <w:rPr>
                <w:ins w:id="11280" w:author="aas" w:date="2013-10-14T02:06:00Z"/>
                <w:del w:id="11281" w:author="Anees Shaikh" w:date="2013-10-19T02:16:00Z"/>
              </w:rPr>
              <w:pPrChange w:id="11282" w:author="Anees Shaikh" w:date="2013-10-19T02:16:00Z">
                <w:pPr>
                  <w:pStyle w:val="XML1"/>
                </w:pPr>
              </w:pPrChange>
            </w:pPr>
            <w:ins w:id="11283" w:author="aas" w:date="2013-10-14T02:06:00Z">
              <w:del w:id="11284" w:author="Anees Shaikh" w:date="2013-10-19T02:16:00Z">
                <w:r w:rsidDel="00E067A3">
                  <w:delText xml:space="preserve">                                        The MAC address of the local tunnel endpoint.</w:delText>
                </w:r>
              </w:del>
            </w:ins>
          </w:p>
          <w:p w14:paraId="11C28F68" w14:textId="6EBAA0DE" w:rsidR="00874469" w:rsidDel="00E067A3" w:rsidRDefault="00874469">
            <w:pPr>
              <w:pStyle w:val="Appx"/>
              <w:rPr>
                <w:ins w:id="11285" w:author="aas" w:date="2013-10-14T02:06:00Z"/>
                <w:del w:id="11286" w:author="Anees Shaikh" w:date="2013-10-19T02:16:00Z"/>
              </w:rPr>
              <w:pPrChange w:id="11287" w:author="Anees Shaikh" w:date="2013-10-19T02:16:00Z">
                <w:pPr>
                  <w:pStyle w:val="XML1"/>
                </w:pPr>
              </w:pPrChange>
            </w:pPr>
            <w:ins w:id="11288" w:author="aas" w:date="2013-10-14T02:06:00Z">
              <w:del w:id="11289" w:author="Anees Shaikh" w:date="2013-10-19T02:16:00Z">
                <w:r w:rsidDel="00E067A3">
                  <w:delText xml:space="preserve">                                      &lt;/xs:documentation&gt;</w:delText>
                </w:r>
              </w:del>
            </w:ins>
          </w:p>
          <w:p w14:paraId="7004482B" w14:textId="08BA4ED3" w:rsidR="00874469" w:rsidDel="00E067A3" w:rsidRDefault="00874469">
            <w:pPr>
              <w:pStyle w:val="Appx"/>
              <w:rPr>
                <w:ins w:id="11290" w:author="aas" w:date="2013-10-14T02:06:00Z"/>
                <w:del w:id="11291" w:author="Anees Shaikh" w:date="2013-10-19T02:16:00Z"/>
              </w:rPr>
              <w:pPrChange w:id="11292" w:author="Anees Shaikh" w:date="2013-10-19T02:16:00Z">
                <w:pPr>
                  <w:pStyle w:val="XML1"/>
                </w:pPr>
              </w:pPrChange>
            </w:pPr>
            <w:ins w:id="11293" w:author="aas" w:date="2013-10-14T02:06:00Z">
              <w:del w:id="11294" w:author="Anees Shaikh" w:date="2013-10-19T02:16:00Z">
                <w:r w:rsidDel="00E067A3">
                  <w:delText xml:space="preserve">                                    &lt;/xs:annotation&gt;</w:delText>
                </w:r>
              </w:del>
            </w:ins>
          </w:p>
          <w:p w14:paraId="6F518D15" w14:textId="6E6EB6F6" w:rsidR="00874469" w:rsidDel="00E067A3" w:rsidRDefault="00874469">
            <w:pPr>
              <w:pStyle w:val="Appx"/>
              <w:rPr>
                <w:ins w:id="11295" w:author="aas" w:date="2013-10-14T02:06:00Z"/>
                <w:del w:id="11296" w:author="Anees Shaikh" w:date="2013-10-19T02:16:00Z"/>
              </w:rPr>
              <w:pPrChange w:id="11297" w:author="Anees Shaikh" w:date="2013-10-19T02:16:00Z">
                <w:pPr>
                  <w:pStyle w:val="XML1"/>
                </w:pPr>
              </w:pPrChange>
            </w:pPr>
            <w:ins w:id="11298" w:author="aas" w:date="2013-10-14T02:06:00Z">
              <w:del w:id="11299" w:author="Anees Shaikh" w:date="2013-10-19T02:16:00Z">
                <w:r w:rsidDel="00E067A3">
                  <w:delText xml:space="preserve">                                  &lt;/xs:element&gt;</w:delText>
                </w:r>
              </w:del>
            </w:ins>
          </w:p>
          <w:p w14:paraId="269E5B63" w14:textId="1CEBD223" w:rsidR="00874469" w:rsidDel="00E067A3" w:rsidRDefault="00874469">
            <w:pPr>
              <w:pStyle w:val="Appx"/>
              <w:rPr>
                <w:ins w:id="11300" w:author="aas" w:date="2013-10-14T02:06:00Z"/>
                <w:del w:id="11301" w:author="Anees Shaikh" w:date="2013-10-19T02:16:00Z"/>
              </w:rPr>
              <w:pPrChange w:id="11302" w:author="Anees Shaikh" w:date="2013-10-19T02:16:00Z">
                <w:pPr>
                  <w:pStyle w:val="XML1"/>
                </w:pPr>
              </w:pPrChange>
            </w:pPr>
            <w:ins w:id="11303" w:author="aas" w:date="2013-10-14T02:06:00Z">
              <w:del w:id="11304" w:author="Anees Shaikh" w:date="2013-10-19T02:16:00Z">
                <w:r w:rsidDel="00E067A3">
                  <w:delText xml:space="preserve">                                  &lt;xs:element name="remote-endpoint-mac-adress" minOccurs="0"  type="yang:mac-address"&gt;</w:delText>
                </w:r>
              </w:del>
            </w:ins>
          </w:p>
          <w:p w14:paraId="2424A914" w14:textId="1DE95465" w:rsidR="00874469" w:rsidDel="00E067A3" w:rsidRDefault="00874469">
            <w:pPr>
              <w:pStyle w:val="Appx"/>
              <w:rPr>
                <w:ins w:id="11305" w:author="aas" w:date="2013-10-14T02:06:00Z"/>
                <w:del w:id="11306" w:author="Anees Shaikh" w:date="2013-10-19T02:16:00Z"/>
              </w:rPr>
              <w:pPrChange w:id="11307" w:author="Anees Shaikh" w:date="2013-10-19T02:16:00Z">
                <w:pPr>
                  <w:pStyle w:val="XML1"/>
                </w:pPr>
              </w:pPrChange>
            </w:pPr>
            <w:ins w:id="11308" w:author="aas" w:date="2013-10-14T02:06:00Z">
              <w:del w:id="11309" w:author="Anees Shaikh" w:date="2013-10-19T02:16:00Z">
                <w:r w:rsidDel="00E067A3">
                  <w:delText xml:space="preserve">                                    &lt;xs:annotation&gt;</w:delText>
                </w:r>
              </w:del>
            </w:ins>
          </w:p>
          <w:p w14:paraId="2D771C04" w14:textId="1B576BB4" w:rsidR="00874469" w:rsidDel="00E067A3" w:rsidRDefault="00874469">
            <w:pPr>
              <w:pStyle w:val="Appx"/>
              <w:rPr>
                <w:ins w:id="11310" w:author="aas" w:date="2013-10-14T02:06:00Z"/>
                <w:del w:id="11311" w:author="Anees Shaikh" w:date="2013-10-19T02:16:00Z"/>
              </w:rPr>
              <w:pPrChange w:id="11312" w:author="Anees Shaikh" w:date="2013-10-19T02:16:00Z">
                <w:pPr>
                  <w:pStyle w:val="XML1"/>
                </w:pPr>
              </w:pPrChange>
            </w:pPr>
            <w:ins w:id="11313" w:author="aas" w:date="2013-10-14T02:06:00Z">
              <w:del w:id="11314" w:author="Anees Shaikh" w:date="2013-10-19T02:16:00Z">
                <w:r w:rsidDel="00E067A3">
                  <w:delText xml:space="preserve">                                      &lt;xs:documentation&gt;</w:delText>
                </w:r>
              </w:del>
            </w:ins>
          </w:p>
          <w:p w14:paraId="4D7A7E53" w14:textId="03CB9709" w:rsidR="00874469" w:rsidDel="00E067A3" w:rsidRDefault="00874469">
            <w:pPr>
              <w:pStyle w:val="Appx"/>
              <w:rPr>
                <w:ins w:id="11315" w:author="aas" w:date="2013-10-14T02:06:00Z"/>
                <w:del w:id="11316" w:author="Anees Shaikh" w:date="2013-10-19T02:16:00Z"/>
              </w:rPr>
              <w:pPrChange w:id="11317" w:author="Anees Shaikh" w:date="2013-10-19T02:16:00Z">
                <w:pPr>
                  <w:pStyle w:val="XML1"/>
                </w:pPr>
              </w:pPrChange>
            </w:pPr>
            <w:ins w:id="11318" w:author="aas" w:date="2013-10-14T02:06:00Z">
              <w:del w:id="11319" w:author="Anees Shaikh" w:date="2013-10-19T02:16:00Z">
                <w:r w:rsidDel="00E067A3">
                  <w:delText xml:space="preserve">                                        The MAC address of the remote tunnel endpoint.</w:delText>
                </w:r>
              </w:del>
            </w:ins>
          </w:p>
          <w:p w14:paraId="6F4D0AD2" w14:textId="7685E5E2" w:rsidR="00874469" w:rsidDel="00E067A3" w:rsidRDefault="00874469">
            <w:pPr>
              <w:pStyle w:val="Appx"/>
              <w:rPr>
                <w:ins w:id="11320" w:author="aas" w:date="2013-10-14T02:06:00Z"/>
                <w:del w:id="11321" w:author="Anees Shaikh" w:date="2013-10-19T02:16:00Z"/>
              </w:rPr>
              <w:pPrChange w:id="11322" w:author="Anees Shaikh" w:date="2013-10-19T02:16:00Z">
                <w:pPr>
                  <w:pStyle w:val="XML1"/>
                </w:pPr>
              </w:pPrChange>
            </w:pPr>
            <w:ins w:id="11323" w:author="aas" w:date="2013-10-14T02:06:00Z">
              <w:del w:id="11324" w:author="Anees Shaikh" w:date="2013-10-19T02:16:00Z">
                <w:r w:rsidDel="00E067A3">
                  <w:delText xml:space="preserve">                                      &lt;/xs:documentation&gt;</w:delText>
                </w:r>
              </w:del>
            </w:ins>
          </w:p>
          <w:p w14:paraId="79A4FDDE" w14:textId="09D11527" w:rsidR="00874469" w:rsidDel="00E067A3" w:rsidRDefault="00874469">
            <w:pPr>
              <w:pStyle w:val="Appx"/>
              <w:rPr>
                <w:ins w:id="11325" w:author="aas" w:date="2013-10-14T02:06:00Z"/>
                <w:del w:id="11326" w:author="Anees Shaikh" w:date="2013-10-19T02:16:00Z"/>
              </w:rPr>
              <w:pPrChange w:id="11327" w:author="Anees Shaikh" w:date="2013-10-19T02:16:00Z">
                <w:pPr>
                  <w:pStyle w:val="XML1"/>
                </w:pPr>
              </w:pPrChange>
            </w:pPr>
            <w:ins w:id="11328" w:author="aas" w:date="2013-10-14T02:06:00Z">
              <w:del w:id="11329" w:author="Anees Shaikh" w:date="2013-10-19T02:16:00Z">
                <w:r w:rsidDel="00E067A3">
                  <w:delText xml:space="preserve">                                    &lt;/xs:annotation&gt;</w:delText>
                </w:r>
              </w:del>
            </w:ins>
          </w:p>
          <w:p w14:paraId="49AC16EC" w14:textId="35252AFF" w:rsidR="00874469" w:rsidDel="00E067A3" w:rsidRDefault="00874469">
            <w:pPr>
              <w:pStyle w:val="Appx"/>
              <w:rPr>
                <w:ins w:id="11330" w:author="aas" w:date="2013-10-14T02:06:00Z"/>
                <w:del w:id="11331" w:author="Anees Shaikh" w:date="2013-10-19T02:16:00Z"/>
              </w:rPr>
              <w:pPrChange w:id="11332" w:author="Anees Shaikh" w:date="2013-10-19T02:16:00Z">
                <w:pPr>
                  <w:pStyle w:val="XML1"/>
                </w:pPr>
              </w:pPrChange>
            </w:pPr>
            <w:ins w:id="11333" w:author="aas" w:date="2013-10-14T02:06:00Z">
              <w:del w:id="11334" w:author="Anees Shaikh" w:date="2013-10-19T02:16:00Z">
                <w:r w:rsidDel="00E067A3">
                  <w:delText xml:space="preserve">                                  &lt;/xs:element&gt;</w:delText>
                </w:r>
              </w:del>
            </w:ins>
          </w:p>
          <w:p w14:paraId="69F83D83" w14:textId="6DEF4A75" w:rsidR="00874469" w:rsidDel="00E067A3" w:rsidRDefault="00874469">
            <w:pPr>
              <w:pStyle w:val="Appx"/>
              <w:rPr>
                <w:ins w:id="11335" w:author="aas" w:date="2013-10-14T02:06:00Z"/>
                <w:del w:id="11336" w:author="Anees Shaikh" w:date="2013-10-19T02:16:00Z"/>
              </w:rPr>
              <w:pPrChange w:id="11337" w:author="Anees Shaikh" w:date="2013-10-19T02:16:00Z">
                <w:pPr>
                  <w:pStyle w:val="XML1"/>
                </w:pPr>
              </w:pPrChange>
            </w:pPr>
            <w:ins w:id="11338" w:author="aas" w:date="2013-10-14T02:06:00Z">
              <w:del w:id="11339" w:author="Anees Shaikh" w:date="2013-10-19T02:16:00Z">
                <w:r w:rsidDel="00E067A3">
                  <w:delText xml:space="preserve">                                  &lt;xs:any minOccurs="0" maxOccurs="unbounded"</w:delText>
                </w:r>
              </w:del>
            </w:ins>
          </w:p>
          <w:p w14:paraId="735CCC5D" w14:textId="2A381E70" w:rsidR="00874469" w:rsidDel="00E067A3" w:rsidRDefault="00874469">
            <w:pPr>
              <w:pStyle w:val="Appx"/>
              <w:rPr>
                <w:ins w:id="11340" w:author="aas" w:date="2013-10-14T02:06:00Z"/>
                <w:del w:id="11341" w:author="Anees Shaikh" w:date="2013-10-19T02:16:00Z"/>
              </w:rPr>
              <w:pPrChange w:id="11342" w:author="Anees Shaikh" w:date="2013-10-19T02:16:00Z">
                <w:pPr>
                  <w:pStyle w:val="XML1"/>
                </w:pPr>
              </w:pPrChange>
            </w:pPr>
            <w:ins w:id="11343" w:author="aas" w:date="2013-10-14T02:06:00Z">
              <w:del w:id="11344" w:author="Anees Shaikh" w:date="2013-10-19T02:16:00Z">
                <w:r w:rsidDel="00E067A3">
                  <w:delText xml:space="preserve">                                          namespace="##other" processContents="lax"/&gt;</w:delText>
                </w:r>
              </w:del>
            </w:ins>
          </w:p>
          <w:p w14:paraId="4A18FCB4" w14:textId="45F48228" w:rsidR="00874469" w:rsidDel="00E067A3" w:rsidRDefault="00874469">
            <w:pPr>
              <w:pStyle w:val="Appx"/>
              <w:rPr>
                <w:ins w:id="11345" w:author="aas" w:date="2013-10-14T02:06:00Z"/>
                <w:del w:id="11346" w:author="Anees Shaikh" w:date="2013-10-19T02:16:00Z"/>
              </w:rPr>
              <w:pPrChange w:id="11347" w:author="Anees Shaikh" w:date="2013-10-19T02:16:00Z">
                <w:pPr>
                  <w:pStyle w:val="XML1"/>
                </w:pPr>
              </w:pPrChange>
            </w:pPr>
            <w:ins w:id="11348" w:author="aas" w:date="2013-10-14T02:06:00Z">
              <w:del w:id="11349" w:author="Anees Shaikh" w:date="2013-10-19T02:16:00Z">
                <w:r w:rsidDel="00E067A3">
                  <w:delText xml:space="preserve">                                &lt;/xs:sequence&gt;</w:delText>
                </w:r>
              </w:del>
            </w:ins>
          </w:p>
          <w:p w14:paraId="3BA3550A" w14:textId="50321FB5" w:rsidR="00874469" w:rsidDel="00E067A3" w:rsidRDefault="00874469">
            <w:pPr>
              <w:pStyle w:val="Appx"/>
              <w:rPr>
                <w:ins w:id="11350" w:author="aas" w:date="2013-10-14T02:06:00Z"/>
                <w:del w:id="11351" w:author="Anees Shaikh" w:date="2013-10-19T02:16:00Z"/>
              </w:rPr>
              <w:pPrChange w:id="11352" w:author="Anees Shaikh" w:date="2013-10-19T02:16:00Z">
                <w:pPr>
                  <w:pStyle w:val="XML1"/>
                </w:pPr>
              </w:pPrChange>
            </w:pPr>
            <w:ins w:id="11353" w:author="aas" w:date="2013-10-14T02:06:00Z">
              <w:del w:id="11354" w:author="Anees Shaikh" w:date="2013-10-19T02:16:00Z">
                <w:r w:rsidDel="00E067A3">
                  <w:delText xml:space="preserve">                                &lt;xs:any minOccurs="0" maxOccurs="unbounded"</w:delText>
                </w:r>
              </w:del>
            </w:ins>
          </w:p>
          <w:p w14:paraId="04023DB3" w14:textId="018BBD01" w:rsidR="00874469" w:rsidDel="00E067A3" w:rsidRDefault="00874469">
            <w:pPr>
              <w:pStyle w:val="Appx"/>
              <w:rPr>
                <w:ins w:id="11355" w:author="aas" w:date="2013-10-14T02:06:00Z"/>
                <w:del w:id="11356" w:author="Anees Shaikh" w:date="2013-10-19T02:16:00Z"/>
              </w:rPr>
              <w:pPrChange w:id="11357" w:author="Anees Shaikh" w:date="2013-10-19T02:16:00Z">
                <w:pPr>
                  <w:pStyle w:val="XML1"/>
                </w:pPr>
              </w:pPrChange>
            </w:pPr>
            <w:ins w:id="11358" w:author="aas" w:date="2013-10-14T02:06:00Z">
              <w:del w:id="11359" w:author="Anees Shaikh" w:date="2013-10-19T02:16:00Z">
                <w:r w:rsidDel="00E067A3">
                  <w:delText xml:space="preserve">                                        namespace="##other" processContents="lax"/&gt;</w:delText>
                </w:r>
              </w:del>
            </w:ins>
          </w:p>
          <w:p w14:paraId="6505A011" w14:textId="68DE938C" w:rsidR="00874469" w:rsidDel="00E067A3" w:rsidRDefault="00874469">
            <w:pPr>
              <w:pStyle w:val="Appx"/>
              <w:rPr>
                <w:ins w:id="11360" w:author="aas" w:date="2013-10-14T02:06:00Z"/>
                <w:del w:id="11361" w:author="Anees Shaikh" w:date="2013-10-19T02:16:00Z"/>
              </w:rPr>
              <w:pPrChange w:id="11362" w:author="Anees Shaikh" w:date="2013-10-19T02:16:00Z">
                <w:pPr>
                  <w:pStyle w:val="XML1"/>
                </w:pPr>
              </w:pPrChange>
            </w:pPr>
            <w:ins w:id="11363" w:author="aas" w:date="2013-10-14T02:06:00Z">
              <w:del w:id="11364" w:author="Anees Shaikh" w:date="2013-10-19T02:16:00Z">
                <w:r w:rsidDel="00E067A3">
                  <w:delText xml:space="preserve">                              &lt;/xs:choice&gt;</w:delText>
                </w:r>
              </w:del>
            </w:ins>
          </w:p>
          <w:p w14:paraId="23DA942E" w14:textId="3DCF46F0" w:rsidR="00874469" w:rsidDel="00E067A3" w:rsidRDefault="00874469">
            <w:pPr>
              <w:pStyle w:val="Appx"/>
              <w:rPr>
                <w:ins w:id="11365" w:author="aas" w:date="2013-10-14T02:06:00Z"/>
                <w:del w:id="11366" w:author="Anees Shaikh" w:date="2013-10-19T02:16:00Z"/>
              </w:rPr>
              <w:pPrChange w:id="11367" w:author="Anees Shaikh" w:date="2013-10-19T02:16:00Z">
                <w:pPr>
                  <w:pStyle w:val="XML1"/>
                </w:pPr>
              </w:pPrChange>
            </w:pPr>
            <w:ins w:id="11368" w:author="aas" w:date="2013-10-14T02:06:00Z">
              <w:del w:id="11369" w:author="Anees Shaikh" w:date="2013-10-19T02:16:00Z">
                <w:r w:rsidDel="00E067A3">
                  <w:delText xml:space="preserve">                              &lt;xs:element name="checksum-present" minOccurs="0"  type="xs:boolean"&gt;</w:delText>
                </w:r>
              </w:del>
            </w:ins>
          </w:p>
          <w:p w14:paraId="137360AF" w14:textId="53E14BC3" w:rsidR="00874469" w:rsidDel="00E067A3" w:rsidRDefault="00874469">
            <w:pPr>
              <w:pStyle w:val="Appx"/>
              <w:rPr>
                <w:ins w:id="11370" w:author="aas" w:date="2013-10-14T02:06:00Z"/>
                <w:del w:id="11371" w:author="Anees Shaikh" w:date="2013-10-19T02:16:00Z"/>
              </w:rPr>
              <w:pPrChange w:id="11372" w:author="Anees Shaikh" w:date="2013-10-19T02:16:00Z">
                <w:pPr>
                  <w:pStyle w:val="XML1"/>
                </w:pPr>
              </w:pPrChange>
            </w:pPr>
            <w:ins w:id="11373" w:author="aas" w:date="2013-10-14T02:06:00Z">
              <w:del w:id="11374" w:author="Anees Shaikh" w:date="2013-10-19T02:16:00Z">
                <w:r w:rsidDel="00E067A3">
                  <w:delText xml:space="preserve">                                &lt;xs:annotation&gt;</w:delText>
                </w:r>
              </w:del>
            </w:ins>
          </w:p>
          <w:p w14:paraId="4C50E759" w14:textId="613285C8" w:rsidR="00874469" w:rsidDel="00E067A3" w:rsidRDefault="00874469">
            <w:pPr>
              <w:pStyle w:val="Appx"/>
              <w:rPr>
                <w:ins w:id="11375" w:author="aas" w:date="2013-10-14T02:06:00Z"/>
                <w:del w:id="11376" w:author="Anees Shaikh" w:date="2013-10-19T02:16:00Z"/>
              </w:rPr>
              <w:pPrChange w:id="11377" w:author="Anees Shaikh" w:date="2013-10-19T02:16:00Z">
                <w:pPr>
                  <w:pStyle w:val="XML1"/>
                </w:pPr>
              </w:pPrChange>
            </w:pPr>
            <w:ins w:id="11378" w:author="aas" w:date="2013-10-14T02:06:00Z">
              <w:del w:id="11379" w:author="Anees Shaikh" w:date="2013-10-19T02:16:00Z">
                <w:r w:rsidDel="00E067A3">
                  <w:delText xml:space="preserve">                                  &lt;xs:documentation&gt;</w:delText>
                </w:r>
              </w:del>
            </w:ins>
          </w:p>
          <w:p w14:paraId="56C83000" w14:textId="6A433134" w:rsidR="00874469" w:rsidDel="00E067A3" w:rsidRDefault="00874469">
            <w:pPr>
              <w:pStyle w:val="Appx"/>
              <w:rPr>
                <w:ins w:id="11380" w:author="aas" w:date="2013-10-14T02:06:00Z"/>
                <w:del w:id="11381" w:author="Anees Shaikh" w:date="2013-10-19T02:16:00Z"/>
              </w:rPr>
              <w:pPrChange w:id="11382" w:author="Anees Shaikh" w:date="2013-10-19T02:16:00Z">
                <w:pPr>
                  <w:pStyle w:val="XML1"/>
                </w:pPr>
              </w:pPrChange>
            </w:pPr>
            <w:ins w:id="11383" w:author="aas" w:date="2013-10-14T02:06:00Z">
              <w:del w:id="11384" w:author="Anees Shaikh" w:date="2013-10-19T02:16:00Z">
                <w:r w:rsidDel="00E067A3">
                  <w:delText xml:space="preserve">                                    Indicates presence of the GRE checksum.</w:delText>
                </w:r>
              </w:del>
            </w:ins>
          </w:p>
          <w:p w14:paraId="58E654B4" w14:textId="2EC39925" w:rsidR="00874469" w:rsidDel="00E067A3" w:rsidRDefault="00874469">
            <w:pPr>
              <w:pStyle w:val="Appx"/>
              <w:rPr>
                <w:ins w:id="11385" w:author="aas" w:date="2013-10-14T02:06:00Z"/>
                <w:del w:id="11386" w:author="Anees Shaikh" w:date="2013-10-19T02:16:00Z"/>
              </w:rPr>
              <w:pPrChange w:id="11387" w:author="Anees Shaikh" w:date="2013-10-19T02:16:00Z">
                <w:pPr>
                  <w:pStyle w:val="XML1"/>
                </w:pPr>
              </w:pPrChange>
            </w:pPr>
            <w:ins w:id="11388" w:author="aas" w:date="2013-10-14T02:06:00Z">
              <w:del w:id="11389" w:author="Anees Shaikh" w:date="2013-10-19T02:16:00Z">
                <w:r w:rsidDel="00E067A3">
                  <w:delText xml:space="preserve">                                  &lt;/xs:documentation&gt;</w:delText>
                </w:r>
              </w:del>
            </w:ins>
          </w:p>
          <w:p w14:paraId="174C5C07" w14:textId="20D6E095" w:rsidR="00874469" w:rsidDel="00E067A3" w:rsidRDefault="00874469">
            <w:pPr>
              <w:pStyle w:val="Appx"/>
              <w:rPr>
                <w:ins w:id="11390" w:author="aas" w:date="2013-10-14T02:06:00Z"/>
                <w:del w:id="11391" w:author="Anees Shaikh" w:date="2013-10-19T02:16:00Z"/>
              </w:rPr>
              <w:pPrChange w:id="11392" w:author="Anees Shaikh" w:date="2013-10-19T02:16:00Z">
                <w:pPr>
                  <w:pStyle w:val="XML1"/>
                </w:pPr>
              </w:pPrChange>
            </w:pPr>
            <w:ins w:id="11393" w:author="aas" w:date="2013-10-14T02:06:00Z">
              <w:del w:id="11394" w:author="Anees Shaikh" w:date="2013-10-19T02:16:00Z">
                <w:r w:rsidDel="00E067A3">
                  <w:delText xml:space="preserve">                                &lt;/xs:annotation&gt;</w:delText>
                </w:r>
              </w:del>
            </w:ins>
          </w:p>
          <w:p w14:paraId="67733BD4" w14:textId="6E727A2F" w:rsidR="00874469" w:rsidDel="00E067A3" w:rsidRDefault="00874469">
            <w:pPr>
              <w:pStyle w:val="Appx"/>
              <w:rPr>
                <w:ins w:id="11395" w:author="aas" w:date="2013-10-14T02:06:00Z"/>
                <w:del w:id="11396" w:author="Anees Shaikh" w:date="2013-10-19T02:16:00Z"/>
              </w:rPr>
              <w:pPrChange w:id="11397" w:author="Anees Shaikh" w:date="2013-10-19T02:16:00Z">
                <w:pPr>
                  <w:pStyle w:val="XML1"/>
                </w:pPr>
              </w:pPrChange>
            </w:pPr>
            <w:ins w:id="11398" w:author="aas" w:date="2013-10-14T02:06:00Z">
              <w:del w:id="11399" w:author="Anees Shaikh" w:date="2013-10-19T02:16:00Z">
                <w:r w:rsidDel="00E067A3">
                  <w:delText xml:space="preserve">                              &lt;/xs:element&gt;</w:delText>
                </w:r>
              </w:del>
            </w:ins>
          </w:p>
          <w:p w14:paraId="4ACB1233" w14:textId="2C00E99C" w:rsidR="00874469" w:rsidDel="00E067A3" w:rsidRDefault="00874469">
            <w:pPr>
              <w:pStyle w:val="Appx"/>
              <w:rPr>
                <w:ins w:id="11400" w:author="aas" w:date="2013-10-14T02:06:00Z"/>
                <w:del w:id="11401" w:author="Anees Shaikh" w:date="2013-10-19T02:16:00Z"/>
              </w:rPr>
              <w:pPrChange w:id="11402" w:author="Anees Shaikh" w:date="2013-10-19T02:16:00Z">
                <w:pPr>
                  <w:pStyle w:val="XML1"/>
                </w:pPr>
              </w:pPrChange>
            </w:pPr>
            <w:ins w:id="11403" w:author="aas" w:date="2013-10-14T02:06:00Z">
              <w:del w:id="11404" w:author="Anees Shaikh" w:date="2013-10-19T02:16:00Z">
                <w:r w:rsidDel="00E067A3">
                  <w:delText xml:space="preserve">                              &lt;xs:element name="key-present" minOccurs="0"  type="xs:boolean"&gt;</w:delText>
                </w:r>
              </w:del>
            </w:ins>
          </w:p>
          <w:p w14:paraId="6B8614BA" w14:textId="3A0ECBA8" w:rsidR="00874469" w:rsidDel="00E067A3" w:rsidRDefault="00874469">
            <w:pPr>
              <w:pStyle w:val="Appx"/>
              <w:rPr>
                <w:ins w:id="11405" w:author="aas" w:date="2013-10-14T02:06:00Z"/>
                <w:del w:id="11406" w:author="Anees Shaikh" w:date="2013-10-19T02:16:00Z"/>
              </w:rPr>
              <w:pPrChange w:id="11407" w:author="Anees Shaikh" w:date="2013-10-19T02:16:00Z">
                <w:pPr>
                  <w:pStyle w:val="XML1"/>
                </w:pPr>
              </w:pPrChange>
            </w:pPr>
            <w:ins w:id="11408" w:author="aas" w:date="2013-10-14T02:06:00Z">
              <w:del w:id="11409" w:author="Anees Shaikh" w:date="2013-10-19T02:16:00Z">
                <w:r w:rsidDel="00E067A3">
                  <w:delText xml:space="preserve">                                &lt;xs:annotation&gt;</w:delText>
                </w:r>
              </w:del>
            </w:ins>
          </w:p>
          <w:p w14:paraId="11D61A7C" w14:textId="64A7B888" w:rsidR="00874469" w:rsidDel="00E067A3" w:rsidRDefault="00874469">
            <w:pPr>
              <w:pStyle w:val="Appx"/>
              <w:rPr>
                <w:ins w:id="11410" w:author="aas" w:date="2013-10-14T02:06:00Z"/>
                <w:del w:id="11411" w:author="Anees Shaikh" w:date="2013-10-19T02:16:00Z"/>
              </w:rPr>
              <w:pPrChange w:id="11412" w:author="Anees Shaikh" w:date="2013-10-19T02:16:00Z">
                <w:pPr>
                  <w:pStyle w:val="XML1"/>
                </w:pPr>
              </w:pPrChange>
            </w:pPr>
            <w:ins w:id="11413" w:author="aas" w:date="2013-10-14T02:06:00Z">
              <w:del w:id="11414" w:author="Anees Shaikh" w:date="2013-10-19T02:16:00Z">
                <w:r w:rsidDel="00E067A3">
                  <w:delText xml:space="preserve">                                  &lt;xs:documentation&gt;</w:delText>
                </w:r>
              </w:del>
            </w:ins>
          </w:p>
          <w:p w14:paraId="5DC2C4B6" w14:textId="115F24B5" w:rsidR="00874469" w:rsidDel="00E067A3" w:rsidRDefault="00874469">
            <w:pPr>
              <w:pStyle w:val="Appx"/>
              <w:rPr>
                <w:ins w:id="11415" w:author="aas" w:date="2013-10-14T02:06:00Z"/>
                <w:del w:id="11416" w:author="Anees Shaikh" w:date="2013-10-19T02:16:00Z"/>
              </w:rPr>
              <w:pPrChange w:id="11417" w:author="Anees Shaikh" w:date="2013-10-19T02:16:00Z">
                <w:pPr>
                  <w:pStyle w:val="XML1"/>
                </w:pPr>
              </w:pPrChange>
            </w:pPr>
            <w:ins w:id="11418" w:author="aas" w:date="2013-10-14T02:06:00Z">
              <w:del w:id="11419" w:author="Anees Shaikh" w:date="2013-10-19T02:16:00Z">
                <w:r w:rsidDel="00E067A3">
                  <w:delText xml:space="preserve">                                    Indicates presence of the GRE key.</w:delText>
                </w:r>
              </w:del>
            </w:ins>
          </w:p>
          <w:p w14:paraId="140166C4" w14:textId="1FC78CDE" w:rsidR="00874469" w:rsidDel="00E067A3" w:rsidRDefault="00874469">
            <w:pPr>
              <w:pStyle w:val="Appx"/>
              <w:rPr>
                <w:ins w:id="11420" w:author="aas" w:date="2013-10-14T02:06:00Z"/>
                <w:del w:id="11421" w:author="Anees Shaikh" w:date="2013-10-19T02:16:00Z"/>
              </w:rPr>
              <w:pPrChange w:id="11422" w:author="Anees Shaikh" w:date="2013-10-19T02:16:00Z">
                <w:pPr>
                  <w:pStyle w:val="XML1"/>
                </w:pPr>
              </w:pPrChange>
            </w:pPr>
            <w:ins w:id="11423" w:author="aas" w:date="2013-10-14T02:06:00Z">
              <w:del w:id="11424" w:author="Anees Shaikh" w:date="2013-10-19T02:16:00Z">
                <w:r w:rsidDel="00E067A3">
                  <w:delText xml:space="preserve">                                  &lt;/xs:documentation&gt;</w:delText>
                </w:r>
              </w:del>
            </w:ins>
          </w:p>
          <w:p w14:paraId="14D02F38" w14:textId="4573D313" w:rsidR="00874469" w:rsidDel="00E067A3" w:rsidRDefault="00874469">
            <w:pPr>
              <w:pStyle w:val="Appx"/>
              <w:rPr>
                <w:ins w:id="11425" w:author="aas" w:date="2013-10-14T02:06:00Z"/>
                <w:del w:id="11426" w:author="Anees Shaikh" w:date="2013-10-19T02:16:00Z"/>
              </w:rPr>
              <w:pPrChange w:id="11427" w:author="Anees Shaikh" w:date="2013-10-19T02:16:00Z">
                <w:pPr>
                  <w:pStyle w:val="XML1"/>
                </w:pPr>
              </w:pPrChange>
            </w:pPr>
            <w:ins w:id="11428" w:author="aas" w:date="2013-10-14T02:06:00Z">
              <w:del w:id="11429" w:author="Anees Shaikh" w:date="2013-10-19T02:16:00Z">
                <w:r w:rsidDel="00E067A3">
                  <w:delText xml:space="preserve">                                &lt;/xs:annotation&gt;</w:delText>
                </w:r>
              </w:del>
            </w:ins>
          </w:p>
          <w:p w14:paraId="11B02BCC" w14:textId="0775631C" w:rsidR="00874469" w:rsidDel="00E067A3" w:rsidRDefault="00874469">
            <w:pPr>
              <w:pStyle w:val="Appx"/>
              <w:rPr>
                <w:ins w:id="11430" w:author="aas" w:date="2013-10-14T02:06:00Z"/>
                <w:del w:id="11431" w:author="Anees Shaikh" w:date="2013-10-19T02:16:00Z"/>
              </w:rPr>
              <w:pPrChange w:id="11432" w:author="Anees Shaikh" w:date="2013-10-19T02:16:00Z">
                <w:pPr>
                  <w:pStyle w:val="XML1"/>
                </w:pPr>
              </w:pPrChange>
            </w:pPr>
            <w:ins w:id="11433" w:author="aas" w:date="2013-10-14T02:06:00Z">
              <w:del w:id="11434" w:author="Anees Shaikh" w:date="2013-10-19T02:16:00Z">
                <w:r w:rsidDel="00E067A3">
                  <w:delText xml:space="preserve">                              &lt;/xs:element&gt;</w:delText>
                </w:r>
              </w:del>
            </w:ins>
          </w:p>
          <w:p w14:paraId="2E8CEA48" w14:textId="3D67EF88" w:rsidR="00874469" w:rsidDel="00E067A3" w:rsidRDefault="00874469">
            <w:pPr>
              <w:pStyle w:val="Appx"/>
              <w:rPr>
                <w:ins w:id="11435" w:author="aas" w:date="2013-10-14T02:06:00Z"/>
                <w:del w:id="11436" w:author="Anees Shaikh" w:date="2013-10-19T02:16:00Z"/>
              </w:rPr>
              <w:pPrChange w:id="11437" w:author="Anees Shaikh" w:date="2013-10-19T02:16:00Z">
                <w:pPr>
                  <w:pStyle w:val="XML1"/>
                </w:pPr>
              </w:pPrChange>
            </w:pPr>
            <w:ins w:id="11438" w:author="aas" w:date="2013-10-14T02:06:00Z">
              <w:del w:id="11439" w:author="Anees Shaikh" w:date="2013-10-19T02:16:00Z">
                <w:r w:rsidDel="00E067A3">
                  <w:delText xml:space="preserve">                              &lt;xs:element name="key"  type="xs:unsignedInt"&gt;</w:delText>
                </w:r>
              </w:del>
            </w:ins>
          </w:p>
          <w:p w14:paraId="6F049655" w14:textId="575CFD63" w:rsidR="00874469" w:rsidDel="00E067A3" w:rsidRDefault="00874469">
            <w:pPr>
              <w:pStyle w:val="Appx"/>
              <w:rPr>
                <w:ins w:id="11440" w:author="aas" w:date="2013-10-14T02:06:00Z"/>
                <w:del w:id="11441" w:author="Anees Shaikh" w:date="2013-10-19T02:16:00Z"/>
              </w:rPr>
              <w:pPrChange w:id="11442" w:author="Anees Shaikh" w:date="2013-10-19T02:16:00Z">
                <w:pPr>
                  <w:pStyle w:val="XML1"/>
                </w:pPr>
              </w:pPrChange>
            </w:pPr>
            <w:ins w:id="11443" w:author="aas" w:date="2013-10-14T02:06:00Z">
              <w:del w:id="11444" w:author="Anees Shaikh" w:date="2013-10-19T02:16:00Z">
                <w:r w:rsidDel="00E067A3">
                  <w:delText xml:space="preserve">                                &lt;xs:annotation&gt;</w:delText>
                </w:r>
              </w:del>
            </w:ins>
          </w:p>
          <w:p w14:paraId="1E083457" w14:textId="11872DF1" w:rsidR="00874469" w:rsidDel="00E067A3" w:rsidRDefault="00874469">
            <w:pPr>
              <w:pStyle w:val="Appx"/>
              <w:rPr>
                <w:ins w:id="11445" w:author="aas" w:date="2013-10-14T02:06:00Z"/>
                <w:del w:id="11446" w:author="Anees Shaikh" w:date="2013-10-19T02:16:00Z"/>
              </w:rPr>
              <w:pPrChange w:id="11447" w:author="Anees Shaikh" w:date="2013-10-19T02:16:00Z">
                <w:pPr>
                  <w:pStyle w:val="XML1"/>
                </w:pPr>
              </w:pPrChange>
            </w:pPr>
            <w:ins w:id="11448" w:author="aas" w:date="2013-10-14T02:06:00Z">
              <w:del w:id="11449" w:author="Anees Shaikh" w:date="2013-10-19T02:16:00Z">
                <w:r w:rsidDel="00E067A3">
                  <w:delText xml:space="preserve">                                  &lt;xs:documentation&gt;</w:delText>
                </w:r>
              </w:del>
            </w:ins>
          </w:p>
          <w:p w14:paraId="3BCCB204" w14:textId="09FA3D36" w:rsidR="00874469" w:rsidDel="00E067A3" w:rsidRDefault="00874469">
            <w:pPr>
              <w:pStyle w:val="Appx"/>
              <w:rPr>
                <w:ins w:id="11450" w:author="aas" w:date="2013-10-14T02:06:00Z"/>
                <w:del w:id="11451" w:author="Anees Shaikh" w:date="2013-10-19T02:16:00Z"/>
              </w:rPr>
              <w:pPrChange w:id="11452" w:author="Anees Shaikh" w:date="2013-10-19T02:16:00Z">
                <w:pPr>
                  <w:pStyle w:val="XML1"/>
                </w:pPr>
              </w:pPrChange>
            </w:pPr>
            <w:ins w:id="11453" w:author="aas" w:date="2013-10-14T02:06:00Z">
              <w:del w:id="11454" w:author="Anees Shaikh" w:date="2013-10-19T02:16:00Z">
                <w:r w:rsidDel="00E067A3">
                  <w:delText xml:space="preserve">                                    The (optional) key of the GRE tunnel.  It MAY be used to set the</w:delText>
                </w:r>
              </w:del>
            </w:ins>
          </w:p>
          <w:p w14:paraId="36D61713" w14:textId="20E99B62" w:rsidR="00874469" w:rsidDel="00E067A3" w:rsidRDefault="00874469">
            <w:pPr>
              <w:pStyle w:val="Appx"/>
              <w:rPr>
                <w:ins w:id="11455" w:author="aas" w:date="2013-10-14T02:06:00Z"/>
                <w:del w:id="11456" w:author="Anees Shaikh" w:date="2013-10-19T02:16:00Z"/>
              </w:rPr>
              <w:pPrChange w:id="11457" w:author="Anees Shaikh" w:date="2013-10-19T02:16:00Z">
                <w:pPr>
                  <w:pStyle w:val="XML1"/>
                </w:pPr>
              </w:pPrChange>
            </w:pPr>
            <w:ins w:id="11458" w:author="aas" w:date="2013-10-14T02:06:00Z">
              <w:del w:id="11459" w:author="Anees Shaikh" w:date="2013-10-19T02:16:00Z">
                <w:r w:rsidDel="00E067A3">
                  <w:delText xml:space="preserve">                                          OXM_OF_TUNNEL_ID match field metadata in the OpenFlow protocol</w:delText>
                </w:r>
              </w:del>
            </w:ins>
          </w:p>
          <w:p w14:paraId="4E4002A7" w14:textId="3CFAB9A5" w:rsidR="00874469" w:rsidDel="00E067A3" w:rsidRDefault="00874469">
            <w:pPr>
              <w:pStyle w:val="Appx"/>
              <w:rPr>
                <w:ins w:id="11460" w:author="aas" w:date="2013-10-14T02:06:00Z"/>
                <w:del w:id="11461" w:author="Anees Shaikh" w:date="2013-10-19T02:16:00Z"/>
              </w:rPr>
              <w:pPrChange w:id="11462" w:author="Anees Shaikh" w:date="2013-10-19T02:16:00Z">
                <w:pPr>
                  <w:pStyle w:val="XML1"/>
                </w:pPr>
              </w:pPrChange>
            </w:pPr>
            <w:ins w:id="11463" w:author="aas" w:date="2013-10-14T02:06:00Z">
              <w:del w:id="11464" w:author="Anees Shaikh" w:date="2013-10-19T02:16:00Z">
                <w:r w:rsidDel="00E067A3">
                  <w:delText xml:space="preserve">                                  &lt;/xs:documentation&gt;</w:delText>
                </w:r>
              </w:del>
            </w:ins>
          </w:p>
          <w:p w14:paraId="08B296D7" w14:textId="79B0CDDF" w:rsidR="00874469" w:rsidDel="00E067A3" w:rsidRDefault="00874469">
            <w:pPr>
              <w:pStyle w:val="Appx"/>
              <w:rPr>
                <w:ins w:id="11465" w:author="aas" w:date="2013-10-14T02:06:00Z"/>
                <w:del w:id="11466" w:author="Anees Shaikh" w:date="2013-10-19T02:16:00Z"/>
              </w:rPr>
              <w:pPrChange w:id="11467" w:author="Anees Shaikh" w:date="2013-10-19T02:16:00Z">
                <w:pPr>
                  <w:pStyle w:val="XML1"/>
                </w:pPr>
              </w:pPrChange>
            </w:pPr>
            <w:ins w:id="11468" w:author="aas" w:date="2013-10-14T02:06:00Z">
              <w:del w:id="11469" w:author="Anees Shaikh" w:date="2013-10-19T02:16:00Z">
                <w:r w:rsidDel="00E067A3">
                  <w:delText xml:space="preserve">                                &lt;/xs:annotation&gt;</w:delText>
                </w:r>
              </w:del>
            </w:ins>
          </w:p>
          <w:p w14:paraId="4651653C" w14:textId="0ED6E98A" w:rsidR="00874469" w:rsidDel="00E067A3" w:rsidRDefault="00874469">
            <w:pPr>
              <w:pStyle w:val="Appx"/>
              <w:rPr>
                <w:ins w:id="11470" w:author="aas" w:date="2013-10-14T02:06:00Z"/>
                <w:del w:id="11471" w:author="Anees Shaikh" w:date="2013-10-19T02:16:00Z"/>
              </w:rPr>
              <w:pPrChange w:id="11472" w:author="Anees Shaikh" w:date="2013-10-19T02:16:00Z">
                <w:pPr>
                  <w:pStyle w:val="XML1"/>
                </w:pPr>
              </w:pPrChange>
            </w:pPr>
            <w:ins w:id="11473" w:author="aas" w:date="2013-10-14T02:06:00Z">
              <w:del w:id="11474" w:author="Anees Shaikh" w:date="2013-10-19T02:16:00Z">
                <w:r w:rsidDel="00E067A3">
                  <w:delText xml:space="preserve">                              &lt;/xs:element&gt;</w:delText>
                </w:r>
              </w:del>
            </w:ins>
          </w:p>
          <w:p w14:paraId="3BA5924D" w14:textId="65C9FA9E" w:rsidR="00874469" w:rsidDel="00E067A3" w:rsidRDefault="00874469">
            <w:pPr>
              <w:pStyle w:val="Appx"/>
              <w:rPr>
                <w:ins w:id="11475" w:author="aas" w:date="2013-10-14T02:06:00Z"/>
                <w:del w:id="11476" w:author="Anees Shaikh" w:date="2013-10-19T02:16:00Z"/>
              </w:rPr>
              <w:pPrChange w:id="11477" w:author="Anees Shaikh" w:date="2013-10-19T02:16:00Z">
                <w:pPr>
                  <w:pStyle w:val="XML1"/>
                </w:pPr>
              </w:pPrChange>
            </w:pPr>
            <w:ins w:id="11478" w:author="aas" w:date="2013-10-14T02:06:00Z">
              <w:del w:id="11479" w:author="Anees Shaikh" w:date="2013-10-19T02:16:00Z">
                <w:r w:rsidDel="00E067A3">
                  <w:delText xml:space="preserve">                              &lt;xs:element name="sequence-number-present" minOccurs="0"  type="xs:boolean"&gt;</w:delText>
                </w:r>
              </w:del>
            </w:ins>
          </w:p>
          <w:p w14:paraId="59EA7634" w14:textId="76B6BAD9" w:rsidR="00874469" w:rsidDel="00E067A3" w:rsidRDefault="00874469">
            <w:pPr>
              <w:pStyle w:val="Appx"/>
              <w:rPr>
                <w:ins w:id="11480" w:author="aas" w:date="2013-10-14T02:06:00Z"/>
                <w:del w:id="11481" w:author="Anees Shaikh" w:date="2013-10-19T02:16:00Z"/>
              </w:rPr>
              <w:pPrChange w:id="11482" w:author="Anees Shaikh" w:date="2013-10-19T02:16:00Z">
                <w:pPr>
                  <w:pStyle w:val="XML1"/>
                </w:pPr>
              </w:pPrChange>
            </w:pPr>
            <w:ins w:id="11483" w:author="aas" w:date="2013-10-14T02:06:00Z">
              <w:del w:id="11484" w:author="Anees Shaikh" w:date="2013-10-19T02:16:00Z">
                <w:r w:rsidDel="00E067A3">
                  <w:delText xml:space="preserve">                                &lt;xs:annotation&gt;</w:delText>
                </w:r>
              </w:del>
            </w:ins>
          </w:p>
          <w:p w14:paraId="12C587C1" w14:textId="5B2B1C34" w:rsidR="00874469" w:rsidDel="00E067A3" w:rsidRDefault="00874469">
            <w:pPr>
              <w:pStyle w:val="Appx"/>
              <w:rPr>
                <w:ins w:id="11485" w:author="aas" w:date="2013-10-14T02:06:00Z"/>
                <w:del w:id="11486" w:author="Anees Shaikh" w:date="2013-10-19T02:16:00Z"/>
              </w:rPr>
              <w:pPrChange w:id="11487" w:author="Anees Shaikh" w:date="2013-10-19T02:16:00Z">
                <w:pPr>
                  <w:pStyle w:val="XML1"/>
                </w:pPr>
              </w:pPrChange>
            </w:pPr>
            <w:ins w:id="11488" w:author="aas" w:date="2013-10-14T02:06:00Z">
              <w:del w:id="11489" w:author="Anees Shaikh" w:date="2013-10-19T02:16:00Z">
                <w:r w:rsidDel="00E067A3">
                  <w:delText xml:space="preserve">                                  &lt;xs:documentation&gt;</w:delText>
                </w:r>
              </w:del>
            </w:ins>
          </w:p>
          <w:p w14:paraId="3EF5A8F1" w14:textId="1FE5DD05" w:rsidR="00874469" w:rsidDel="00E067A3" w:rsidRDefault="00874469">
            <w:pPr>
              <w:pStyle w:val="Appx"/>
              <w:rPr>
                <w:ins w:id="11490" w:author="aas" w:date="2013-10-14T02:06:00Z"/>
                <w:del w:id="11491" w:author="Anees Shaikh" w:date="2013-10-19T02:16:00Z"/>
              </w:rPr>
              <w:pPrChange w:id="11492" w:author="Anees Shaikh" w:date="2013-10-19T02:16:00Z">
                <w:pPr>
                  <w:pStyle w:val="XML1"/>
                </w:pPr>
              </w:pPrChange>
            </w:pPr>
            <w:ins w:id="11493" w:author="aas" w:date="2013-10-14T02:06:00Z">
              <w:del w:id="11494" w:author="Anees Shaikh" w:date="2013-10-19T02:16:00Z">
                <w:r w:rsidDel="00E067A3">
                  <w:delText xml:space="preserve">                                    Indicates presence of the GRE sequence number.</w:delText>
                </w:r>
              </w:del>
            </w:ins>
          </w:p>
          <w:p w14:paraId="715EF75F" w14:textId="505CD265" w:rsidR="00874469" w:rsidDel="00E067A3" w:rsidRDefault="00874469">
            <w:pPr>
              <w:pStyle w:val="Appx"/>
              <w:rPr>
                <w:ins w:id="11495" w:author="aas" w:date="2013-10-14T02:06:00Z"/>
                <w:del w:id="11496" w:author="Anees Shaikh" w:date="2013-10-19T02:16:00Z"/>
              </w:rPr>
              <w:pPrChange w:id="11497" w:author="Anees Shaikh" w:date="2013-10-19T02:16:00Z">
                <w:pPr>
                  <w:pStyle w:val="XML1"/>
                </w:pPr>
              </w:pPrChange>
            </w:pPr>
            <w:ins w:id="11498" w:author="aas" w:date="2013-10-14T02:06:00Z">
              <w:del w:id="11499" w:author="Anees Shaikh" w:date="2013-10-19T02:16:00Z">
                <w:r w:rsidDel="00E067A3">
                  <w:delText xml:space="preserve">                                  &lt;/xs:documentation&gt;</w:delText>
                </w:r>
              </w:del>
            </w:ins>
          </w:p>
          <w:p w14:paraId="6344DED6" w14:textId="6BC0C881" w:rsidR="00874469" w:rsidDel="00E067A3" w:rsidRDefault="00874469">
            <w:pPr>
              <w:pStyle w:val="Appx"/>
              <w:rPr>
                <w:ins w:id="11500" w:author="aas" w:date="2013-10-14T02:06:00Z"/>
                <w:del w:id="11501" w:author="Anees Shaikh" w:date="2013-10-19T02:16:00Z"/>
              </w:rPr>
              <w:pPrChange w:id="11502" w:author="Anees Shaikh" w:date="2013-10-19T02:16:00Z">
                <w:pPr>
                  <w:pStyle w:val="XML1"/>
                </w:pPr>
              </w:pPrChange>
            </w:pPr>
            <w:ins w:id="11503" w:author="aas" w:date="2013-10-14T02:06:00Z">
              <w:del w:id="11504" w:author="Anees Shaikh" w:date="2013-10-19T02:16:00Z">
                <w:r w:rsidDel="00E067A3">
                  <w:delText xml:space="preserve">                                &lt;/xs:annotation&gt;</w:delText>
                </w:r>
              </w:del>
            </w:ins>
          </w:p>
          <w:p w14:paraId="6425A429" w14:textId="5DD8ECE1" w:rsidR="00874469" w:rsidDel="00E067A3" w:rsidRDefault="00874469">
            <w:pPr>
              <w:pStyle w:val="Appx"/>
              <w:rPr>
                <w:ins w:id="11505" w:author="aas" w:date="2013-10-14T02:06:00Z"/>
                <w:del w:id="11506" w:author="Anees Shaikh" w:date="2013-10-19T02:16:00Z"/>
              </w:rPr>
              <w:pPrChange w:id="11507" w:author="Anees Shaikh" w:date="2013-10-19T02:16:00Z">
                <w:pPr>
                  <w:pStyle w:val="XML1"/>
                </w:pPr>
              </w:pPrChange>
            </w:pPr>
            <w:ins w:id="11508" w:author="aas" w:date="2013-10-14T02:06:00Z">
              <w:del w:id="11509" w:author="Anees Shaikh" w:date="2013-10-19T02:16:00Z">
                <w:r w:rsidDel="00E067A3">
                  <w:delText xml:space="preserve">                              &lt;/xs:element&gt;</w:delText>
                </w:r>
              </w:del>
            </w:ins>
          </w:p>
          <w:p w14:paraId="1317B2BB" w14:textId="660462DB" w:rsidR="00874469" w:rsidDel="00E067A3" w:rsidRDefault="00874469">
            <w:pPr>
              <w:pStyle w:val="Appx"/>
              <w:rPr>
                <w:ins w:id="11510" w:author="aas" w:date="2013-10-14T02:06:00Z"/>
                <w:del w:id="11511" w:author="Anees Shaikh" w:date="2013-10-19T02:16:00Z"/>
              </w:rPr>
              <w:pPrChange w:id="11512" w:author="Anees Shaikh" w:date="2013-10-19T02:16:00Z">
                <w:pPr>
                  <w:pStyle w:val="XML1"/>
                </w:pPr>
              </w:pPrChange>
            </w:pPr>
            <w:ins w:id="11513" w:author="aas" w:date="2013-10-14T02:06:00Z">
              <w:del w:id="11514" w:author="Anees Shaikh" w:date="2013-10-19T02:16:00Z">
                <w:r w:rsidDel="00E067A3">
                  <w:delText xml:space="preserve">                              &lt;xs:any minOccurs="0" maxOccurs="unbounded"</w:delText>
                </w:r>
              </w:del>
            </w:ins>
          </w:p>
          <w:p w14:paraId="0F3070C0" w14:textId="515153B5" w:rsidR="00874469" w:rsidDel="00E067A3" w:rsidRDefault="00874469">
            <w:pPr>
              <w:pStyle w:val="Appx"/>
              <w:rPr>
                <w:ins w:id="11515" w:author="aas" w:date="2013-10-14T02:06:00Z"/>
                <w:del w:id="11516" w:author="Anees Shaikh" w:date="2013-10-19T02:16:00Z"/>
              </w:rPr>
              <w:pPrChange w:id="11517" w:author="Anees Shaikh" w:date="2013-10-19T02:16:00Z">
                <w:pPr>
                  <w:pStyle w:val="XML1"/>
                </w:pPr>
              </w:pPrChange>
            </w:pPr>
            <w:ins w:id="11518" w:author="aas" w:date="2013-10-14T02:06:00Z">
              <w:del w:id="11519" w:author="Anees Shaikh" w:date="2013-10-19T02:16:00Z">
                <w:r w:rsidDel="00E067A3">
                  <w:delText xml:space="preserve">                                      namespace="##other" processContents="lax"/&gt;</w:delText>
                </w:r>
              </w:del>
            </w:ins>
          </w:p>
          <w:p w14:paraId="50622DCC" w14:textId="3A835914" w:rsidR="00874469" w:rsidDel="00E067A3" w:rsidRDefault="00874469">
            <w:pPr>
              <w:pStyle w:val="Appx"/>
              <w:rPr>
                <w:ins w:id="11520" w:author="aas" w:date="2013-10-14T02:06:00Z"/>
                <w:del w:id="11521" w:author="Anees Shaikh" w:date="2013-10-19T02:16:00Z"/>
              </w:rPr>
              <w:pPrChange w:id="11522" w:author="Anees Shaikh" w:date="2013-10-19T02:16:00Z">
                <w:pPr>
                  <w:pStyle w:val="XML1"/>
                </w:pPr>
              </w:pPrChange>
            </w:pPr>
            <w:ins w:id="11523" w:author="aas" w:date="2013-10-14T02:06:00Z">
              <w:del w:id="11524" w:author="Anees Shaikh" w:date="2013-10-19T02:16:00Z">
                <w:r w:rsidDel="00E067A3">
                  <w:delText xml:space="preserve">                            &lt;/xs:sequence&gt;</w:delText>
                </w:r>
              </w:del>
            </w:ins>
          </w:p>
          <w:p w14:paraId="6183BFDA" w14:textId="5BFD1D52" w:rsidR="00874469" w:rsidDel="00E067A3" w:rsidRDefault="00874469">
            <w:pPr>
              <w:pStyle w:val="Appx"/>
              <w:rPr>
                <w:ins w:id="11525" w:author="aas" w:date="2013-10-14T02:06:00Z"/>
                <w:del w:id="11526" w:author="Anees Shaikh" w:date="2013-10-19T02:16:00Z"/>
              </w:rPr>
              <w:pPrChange w:id="11527" w:author="Anees Shaikh" w:date="2013-10-19T02:16:00Z">
                <w:pPr>
                  <w:pStyle w:val="XML1"/>
                </w:pPr>
              </w:pPrChange>
            </w:pPr>
            <w:ins w:id="11528" w:author="aas" w:date="2013-10-14T02:06:00Z">
              <w:del w:id="11529" w:author="Anees Shaikh" w:date="2013-10-19T02:16:00Z">
                <w:r w:rsidDel="00E067A3">
                  <w:delText xml:space="preserve">                          &lt;/xs:complexType&gt;</w:delText>
                </w:r>
              </w:del>
            </w:ins>
          </w:p>
          <w:p w14:paraId="1663F8BF" w14:textId="185AB074" w:rsidR="00874469" w:rsidDel="00E067A3" w:rsidRDefault="00874469">
            <w:pPr>
              <w:pStyle w:val="Appx"/>
              <w:rPr>
                <w:ins w:id="11530" w:author="aas" w:date="2013-10-14T02:06:00Z"/>
                <w:del w:id="11531" w:author="Anees Shaikh" w:date="2013-10-19T02:16:00Z"/>
              </w:rPr>
              <w:pPrChange w:id="11532" w:author="Anees Shaikh" w:date="2013-10-19T02:16:00Z">
                <w:pPr>
                  <w:pStyle w:val="XML1"/>
                </w:pPr>
              </w:pPrChange>
            </w:pPr>
            <w:ins w:id="11533" w:author="aas" w:date="2013-10-14T02:06:00Z">
              <w:del w:id="11534" w:author="Anees Shaikh" w:date="2013-10-19T02:16:00Z">
                <w:r w:rsidDel="00E067A3">
                  <w:delText xml:space="preserve">                        &lt;/xs:element&gt;</w:delText>
                </w:r>
              </w:del>
            </w:ins>
          </w:p>
          <w:p w14:paraId="144A761B" w14:textId="6A300790" w:rsidR="00874469" w:rsidDel="00E067A3" w:rsidRDefault="00874469">
            <w:pPr>
              <w:pStyle w:val="Appx"/>
              <w:rPr>
                <w:ins w:id="11535" w:author="aas" w:date="2013-10-14T02:06:00Z"/>
                <w:del w:id="11536" w:author="Anees Shaikh" w:date="2013-10-19T02:16:00Z"/>
              </w:rPr>
              <w:pPrChange w:id="11537" w:author="Anees Shaikh" w:date="2013-10-19T02:16:00Z">
                <w:pPr>
                  <w:pStyle w:val="XML1"/>
                </w:pPr>
              </w:pPrChange>
            </w:pPr>
            <w:ins w:id="11538" w:author="aas" w:date="2013-10-14T02:06:00Z">
              <w:del w:id="11539" w:author="Anees Shaikh" w:date="2013-10-19T02:16:00Z">
                <w:r w:rsidDel="00E067A3">
                  <w:delText xml:space="preserve">                        &lt;xs:any minOccurs="0" maxOccurs="unbounded"</w:delText>
                </w:r>
              </w:del>
            </w:ins>
          </w:p>
          <w:p w14:paraId="07A19E90" w14:textId="4F9F0CB5" w:rsidR="00874469" w:rsidDel="00E067A3" w:rsidRDefault="00874469">
            <w:pPr>
              <w:pStyle w:val="Appx"/>
              <w:rPr>
                <w:ins w:id="11540" w:author="aas" w:date="2013-10-14T02:06:00Z"/>
                <w:del w:id="11541" w:author="Anees Shaikh" w:date="2013-10-19T02:16:00Z"/>
              </w:rPr>
              <w:pPrChange w:id="11542" w:author="Anees Shaikh" w:date="2013-10-19T02:16:00Z">
                <w:pPr>
                  <w:pStyle w:val="XML1"/>
                </w:pPr>
              </w:pPrChange>
            </w:pPr>
            <w:ins w:id="11543" w:author="aas" w:date="2013-10-14T02:06:00Z">
              <w:del w:id="11544" w:author="Anees Shaikh" w:date="2013-10-19T02:16:00Z">
                <w:r w:rsidDel="00E067A3">
                  <w:delText xml:space="preserve">                                namespace="##other" processContents="lax"/&gt;</w:delText>
                </w:r>
              </w:del>
            </w:ins>
          </w:p>
          <w:p w14:paraId="5E4CA8FE" w14:textId="4C7AECF5" w:rsidR="00874469" w:rsidDel="00E067A3" w:rsidRDefault="00874469">
            <w:pPr>
              <w:pStyle w:val="Appx"/>
              <w:rPr>
                <w:ins w:id="11545" w:author="aas" w:date="2013-10-14T02:06:00Z"/>
                <w:del w:id="11546" w:author="Anees Shaikh" w:date="2013-10-19T02:16:00Z"/>
              </w:rPr>
              <w:pPrChange w:id="11547" w:author="Anees Shaikh" w:date="2013-10-19T02:16:00Z">
                <w:pPr>
                  <w:pStyle w:val="XML1"/>
                </w:pPr>
              </w:pPrChange>
            </w:pPr>
            <w:ins w:id="11548" w:author="aas" w:date="2013-10-14T02:06:00Z">
              <w:del w:id="11549" w:author="Anees Shaikh" w:date="2013-10-19T02:16:00Z">
                <w:r w:rsidDel="00E067A3">
                  <w:delText xml:space="preserve">                      &lt;/xs:sequence&gt;</w:delText>
                </w:r>
              </w:del>
            </w:ins>
          </w:p>
          <w:p w14:paraId="3DFBF855" w14:textId="22E15649" w:rsidR="00874469" w:rsidDel="00E067A3" w:rsidRDefault="00874469">
            <w:pPr>
              <w:pStyle w:val="Appx"/>
              <w:rPr>
                <w:ins w:id="11550" w:author="aas" w:date="2013-10-14T02:06:00Z"/>
                <w:del w:id="11551" w:author="Anees Shaikh" w:date="2013-10-19T02:16:00Z"/>
              </w:rPr>
              <w:pPrChange w:id="11552" w:author="Anees Shaikh" w:date="2013-10-19T02:16:00Z">
                <w:pPr>
                  <w:pStyle w:val="XML1"/>
                </w:pPr>
              </w:pPrChange>
            </w:pPr>
            <w:ins w:id="11553" w:author="aas" w:date="2013-10-14T02:06:00Z">
              <w:del w:id="11554" w:author="Anees Shaikh" w:date="2013-10-19T02:16:00Z">
                <w:r w:rsidDel="00E067A3">
                  <w:delText xml:space="preserve">                      &lt;xs:sequence&gt;</w:delText>
                </w:r>
              </w:del>
            </w:ins>
          </w:p>
          <w:p w14:paraId="0672A97A" w14:textId="39B7FBD9" w:rsidR="00874469" w:rsidDel="00E067A3" w:rsidRDefault="00874469">
            <w:pPr>
              <w:pStyle w:val="Appx"/>
              <w:rPr>
                <w:ins w:id="11555" w:author="aas" w:date="2013-10-14T02:06:00Z"/>
                <w:del w:id="11556" w:author="Anees Shaikh" w:date="2013-10-19T02:16:00Z"/>
              </w:rPr>
              <w:pPrChange w:id="11557" w:author="Anees Shaikh" w:date="2013-10-19T02:16:00Z">
                <w:pPr>
                  <w:pStyle w:val="XML1"/>
                </w:pPr>
              </w:pPrChange>
            </w:pPr>
            <w:ins w:id="11558" w:author="aas" w:date="2013-10-14T02:06:00Z">
              <w:del w:id="11559" w:author="Anees Shaikh" w:date="2013-10-19T02:16:00Z">
                <w:r w:rsidDel="00E067A3">
                  <w:delText xml:space="preserve">                        &lt;xs:element name="vxlan-tunnel" minOccurs="0"&gt;</w:delText>
                </w:r>
              </w:del>
            </w:ins>
          </w:p>
          <w:p w14:paraId="77DC6391" w14:textId="624578B0" w:rsidR="00874469" w:rsidDel="00E067A3" w:rsidRDefault="00874469">
            <w:pPr>
              <w:pStyle w:val="Appx"/>
              <w:rPr>
                <w:ins w:id="11560" w:author="aas" w:date="2013-10-14T02:06:00Z"/>
                <w:del w:id="11561" w:author="Anees Shaikh" w:date="2013-10-19T02:16:00Z"/>
              </w:rPr>
              <w:pPrChange w:id="11562" w:author="Anees Shaikh" w:date="2013-10-19T02:16:00Z">
                <w:pPr>
                  <w:pStyle w:val="XML1"/>
                </w:pPr>
              </w:pPrChange>
            </w:pPr>
            <w:ins w:id="11563" w:author="aas" w:date="2013-10-14T02:06:00Z">
              <w:del w:id="11564" w:author="Anees Shaikh" w:date="2013-10-19T02:16:00Z">
                <w:r w:rsidDel="00E067A3">
                  <w:delText xml:space="preserve">                          &lt;xs:annotation&gt;</w:delText>
                </w:r>
              </w:del>
            </w:ins>
          </w:p>
          <w:p w14:paraId="5CE49EFF" w14:textId="1E33F55F" w:rsidR="00874469" w:rsidDel="00E067A3" w:rsidRDefault="00874469">
            <w:pPr>
              <w:pStyle w:val="Appx"/>
              <w:rPr>
                <w:ins w:id="11565" w:author="aas" w:date="2013-10-14T02:06:00Z"/>
                <w:del w:id="11566" w:author="Anees Shaikh" w:date="2013-10-19T02:16:00Z"/>
              </w:rPr>
              <w:pPrChange w:id="11567" w:author="Anees Shaikh" w:date="2013-10-19T02:16:00Z">
                <w:pPr>
                  <w:pStyle w:val="XML1"/>
                </w:pPr>
              </w:pPrChange>
            </w:pPr>
            <w:ins w:id="11568" w:author="aas" w:date="2013-10-14T02:06:00Z">
              <w:del w:id="11569" w:author="Anees Shaikh" w:date="2013-10-19T02:16:00Z">
                <w:r w:rsidDel="00E067A3">
                  <w:delText xml:space="preserve">                            &lt;xs:documentation&gt;</w:delText>
                </w:r>
              </w:del>
            </w:ins>
          </w:p>
          <w:p w14:paraId="49B47713" w14:textId="5183A72F" w:rsidR="00874469" w:rsidDel="00E067A3" w:rsidRDefault="00874469">
            <w:pPr>
              <w:pStyle w:val="Appx"/>
              <w:rPr>
                <w:ins w:id="11570" w:author="aas" w:date="2013-10-14T02:06:00Z"/>
                <w:del w:id="11571" w:author="Anees Shaikh" w:date="2013-10-19T02:16:00Z"/>
              </w:rPr>
              <w:pPrChange w:id="11572" w:author="Anees Shaikh" w:date="2013-10-19T02:16:00Z">
                <w:pPr>
                  <w:pStyle w:val="XML1"/>
                </w:pPr>
              </w:pPrChange>
            </w:pPr>
            <w:ins w:id="11573" w:author="aas" w:date="2013-10-14T02:06:00Z">
              <w:del w:id="11574" w:author="Anees Shaikh" w:date="2013-10-19T02:16:00Z">
                <w:r w:rsidDel="00E067A3">
                  <w:delText xml:space="preserve">                              Properties of a VxLAN tunnel.</w:delText>
                </w:r>
              </w:del>
            </w:ins>
          </w:p>
          <w:p w14:paraId="2B48F6F6" w14:textId="42B19CCD" w:rsidR="00874469" w:rsidDel="00E067A3" w:rsidRDefault="00874469">
            <w:pPr>
              <w:pStyle w:val="Appx"/>
              <w:rPr>
                <w:ins w:id="11575" w:author="aas" w:date="2013-10-14T02:06:00Z"/>
                <w:del w:id="11576" w:author="Anees Shaikh" w:date="2013-10-19T02:16:00Z"/>
              </w:rPr>
              <w:pPrChange w:id="11577" w:author="Anees Shaikh" w:date="2013-10-19T02:16:00Z">
                <w:pPr>
                  <w:pStyle w:val="XML1"/>
                </w:pPr>
              </w:pPrChange>
            </w:pPr>
            <w:ins w:id="11578" w:author="aas" w:date="2013-10-14T02:06:00Z">
              <w:del w:id="11579" w:author="Anees Shaikh" w:date="2013-10-19T02:16:00Z">
                <w:r w:rsidDel="00E067A3">
                  <w:delText xml:space="preserve">                            &lt;/xs:documentation&gt;</w:delText>
                </w:r>
              </w:del>
            </w:ins>
          </w:p>
          <w:p w14:paraId="2936F3CA" w14:textId="32D93F70" w:rsidR="00874469" w:rsidDel="00E067A3" w:rsidRDefault="00874469">
            <w:pPr>
              <w:pStyle w:val="Appx"/>
              <w:rPr>
                <w:ins w:id="11580" w:author="aas" w:date="2013-10-14T02:06:00Z"/>
                <w:del w:id="11581" w:author="Anees Shaikh" w:date="2013-10-19T02:16:00Z"/>
              </w:rPr>
              <w:pPrChange w:id="11582" w:author="Anees Shaikh" w:date="2013-10-19T02:16:00Z">
                <w:pPr>
                  <w:pStyle w:val="XML1"/>
                </w:pPr>
              </w:pPrChange>
            </w:pPr>
            <w:ins w:id="11583" w:author="aas" w:date="2013-10-14T02:06:00Z">
              <w:del w:id="11584" w:author="Anees Shaikh" w:date="2013-10-19T02:16:00Z">
                <w:r w:rsidDel="00E067A3">
                  <w:delText xml:space="preserve">                          &lt;/xs:annotation&gt;</w:delText>
                </w:r>
              </w:del>
            </w:ins>
          </w:p>
          <w:p w14:paraId="3C335D9B" w14:textId="536372CB" w:rsidR="00874469" w:rsidDel="00E067A3" w:rsidRDefault="00874469">
            <w:pPr>
              <w:pStyle w:val="Appx"/>
              <w:rPr>
                <w:ins w:id="11585" w:author="aas" w:date="2013-10-14T02:06:00Z"/>
                <w:del w:id="11586" w:author="Anees Shaikh" w:date="2013-10-19T02:16:00Z"/>
              </w:rPr>
              <w:pPrChange w:id="11587" w:author="Anees Shaikh" w:date="2013-10-19T02:16:00Z">
                <w:pPr>
                  <w:pStyle w:val="XML1"/>
                </w:pPr>
              </w:pPrChange>
            </w:pPr>
            <w:ins w:id="11588" w:author="aas" w:date="2013-10-14T02:06:00Z">
              <w:del w:id="11589" w:author="Anees Shaikh" w:date="2013-10-19T02:16:00Z">
                <w:r w:rsidDel="00E067A3">
                  <w:delText xml:space="preserve">                          &lt;xs:complexType&gt;</w:delText>
                </w:r>
              </w:del>
            </w:ins>
          </w:p>
          <w:p w14:paraId="199AD941" w14:textId="2937BE0C" w:rsidR="00874469" w:rsidDel="00E067A3" w:rsidRDefault="00874469">
            <w:pPr>
              <w:pStyle w:val="Appx"/>
              <w:rPr>
                <w:ins w:id="11590" w:author="aas" w:date="2013-10-14T02:06:00Z"/>
                <w:del w:id="11591" w:author="Anees Shaikh" w:date="2013-10-19T02:16:00Z"/>
              </w:rPr>
              <w:pPrChange w:id="11592" w:author="Anees Shaikh" w:date="2013-10-19T02:16:00Z">
                <w:pPr>
                  <w:pStyle w:val="XML1"/>
                </w:pPr>
              </w:pPrChange>
            </w:pPr>
            <w:ins w:id="11593" w:author="aas" w:date="2013-10-14T02:06:00Z">
              <w:del w:id="11594" w:author="Anees Shaikh" w:date="2013-10-19T02:16:00Z">
                <w:r w:rsidDel="00E067A3">
                  <w:delText xml:space="preserve">                            &lt;xs:sequence&gt;</w:delText>
                </w:r>
              </w:del>
            </w:ins>
          </w:p>
          <w:p w14:paraId="648D5333" w14:textId="5A82A634" w:rsidR="00874469" w:rsidDel="00E067A3" w:rsidRDefault="00874469">
            <w:pPr>
              <w:pStyle w:val="Appx"/>
              <w:rPr>
                <w:ins w:id="11595" w:author="aas" w:date="2013-10-14T02:06:00Z"/>
                <w:del w:id="11596" w:author="Anees Shaikh" w:date="2013-10-19T02:16:00Z"/>
              </w:rPr>
              <w:pPrChange w:id="11597" w:author="Anees Shaikh" w:date="2013-10-19T02:16:00Z">
                <w:pPr>
                  <w:pStyle w:val="XML1"/>
                </w:pPr>
              </w:pPrChange>
            </w:pPr>
            <w:ins w:id="11598" w:author="aas" w:date="2013-10-14T02:06:00Z">
              <w:del w:id="11599" w:author="Anees Shaikh" w:date="2013-10-19T02:16:00Z">
                <w:r w:rsidDel="00E067A3">
                  <w:delText xml:space="preserve">                              &lt;xs:choice&gt;</w:delText>
                </w:r>
              </w:del>
            </w:ins>
          </w:p>
          <w:p w14:paraId="1CBDBB66" w14:textId="629B50A9" w:rsidR="00874469" w:rsidDel="00E067A3" w:rsidRDefault="00874469">
            <w:pPr>
              <w:pStyle w:val="Appx"/>
              <w:rPr>
                <w:ins w:id="11600" w:author="aas" w:date="2013-10-14T02:06:00Z"/>
                <w:del w:id="11601" w:author="Anees Shaikh" w:date="2013-10-19T02:16:00Z"/>
              </w:rPr>
              <w:pPrChange w:id="11602" w:author="Anees Shaikh" w:date="2013-10-19T02:16:00Z">
                <w:pPr>
                  <w:pStyle w:val="XML1"/>
                </w:pPr>
              </w:pPrChange>
            </w:pPr>
            <w:ins w:id="11603" w:author="aas" w:date="2013-10-14T02:06:00Z">
              <w:del w:id="11604" w:author="Anees Shaikh" w:date="2013-10-19T02:16:00Z">
                <w:r w:rsidDel="00E067A3">
                  <w:delText xml:space="preserve">                                &lt;xs:sequence&gt;</w:delText>
                </w:r>
              </w:del>
            </w:ins>
          </w:p>
          <w:p w14:paraId="35CAF2CD" w14:textId="7B72605F" w:rsidR="00874469" w:rsidDel="00E067A3" w:rsidRDefault="00874469">
            <w:pPr>
              <w:pStyle w:val="Appx"/>
              <w:rPr>
                <w:ins w:id="11605" w:author="aas" w:date="2013-10-14T02:06:00Z"/>
                <w:del w:id="11606" w:author="Anees Shaikh" w:date="2013-10-19T02:16:00Z"/>
              </w:rPr>
              <w:pPrChange w:id="11607" w:author="Anees Shaikh" w:date="2013-10-19T02:16:00Z">
                <w:pPr>
                  <w:pStyle w:val="XML1"/>
                </w:pPr>
              </w:pPrChange>
            </w:pPr>
            <w:ins w:id="11608" w:author="aas" w:date="2013-10-14T02:06:00Z">
              <w:del w:id="11609" w:author="Anees Shaikh" w:date="2013-10-19T02:16:00Z">
                <w:r w:rsidDel="00E067A3">
                  <w:delText xml:space="preserve">                                  &lt;xs:element name="local-endpoint-ipv4-adress" minOccurs="0"  type="inet:ipv4-address"&gt;</w:delText>
                </w:r>
              </w:del>
            </w:ins>
          </w:p>
          <w:p w14:paraId="45D16589" w14:textId="6DE81BD0" w:rsidR="00874469" w:rsidDel="00E067A3" w:rsidRDefault="00874469">
            <w:pPr>
              <w:pStyle w:val="Appx"/>
              <w:rPr>
                <w:ins w:id="11610" w:author="aas" w:date="2013-10-14T02:06:00Z"/>
                <w:del w:id="11611" w:author="Anees Shaikh" w:date="2013-10-19T02:16:00Z"/>
              </w:rPr>
              <w:pPrChange w:id="11612" w:author="Anees Shaikh" w:date="2013-10-19T02:16:00Z">
                <w:pPr>
                  <w:pStyle w:val="XML1"/>
                </w:pPr>
              </w:pPrChange>
            </w:pPr>
            <w:ins w:id="11613" w:author="aas" w:date="2013-10-14T02:06:00Z">
              <w:del w:id="11614" w:author="Anees Shaikh" w:date="2013-10-19T02:16:00Z">
                <w:r w:rsidDel="00E067A3">
                  <w:delText xml:space="preserve">                                    &lt;xs:annotation&gt;</w:delText>
                </w:r>
              </w:del>
            </w:ins>
          </w:p>
          <w:p w14:paraId="0D31020E" w14:textId="52851CD0" w:rsidR="00874469" w:rsidDel="00E067A3" w:rsidRDefault="00874469">
            <w:pPr>
              <w:pStyle w:val="Appx"/>
              <w:rPr>
                <w:ins w:id="11615" w:author="aas" w:date="2013-10-14T02:06:00Z"/>
                <w:del w:id="11616" w:author="Anees Shaikh" w:date="2013-10-19T02:16:00Z"/>
              </w:rPr>
              <w:pPrChange w:id="11617" w:author="Anees Shaikh" w:date="2013-10-19T02:16:00Z">
                <w:pPr>
                  <w:pStyle w:val="XML1"/>
                </w:pPr>
              </w:pPrChange>
            </w:pPr>
            <w:ins w:id="11618" w:author="aas" w:date="2013-10-14T02:06:00Z">
              <w:del w:id="11619" w:author="Anees Shaikh" w:date="2013-10-19T02:16:00Z">
                <w:r w:rsidDel="00E067A3">
                  <w:delText xml:space="preserve">                                      &lt;xs:documentation&gt;</w:delText>
                </w:r>
              </w:del>
            </w:ins>
          </w:p>
          <w:p w14:paraId="2C2878ED" w14:textId="57AF4A94" w:rsidR="00874469" w:rsidDel="00E067A3" w:rsidRDefault="00874469">
            <w:pPr>
              <w:pStyle w:val="Appx"/>
              <w:rPr>
                <w:ins w:id="11620" w:author="aas" w:date="2013-10-14T02:06:00Z"/>
                <w:del w:id="11621" w:author="Anees Shaikh" w:date="2013-10-19T02:16:00Z"/>
              </w:rPr>
              <w:pPrChange w:id="11622" w:author="Anees Shaikh" w:date="2013-10-19T02:16:00Z">
                <w:pPr>
                  <w:pStyle w:val="XML1"/>
                </w:pPr>
              </w:pPrChange>
            </w:pPr>
            <w:ins w:id="11623" w:author="aas" w:date="2013-10-14T02:06:00Z">
              <w:del w:id="11624" w:author="Anees Shaikh" w:date="2013-10-19T02:16:00Z">
                <w:r w:rsidDel="00E067A3">
                  <w:delText xml:space="preserve">                                        The IPv4 address of the local tunnel endpoint.</w:delText>
                </w:r>
              </w:del>
            </w:ins>
          </w:p>
          <w:p w14:paraId="27B3EB86" w14:textId="7ACCE2A2" w:rsidR="00874469" w:rsidDel="00E067A3" w:rsidRDefault="00874469">
            <w:pPr>
              <w:pStyle w:val="Appx"/>
              <w:rPr>
                <w:ins w:id="11625" w:author="aas" w:date="2013-10-14T02:06:00Z"/>
                <w:del w:id="11626" w:author="Anees Shaikh" w:date="2013-10-19T02:16:00Z"/>
              </w:rPr>
              <w:pPrChange w:id="11627" w:author="Anees Shaikh" w:date="2013-10-19T02:16:00Z">
                <w:pPr>
                  <w:pStyle w:val="XML1"/>
                </w:pPr>
              </w:pPrChange>
            </w:pPr>
            <w:ins w:id="11628" w:author="aas" w:date="2013-10-14T02:06:00Z">
              <w:del w:id="11629" w:author="Anees Shaikh" w:date="2013-10-19T02:16:00Z">
                <w:r w:rsidDel="00E067A3">
                  <w:delText xml:space="preserve">                                      &lt;/xs:documentation&gt;</w:delText>
                </w:r>
              </w:del>
            </w:ins>
          </w:p>
          <w:p w14:paraId="3C5F3BD6" w14:textId="211F5D03" w:rsidR="00874469" w:rsidDel="00E067A3" w:rsidRDefault="00874469">
            <w:pPr>
              <w:pStyle w:val="Appx"/>
              <w:rPr>
                <w:ins w:id="11630" w:author="aas" w:date="2013-10-14T02:06:00Z"/>
                <w:del w:id="11631" w:author="Anees Shaikh" w:date="2013-10-19T02:16:00Z"/>
              </w:rPr>
              <w:pPrChange w:id="11632" w:author="Anees Shaikh" w:date="2013-10-19T02:16:00Z">
                <w:pPr>
                  <w:pStyle w:val="XML1"/>
                </w:pPr>
              </w:pPrChange>
            </w:pPr>
            <w:ins w:id="11633" w:author="aas" w:date="2013-10-14T02:06:00Z">
              <w:del w:id="11634" w:author="Anees Shaikh" w:date="2013-10-19T02:16:00Z">
                <w:r w:rsidDel="00E067A3">
                  <w:delText xml:space="preserve">                                    &lt;/xs:annotation&gt;</w:delText>
                </w:r>
              </w:del>
            </w:ins>
          </w:p>
          <w:p w14:paraId="2C875783" w14:textId="4B3FEED1" w:rsidR="00874469" w:rsidDel="00E067A3" w:rsidRDefault="00874469">
            <w:pPr>
              <w:pStyle w:val="Appx"/>
              <w:rPr>
                <w:ins w:id="11635" w:author="aas" w:date="2013-10-14T02:06:00Z"/>
                <w:del w:id="11636" w:author="Anees Shaikh" w:date="2013-10-19T02:16:00Z"/>
              </w:rPr>
              <w:pPrChange w:id="11637" w:author="Anees Shaikh" w:date="2013-10-19T02:16:00Z">
                <w:pPr>
                  <w:pStyle w:val="XML1"/>
                </w:pPr>
              </w:pPrChange>
            </w:pPr>
            <w:ins w:id="11638" w:author="aas" w:date="2013-10-14T02:06:00Z">
              <w:del w:id="11639" w:author="Anees Shaikh" w:date="2013-10-19T02:16:00Z">
                <w:r w:rsidDel="00E067A3">
                  <w:delText xml:space="preserve">                                  &lt;/xs:element&gt;</w:delText>
                </w:r>
              </w:del>
            </w:ins>
          </w:p>
          <w:p w14:paraId="5F34FD1A" w14:textId="62548FD0" w:rsidR="00874469" w:rsidDel="00E067A3" w:rsidRDefault="00874469">
            <w:pPr>
              <w:pStyle w:val="Appx"/>
              <w:rPr>
                <w:ins w:id="11640" w:author="aas" w:date="2013-10-14T02:06:00Z"/>
                <w:del w:id="11641" w:author="Anees Shaikh" w:date="2013-10-19T02:16:00Z"/>
              </w:rPr>
              <w:pPrChange w:id="11642" w:author="Anees Shaikh" w:date="2013-10-19T02:16:00Z">
                <w:pPr>
                  <w:pStyle w:val="XML1"/>
                </w:pPr>
              </w:pPrChange>
            </w:pPr>
            <w:ins w:id="11643" w:author="aas" w:date="2013-10-14T02:06:00Z">
              <w:del w:id="11644" w:author="Anees Shaikh" w:date="2013-10-19T02:16:00Z">
                <w:r w:rsidDel="00E067A3">
                  <w:delText xml:space="preserve">                                  &lt;xs:element name="remote-endpoint-ipv4-adress" minOccurs="0"  type="inet:ipv4-address"&gt;</w:delText>
                </w:r>
              </w:del>
            </w:ins>
          </w:p>
          <w:p w14:paraId="0EDEB759" w14:textId="611E0F7A" w:rsidR="00874469" w:rsidDel="00E067A3" w:rsidRDefault="00874469">
            <w:pPr>
              <w:pStyle w:val="Appx"/>
              <w:rPr>
                <w:ins w:id="11645" w:author="aas" w:date="2013-10-14T02:06:00Z"/>
                <w:del w:id="11646" w:author="Anees Shaikh" w:date="2013-10-19T02:16:00Z"/>
              </w:rPr>
              <w:pPrChange w:id="11647" w:author="Anees Shaikh" w:date="2013-10-19T02:16:00Z">
                <w:pPr>
                  <w:pStyle w:val="XML1"/>
                </w:pPr>
              </w:pPrChange>
            </w:pPr>
            <w:ins w:id="11648" w:author="aas" w:date="2013-10-14T02:06:00Z">
              <w:del w:id="11649" w:author="Anees Shaikh" w:date="2013-10-19T02:16:00Z">
                <w:r w:rsidDel="00E067A3">
                  <w:delText xml:space="preserve">                                    &lt;xs:annotation&gt;</w:delText>
                </w:r>
              </w:del>
            </w:ins>
          </w:p>
          <w:p w14:paraId="112C9033" w14:textId="5944B142" w:rsidR="00874469" w:rsidDel="00E067A3" w:rsidRDefault="00874469">
            <w:pPr>
              <w:pStyle w:val="Appx"/>
              <w:rPr>
                <w:ins w:id="11650" w:author="aas" w:date="2013-10-14T02:06:00Z"/>
                <w:del w:id="11651" w:author="Anees Shaikh" w:date="2013-10-19T02:16:00Z"/>
              </w:rPr>
              <w:pPrChange w:id="11652" w:author="Anees Shaikh" w:date="2013-10-19T02:16:00Z">
                <w:pPr>
                  <w:pStyle w:val="XML1"/>
                </w:pPr>
              </w:pPrChange>
            </w:pPr>
            <w:ins w:id="11653" w:author="aas" w:date="2013-10-14T02:06:00Z">
              <w:del w:id="11654" w:author="Anees Shaikh" w:date="2013-10-19T02:16:00Z">
                <w:r w:rsidDel="00E067A3">
                  <w:delText xml:space="preserve">                                      &lt;xs:documentation&gt;</w:delText>
                </w:r>
              </w:del>
            </w:ins>
          </w:p>
          <w:p w14:paraId="75A4B736" w14:textId="2E890C11" w:rsidR="00874469" w:rsidDel="00E067A3" w:rsidRDefault="00874469">
            <w:pPr>
              <w:pStyle w:val="Appx"/>
              <w:rPr>
                <w:ins w:id="11655" w:author="aas" w:date="2013-10-14T02:06:00Z"/>
                <w:del w:id="11656" w:author="Anees Shaikh" w:date="2013-10-19T02:16:00Z"/>
              </w:rPr>
              <w:pPrChange w:id="11657" w:author="Anees Shaikh" w:date="2013-10-19T02:16:00Z">
                <w:pPr>
                  <w:pStyle w:val="XML1"/>
                </w:pPr>
              </w:pPrChange>
            </w:pPr>
            <w:ins w:id="11658" w:author="aas" w:date="2013-10-14T02:06:00Z">
              <w:del w:id="11659" w:author="Anees Shaikh" w:date="2013-10-19T02:16:00Z">
                <w:r w:rsidDel="00E067A3">
                  <w:delText xml:space="preserve">                                        The IPv4 address of the remote tunnel endpoint.</w:delText>
                </w:r>
              </w:del>
            </w:ins>
          </w:p>
          <w:p w14:paraId="4B1585C8" w14:textId="5AA0A970" w:rsidR="00874469" w:rsidDel="00E067A3" w:rsidRDefault="00874469">
            <w:pPr>
              <w:pStyle w:val="Appx"/>
              <w:rPr>
                <w:ins w:id="11660" w:author="aas" w:date="2013-10-14T02:06:00Z"/>
                <w:del w:id="11661" w:author="Anees Shaikh" w:date="2013-10-19T02:16:00Z"/>
              </w:rPr>
              <w:pPrChange w:id="11662" w:author="Anees Shaikh" w:date="2013-10-19T02:16:00Z">
                <w:pPr>
                  <w:pStyle w:val="XML1"/>
                </w:pPr>
              </w:pPrChange>
            </w:pPr>
            <w:ins w:id="11663" w:author="aas" w:date="2013-10-14T02:06:00Z">
              <w:del w:id="11664" w:author="Anees Shaikh" w:date="2013-10-19T02:16:00Z">
                <w:r w:rsidDel="00E067A3">
                  <w:delText xml:space="preserve">                                      &lt;/xs:documentation&gt;</w:delText>
                </w:r>
              </w:del>
            </w:ins>
          </w:p>
          <w:p w14:paraId="13BA2A8B" w14:textId="60910F8B" w:rsidR="00874469" w:rsidDel="00E067A3" w:rsidRDefault="00874469">
            <w:pPr>
              <w:pStyle w:val="Appx"/>
              <w:rPr>
                <w:ins w:id="11665" w:author="aas" w:date="2013-10-14T02:06:00Z"/>
                <w:del w:id="11666" w:author="Anees Shaikh" w:date="2013-10-19T02:16:00Z"/>
              </w:rPr>
              <w:pPrChange w:id="11667" w:author="Anees Shaikh" w:date="2013-10-19T02:16:00Z">
                <w:pPr>
                  <w:pStyle w:val="XML1"/>
                </w:pPr>
              </w:pPrChange>
            </w:pPr>
            <w:ins w:id="11668" w:author="aas" w:date="2013-10-14T02:06:00Z">
              <w:del w:id="11669" w:author="Anees Shaikh" w:date="2013-10-19T02:16:00Z">
                <w:r w:rsidDel="00E067A3">
                  <w:delText xml:space="preserve">                                    &lt;/xs:annotation&gt;</w:delText>
                </w:r>
              </w:del>
            </w:ins>
          </w:p>
          <w:p w14:paraId="67FEC4A6" w14:textId="380E29E1" w:rsidR="00874469" w:rsidDel="00E067A3" w:rsidRDefault="00874469">
            <w:pPr>
              <w:pStyle w:val="Appx"/>
              <w:rPr>
                <w:ins w:id="11670" w:author="aas" w:date="2013-10-14T02:06:00Z"/>
                <w:del w:id="11671" w:author="Anees Shaikh" w:date="2013-10-19T02:16:00Z"/>
              </w:rPr>
              <w:pPrChange w:id="11672" w:author="Anees Shaikh" w:date="2013-10-19T02:16:00Z">
                <w:pPr>
                  <w:pStyle w:val="XML1"/>
                </w:pPr>
              </w:pPrChange>
            </w:pPr>
            <w:ins w:id="11673" w:author="aas" w:date="2013-10-14T02:06:00Z">
              <w:del w:id="11674" w:author="Anees Shaikh" w:date="2013-10-19T02:16:00Z">
                <w:r w:rsidDel="00E067A3">
                  <w:delText xml:space="preserve">                                  &lt;/xs:element&gt;</w:delText>
                </w:r>
              </w:del>
            </w:ins>
          </w:p>
          <w:p w14:paraId="33CB1050" w14:textId="700E5EEE" w:rsidR="00874469" w:rsidDel="00E067A3" w:rsidRDefault="00874469">
            <w:pPr>
              <w:pStyle w:val="Appx"/>
              <w:rPr>
                <w:ins w:id="11675" w:author="aas" w:date="2013-10-14T02:06:00Z"/>
                <w:del w:id="11676" w:author="Anees Shaikh" w:date="2013-10-19T02:16:00Z"/>
              </w:rPr>
              <w:pPrChange w:id="11677" w:author="Anees Shaikh" w:date="2013-10-19T02:16:00Z">
                <w:pPr>
                  <w:pStyle w:val="XML1"/>
                </w:pPr>
              </w:pPrChange>
            </w:pPr>
            <w:ins w:id="11678" w:author="aas" w:date="2013-10-14T02:06:00Z">
              <w:del w:id="11679" w:author="Anees Shaikh" w:date="2013-10-19T02:16:00Z">
                <w:r w:rsidDel="00E067A3">
                  <w:delText xml:space="preserve">                                  &lt;xs:any minOccurs="0" maxOccurs="unbounded"</w:delText>
                </w:r>
              </w:del>
            </w:ins>
          </w:p>
          <w:p w14:paraId="103D9825" w14:textId="725CC964" w:rsidR="00874469" w:rsidDel="00E067A3" w:rsidRDefault="00874469">
            <w:pPr>
              <w:pStyle w:val="Appx"/>
              <w:rPr>
                <w:ins w:id="11680" w:author="aas" w:date="2013-10-14T02:06:00Z"/>
                <w:del w:id="11681" w:author="Anees Shaikh" w:date="2013-10-19T02:16:00Z"/>
              </w:rPr>
              <w:pPrChange w:id="11682" w:author="Anees Shaikh" w:date="2013-10-19T02:16:00Z">
                <w:pPr>
                  <w:pStyle w:val="XML1"/>
                </w:pPr>
              </w:pPrChange>
            </w:pPr>
            <w:ins w:id="11683" w:author="aas" w:date="2013-10-14T02:06:00Z">
              <w:del w:id="11684" w:author="Anees Shaikh" w:date="2013-10-19T02:16:00Z">
                <w:r w:rsidDel="00E067A3">
                  <w:delText xml:space="preserve">                                          namespace="##other" processContents="lax"/&gt;</w:delText>
                </w:r>
              </w:del>
            </w:ins>
          </w:p>
          <w:p w14:paraId="26027712" w14:textId="6CA7081F" w:rsidR="00874469" w:rsidDel="00E067A3" w:rsidRDefault="00874469">
            <w:pPr>
              <w:pStyle w:val="Appx"/>
              <w:rPr>
                <w:ins w:id="11685" w:author="aas" w:date="2013-10-14T02:06:00Z"/>
                <w:del w:id="11686" w:author="Anees Shaikh" w:date="2013-10-19T02:16:00Z"/>
              </w:rPr>
              <w:pPrChange w:id="11687" w:author="Anees Shaikh" w:date="2013-10-19T02:16:00Z">
                <w:pPr>
                  <w:pStyle w:val="XML1"/>
                </w:pPr>
              </w:pPrChange>
            </w:pPr>
            <w:ins w:id="11688" w:author="aas" w:date="2013-10-14T02:06:00Z">
              <w:del w:id="11689" w:author="Anees Shaikh" w:date="2013-10-19T02:16:00Z">
                <w:r w:rsidDel="00E067A3">
                  <w:delText xml:space="preserve">                                &lt;/xs:sequence&gt;</w:delText>
                </w:r>
              </w:del>
            </w:ins>
          </w:p>
          <w:p w14:paraId="479EA6C9" w14:textId="5EEF84C5" w:rsidR="00874469" w:rsidDel="00E067A3" w:rsidRDefault="00874469">
            <w:pPr>
              <w:pStyle w:val="Appx"/>
              <w:rPr>
                <w:ins w:id="11690" w:author="aas" w:date="2013-10-14T02:06:00Z"/>
                <w:del w:id="11691" w:author="Anees Shaikh" w:date="2013-10-19T02:16:00Z"/>
              </w:rPr>
              <w:pPrChange w:id="11692" w:author="Anees Shaikh" w:date="2013-10-19T02:16:00Z">
                <w:pPr>
                  <w:pStyle w:val="XML1"/>
                </w:pPr>
              </w:pPrChange>
            </w:pPr>
            <w:ins w:id="11693" w:author="aas" w:date="2013-10-14T02:06:00Z">
              <w:del w:id="11694" w:author="Anees Shaikh" w:date="2013-10-19T02:16:00Z">
                <w:r w:rsidDel="00E067A3">
                  <w:delText xml:space="preserve">                                &lt;xs:sequence&gt;</w:delText>
                </w:r>
              </w:del>
            </w:ins>
          </w:p>
          <w:p w14:paraId="2C713E2B" w14:textId="223F5EDD" w:rsidR="00874469" w:rsidDel="00E067A3" w:rsidRDefault="00874469">
            <w:pPr>
              <w:pStyle w:val="Appx"/>
              <w:rPr>
                <w:ins w:id="11695" w:author="aas" w:date="2013-10-14T02:06:00Z"/>
                <w:del w:id="11696" w:author="Anees Shaikh" w:date="2013-10-19T02:16:00Z"/>
              </w:rPr>
              <w:pPrChange w:id="11697" w:author="Anees Shaikh" w:date="2013-10-19T02:16:00Z">
                <w:pPr>
                  <w:pStyle w:val="XML1"/>
                </w:pPr>
              </w:pPrChange>
            </w:pPr>
            <w:ins w:id="11698" w:author="aas" w:date="2013-10-14T02:06:00Z">
              <w:del w:id="11699" w:author="Anees Shaikh" w:date="2013-10-19T02:16:00Z">
                <w:r w:rsidDel="00E067A3">
                  <w:delText xml:space="preserve">                                  &lt;xs:element name="local-endpoint-ipv6-adress" minOccurs="0"  type="inet:ipv6-address"&gt;</w:delText>
                </w:r>
              </w:del>
            </w:ins>
          </w:p>
          <w:p w14:paraId="0F6AC699" w14:textId="7427094B" w:rsidR="00874469" w:rsidDel="00E067A3" w:rsidRDefault="00874469">
            <w:pPr>
              <w:pStyle w:val="Appx"/>
              <w:rPr>
                <w:ins w:id="11700" w:author="aas" w:date="2013-10-14T02:06:00Z"/>
                <w:del w:id="11701" w:author="Anees Shaikh" w:date="2013-10-19T02:16:00Z"/>
              </w:rPr>
              <w:pPrChange w:id="11702" w:author="Anees Shaikh" w:date="2013-10-19T02:16:00Z">
                <w:pPr>
                  <w:pStyle w:val="XML1"/>
                </w:pPr>
              </w:pPrChange>
            </w:pPr>
            <w:ins w:id="11703" w:author="aas" w:date="2013-10-14T02:06:00Z">
              <w:del w:id="11704" w:author="Anees Shaikh" w:date="2013-10-19T02:16:00Z">
                <w:r w:rsidDel="00E067A3">
                  <w:delText xml:space="preserve">                                    &lt;xs:annotation&gt;</w:delText>
                </w:r>
              </w:del>
            </w:ins>
          </w:p>
          <w:p w14:paraId="0E51A04B" w14:textId="189C6741" w:rsidR="00874469" w:rsidDel="00E067A3" w:rsidRDefault="00874469">
            <w:pPr>
              <w:pStyle w:val="Appx"/>
              <w:rPr>
                <w:ins w:id="11705" w:author="aas" w:date="2013-10-14T02:06:00Z"/>
                <w:del w:id="11706" w:author="Anees Shaikh" w:date="2013-10-19T02:16:00Z"/>
              </w:rPr>
              <w:pPrChange w:id="11707" w:author="Anees Shaikh" w:date="2013-10-19T02:16:00Z">
                <w:pPr>
                  <w:pStyle w:val="XML1"/>
                </w:pPr>
              </w:pPrChange>
            </w:pPr>
            <w:ins w:id="11708" w:author="aas" w:date="2013-10-14T02:06:00Z">
              <w:del w:id="11709" w:author="Anees Shaikh" w:date="2013-10-19T02:16:00Z">
                <w:r w:rsidDel="00E067A3">
                  <w:delText xml:space="preserve">                                      &lt;xs:documentation&gt;</w:delText>
                </w:r>
              </w:del>
            </w:ins>
          </w:p>
          <w:p w14:paraId="6C7F2660" w14:textId="69FAB9DB" w:rsidR="00874469" w:rsidDel="00E067A3" w:rsidRDefault="00874469">
            <w:pPr>
              <w:pStyle w:val="Appx"/>
              <w:rPr>
                <w:ins w:id="11710" w:author="aas" w:date="2013-10-14T02:06:00Z"/>
                <w:del w:id="11711" w:author="Anees Shaikh" w:date="2013-10-19T02:16:00Z"/>
              </w:rPr>
              <w:pPrChange w:id="11712" w:author="Anees Shaikh" w:date="2013-10-19T02:16:00Z">
                <w:pPr>
                  <w:pStyle w:val="XML1"/>
                </w:pPr>
              </w:pPrChange>
            </w:pPr>
            <w:ins w:id="11713" w:author="aas" w:date="2013-10-14T02:06:00Z">
              <w:del w:id="11714" w:author="Anees Shaikh" w:date="2013-10-19T02:16:00Z">
                <w:r w:rsidDel="00E067A3">
                  <w:delText xml:space="preserve">                                        The IPv6 address of the local tunnel endpoint.</w:delText>
                </w:r>
              </w:del>
            </w:ins>
          </w:p>
          <w:p w14:paraId="64F01580" w14:textId="52B8E63E" w:rsidR="00874469" w:rsidDel="00E067A3" w:rsidRDefault="00874469">
            <w:pPr>
              <w:pStyle w:val="Appx"/>
              <w:rPr>
                <w:ins w:id="11715" w:author="aas" w:date="2013-10-14T02:06:00Z"/>
                <w:del w:id="11716" w:author="Anees Shaikh" w:date="2013-10-19T02:16:00Z"/>
              </w:rPr>
              <w:pPrChange w:id="11717" w:author="Anees Shaikh" w:date="2013-10-19T02:16:00Z">
                <w:pPr>
                  <w:pStyle w:val="XML1"/>
                </w:pPr>
              </w:pPrChange>
            </w:pPr>
            <w:ins w:id="11718" w:author="aas" w:date="2013-10-14T02:06:00Z">
              <w:del w:id="11719" w:author="Anees Shaikh" w:date="2013-10-19T02:16:00Z">
                <w:r w:rsidDel="00E067A3">
                  <w:delText xml:space="preserve">                                      &lt;/xs:documentation&gt;</w:delText>
                </w:r>
              </w:del>
            </w:ins>
          </w:p>
          <w:p w14:paraId="6975CD9A" w14:textId="1A65B0A4" w:rsidR="00874469" w:rsidDel="00E067A3" w:rsidRDefault="00874469">
            <w:pPr>
              <w:pStyle w:val="Appx"/>
              <w:rPr>
                <w:ins w:id="11720" w:author="aas" w:date="2013-10-14T02:06:00Z"/>
                <w:del w:id="11721" w:author="Anees Shaikh" w:date="2013-10-19T02:16:00Z"/>
              </w:rPr>
              <w:pPrChange w:id="11722" w:author="Anees Shaikh" w:date="2013-10-19T02:16:00Z">
                <w:pPr>
                  <w:pStyle w:val="XML1"/>
                </w:pPr>
              </w:pPrChange>
            </w:pPr>
            <w:ins w:id="11723" w:author="aas" w:date="2013-10-14T02:06:00Z">
              <w:del w:id="11724" w:author="Anees Shaikh" w:date="2013-10-19T02:16:00Z">
                <w:r w:rsidDel="00E067A3">
                  <w:delText xml:space="preserve">                                    &lt;/xs:annotation&gt;</w:delText>
                </w:r>
              </w:del>
            </w:ins>
          </w:p>
          <w:p w14:paraId="675D81AE" w14:textId="4A364E6E" w:rsidR="00874469" w:rsidDel="00E067A3" w:rsidRDefault="00874469">
            <w:pPr>
              <w:pStyle w:val="Appx"/>
              <w:rPr>
                <w:ins w:id="11725" w:author="aas" w:date="2013-10-14T02:06:00Z"/>
                <w:del w:id="11726" w:author="Anees Shaikh" w:date="2013-10-19T02:16:00Z"/>
              </w:rPr>
              <w:pPrChange w:id="11727" w:author="Anees Shaikh" w:date="2013-10-19T02:16:00Z">
                <w:pPr>
                  <w:pStyle w:val="XML1"/>
                </w:pPr>
              </w:pPrChange>
            </w:pPr>
            <w:ins w:id="11728" w:author="aas" w:date="2013-10-14T02:06:00Z">
              <w:del w:id="11729" w:author="Anees Shaikh" w:date="2013-10-19T02:16:00Z">
                <w:r w:rsidDel="00E067A3">
                  <w:delText xml:space="preserve">                                  &lt;/xs:element&gt;</w:delText>
                </w:r>
              </w:del>
            </w:ins>
          </w:p>
          <w:p w14:paraId="0944F044" w14:textId="604E2AC0" w:rsidR="00874469" w:rsidDel="00E067A3" w:rsidRDefault="00874469">
            <w:pPr>
              <w:pStyle w:val="Appx"/>
              <w:rPr>
                <w:ins w:id="11730" w:author="aas" w:date="2013-10-14T02:06:00Z"/>
                <w:del w:id="11731" w:author="Anees Shaikh" w:date="2013-10-19T02:16:00Z"/>
              </w:rPr>
              <w:pPrChange w:id="11732" w:author="Anees Shaikh" w:date="2013-10-19T02:16:00Z">
                <w:pPr>
                  <w:pStyle w:val="XML1"/>
                </w:pPr>
              </w:pPrChange>
            </w:pPr>
            <w:ins w:id="11733" w:author="aas" w:date="2013-10-14T02:06:00Z">
              <w:del w:id="11734" w:author="Anees Shaikh" w:date="2013-10-19T02:16:00Z">
                <w:r w:rsidDel="00E067A3">
                  <w:delText xml:space="preserve">                                  &lt;xs:element name="remote-endpoint-ipv6-adress" minOccurs="0"  type="inet:ipv6-address"&gt;</w:delText>
                </w:r>
              </w:del>
            </w:ins>
          </w:p>
          <w:p w14:paraId="34C22470" w14:textId="31CAFE23" w:rsidR="00874469" w:rsidDel="00E067A3" w:rsidRDefault="00874469">
            <w:pPr>
              <w:pStyle w:val="Appx"/>
              <w:rPr>
                <w:ins w:id="11735" w:author="aas" w:date="2013-10-14T02:06:00Z"/>
                <w:del w:id="11736" w:author="Anees Shaikh" w:date="2013-10-19T02:16:00Z"/>
              </w:rPr>
              <w:pPrChange w:id="11737" w:author="Anees Shaikh" w:date="2013-10-19T02:16:00Z">
                <w:pPr>
                  <w:pStyle w:val="XML1"/>
                </w:pPr>
              </w:pPrChange>
            </w:pPr>
            <w:ins w:id="11738" w:author="aas" w:date="2013-10-14T02:06:00Z">
              <w:del w:id="11739" w:author="Anees Shaikh" w:date="2013-10-19T02:16:00Z">
                <w:r w:rsidDel="00E067A3">
                  <w:delText xml:space="preserve">                                    &lt;xs:annotation&gt;</w:delText>
                </w:r>
              </w:del>
            </w:ins>
          </w:p>
          <w:p w14:paraId="16FCBE52" w14:textId="53845E41" w:rsidR="00874469" w:rsidDel="00E067A3" w:rsidRDefault="00874469">
            <w:pPr>
              <w:pStyle w:val="Appx"/>
              <w:rPr>
                <w:ins w:id="11740" w:author="aas" w:date="2013-10-14T02:06:00Z"/>
                <w:del w:id="11741" w:author="Anees Shaikh" w:date="2013-10-19T02:16:00Z"/>
              </w:rPr>
              <w:pPrChange w:id="11742" w:author="Anees Shaikh" w:date="2013-10-19T02:16:00Z">
                <w:pPr>
                  <w:pStyle w:val="XML1"/>
                </w:pPr>
              </w:pPrChange>
            </w:pPr>
            <w:ins w:id="11743" w:author="aas" w:date="2013-10-14T02:06:00Z">
              <w:del w:id="11744" w:author="Anees Shaikh" w:date="2013-10-19T02:16:00Z">
                <w:r w:rsidDel="00E067A3">
                  <w:delText xml:space="preserve">                                      &lt;xs:documentation&gt;</w:delText>
                </w:r>
              </w:del>
            </w:ins>
          </w:p>
          <w:p w14:paraId="791E1D43" w14:textId="1820BFC7" w:rsidR="00874469" w:rsidDel="00E067A3" w:rsidRDefault="00874469">
            <w:pPr>
              <w:pStyle w:val="Appx"/>
              <w:rPr>
                <w:ins w:id="11745" w:author="aas" w:date="2013-10-14T02:06:00Z"/>
                <w:del w:id="11746" w:author="Anees Shaikh" w:date="2013-10-19T02:16:00Z"/>
              </w:rPr>
              <w:pPrChange w:id="11747" w:author="Anees Shaikh" w:date="2013-10-19T02:16:00Z">
                <w:pPr>
                  <w:pStyle w:val="XML1"/>
                </w:pPr>
              </w:pPrChange>
            </w:pPr>
            <w:ins w:id="11748" w:author="aas" w:date="2013-10-14T02:06:00Z">
              <w:del w:id="11749" w:author="Anees Shaikh" w:date="2013-10-19T02:16:00Z">
                <w:r w:rsidDel="00E067A3">
                  <w:delText xml:space="preserve">                                        The IPv6 address of the remote tunnel endpoint.</w:delText>
                </w:r>
              </w:del>
            </w:ins>
          </w:p>
          <w:p w14:paraId="13558C80" w14:textId="6B7AC38F" w:rsidR="00874469" w:rsidDel="00E067A3" w:rsidRDefault="00874469">
            <w:pPr>
              <w:pStyle w:val="Appx"/>
              <w:rPr>
                <w:ins w:id="11750" w:author="aas" w:date="2013-10-14T02:06:00Z"/>
                <w:del w:id="11751" w:author="Anees Shaikh" w:date="2013-10-19T02:16:00Z"/>
              </w:rPr>
              <w:pPrChange w:id="11752" w:author="Anees Shaikh" w:date="2013-10-19T02:16:00Z">
                <w:pPr>
                  <w:pStyle w:val="XML1"/>
                </w:pPr>
              </w:pPrChange>
            </w:pPr>
            <w:ins w:id="11753" w:author="aas" w:date="2013-10-14T02:06:00Z">
              <w:del w:id="11754" w:author="Anees Shaikh" w:date="2013-10-19T02:16:00Z">
                <w:r w:rsidDel="00E067A3">
                  <w:delText xml:space="preserve">                                      &lt;/xs:documentation&gt;</w:delText>
                </w:r>
              </w:del>
            </w:ins>
          </w:p>
          <w:p w14:paraId="53FBD966" w14:textId="5FAD4526" w:rsidR="00874469" w:rsidDel="00E067A3" w:rsidRDefault="00874469">
            <w:pPr>
              <w:pStyle w:val="Appx"/>
              <w:rPr>
                <w:ins w:id="11755" w:author="aas" w:date="2013-10-14T02:06:00Z"/>
                <w:del w:id="11756" w:author="Anees Shaikh" w:date="2013-10-19T02:16:00Z"/>
              </w:rPr>
              <w:pPrChange w:id="11757" w:author="Anees Shaikh" w:date="2013-10-19T02:16:00Z">
                <w:pPr>
                  <w:pStyle w:val="XML1"/>
                </w:pPr>
              </w:pPrChange>
            </w:pPr>
            <w:ins w:id="11758" w:author="aas" w:date="2013-10-14T02:06:00Z">
              <w:del w:id="11759" w:author="Anees Shaikh" w:date="2013-10-19T02:16:00Z">
                <w:r w:rsidDel="00E067A3">
                  <w:delText xml:space="preserve">                                    &lt;/xs:annotation&gt;</w:delText>
                </w:r>
              </w:del>
            </w:ins>
          </w:p>
          <w:p w14:paraId="7FD00228" w14:textId="1542BAEB" w:rsidR="00874469" w:rsidDel="00E067A3" w:rsidRDefault="00874469">
            <w:pPr>
              <w:pStyle w:val="Appx"/>
              <w:rPr>
                <w:ins w:id="11760" w:author="aas" w:date="2013-10-14T02:06:00Z"/>
                <w:del w:id="11761" w:author="Anees Shaikh" w:date="2013-10-19T02:16:00Z"/>
              </w:rPr>
              <w:pPrChange w:id="11762" w:author="Anees Shaikh" w:date="2013-10-19T02:16:00Z">
                <w:pPr>
                  <w:pStyle w:val="XML1"/>
                </w:pPr>
              </w:pPrChange>
            </w:pPr>
            <w:ins w:id="11763" w:author="aas" w:date="2013-10-14T02:06:00Z">
              <w:del w:id="11764" w:author="Anees Shaikh" w:date="2013-10-19T02:16:00Z">
                <w:r w:rsidDel="00E067A3">
                  <w:delText xml:space="preserve">                                  &lt;/xs:element&gt;</w:delText>
                </w:r>
              </w:del>
            </w:ins>
          </w:p>
          <w:p w14:paraId="69EFAC25" w14:textId="3C09835E" w:rsidR="00874469" w:rsidDel="00E067A3" w:rsidRDefault="00874469">
            <w:pPr>
              <w:pStyle w:val="Appx"/>
              <w:rPr>
                <w:ins w:id="11765" w:author="aas" w:date="2013-10-14T02:06:00Z"/>
                <w:del w:id="11766" w:author="Anees Shaikh" w:date="2013-10-19T02:16:00Z"/>
              </w:rPr>
              <w:pPrChange w:id="11767" w:author="Anees Shaikh" w:date="2013-10-19T02:16:00Z">
                <w:pPr>
                  <w:pStyle w:val="XML1"/>
                </w:pPr>
              </w:pPrChange>
            </w:pPr>
            <w:ins w:id="11768" w:author="aas" w:date="2013-10-14T02:06:00Z">
              <w:del w:id="11769" w:author="Anees Shaikh" w:date="2013-10-19T02:16:00Z">
                <w:r w:rsidDel="00E067A3">
                  <w:delText xml:space="preserve">                                  &lt;xs:any minOccurs="0" maxOccurs="unbounded"</w:delText>
                </w:r>
              </w:del>
            </w:ins>
          </w:p>
          <w:p w14:paraId="2AABEBC6" w14:textId="5748C4BD" w:rsidR="00874469" w:rsidDel="00E067A3" w:rsidRDefault="00874469">
            <w:pPr>
              <w:pStyle w:val="Appx"/>
              <w:rPr>
                <w:ins w:id="11770" w:author="aas" w:date="2013-10-14T02:06:00Z"/>
                <w:del w:id="11771" w:author="Anees Shaikh" w:date="2013-10-19T02:16:00Z"/>
              </w:rPr>
              <w:pPrChange w:id="11772" w:author="Anees Shaikh" w:date="2013-10-19T02:16:00Z">
                <w:pPr>
                  <w:pStyle w:val="XML1"/>
                </w:pPr>
              </w:pPrChange>
            </w:pPr>
            <w:ins w:id="11773" w:author="aas" w:date="2013-10-14T02:06:00Z">
              <w:del w:id="11774" w:author="Anees Shaikh" w:date="2013-10-19T02:16:00Z">
                <w:r w:rsidDel="00E067A3">
                  <w:delText xml:space="preserve">                                          namespace="##other" processContents="lax"/&gt;</w:delText>
                </w:r>
              </w:del>
            </w:ins>
          </w:p>
          <w:p w14:paraId="2080C6BA" w14:textId="1DB0757B" w:rsidR="00874469" w:rsidDel="00E067A3" w:rsidRDefault="00874469">
            <w:pPr>
              <w:pStyle w:val="Appx"/>
              <w:rPr>
                <w:ins w:id="11775" w:author="aas" w:date="2013-10-14T02:06:00Z"/>
                <w:del w:id="11776" w:author="Anees Shaikh" w:date="2013-10-19T02:16:00Z"/>
              </w:rPr>
              <w:pPrChange w:id="11777" w:author="Anees Shaikh" w:date="2013-10-19T02:16:00Z">
                <w:pPr>
                  <w:pStyle w:val="XML1"/>
                </w:pPr>
              </w:pPrChange>
            </w:pPr>
            <w:ins w:id="11778" w:author="aas" w:date="2013-10-14T02:06:00Z">
              <w:del w:id="11779" w:author="Anees Shaikh" w:date="2013-10-19T02:16:00Z">
                <w:r w:rsidDel="00E067A3">
                  <w:delText xml:space="preserve">                                &lt;/xs:sequence&gt;</w:delText>
                </w:r>
              </w:del>
            </w:ins>
          </w:p>
          <w:p w14:paraId="07547F1A" w14:textId="1597BBF7" w:rsidR="00874469" w:rsidDel="00E067A3" w:rsidRDefault="00874469">
            <w:pPr>
              <w:pStyle w:val="Appx"/>
              <w:rPr>
                <w:ins w:id="11780" w:author="aas" w:date="2013-10-14T02:06:00Z"/>
                <w:del w:id="11781" w:author="Anees Shaikh" w:date="2013-10-19T02:16:00Z"/>
              </w:rPr>
              <w:pPrChange w:id="11782" w:author="Anees Shaikh" w:date="2013-10-19T02:16:00Z">
                <w:pPr>
                  <w:pStyle w:val="XML1"/>
                </w:pPr>
              </w:pPrChange>
            </w:pPr>
            <w:ins w:id="11783" w:author="aas" w:date="2013-10-14T02:06:00Z">
              <w:del w:id="11784" w:author="Anees Shaikh" w:date="2013-10-19T02:16:00Z">
                <w:r w:rsidDel="00E067A3">
                  <w:delText xml:space="preserve">                                &lt;xs:sequence&gt;</w:delText>
                </w:r>
              </w:del>
            </w:ins>
          </w:p>
          <w:p w14:paraId="4F9CBE65" w14:textId="5AFAD6E0" w:rsidR="00874469" w:rsidDel="00E067A3" w:rsidRDefault="00874469">
            <w:pPr>
              <w:pStyle w:val="Appx"/>
              <w:rPr>
                <w:ins w:id="11785" w:author="aas" w:date="2013-10-14T02:06:00Z"/>
                <w:del w:id="11786" w:author="Anees Shaikh" w:date="2013-10-19T02:16:00Z"/>
              </w:rPr>
              <w:pPrChange w:id="11787" w:author="Anees Shaikh" w:date="2013-10-19T02:16:00Z">
                <w:pPr>
                  <w:pStyle w:val="XML1"/>
                </w:pPr>
              </w:pPrChange>
            </w:pPr>
            <w:ins w:id="11788" w:author="aas" w:date="2013-10-14T02:06:00Z">
              <w:del w:id="11789" w:author="Anees Shaikh" w:date="2013-10-19T02:16:00Z">
                <w:r w:rsidDel="00E067A3">
                  <w:delText xml:space="preserve">                                  &lt;xs:element name="local-endpoint-mac-adress" minOccurs="0"  type="yang:mac-address"&gt;</w:delText>
                </w:r>
              </w:del>
            </w:ins>
          </w:p>
          <w:p w14:paraId="4B40FA23" w14:textId="64122684" w:rsidR="00874469" w:rsidDel="00E067A3" w:rsidRDefault="00874469">
            <w:pPr>
              <w:pStyle w:val="Appx"/>
              <w:rPr>
                <w:ins w:id="11790" w:author="aas" w:date="2013-10-14T02:06:00Z"/>
                <w:del w:id="11791" w:author="Anees Shaikh" w:date="2013-10-19T02:16:00Z"/>
              </w:rPr>
              <w:pPrChange w:id="11792" w:author="Anees Shaikh" w:date="2013-10-19T02:16:00Z">
                <w:pPr>
                  <w:pStyle w:val="XML1"/>
                </w:pPr>
              </w:pPrChange>
            </w:pPr>
            <w:ins w:id="11793" w:author="aas" w:date="2013-10-14T02:06:00Z">
              <w:del w:id="11794" w:author="Anees Shaikh" w:date="2013-10-19T02:16:00Z">
                <w:r w:rsidDel="00E067A3">
                  <w:delText xml:space="preserve">                                    &lt;xs:annotation&gt;</w:delText>
                </w:r>
              </w:del>
            </w:ins>
          </w:p>
          <w:p w14:paraId="16C8FB91" w14:textId="275C794F" w:rsidR="00874469" w:rsidDel="00E067A3" w:rsidRDefault="00874469">
            <w:pPr>
              <w:pStyle w:val="Appx"/>
              <w:rPr>
                <w:ins w:id="11795" w:author="aas" w:date="2013-10-14T02:06:00Z"/>
                <w:del w:id="11796" w:author="Anees Shaikh" w:date="2013-10-19T02:16:00Z"/>
              </w:rPr>
              <w:pPrChange w:id="11797" w:author="Anees Shaikh" w:date="2013-10-19T02:16:00Z">
                <w:pPr>
                  <w:pStyle w:val="XML1"/>
                </w:pPr>
              </w:pPrChange>
            </w:pPr>
            <w:ins w:id="11798" w:author="aas" w:date="2013-10-14T02:06:00Z">
              <w:del w:id="11799" w:author="Anees Shaikh" w:date="2013-10-19T02:16:00Z">
                <w:r w:rsidDel="00E067A3">
                  <w:delText xml:space="preserve">                                      &lt;xs:documentation&gt;</w:delText>
                </w:r>
              </w:del>
            </w:ins>
          </w:p>
          <w:p w14:paraId="37679DE7" w14:textId="21A69FFF" w:rsidR="00874469" w:rsidDel="00E067A3" w:rsidRDefault="00874469">
            <w:pPr>
              <w:pStyle w:val="Appx"/>
              <w:rPr>
                <w:ins w:id="11800" w:author="aas" w:date="2013-10-14T02:06:00Z"/>
                <w:del w:id="11801" w:author="Anees Shaikh" w:date="2013-10-19T02:16:00Z"/>
              </w:rPr>
              <w:pPrChange w:id="11802" w:author="Anees Shaikh" w:date="2013-10-19T02:16:00Z">
                <w:pPr>
                  <w:pStyle w:val="XML1"/>
                </w:pPr>
              </w:pPrChange>
            </w:pPr>
            <w:ins w:id="11803" w:author="aas" w:date="2013-10-14T02:06:00Z">
              <w:del w:id="11804" w:author="Anees Shaikh" w:date="2013-10-19T02:16:00Z">
                <w:r w:rsidDel="00E067A3">
                  <w:delText xml:space="preserve">                                        The MAC address of the local tunnel endpoint.</w:delText>
                </w:r>
              </w:del>
            </w:ins>
          </w:p>
          <w:p w14:paraId="1D21718D" w14:textId="1D7ECC52" w:rsidR="00874469" w:rsidDel="00E067A3" w:rsidRDefault="00874469">
            <w:pPr>
              <w:pStyle w:val="Appx"/>
              <w:rPr>
                <w:ins w:id="11805" w:author="aas" w:date="2013-10-14T02:06:00Z"/>
                <w:del w:id="11806" w:author="Anees Shaikh" w:date="2013-10-19T02:16:00Z"/>
              </w:rPr>
              <w:pPrChange w:id="11807" w:author="Anees Shaikh" w:date="2013-10-19T02:16:00Z">
                <w:pPr>
                  <w:pStyle w:val="XML1"/>
                </w:pPr>
              </w:pPrChange>
            </w:pPr>
            <w:ins w:id="11808" w:author="aas" w:date="2013-10-14T02:06:00Z">
              <w:del w:id="11809" w:author="Anees Shaikh" w:date="2013-10-19T02:16:00Z">
                <w:r w:rsidDel="00E067A3">
                  <w:delText xml:space="preserve">                                      &lt;/xs:documentation&gt;</w:delText>
                </w:r>
              </w:del>
            </w:ins>
          </w:p>
          <w:p w14:paraId="270DDE67" w14:textId="2471184B" w:rsidR="00874469" w:rsidDel="00E067A3" w:rsidRDefault="00874469">
            <w:pPr>
              <w:pStyle w:val="Appx"/>
              <w:rPr>
                <w:ins w:id="11810" w:author="aas" w:date="2013-10-14T02:06:00Z"/>
                <w:del w:id="11811" w:author="Anees Shaikh" w:date="2013-10-19T02:16:00Z"/>
              </w:rPr>
              <w:pPrChange w:id="11812" w:author="Anees Shaikh" w:date="2013-10-19T02:16:00Z">
                <w:pPr>
                  <w:pStyle w:val="XML1"/>
                </w:pPr>
              </w:pPrChange>
            </w:pPr>
            <w:ins w:id="11813" w:author="aas" w:date="2013-10-14T02:06:00Z">
              <w:del w:id="11814" w:author="Anees Shaikh" w:date="2013-10-19T02:16:00Z">
                <w:r w:rsidDel="00E067A3">
                  <w:delText xml:space="preserve">                                    &lt;/xs:annotation&gt;</w:delText>
                </w:r>
              </w:del>
            </w:ins>
          </w:p>
          <w:p w14:paraId="5A19E763" w14:textId="21BDB90F" w:rsidR="00874469" w:rsidDel="00E067A3" w:rsidRDefault="00874469">
            <w:pPr>
              <w:pStyle w:val="Appx"/>
              <w:rPr>
                <w:ins w:id="11815" w:author="aas" w:date="2013-10-14T02:06:00Z"/>
                <w:del w:id="11816" w:author="Anees Shaikh" w:date="2013-10-19T02:16:00Z"/>
              </w:rPr>
              <w:pPrChange w:id="11817" w:author="Anees Shaikh" w:date="2013-10-19T02:16:00Z">
                <w:pPr>
                  <w:pStyle w:val="XML1"/>
                </w:pPr>
              </w:pPrChange>
            </w:pPr>
            <w:ins w:id="11818" w:author="aas" w:date="2013-10-14T02:06:00Z">
              <w:del w:id="11819" w:author="Anees Shaikh" w:date="2013-10-19T02:16:00Z">
                <w:r w:rsidDel="00E067A3">
                  <w:delText xml:space="preserve">                                  &lt;/xs:element&gt;</w:delText>
                </w:r>
              </w:del>
            </w:ins>
          </w:p>
          <w:p w14:paraId="2ECEB63B" w14:textId="067136B1" w:rsidR="00874469" w:rsidDel="00E067A3" w:rsidRDefault="00874469">
            <w:pPr>
              <w:pStyle w:val="Appx"/>
              <w:rPr>
                <w:ins w:id="11820" w:author="aas" w:date="2013-10-14T02:06:00Z"/>
                <w:del w:id="11821" w:author="Anees Shaikh" w:date="2013-10-19T02:16:00Z"/>
              </w:rPr>
              <w:pPrChange w:id="11822" w:author="Anees Shaikh" w:date="2013-10-19T02:16:00Z">
                <w:pPr>
                  <w:pStyle w:val="XML1"/>
                </w:pPr>
              </w:pPrChange>
            </w:pPr>
            <w:ins w:id="11823" w:author="aas" w:date="2013-10-14T02:06:00Z">
              <w:del w:id="11824" w:author="Anees Shaikh" w:date="2013-10-19T02:16:00Z">
                <w:r w:rsidDel="00E067A3">
                  <w:delText xml:space="preserve">                                  &lt;xs:element name="remote-endpoint-mac-adress" minOccurs="0"  type="yang:mac-address"&gt;</w:delText>
                </w:r>
              </w:del>
            </w:ins>
          </w:p>
          <w:p w14:paraId="4B31B32D" w14:textId="36295B6B" w:rsidR="00874469" w:rsidDel="00E067A3" w:rsidRDefault="00874469">
            <w:pPr>
              <w:pStyle w:val="Appx"/>
              <w:rPr>
                <w:ins w:id="11825" w:author="aas" w:date="2013-10-14T02:06:00Z"/>
                <w:del w:id="11826" w:author="Anees Shaikh" w:date="2013-10-19T02:16:00Z"/>
              </w:rPr>
              <w:pPrChange w:id="11827" w:author="Anees Shaikh" w:date="2013-10-19T02:16:00Z">
                <w:pPr>
                  <w:pStyle w:val="XML1"/>
                </w:pPr>
              </w:pPrChange>
            </w:pPr>
            <w:ins w:id="11828" w:author="aas" w:date="2013-10-14T02:06:00Z">
              <w:del w:id="11829" w:author="Anees Shaikh" w:date="2013-10-19T02:16:00Z">
                <w:r w:rsidDel="00E067A3">
                  <w:delText xml:space="preserve">                                    &lt;xs:annotation&gt;</w:delText>
                </w:r>
              </w:del>
            </w:ins>
          </w:p>
          <w:p w14:paraId="4CB39299" w14:textId="6BA4E32C" w:rsidR="00874469" w:rsidDel="00E067A3" w:rsidRDefault="00874469">
            <w:pPr>
              <w:pStyle w:val="Appx"/>
              <w:rPr>
                <w:ins w:id="11830" w:author="aas" w:date="2013-10-14T02:06:00Z"/>
                <w:del w:id="11831" w:author="Anees Shaikh" w:date="2013-10-19T02:16:00Z"/>
              </w:rPr>
              <w:pPrChange w:id="11832" w:author="Anees Shaikh" w:date="2013-10-19T02:16:00Z">
                <w:pPr>
                  <w:pStyle w:val="XML1"/>
                </w:pPr>
              </w:pPrChange>
            </w:pPr>
            <w:ins w:id="11833" w:author="aas" w:date="2013-10-14T02:06:00Z">
              <w:del w:id="11834" w:author="Anees Shaikh" w:date="2013-10-19T02:16:00Z">
                <w:r w:rsidDel="00E067A3">
                  <w:delText xml:space="preserve">                                      &lt;xs:documentation&gt;</w:delText>
                </w:r>
              </w:del>
            </w:ins>
          </w:p>
          <w:p w14:paraId="200BDBD7" w14:textId="2FABFDE1" w:rsidR="00874469" w:rsidDel="00E067A3" w:rsidRDefault="00874469">
            <w:pPr>
              <w:pStyle w:val="Appx"/>
              <w:rPr>
                <w:ins w:id="11835" w:author="aas" w:date="2013-10-14T02:06:00Z"/>
                <w:del w:id="11836" w:author="Anees Shaikh" w:date="2013-10-19T02:16:00Z"/>
              </w:rPr>
              <w:pPrChange w:id="11837" w:author="Anees Shaikh" w:date="2013-10-19T02:16:00Z">
                <w:pPr>
                  <w:pStyle w:val="XML1"/>
                </w:pPr>
              </w:pPrChange>
            </w:pPr>
            <w:ins w:id="11838" w:author="aas" w:date="2013-10-14T02:06:00Z">
              <w:del w:id="11839" w:author="Anees Shaikh" w:date="2013-10-19T02:16:00Z">
                <w:r w:rsidDel="00E067A3">
                  <w:delText xml:space="preserve">                                        The MAC address of the remote tunnel endpoint.</w:delText>
                </w:r>
              </w:del>
            </w:ins>
          </w:p>
          <w:p w14:paraId="01FD7BEF" w14:textId="743773FB" w:rsidR="00874469" w:rsidDel="00E067A3" w:rsidRDefault="00874469">
            <w:pPr>
              <w:pStyle w:val="Appx"/>
              <w:rPr>
                <w:ins w:id="11840" w:author="aas" w:date="2013-10-14T02:06:00Z"/>
                <w:del w:id="11841" w:author="Anees Shaikh" w:date="2013-10-19T02:16:00Z"/>
              </w:rPr>
              <w:pPrChange w:id="11842" w:author="Anees Shaikh" w:date="2013-10-19T02:16:00Z">
                <w:pPr>
                  <w:pStyle w:val="XML1"/>
                </w:pPr>
              </w:pPrChange>
            </w:pPr>
            <w:ins w:id="11843" w:author="aas" w:date="2013-10-14T02:06:00Z">
              <w:del w:id="11844" w:author="Anees Shaikh" w:date="2013-10-19T02:16:00Z">
                <w:r w:rsidDel="00E067A3">
                  <w:delText xml:space="preserve">                                      &lt;/xs:documentation&gt;</w:delText>
                </w:r>
              </w:del>
            </w:ins>
          </w:p>
          <w:p w14:paraId="74883578" w14:textId="7B1AA8D8" w:rsidR="00874469" w:rsidDel="00E067A3" w:rsidRDefault="00874469">
            <w:pPr>
              <w:pStyle w:val="Appx"/>
              <w:rPr>
                <w:ins w:id="11845" w:author="aas" w:date="2013-10-14T02:06:00Z"/>
                <w:del w:id="11846" w:author="Anees Shaikh" w:date="2013-10-19T02:16:00Z"/>
              </w:rPr>
              <w:pPrChange w:id="11847" w:author="Anees Shaikh" w:date="2013-10-19T02:16:00Z">
                <w:pPr>
                  <w:pStyle w:val="XML1"/>
                </w:pPr>
              </w:pPrChange>
            </w:pPr>
            <w:ins w:id="11848" w:author="aas" w:date="2013-10-14T02:06:00Z">
              <w:del w:id="11849" w:author="Anees Shaikh" w:date="2013-10-19T02:16:00Z">
                <w:r w:rsidDel="00E067A3">
                  <w:delText xml:space="preserve">                                    &lt;/xs:annotation&gt;</w:delText>
                </w:r>
              </w:del>
            </w:ins>
          </w:p>
          <w:p w14:paraId="28783EE6" w14:textId="48CC6E63" w:rsidR="00874469" w:rsidDel="00E067A3" w:rsidRDefault="00874469">
            <w:pPr>
              <w:pStyle w:val="Appx"/>
              <w:rPr>
                <w:ins w:id="11850" w:author="aas" w:date="2013-10-14T02:06:00Z"/>
                <w:del w:id="11851" w:author="Anees Shaikh" w:date="2013-10-19T02:16:00Z"/>
              </w:rPr>
              <w:pPrChange w:id="11852" w:author="Anees Shaikh" w:date="2013-10-19T02:16:00Z">
                <w:pPr>
                  <w:pStyle w:val="XML1"/>
                </w:pPr>
              </w:pPrChange>
            </w:pPr>
            <w:ins w:id="11853" w:author="aas" w:date="2013-10-14T02:06:00Z">
              <w:del w:id="11854" w:author="Anees Shaikh" w:date="2013-10-19T02:16:00Z">
                <w:r w:rsidDel="00E067A3">
                  <w:delText xml:space="preserve">                                  &lt;/xs:element&gt;</w:delText>
                </w:r>
              </w:del>
            </w:ins>
          </w:p>
          <w:p w14:paraId="2811C32A" w14:textId="65B3B8FC" w:rsidR="00874469" w:rsidDel="00E067A3" w:rsidRDefault="00874469">
            <w:pPr>
              <w:pStyle w:val="Appx"/>
              <w:rPr>
                <w:ins w:id="11855" w:author="aas" w:date="2013-10-14T02:06:00Z"/>
                <w:del w:id="11856" w:author="Anees Shaikh" w:date="2013-10-19T02:16:00Z"/>
              </w:rPr>
              <w:pPrChange w:id="11857" w:author="Anees Shaikh" w:date="2013-10-19T02:16:00Z">
                <w:pPr>
                  <w:pStyle w:val="XML1"/>
                </w:pPr>
              </w:pPrChange>
            </w:pPr>
            <w:ins w:id="11858" w:author="aas" w:date="2013-10-14T02:06:00Z">
              <w:del w:id="11859" w:author="Anees Shaikh" w:date="2013-10-19T02:16:00Z">
                <w:r w:rsidDel="00E067A3">
                  <w:delText xml:space="preserve">                                  &lt;xs:any minOccurs="0" maxOccurs="unbounded"</w:delText>
                </w:r>
              </w:del>
            </w:ins>
          </w:p>
          <w:p w14:paraId="4C78F248" w14:textId="3ACC8067" w:rsidR="00874469" w:rsidDel="00E067A3" w:rsidRDefault="00874469">
            <w:pPr>
              <w:pStyle w:val="Appx"/>
              <w:rPr>
                <w:ins w:id="11860" w:author="aas" w:date="2013-10-14T02:06:00Z"/>
                <w:del w:id="11861" w:author="Anees Shaikh" w:date="2013-10-19T02:16:00Z"/>
              </w:rPr>
              <w:pPrChange w:id="11862" w:author="Anees Shaikh" w:date="2013-10-19T02:16:00Z">
                <w:pPr>
                  <w:pStyle w:val="XML1"/>
                </w:pPr>
              </w:pPrChange>
            </w:pPr>
            <w:ins w:id="11863" w:author="aas" w:date="2013-10-14T02:06:00Z">
              <w:del w:id="11864" w:author="Anees Shaikh" w:date="2013-10-19T02:16:00Z">
                <w:r w:rsidDel="00E067A3">
                  <w:delText xml:space="preserve">                                          namespace="##other" processContents="lax"/&gt;</w:delText>
                </w:r>
              </w:del>
            </w:ins>
          </w:p>
          <w:p w14:paraId="56F38DB2" w14:textId="49529C88" w:rsidR="00874469" w:rsidDel="00E067A3" w:rsidRDefault="00874469">
            <w:pPr>
              <w:pStyle w:val="Appx"/>
              <w:rPr>
                <w:ins w:id="11865" w:author="aas" w:date="2013-10-14T02:06:00Z"/>
                <w:del w:id="11866" w:author="Anees Shaikh" w:date="2013-10-19T02:16:00Z"/>
              </w:rPr>
              <w:pPrChange w:id="11867" w:author="Anees Shaikh" w:date="2013-10-19T02:16:00Z">
                <w:pPr>
                  <w:pStyle w:val="XML1"/>
                </w:pPr>
              </w:pPrChange>
            </w:pPr>
            <w:ins w:id="11868" w:author="aas" w:date="2013-10-14T02:06:00Z">
              <w:del w:id="11869" w:author="Anees Shaikh" w:date="2013-10-19T02:16:00Z">
                <w:r w:rsidDel="00E067A3">
                  <w:delText xml:space="preserve">                                &lt;/xs:sequence&gt;</w:delText>
                </w:r>
              </w:del>
            </w:ins>
          </w:p>
          <w:p w14:paraId="588FC1D3" w14:textId="014BEC58" w:rsidR="00874469" w:rsidDel="00E067A3" w:rsidRDefault="00874469">
            <w:pPr>
              <w:pStyle w:val="Appx"/>
              <w:rPr>
                <w:ins w:id="11870" w:author="aas" w:date="2013-10-14T02:06:00Z"/>
                <w:del w:id="11871" w:author="Anees Shaikh" w:date="2013-10-19T02:16:00Z"/>
              </w:rPr>
              <w:pPrChange w:id="11872" w:author="Anees Shaikh" w:date="2013-10-19T02:16:00Z">
                <w:pPr>
                  <w:pStyle w:val="XML1"/>
                </w:pPr>
              </w:pPrChange>
            </w:pPr>
            <w:ins w:id="11873" w:author="aas" w:date="2013-10-14T02:06:00Z">
              <w:del w:id="11874" w:author="Anees Shaikh" w:date="2013-10-19T02:16:00Z">
                <w:r w:rsidDel="00E067A3">
                  <w:delText xml:space="preserve">                                &lt;xs:any minOccurs="0" maxOccurs="unbounded"</w:delText>
                </w:r>
              </w:del>
            </w:ins>
          </w:p>
          <w:p w14:paraId="1E0BA587" w14:textId="58B6A4C3" w:rsidR="00874469" w:rsidDel="00E067A3" w:rsidRDefault="00874469">
            <w:pPr>
              <w:pStyle w:val="Appx"/>
              <w:rPr>
                <w:ins w:id="11875" w:author="aas" w:date="2013-10-14T02:06:00Z"/>
                <w:del w:id="11876" w:author="Anees Shaikh" w:date="2013-10-19T02:16:00Z"/>
              </w:rPr>
              <w:pPrChange w:id="11877" w:author="Anees Shaikh" w:date="2013-10-19T02:16:00Z">
                <w:pPr>
                  <w:pStyle w:val="XML1"/>
                </w:pPr>
              </w:pPrChange>
            </w:pPr>
            <w:ins w:id="11878" w:author="aas" w:date="2013-10-14T02:06:00Z">
              <w:del w:id="11879" w:author="Anees Shaikh" w:date="2013-10-19T02:16:00Z">
                <w:r w:rsidDel="00E067A3">
                  <w:delText xml:space="preserve">                                        namespace="##other" processContents="lax"/&gt;</w:delText>
                </w:r>
              </w:del>
            </w:ins>
          </w:p>
          <w:p w14:paraId="3FD9F8C5" w14:textId="71DBC0E7" w:rsidR="00874469" w:rsidDel="00E067A3" w:rsidRDefault="00874469">
            <w:pPr>
              <w:pStyle w:val="Appx"/>
              <w:rPr>
                <w:ins w:id="11880" w:author="aas" w:date="2013-10-14T02:06:00Z"/>
                <w:del w:id="11881" w:author="Anees Shaikh" w:date="2013-10-19T02:16:00Z"/>
              </w:rPr>
              <w:pPrChange w:id="11882" w:author="Anees Shaikh" w:date="2013-10-19T02:16:00Z">
                <w:pPr>
                  <w:pStyle w:val="XML1"/>
                </w:pPr>
              </w:pPrChange>
            </w:pPr>
            <w:ins w:id="11883" w:author="aas" w:date="2013-10-14T02:06:00Z">
              <w:del w:id="11884" w:author="Anees Shaikh" w:date="2013-10-19T02:16:00Z">
                <w:r w:rsidDel="00E067A3">
                  <w:delText xml:space="preserve">                              &lt;/xs:choice&gt;</w:delText>
                </w:r>
              </w:del>
            </w:ins>
          </w:p>
          <w:p w14:paraId="28297768" w14:textId="6D277382" w:rsidR="00874469" w:rsidDel="00E067A3" w:rsidRDefault="00874469">
            <w:pPr>
              <w:pStyle w:val="Appx"/>
              <w:rPr>
                <w:ins w:id="11885" w:author="aas" w:date="2013-10-14T02:06:00Z"/>
                <w:del w:id="11886" w:author="Anees Shaikh" w:date="2013-10-19T02:16:00Z"/>
              </w:rPr>
              <w:pPrChange w:id="11887" w:author="Anees Shaikh" w:date="2013-10-19T02:16:00Z">
                <w:pPr>
                  <w:pStyle w:val="XML1"/>
                </w:pPr>
              </w:pPrChange>
            </w:pPr>
            <w:ins w:id="11888" w:author="aas" w:date="2013-10-14T02:06:00Z">
              <w:del w:id="11889" w:author="Anees Shaikh" w:date="2013-10-19T02:16:00Z">
                <w:r w:rsidDel="00E067A3">
                  <w:delText xml:space="preserve">                              &lt;xs:element name="vni-valid" minOccurs="0"  type="xs:boolean"&gt;</w:delText>
                </w:r>
              </w:del>
            </w:ins>
          </w:p>
          <w:p w14:paraId="59D6A274" w14:textId="1D873D1D" w:rsidR="00874469" w:rsidDel="00E067A3" w:rsidRDefault="00874469">
            <w:pPr>
              <w:pStyle w:val="Appx"/>
              <w:rPr>
                <w:ins w:id="11890" w:author="aas" w:date="2013-10-14T02:06:00Z"/>
                <w:del w:id="11891" w:author="Anees Shaikh" w:date="2013-10-19T02:16:00Z"/>
              </w:rPr>
              <w:pPrChange w:id="11892" w:author="Anees Shaikh" w:date="2013-10-19T02:16:00Z">
                <w:pPr>
                  <w:pStyle w:val="XML1"/>
                </w:pPr>
              </w:pPrChange>
            </w:pPr>
            <w:ins w:id="11893" w:author="aas" w:date="2013-10-14T02:06:00Z">
              <w:del w:id="11894" w:author="Anees Shaikh" w:date="2013-10-19T02:16:00Z">
                <w:r w:rsidDel="00E067A3">
                  <w:delText xml:space="preserve">                                &lt;xs:annotation&gt;</w:delText>
                </w:r>
              </w:del>
            </w:ins>
          </w:p>
          <w:p w14:paraId="1A231588" w14:textId="684030D0" w:rsidR="00874469" w:rsidDel="00E067A3" w:rsidRDefault="00874469">
            <w:pPr>
              <w:pStyle w:val="Appx"/>
              <w:rPr>
                <w:ins w:id="11895" w:author="aas" w:date="2013-10-14T02:06:00Z"/>
                <w:del w:id="11896" w:author="Anees Shaikh" w:date="2013-10-19T02:16:00Z"/>
              </w:rPr>
              <w:pPrChange w:id="11897" w:author="Anees Shaikh" w:date="2013-10-19T02:16:00Z">
                <w:pPr>
                  <w:pStyle w:val="XML1"/>
                </w:pPr>
              </w:pPrChange>
            </w:pPr>
            <w:ins w:id="11898" w:author="aas" w:date="2013-10-14T02:06:00Z">
              <w:del w:id="11899" w:author="Anees Shaikh" w:date="2013-10-19T02:16:00Z">
                <w:r w:rsidDel="00E067A3">
                  <w:delText xml:space="preserve">                                  &lt;xs:documentation&gt;</w:delText>
                </w:r>
              </w:del>
            </w:ins>
          </w:p>
          <w:p w14:paraId="4EFDD0A1" w14:textId="1437395B" w:rsidR="00874469" w:rsidDel="00E067A3" w:rsidRDefault="00874469">
            <w:pPr>
              <w:pStyle w:val="Appx"/>
              <w:rPr>
                <w:ins w:id="11900" w:author="aas" w:date="2013-10-14T02:06:00Z"/>
                <w:del w:id="11901" w:author="Anees Shaikh" w:date="2013-10-19T02:16:00Z"/>
              </w:rPr>
              <w:pPrChange w:id="11902" w:author="Anees Shaikh" w:date="2013-10-19T02:16:00Z">
                <w:pPr>
                  <w:pStyle w:val="XML1"/>
                </w:pPr>
              </w:pPrChange>
            </w:pPr>
            <w:ins w:id="11903" w:author="aas" w:date="2013-10-14T02:06:00Z">
              <w:del w:id="11904" w:author="Anees Shaikh" w:date="2013-10-19T02:16:00Z">
                <w:r w:rsidDel="00E067A3">
                  <w:delText xml:space="preserve">                                    Indicates how the corresponding flag should be set in packets sent on</w:delText>
                </w:r>
              </w:del>
            </w:ins>
          </w:p>
          <w:p w14:paraId="7A39A29A" w14:textId="25A0114F" w:rsidR="00874469" w:rsidDel="00E067A3" w:rsidRDefault="00874469">
            <w:pPr>
              <w:pStyle w:val="Appx"/>
              <w:rPr>
                <w:ins w:id="11905" w:author="aas" w:date="2013-10-14T02:06:00Z"/>
                <w:del w:id="11906" w:author="Anees Shaikh" w:date="2013-10-19T02:16:00Z"/>
              </w:rPr>
              <w:pPrChange w:id="11907" w:author="Anees Shaikh" w:date="2013-10-19T02:16:00Z">
                <w:pPr>
                  <w:pStyle w:val="XML1"/>
                </w:pPr>
              </w:pPrChange>
            </w:pPr>
            <w:ins w:id="11908" w:author="aas" w:date="2013-10-14T02:06:00Z">
              <w:del w:id="11909" w:author="Anees Shaikh" w:date="2013-10-19T02:16:00Z">
                <w:r w:rsidDel="00E067A3">
                  <w:delText xml:space="preserve">                                           the tunnel.</w:delText>
                </w:r>
              </w:del>
            </w:ins>
          </w:p>
          <w:p w14:paraId="101FE04A" w14:textId="08C4B9FD" w:rsidR="00874469" w:rsidDel="00E067A3" w:rsidRDefault="00874469">
            <w:pPr>
              <w:pStyle w:val="Appx"/>
              <w:rPr>
                <w:ins w:id="11910" w:author="aas" w:date="2013-10-14T02:06:00Z"/>
                <w:del w:id="11911" w:author="Anees Shaikh" w:date="2013-10-19T02:16:00Z"/>
              </w:rPr>
              <w:pPrChange w:id="11912" w:author="Anees Shaikh" w:date="2013-10-19T02:16:00Z">
                <w:pPr>
                  <w:pStyle w:val="XML1"/>
                </w:pPr>
              </w:pPrChange>
            </w:pPr>
            <w:ins w:id="11913" w:author="aas" w:date="2013-10-14T02:06:00Z">
              <w:del w:id="11914" w:author="Anees Shaikh" w:date="2013-10-19T02:16:00Z">
                <w:r w:rsidDel="00E067A3">
                  <w:delText xml:space="preserve">                                  &lt;/xs:documentation&gt;</w:delText>
                </w:r>
              </w:del>
            </w:ins>
          </w:p>
          <w:p w14:paraId="31EC318E" w14:textId="7E1FD62B" w:rsidR="00874469" w:rsidDel="00E067A3" w:rsidRDefault="00874469">
            <w:pPr>
              <w:pStyle w:val="Appx"/>
              <w:rPr>
                <w:ins w:id="11915" w:author="aas" w:date="2013-10-14T02:06:00Z"/>
                <w:del w:id="11916" w:author="Anees Shaikh" w:date="2013-10-19T02:16:00Z"/>
              </w:rPr>
              <w:pPrChange w:id="11917" w:author="Anees Shaikh" w:date="2013-10-19T02:16:00Z">
                <w:pPr>
                  <w:pStyle w:val="XML1"/>
                </w:pPr>
              </w:pPrChange>
            </w:pPr>
            <w:ins w:id="11918" w:author="aas" w:date="2013-10-14T02:06:00Z">
              <w:del w:id="11919" w:author="Anees Shaikh" w:date="2013-10-19T02:16:00Z">
                <w:r w:rsidDel="00E067A3">
                  <w:delText xml:space="preserve">                                &lt;/xs:annotation&gt;</w:delText>
                </w:r>
              </w:del>
            </w:ins>
          </w:p>
          <w:p w14:paraId="4D35D0AE" w14:textId="26681B1C" w:rsidR="00874469" w:rsidDel="00E067A3" w:rsidRDefault="00874469">
            <w:pPr>
              <w:pStyle w:val="Appx"/>
              <w:rPr>
                <w:ins w:id="11920" w:author="aas" w:date="2013-10-14T02:06:00Z"/>
                <w:del w:id="11921" w:author="Anees Shaikh" w:date="2013-10-19T02:16:00Z"/>
              </w:rPr>
              <w:pPrChange w:id="11922" w:author="Anees Shaikh" w:date="2013-10-19T02:16:00Z">
                <w:pPr>
                  <w:pStyle w:val="XML1"/>
                </w:pPr>
              </w:pPrChange>
            </w:pPr>
            <w:ins w:id="11923" w:author="aas" w:date="2013-10-14T02:06:00Z">
              <w:del w:id="11924" w:author="Anees Shaikh" w:date="2013-10-19T02:16:00Z">
                <w:r w:rsidDel="00E067A3">
                  <w:delText xml:space="preserve">                              &lt;/xs:element&gt;</w:delText>
                </w:r>
              </w:del>
            </w:ins>
          </w:p>
          <w:p w14:paraId="2493709D" w14:textId="1B54D195" w:rsidR="00874469" w:rsidDel="00E067A3" w:rsidRDefault="00874469">
            <w:pPr>
              <w:pStyle w:val="Appx"/>
              <w:rPr>
                <w:ins w:id="11925" w:author="aas" w:date="2013-10-14T02:06:00Z"/>
                <w:del w:id="11926" w:author="Anees Shaikh" w:date="2013-10-19T02:16:00Z"/>
              </w:rPr>
              <w:pPrChange w:id="11927" w:author="Anees Shaikh" w:date="2013-10-19T02:16:00Z">
                <w:pPr>
                  <w:pStyle w:val="XML1"/>
                </w:pPr>
              </w:pPrChange>
            </w:pPr>
            <w:ins w:id="11928" w:author="aas" w:date="2013-10-14T02:06:00Z">
              <w:del w:id="11929" w:author="Anees Shaikh" w:date="2013-10-19T02:16:00Z">
                <w:r w:rsidDel="00E067A3">
                  <w:delText xml:space="preserve">                              &lt;xs:element name="vni" minOccurs="0"  type="xs:unsignedInt"&gt;</w:delText>
                </w:r>
              </w:del>
            </w:ins>
          </w:p>
          <w:p w14:paraId="475402DD" w14:textId="1FF9017F" w:rsidR="00874469" w:rsidDel="00E067A3" w:rsidRDefault="00874469">
            <w:pPr>
              <w:pStyle w:val="Appx"/>
              <w:rPr>
                <w:ins w:id="11930" w:author="aas" w:date="2013-10-14T02:06:00Z"/>
                <w:del w:id="11931" w:author="Anees Shaikh" w:date="2013-10-19T02:16:00Z"/>
              </w:rPr>
              <w:pPrChange w:id="11932" w:author="Anees Shaikh" w:date="2013-10-19T02:16:00Z">
                <w:pPr>
                  <w:pStyle w:val="XML1"/>
                </w:pPr>
              </w:pPrChange>
            </w:pPr>
            <w:ins w:id="11933" w:author="aas" w:date="2013-10-14T02:06:00Z">
              <w:del w:id="11934" w:author="Anees Shaikh" w:date="2013-10-19T02:16:00Z">
                <w:r w:rsidDel="00E067A3">
                  <w:delText xml:space="preserve">                                &lt;xs:annotation&gt;</w:delText>
                </w:r>
              </w:del>
            </w:ins>
          </w:p>
          <w:p w14:paraId="7CFEAB3A" w14:textId="2EBB30BE" w:rsidR="00874469" w:rsidDel="00E067A3" w:rsidRDefault="00874469">
            <w:pPr>
              <w:pStyle w:val="Appx"/>
              <w:rPr>
                <w:ins w:id="11935" w:author="aas" w:date="2013-10-14T02:06:00Z"/>
                <w:del w:id="11936" w:author="Anees Shaikh" w:date="2013-10-19T02:16:00Z"/>
              </w:rPr>
              <w:pPrChange w:id="11937" w:author="Anees Shaikh" w:date="2013-10-19T02:16:00Z">
                <w:pPr>
                  <w:pStyle w:val="XML1"/>
                </w:pPr>
              </w:pPrChange>
            </w:pPr>
            <w:ins w:id="11938" w:author="aas" w:date="2013-10-14T02:06:00Z">
              <w:del w:id="11939" w:author="Anees Shaikh" w:date="2013-10-19T02:16:00Z">
                <w:r w:rsidDel="00E067A3">
                  <w:delText xml:space="preserve">                                  &lt;xs:documentation&gt;</w:delText>
                </w:r>
              </w:del>
            </w:ins>
          </w:p>
          <w:p w14:paraId="50FBD332" w14:textId="4A9AF9F0" w:rsidR="00874469" w:rsidDel="00E067A3" w:rsidRDefault="00874469">
            <w:pPr>
              <w:pStyle w:val="Appx"/>
              <w:rPr>
                <w:ins w:id="11940" w:author="aas" w:date="2013-10-14T02:06:00Z"/>
                <w:del w:id="11941" w:author="Anees Shaikh" w:date="2013-10-19T02:16:00Z"/>
              </w:rPr>
              <w:pPrChange w:id="11942" w:author="Anees Shaikh" w:date="2013-10-19T02:16:00Z">
                <w:pPr>
                  <w:pStyle w:val="XML1"/>
                </w:pPr>
              </w:pPrChange>
            </w:pPr>
            <w:ins w:id="11943" w:author="aas" w:date="2013-10-14T02:06:00Z">
              <w:del w:id="11944" w:author="Anees Shaikh" w:date="2013-10-19T02:16:00Z">
                <w:r w:rsidDel="00E067A3">
                  <w:delText xml:space="preserve">                                    Virtual network identifier assigned to all packets sent on the tunnel.</w:delText>
                </w:r>
              </w:del>
            </w:ins>
          </w:p>
          <w:p w14:paraId="67E1FA35" w14:textId="36733FF5" w:rsidR="00874469" w:rsidDel="00E067A3" w:rsidRDefault="00874469">
            <w:pPr>
              <w:pStyle w:val="Appx"/>
              <w:rPr>
                <w:ins w:id="11945" w:author="aas" w:date="2013-10-14T02:06:00Z"/>
                <w:del w:id="11946" w:author="Anees Shaikh" w:date="2013-10-19T02:16:00Z"/>
              </w:rPr>
              <w:pPrChange w:id="11947" w:author="Anees Shaikh" w:date="2013-10-19T02:16:00Z">
                <w:pPr>
                  <w:pStyle w:val="XML1"/>
                </w:pPr>
              </w:pPrChange>
            </w:pPr>
            <w:ins w:id="11948" w:author="aas" w:date="2013-10-14T02:06:00Z">
              <w:del w:id="11949" w:author="Anees Shaikh" w:date="2013-10-19T02:16:00Z">
                <w:r w:rsidDel="00E067A3">
                  <w:delText xml:space="preserve">                                           A VxLAN implementation MAY use the this element to set the</w:delText>
                </w:r>
              </w:del>
            </w:ins>
          </w:p>
          <w:p w14:paraId="6348A34F" w14:textId="7E6976B0" w:rsidR="00874469" w:rsidDel="00E067A3" w:rsidRDefault="00874469">
            <w:pPr>
              <w:pStyle w:val="Appx"/>
              <w:rPr>
                <w:ins w:id="11950" w:author="aas" w:date="2013-10-14T02:06:00Z"/>
                <w:del w:id="11951" w:author="Anees Shaikh" w:date="2013-10-19T02:16:00Z"/>
              </w:rPr>
              <w:pPrChange w:id="11952" w:author="Anees Shaikh" w:date="2013-10-19T02:16:00Z">
                <w:pPr>
                  <w:pStyle w:val="XML1"/>
                </w:pPr>
              </w:pPrChange>
            </w:pPr>
            <w:ins w:id="11953" w:author="aas" w:date="2013-10-14T02:06:00Z">
              <w:del w:id="11954" w:author="Anees Shaikh" w:date="2013-10-19T02:16:00Z">
                <w:r w:rsidDel="00E067A3">
                  <w:delText xml:space="preserve">                                           OXM_OF_TUNNEL_ID match field metadata in the OpenFlow protocol.</w:delText>
                </w:r>
              </w:del>
            </w:ins>
          </w:p>
          <w:p w14:paraId="74AE08A7" w14:textId="75C2B14F" w:rsidR="00874469" w:rsidDel="00E067A3" w:rsidRDefault="00874469">
            <w:pPr>
              <w:pStyle w:val="Appx"/>
              <w:rPr>
                <w:ins w:id="11955" w:author="aas" w:date="2013-10-14T02:06:00Z"/>
                <w:del w:id="11956" w:author="Anees Shaikh" w:date="2013-10-19T02:16:00Z"/>
              </w:rPr>
              <w:pPrChange w:id="11957" w:author="Anees Shaikh" w:date="2013-10-19T02:16:00Z">
                <w:pPr>
                  <w:pStyle w:val="XML1"/>
                </w:pPr>
              </w:pPrChange>
            </w:pPr>
            <w:ins w:id="11958" w:author="aas" w:date="2013-10-14T02:06:00Z">
              <w:del w:id="11959" w:author="Anees Shaikh" w:date="2013-10-19T02:16:00Z">
                <w:r w:rsidDel="00E067A3">
                  <w:delText xml:space="preserve">                                  &lt;/xs:documentation&gt;</w:delText>
                </w:r>
              </w:del>
            </w:ins>
          </w:p>
          <w:p w14:paraId="538EF1A4" w14:textId="49192686" w:rsidR="00874469" w:rsidDel="00E067A3" w:rsidRDefault="00874469">
            <w:pPr>
              <w:pStyle w:val="Appx"/>
              <w:rPr>
                <w:ins w:id="11960" w:author="aas" w:date="2013-10-14T02:06:00Z"/>
                <w:del w:id="11961" w:author="Anees Shaikh" w:date="2013-10-19T02:16:00Z"/>
              </w:rPr>
              <w:pPrChange w:id="11962" w:author="Anees Shaikh" w:date="2013-10-19T02:16:00Z">
                <w:pPr>
                  <w:pStyle w:val="XML1"/>
                </w:pPr>
              </w:pPrChange>
            </w:pPr>
            <w:ins w:id="11963" w:author="aas" w:date="2013-10-14T02:06:00Z">
              <w:del w:id="11964" w:author="Anees Shaikh" w:date="2013-10-19T02:16:00Z">
                <w:r w:rsidDel="00E067A3">
                  <w:delText xml:space="preserve">                                &lt;/xs:annotation&gt;</w:delText>
                </w:r>
              </w:del>
            </w:ins>
          </w:p>
          <w:p w14:paraId="2DD90DE6" w14:textId="64E7C236" w:rsidR="00874469" w:rsidDel="00E067A3" w:rsidRDefault="00874469">
            <w:pPr>
              <w:pStyle w:val="Appx"/>
              <w:rPr>
                <w:ins w:id="11965" w:author="aas" w:date="2013-10-14T02:06:00Z"/>
                <w:del w:id="11966" w:author="Anees Shaikh" w:date="2013-10-19T02:16:00Z"/>
              </w:rPr>
              <w:pPrChange w:id="11967" w:author="Anees Shaikh" w:date="2013-10-19T02:16:00Z">
                <w:pPr>
                  <w:pStyle w:val="XML1"/>
                </w:pPr>
              </w:pPrChange>
            </w:pPr>
            <w:ins w:id="11968" w:author="aas" w:date="2013-10-14T02:06:00Z">
              <w:del w:id="11969" w:author="Anees Shaikh" w:date="2013-10-19T02:16:00Z">
                <w:r w:rsidDel="00E067A3">
                  <w:delText xml:space="preserve">                              &lt;/xs:element&gt;</w:delText>
                </w:r>
              </w:del>
            </w:ins>
          </w:p>
          <w:p w14:paraId="7AF70AEA" w14:textId="2A128229" w:rsidR="00874469" w:rsidDel="00E067A3" w:rsidRDefault="00874469">
            <w:pPr>
              <w:pStyle w:val="Appx"/>
              <w:rPr>
                <w:ins w:id="11970" w:author="aas" w:date="2013-10-14T02:06:00Z"/>
                <w:del w:id="11971" w:author="Anees Shaikh" w:date="2013-10-19T02:16:00Z"/>
              </w:rPr>
              <w:pPrChange w:id="11972" w:author="Anees Shaikh" w:date="2013-10-19T02:16:00Z">
                <w:pPr>
                  <w:pStyle w:val="XML1"/>
                </w:pPr>
              </w:pPrChange>
            </w:pPr>
            <w:ins w:id="11973" w:author="aas" w:date="2013-10-14T02:06:00Z">
              <w:del w:id="11974" w:author="Anees Shaikh" w:date="2013-10-19T02:16:00Z">
                <w:r w:rsidDel="00E067A3">
                  <w:delText xml:space="preserve">                              &lt;xs:element name="vni-multicast-group" minOccurs="0"  type="inet:ip-address"&gt;</w:delText>
                </w:r>
              </w:del>
            </w:ins>
          </w:p>
          <w:p w14:paraId="726AB575" w14:textId="7242A19B" w:rsidR="00874469" w:rsidDel="00E067A3" w:rsidRDefault="00874469">
            <w:pPr>
              <w:pStyle w:val="Appx"/>
              <w:rPr>
                <w:ins w:id="11975" w:author="aas" w:date="2013-10-14T02:06:00Z"/>
                <w:del w:id="11976" w:author="Anees Shaikh" w:date="2013-10-19T02:16:00Z"/>
              </w:rPr>
              <w:pPrChange w:id="11977" w:author="Anees Shaikh" w:date="2013-10-19T02:16:00Z">
                <w:pPr>
                  <w:pStyle w:val="XML1"/>
                </w:pPr>
              </w:pPrChange>
            </w:pPr>
            <w:ins w:id="11978" w:author="aas" w:date="2013-10-14T02:06:00Z">
              <w:del w:id="11979" w:author="Anees Shaikh" w:date="2013-10-19T02:16:00Z">
                <w:r w:rsidDel="00E067A3">
                  <w:delText xml:space="preserve">                                &lt;xs:annotation&gt;</w:delText>
                </w:r>
              </w:del>
            </w:ins>
          </w:p>
          <w:p w14:paraId="02C02C7D" w14:textId="013EAA54" w:rsidR="00874469" w:rsidDel="00E067A3" w:rsidRDefault="00874469">
            <w:pPr>
              <w:pStyle w:val="Appx"/>
              <w:rPr>
                <w:ins w:id="11980" w:author="aas" w:date="2013-10-14T02:06:00Z"/>
                <w:del w:id="11981" w:author="Anees Shaikh" w:date="2013-10-19T02:16:00Z"/>
              </w:rPr>
              <w:pPrChange w:id="11982" w:author="Anees Shaikh" w:date="2013-10-19T02:16:00Z">
                <w:pPr>
                  <w:pStyle w:val="XML1"/>
                </w:pPr>
              </w:pPrChange>
            </w:pPr>
            <w:ins w:id="11983" w:author="aas" w:date="2013-10-14T02:06:00Z">
              <w:del w:id="11984" w:author="Anees Shaikh" w:date="2013-10-19T02:16:00Z">
                <w:r w:rsidDel="00E067A3">
                  <w:delText xml:space="preserve">                                  &lt;xs:documentation&gt;</w:delText>
                </w:r>
              </w:del>
            </w:ins>
          </w:p>
          <w:p w14:paraId="217768F1" w14:textId="5C190519" w:rsidR="00874469" w:rsidDel="00E067A3" w:rsidRDefault="00874469">
            <w:pPr>
              <w:pStyle w:val="Appx"/>
              <w:rPr>
                <w:ins w:id="11985" w:author="aas" w:date="2013-10-14T02:06:00Z"/>
                <w:del w:id="11986" w:author="Anees Shaikh" w:date="2013-10-19T02:16:00Z"/>
              </w:rPr>
              <w:pPrChange w:id="11987" w:author="Anees Shaikh" w:date="2013-10-19T02:16:00Z">
                <w:pPr>
                  <w:pStyle w:val="XML1"/>
                </w:pPr>
              </w:pPrChange>
            </w:pPr>
            <w:ins w:id="11988" w:author="aas" w:date="2013-10-14T02:06:00Z">
              <w:del w:id="11989" w:author="Anees Shaikh" w:date="2013-10-19T02:16:00Z">
                <w:r w:rsidDel="00E067A3">
                  <w:delText xml:space="preserve">                                    If IP multicast is used to support broadcast on the tunnel this</w:delText>
                </w:r>
              </w:del>
            </w:ins>
          </w:p>
          <w:p w14:paraId="7D019B80" w14:textId="46E56CD8" w:rsidR="00874469" w:rsidDel="00E067A3" w:rsidRDefault="00874469">
            <w:pPr>
              <w:pStyle w:val="Appx"/>
              <w:rPr>
                <w:ins w:id="11990" w:author="aas" w:date="2013-10-14T02:06:00Z"/>
                <w:del w:id="11991" w:author="Anees Shaikh" w:date="2013-10-19T02:16:00Z"/>
              </w:rPr>
              <w:pPrChange w:id="11992" w:author="Anees Shaikh" w:date="2013-10-19T02:16:00Z">
                <w:pPr>
                  <w:pStyle w:val="XML1"/>
                </w:pPr>
              </w:pPrChange>
            </w:pPr>
            <w:ins w:id="11993" w:author="aas" w:date="2013-10-14T02:06:00Z">
              <w:del w:id="11994" w:author="Anees Shaikh" w:date="2013-10-19T02:16:00Z">
                <w:r w:rsidDel="00E067A3">
                  <w:delText xml:space="preserve">                                           specifies the corresponding multicast IP address</w:delText>
                </w:r>
              </w:del>
            </w:ins>
          </w:p>
          <w:p w14:paraId="41B765F3" w14:textId="50ADE11E" w:rsidR="00874469" w:rsidDel="00E067A3" w:rsidRDefault="00874469">
            <w:pPr>
              <w:pStyle w:val="Appx"/>
              <w:rPr>
                <w:ins w:id="11995" w:author="aas" w:date="2013-10-14T02:06:00Z"/>
                <w:del w:id="11996" w:author="Anees Shaikh" w:date="2013-10-19T02:16:00Z"/>
              </w:rPr>
              <w:pPrChange w:id="11997" w:author="Anees Shaikh" w:date="2013-10-19T02:16:00Z">
                <w:pPr>
                  <w:pStyle w:val="XML1"/>
                </w:pPr>
              </w:pPrChange>
            </w:pPr>
            <w:ins w:id="11998" w:author="aas" w:date="2013-10-14T02:06:00Z">
              <w:del w:id="11999" w:author="Anees Shaikh" w:date="2013-10-19T02:16:00Z">
                <w:r w:rsidDel="00E067A3">
                  <w:delText xml:space="preserve">                                  &lt;/xs:documentation&gt;</w:delText>
                </w:r>
              </w:del>
            </w:ins>
          </w:p>
          <w:p w14:paraId="33CEFD36" w14:textId="39A22E64" w:rsidR="00874469" w:rsidDel="00E067A3" w:rsidRDefault="00874469">
            <w:pPr>
              <w:pStyle w:val="Appx"/>
              <w:rPr>
                <w:ins w:id="12000" w:author="aas" w:date="2013-10-14T02:06:00Z"/>
                <w:del w:id="12001" w:author="Anees Shaikh" w:date="2013-10-19T02:16:00Z"/>
              </w:rPr>
              <w:pPrChange w:id="12002" w:author="Anees Shaikh" w:date="2013-10-19T02:16:00Z">
                <w:pPr>
                  <w:pStyle w:val="XML1"/>
                </w:pPr>
              </w:pPrChange>
            </w:pPr>
            <w:ins w:id="12003" w:author="aas" w:date="2013-10-14T02:06:00Z">
              <w:del w:id="12004" w:author="Anees Shaikh" w:date="2013-10-19T02:16:00Z">
                <w:r w:rsidDel="00E067A3">
                  <w:delText xml:space="preserve">                                &lt;/xs:annotation&gt;</w:delText>
                </w:r>
              </w:del>
            </w:ins>
          </w:p>
          <w:p w14:paraId="26D4C39B" w14:textId="1DDA7AC9" w:rsidR="00874469" w:rsidDel="00E067A3" w:rsidRDefault="00874469">
            <w:pPr>
              <w:pStyle w:val="Appx"/>
              <w:rPr>
                <w:ins w:id="12005" w:author="aas" w:date="2013-10-14T02:06:00Z"/>
                <w:del w:id="12006" w:author="Anees Shaikh" w:date="2013-10-19T02:16:00Z"/>
              </w:rPr>
              <w:pPrChange w:id="12007" w:author="Anees Shaikh" w:date="2013-10-19T02:16:00Z">
                <w:pPr>
                  <w:pStyle w:val="XML1"/>
                </w:pPr>
              </w:pPrChange>
            </w:pPr>
            <w:ins w:id="12008" w:author="aas" w:date="2013-10-14T02:06:00Z">
              <w:del w:id="12009" w:author="Anees Shaikh" w:date="2013-10-19T02:16:00Z">
                <w:r w:rsidDel="00E067A3">
                  <w:delText xml:space="preserve">                              &lt;/xs:element&gt;</w:delText>
                </w:r>
              </w:del>
            </w:ins>
          </w:p>
          <w:p w14:paraId="4B60D39F" w14:textId="61A53D4B" w:rsidR="00874469" w:rsidDel="00E067A3" w:rsidRDefault="00874469">
            <w:pPr>
              <w:pStyle w:val="Appx"/>
              <w:rPr>
                <w:ins w:id="12010" w:author="aas" w:date="2013-10-14T02:06:00Z"/>
                <w:del w:id="12011" w:author="Anees Shaikh" w:date="2013-10-19T02:16:00Z"/>
              </w:rPr>
              <w:pPrChange w:id="12012" w:author="Anees Shaikh" w:date="2013-10-19T02:16:00Z">
                <w:pPr>
                  <w:pStyle w:val="XML1"/>
                </w:pPr>
              </w:pPrChange>
            </w:pPr>
            <w:ins w:id="12013" w:author="aas" w:date="2013-10-14T02:06:00Z">
              <w:del w:id="12014" w:author="Anees Shaikh" w:date="2013-10-19T02:16:00Z">
                <w:r w:rsidDel="00E067A3">
                  <w:delText xml:space="preserve">                              &lt;xs:element name="udp-source-port" minOccurs="0"  type="inet:port-number"&gt;</w:delText>
                </w:r>
              </w:del>
            </w:ins>
          </w:p>
          <w:p w14:paraId="5CA34B15" w14:textId="373BE166" w:rsidR="00874469" w:rsidDel="00E067A3" w:rsidRDefault="00874469">
            <w:pPr>
              <w:pStyle w:val="Appx"/>
              <w:rPr>
                <w:ins w:id="12015" w:author="aas" w:date="2013-10-14T02:06:00Z"/>
                <w:del w:id="12016" w:author="Anees Shaikh" w:date="2013-10-19T02:16:00Z"/>
              </w:rPr>
              <w:pPrChange w:id="12017" w:author="Anees Shaikh" w:date="2013-10-19T02:16:00Z">
                <w:pPr>
                  <w:pStyle w:val="XML1"/>
                </w:pPr>
              </w:pPrChange>
            </w:pPr>
            <w:ins w:id="12018" w:author="aas" w:date="2013-10-14T02:06:00Z">
              <w:del w:id="12019" w:author="Anees Shaikh" w:date="2013-10-19T02:16:00Z">
                <w:r w:rsidDel="00E067A3">
                  <w:delText xml:space="preserve">                                &lt;xs:annotation&gt;</w:delText>
                </w:r>
              </w:del>
            </w:ins>
          </w:p>
          <w:p w14:paraId="7F845A0A" w14:textId="0F42DD33" w:rsidR="00874469" w:rsidDel="00E067A3" w:rsidRDefault="00874469">
            <w:pPr>
              <w:pStyle w:val="Appx"/>
              <w:rPr>
                <w:ins w:id="12020" w:author="aas" w:date="2013-10-14T02:06:00Z"/>
                <w:del w:id="12021" w:author="Anees Shaikh" w:date="2013-10-19T02:16:00Z"/>
              </w:rPr>
              <w:pPrChange w:id="12022" w:author="Anees Shaikh" w:date="2013-10-19T02:16:00Z">
                <w:pPr>
                  <w:pStyle w:val="XML1"/>
                </w:pPr>
              </w:pPrChange>
            </w:pPr>
            <w:ins w:id="12023" w:author="aas" w:date="2013-10-14T02:06:00Z">
              <w:del w:id="12024" w:author="Anees Shaikh" w:date="2013-10-19T02:16:00Z">
                <w:r w:rsidDel="00E067A3">
                  <w:delText xml:space="preserve">                                  &lt;xs:documentation&gt;</w:delText>
                </w:r>
              </w:del>
            </w:ins>
          </w:p>
          <w:p w14:paraId="137F23AD" w14:textId="132CAA86" w:rsidR="00874469" w:rsidDel="00E067A3" w:rsidRDefault="00874469">
            <w:pPr>
              <w:pStyle w:val="Appx"/>
              <w:rPr>
                <w:ins w:id="12025" w:author="aas" w:date="2013-10-14T02:06:00Z"/>
                <w:del w:id="12026" w:author="Anees Shaikh" w:date="2013-10-19T02:16:00Z"/>
              </w:rPr>
              <w:pPrChange w:id="12027" w:author="Anees Shaikh" w:date="2013-10-19T02:16:00Z">
                <w:pPr>
                  <w:pStyle w:val="XML1"/>
                </w:pPr>
              </w:pPrChange>
            </w:pPr>
            <w:ins w:id="12028" w:author="aas" w:date="2013-10-14T02:06:00Z">
              <w:del w:id="12029" w:author="Anees Shaikh" w:date="2013-10-19T02:16:00Z">
                <w:r w:rsidDel="00E067A3">
                  <w:delText xml:space="preserve">                                    Specifies the outer UDP source port number.  If this element is absent,</w:delText>
                </w:r>
              </w:del>
            </w:ins>
          </w:p>
          <w:p w14:paraId="0F886902" w14:textId="306A3BC6" w:rsidR="00874469" w:rsidDel="00E067A3" w:rsidRDefault="00874469">
            <w:pPr>
              <w:pStyle w:val="Appx"/>
              <w:rPr>
                <w:ins w:id="12030" w:author="aas" w:date="2013-10-14T02:06:00Z"/>
                <w:del w:id="12031" w:author="Anees Shaikh" w:date="2013-10-19T02:16:00Z"/>
              </w:rPr>
              <w:pPrChange w:id="12032" w:author="Anees Shaikh" w:date="2013-10-19T02:16:00Z">
                <w:pPr>
                  <w:pStyle w:val="XML1"/>
                </w:pPr>
              </w:pPrChange>
            </w:pPr>
            <w:ins w:id="12033" w:author="aas" w:date="2013-10-14T02:06:00Z">
              <w:del w:id="12034" w:author="Anees Shaikh" w:date="2013-10-19T02:16:00Z">
                <w:r w:rsidDel="00E067A3">
                  <w:delText xml:space="preserve">                                           the port number MAY be chosen dynamically.</w:delText>
                </w:r>
              </w:del>
            </w:ins>
          </w:p>
          <w:p w14:paraId="7F313E4D" w14:textId="7683F25E" w:rsidR="00874469" w:rsidDel="00E067A3" w:rsidRDefault="00874469">
            <w:pPr>
              <w:pStyle w:val="Appx"/>
              <w:rPr>
                <w:ins w:id="12035" w:author="aas" w:date="2013-10-14T02:06:00Z"/>
                <w:del w:id="12036" w:author="Anees Shaikh" w:date="2013-10-19T02:16:00Z"/>
              </w:rPr>
              <w:pPrChange w:id="12037" w:author="Anees Shaikh" w:date="2013-10-19T02:16:00Z">
                <w:pPr>
                  <w:pStyle w:val="XML1"/>
                </w:pPr>
              </w:pPrChange>
            </w:pPr>
            <w:ins w:id="12038" w:author="aas" w:date="2013-10-14T02:06:00Z">
              <w:del w:id="12039" w:author="Anees Shaikh" w:date="2013-10-19T02:16:00Z">
                <w:r w:rsidDel="00E067A3">
                  <w:delText xml:space="preserve">                                  &lt;/xs:documentation&gt;</w:delText>
                </w:r>
              </w:del>
            </w:ins>
          </w:p>
          <w:p w14:paraId="1F30023E" w14:textId="3EF5FF61" w:rsidR="00874469" w:rsidDel="00E067A3" w:rsidRDefault="00874469">
            <w:pPr>
              <w:pStyle w:val="Appx"/>
              <w:rPr>
                <w:ins w:id="12040" w:author="aas" w:date="2013-10-14T02:06:00Z"/>
                <w:del w:id="12041" w:author="Anees Shaikh" w:date="2013-10-19T02:16:00Z"/>
              </w:rPr>
              <w:pPrChange w:id="12042" w:author="Anees Shaikh" w:date="2013-10-19T02:16:00Z">
                <w:pPr>
                  <w:pStyle w:val="XML1"/>
                </w:pPr>
              </w:pPrChange>
            </w:pPr>
            <w:ins w:id="12043" w:author="aas" w:date="2013-10-14T02:06:00Z">
              <w:del w:id="12044" w:author="Anees Shaikh" w:date="2013-10-19T02:16:00Z">
                <w:r w:rsidDel="00E067A3">
                  <w:delText xml:space="preserve">                                &lt;/xs:annotation&gt;</w:delText>
                </w:r>
              </w:del>
            </w:ins>
          </w:p>
          <w:p w14:paraId="0FD2B827" w14:textId="7E52F032" w:rsidR="00874469" w:rsidDel="00E067A3" w:rsidRDefault="00874469">
            <w:pPr>
              <w:pStyle w:val="Appx"/>
              <w:rPr>
                <w:ins w:id="12045" w:author="aas" w:date="2013-10-14T02:06:00Z"/>
                <w:del w:id="12046" w:author="Anees Shaikh" w:date="2013-10-19T02:16:00Z"/>
              </w:rPr>
              <w:pPrChange w:id="12047" w:author="Anees Shaikh" w:date="2013-10-19T02:16:00Z">
                <w:pPr>
                  <w:pStyle w:val="XML1"/>
                </w:pPr>
              </w:pPrChange>
            </w:pPr>
            <w:ins w:id="12048" w:author="aas" w:date="2013-10-14T02:06:00Z">
              <w:del w:id="12049" w:author="Anees Shaikh" w:date="2013-10-19T02:16:00Z">
                <w:r w:rsidDel="00E067A3">
                  <w:delText xml:space="preserve">                              &lt;/xs:element&gt;</w:delText>
                </w:r>
              </w:del>
            </w:ins>
          </w:p>
          <w:p w14:paraId="21EF696A" w14:textId="751C4EA6" w:rsidR="00874469" w:rsidDel="00E067A3" w:rsidRDefault="00874469">
            <w:pPr>
              <w:pStyle w:val="Appx"/>
              <w:rPr>
                <w:ins w:id="12050" w:author="aas" w:date="2013-10-14T02:06:00Z"/>
                <w:del w:id="12051" w:author="Anees Shaikh" w:date="2013-10-19T02:16:00Z"/>
              </w:rPr>
              <w:pPrChange w:id="12052" w:author="Anees Shaikh" w:date="2013-10-19T02:16:00Z">
                <w:pPr>
                  <w:pStyle w:val="XML1"/>
                </w:pPr>
              </w:pPrChange>
            </w:pPr>
            <w:ins w:id="12053" w:author="aas" w:date="2013-10-14T02:06:00Z">
              <w:del w:id="12054" w:author="Anees Shaikh" w:date="2013-10-19T02:16:00Z">
                <w:r w:rsidDel="00E067A3">
                  <w:delText xml:space="preserve">                              &lt;xs:element name="udp-dest-port" minOccurs="0"  type="inet:port-number"&gt;</w:delText>
                </w:r>
              </w:del>
            </w:ins>
          </w:p>
          <w:p w14:paraId="78ABD8A7" w14:textId="5A023E86" w:rsidR="00874469" w:rsidDel="00E067A3" w:rsidRDefault="00874469">
            <w:pPr>
              <w:pStyle w:val="Appx"/>
              <w:rPr>
                <w:ins w:id="12055" w:author="aas" w:date="2013-10-14T02:06:00Z"/>
                <w:del w:id="12056" w:author="Anees Shaikh" w:date="2013-10-19T02:16:00Z"/>
              </w:rPr>
              <w:pPrChange w:id="12057" w:author="Anees Shaikh" w:date="2013-10-19T02:16:00Z">
                <w:pPr>
                  <w:pStyle w:val="XML1"/>
                </w:pPr>
              </w:pPrChange>
            </w:pPr>
            <w:ins w:id="12058" w:author="aas" w:date="2013-10-14T02:06:00Z">
              <w:del w:id="12059" w:author="Anees Shaikh" w:date="2013-10-19T02:16:00Z">
                <w:r w:rsidDel="00E067A3">
                  <w:delText xml:space="preserve">                                &lt;xs:annotation&gt;</w:delText>
                </w:r>
              </w:del>
            </w:ins>
          </w:p>
          <w:p w14:paraId="73A37401" w14:textId="23257D36" w:rsidR="00874469" w:rsidDel="00E067A3" w:rsidRDefault="00874469">
            <w:pPr>
              <w:pStyle w:val="Appx"/>
              <w:rPr>
                <w:ins w:id="12060" w:author="aas" w:date="2013-10-14T02:06:00Z"/>
                <w:del w:id="12061" w:author="Anees Shaikh" w:date="2013-10-19T02:16:00Z"/>
              </w:rPr>
              <w:pPrChange w:id="12062" w:author="Anees Shaikh" w:date="2013-10-19T02:16:00Z">
                <w:pPr>
                  <w:pStyle w:val="XML1"/>
                </w:pPr>
              </w:pPrChange>
            </w:pPr>
            <w:ins w:id="12063" w:author="aas" w:date="2013-10-14T02:06:00Z">
              <w:del w:id="12064" w:author="Anees Shaikh" w:date="2013-10-19T02:16:00Z">
                <w:r w:rsidDel="00E067A3">
                  <w:delText xml:space="preserve">                                  &lt;xs:documentation&gt;</w:delText>
                </w:r>
              </w:del>
            </w:ins>
          </w:p>
          <w:p w14:paraId="60A63596" w14:textId="704154FC" w:rsidR="00874469" w:rsidDel="00E067A3" w:rsidRDefault="00874469">
            <w:pPr>
              <w:pStyle w:val="Appx"/>
              <w:rPr>
                <w:ins w:id="12065" w:author="aas" w:date="2013-10-14T02:06:00Z"/>
                <w:del w:id="12066" w:author="Anees Shaikh" w:date="2013-10-19T02:16:00Z"/>
              </w:rPr>
              <w:pPrChange w:id="12067" w:author="Anees Shaikh" w:date="2013-10-19T02:16:00Z">
                <w:pPr>
                  <w:pStyle w:val="XML1"/>
                </w:pPr>
              </w:pPrChange>
            </w:pPr>
            <w:ins w:id="12068" w:author="aas" w:date="2013-10-14T02:06:00Z">
              <w:del w:id="12069" w:author="Anees Shaikh" w:date="2013-10-19T02:16:00Z">
                <w:r w:rsidDel="00E067A3">
                  <w:delText xml:space="preserve">                                    Specifies the outer UDP destination port number.  It SHOULD</w:delText>
                </w:r>
              </w:del>
            </w:ins>
          </w:p>
          <w:p w14:paraId="636292A2" w14:textId="0D23C1CC" w:rsidR="00874469" w:rsidDel="00E067A3" w:rsidRDefault="00874469">
            <w:pPr>
              <w:pStyle w:val="Appx"/>
              <w:rPr>
                <w:ins w:id="12070" w:author="aas" w:date="2013-10-14T02:06:00Z"/>
                <w:del w:id="12071" w:author="Anees Shaikh" w:date="2013-10-19T02:16:00Z"/>
              </w:rPr>
              <w:pPrChange w:id="12072" w:author="Anees Shaikh" w:date="2013-10-19T02:16:00Z">
                <w:pPr>
                  <w:pStyle w:val="XML1"/>
                </w:pPr>
              </w:pPrChange>
            </w:pPr>
            <w:ins w:id="12073" w:author="aas" w:date="2013-10-14T02:06:00Z">
              <w:del w:id="12074" w:author="Anees Shaikh" w:date="2013-10-19T02:16:00Z">
                <w:r w:rsidDel="00E067A3">
                  <w:delText xml:space="preserve">                                           be set to 4789, the port number reserved for VxLAN at IANA.</w:delText>
                </w:r>
              </w:del>
            </w:ins>
          </w:p>
          <w:p w14:paraId="57A03435" w14:textId="2FCE68F5" w:rsidR="00874469" w:rsidDel="00E067A3" w:rsidRDefault="00874469">
            <w:pPr>
              <w:pStyle w:val="Appx"/>
              <w:rPr>
                <w:ins w:id="12075" w:author="aas" w:date="2013-10-14T02:06:00Z"/>
                <w:del w:id="12076" w:author="Anees Shaikh" w:date="2013-10-19T02:16:00Z"/>
              </w:rPr>
              <w:pPrChange w:id="12077" w:author="Anees Shaikh" w:date="2013-10-19T02:16:00Z">
                <w:pPr>
                  <w:pStyle w:val="XML1"/>
                </w:pPr>
              </w:pPrChange>
            </w:pPr>
            <w:ins w:id="12078" w:author="aas" w:date="2013-10-14T02:06:00Z">
              <w:del w:id="12079" w:author="Anees Shaikh" w:date="2013-10-19T02:16:00Z">
                <w:r w:rsidDel="00E067A3">
                  <w:delText xml:space="preserve">                                  &lt;/xs:documentation&gt;</w:delText>
                </w:r>
              </w:del>
            </w:ins>
          </w:p>
          <w:p w14:paraId="37FFA98D" w14:textId="1C9D3B2C" w:rsidR="00874469" w:rsidDel="00E067A3" w:rsidRDefault="00874469">
            <w:pPr>
              <w:pStyle w:val="Appx"/>
              <w:rPr>
                <w:ins w:id="12080" w:author="aas" w:date="2013-10-14T02:06:00Z"/>
                <w:del w:id="12081" w:author="Anees Shaikh" w:date="2013-10-19T02:16:00Z"/>
              </w:rPr>
              <w:pPrChange w:id="12082" w:author="Anees Shaikh" w:date="2013-10-19T02:16:00Z">
                <w:pPr>
                  <w:pStyle w:val="XML1"/>
                </w:pPr>
              </w:pPrChange>
            </w:pPr>
            <w:ins w:id="12083" w:author="aas" w:date="2013-10-14T02:06:00Z">
              <w:del w:id="12084" w:author="Anees Shaikh" w:date="2013-10-19T02:16:00Z">
                <w:r w:rsidDel="00E067A3">
                  <w:delText xml:space="preserve">                                &lt;/xs:annotation&gt;</w:delText>
                </w:r>
              </w:del>
            </w:ins>
          </w:p>
          <w:p w14:paraId="661846F5" w14:textId="56F3DB5A" w:rsidR="00874469" w:rsidDel="00E067A3" w:rsidRDefault="00874469">
            <w:pPr>
              <w:pStyle w:val="Appx"/>
              <w:rPr>
                <w:ins w:id="12085" w:author="aas" w:date="2013-10-14T02:06:00Z"/>
                <w:del w:id="12086" w:author="Anees Shaikh" w:date="2013-10-19T02:16:00Z"/>
              </w:rPr>
              <w:pPrChange w:id="12087" w:author="Anees Shaikh" w:date="2013-10-19T02:16:00Z">
                <w:pPr>
                  <w:pStyle w:val="XML1"/>
                </w:pPr>
              </w:pPrChange>
            </w:pPr>
            <w:ins w:id="12088" w:author="aas" w:date="2013-10-14T02:06:00Z">
              <w:del w:id="12089" w:author="Anees Shaikh" w:date="2013-10-19T02:16:00Z">
                <w:r w:rsidDel="00E067A3">
                  <w:delText xml:space="preserve">                              &lt;/xs:element&gt;</w:delText>
                </w:r>
              </w:del>
            </w:ins>
          </w:p>
          <w:p w14:paraId="4C6722CF" w14:textId="12A4A787" w:rsidR="00874469" w:rsidDel="00E067A3" w:rsidRDefault="00874469">
            <w:pPr>
              <w:pStyle w:val="Appx"/>
              <w:rPr>
                <w:ins w:id="12090" w:author="aas" w:date="2013-10-14T02:06:00Z"/>
                <w:del w:id="12091" w:author="Anees Shaikh" w:date="2013-10-19T02:16:00Z"/>
              </w:rPr>
              <w:pPrChange w:id="12092" w:author="Anees Shaikh" w:date="2013-10-19T02:16:00Z">
                <w:pPr>
                  <w:pStyle w:val="XML1"/>
                </w:pPr>
              </w:pPrChange>
            </w:pPr>
            <w:ins w:id="12093" w:author="aas" w:date="2013-10-14T02:06:00Z">
              <w:del w:id="12094" w:author="Anees Shaikh" w:date="2013-10-19T02:16:00Z">
                <w:r w:rsidDel="00E067A3">
                  <w:delText xml:space="preserve">                              &lt;xs:element name="udp-checksum" minOccurs="0"  type="xs:boolean"&gt;</w:delText>
                </w:r>
              </w:del>
            </w:ins>
          </w:p>
          <w:p w14:paraId="2BAF3811" w14:textId="51BB98EB" w:rsidR="00874469" w:rsidDel="00E067A3" w:rsidRDefault="00874469">
            <w:pPr>
              <w:pStyle w:val="Appx"/>
              <w:rPr>
                <w:ins w:id="12095" w:author="aas" w:date="2013-10-14T02:06:00Z"/>
                <w:del w:id="12096" w:author="Anees Shaikh" w:date="2013-10-19T02:16:00Z"/>
              </w:rPr>
              <w:pPrChange w:id="12097" w:author="Anees Shaikh" w:date="2013-10-19T02:16:00Z">
                <w:pPr>
                  <w:pStyle w:val="XML1"/>
                </w:pPr>
              </w:pPrChange>
            </w:pPr>
            <w:ins w:id="12098" w:author="aas" w:date="2013-10-14T02:06:00Z">
              <w:del w:id="12099" w:author="Anees Shaikh" w:date="2013-10-19T02:16:00Z">
                <w:r w:rsidDel="00E067A3">
                  <w:delText xml:space="preserve">                                &lt;xs:annotation&gt;</w:delText>
                </w:r>
              </w:del>
            </w:ins>
          </w:p>
          <w:p w14:paraId="7C06A7FC" w14:textId="24E65606" w:rsidR="00874469" w:rsidDel="00E067A3" w:rsidRDefault="00874469">
            <w:pPr>
              <w:pStyle w:val="Appx"/>
              <w:rPr>
                <w:ins w:id="12100" w:author="aas" w:date="2013-10-14T02:06:00Z"/>
                <w:del w:id="12101" w:author="Anees Shaikh" w:date="2013-10-19T02:16:00Z"/>
              </w:rPr>
              <w:pPrChange w:id="12102" w:author="Anees Shaikh" w:date="2013-10-19T02:16:00Z">
                <w:pPr>
                  <w:pStyle w:val="XML1"/>
                </w:pPr>
              </w:pPrChange>
            </w:pPr>
            <w:ins w:id="12103" w:author="aas" w:date="2013-10-14T02:06:00Z">
              <w:del w:id="12104" w:author="Anees Shaikh" w:date="2013-10-19T02:16:00Z">
                <w:r w:rsidDel="00E067A3">
                  <w:delText xml:space="preserve">                                  &lt;xs:documentation&gt;</w:delText>
                </w:r>
              </w:del>
            </w:ins>
          </w:p>
          <w:p w14:paraId="26675726" w14:textId="2903A194" w:rsidR="00874469" w:rsidDel="00E067A3" w:rsidRDefault="00874469">
            <w:pPr>
              <w:pStyle w:val="Appx"/>
              <w:rPr>
                <w:ins w:id="12105" w:author="aas" w:date="2013-10-14T02:06:00Z"/>
                <w:del w:id="12106" w:author="Anees Shaikh" w:date="2013-10-19T02:16:00Z"/>
              </w:rPr>
              <w:pPrChange w:id="12107" w:author="Anees Shaikh" w:date="2013-10-19T02:16:00Z">
                <w:pPr>
                  <w:pStyle w:val="XML1"/>
                </w:pPr>
              </w:pPrChange>
            </w:pPr>
            <w:ins w:id="12108" w:author="aas" w:date="2013-10-14T02:06:00Z">
              <w:del w:id="12109" w:author="Anees Shaikh" w:date="2013-10-19T02:16:00Z">
                <w:r w:rsidDel="00E067A3">
                  <w:delText xml:space="preserve">                                    Boolean flag to indicate whether or not the outer UDP checksum should be</w:delText>
                </w:r>
              </w:del>
            </w:ins>
          </w:p>
          <w:p w14:paraId="65871628" w14:textId="0B5A6C55" w:rsidR="00874469" w:rsidDel="00E067A3" w:rsidRDefault="00874469">
            <w:pPr>
              <w:pStyle w:val="Appx"/>
              <w:rPr>
                <w:ins w:id="12110" w:author="aas" w:date="2013-10-14T02:06:00Z"/>
                <w:del w:id="12111" w:author="Anees Shaikh" w:date="2013-10-19T02:16:00Z"/>
              </w:rPr>
              <w:pPrChange w:id="12112" w:author="Anees Shaikh" w:date="2013-10-19T02:16:00Z">
                <w:pPr>
                  <w:pStyle w:val="XML1"/>
                </w:pPr>
              </w:pPrChange>
            </w:pPr>
            <w:ins w:id="12113" w:author="aas" w:date="2013-10-14T02:06:00Z">
              <w:del w:id="12114" w:author="Anees Shaikh" w:date="2013-10-19T02:16:00Z">
                <w:r w:rsidDel="00E067A3">
                  <w:delText xml:space="preserve">                                           set</w:delText>
                </w:r>
              </w:del>
            </w:ins>
          </w:p>
          <w:p w14:paraId="0A69F612" w14:textId="26FAA9E2" w:rsidR="00874469" w:rsidDel="00E067A3" w:rsidRDefault="00874469">
            <w:pPr>
              <w:pStyle w:val="Appx"/>
              <w:rPr>
                <w:ins w:id="12115" w:author="aas" w:date="2013-10-14T02:06:00Z"/>
                <w:del w:id="12116" w:author="Anees Shaikh" w:date="2013-10-19T02:16:00Z"/>
              </w:rPr>
              <w:pPrChange w:id="12117" w:author="Anees Shaikh" w:date="2013-10-19T02:16:00Z">
                <w:pPr>
                  <w:pStyle w:val="XML1"/>
                </w:pPr>
              </w:pPrChange>
            </w:pPr>
            <w:ins w:id="12118" w:author="aas" w:date="2013-10-14T02:06:00Z">
              <w:del w:id="12119" w:author="Anees Shaikh" w:date="2013-10-19T02:16:00Z">
                <w:r w:rsidDel="00E067A3">
                  <w:delText xml:space="preserve">                                  &lt;/xs:documentation&gt;</w:delText>
                </w:r>
              </w:del>
            </w:ins>
          </w:p>
          <w:p w14:paraId="1E11B57B" w14:textId="795414FF" w:rsidR="00874469" w:rsidDel="00E067A3" w:rsidRDefault="00874469">
            <w:pPr>
              <w:pStyle w:val="Appx"/>
              <w:rPr>
                <w:ins w:id="12120" w:author="aas" w:date="2013-10-14T02:06:00Z"/>
                <w:del w:id="12121" w:author="Anees Shaikh" w:date="2013-10-19T02:16:00Z"/>
              </w:rPr>
              <w:pPrChange w:id="12122" w:author="Anees Shaikh" w:date="2013-10-19T02:16:00Z">
                <w:pPr>
                  <w:pStyle w:val="XML1"/>
                </w:pPr>
              </w:pPrChange>
            </w:pPr>
            <w:ins w:id="12123" w:author="aas" w:date="2013-10-14T02:06:00Z">
              <w:del w:id="12124" w:author="Anees Shaikh" w:date="2013-10-19T02:16:00Z">
                <w:r w:rsidDel="00E067A3">
                  <w:delText xml:space="preserve">                                &lt;/xs:annotation&gt;</w:delText>
                </w:r>
              </w:del>
            </w:ins>
          </w:p>
          <w:p w14:paraId="286BF837" w14:textId="29B668EF" w:rsidR="00874469" w:rsidDel="00E067A3" w:rsidRDefault="00874469">
            <w:pPr>
              <w:pStyle w:val="Appx"/>
              <w:rPr>
                <w:ins w:id="12125" w:author="aas" w:date="2013-10-14T02:06:00Z"/>
                <w:del w:id="12126" w:author="Anees Shaikh" w:date="2013-10-19T02:16:00Z"/>
              </w:rPr>
              <w:pPrChange w:id="12127" w:author="Anees Shaikh" w:date="2013-10-19T02:16:00Z">
                <w:pPr>
                  <w:pStyle w:val="XML1"/>
                </w:pPr>
              </w:pPrChange>
            </w:pPr>
            <w:ins w:id="12128" w:author="aas" w:date="2013-10-14T02:06:00Z">
              <w:del w:id="12129" w:author="Anees Shaikh" w:date="2013-10-19T02:16:00Z">
                <w:r w:rsidDel="00E067A3">
                  <w:delText xml:space="preserve">                              &lt;/xs:element&gt;</w:delText>
                </w:r>
              </w:del>
            </w:ins>
          </w:p>
          <w:p w14:paraId="511E293A" w14:textId="3477DED1" w:rsidR="00874469" w:rsidDel="00E067A3" w:rsidRDefault="00874469">
            <w:pPr>
              <w:pStyle w:val="Appx"/>
              <w:rPr>
                <w:ins w:id="12130" w:author="aas" w:date="2013-10-14T02:06:00Z"/>
                <w:del w:id="12131" w:author="Anees Shaikh" w:date="2013-10-19T02:16:00Z"/>
              </w:rPr>
              <w:pPrChange w:id="12132" w:author="Anees Shaikh" w:date="2013-10-19T02:16:00Z">
                <w:pPr>
                  <w:pStyle w:val="XML1"/>
                </w:pPr>
              </w:pPrChange>
            </w:pPr>
            <w:ins w:id="12133" w:author="aas" w:date="2013-10-14T02:06:00Z">
              <w:del w:id="12134" w:author="Anees Shaikh" w:date="2013-10-19T02:16:00Z">
                <w:r w:rsidDel="00E067A3">
                  <w:delText xml:space="preserve">                              &lt;xs:any minOccurs="0" maxOccurs="unbounded"</w:delText>
                </w:r>
              </w:del>
            </w:ins>
          </w:p>
          <w:p w14:paraId="0D206858" w14:textId="75ABB956" w:rsidR="00874469" w:rsidDel="00E067A3" w:rsidRDefault="00874469">
            <w:pPr>
              <w:pStyle w:val="Appx"/>
              <w:rPr>
                <w:ins w:id="12135" w:author="aas" w:date="2013-10-14T02:06:00Z"/>
                <w:del w:id="12136" w:author="Anees Shaikh" w:date="2013-10-19T02:16:00Z"/>
              </w:rPr>
              <w:pPrChange w:id="12137" w:author="Anees Shaikh" w:date="2013-10-19T02:16:00Z">
                <w:pPr>
                  <w:pStyle w:val="XML1"/>
                </w:pPr>
              </w:pPrChange>
            </w:pPr>
            <w:ins w:id="12138" w:author="aas" w:date="2013-10-14T02:06:00Z">
              <w:del w:id="12139" w:author="Anees Shaikh" w:date="2013-10-19T02:16:00Z">
                <w:r w:rsidDel="00E067A3">
                  <w:delText xml:space="preserve">                                      namespace="##other" processContents="lax"/&gt;</w:delText>
                </w:r>
              </w:del>
            </w:ins>
          </w:p>
          <w:p w14:paraId="2F4FBC61" w14:textId="57F20809" w:rsidR="00874469" w:rsidDel="00E067A3" w:rsidRDefault="00874469">
            <w:pPr>
              <w:pStyle w:val="Appx"/>
              <w:rPr>
                <w:ins w:id="12140" w:author="aas" w:date="2013-10-14T02:06:00Z"/>
                <w:del w:id="12141" w:author="Anees Shaikh" w:date="2013-10-19T02:16:00Z"/>
              </w:rPr>
              <w:pPrChange w:id="12142" w:author="Anees Shaikh" w:date="2013-10-19T02:16:00Z">
                <w:pPr>
                  <w:pStyle w:val="XML1"/>
                </w:pPr>
              </w:pPrChange>
            </w:pPr>
            <w:ins w:id="12143" w:author="aas" w:date="2013-10-14T02:06:00Z">
              <w:del w:id="12144" w:author="Anees Shaikh" w:date="2013-10-19T02:16:00Z">
                <w:r w:rsidDel="00E067A3">
                  <w:delText xml:space="preserve">                            &lt;/xs:sequence&gt;</w:delText>
                </w:r>
              </w:del>
            </w:ins>
          </w:p>
          <w:p w14:paraId="20FAA8DC" w14:textId="7B2B1B68" w:rsidR="00874469" w:rsidDel="00E067A3" w:rsidRDefault="00874469">
            <w:pPr>
              <w:pStyle w:val="Appx"/>
              <w:rPr>
                <w:ins w:id="12145" w:author="aas" w:date="2013-10-14T02:06:00Z"/>
                <w:del w:id="12146" w:author="Anees Shaikh" w:date="2013-10-19T02:16:00Z"/>
              </w:rPr>
              <w:pPrChange w:id="12147" w:author="Anees Shaikh" w:date="2013-10-19T02:16:00Z">
                <w:pPr>
                  <w:pStyle w:val="XML1"/>
                </w:pPr>
              </w:pPrChange>
            </w:pPr>
            <w:ins w:id="12148" w:author="aas" w:date="2013-10-14T02:06:00Z">
              <w:del w:id="12149" w:author="Anees Shaikh" w:date="2013-10-19T02:16:00Z">
                <w:r w:rsidDel="00E067A3">
                  <w:delText xml:space="preserve">                          &lt;/xs:complexType&gt;</w:delText>
                </w:r>
              </w:del>
            </w:ins>
          </w:p>
          <w:p w14:paraId="4B2CCEAC" w14:textId="3FC75254" w:rsidR="00874469" w:rsidDel="00E067A3" w:rsidRDefault="00874469">
            <w:pPr>
              <w:pStyle w:val="Appx"/>
              <w:rPr>
                <w:ins w:id="12150" w:author="aas" w:date="2013-10-14T02:06:00Z"/>
                <w:del w:id="12151" w:author="Anees Shaikh" w:date="2013-10-19T02:16:00Z"/>
              </w:rPr>
              <w:pPrChange w:id="12152" w:author="Anees Shaikh" w:date="2013-10-19T02:16:00Z">
                <w:pPr>
                  <w:pStyle w:val="XML1"/>
                </w:pPr>
              </w:pPrChange>
            </w:pPr>
            <w:ins w:id="12153" w:author="aas" w:date="2013-10-14T02:06:00Z">
              <w:del w:id="12154" w:author="Anees Shaikh" w:date="2013-10-19T02:16:00Z">
                <w:r w:rsidDel="00E067A3">
                  <w:delText xml:space="preserve">                        &lt;/xs:element&gt;</w:delText>
                </w:r>
              </w:del>
            </w:ins>
          </w:p>
          <w:p w14:paraId="110172A8" w14:textId="207DA3B4" w:rsidR="00874469" w:rsidDel="00E067A3" w:rsidRDefault="00874469">
            <w:pPr>
              <w:pStyle w:val="Appx"/>
              <w:rPr>
                <w:ins w:id="12155" w:author="aas" w:date="2013-10-14T02:06:00Z"/>
                <w:del w:id="12156" w:author="Anees Shaikh" w:date="2013-10-19T02:16:00Z"/>
              </w:rPr>
              <w:pPrChange w:id="12157" w:author="Anees Shaikh" w:date="2013-10-19T02:16:00Z">
                <w:pPr>
                  <w:pStyle w:val="XML1"/>
                </w:pPr>
              </w:pPrChange>
            </w:pPr>
            <w:ins w:id="12158" w:author="aas" w:date="2013-10-14T02:06:00Z">
              <w:del w:id="12159" w:author="Anees Shaikh" w:date="2013-10-19T02:16:00Z">
                <w:r w:rsidDel="00E067A3">
                  <w:delText xml:space="preserve">                        &lt;xs:any minOccurs="0" maxOccurs="unbounded"</w:delText>
                </w:r>
              </w:del>
            </w:ins>
          </w:p>
          <w:p w14:paraId="7F984628" w14:textId="0EFDE5D1" w:rsidR="00874469" w:rsidDel="00E067A3" w:rsidRDefault="00874469">
            <w:pPr>
              <w:pStyle w:val="Appx"/>
              <w:rPr>
                <w:ins w:id="12160" w:author="aas" w:date="2013-10-14T02:06:00Z"/>
                <w:del w:id="12161" w:author="Anees Shaikh" w:date="2013-10-19T02:16:00Z"/>
              </w:rPr>
              <w:pPrChange w:id="12162" w:author="Anees Shaikh" w:date="2013-10-19T02:16:00Z">
                <w:pPr>
                  <w:pStyle w:val="XML1"/>
                </w:pPr>
              </w:pPrChange>
            </w:pPr>
            <w:ins w:id="12163" w:author="aas" w:date="2013-10-14T02:06:00Z">
              <w:del w:id="12164" w:author="Anees Shaikh" w:date="2013-10-19T02:16:00Z">
                <w:r w:rsidDel="00E067A3">
                  <w:delText xml:space="preserve">                                namespace="##other" processContents="lax"/&gt;</w:delText>
                </w:r>
              </w:del>
            </w:ins>
          </w:p>
          <w:p w14:paraId="0FC87667" w14:textId="3D6649F5" w:rsidR="00874469" w:rsidDel="00E067A3" w:rsidRDefault="00874469">
            <w:pPr>
              <w:pStyle w:val="Appx"/>
              <w:rPr>
                <w:ins w:id="12165" w:author="aas" w:date="2013-10-14T02:06:00Z"/>
                <w:del w:id="12166" w:author="Anees Shaikh" w:date="2013-10-19T02:16:00Z"/>
              </w:rPr>
              <w:pPrChange w:id="12167" w:author="Anees Shaikh" w:date="2013-10-19T02:16:00Z">
                <w:pPr>
                  <w:pStyle w:val="XML1"/>
                </w:pPr>
              </w:pPrChange>
            </w:pPr>
            <w:ins w:id="12168" w:author="aas" w:date="2013-10-14T02:06:00Z">
              <w:del w:id="12169" w:author="Anees Shaikh" w:date="2013-10-19T02:16:00Z">
                <w:r w:rsidDel="00E067A3">
                  <w:delText xml:space="preserve">                      &lt;/xs:sequence&gt;</w:delText>
                </w:r>
              </w:del>
            </w:ins>
          </w:p>
          <w:p w14:paraId="1873094A" w14:textId="18301D57" w:rsidR="00874469" w:rsidDel="00E067A3" w:rsidRDefault="00874469">
            <w:pPr>
              <w:pStyle w:val="Appx"/>
              <w:rPr>
                <w:ins w:id="12170" w:author="aas" w:date="2013-10-14T02:06:00Z"/>
                <w:del w:id="12171" w:author="Anees Shaikh" w:date="2013-10-19T02:16:00Z"/>
              </w:rPr>
              <w:pPrChange w:id="12172" w:author="Anees Shaikh" w:date="2013-10-19T02:16:00Z">
                <w:pPr>
                  <w:pStyle w:val="XML1"/>
                </w:pPr>
              </w:pPrChange>
            </w:pPr>
            <w:ins w:id="12173" w:author="aas" w:date="2013-10-14T02:06:00Z">
              <w:del w:id="12174" w:author="Anees Shaikh" w:date="2013-10-19T02:16:00Z">
                <w:r w:rsidDel="00E067A3">
                  <w:delText xml:space="preserve">                      &lt;xs:sequence&gt;</w:delText>
                </w:r>
              </w:del>
            </w:ins>
          </w:p>
          <w:p w14:paraId="10381462" w14:textId="6B5F8888" w:rsidR="00874469" w:rsidDel="00E067A3" w:rsidRDefault="00874469">
            <w:pPr>
              <w:pStyle w:val="Appx"/>
              <w:rPr>
                <w:ins w:id="12175" w:author="aas" w:date="2013-10-14T02:06:00Z"/>
                <w:del w:id="12176" w:author="Anees Shaikh" w:date="2013-10-19T02:16:00Z"/>
              </w:rPr>
              <w:pPrChange w:id="12177" w:author="Anees Shaikh" w:date="2013-10-19T02:16:00Z">
                <w:pPr>
                  <w:pStyle w:val="XML1"/>
                </w:pPr>
              </w:pPrChange>
            </w:pPr>
            <w:ins w:id="12178" w:author="aas" w:date="2013-10-14T02:06:00Z">
              <w:del w:id="12179" w:author="Anees Shaikh" w:date="2013-10-19T02:16:00Z">
                <w:r w:rsidDel="00E067A3">
                  <w:delText xml:space="preserve">                        &lt;xs:element name="nvgre-tunnel" minOccurs="0"&gt;</w:delText>
                </w:r>
              </w:del>
            </w:ins>
          </w:p>
          <w:p w14:paraId="5272A56E" w14:textId="4B05BD18" w:rsidR="00874469" w:rsidDel="00E067A3" w:rsidRDefault="00874469">
            <w:pPr>
              <w:pStyle w:val="Appx"/>
              <w:rPr>
                <w:ins w:id="12180" w:author="aas" w:date="2013-10-14T02:06:00Z"/>
                <w:del w:id="12181" w:author="Anees Shaikh" w:date="2013-10-19T02:16:00Z"/>
              </w:rPr>
              <w:pPrChange w:id="12182" w:author="Anees Shaikh" w:date="2013-10-19T02:16:00Z">
                <w:pPr>
                  <w:pStyle w:val="XML1"/>
                </w:pPr>
              </w:pPrChange>
            </w:pPr>
            <w:ins w:id="12183" w:author="aas" w:date="2013-10-14T02:06:00Z">
              <w:del w:id="12184" w:author="Anees Shaikh" w:date="2013-10-19T02:16:00Z">
                <w:r w:rsidDel="00E067A3">
                  <w:delText xml:space="preserve">                          &lt;xs:annotation&gt;</w:delText>
                </w:r>
              </w:del>
            </w:ins>
          </w:p>
          <w:p w14:paraId="13413EC9" w14:textId="36342CF1" w:rsidR="00874469" w:rsidDel="00E067A3" w:rsidRDefault="00874469">
            <w:pPr>
              <w:pStyle w:val="Appx"/>
              <w:rPr>
                <w:ins w:id="12185" w:author="aas" w:date="2013-10-14T02:06:00Z"/>
                <w:del w:id="12186" w:author="Anees Shaikh" w:date="2013-10-19T02:16:00Z"/>
              </w:rPr>
              <w:pPrChange w:id="12187" w:author="Anees Shaikh" w:date="2013-10-19T02:16:00Z">
                <w:pPr>
                  <w:pStyle w:val="XML1"/>
                </w:pPr>
              </w:pPrChange>
            </w:pPr>
            <w:ins w:id="12188" w:author="aas" w:date="2013-10-14T02:06:00Z">
              <w:del w:id="12189" w:author="Anees Shaikh" w:date="2013-10-19T02:16:00Z">
                <w:r w:rsidDel="00E067A3">
                  <w:delText xml:space="preserve">                            &lt;xs:documentation&gt;</w:delText>
                </w:r>
              </w:del>
            </w:ins>
          </w:p>
          <w:p w14:paraId="491265FB" w14:textId="0AACF09F" w:rsidR="00874469" w:rsidDel="00E067A3" w:rsidRDefault="00874469">
            <w:pPr>
              <w:pStyle w:val="Appx"/>
              <w:rPr>
                <w:ins w:id="12190" w:author="aas" w:date="2013-10-14T02:06:00Z"/>
                <w:del w:id="12191" w:author="Anees Shaikh" w:date="2013-10-19T02:16:00Z"/>
              </w:rPr>
              <w:pPrChange w:id="12192" w:author="Anees Shaikh" w:date="2013-10-19T02:16:00Z">
                <w:pPr>
                  <w:pStyle w:val="XML1"/>
                </w:pPr>
              </w:pPrChange>
            </w:pPr>
            <w:ins w:id="12193" w:author="aas" w:date="2013-10-14T02:06:00Z">
              <w:del w:id="12194" w:author="Anees Shaikh" w:date="2013-10-19T02:16:00Z">
                <w:r w:rsidDel="00E067A3">
                  <w:delText xml:space="preserve">                              Properties of a NVGRE tunnel.</w:delText>
                </w:r>
              </w:del>
            </w:ins>
          </w:p>
          <w:p w14:paraId="61DF3A87" w14:textId="2797B9C9" w:rsidR="00874469" w:rsidDel="00E067A3" w:rsidRDefault="00874469">
            <w:pPr>
              <w:pStyle w:val="Appx"/>
              <w:rPr>
                <w:ins w:id="12195" w:author="aas" w:date="2013-10-14T02:06:00Z"/>
                <w:del w:id="12196" w:author="Anees Shaikh" w:date="2013-10-19T02:16:00Z"/>
              </w:rPr>
              <w:pPrChange w:id="12197" w:author="Anees Shaikh" w:date="2013-10-19T02:16:00Z">
                <w:pPr>
                  <w:pStyle w:val="XML1"/>
                </w:pPr>
              </w:pPrChange>
            </w:pPr>
            <w:ins w:id="12198" w:author="aas" w:date="2013-10-14T02:06:00Z">
              <w:del w:id="12199" w:author="Anees Shaikh" w:date="2013-10-19T02:16:00Z">
                <w:r w:rsidDel="00E067A3">
                  <w:delText xml:space="preserve">                            &lt;/xs:documentation&gt;</w:delText>
                </w:r>
              </w:del>
            </w:ins>
          </w:p>
          <w:p w14:paraId="4BD53FE8" w14:textId="02BF2C70" w:rsidR="00874469" w:rsidDel="00E067A3" w:rsidRDefault="00874469">
            <w:pPr>
              <w:pStyle w:val="Appx"/>
              <w:rPr>
                <w:ins w:id="12200" w:author="aas" w:date="2013-10-14T02:06:00Z"/>
                <w:del w:id="12201" w:author="Anees Shaikh" w:date="2013-10-19T02:16:00Z"/>
              </w:rPr>
              <w:pPrChange w:id="12202" w:author="Anees Shaikh" w:date="2013-10-19T02:16:00Z">
                <w:pPr>
                  <w:pStyle w:val="XML1"/>
                </w:pPr>
              </w:pPrChange>
            </w:pPr>
            <w:ins w:id="12203" w:author="aas" w:date="2013-10-14T02:06:00Z">
              <w:del w:id="12204" w:author="Anees Shaikh" w:date="2013-10-19T02:16:00Z">
                <w:r w:rsidDel="00E067A3">
                  <w:delText xml:space="preserve">                          &lt;/xs:annotation&gt;</w:delText>
                </w:r>
              </w:del>
            </w:ins>
          </w:p>
          <w:p w14:paraId="4F019294" w14:textId="76B51EAF" w:rsidR="00874469" w:rsidDel="00E067A3" w:rsidRDefault="00874469">
            <w:pPr>
              <w:pStyle w:val="Appx"/>
              <w:rPr>
                <w:ins w:id="12205" w:author="aas" w:date="2013-10-14T02:06:00Z"/>
                <w:del w:id="12206" w:author="Anees Shaikh" w:date="2013-10-19T02:16:00Z"/>
              </w:rPr>
              <w:pPrChange w:id="12207" w:author="Anees Shaikh" w:date="2013-10-19T02:16:00Z">
                <w:pPr>
                  <w:pStyle w:val="XML1"/>
                </w:pPr>
              </w:pPrChange>
            </w:pPr>
            <w:ins w:id="12208" w:author="aas" w:date="2013-10-14T02:06:00Z">
              <w:del w:id="12209" w:author="Anees Shaikh" w:date="2013-10-19T02:16:00Z">
                <w:r w:rsidDel="00E067A3">
                  <w:delText xml:space="preserve">                          &lt;xs:complexType&gt;</w:delText>
                </w:r>
              </w:del>
            </w:ins>
          </w:p>
          <w:p w14:paraId="0A6115CE" w14:textId="1D672420" w:rsidR="00874469" w:rsidDel="00E067A3" w:rsidRDefault="00874469">
            <w:pPr>
              <w:pStyle w:val="Appx"/>
              <w:rPr>
                <w:ins w:id="12210" w:author="aas" w:date="2013-10-14T02:06:00Z"/>
                <w:del w:id="12211" w:author="Anees Shaikh" w:date="2013-10-19T02:16:00Z"/>
              </w:rPr>
              <w:pPrChange w:id="12212" w:author="Anees Shaikh" w:date="2013-10-19T02:16:00Z">
                <w:pPr>
                  <w:pStyle w:val="XML1"/>
                </w:pPr>
              </w:pPrChange>
            </w:pPr>
            <w:ins w:id="12213" w:author="aas" w:date="2013-10-14T02:06:00Z">
              <w:del w:id="12214" w:author="Anees Shaikh" w:date="2013-10-19T02:16:00Z">
                <w:r w:rsidDel="00E067A3">
                  <w:delText xml:space="preserve">                            &lt;xs:sequence&gt;</w:delText>
                </w:r>
              </w:del>
            </w:ins>
          </w:p>
          <w:p w14:paraId="498E31BD" w14:textId="18E19F8B" w:rsidR="00874469" w:rsidDel="00E067A3" w:rsidRDefault="00874469">
            <w:pPr>
              <w:pStyle w:val="Appx"/>
              <w:rPr>
                <w:ins w:id="12215" w:author="aas" w:date="2013-10-14T02:06:00Z"/>
                <w:del w:id="12216" w:author="Anees Shaikh" w:date="2013-10-19T02:16:00Z"/>
              </w:rPr>
              <w:pPrChange w:id="12217" w:author="Anees Shaikh" w:date="2013-10-19T02:16:00Z">
                <w:pPr>
                  <w:pStyle w:val="XML1"/>
                </w:pPr>
              </w:pPrChange>
            </w:pPr>
            <w:ins w:id="12218" w:author="aas" w:date="2013-10-14T02:06:00Z">
              <w:del w:id="12219" w:author="Anees Shaikh" w:date="2013-10-19T02:16:00Z">
                <w:r w:rsidDel="00E067A3">
                  <w:delText xml:space="preserve">                              &lt;xs:choice&gt;</w:delText>
                </w:r>
              </w:del>
            </w:ins>
          </w:p>
          <w:p w14:paraId="6F16F873" w14:textId="22B248A7" w:rsidR="00874469" w:rsidDel="00E067A3" w:rsidRDefault="00874469">
            <w:pPr>
              <w:pStyle w:val="Appx"/>
              <w:rPr>
                <w:ins w:id="12220" w:author="aas" w:date="2013-10-14T02:06:00Z"/>
                <w:del w:id="12221" w:author="Anees Shaikh" w:date="2013-10-19T02:16:00Z"/>
              </w:rPr>
              <w:pPrChange w:id="12222" w:author="Anees Shaikh" w:date="2013-10-19T02:16:00Z">
                <w:pPr>
                  <w:pStyle w:val="XML1"/>
                </w:pPr>
              </w:pPrChange>
            </w:pPr>
            <w:ins w:id="12223" w:author="aas" w:date="2013-10-14T02:06:00Z">
              <w:del w:id="12224" w:author="Anees Shaikh" w:date="2013-10-19T02:16:00Z">
                <w:r w:rsidDel="00E067A3">
                  <w:delText xml:space="preserve">                                &lt;xs:sequence&gt;</w:delText>
                </w:r>
              </w:del>
            </w:ins>
          </w:p>
          <w:p w14:paraId="5F4636FB" w14:textId="276B6CC5" w:rsidR="00874469" w:rsidDel="00E067A3" w:rsidRDefault="00874469">
            <w:pPr>
              <w:pStyle w:val="Appx"/>
              <w:rPr>
                <w:ins w:id="12225" w:author="aas" w:date="2013-10-14T02:06:00Z"/>
                <w:del w:id="12226" w:author="Anees Shaikh" w:date="2013-10-19T02:16:00Z"/>
              </w:rPr>
              <w:pPrChange w:id="12227" w:author="Anees Shaikh" w:date="2013-10-19T02:16:00Z">
                <w:pPr>
                  <w:pStyle w:val="XML1"/>
                </w:pPr>
              </w:pPrChange>
            </w:pPr>
            <w:ins w:id="12228" w:author="aas" w:date="2013-10-14T02:06:00Z">
              <w:del w:id="12229" w:author="Anees Shaikh" w:date="2013-10-19T02:16:00Z">
                <w:r w:rsidDel="00E067A3">
                  <w:delText xml:space="preserve">                                  &lt;xs:element name="local-endpoint-ipv4-adress" minOccurs="0"  type="inet:ipv4-address"&gt;</w:delText>
                </w:r>
              </w:del>
            </w:ins>
          </w:p>
          <w:p w14:paraId="23B827E8" w14:textId="5F38842D" w:rsidR="00874469" w:rsidDel="00E067A3" w:rsidRDefault="00874469">
            <w:pPr>
              <w:pStyle w:val="Appx"/>
              <w:rPr>
                <w:ins w:id="12230" w:author="aas" w:date="2013-10-14T02:06:00Z"/>
                <w:del w:id="12231" w:author="Anees Shaikh" w:date="2013-10-19T02:16:00Z"/>
              </w:rPr>
              <w:pPrChange w:id="12232" w:author="Anees Shaikh" w:date="2013-10-19T02:16:00Z">
                <w:pPr>
                  <w:pStyle w:val="XML1"/>
                </w:pPr>
              </w:pPrChange>
            </w:pPr>
            <w:ins w:id="12233" w:author="aas" w:date="2013-10-14T02:06:00Z">
              <w:del w:id="12234" w:author="Anees Shaikh" w:date="2013-10-19T02:16:00Z">
                <w:r w:rsidDel="00E067A3">
                  <w:delText xml:space="preserve">                                    &lt;xs:annotation&gt;</w:delText>
                </w:r>
              </w:del>
            </w:ins>
          </w:p>
          <w:p w14:paraId="6ADFB842" w14:textId="16339E8C" w:rsidR="00874469" w:rsidDel="00E067A3" w:rsidRDefault="00874469">
            <w:pPr>
              <w:pStyle w:val="Appx"/>
              <w:rPr>
                <w:ins w:id="12235" w:author="aas" w:date="2013-10-14T02:06:00Z"/>
                <w:del w:id="12236" w:author="Anees Shaikh" w:date="2013-10-19T02:16:00Z"/>
              </w:rPr>
              <w:pPrChange w:id="12237" w:author="Anees Shaikh" w:date="2013-10-19T02:16:00Z">
                <w:pPr>
                  <w:pStyle w:val="XML1"/>
                </w:pPr>
              </w:pPrChange>
            </w:pPr>
            <w:ins w:id="12238" w:author="aas" w:date="2013-10-14T02:06:00Z">
              <w:del w:id="12239" w:author="Anees Shaikh" w:date="2013-10-19T02:16:00Z">
                <w:r w:rsidDel="00E067A3">
                  <w:delText xml:space="preserve">                                      &lt;xs:documentation&gt;</w:delText>
                </w:r>
              </w:del>
            </w:ins>
          </w:p>
          <w:p w14:paraId="23ACB909" w14:textId="55561F6C" w:rsidR="00874469" w:rsidDel="00E067A3" w:rsidRDefault="00874469">
            <w:pPr>
              <w:pStyle w:val="Appx"/>
              <w:rPr>
                <w:ins w:id="12240" w:author="aas" w:date="2013-10-14T02:06:00Z"/>
                <w:del w:id="12241" w:author="Anees Shaikh" w:date="2013-10-19T02:16:00Z"/>
              </w:rPr>
              <w:pPrChange w:id="12242" w:author="Anees Shaikh" w:date="2013-10-19T02:16:00Z">
                <w:pPr>
                  <w:pStyle w:val="XML1"/>
                </w:pPr>
              </w:pPrChange>
            </w:pPr>
            <w:ins w:id="12243" w:author="aas" w:date="2013-10-14T02:06:00Z">
              <w:del w:id="12244" w:author="Anees Shaikh" w:date="2013-10-19T02:16:00Z">
                <w:r w:rsidDel="00E067A3">
                  <w:delText xml:space="preserve">                                        The IPv4 address of the local tunnel endpoint.</w:delText>
                </w:r>
              </w:del>
            </w:ins>
          </w:p>
          <w:p w14:paraId="344347E4" w14:textId="7E4D3A36" w:rsidR="00874469" w:rsidDel="00E067A3" w:rsidRDefault="00874469">
            <w:pPr>
              <w:pStyle w:val="Appx"/>
              <w:rPr>
                <w:ins w:id="12245" w:author="aas" w:date="2013-10-14T02:06:00Z"/>
                <w:del w:id="12246" w:author="Anees Shaikh" w:date="2013-10-19T02:16:00Z"/>
              </w:rPr>
              <w:pPrChange w:id="12247" w:author="Anees Shaikh" w:date="2013-10-19T02:16:00Z">
                <w:pPr>
                  <w:pStyle w:val="XML1"/>
                </w:pPr>
              </w:pPrChange>
            </w:pPr>
            <w:ins w:id="12248" w:author="aas" w:date="2013-10-14T02:06:00Z">
              <w:del w:id="12249" w:author="Anees Shaikh" w:date="2013-10-19T02:16:00Z">
                <w:r w:rsidDel="00E067A3">
                  <w:delText xml:space="preserve">                                      &lt;/xs:documentation&gt;</w:delText>
                </w:r>
              </w:del>
            </w:ins>
          </w:p>
          <w:p w14:paraId="1429C375" w14:textId="73BF2F49" w:rsidR="00874469" w:rsidDel="00E067A3" w:rsidRDefault="00874469">
            <w:pPr>
              <w:pStyle w:val="Appx"/>
              <w:rPr>
                <w:ins w:id="12250" w:author="aas" w:date="2013-10-14T02:06:00Z"/>
                <w:del w:id="12251" w:author="Anees Shaikh" w:date="2013-10-19T02:16:00Z"/>
              </w:rPr>
              <w:pPrChange w:id="12252" w:author="Anees Shaikh" w:date="2013-10-19T02:16:00Z">
                <w:pPr>
                  <w:pStyle w:val="XML1"/>
                </w:pPr>
              </w:pPrChange>
            </w:pPr>
            <w:ins w:id="12253" w:author="aas" w:date="2013-10-14T02:06:00Z">
              <w:del w:id="12254" w:author="Anees Shaikh" w:date="2013-10-19T02:16:00Z">
                <w:r w:rsidDel="00E067A3">
                  <w:delText xml:space="preserve">                                    &lt;/xs:annotation&gt;</w:delText>
                </w:r>
              </w:del>
            </w:ins>
          </w:p>
          <w:p w14:paraId="213C19E0" w14:textId="08860586" w:rsidR="00874469" w:rsidDel="00E067A3" w:rsidRDefault="00874469">
            <w:pPr>
              <w:pStyle w:val="Appx"/>
              <w:rPr>
                <w:ins w:id="12255" w:author="aas" w:date="2013-10-14T02:06:00Z"/>
                <w:del w:id="12256" w:author="Anees Shaikh" w:date="2013-10-19T02:16:00Z"/>
              </w:rPr>
              <w:pPrChange w:id="12257" w:author="Anees Shaikh" w:date="2013-10-19T02:16:00Z">
                <w:pPr>
                  <w:pStyle w:val="XML1"/>
                </w:pPr>
              </w:pPrChange>
            </w:pPr>
            <w:ins w:id="12258" w:author="aas" w:date="2013-10-14T02:06:00Z">
              <w:del w:id="12259" w:author="Anees Shaikh" w:date="2013-10-19T02:16:00Z">
                <w:r w:rsidDel="00E067A3">
                  <w:delText xml:space="preserve">                                  &lt;/xs:element&gt;</w:delText>
                </w:r>
              </w:del>
            </w:ins>
          </w:p>
          <w:p w14:paraId="19B96CF6" w14:textId="188E9EDA" w:rsidR="00874469" w:rsidDel="00E067A3" w:rsidRDefault="00874469">
            <w:pPr>
              <w:pStyle w:val="Appx"/>
              <w:rPr>
                <w:ins w:id="12260" w:author="aas" w:date="2013-10-14T02:06:00Z"/>
                <w:del w:id="12261" w:author="Anees Shaikh" w:date="2013-10-19T02:16:00Z"/>
              </w:rPr>
              <w:pPrChange w:id="12262" w:author="Anees Shaikh" w:date="2013-10-19T02:16:00Z">
                <w:pPr>
                  <w:pStyle w:val="XML1"/>
                </w:pPr>
              </w:pPrChange>
            </w:pPr>
            <w:ins w:id="12263" w:author="aas" w:date="2013-10-14T02:06:00Z">
              <w:del w:id="12264" w:author="Anees Shaikh" w:date="2013-10-19T02:16:00Z">
                <w:r w:rsidDel="00E067A3">
                  <w:delText xml:space="preserve">                                  &lt;xs:element name="remote-endpoint-ipv4-adress" minOccurs="0"  type="inet:ipv4-address"&gt;</w:delText>
                </w:r>
              </w:del>
            </w:ins>
          </w:p>
          <w:p w14:paraId="7995D0E3" w14:textId="2E9CC4F9" w:rsidR="00874469" w:rsidDel="00E067A3" w:rsidRDefault="00874469">
            <w:pPr>
              <w:pStyle w:val="Appx"/>
              <w:rPr>
                <w:ins w:id="12265" w:author="aas" w:date="2013-10-14T02:06:00Z"/>
                <w:del w:id="12266" w:author="Anees Shaikh" w:date="2013-10-19T02:16:00Z"/>
              </w:rPr>
              <w:pPrChange w:id="12267" w:author="Anees Shaikh" w:date="2013-10-19T02:16:00Z">
                <w:pPr>
                  <w:pStyle w:val="XML1"/>
                </w:pPr>
              </w:pPrChange>
            </w:pPr>
            <w:ins w:id="12268" w:author="aas" w:date="2013-10-14T02:06:00Z">
              <w:del w:id="12269" w:author="Anees Shaikh" w:date="2013-10-19T02:16:00Z">
                <w:r w:rsidDel="00E067A3">
                  <w:delText xml:space="preserve">                                    &lt;xs:annotation&gt;</w:delText>
                </w:r>
              </w:del>
            </w:ins>
          </w:p>
          <w:p w14:paraId="037B8529" w14:textId="4F3D48CB" w:rsidR="00874469" w:rsidDel="00E067A3" w:rsidRDefault="00874469">
            <w:pPr>
              <w:pStyle w:val="Appx"/>
              <w:rPr>
                <w:ins w:id="12270" w:author="aas" w:date="2013-10-14T02:06:00Z"/>
                <w:del w:id="12271" w:author="Anees Shaikh" w:date="2013-10-19T02:16:00Z"/>
              </w:rPr>
              <w:pPrChange w:id="12272" w:author="Anees Shaikh" w:date="2013-10-19T02:16:00Z">
                <w:pPr>
                  <w:pStyle w:val="XML1"/>
                </w:pPr>
              </w:pPrChange>
            </w:pPr>
            <w:ins w:id="12273" w:author="aas" w:date="2013-10-14T02:06:00Z">
              <w:del w:id="12274" w:author="Anees Shaikh" w:date="2013-10-19T02:16:00Z">
                <w:r w:rsidDel="00E067A3">
                  <w:delText xml:space="preserve">                                      &lt;xs:documentation&gt;</w:delText>
                </w:r>
              </w:del>
            </w:ins>
          </w:p>
          <w:p w14:paraId="34B03090" w14:textId="7D1E6065" w:rsidR="00874469" w:rsidDel="00E067A3" w:rsidRDefault="00874469">
            <w:pPr>
              <w:pStyle w:val="Appx"/>
              <w:rPr>
                <w:ins w:id="12275" w:author="aas" w:date="2013-10-14T02:06:00Z"/>
                <w:del w:id="12276" w:author="Anees Shaikh" w:date="2013-10-19T02:16:00Z"/>
              </w:rPr>
              <w:pPrChange w:id="12277" w:author="Anees Shaikh" w:date="2013-10-19T02:16:00Z">
                <w:pPr>
                  <w:pStyle w:val="XML1"/>
                </w:pPr>
              </w:pPrChange>
            </w:pPr>
            <w:ins w:id="12278" w:author="aas" w:date="2013-10-14T02:06:00Z">
              <w:del w:id="12279" w:author="Anees Shaikh" w:date="2013-10-19T02:16:00Z">
                <w:r w:rsidDel="00E067A3">
                  <w:delText xml:space="preserve">                                        The IPv4 address of the remote tunnel endpoint.</w:delText>
                </w:r>
              </w:del>
            </w:ins>
          </w:p>
          <w:p w14:paraId="6643E6C4" w14:textId="1164FBEE" w:rsidR="00874469" w:rsidDel="00E067A3" w:rsidRDefault="00874469">
            <w:pPr>
              <w:pStyle w:val="Appx"/>
              <w:rPr>
                <w:ins w:id="12280" w:author="aas" w:date="2013-10-14T02:06:00Z"/>
                <w:del w:id="12281" w:author="Anees Shaikh" w:date="2013-10-19T02:16:00Z"/>
              </w:rPr>
              <w:pPrChange w:id="12282" w:author="Anees Shaikh" w:date="2013-10-19T02:16:00Z">
                <w:pPr>
                  <w:pStyle w:val="XML1"/>
                </w:pPr>
              </w:pPrChange>
            </w:pPr>
            <w:ins w:id="12283" w:author="aas" w:date="2013-10-14T02:06:00Z">
              <w:del w:id="12284" w:author="Anees Shaikh" w:date="2013-10-19T02:16:00Z">
                <w:r w:rsidDel="00E067A3">
                  <w:delText xml:space="preserve">                                      &lt;/xs:documentation&gt;</w:delText>
                </w:r>
              </w:del>
            </w:ins>
          </w:p>
          <w:p w14:paraId="55F8E0F7" w14:textId="23932B96" w:rsidR="00874469" w:rsidDel="00E067A3" w:rsidRDefault="00874469">
            <w:pPr>
              <w:pStyle w:val="Appx"/>
              <w:rPr>
                <w:ins w:id="12285" w:author="aas" w:date="2013-10-14T02:06:00Z"/>
                <w:del w:id="12286" w:author="Anees Shaikh" w:date="2013-10-19T02:16:00Z"/>
              </w:rPr>
              <w:pPrChange w:id="12287" w:author="Anees Shaikh" w:date="2013-10-19T02:16:00Z">
                <w:pPr>
                  <w:pStyle w:val="XML1"/>
                </w:pPr>
              </w:pPrChange>
            </w:pPr>
            <w:ins w:id="12288" w:author="aas" w:date="2013-10-14T02:06:00Z">
              <w:del w:id="12289" w:author="Anees Shaikh" w:date="2013-10-19T02:16:00Z">
                <w:r w:rsidDel="00E067A3">
                  <w:delText xml:space="preserve">                                    &lt;/xs:annotation&gt;</w:delText>
                </w:r>
              </w:del>
            </w:ins>
          </w:p>
          <w:p w14:paraId="47DB55EC" w14:textId="5FFBE2FF" w:rsidR="00874469" w:rsidDel="00E067A3" w:rsidRDefault="00874469">
            <w:pPr>
              <w:pStyle w:val="Appx"/>
              <w:rPr>
                <w:ins w:id="12290" w:author="aas" w:date="2013-10-14T02:06:00Z"/>
                <w:del w:id="12291" w:author="Anees Shaikh" w:date="2013-10-19T02:16:00Z"/>
              </w:rPr>
              <w:pPrChange w:id="12292" w:author="Anees Shaikh" w:date="2013-10-19T02:16:00Z">
                <w:pPr>
                  <w:pStyle w:val="XML1"/>
                </w:pPr>
              </w:pPrChange>
            </w:pPr>
            <w:ins w:id="12293" w:author="aas" w:date="2013-10-14T02:06:00Z">
              <w:del w:id="12294" w:author="Anees Shaikh" w:date="2013-10-19T02:16:00Z">
                <w:r w:rsidDel="00E067A3">
                  <w:delText xml:space="preserve">                                  &lt;/xs:element&gt;</w:delText>
                </w:r>
              </w:del>
            </w:ins>
          </w:p>
          <w:p w14:paraId="447C11AE" w14:textId="5D4031BE" w:rsidR="00874469" w:rsidDel="00E067A3" w:rsidRDefault="00874469">
            <w:pPr>
              <w:pStyle w:val="Appx"/>
              <w:rPr>
                <w:ins w:id="12295" w:author="aas" w:date="2013-10-14T02:06:00Z"/>
                <w:del w:id="12296" w:author="Anees Shaikh" w:date="2013-10-19T02:16:00Z"/>
              </w:rPr>
              <w:pPrChange w:id="12297" w:author="Anees Shaikh" w:date="2013-10-19T02:16:00Z">
                <w:pPr>
                  <w:pStyle w:val="XML1"/>
                </w:pPr>
              </w:pPrChange>
            </w:pPr>
            <w:ins w:id="12298" w:author="aas" w:date="2013-10-14T02:06:00Z">
              <w:del w:id="12299" w:author="Anees Shaikh" w:date="2013-10-19T02:16:00Z">
                <w:r w:rsidDel="00E067A3">
                  <w:delText xml:space="preserve">                                  &lt;xs:any minOccurs="0" maxOccurs="unbounded"</w:delText>
                </w:r>
              </w:del>
            </w:ins>
          </w:p>
          <w:p w14:paraId="66BF1CF8" w14:textId="4846180F" w:rsidR="00874469" w:rsidDel="00E067A3" w:rsidRDefault="00874469">
            <w:pPr>
              <w:pStyle w:val="Appx"/>
              <w:rPr>
                <w:ins w:id="12300" w:author="aas" w:date="2013-10-14T02:06:00Z"/>
                <w:del w:id="12301" w:author="Anees Shaikh" w:date="2013-10-19T02:16:00Z"/>
              </w:rPr>
              <w:pPrChange w:id="12302" w:author="Anees Shaikh" w:date="2013-10-19T02:16:00Z">
                <w:pPr>
                  <w:pStyle w:val="XML1"/>
                </w:pPr>
              </w:pPrChange>
            </w:pPr>
            <w:ins w:id="12303" w:author="aas" w:date="2013-10-14T02:06:00Z">
              <w:del w:id="12304" w:author="Anees Shaikh" w:date="2013-10-19T02:16:00Z">
                <w:r w:rsidDel="00E067A3">
                  <w:delText xml:space="preserve">                                          namespace="##other" processContents="lax"/&gt;</w:delText>
                </w:r>
              </w:del>
            </w:ins>
          </w:p>
          <w:p w14:paraId="4CC7515A" w14:textId="4415C3A7" w:rsidR="00874469" w:rsidDel="00E067A3" w:rsidRDefault="00874469">
            <w:pPr>
              <w:pStyle w:val="Appx"/>
              <w:rPr>
                <w:ins w:id="12305" w:author="aas" w:date="2013-10-14T02:06:00Z"/>
                <w:del w:id="12306" w:author="Anees Shaikh" w:date="2013-10-19T02:16:00Z"/>
              </w:rPr>
              <w:pPrChange w:id="12307" w:author="Anees Shaikh" w:date="2013-10-19T02:16:00Z">
                <w:pPr>
                  <w:pStyle w:val="XML1"/>
                </w:pPr>
              </w:pPrChange>
            </w:pPr>
            <w:ins w:id="12308" w:author="aas" w:date="2013-10-14T02:06:00Z">
              <w:del w:id="12309" w:author="Anees Shaikh" w:date="2013-10-19T02:16:00Z">
                <w:r w:rsidDel="00E067A3">
                  <w:delText xml:space="preserve">                                &lt;/xs:sequence&gt;</w:delText>
                </w:r>
              </w:del>
            </w:ins>
          </w:p>
          <w:p w14:paraId="1588BBD2" w14:textId="11FFC419" w:rsidR="00874469" w:rsidDel="00E067A3" w:rsidRDefault="00874469">
            <w:pPr>
              <w:pStyle w:val="Appx"/>
              <w:rPr>
                <w:ins w:id="12310" w:author="aas" w:date="2013-10-14T02:06:00Z"/>
                <w:del w:id="12311" w:author="Anees Shaikh" w:date="2013-10-19T02:16:00Z"/>
              </w:rPr>
              <w:pPrChange w:id="12312" w:author="Anees Shaikh" w:date="2013-10-19T02:16:00Z">
                <w:pPr>
                  <w:pStyle w:val="XML1"/>
                </w:pPr>
              </w:pPrChange>
            </w:pPr>
            <w:ins w:id="12313" w:author="aas" w:date="2013-10-14T02:06:00Z">
              <w:del w:id="12314" w:author="Anees Shaikh" w:date="2013-10-19T02:16:00Z">
                <w:r w:rsidDel="00E067A3">
                  <w:delText xml:space="preserve">                                &lt;xs:sequence&gt;</w:delText>
                </w:r>
              </w:del>
            </w:ins>
          </w:p>
          <w:p w14:paraId="399A1DC3" w14:textId="1C12B22D" w:rsidR="00874469" w:rsidDel="00E067A3" w:rsidRDefault="00874469">
            <w:pPr>
              <w:pStyle w:val="Appx"/>
              <w:rPr>
                <w:ins w:id="12315" w:author="aas" w:date="2013-10-14T02:06:00Z"/>
                <w:del w:id="12316" w:author="Anees Shaikh" w:date="2013-10-19T02:16:00Z"/>
              </w:rPr>
              <w:pPrChange w:id="12317" w:author="Anees Shaikh" w:date="2013-10-19T02:16:00Z">
                <w:pPr>
                  <w:pStyle w:val="XML1"/>
                </w:pPr>
              </w:pPrChange>
            </w:pPr>
            <w:ins w:id="12318" w:author="aas" w:date="2013-10-14T02:06:00Z">
              <w:del w:id="12319" w:author="Anees Shaikh" w:date="2013-10-19T02:16:00Z">
                <w:r w:rsidDel="00E067A3">
                  <w:delText xml:space="preserve">                                  &lt;xs:element name="local-endpoint-ipv6-adress" minOccurs="0"  type="inet:ipv6-address"&gt;</w:delText>
                </w:r>
              </w:del>
            </w:ins>
          </w:p>
          <w:p w14:paraId="68749DB3" w14:textId="79C40333" w:rsidR="00874469" w:rsidDel="00E067A3" w:rsidRDefault="00874469">
            <w:pPr>
              <w:pStyle w:val="Appx"/>
              <w:rPr>
                <w:ins w:id="12320" w:author="aas" w:date="2013-10-14T02:06:00Z"/>
                <w:del w:id="12321" w:author="Anees Shaikh" w:date="2013-10-19T02:16:00Z"/>
              </w:rPr>
              <w:pPrChange w:id="12322" w:author="Anees Shaikh" w:date="2013-10-19T02:16:00Z">
                <w:pPr>
                  <w:pStyle w:val="XML1"/>
                </w:pPr>
              </w:pPrChange>
            </w:pPr>
            <w:ins w:id="12323" w:author="aas" w:date="2013-10-14T02:06:00Z">
              <w:del w:id="12324" w:author="Anees Shaikh" w:date="2013-10-19T02:16:00Z">
                <w:r w:rsidDel="00E067A3">
                  <w:delText xml:space="preserve">                                    &lt;xs:annotation&gt;</w:delText>
                </w:r>
              </w:del>
            </w:ins>
          </w:p>
          <w:p w14:paraId="5CD2D064" w14:textId="6FBBC3D2" w:rsidR="00874469" w:rsidDel="00E067A3" w:rsidRDefault="00874469">
            <w:pPr>
              <w:pStyle w:val="Appx"/>
              <w:rPr>
                <w:ins w:id="12325" w:author="aas" w:date="2013-10-14T02:06:00Z"/>
                <w:del w:id="12326" w:author="Anees Shaikh" w:date="2013-10-19T02:16:00Z"/>
              </w:rPr>
              <w:pPrChange w:id="12327" w:author="Anees Shaikh" w:date="2013-10-19T02:16:00Z">
                <w:pPr>
                  <w:pStyle w:val="XML1"/>
                </w:pPr>
              </w:pPrChange>
            </w:pPr>
            <w:ins w:id="12328" w:author="aas" w:date="2013-10-14T02:06:00Z">
              <w:del w:id="12329" w:author="Anees Shaikh" w:date="2013-10-19T02:16:00Z">
                <w:r w:rsidDel="00E067A3">
                  <w:delText xml:space="preserve">                                      &lt;xs:documentation&gt;</w:delText>
                </w:r>
              </w:del>
            </w:ins>
          </w:p>
          <w:p w14:paraId="1E91698B" w14:textId="115438B7" w:rsidR="00874469" w:rsidDel="00E067A3" w:rsidRDefault="00874469">
            <w:pPr>
              <w:pStyle w:val="Appx"/>
              <w:rPr>
                <w:ins w:id="12330" w:author="aas" w:date="2013-10-14T02:06:00Z"/>
                <w:del w:id="12331" w:author="Anees Shaikh" w:date="2013-10-19T02:16:00Z"/>
              </w:rPr>
              <w:pPrChange w:id="12332" w:author="Anees Shaikh" w:date="2013-10-19T02:16:00Z">
                <w:pPr>
                  <w:pStyle w:val="XML1"/>
                </w:pPr>
              </w:pPrChange>
            </w:pPr>
            <w:ins w:id="12333" w:author="aas" w:date="2013-10-14T02:06:00Z">
              <w:del w:id="12334" w:author="Anees Shaikh" w:date="2013-10-19T02:16:00Z">
                <w:r w:rsidDel="00E067A3">
                  <w:delText xml:space="preserve">                                        The IPv6 address of the local tunnel endpoint.</w:delText>
                </w:r>
              </w:del>
            </w:ins>
          </w:p>
          <w:p w14:paraId="4B8AAB79" w14:textId="67108DD5" w:rsidR="00874469" w:rsidDel="00E067A3" w:rsidRDefault="00874469">
            <w:pPr>
              <w:pStyle w:val="Appx"/>
              <w:rPr>
                <w:ins w:id="12335" w:author="aas" w:date="2013-10-14T02:06:00Z"/>
                <w:del w:id="12336" w:author="Anees Shaikh" w:date="2013-10-19T02:16:00Z"/>
              </w:rPr>
              <w:pPrChange w:id="12337" w:author="Anees Shaikh" w:date="2013-10-19T02:16:00Z">
                <w:pPr>
                  <w:pStyle w:val="XML1"/>
                </w:pPr>
              </w:pPrChange>
            </w:pPr>
            <w:ins w:id="12338" w:author="aas" w:date="2013-10-14T02:06:00Z">
              <w:del w:id="12339" w:author="Anees Shaikh" w:date="2013-10-19T02:16:00Z">
                <w:r w:rsidDel="00E067A3">
                  <w:delText xml:space="preserve">                                      &lt;/xs:documentation&gt;</w:delText>
                </w:r>
              </w:del>
            </w:ins>
          </w:p>
          <w:p w14:paraId="21E120B8" w14:textId="7B6E654F" w:rsidR="00874469" w:rsidDel="00E067A3" w:rsidRDefault="00874469">
            <w:pPr>
              <w:pStyle w:val="Appx"/>
              <w:rPr>
                <w:ins w:id="12340" w:author="aas" w:date="2013-10-14T02:06:00Z"/>
                <w:del w:id="12341" w:author="Anees Shaikh" w:date="2013-10-19T02:16:00Z"/>
              </w:rPr>
              <w:pPrChange w:id="12342" w:author="Anees Shaikh" w:date="2013-10-19T02:16:00Z">
                <w:pPr>
                  <w:pStyle w:val="XML1"/>
                </w:pPr>
              </w:pPrChange>
            </w:pPr>
            <w:ins w:id="12343" w:author="aas" w:date="2013-10-14T02:06:00Z">
              <w:del w:id="12344" w:author="Anees Shaikh" w:date="2013-10-19T02:16:00Z">
                <w:r w:rsidDel="00E067A3">
                  <w:delText xml:space="preserve">                                    &lt;/xs:annotation&gt;</w:delText>
                </w:r>
              </w:del>
            </w:ins>
          </w:p>
          <w:p w14:paraId="54B0EB90" w14:textId="55317698" w:rsidR="00874469" w:rsidDel="00E067A3" w:rsidRDefault="00874469">
            <w:pPr>
              <w:pStyle w:val="Appx"/>
              <w:rPr>
                <w:ins w:id="12345" w:author="aas" w:date="2013-10-14T02:06:00Z"/>
                <w:del w:id="12346" w:author="Anees Shaikh" w:date="2013-10-19T02:16:00Z"/>
              </w:rPr>
              <w:pPrChange w:id="12347" w:author="Anees Shaikh" w:date="2013-10-19T02:16:00Z">
                <w:pPr>
                  <w:pStyle w:val="XML1"/>
                </w:pPr>
              </w:pPrChange>
            </w:pPr>
            <w:ins w:id="12348" w:author="aas" w:date="2013-10-14T02:06:00Z">
              <w:del w:id="12349" w:author="Anees Shaikh" w:date="2013-10-19T02:16:00Z">
                <w:r w:rsidDel="00E067A3">
                  <w:delText xml:space="preserve">                                  &lt;/xs:element&gt;</w:delText>
                </w:r>
              </w:del>
            </w:ins>
          </w:p>
          <w:p w14:paraId="2249E069" w14:textId="659F8400" w:rsidR="00874469" w:rsidDel="00E067A3" w:rsidRDefault="00874469">
            <w:pPr>
              <w:pStyle w:val="Appx"/>
              <w:rPr>
                <w:ins w:id="12350" w:author="aas" w:date="2013-10-14T02:06:00Z"/>
                <w:del w:id="12351" w:author="Anees Shaikh" w:date="2013-10-19T02:16:00Z"/>
              </w:rPr>
              <w:pPrChange w:id="12352" w:author="Anees Shaikh" w:date="2013-10-19T02:16:00Z">
                <w:pPr>
                  <w:pStyle w:val="XML1"/>
                </w:pPr>
              </w:pPrChange>
            </w:pPr>
            <w:ins w:id="12353" w:author="aas" w:date="2013-10-14T02:06:00Z">
              <w:del w:id="12354" w:author="Anees Shaikh" w:date="2013-10-19T02:16:00Z">
                <w:r w:rsidDel="00E067A3">
                  <w:delText xml:space="preserve">                                  &lt;xs:element name="remote-endpoint-ipv6-adress" minOccurs="0"  type="inet:ipv6-address"&gt;</w:delText>
                </w:r>
              </w:del>
            </w:ins>
          </w:p>
          <w:p w14:paraId="0732E19B" w14:textId="3397EB96" w:rsidR="00874469" w:rsidDel="00E067A3" w:rsidRDefault="00874469">
            <w:pPr>
              <w:pStyle w:val="Appx"/>
              <w:rPr>
                <w:ins w:id="12355" w:author="aas" w:date="2013-10-14T02:06:00Z"/>
                <w:del w:id="12356" w:author="Anees Shaikh" w:date="2013-10-19T02:16:00Z"/>
              </w:rPr>
              <w:pPrChange w:id="12357" w:author="Anees Shaikh" w:date="2013-10-19T02:16:00Z">
                <w:pPr>
                  <w:pStyle w:val="XML1"/>
                </w:pPr>
              </w:pPrChange>
            </w:pPr>
            <w:ins w:id="12358" w:author="aas" w:date="2013-10-14T02:06:00Z">
              <w:del w:id="12359" w:author="Anees Shaikh" w:date="2013-10-19T02:16:00Z">
                <w:r w:rsidDel="00E067A3">
                  <w:delText xml:space="preserve">                                    &lt;xs:annotation&gt;</w:delText>
                </w:r>
              </w:del>
            </w:ins>
          </w:p>
          <w:p w14:paraId="4605B965" w14:textId="34981C47" w:rsidR="00874469" w:rsidDel="00E067A3" w:rsidRDefault="00874469">
            <w:pPr>
              <w:pStyle w:val="Appx"/>
              <w:rPr>
                <w:ins w:id="12360" w:author="aas" w:date="2013-10-14T02:06:00Z"/>
                <w:del w:id="12361" w:author="Anees Shaikh" w:date="2013-10-19T02:16:00Z"/>
              </w:rPr>
              <w:pPrChange w:id="12362" w:author="Anees Shaikh" w:date="2013-10-19T02:16:00Z">
                <w:pPr>
                  <w:pStyle w:val="XML1"/>
                </w:pPr>
              </w:pPrChange>
            </w:pPr>
            <w:ins w:id="12363" w:author="aas" w:date="2013-10-14T02:06:00Z">
              <w:del w:id="12364" w:author="Anees Shaikh" w:date="2013-10-19T02:16:00Z">
                <w:r w:rsidDel="00E067A3">
                  <w:delText xml:space="preserve">                                      &lt;xs:documentation&gt;</w:delText>
                </w:r>
              </w:del>
            </w:ins>
          </w:p>
          <w:p w14:paraId="64A63979" w14:textId="4A81994C" w:rsidR="00874469" w:rsidDel="00E067A3" w:rsidRDefault="00874469">
            <w:pPr>
              <w:pStyle w:val="Appx"/>
              <w:rPr>
                <w:ins w:id="12365" w:author="aas" w:date="2013-10-14T02:06:00Z"/>
                <w:del w:id="12366" w:author="Anees Shaikh" w:date="2013-10-19T02:16:00Z"/>
              </w:rPr>
              <w:pPrChange w:id="12367" w:author="Anees Shaikh" w:date="2013-10-19T02:16:00Z">
                <w:pPr>
                  <w:pStyle w:val="XML1"/>
                </w:pPr>
              </w:pPrChange>
            </w:pPr>
            <w:ins w:id="12368" w:author="aas" w:date="2013-10-14T02:06:00Z">
              <w:del w:id="12369" w:author="Anees Shaikh" w:date="2013-10-19T02:16:00Z">
                <w:r w:rsidDel="00E067A3">
                  <w:delText xml:space="preserve">                                        The IPv6 address of the remote tunnel endpoint.</w:delText>
                </w:r>
              </w:del>
            </w:ins>
          </w:p>
          <w:p w14:paraId="57F7B25E" w14:textId="68E2D9B7" w:rsidR="00874469" w:rsidDel="00E067A3" w:rsidRDefault="00874469">
            <w:pPr>
              <w:pStyle w:val="Appx"/>
              <w:rPr>
                <w:ins w:id="12370" w:author="aas" w:date="2013-10-14T02:06:00Z"/>
                <w:del w:id="12371" w:author="Anees Shaikh" w:date="2013-10-19T02:16:00Z"/>
              </w:rPr>
              <w:pPrChange w:id="12372" w:author="Anees Shaikh" w:date="2013-10-19T02:16:00Z">
                <w:pPr>
                  <w:pStyle w:val="XML1"/>
                </w:pPr>
              </w:pPrChange>
            </w:pPr>
            <w:ins w:id="12373" w:author="aas" w:date="2013-10-14T02:06:00Z">
              <w:del w:id="12374" w:author="Anees Shaikh" w:date="2013-10-19T02:16:00Z">
                <w:r w:rsidDel="00E067A3">
                  <w:delText xml:space="preserve">                                      &lt;/xs:documentation&gt;</w:delText>
                </w:r>
              </w:del>
            </w:ins>
          </w:p>
          <w:p w14:paraId="5482B110" w14:textId="61C72AE7" w:rsidR="00874469" w:rsidDel="00E067A3" w:rsidRDefault="00874469">
            <w:pPr>
              <w:pStyle w:val="Appx"/>
              <w:rPr>
                <w:ins w:id="12375" w:author="aas" w:date="2013-10-14T02:06:00Z"/>
                <w:del w:id="12376" w:author="Anees Shaikh" w:date="2013-10-19T02:16:00Z"/>
              </w:rPr>
              <w:pPrChange w:id="12377" w:author="Anees Shaikh" w:date="2013-10-19T02:16:00Z">
                <w:pPr>
                  <w:pStyle w:val="XML1"/>
                </w:pPr>
              </w:pPrChange>
            </w:pPr>
            <w:ins w:id="12378" w:author="aas" w:date="2013-10-14T02:06:00Z">
              <w:del w:id="12379" w:author="Anees Shaikh" w:date="2013-10-19T02:16:00Z">
                <w:r w:rsidDel="00E067A3">
                  <w:delText xml:space="preserve">                                    &lt;/xs:annotation&gt;</w:delText>
                </w:r>
              </w:del>
            </w:ins>
          </w:p>
          <w:p w14:paraId="34CFA8C0" w14:textId="2FB89384" w:rsidR="00874469" w:rsidDel="00E067A3" w:rsidRDefault="00874469">
            <w:pPr>
              <w:pStyle w:val="Appx"/>
              <w:rPr>
                <w:ins w:id="12380" w:author="aas" w:date="2013-10-14T02:06:00Z"/>
                <w:del w:id="12381" w:author="Anees Shaikh" w:date="2013-10-19T02:16:00Z"/>
              </w:rPr>
              <w:pPrChange w:id="12382" w:author="Anees Shaikh" w:date="2013-10-19T02:16:00Z">
                <w:pPr>
                  <w:pStyle w:val="XML1"/>
                </w:pPr>
              </w:pPrChange>
            </w:pPr>
            <w:ins w:id="12383" w:author="aas" w:date="2013-10-14T02:06:00Z">
              <w:del w:id="12384" w:author="Anees Shaikh" w:date="2013-10-19T02:16:00Z">
                <w:r w:rsidDel="00E067A3">
                  <w:delText xml:space="preserve">                                  &lt;/xs:element&gt;</w:delText>
                </w:r>
              </w:del>
            </w:ins>
          </w:p>
          <w:p w14:paraId="1D89A3D8" w14:textId="56FFFE60" w:rsidR="00874469" w:rsidDel="00E067A3" w:rsidRDefault="00874469">
            <w:pPr>
              <w:pStyle w:val="Appx"/>
              <w:rPr>
                <w:ins w:id="12385" w:author="aas" w:date="2013-10-14T02:06:00Z"/>
                <w:del w:id="12386" w:author="Anees Shaikh" w:date="2013-10-19T02:16:00Z"/>
              </w:rPr>
              <w:pPrChange w:id="12387" w:author="Anees Shaikh" w:date="2013-10-19T02:16:00Z">
                <w:pPr>
                  <w:pStyle w:val="XML1"/>
                </w:pPr>
              </w:pPrChange>
            </w:pPr>
            <w:ins w:id="12388" w:author="aas" w:date="2013-10-14T02:06:00Z">
              <w:del w:id="12389" w:author="Anees Shaikh" w:date="2013-10-19T02:16:00Z">
                <w:r w:rsidDel="00E067A3">
                  <w:delText xml:space="preserve">                                  &lt;xs:any minOccurs="0" maxOccurs="unbounded"</w:delText>
                </w:r>
              </w:del>
            </w:ins>
          </w:p>
          <w:p w14:paraId="445F63FE" w14:textId="35CE9765" w:rsidR="00874469" w:rsidDel="00E067A3" w:rsidRDefault="00874469">
            <w:pPr>
              <w:pStyle w:val="Appx"/>
              <w:rPr>
                <w:ins w:id="12390" w:author="aas" w:date="2013-10-14T02:06:00Z"/>
                <w:del w:id="12391" w:author="Anees Shaikh" w:date="2013-10-19T02:16:00Z"/>
              </w:rPr>
              <w:pPrChange w:id="12392" w:author="Anees Shaikh" w:date="2013-10-19T02:16:00Z">
                <w:pPr>
                  <w:pStyle w:val="XML1"/>
                </w:pPr>
              </w:pPrChange>
            </w:pPr>
            <w:ins w:id="12393" w:author="aas" w:date="2013-10-14T02:06:00Z">
              <w:del w:id="12394" w:author="Anees Shaikh" w:date="2013-10-19T02:16:00Z">
                <w:r w:rsidDel="00E067A3">
                  <w:delText xml:space="preserve">                                          namespace="##other" processContents="lax"/&gt;</w:delText>
                </w:r>
              </w:del>
            </w:ins>
          </w:p>
          <w:p w14:paraId="1A8BEEE7" w14:textId="5192D475" w:rsidR="00874469" w:rsidDel="00E067A3" w:rsidRDefault="00874469">
            <w:pPr>
              <w:pStyle w:val="Appx"/>
              <w:rPr>
                <w:ins w:id="12395" w:author="aas" w:date="2013-10-14T02:06:00Z"/>
                <w:del w:id="12396" w:author="Anees Shaikh" w:date="2013-10-19T02:16:00Z"/>
              </w:rPr>
              <w:pPrChange w:id="12397" w:author="Anees Shaikh" w:date="2013-10-19T02:16:00Z">
                <w:pPr>
                  <w:pStyle w:val="XML1"/>
                </w:pPr>
              </w:pPrChange>
            </w:pPr>
            <w:ins w:id="12398" w:author="aas" w:date="2013-10-14T02:06:00Z">
              <w:del w:id="12399" w:author="Anees Shaikh" w:date="2013-10-19T02:16:00Z">
                <w:r w:rsidDel="00E067A3">
                  <w:delText xml:space="preserve">                                &lt;/xs:sequence&gt;</w:delText>
                </w:r>
              </w:del>
            </w:ins>
          </w:p>
          <w:p w14:paraId="0558CF6A" w14:textId="18703924" w:rsidR="00874469" w:rsidDel="00E067A3" w:rsidRDefault="00874469">
            <w:pPr>
              <w:pStyle w:val="Appx"/>
              <w:rPr>
                <w:ins w:id="12400" w:author="aas" w:date="2013-10-14T02:06:00Z"/>
                <w:del w:id="12401" w:author="Anees Shaikh" w:date="2013-10-19T02:16:00Z"/>
              </w:rPr>
              <w:pPrChange w:id="12402" w:author="Anees Shaikh" w:date="2013-10-19T02:16:00Z">
                <w:pPr>
                  <w:pStyle w:val="XML1"/>
                </w:pPr>
              </w:pPrChange>
            </w:pPr>
            <w:ins w:id="12403" w:author="aas" w:date="2013-10-14T02:06:00Z">
              <w:del w:id="12404" w:author="Anees Shaikh" w:date="2013-10-19T02:16:00Z">
                <w:r w:rsidDel="00E067A3">
                  <w:delText xml:space="preserve">                                &lt;xs:sequence&gt;</w:delText>
                </w:r>
              </w:del>
            </w:ins>
          </w:p>
          <w:p w14:paraId="3B19D187" w14:textId="244CD8F2" w:rsidR="00874469" w:rsidDel="00E067A3" w:rsidRDefault="00874469">
            <w:pPr>
              <w:pStyle w:val="Appx"/>
              <w:rPr>
                <w:ins w:id="12405" w:author="aas" w:date="2013-10-14T02:06:00Z"/>
                <w:del w:id="12406" w:author="Anees Shaikh" w:date="2013-10-19T02:16:00Z"/>
              </w:rPr>
              <w:pPrChange w:id="12407" w:author="Anees Shaikh" w:date="2013-10-19T02:16:00Z">
                <w:pPr>
                  <w:pStyle w:val="XML1"/>
                </w:pPr>
              </w:pPrChange>
            </w:pPr>
            <w:ins w:id="12408" w:author="aas" w:date="2013-10-14T02:06:00Z">
              <w:del w:id="12409" w:author="Anees Shaikh" w:date="2013-10-19T02:16:00Z">
                <w:r w:rsidDel="00E067A3">
                  <w:delText xml:space="preserve">                                  &lt;xs:element name="local-endpoint-mac-adress" minOccurs="0"  type="yang:mac-address"&gt;</w:delText>
                </w:r>
              </w:del>
            </w:ins>
          </w:p>
          <w:p w14:paraId="6887EE79" w14:textId="332B7E9A" w:rsidR="00874469" w:rsidDel="00E067A3" w:rsidRDefault="00874469">
            <w:pPr>
              <w:pStyle w:val="Appx"/>
              <w:rPr>
                <w:ins w:id="12410" w:author="aas" w:date="2013-10-14T02:06:00Z"/>
                <w:del w:id="12411" w:author="Anees Shaikh" w:date="2013-10-19T02:16:00Z"/>
              </w:rPr>
              <w:pPrChange w:id="12412" w:author="Anees Shaikh" w:date="2013-10-19T02:16:00Z">
                <w:pPr>
                  <w:pStyle w:val="XML1"/>
                </w:pPr>
              </w:pPrChange>
            </w:pPr>
            <w:ins w:id="12413" w:author="aas" w:date="2013-10-14T02:06:00Z">
              <w:del w:id="12414" w:author="Anees Shaikh" w:date="2013-10-19T02:16:00Z">
                <w:r w:rsidDel="00E067A3">
                  <w:delText xml:space="preserve">                                    &lt;xs:annotation&gt;</w:delText>
                </w:r>
              </w:del>
            </w:ins>
          </w:p>
          <w:p w14:paraId="41D48E45" w14:textId="26A4A6C0" w:rsidR="00874469" w:rsidDel="00E067A3" w:rsidRDefault="00874469">
            <w:pPr>
              <w:pStyle w:val="Appx"/>
              <w:rPr>
                <w:ins w:id="12415" w:author="aas" w:date="2013-10-14T02:06:00Z"/>
                <w:del w:id="12416" w:author="Anees Shaikh" w:date="2013-10-19T02:16:00Z"/>
              </w:rPr>
              <w:pPrChange w:id="12417" w:author="Anees Shaikh" w:date="2013-10-19T02:16:00Z">
                <w:pPr>
                  <w:pStyle w:val="XML1"/>
                </w:pPr>
              </w:pPrChange>
            </w:pPr>
            <w:ins w:id="12418" w:author="aas" w:date="2013-10-14T02:06:00Z">
              <w:del w:id="12419" w:author="Anees Shaikh" w:date="2013-10-19T02:16:00Z">
                <w:r w:rsidDel="00E067A3">
                  <w:delText xml:space="preserve">                                      &lt;xs:documentation&gt;</w:delText>
                </w:r>
              </w:del>
            </w:ins>
          </w:p>
          <w:p w14:paraId="1262BFA4" w14:textId="61FC21B7" w:rsidR="00874469" w:rsidDel="00E067A3" w:rsidRDefault="00874469">
            <w:pPr>
              <w:pStyle w:val="Appx"/>
              <w:rPr>
                <w:ins w:id="12420" w:author="aas" w:date="2013-10-14T02:06:00Z"/>
                <w:del w:id="12421" w:author="Anees Shaikh" w:date="2013-10-19T02:16:00Z"/>
              </w:rPr>
              <w:pPrChange w:id="12422" w:author="Anees Shaikh" w:date="2013-10-19T02:16:00Z">
                <w:pPr>
                  <w:pStyle w:val="XML1"/>
                </w:pPr>
              </w:pPrChange>
            </w:pPr>
            <w:ins w:id="12423" w:author="aas" w:date="2013-10-14T02:06:00Z">
              <w:del w:id="12424" w:author="Anees Shaikh" w:date="2013-10-19T02:16:00Z">
                <w:r w:rsidDel="00E067A3">
                  <w:delText xml:space="preserve">                                        The MAC address of the local tunnel endpoint.</w:delText>
                </w:r>
              </w:del>
            </w:ins>
          </w:p>
          <w:p w14:paraId="715EB07F" w14:textId="20A6433F" w:rsidR="00874469" w:rsidDel="00E067A3" w:rsidRDefault="00874469">
            <w:pPr>
              <w:pStyle w:val="Appx"/>
              <w:rPr>
                <w:ins w:id="12425" w:author="aas" w:date="2013-10-14T02:06:00Z"/>
                <w:del w:id="12426" w:author="Anees Shaikh" w:date="2013-10-19T02:16:00Z"/>
              </w:rPr>
              <w:pPrChange w:id="12427" w:author="Anees Shaikh" w:date="2013-10-19T02:16:00Z">
                <w:pPr>
                  <w:pStyle w:val="XML1"/>
                </w:pPr>
              </w:pPrChange>
            </w:pPr>
            <w:ins w:id="12428" w:author="aas" w:date="2013-10-14T02:06:00Z">
              <w:del w:id="12429" w:author="Anees Shaikh" w:date="2013-10-19T02:16:00Z">
                <w:r w:rsidDel="00E067A3">
                  <w:delText xml:space="preserve">                                      &lt;/xs:documentation&gt;</w:delText>
                </w:r>
              </w:del>
            </w:ins>
          </w:p>
          <w:p w14:paraId="58A5E1A2" w14:textId="256E9298" w:rsidR="00874469" w:rsidDel="00E067A3" w:rsidRDefault="00874469">
            <w:pPr>
              <w:pStyle w:val="Appx"/>
              <w:rPr>
                <w:ins w:id="12430" w:author="aas" w:date="2013-10-14T02:06:00Z"/>
                <w:del w:id="12431" w:author="Anees Shaikh" w:date="2013-10-19T02:16:00Z"/>
              </w:rPr>
              <w:pPrChange w:id="12432" w:author="Anees Shaikh" w:date="2013-10-19T02:16:00Z">
                <w:pPr>
                  <w:pStyle w:val="XML1"/>
                </w:pPr>
              </w:pPrChange>
            </w:pPr>
            <w:ins w:id="12433" w:author="aas" w:date="2013-10-14T02:06:00Z">
              <w:del w:id="12434" w:author="Anees Shaikh" w:date="2013-10-19T02:16:00Z">
                <w:r w:rsidDel="00E067A3">
                  <w:delText xml:space="preserve">                                    &lt;/xs:annotation&gt;</w:delText>
                </w:r>
              </w:del>
            </w:ins>
          </w:p>
          <w:p w14:paraId="6ECDFA76" w14:textId="1DFA885E" w:rsidR="00874469" w:rsidDel="00E067A3" w:rsidRDefault="00874469">
            <w:pPr>
              <w:pStyle w:val="Appx"/>
              <w:rPr>
                <w:ins w:id="12435" w:author="aas" w:date="2013-10-14T02:06:00Z"/>
                <w:del w:id="12436" w:author="Anees Shaikh" w:date="2013-10-19T02:16:00Z"/>
              </w:rPr>
              <w:pPrChange w:id="12437" w:author="Anees Shaikh" w:date="2013-10-19T02:16:00Z">
                <w:pPr>
                  <w:pStyle w:val="XML1"/>
                </w:pPr>
              </w:pPrChange>
            </w:pPr>
            <w:ins w:id="12438" w:author="aas" w:date="2013-10-14T02:06:00Z">
              <w:del w:id="12439" w:author="Anees Shaikh" w:date="2013-10-19T02:16:00Z">
                <w:r w:rsidDel="00E067A3">
                  <w:delText xml:space="preserve">                                  &lt;/xs:element&gt;</w:delText>
                </w:r>
              </w:del>
            </w:ins>
          </w:p>
          <w:p w14:paraId="6F0E6F4F" w14:textId="69C66B46" w:rsidR="00874469" w:rsidDel="00E067A3" w:rsidRDefault="00874469">
            <w:pPr>
              <w:pStyle w:val="Appx"/>
              <w:rPr>
                <w:ins w:id="12440" w:author="aas" w:date="2013-10-14T02:06:00Z"/>
                <w:del w:id="12441" w:author="Anees Shaikh" w:date="2013-10-19T02:16:00Z"/>
              </w:rPr>
              <w:pPrChange w:id="12442" w:author="Anees Shaikh" w:date="2013-10-19T02:16:00Z">
                <w:pPr>
                  <w:pStyle w:val="XML1"/>
                </w:pPr>
              </w:pPrChange>
            </w:pPr>
            <w:ins w:id="12443" w:author="aas" w:date="2013-10-14T02:06:00Z">
              <w:del w:id="12444" w:author="Anees Shaikh" w:date="2013-10-19T02:16:00Z">
                <w:r w:rsidDel="00E067A3">
                  <w:delText xml:space="preserve">                                  &lt;xs:element name="remote-endpoint-mac-adress" minOccurs="0"  type="yang:mac-address"&gt;</w:delText>
                </w:r>
              </w:del>
            </w:ins>
          </w:p>
          <w:p w14:paraId="17D12004" w14:textId="7C0E3D02" w:rsidR="00874469" w:rsidDel="00E067A3" w:rsidRDefault="00874469">
            <w:pPr>
              <w:pStyle w:val="Appx"/>
              <w:rPr>
                <w:ins w:id="12445" w:author="aas" w:date="2013-10-14T02:06:00Z"/>
                <w:del w:id="12446" w:author="Anees Shaikh" w:date="2013-10-19T02:16:00Z"/>
              </w:rPr>
              <w:pPrChange w:id="12447" w:author="Anees Shaikh" w:date="2013-10-19T02:16:00Z">
                <w:pPr>
                  <w:pStyle w:val="XML1"/>
                </w:pPr>
              </w:pPrChange>
            </w:pPr>
            <w:ins w:id="12448" w:author="aas" w:date="2013-10-14T02:06:00Z">
              <w:del w:id="12449" w:author="Anees Shaikh" w:date="2013-10-19T02:16:00Z">
                <w:r w:rsidDel="00E067A3">
                  <w:delText xml:space="preserve">                                    &lt;xs:annotation&gt;</w:delText>
                </w:r>
              </w:del>
            </w:ins>
          </w:p>
          <w:p w14:paraId="4CC5E5BC" w14:textId="49477B19" w:rsidR="00874469" w:rsidDel="00E067A3" w:rsidRDefault="00874469">
            <w:pPr>
              <w:pStyle w:val="Appx"/>
              <w:rPr>
                <w:ins w:id="12450" w:author="aas" w:date="2013-10-14T02:06:00Z"/>
                <w:del w:id="12451" w:author="Anees Shaikh" w:date="2013-10-19T02:16:00Z"/>
              </w:rPr>
              <w:pPrChange w:id="12452" w:author="Anees Shaikh" w:date="2013-10-19T02:16:00Z">
                <w:pPr>
                  <w:pStyle w:val="XML1"/>
                </w:pPr>
              </w:pPrChange>
            </w:pPr>
            <w:ins w:id="12453" w:author="aas" w:date="2013-10-14T02:06:00Z">
              <w:del w:id="12454" w:author="Anees Shaikh" w:date="2013-10-19T02:16:00Z">
                <w:r w:rsidDel="00E067A3">
                  <w:delText xml:space="preserve">                                      &lt;xs:documentation&gt;</w:delText>
                </w:r>
              </w:del>
            </w:ins>
          </w:p>
          <w:p w14:paraId="5F0B448C" w14:textId="7C8D6532" w:rsidR="00874469" w:rsidDel="00E067A3" w:rsidRDefault="00874469">
            <w:pPr>
              <w:pStyle w:val="Appx"/>
              <w:rPr>
                <w:ins w:id="12455" w:author="aas" w:date="2013-10-14T02:06:00Z"/>
                <w:del w:id="12456" w:author="Anees Shaikh" w:date="2013-10-19T02:16:00Z"/>
              </w:rPr>
              <w:pPrChange w:id="12457" w:author="Anees Shaikh" w:date="2013-10-19T02:16:00Z">
                <w:pPr>
                  <w:pStyle w:val="XML1"/>
                </w:pPr>
              </w:pPrChange>
            </w:pPr>
            <w:ins w:id="12458" w:author="aas" w:date="2013-10-14T02:06:00Z">
              <w:del w:id="12459" w:author="Anees Shaikh" w:date="2013-10-19T02:16:00Z">
                <w:r w:rsidDel="00E067A3">
                  <w:delText xml:space="preserve">                                        The MAC address of the remote tunnel endpoint.</w:delText>
                </w:r>
              </w:del>
            </w:ins>
          </w:p>
          <w:p w14:paraId="4E51943D" w14:textId="5770173D" w:rsidR="00874469" w:rsidDel="00E067A3" w:rsidRDefault="00874469">
            <w:pPr>
              <w:pStyle w:val="Appx"/>
              <w:rPr>
                <w:ins w:id="12460" w:author="aas" w:date="2013-10-14T02:06:00Z"/>
                <w:del w:id="12461" w:author="Anees Shaikh" w:date="2013-10-19T02:16:00Z"/>
              </w:rPr>
              <w:pPrChange w:id="12462" w:author="Anees Shaikh" w:date="2013-10-19T02:16:00Z">
                <w:pPr>
                  <w:pStyle w:val="XML1"/>
                </w:pPr>
              </w:pPrChange>
            </w:pPr>
            <w:ins w:id="12463" w:author="aas" w:date="2013-10-14T02:06:00Z">
              <w:del w:id="12464" w:author="Anees Shaikh" w:date="2013-10-19T02:16:00Z">
                <w:r w:rsidDel="00E067A3">
                  <w:delText xml:space="preserve">                                      &lt;/xs:documentation&gt;</w:delText>
                </w:r>
              </w:del>
            </w:ins>
          </w:p>
          <w:p w14:paraId="2AB0B8C9" w14:textId="0238648B" w:rsidR="00874469" w:rsidDel="00E067A3" w:rsidRDefault="00874469">
            <w:pPr>
              <w:pStyle w:val="Appx"/>
              <w:rPr>
                <w:ins w:id="12465" w:author="aas" w:date="2013-10-14T02:06:00Z"/>
                <w:del w:id="12466" w:author="Anees Shaikh" w:date="2013-10-19T02:16:00Z"/>
              </w:rPr>
              <w:pPrChange w:id="12467" w:author="Anees Shaikh" w:date="2013-10-19T02:16:00Z">
                <w:pPr>
                  <w:pStyle w:val="XML1"/>
                </w:pPr>
              </w:pPrChange>
            </w:pPr>
            <w:ins w:id="12468" w:author="aas" w:date="2013-10-14T02:06:00Z">
              <w:del w:id="12469" w:author="Anees Shaikh" w:date="2013-10-19T02:16:00Z">
                <w:r w:rsidDel="00E067A3">
                  <w:delText xml:space="preserve">                                    &lt;/xs:annotation&gt;</w:delText>
                </w:r>
              </w:del>
            </w:ins>
          </w:p>
          <w:p w14:paraId="58ADBB94" w14:textId="4875D2C1" w:rsidR="00874469" w:rsidDel="00E067A3" w:rsidRDefault="00874469">
            <w:pPr>
              <w:pStyle w:val="Appx"/>
              <w:rPr>
                <w:ins w:id="12470" w:author="aas" w:date="2013-10-14T02:06:00Z"/>
                <w:del w:id="12471" w:author="Anees Shaikh" w:date="2013-10-19T02:16:00Z"/>
              </w:rPr>
              <w:pPrChange w:id="12472" w:author="Anees Shaikh" w:date="2013-10-19T02:16:00Z">
                <w:pPr>
                  <w:pStyle w:val="XML1"/>
                </w:pPr>
              </w:pPrChange>
            </w:pPr>
            <w:ins w:id="12473" w:author="aas" w:date="2013-10-14T02:06:00Z">
              <w:del w:id="12474" w:author="Anees Shaikh" w:date="2013-10-19T02:16:00Z">
                <w:r w:rsidDel="00E067A3">
                  <w:delText xml:space="preserve">                                  &lt;/xs:element&gt;</w:delText>
                </w:r>
              </w:del>
            </w:ins>
          </w:p>
          <w:p w14:paraId="1C01FE53" w14:textId="3DB74ED4" w:rsidR="00874469" w:rsidDel="00E067A3" w:rsidRDefault="00874469">
            <w:pPr>
              <w:pStyle w:val="Appx"/>
              <w:rPr>
                <w:ins w:id="12475" w:author="aas" w:date="2013-10-14T02:06:00Z"/>
                <w:del w:id="12476" w:author="Anees Shaikh" w:date="2013-10-19T02:16:00Z"/>
              </w:rPr>
              <w:pPrChange w:id="12477" w:author="Anees Shaikh" w:date="2013-10-19T02:16:00Z">
                <w:pPr>
                  <w:pStyle w:val="XML1"/>
                </w:pPr>
              </w:pPrChange>
            </w:pPr>
            <w:ins w:id="12478" w:author="aas" w:date="2013-10-14T02:06:00Z">
              <w:del w:id="12479" w:author="Anees Shaikh" w:date="2013-10-19T02:16:00Z">
                <w:r w:rsidDel="00E067A3">
                  <w:delText xml:space="preserve">                                  &lt;xs:any minOccurs="0" maxOccurs="unbounded"</w:delText>
                </w:r>
              </w:del>
            </w:ins>
          </w:p>
          <w:p w14:paraId="13867CAA" w14:textId="3C57FEE5" w:rsidR="00874469" w:rsidDel="00E067A3" w:rsidRDefault="00874469">
            <w:pPr>
              <w:pStyle w:val="Appx"/>
              <w:rPr>
                <w:ins w:id="12480" w:author="aas" w:date="2013-10-14T02:06:00Z"/>
                <w:del w:id="12481" w:author="Anees Shaikh" w:date="2013-10-19T02:16:00Z"/>
              </w:rPr>
              <w:pPrChange w:id="12482" w:author="Anees Shaikh" w:date="2013-10-19T02:16:00Z">
                <w:pPr>
                  <w:pStyle w:val="XML1"/>
                </w:pPr>
              </w:pPrChange>
            </w:pPr>
            <w:ins w:id="12483" w:author="aas" w:date="2013-10-14T02:06:00Z">
              <w:del w:id="12484" w:author="Anees Shaikh" w:date="2013-10-19T02:16:00Z">
                <w:r w:rsidDel="00E067A3">
                  <w:delText xml:space="preserve">                                          namespace="##other" processContents="lax"/&gt;</w:delText>
                </w:r>
              </w:del>
            </w:ins>
          </w:p>
          <w:p w14:paraId="29693650" w14:textId="16DA75E7" w:rsidR="00874469" w:rsidDel="00E067A3" w:rsidRDefault="00874469">
            <w:pPr>
              <w:pStyle w:val="Appx"/>
              <w:rPr>
                <w:ins w:id="12485" w:author="aas" w:date="2013-10-14T02:06:00Z"/>
                <w:del w:id="12486" w:author="Anees Shaikh" w:date="2013-10-19T02:16:00Z"/>
              </w:rPr>
              <w:pPrChange w:id="12487" w:author="Anees Shaikh" w:date="2013-10-19T02:16:00Z">
                <w:pPr>
                  <w:pStyle w:val="XML1"/>
                </w:pPr>
              </w:pPrChange>
            </w:pPr>
            <w:ins w:id="12488" w:author="aas" w:date="2013-10-14T02:06:00Z">
              <w:del w:id="12489" w:author="Anees Shaikh" w:date="2013-10-19T02:16:00Z">
                <w:r w:rsidDel="00E067A3">
                  <w:delText xml:space="preserve">                                &lt;/xs:sequence&gt;</w:delText>
                </w:r>
              </w:del>
            </w:ins>
          </w:p>
          <w:p w14:paraId="44556983" w14:textId="55E9E92C" w:rsidR="00874469" w:rsidDel="00E067A3" w:rsidRDefault="00874469">
            <w:pPr>
              <w:pStyle w:val="Appx"/>
              <w:rPr>
                <w:ins w:id="12490" w:author="aas" w:date="2013-10-14T02:06:00Z"/>
                <w:del w:id="12491" w:author="Anees Shaikh" w:date="2013-10-19T02:16:00Z"/>
              </w:rPr>
              <w:pPrChange w:id="12492" w:author="Anees Shaikh" w:date="2013-10-19T02:16:00Z">
                <w:pPr>
                  <w:pStyle w:val="XML1"/>
                </w:pPr>
              </w:pPrChange>
            </w:pPr>
            <w:ins w:id="12493" w:author="aas" w:date="2013-10-14T02:06:00Z">
              <w:del w:id="12494" w:author="Anees Shaikh" w:date="2013-10-19T02:16:00Z">
                <w:r w:rsidDel="00E067A3">
                  <w:delText xml:space="preserve">                                &lt;xs:any minOccurs="0" maxOccurs="unbounded"</w:delText>
                </w:r>
              </w:del>
            </w:ins>
          </w:p>
          <w:p w14:paraId="1BBDA740" w14:textId="50B80DEF" w:rsidR="00874469" w:rsidDel="00E067A3" w:rsidRDefault="00874469">
            <w:pPr>
              <w:pStyle w:val="Appx"/>
              <w:rPr>
                <w:ins w:id="12495" w:author="aas" w:date="2013-10-14T02:06:00Z"/>
                <w:del w:id="12496" w:author="Anees Shaikh" w:date="2013-10-19T02:16:00Z"/>
              </w:rPr>
              <w:pPrChange w:id="12497" w:author="Anees Shaikh" w:date="2013-10-19T02:16:00Z">
                <w:pPr>
                  <w:pStyle w:val="XML1"/>
                </w:pPr>
              </w:pPrChange>
            </w:pPr>
            <w:ins w:id="12498" w:author="aas" w:date="2013-10-14T02:06:00Z">
              <w:del w:id="12499" w:author="Anees Shaikh" w:date="2013-10-19T02:16:00Z">
                <w:r w:rsidDel="00E067A3">
                  <w:delText xml:space="preserve">                                        namespace="##other" processContents="lax"/&gt;</w:delText>
                </w:r>
              </w:del>
            </w:ins>
          </w:p>
          <w:p w14:paraId="55C601DD" w14:textId="3FFB7D37" w:rsidR="00874469" w:rsidDel="00E067A3" w:rsidRDefault="00874469">
            <w:pPr>
              <w:pStyle w:val="Appx"/>
              <w:rPr>
                <w:ins w:id="12500" w:author="aas" w:date="2013-10-14T02:06:00Z"/>
                <w:del w:id="12501" w:author="Anees Shaikh" w:date="2013-10-19T02:16:00Z"/>
              </w:rPr>
              <w:pPrChange w:id="12502" w:author="Anees Shaikh" w:date="2013-10-19T02:16:00Z">
                <w:pPr>
                  <w:pStyle w:val="XML1"/>
                </w:pPr>
              </w:pPrChange>
            </w:pPr>
            <w:ins w:id="12503" w:author="aas" w:date="2013-10-14T02:06:00Z">
              <w:del w:id="12504" w:author="Anees Shaikh" w:date="2013-10-19T02:16:00Z">
                <w:r w:rsidDel="00E067A3">
                  <w:delText xml:space="preserve">                              &lt;/xs:choice&gt;</w:delText>
                </w:r>
              </w:del>
            </w:ins>
          </w:p>
          <w:p w14:paraId="28425D4B" w14:textId="2DFF7655" w:rsidR="00874469" w:rsidDel="00E067A3" w:rsidRDefault="00874469">
            <w:pPr>
              <w:pStyle w:val="Appx"/>
              <w:rPr>
                <w:ins w:id="12505" w:author="aas" w:date="2013-10-14T02:06:00Z"/>
                <w:del w:id="12506" w:author="Anees Shaikh" w:date="2013-10-19T02:16:00Z"/>
              </w:rPr>
              <w:pPrChange w:id="12507" w:author="Anees Shaikh" w:date="2013-10-19T02:16:00Z">
                <w:pPr>
                  <w:pStyle w:val="XML1"/>
                </w:pPr>
              </w:pPrChange>
            </w:pPr>
            <w:ins w:id="12508" w:author="aas" w:date="2013-10-14T02:06:00Z">
              <w:del w:id="12509" w:author="Anees Shaikh" w:date="2013-10-19T02:16:00Z">
                <w:r w:rsidDel="00E067A3">
                  <w:delText xml:space="preserve">                              &lt;xs:element name="vsid" minOccurs="0"  type="xs:unsignedInt"&gt;</w:delText>
                </w:r>
              </w:del>
            </w:ins>
          </w:p>
          <w:p w14:paraId="1501D034" w14:textId="3C6B5C11" w:rsidR="00874469" w:rsidDel="00E067A3" w:rsidRDefault="00874469">
            <w:pPr>
              <w:pStyle w:val="Appx"/>
              <w:rPr>
                <w:ins w:id="12510" w:author="aas" w:date="2013-10-14T02:06:00Z"/>
                <w:del w:id="12511" w:author="Anees Shaikh" w:date="2013-10-19T02:16:00Z"/>
              </w:rPr>
              <w:pPrChange w:id="12512" w:author="Anees Shaikh" w:date="2013-10-19T02:16:00Z">
                <w:pPr>
                  <w:pStyle w:val="XML1"/>
                </w:pPr>
              </w:pPrChange>
            </w:pPr>
            <w:ins w:id="12513" w:author="aas" w:date="2013-10-14T02:06:00Z">
              <w:del w:id="12514" w:author="Anees Shaikh" w:date="2013-10-19T02:16:00Z">
                <w:r w:rsidDel="00E067A3">
                  <w:delText xml:space="preserve">                                &lt;xs:annotation&gt;</w:delText>
                </w:r>
              </w:del>
            </w:ins>
          </w:p>
          <w:p w14:paraId="019D1916" w14:textId="1028F351" w:rsidR="00874469" w:rsidDel="00E067A3" w:rsidRDefault="00874469">
            <w:pPr>
              <w:pStyle w:val="Appx"/>
              <w:rPr>
                <w:ins w:id="12515" w:author="aas" w:date="2013-10-14T02:06:00Z"/>
                <w:del w:id="12516" w:author="Anees Shaikh" w:date="2013-10-19T02:16:00Z"/>
              </w:rPr>
              <w:pPrChange w:id="12517" w:author="Anees Shaikh" w:date="2013-10-19T02:16:00Z">
                <w:pPr>
                  <w:pStyle w:val="XML1"/>
                </w:pPr>
              </w:pPrChange>
            </w:pPr>
            <w:ins w:id="12518" w:author="aas" w:date="2013-10-14T02:06:00Z">
              <w:del w:id="12519" w:author="Anees Shaikh" w:date="2013-10-19T02:16:00Z">
                <w:r w:rsidDel="00E067A3">
                  <w:delText xml:space="preserve">                                  &lt;xs:documentation&gt;</w:delText>
                </w:r>
              </w:del>
            </w:ins>
          </w:p>
          <w:p w14:paraId="02D80B55" w14:textId="0E0B307D" w:rsidR="00874469" w:rsidDel="00E067A3" w:rsidRDefault="00874469">
            <w:pPr>
              <w:pStyle w:val="Appx"/>
              <w:rPr>
                <w:ins w:id="12520" w:author="aas" w:date="2013-10-14T02:06:00Z"/>
                <w:del w:id="12521" w:author="Anees Shaikh" w:date="2013-10-19T02:16:00Z"/>
              </w:rPr>
              <w:pPrChange w:id="12522" w:author="Anees Shaikh" w:date="2013-10-19T02:16:00Z">
                <w:pPr>
                  <w:pStyle w:val="XML1"/>
                </w:pPr>
              </w:pPrChange>
            </w:pPr>
            <w:ins w:id="12523" w:author="aas" w:date="2013-10-14T02:06:00Z">
              <w:del w:id="12524" w:author="Anees Shaikh" w:date="2013-10-19T02:16:00Z">
                <w:r w:rsidDel="00E067A3">
                  <w:delText xml:space="preserve">                                    Specifies the virtual subnet id used to identify packets belonging to</w:delText>
                </w:r>
              </w:del>
            </w:ins>
          </w:p>
          <w:p w14:paraId="3537610C" w14:textId="5E4FD884" w:rsidR="00874469" w:rsidDel="00E067A3" w:rsidRDefault="00874469">
            <w:pPr>
              <w:pStyle w:val="Appx"/>
              <w:rPr>
                <w:ins w:id="12525" w:author="aas" w:date="2013-10-14T02:06:00Z"/>
                <w:del w:id="12526" w:author="Anees Shaikh" w:date="2013-10-19T02:16:00Z"/>
              </w:rPr>
              <w:pPrChange w:id="12527" w:author="Anees Shaikh" w:date="2013-10-19T02:16:00Z">
                <w:pPr>
                  <w:pStyle w:val="XML1"/>
                </w:pPr>
              </w:pPrChange>
            </w:pPr>
            <w:ins w:id="12528" w:author="aas" w:date="2013-10-14T02:06:00Z">
              <w:del w:id="12529" w:author="Anees Shaikh" w:date="2013-10-19T02:16:00Z">
                <w:r w:rsidDel="00E067A3">
                  <w:delText xml:space="preserve">                                    the NVGRE virtual layer-2 network (24 bit)</w:delText>
                </w:r>
              </w:del>
            </w:ins>
          </w:p>
          <w:p w14:paraId="2892CBEF" w14:textId="7713FB65" w:rsidR="00874469" w:rsidDel="00E067A3" w:rsidRDefault="00874469">
            <w:pPr>
              <w:pStyle w:val="Appx"/>
              <w:rPr>
                <w:ins w:id="12530" w:author="aas" w:date="2013-10-14T02:06:00Z"/>
                <w:del w:id="12531" w:author="Anees Shaikh" w:date="2013-10-19T02:16:00Z"/>
              </w:rPr>
              <w:pPrChange w:id="12532" w:author="Anees Shaikh" w:date="2013-10-19T02:16:00Z">
                <w:pPr>
                  <w:pStyle w:val="XML1"/>
                </w:pPr>
              </w:pPrChange>
            </w:pPr>
            <w:ins w:id="12533" w:author="aas" w:date="2013-10-14T02:06:00Z">
              <w:del w:id="12534" w:author="Anees Shaikh" w:date="2013-10-19T02:16:00Z">
                <w:r w:rsidDel="00E067A3">
                  <w:delText xml:space="preserve">                                  &lt;/xs:documentation&gt;</w:delText>
                </w:r>
              </w:del>
            </w:ins>
          </w:p>
          <w:p w14:paraId="22A64E5B" w14:textId="54A04CCC" w:rsidR="00874469" w:rsidDel="00E067A3" w:rsidRDefault="00874469">
            <w:pPr>
              <w:pStyle w:val="Appx"/>
              <w:rPr>
                <w:ins w:id="12535" w:author="aas" w:date="2013-10-14T02:06:00Z"/>
                <w:del w:id="12536" w:author="Anees Shaikh" w:date="2013-10-19T02:16:00Z"/>
              </w:rPr>
              <w:pPrChange w:id="12537" w:author="Anees Shaikh" w:date="2013-10-19T02:16:00Z">
                <w:pPr>
                  <w:pStyle w:val="XML1"/>
                </w:pPr>
              </w:pPrChange>
            </w:pPr>
            <w:ins w:id="12538" w:author="aas" w:date="2013-10-14T02:06:00Z">
              <w:del w:id="12539" w:author="Anees Shaikh" w:date="2013-10-19T02:16:00Z">
                <w:r w:rsidDel="00E067A3">
                  <w:delText xml:space="preserve">                                &lt;/xs:annotation&gt;</w:delText>
                </w:r>
              </w:del>
            </w:ins>
          </w:p>
          <w:p w14:paraId="6118AF91" w14:textId="24AF18BC" w:rsidR="00874469" w:rsidDel="00E067A3" w:rsidRDefault="00874469">
            <w:pPr>
              <w:pStyle w:val="Appx"/>
              <w:rPr>
                <w:ins w:id="12540" w:author="aas" w:date="2013-10-14T02:06:00Z"/>
                <w:del w:id="12541" w:author="Anees Shaikh" w:date="2013-10-19T02:16:00Z"/>
              </w:rPr>
              <w:pPrChange w:id="12542" w:author="Anees Shaikh" w:date="2013-10-19T02:16:00Z">
                <w:pPr>
                  <w:pStyle w:val="XML1"/>
                </w:pPr>
              </w:pPrChange>
            </w:pPr>
            <w:ins w:id="12543" w:author="aas" w:date="2013-10-14T02:06:00Z">
              <w:del w:id="12544" w:author="Anees Shaikh" w:date="2013-10-19T02:16:00Z">
                <w:r w:rsidDel="00E067A3">
                  <w:delText xml:space="preserve">                              &lt;/xs:element&gt;</w:delText>
                </w:r>
              </w:del>
            </w:ins>
          </w:p>
          <w:p w14:paraId="0B144035" w14:textId="6C54A9FA" w:rsidR="00874469" w:rsidDel="00E067A3" w:rsidRDefault="00874469">
            <w:pPr>
              <w:pStyle w:val="Appx"/>
              <w:rPr>
                <w:ins w:id="12545" w:author="aas" w:date="2013-10-14T02:06:00Z"/>
                <w:del w:id="12546" w:author="Anees Shaikh" w:date="2013-10-19T02:16:00Z"/>
              </w:rPr>
              <w:pPrChange w:id="12547" w:author="Anees Shaikh" w:date="2013-10-19T02:16:00Z">
                <w:pPr>
                  <w:pStyle w:val="XML1"/>
                </w:pPr>
              </w:pPrChange>
            </w:pPr>
            <w:ins w:id="12548" w:author="aas" w:date="2013-10-14T02:06:00Z">
              <w:del w:id="12549" w:author="Anees Shaikh" w:date="2013-10-19T02:16:00Z">
                <w:r w:rsidDel="00E067A3">
                  <w:delText xml:space="preserve">                              &lt;xs:element name="flow-id" minOccurs="0"  type="xs:unsignedByte"&gt;</w:delText>
                </w:r>
              </w:del>
            </w:ins>
          </w:p>
          <w:p w14:paraId="22EFEA0D" w14:textId="1FDD68D8" w:rsidR="00874469" w:rsidDel="00E067A3" w:rsidRDefault="00874469">
            <w:pPr>
              <w:pStyle w:val="Appx"/>
              <w:rPr>
                <w:ins w:id="12550" w:author="aas" w:date="2013-10-14T02:06:00Z"/>
                <w:del w:id="12551" w:author="Anees Shaikh" w:date="2013-10-19T02:16:00Z"/>
              </w:rPr>
              <w:pPrChange w:id="12552" w:author="Anees Shaikh" w:date="2013-10-19T02:16:00Z">
                <w:pPr>
                  <w:pStyle w:val="XML1"/>
                </w:pPr>
              </w:pPrChange>
            </w:pPr>
            <w:ins w:id="12553" w:author="aas" w:date="2013-10-14T02:06:00Z">
              <w:del w:id="12554" w:author="Anees Shaikh" w:date="2013-10-19T02:16:00Z">
                <w:r w:rsidDel="00E067A3">
                  <w:delText xml:space="preserve">                                &lt;xs:annotation&gt;</w:delText>
                </w:r>
              </w:del>
            </w:ins>
          </w:p>
          <w:p w14:paraId="68F2C26C" w14:textId="0C0BE39D" w:rsidR="00874469" w:rsidDel="00E067A3" w:rsidRDefault="00874469">
            <w:pPr>
              <w:pStyle w:val="Appx"/>
              <w:rPr>
                <w:ins w:id="12555" w:author="aas" w:date="2013-10-14T02:06:00Z"/>
                <w:del w:id="12556" w:author="Anees Shaikh" w:date="2013-10-19T02:16:00Z"/>
              </w:rPr>
              <w:pPrChange w:id="12557" w:author="Anees Shaikh" w:date="2013-10-19T02:16:00Z">
                <w:pPr>
                  <w:pStyle w:val="XML1"/>
                </w:pPr>
              </w:pPrChange>
            </w:pPr>
            <w:ins w:id="12558" w:author="aas" w:date="2013-10-14T02:06:00Z">
              <w:del w:id="12559" w:author="Anees Shaikh" w:date="2013-10-19T02:16:00Z">
                <w:r w:rsidDel="00E067A3">
                  <w:delText xml:space="preserve">                                  &lt;xs:documentation&gt;</w:delText>
                </w:r>
              </w:del>
            </w:ins>
          </w:p>
          <w:p w14:paraId="441990EF" w14:textId="3F27B9E7" w:rsidR="00874469" w:rsidDel="00E067A3" w:rsidRDefault="00874469">
            <w:pPr>
              <w:pStyle w:val="Appx"/>
              <w:rPr>
                <w:ins w:id="12560" w:author="aas" w:date="2013-10-14T02:06:00Z"/>
                <w:del w:id="12561" w:author="Anees Shaikh" w:date="2013-10-19T02:16:00Z"/>
              </w:rPr>
              <w:pPrChange w:id="12562" w:author="Anees Shaikh" w:date="2013-10-19T02:16:00Z">
                <w:pPr>
                  <w:pStyle w:val="XML1"/>
                </w:pPr>
              </w:pPrChange>
            </w:pPr>
            <w:ins w:id="12563" w:author="aas" w:date="2013-10-14T02:06:00Z">
              <w:del w:id="12564" w:author="Anees Shaikh" w:date="2013-10-19T02:16:00Z">
                <w:r w:rsidDel="00E067A3">
                  <w:delText xml:space="preserve">                                    8-bit value that is used to provide per-flow entropy for flows in the same VSID</w:delText>
                </w:r>
              </w:del>
            </w:ins>
          </w:p>
          <w:p w14:paraId="23DA09A7" w14:textId="7213B1C6" w:rsidR="00874469" w:rsidDel="00E067A3" w:rsidRDefault="00874469">
            <w:pPr>
              <w:pStyle w:val="Appx"/>
              <w:rPr>
                <w:ins w:id="12565" w:author="aas" w:date="2013-10-14T02:06:00Z"/>
                <w:del w:id="12566" w:author="Anees Shaikh" w:date="2013-10-19T02:16:00Z"/>
              </w:rPr>
              <w:pPrChange w:id="12567" w:author="Anees Shaikh" w:date="2013-10-19T02:16:00Z">
                <w:pPr>
                  <w:pStyle w:val="XML1"/>
                </w:pPr>
              </w:pPrChange>
            </w:pPr>
            <w:ins w:id="12568" w:author="aas" w:date="2013-10-14T02:06:00Z">
              <w:del w:id="12569" w:author="Anees Shaikh" w:date="2013-10-19T02:16:00Z">
                <w:r w:rsidDel="00E067A3">
                  <w:delText xml:space="preserve">                                  &lt;/xs:documentation&gt;</w:delText>
                </w:r>
              </w:del>
            </w:ins>
          </w:p>
          <w:p w14:paraId="7EB10390" w14:textId="78FE21F1" w:rsidR="00874469" w:rsidDel="00E067A3" w:rsidRDefault="00874469">
            <w:pPr>
              <w:pStyle w:val="Appx"/>
              <w:rPr>
                <w:ins w:id="12570" w:author="aas" w:date="2013-10-14T02:06:00Z"/>
                <w:del w:id="12571" w:author="Anees Shaikh" w:date="2013-10-19T02:16:00Z"/>
              </w:rPr>
              <w:pPrChange w:id="12572" w:author="Anees Shaikh" w:date="2013-10-19T02:16:00Z">
                <w:pPr>
                  <w:pStyle w:val="XML1"/>
                </w:pPr>
              </w:pPrChange>
            </w:pPr>
            <w:ins w:id="12573" w:author="aas" w:date="2013-10-14T02:06:00Z">
              <w:del w:id="12574" w:author="Anees Shaikh" w:date="2013-10-19T02:16:00Z">
                <w:r w:rsidDel="00E067A3">
                  <w:delText xml:space="preserve">                                &lt;/xs:annotation&gt;</w:delText>
                </w:r>
              </w:del>
            </w:ins>
          </w:p>
          <w:p w14:paraId="67E2987B" w14:textId="486908EC" w:rsidR="00874469" w:rsidDel="00E067A3" w:rsidRDefault="00874469">
            <w:pPr>
              <w:pStyle w:val="Appx"/>
              <w:rPr>
                <w:ins w:id="12575" w:author="aas" w:date="2013-10-14T02:06:00Z"/>
                <w:del w:id="12576" w:author="Anees Shaikh" w:date="2013-10-19T02:16:00Z"/>
              </w:rPr>
              <w:pPrChange w:id="12577" w:author="Anees Shaikh" w:date="2013-10-19T02:16:00Z">
                <w:pPr>
                  <w:pStyle w:val="XML1"/>
                </w:pPr>
              </w:pPrChange>
            </w:pPr>
            <w:ins w:id="12578" w:author="aas" w:date="2013-10-14T02:06:00Z">
              <w:del w:id="12579" w:author="Anees Shaikh" w:date="2013-10-19T02:16:00Z">
                <w:r w:rsidDel="00E067A3">
                  <w:delText xml:space="preserve">                              &lt;/xs:element&gt;</w:delText>
                </w:r>
              </w:del>
            </w:ins>
          </w:p>
          <w:p w14:paraId="7B00998C" w14:textId="00880EA5" w:rsidR="00874469" w:rsidDel="00E067A3" w:rsidRDefault="00874469">
            <w:pPr>
              <w:pStyle w:val="Appx"/>
              <w:rPr>
                <w:ins w:id="12580" w:author="aas" w:date="2013-10-14T02:06:00Z"/>
                <w:del w:id="12581" w:author="Anees Shaikh" w:date="2013-10-19T02:16:00Z"/>
              </w:rPr>
              <w:pPrChange w:id="12582" w:author="Anees Shaikh" w:date="2013-10-19T02:16:00Z">
                <w:pPr>
                  <w:pStyle w:val="XML1"/>
                </w:pPr>
              </w:pPrChange>
            </w:pPr>
            <w:ins w:id="12583" w:author="aas" w:date="2013-10-14T02:06:00Z">
              <w:del w:id="12584" w:author="Anees Shaikh" w:date="2013-10-19T02:16:00Z">
                <w:r w:rsidDel="00E067A3">
                  <w:delText xml:space="preserve">                              &lt;xs:any minOccurs="0" maxOccurs="unbounded"</w:delText>
                </w:r>
              </w:del>
            </w:ins>
          </w:p>
          <w:p w14:paraId="610F7B28" w14:textId="7EA6794C" w:rsidR="00874469" w:rsidDel="00E067A3" w:rsidRDefault="00874469">
            <w:pPr>
              <w:pStyle w:val="Appx"/>
              <w:rPr>
                <w:ins w:id="12585" w:author="aas" w:date="2013-10-14T02:06:00Z"/>
                <w:del w:id="12586" w:author="Anees Shaikh" w:date="2013-10-19T02:16:00Z"/>
              </w:rPr>
              <w:pPrChange w:id="12587" w:author="Anees Shaikh" w:date="2013-10-19T02:16:00Z">
                <w:pPr>
                  <w:pStyle w:val="XML1"/>
                </w:pPr>
              </w:pPrChange>
            </w:pPr>
            <w:ins w:id="12588" w:author="aas" w:date="2013-10-14T02:06:00Z">
              <w:del w:id="12589" w:author="Anees Shaikh" w:date="2013-10-19T02:16:00Z">
                <w:r w:rsidDel="00E067A3">
                  <w:delText xml:space="preserve">                                      namespace="##other" processContents="lax"/&gt;</w:delText>
                </w:r>
              </w:del>
            </w:ins>
          </w:p>
          <w:p w14:paraId="29F48B91" w14:textId="324AEF43" w:rsidR="00874469" w:rsidDel="00E067A3" w:rsidRDefault="00874469">
            <w:pPr>
              <w:pStyle w:val="Appx"/>
              <w:rPr>
                <w:ins w:id="12590" w:author="aas" w:date="2013-10-14T02:06:00Z"/>
                <w:del w:id="12591" w:author="Anees Shaikh" w:date="2013-10-19T02:16:00Z"/>
              </w:rPr>
              <w:pPrChange w:id="12592" w:author="Anees Shaikh" w:date="2013-10-19T02:16:00Z">
                <w:pPr>
                  <w:pStyle w:val="XML1"/>
                </w:pPr>
              </w:pPrChange>
            </w:pPr>
            <w:ins w:id="12593" w:author="aas" w:date="2013-10-14T02:06:00Z">
              <w:del w:id="12594" w:author="Anees Shaikh" w:date="2013-10-19T02:16:00Z">
                <w:r w:rsidDel="00E067A3">
                  <w:delText xml:space="preserve">                            &lt;/xs:sequence&gt;</w:delText>
                </w:r>
              </w:del>
            </w:ins>
          </w:p>
          <w:p w14:paraId="259B11F1" w14:textId="7FC9A544" w:rsidR="00874469" w:rsidDel="00E067A3" w:rsidRDefault="00874469">
            <w:pPr>
              <w:pStyle w:val="Appx"/>
              <w:rPr>
                <w:ins w:id="12595" w:author="aas" w:date="2013-10-14T02:06:00Z"/>
                <w:del w:id="12596" w:author="Anees Shaikh" w:date="2013-10-19T02:16:00Z"/>
              </w:rPr>
              <w:pPrChange w:id="12597" w:author="Anees Shaikh" w:date="2013-10-19T02:16:00Z">
                <w:pPr>
                  <w:pStyle w:val="XML1"/>
                </w:pPr>
              </w:pPrChange>
            </w:pPr>
            <w:ins w:id="12598" w:author="aas" w:date="2013-10-14T02:06:00Z">
              <w:del w:id="12599" w:author="Anees Shaikh" w:date="2013-10-19T02:16:00Z">
                <w:r w:rsidDel="00E067A3">
                  <w:delText xml:space="preserve">                          &lt;/xs:complexType&gt;</w:delText>
                </w:r>
              </w:del>
            </w:ins>
          </w:p>
          <w:p w14:paraId="490C2357" w14:textId="75D6304A" w:rsidR="00874469" w:rsidDel="00E067A3" w:rsidRDefault="00874469">
            <w:pPr>
              <w:pStyle w:val="Appx"/>
              <w:rPr>
                <w:ins w:id="12600" w:author="aas" w:date="2013-10-14T02:06:00Z"/>
                <w:del w:id="12601" w:author="Anees Shaikh" w:date="2013-10-19T02:16:00Z"/>
              </w:rPr>
              <w:pPrChange w:id="12602" w:author="Anees Shaikh" w:date="2013-10-19T02:16:00Z">
                <w:pPr>
                  <w:pStyle w:val="XML1"/>
                </w:pPr>
              </w:pPrChange>
            </w:pPr>
            <w:ins w:id="12603" w:author="aas" w:date="2013-10-14T02:06:00Z">
              <w:del w:id="12604" w:author="Anees Shaikh" w:date="2013-10-19T02:16:00Z">
                <w:r w:rsidDel="00E067A3">
                  <w:delText xml:space="preserve">                        &lt;/xs:element&gt;</w:delText>
                </w:r>
              </w:del>
            </w:ins>
          </w:p>
          <w:p w14:paraId="71B4A3CF" w14:textId="35077A33" w:rsidR="00874469" w:rsidDel="00E067A3" w:rsidRDefault="00874469">
            <w:pPr>
              <w:pStyle w:val="Appx"/>
              <w:rPr>
                <w:ins w:id="12605" w:author="aas" w:date="2013-10-14T02:06:00Z"/>
                <w:del w:id="12606" w:author="Anees Shaikh" w:date="2013-10-19T02:16:00Z"/>
              </w:rPr>
              <w:pPrChange w:id="12607" w:author="Anees Shaikh" w:date="2013-10-19T02:16:00Z">
                <w:pPr>
                  <w:pStyle w:val="XML1"/>
                </w:pPr>
              </w:pPrChange>
            </w:pPr>
            <w:ins w:id="12608" w:author="aas" w:date="2013-10-14T02:06:00Z">
              <w:del w:id="12609" w:author="Anees Shaikh" w:date="2013-10-19T02:16:00Z">
                <w:r w:rsidDel="00E067A3">
                  <w:delText xml:space="preserve">                        &lt;xs:any minOccurs="0" maxOccurs="unbounded"</w:delText>
                </w:r>
              </w:del>
            </w:ins>
          </w:p>
          <w:p w14:paraId="39FD28EC" w14:textId="7AE7BEFB" w:rsidR="00874469" w:rsidDel="00E067A3" w:rsidRDefault="00874469">
            <w:pPr>
              <w:pStyle w:val="Appx"/>
              <w:rPr>
                <w:ins w:id="12610" w:author="aas" w:date="2013-10-14T02:06:00Z"/>
                <w:del w:id="12611" w:author="Anees Shaikh" w:date="2013-10-19T02:16:00Z"/>
              </w:rPr>
              <w:pPrChange w:id="12612" w:author="Anees Shaikh" w:date="2013-10-19T02:16:00Z">
                <w:pPr>
                  <w:pStyle w:val="XML1"/>
                </w:pPr>
              </w:pPrChange>
            </w:pPr>
            <w:ins w:id="12613" w:author="aas" w:date="2013-10-14T02:06:00Z">
              <w:del w:id="12614" w:author="Anees Shaikh" w:date="2013-10-19T02:16:00Z">
                <w:r w:rsidDel="00E067A3">
                  <w:delText xml:space="preserve">                                namespace="##other" processContents="lax"/&gt;</w:delText>
                </w:r>
              </w:del>
            </w:ins>
          </w:p>
          <w:p w14:paraId="4017AECA" w14:textId="56FE9632" w:rsidR="00874469" w:rsidDel="00E067A3" w:rsidRDefault="00874469">
            <w:pPr>
              <w:pStyle w:val="Appx"/>
              <w:rPr>
                <w:ins w:id="12615" w:author="aas" w:date="2013-10-14T02:06:00Z"/>
                <w:del w:id="12616" w:author="Anees Shaikh" w:date="2013-10-19T02:16:00Z"/>
              </w:rPr>
              <w:pPrChange w:id="12617" w:author="Anees Shaikh" w:date="2013-10-19T02:16:00Z">
                <w:pPr>
                  <w:pStyle w:val="XML1"/>
                </w:pPr>
              </w:pPrChange>
            </w:pPr>
            <w:ins w:id="12618" w:author="aas" w:date="2013-10-14T02:06:00Z">
              <w:del w:id="12619" w:author="Anees Shaikh" w:date="2013-10-19T02:16:00Z">
                <w:r w:rsidDel="00E067A3">
                  <w:delText xml:space="preserve">                      &lt;/xs:sequence&gt;</w:delText>
                </w:r>
              </w:del>
            </w:ins>
          </w:p>
          <w:p w14:paraId="6799590B" w14:textId="7FD4CE22" w:rsidR="00874469" w:rsidDel="00E067A3" w:rsidRDefault="00874469">
            <w:pPr>
              <w:pStyle w:val="Appx"/>
              <w:rPr>
                <w:ins w:id="12620" w:author="aas" w:date="2013-10-14T02:06:00Z"/>
                <w:del w:id="12621" w:author="Anees Shaikh" w:date="2013-10-19T02:16:00Z"/>
              </w:rPr>
              <w:pPrChange w:id="12622" w:author="Anees Shaikh" w:date="2013-10-19T02:16:00Z">
                <w:pPr>
                  <w:pStyle w:val="XML1"/>
                </w:pPr>
              </w:pPrChange>
            </w:pPr>
            <w:ins w:id="12623" w:author="aas" w:date="2013-10-14T02:06:00Z">
              <w:del w:id="12624" w:author="Anees Shaikh" w:date="2013-10-19T02:16:00Z">
                <w:r w:rsidDel="00E067A3">
                  <w:delText xml:space="preserve">                      &lt;xs:any minOccurs="0" maxOccurs="unbounded"</w:delText>
                </w:r>
              </w:del>
            </w:ins>
          </w:p>
          <w:p w14:paraId="00F9D6CA" w14:textId="21F4E39E" w:rsidR="00874469" w:rsidDel="00E067A3" w:rsidRDefault="00874469">
            <w:pPr>
              <w:pStyle w:val="Appx"/>
              <w:rPr>
                <w:ins w:id="12625" w:author="aas" w:date="2013-10-14T02:06:00Z"/>
                <w:del w:id="12626" w:author="Anees Shaikh" w:date="2013-10-19T02:16:00Z"/>
              </w:rPr>
              <w:pPrChange w:id="12627" w:author="Anees Shaikh" w:date="2013-10-19T02:16:00Z">
                <w:pPr>
                  <w:pStyle w:val="XML1"/>
                </w:pPr>
              </w:pPrChange>
            </w:pPr>
            <w:ins w:id="12628" w:author="aas" w:date="2013-10-14T02:06:00Z">
              <w:del w:id="12629" w:author="Anees Shaikh" w:date="2013-10-19T02:16:00Z">
                <w:r w:rsidDel="00E067A3">
                  <w:delText xml:space="preserve">                              namespace="##other" processContents="lax"/&gt;</w:delText>
                </w:r>
              </w:del>
            </w:ins>
          </w:p>
          <w:p w14:paraId="0BB1A40E" w14:textId="4ACCE237" w:rsidR="00874469" w:rsidDel="00E067A3" w:rsidRDefault="00874469">
            <w:pPr>
              <w:pStyle w:val="Appx"/>
              <w:rPr>
                <w:ins w:id="12630" w:author="aas" w:date="2013-10-14T02:06:00Z"/>
                <w:del w:id="12631" w:author="Anees Shaikh" w:date="2013-10-19T02:16:00Z"/>
              </w:rPr>
              <w:pPrChange w:id="12632" w:author="Anees Shaikh" w:date="2013-10-19T02:16:00Z">
                <w:pPr>
                  <w:pStyle w:val="XML1"/>
                </w:pPr>
              </w:pPrChange>
            </w:pPr>
            <w:ins w:id="12633" w:author="aas" w:date="2013-10-14T02:06:00Z">
              <w:del w:id="12634" w:author="Anees Shaikh" w:date="2013-10-19T02:16:00Z">
                <w:r w:rsidDel="00E067A3">
                  <w:delText xml:space="preserve">                    &lt;/xs:choice&gt;</w:delText>
                </w:r>
              </w:del>
            </w:ins>
          </w:p>
          <w:p w14:paraId="38EF680E" w14:textId="310F2C33" w:rsidR="00874469" w:rsidDel="00E067A3" w:rsidRDefault="00874469">
            <w:pPr>
              <w:pStyle w:val="Appx"/>
              <w:rPr>
                <w:ins w:id="12635" w:author="aas" w:date="2013-10-14T02:06:00Z"/>
                <w:del w:id="12636" w:author="Anees Shaikh" w:date="2013-10-19T02:16:00Z"/>
              </w:rPr>
              <w:pPrChange w:id="12637" w:author="Anees Shaikh" w:date="2013-10-19T02:16:00Z">
                <w:pPr>
                  <w:pStyle w:val="XML1"/>
                </w:pPr>
              </w:pPrChange>
            </w:pPr>
            <w:ins w:id="12638" w:author="aas" w:date="2013-10-14T02:06:00Z">
              <w:del w:id="12639" w:author="Anees Shaikh" w:date="2013-10-19T02:16:00Z">
                <w:r w:rsidDel="00E067A3">
                  <w:delText xml:space="preserve">                    &lt;xs:any minOccurs="0" maxOccurs="unbounded"</w:delText>
                </w:r>
              </w:del>
            </w:ins>
          </w:p>
          <w:p w14:paraId="5377C48D" w14:textId="2E1F80A9" w:rsidR="00874469" w:rsidDel="00E067A3" w:rsidRDefault="00874469">
            <w:pPr>
              <w:pStyle w:val="Appx"/>
              <w:rPr>
                <w:ins w:id="12640" w:author="aas" w:date="2013-10-14T02:06:00Z"/>
                <w:del w:id="12641" w:author="Anees Shaikh" w:date="2013-10-19T02:16:00Z"/>
              </w:rPr>
              <w:pPrChange w:id="12642" w:author="Anees Shaikh" w:date="2013-10-19T02:16:00Z">
                <w:pPr>
                  <w:pStyle w:val="XML1"/>
                </w:pPr>
              </w:pPrChange>
            </w:pPr>
            <w:ins w:id="12643" w:author="aas" w:date="2013-10-14T02:06:00Z">
              <w:del w:id="12644" w:author="Anees Shaikh" w:date="2013-10-19T02:16:00Z">
                <w:r w:rsidDel="00E067A3">
                  <w:delText xml:space="preserve">                            namespace="##other" processContents="lax"/&gt;</w:delText>
                </w:r>
              </w:del>
            </w:ins>
          </w:p>
          <w:p w14:paraId="34BC471D" w14:textId="0997AEF6" w:rsidR="00874469" w:rsidDel="00E067A3" w:rsidRDefault="00874469">
            <w:pPr>
              <w:pStyle w:val="Appx"/>
              <w:rPr>
                <w:ins w:id="12645" w:author="aas" w:date="2013-10-14T02:06:00Z"/>
                <w:del w:id="12646" w:author="Anees Shaikh" w:date="2013-10-19T02:16:00Z"/>
              </w:rPr>
              <w:pPrChange w:id="12647" w:author="Anees Shaikh" w:date="2013-10-19T02:16:00Z">
                <w:pPr>
                  <w:pStyle w:val="XML1"/>
                </w:pPr>
              </w:pPrChange>
            </w:pPr>
            <w:ins w:id="12648" w:author="aas" w:date="2013-10-14T02:06:00Z">
              <w:del w:id="12649" w:author="Anees Shaikh" w:date="2013-10-19T02:16:00Z">
                <w:r w:rsidDel="00E067A3">
                  <w:delText xml:space="preserve">                  &lt;/xs:sequence&gt;</w:delText>
                </w:r>
              </w:del>
            </w:ins>
          </w:p>
          <w:p w14:paraId="360100F9" w14:textId="1B1FC57F" w:rsidR="00874469" w:rsidDel="00E067A3" w:rsidRDefault="00874469">
            <w:pPr>
              <w:pStyle w:val="Appx"/>
              <w:rPr>
                <w:ins w:id="12650" w:author="aas" w:date="2013-10-14T02:06:00Z"/>
                <w:del w:id="12651" w:author="Anees Shaikh" w:date="2013-10-19T02:16:00Z"/>
              </w:rPr>
              <w:pPrChange w:id="12652" w:author="Anees Shaikh" w:date="2013-10-19T02:16:00Z">
                <w:pPr>
                  <w:pStyle w:val="XML1"/>
                </w:pPr>
              </w:pPrChange>
            </w:pPr>
            <w:ins w:id="12653" w:author="aas" w:date="2013-10-14T02:06:00Z">
              <w:del w:id="12654" w:author="Anees Shaikh" w:date="2013-10-19T02:16:00Z">
                <w:r w:rsidDel="00E067A3">
                  <w:delText xml:space="preserve">                &lt;/xs:complexType&gt;</w:delText>
                </w:r>
              </w:del>
            </w:ins>
          </w:p>
          <w:p w14:paraId="5F8F1756" w14:textId="2CE86078" w:rsidR="00874469" w:rsidDel="00E067A3" w:rsidRDefault="00874469">
            <w:pPr>
              <w:pStyle w:val="Appx"/>
              <w:rPr>
                <w:ins w:id="12655" w:author="aas" w:date="2013-10-14T02:06:00Z"/>
                <w:del w:id="12656" w:author="Anees Shaikh" w:date="2013-10-19T02:16:00Z"/>
              </w:rPr>
              <w:pPrChange w:id="12657" w:author="Anees Shaikh" w:date="2013-10-19T02:16:00Z">
                <w:pPr>
                  <w:pStyle w:val="XML1"/>
                </w:pPr>
              </w:pPrChange>
            </w:pPr>
            <w:ins w:id="12658" w:author="aas" w:date="2013-10-14T02:06:00Z">
              <w:del w:id="12659" w:author="Anees Shaikh" w:date="2013-10-19T02:16:00Z">
                <w:r w:rsidDel="00E067A3">
                  <w:delText xml:space="preserve">              &lt;/xs:element&gt;</w:delText>
                </w:r>
              </w:del>
            </w:ins>
          </w:p>
          <w:p w14:paraId="0F7F3801" w14:textId="69C9B26F" w:rsidR="00874469" w:rsidDel="00E067A3" w:rsidRDefault="00874469">
            <w:pPr>
              <w:pStyle w:val="Appx"/>
              <w:rPr>
                <w:ins w:id="12660" w:author="aas" w:date="2013-10-14T02:06:00Z"/>
                <w:del w:id="12661" w:author="Anees Shaikh" w:date="2013-10-19T02:16:00Z"/>
              </w:rPr>
              <w:pPrChange w:id="12662" w:author="Anees Shaikh" w:date="2013-10-19T02:16:00Z">
                <w:pPr>
                  <w:pStyle w:val="XML1"/>
                </w:pPr>
              </w:pPrChange>
            </w:pPr>
            <w:ins w:id="12663" w:author="aas" w:date="2013-10-14T02:06:00Z">
              <w:del w:id="12664" w:author="Anees Shaikh" w:date="2013-10-19T02:16:00Z">
                <w:r w:rsidDel="00E067A3">
                  <w:delText xml:space="preserve">              &lt;xs:element name="queue" minOccurs="0" maxOccurs="unbounded"&gt;</w:delText>
                </w:r>
              </w:del>
            </w:ins>
          </w:p>
          <w:p w14:paraId="1E943836" w14:textId="1DF76867" w:rsidR="00874469" w:rsidDel="00E067A3" w:rsidRDefault="00874469">
            <w:pPr>
              <w:pStyle w:val="Appx"/>
              <w:rPr>
                <w:ins w:id="12665" w:author="aas" w:date="2013-10-14T02:06:00Z"/>
                <w:del w:id="12666" w:author="Anees Shaikh" w:date="2013-10-19T02:16:00Z"/>
              </w:rPr>
              <w:pPrChange w:id="12667" w:author="Anees Shaikh" w:date="2013-10-19T02:16:00Z">
                <w:pPr>
                  <w:pStyle w:val="XML1"/>
                </w:pPr>
              </w:pPrChange>
            </w:pPr>
            <w:ins w:id="12668" w:author="aas" w:date="2013-10-14T02:06:00Z">
              <w:del w:id="12669" w:author="Anees Shaikh" w:date="2013-10-19T02:16:00Z">
                <w:r w:rsidDel="00E067A3">
                  <w:delText xml:space="preserve">                &lt;xs:annotation&gt;</w:delText>
                </w:r>
              </w:del>
            </w:ins>
          </w:p>
          <w:p w14:paraId="373D2BC9" w14:textId="376CF6BC" w:rsidR="00874469" w:rsidDel="00E067A3" w:rsidRDefault="00874469">
            <w:pPr>
              <w:pStyle w:val="Appx"/>
              <w:rPr>
                <w:ins w:id="12670" w:author="aas" w:date="2013-10-14T02:06:00Z"/>
                <w:del w:id="12671" w:author="Anees Shaikh" w:date="2013-10-19T02:16:00Z"/>
              </w:rPr>
              <w:pPrChange w:id="12672" w:author="Anees Shaikh" w:date="2013-10-19T02:16:00Z">
                <w:pPr>
                  <w:pStyle w:val="XML1"/>
                </w:pPr>
              </w:pPrChange>
            </w:pPr>
            <w:ins w:id="12673" w:author="aas" w:date="2013-10-14T02:06:00Z">
              <w:del w:id="12674" w:author="Anees Shaikh" w:date="2013-10-19T02:16:00Z">
                <w:r w:rsidDel="00E067A3">
                  <w:delText xml:space="preserve">                  &lt;xs:documentation&gt;</w:delText>
                </w:r>
              </w:del>
            </w:ins>
          </w:p>
          <w:p w14:paraId="40C59264" w14:textId="6A42506D" w:rsidR="00874469" w:rsidDel="00E067A3" w:rsidRDefault="00874469">
            <w:pPr>
              <w:pStyle w:val="Appx"/>
              <w:rPr>
                <w:ins w:id="12675" w:author="aas" w:date="2013-10-14T02:06:00Z"/>
                <w:del w:id="12676" w:author="Anees Shaikh" w:date="2013-10-19T02:16:00Z"/>
              </w:rPr>
              <w:pPrChange w:id="12677" w:author="Anees Shaikh" w:date="2013-10-19T02:16:00Z">
                <w:pPr>
                  <w:pStyle w:val="XML1"/>
                </w:pPr>
              </w:pPrChange>
            </w:pPr>
            <w:ins w:id="12678" w:author="aas" w:date="2013-10-14T02:06:00Z">
              <w:del w:id="12679" w:author="Anees Shaikh" w:date="2013-10-19T02:16:00Z">
                <w:r w:rsidDel="00E067A3">
                  <w:delText xml:space="preserve">                    The list contains all queue resources of the OpenFlow Capable Switch.</w:delText>
                </w:r>
              </w:del>
            </w:ins>
          </w:p>
          <w:p w14:paraId="768DCE08" w14:textId="0D146667" w:rsidR="00874469" w:rsidDel="00E067A3" w:rsidRDefault="00874469">
            <w:pPr>
              <w:pStyle w:val="Appx"/>
              <w:rPr>
                <w:ins w:id="12680" w:author="aas" w:date="2013-10-14T02:06:00Z"/>
                <w:del w:id="12681" w:author="Anees Shaikh" w:date="2013-10-19T02:16:00Z"/>
              </w:rPr>
              <w:pPrChange w:id="12682" w:author="Anees Shaikh" w:date="2013-10-19T02:16:00Z">
                <w:pPr>
                  <w:pStyle w:val="XML1"/>
                </w:pPr>
              </w:pPrChange>
            </w:pPr>
            <w:ins w:id="12683" w:author="aas" w:date="2013-10-14T02:06:00Z">
              <w:del w:id="12684" w:author="Anees Shaikh" w:date="2013-10-19T02:16:00Z">
                <w:r w:rsidDel="00E067A3">
                  <w:delText xml:space="preserve">                  &lt;/xs:documentation&gt;</w:delText>
                </w:r>
              </w:del>
            </w:ins>
          </w:p>
          <w:p w14:paraId="39260297" w14:textId="62A93A1C" w:rsidR="00874469" w:rsidDel="00E067A3" w:rsidRDefault="00874469">
            <w:pPr>
              <w:pStyle w:val="Appx"/>
              <w:rPr>
                <w:ins w:id="12685" w:author="aas" w:date="2013-10-14T02:06:00Z"/>
                <w:del w:id="12686" w:author="Anees Shaikh" w:date="2013-10-19T02:16:00Z"/>
              </w:rPr>
              <w:pPrChange w:id="12687" w:author="Anees Shaikh" w:date="2013-10-19T02:16:00Z">
                <w:pPr>
                  <w:pStyle w:val="XML1"/>
                </w:pPr>
              </w:pPrChange>
            </w:pPr>
            <w:ins w:id="12688" w:author="aas" w:date="2013-10-14T02:06:00Z">
              <w:del w:id="12689" w:author="Anees Shaikh" w:date="2013-10-19T02:16:00Z">
                <w:r w:rsidDel="00E067A3">
                  <w:delText xml:space="preserve">                &lt;/xs:annotation&gt;</w:delText>
                </w:r>
              </w:del>
            </w:ins>
          </w:p>
          <w:p w14:paraId="023E3419" w14:textId="112722F6" w:rsidR="00874469" w:rsidDel="00E067A3" w:rsidRDefault="00874469">
            <w:pPr>
              <w:pStyle w:val="Appx"/>
              <w:rPr>
                <w:ins w:id="12690" w:author="aas" w:date="2013-10-14T02:06:00Z"/>
                <w:del w:id="12691" w:author="Anees Shaikh" w:date="2013-10-19T02:16:00Z"/>
              </w:rPr>
              <w:pPrChange w:id="12692" w:author="Anees Shaikh" w:date="2013-10-19T02:16:00Z">
                <w:pPr>
                  <w:pStyle w:val="XML1"/>
                </w:pPr>
              </w:pPrChange>
            </w:pPr>
            <w:ins w:id="12693" w:author="aas" w:date="2013-10-14T02:06:00Z">
              <w:del w:id="12694" w:author="Anees Shaikh" w:date="2013-10-19T02:16:00Z">
                <w:r w:rsidDel="00E067A3">
                  <w:delText xml:space="preserve">                &lt;xs:complexType&gt;</w:delText>
                </w:r>
              </w:del>
            </w:ins>
          </w:p>
          <w:p w14:paraId="2761635F" w14:textId="1017A104" w:rsidR="00874469" w:rsidDel="00E067A3" w:rsidRDefault="00874469">
            <w:pPr>
              <w:pStyle w:val="Appx"/>
              <w:rPr>
                <w:ins w:id="12695" w:author="aas" w:date="2013-10-14T02:06:00Z"/>
                <w:del w:id="12696" w:author="Anees Shaikh" w:date="2013-10-19T02:16:00Z"/>
              </w:rPr>
              <w:pPrChange w:id="12697" w:author="Anees Shaikh" w:date="2013-10-19T02:16:00Z">
                <w:pPr>
                  <w:pStyle w:val="XML1"/>
                </w:pPr>
              </w:pPrChange>
            </w:pPr>
            <w:ins w:id="12698" w:author="aas" w:date="2013-10-14T02:06:00Z">
              <w:del w:id="12699" w:author="Anees Shaikh" w:date="2013-10-19T02:16:00Z">
                <w:r w:rsidDel="00E067A3">
                  <w:delText xml:space="preserve">                  &lt;xs:sequence&gt;</w:delText>
                </w:r>
              </w:del>
            </w:ins>
          </w:p>
          <w:p w14:paraId="5E2E0782" w14:textId="7588D70A" w:rsidR="00874469" w:rsidDel="00E067A3" w:rsidRDefault="00874469">
            <w:pPr>
              <w:pStyle w:val="Appx"/>
              <w:rPr>
                <w:ins w:id="12700" w:author="aas" w:date="2013-10-14T02:06:00Z"/>
                <w:del w:id="12701" w:author="Anees Shaikh" w:date="2013-10-19T02:16:00Z"/>
              </w:rPr>
              <w:pPrChange w:id="12702" w:author="Anees Shaikh" w:date="2013-10-19T02:16:00Z">
                <w:pPr>
                  <w:pStyle w:val="XML1"/>
                </w:pPr>
              </w:pPrChange>
            </w:pPr>
            <w:ins w:id="12703" w:author="aas" w:date="2013-10-14T02:06:00Z">
              <w:del w:id="12704" w:author="Anees Shaikh" w:date="2013-10-19T02:16:00Z">
                <w:r w:rsidDel="00E067A3">
                  <w:delText xml:space="preserve">                    &lt;xs:element name="resource-id"  type="inet:uri"&gt;</w:delText>
                </w:r>
              </w:del>
            </w:ins>
          </w:p>
          <w:p w14:paraId="26E2E876" w14:textId="1DAE8A81" w:rsidR="00874469" w:rsidDel="00E067A3" w:rsidRDefault="00874469">
            <w:pPr>
              <w:pStyle w:val="Appx"/>
              <w:rPr>
                <w:ins w:id="12705" w:author="aas" w:date="2013-10-14T02:06:00Z"/>
                <w:del w:id="12706" w:author="Anees Shaikh" w:date="2013-10-19T02:16:00Z"/>
              </w:rPr>
              <w:pPrChange w:id="12707" w:author="Anees Shaikh" w:date="2013-10-19T02:16:00Z">
                <w:pPr>
                  <w:pStyle w:val="XML1"/>
                </w:pPr>
              </w:pPrChange>
            </w:pPr>
            <w:ins w:id="12708" w:author="aas" w:date="2013-10-14T02:06:00Z">
              <w:del w:id="12709" w:author="Anees Shaikh" w:date="2013-10-19T02:16:00Z">
                <w:r w:rsidDel="00E067A3">
                  <w:delText xml:space="preserve">                      &lt;xs:annotation&gt;</w:delText>
                </w:r>
              </w:del>
            </w:ins>
          </w:p>
          <w:p w14:paraId="69FCAF5C" w14:textId="4C0431AE" w:rsidR="00874469" w:rsidDel="00E067A3" w:rsidRDefault="00874469">
            <w:pPr>
              <w:pStyle w:val="Appx"/>
              <w:rPr>
                <w:ins w:id="12710" w:author="aas" w:date="2013-10-14T02:06:00Z"/>
                <w:del w:id="12711" w:author="Anees Shaikh" w:date="2013-10-19T02:16:00Z"/>
              </w:rPr>
              <w:pPrChange w:id="12712" w:author="Anees Shaikh" w:date="2013-10-19T02:16:00Z">
                <w:pPr>
                  <w:pStyle w:val="XML1"/>
                </w:pPr>
              </w:pPrChange>
            </w:pPr>
            <w:ins w:id="12713" w:author="aas" w:date="2013-10-14T02:06:00Z">
              <w:del w:id="12714" w:author="Anees Shaikh" w:date="2013-10-19T02:16:00Z">
                <w:r w:rsidDel="00E067A3">
                  <w:delText xml:space="preserve">                        &lt;xs:documentation&gt;</w:delText>
                </w:r>
              </w:del>
            </w:ins>
          </w:p>
          <w:p w14:paraId="1DE05AFA" w14:textId="19398F78" w:rsidR="00874469" w:rsidDel="00E067A3" w:rsidRDefault="00874469">
            <w:pPr>
              <w:pStyle w:val="Appx"/>
              <w:rPr>
                <w:ins w:id="12715" w:author="aas" w:date="2013-10-14T02:06:00Z"/>
                <w:del w:id="12716" w:author="Anees Shaikh" w:date="2013-10-19T02:16:00Z"/>
              </w:rPr>
              <w:pPrChange w:id="12717" w:author="Anees Shaikh" w:date="2013-10-19T02:16:00Z">
                <w:pPr>
                  <w:pStyle w:val="XML1"/>
                </w:pPr>
              </w:pPrChange>
            </w:pPr>
            <w:ins w:id="12718" w:author="aas" w:date="2013-10-14T02:06:00Z">
              <w:del w:id="12719" w:author="Anees Shaikh" w:date="2013-10-19T02:16:00Z">
                <w:r w:rsidDel="00E067A3">
                  <w:delText xml:space="preserve">                          A unique but locally arbitrary identifier that uniquely identifies an</w:delText>
                </w:r>
              </w:del>
            </w:ins>
          </w:p>
          <w:p w14:paraId="430EFAA4" w14:textId="5041BB2B" w:rsidR="00874469" w:rsidDel="00E067A3" w:rsidRDefault="00874469">
            <w:pPr>
              <w:pStyle w:val="Appx"/>
              <w:rPr>
                <w:ins w:id="12720" w:author="aas" w:date="2013-10-14T02:06:00Z"/>
                <w:del w:id="12721" w:author="Anees Shaikh" w:date="2013-10-19T02:16:00Z"/>
              </w:rPr>
              <w:pPrChange w:id="12722" w:author="Anees Shaikh" w:date="2013-10-19T02:16:00Z">
                <w:pPr>
                  <w:pStyle w:val="XML1"/>
                </w:pPr>
              </w:pPrChange>
            </w:pPr>
            <w:ins w:id="12723" w:author="aas" w:date="2013-10-14T02:06:00Z">
              <w:del w:id="12724" w:author="Anees Shaikh" w:date="2013-10-19T02:16:00Z">
                <w:r w:rsidDel="00E067A3">
                  <w:delText xml:space="preserve">                                 OpenFlow Port within the context of an OpenFlow Logical Switch.</w:delText>
                </w:r>
              </w:del>
            </w:ins>
          </w:p>
          <w:p w14:paraId="30B24CE8" w14:textId="04B652E4" w:rsidR="00874469" w:rsidDel="00E067A3" w:rsidRDefault="00874469">
            <w:pPr>
              <w:pStyle w:val="Appx"/>
              <w:rPr>
                <w:ins w:id="12725" w:author="aas" w:date="2013-10-14T02:06:00Z"/>
                <w:del w:id="12726" w:author="Anees Shaikh" w:date="2013-10-19T02:16:00Z"/>
              </w:rPr>
              <w:pPrChange w:id="12727" w:author="Anees Shaikh" w:date="2013-10-19T02:16:00Z">
                <w:pPr>
                  <w:pStyle w:val="XML1"/>
                </w:pPr>
              </w:pPrChange>
            </w:pPr>
            <w:ins w:id="12728" w:author="aas" w:date="2013-10-14T02:06:00Z">
              <w:del w:id="12729" w:author="Anees Shaikh" w:date="2013-10-19T02:16:00Z">
                <w:r w:rsidDel="00E067A3">
                  <w:delText xml:space="preserve">                                 It MUST be persistent across reboots of the OpenFlow Capable</w:delText>
                </w:r>
              </w:del>
            </w:ins>
          </w:p>
          <w:p w14:paraId="433D2644" w14:textId="6196A861" w:rsidR="00874469" w:rsidDel="00E067A3" w:rsidRDefault="00874469">
            <w:pPr>
              <w:pStyle w:val="Appx"/>
              <w:rPr>
                <w:ins w:id="12730" w:author="aas" w:date="2013-10-14T02:06:00Z"/>
                <w:del w:id="12731" w:author="Anees Shaikh" w:date="2013-10-19T02:16:00Z"/>
              </w:rPr>
              <w:pPrChange w:id="12732" w:author="Anees Shaikh" w:date="2013-10-19T02:16:00Z">
                <w:pPr>
                  <w:pStyle w:val="XML1"/>
                </w:pPr>
              </w:pPrChange>
            </w:pPr>
            <w:ins w:id="12733" w:author="aas" w:date="2013-10-14T02:06:00Z">
              <w:del w:id="12734" w:author="Anees Shaikh" w:date="2013-10-19T02:16:00Z">
                <w:r w:rsidDel="00E067A3">
                  <w:delText xml:space="preserve">                                 Switch.</w:delText>
                </w:r>
              </w:del>
            </w:ins>
          </w:p>
          <w:p w14:paraId="1BF1CB35" w14:textId="35D8B202" w:rsidR="00874469" w:rsidDel="00E067A3" w:rsidRDefault="00874469">
            <w:pPr>
              <w:pStyle w:val="Appx"/>
              <w:rPr>
                <w:ins w:id="12735" w:author="aas" w:date="2013-10-14T02:06:00Z"/>
                <w:del w:id="12736" w:author="Anees Shaikh" w:date="2013-10-19T02:16:00Z"/>
              </w:rPr>
              <w:pPrChange w:id="12737" w:author="Anees Shaikh" w:date="2013-10-19T02:16:00Z">
                <w:pPr>
                  <w:pStyle w:val="XML1"/>
                </w:pPr>
              </w:pPrChange>
            </w:pPr>
            <w:ins w:id="12738" w:author="aas" w:date="2013-10-14T02:06:00Z">
              <w:del w:id="12739" w:author="Anees Shaikh" w:date="2013-10-19T02:16:00Z">
                <w:r w:rsidDel="00E067A3">
                  <w:delText xml:space="preserve">                        &lt;/xs:documentation&gt;</w:delText>
                </w:r>
              </w:del>
            </w:ins>
          </w:p>
          <w:p w14:paraId="260D7531" w14:textId="5531C57A" w:rsidR="00874469" w:rsidDel="00E067A3" w:rsidRDefault="00874469">
            <w:pPr>
              <w:pStyle w:val="Appx"/>
              <w:rPr>
                <w:ins w:id="12740" w:author="aas" w:date="2013-10-14T02:06:00Z"/>
                <w:del w:id="12741" w:author="Anees Shaikh" w:date="2013-10-19T02:16:00Z"/>
              </w:rPr>
              <w:pPrChange w:id="12742" w:author="Anees Shaikh" w:date="2013-10-19T02:16:00Z">
                <w:pPr>
                  <w:pStyle w:val="XML1"/>
                </w:pPr>
              </w:pPrChange>
            </w:pPr>
            <w:ins w:id="12743" w:author="aas" w:date="2013-10-14T02:06:00Z">
              <w:del w:id="12744" w:author="Anees Shaikh" w:date="2013-10-19T02:16:00Z">
                <w:r w:rsidDel="00E067A3">
                  <w:delText xml:space="preserve">                      &lt;/xs:annotation&gt;</w:delText>
                </w:r>
              </w:del>
            </w:ins>
          </w:p>
          <w:p w14:paraId="6D559078" w14:textId="7171AF7C" w:rsidR="00874469" w:rsidDel="00E067A3" w:rsidRDefault="00874469">
            <w:pPr>
              <w:pStyle w:val="Appx"/>
              <w:rPr>
                <w:ins w:id="12745" w:author="aas" w:date="2013-10-14T02:06:00Z"/>
                <w:del w:id="12746" w:author="Anees Shaikh" w:date="2013-10-19T02:16:00Z"/>
              </w:rPr>
              <w:pPrChange w:id="12747" w:author="Anees Shaikh" w:date="2013-10-19T02:16:00Z">
                <w:pPr>
                  <w:pStyle w:val="XML1"/>
                </w:pPr>
              </w:pPrChange>
            </w:pPr>
            <w:ins w:id="12748" w:author="aas" w:date="2013-10-14T02:06:00Z">
              <w:del w:id="12749" w:author="Anees Shaikh" w:date="2013-10-19T02:16:00Z">
                <w:r w:rsidDel="00E067A3">
                  <w:delText xml:space="preserve">                    &lt;/xs:element&gt;</w:delText>
                </w:r>
              </w:del>
            </w:ins>
          </w:p>
          <w:p w14:paraId="06944A3A" w14:textId="316623E8" w:rsidR="00874469" w:rsidDel="00E067A3" w:rsidRDefault="00874469">
            <w:pPr>
              <w:pStyle w:val="Appx"/>
              <w:rPr>
                <w:ins w:id="12750" w:author="aas" w:date="2013-10-14T02:06:00Z"/>
                <w:del w:id="12751" w:author="Anees Shaikh" w:date="2013-10-19T02:16:00Z"/>
              </w:rPr>
              <w:pPrChange w:id="12752" w:author="Anees Shaikh" w:date="2013-10-19T02:16:00Z">
                <w:pPr>
                  <w:pStyle w:val="XML1"/>
                </w:pPr>
              </w:pPrChange>
            </w:pPr>
            <w:ins w:id="12753" w:author="aas" w:date="2013-10-14T02:06:00Z">
              <w:del w:id="12754" w:author="Anees Shaikh" w:date="2013-10-19T02:16:00Z">
                <w:r w:rsidDel="00E067A3">
                  <w:delText xml:space="preserve">                    &lt;xs:element name="id"  type="xs:unsignedLong"&gt;</w:delText>
                </w:r>
              </w:del>
            </w:ins>
          </w:p>
          <w:p w14:paraId="01F045A7" w14:textId="367C3880" w:rsidR="00874469" w:rsidDel="00E067A3" w:rsidRDefault="00874469">
            <w:pPr>
              <w:pStyle w:val="Appx"/>
              <w:rPr>
                <w:ins w:id="12755" w:author="aas" w:date="2013-10-14T02:06:00Z"/>
                <w:del w:id="12756" w:author="Anees Shaikh" w:date="2013-10-19T02:16:00Z"/>
              </w:rPr>
              <w:pPrChange w:id="12757" w:author="Anees Shaikh" w:date="2013-10-19T02:16:00Z">
                <w:pPr>
                  <w:pStyle w:val="XML1"/>
                </w:pPr>
              </w:pPrChange>
            </w:pPr>
            <w:ins w:id="12758" w:author="aas" w:date="2013-10-14T02:06:00Z">
              <w:del w:id="12759" w:author="Anees Shaikh" w:date="2013-10-19T02:16:00Z">
                <w:r w:rsidDel="00E067A3">
                  <w:delText xml:space="preserve">                      &lt;xs:annotation&gt;</w:delText>
                </w:r>
              </w:del>
            </w:ins>
          </w:p>
          <w:p w14:paraId="79ACBC14" w14:textId="785A42FA" w:rsidR="00874469" w:rsidDel="00E067A3" w:rsidRDefault="00874469">
            <w:pPr>
              <w:pStyle w:val="Appx"/>
              <w:rPr>
                <w:ins w:id="12760" w:author="aas" w:date="2013-10-14T02:06:00Z"/>
                <w:del w:id="12761" w:author="Anees Shaikh" w:date="2013-10-19T02:16:00Z"/>
              </w:rPr>
              <w:pPrChange w:id="12762" w:author="Anees Shaikh" w:date="2013-10-19T02:16:00Z">
                <w:pPr>
                  <w:pStyle w:val="XML1"/>
                </w:pPr>
              </w:pPrChange>
            </w:pPr>
            <w:ins w:id="12763" w:author="aas" w:date="2013-10-14T02:06:00Z">
              <w:del w:id="12764" w:author="Anees Shaikh" w:date="2013-10-19T02:16:00Z">
                <w:r w:rsidDel="00E067A3">
                  <w:delText xml:space="preserve">                        &lt;xs:documentation&gt;</w:delText>
                </w:r>
              </w:del>
            </w:ins>
          </w:p>
          <w:p w14:paraId="72B8561B" w14:textId="39C86FC0" w:rsidR="00874469" w:rsidDel="00E067A3" w:rsidRDefault="00874469">
            <w:pPr>
              <w:pStyle w:val="Appx"/>
              <w:rPr>
                <w:ins w:id="12765" w:author="aas" w:date="2013-10-14T02:06:00Z"/>
                <w:del w:id="12766" w:author="Anees Shaikh" w:date="2013-10-19T02:16:00Z"/>
              </w:rPr>
              <w:pPrChange w:id="12767" w:author="Anees Shaikh" w:date="2013-10-19T02:16:00Z">
                <w:pPr>
                  <w:pStyle w:val="XML1"/>
                </w:pPr>
              </w:pPrChange>
            </w:pPr>
            <w:ins w:id="12768" w:author="aas" w:date="2013-10-14T02:06:00Z">
              <w:del w:id="12769" w:author="Anees Shaikh" w:date="2013-10-19T02:16:00Z">
                <w:r w:rsidDel="00E067A3">
                  <w:delText xml:space="preserve">                          This id identifies the OpenFlow Queue to OpenFlow Controllers. It is</w:delText>
                </w:r>
              </w:del>
            </w:ins>
          </w:p>
          <w:p w14:paraId="24CC50E8" w14:textId="5973E733" w:rsidR="00874469" w:rsidDel="00E067A3" w:rsidRDefault="00874469">
            <w:pPr>
              <w:pStyle w:val="Appx"/>
              <w:rPr>
                <w:ins w:id="12770" w:author="aas" w:date="2013-10-14T02:06:00Z"/>
                <w:del w:id="12771" w:author="Anees Shaikh" w:date="2013-10-19T02:16:00Z"/>
              </w:rPr>
              <w:pPrChange w:id="12772" w:author="Anees Shaikh" w:date="2013-10-19T02:16:00Z">
                <w:pPr>
                  <w:pStyle w:val="XML1"/>
                </w:pPr>
              </w:pPrChange>
            </w:pPr>
            <w:ins w:id="12773" w:author="aas" w:date="2013-10-14T02:06:00Z">
              <w:del w:id="12774" w:author="Anees Shaikh" w:date="2013-10-19T02:16:00Z">
                <w:r w:rsidDel="00E067A3">
                  <w:delText xml:space="preserve">                                 assigned to an OpenFlow Queue latest when the OpenFlow Queue is</w:delText>
                </w:r>
              </w:del>
            </w:ins>
          </w:p>
          <w:p w14:paraId="4D489AF0" w14:textId="23D1A10E" w:rsidR="00874469" w:rsidDel="00E067A3" w:rsidRDefault="00874469">
            <w:pPr>
              <w:pStyle w:val="Appx"/>
              <w:rPr>
                <w:ins w:id="12775" w:author="aas" w:date="2013-10-14T02:06:00Z"/>
                <w:del w:id="12776" w:author="Anees Shaikh" w:date="2013-10-19T02:16:00Z"/>
              </w:rPr>
              <w:pPrChange w:id="12777" w:author="Anees Shaikh" w:date="2013-10-19T02:16:00Z">
                <w:pPr>
                  <w:pStyle w:val="XML1"/>
                </w:pPr>
              </w:pPrChange>
            </w:pPr>
            <w:ins w:id="12778" w:author="aas" w:date="2013-10-14T02:06:00Z">
              <w:del w:id="12779" w:author="Anees Shaikh" w:date="2013-10-19T02:16:00Z">
                <w:r w:rsidDel="00E067A3">
                  <w:delText xml:space="preserve">                                 associated with and OpenFlow Logical Switch.  If the OpenFlow</w:delText>
                </w:r>
              </w:del>
            </w:ins>
          </w:p>
          <w:p w14:paraId="756CCE0A" w14:textId="3C1C51BB" w:rsidR="00874469" w:rsidDel="00E067A3" w:rsidRDefault="00874469">
            <w:pPr>
              <w:pStyle w:val="Appx"/>
              <w:rPr>
                <w:ins w:id="12780" w:author="aas" w:date="2013-10-14T02:06:00Z"/>
                <w:del w:id="12781" w:author="Anees Shaikh" w:date="2013-10-19T02:16:00Z"/>
              </w:rPr>
              <w:pPrChange w:id="12782" w:author="Anees Shaikh" w:date="2013-10-19T02:16:00Z">
                <w:pPr>
                  <w:pStyle w:val="XML1"/>
                </w:pPr>
              </w:pPrChange>
            </w:pPr>
            <w:ins w:id="12783" w:author="aas" w:date="2013-10-14T02:06:00Z">
              <w:del w:id="12784" w:author="Anees Shaikh" w:date="2013-10-19T02:16:00Z">
                <w:r w:rsidDel="00E067A3">
                  <w:delText xml:space="preserve">                                 Queue is associated with an OpenFlow Logical Switch, this</w:delText>
                </w:r>
              </w:del>
            </w:ins>
          </w:p>
          <w:p w14:paraId="6A294234" w14:textId="25783CE4" w:rsidR="00874469" w:rsidDel="00E067A3" w:rsidRDefault="00874469">
            <w:pPr>
              <w:pStyle w:val="Appx"/>
              <w:rPr>
                <w:ins w:id="12785" w:author="aas" w:date="2013-10-14T02:06:00Z"/>
                <w:del w:id="12786" w:author="Anees Shaikh" w:date="2013-10-19T02:16:00Z"/>
              </w:rPr>
              <w:pPrChange w:id="12787" w:author="Anees Shaikh" w:date="2013-10-19T02:16:00Z">
                <w:pPr>
                  <w:pStyle w:val="XML1"/>
                </w:pPr>
              </w:pPrChange>
            </w:pPr>
            <w:ins w:id="12788" w:author="aas" w:date="2013-10-14T02:06:00Z">
              <w:del w:id="12789" w:author="Anees Shaikh" w:date="2013-10-19T02:16:00Z">
                <w:r w:rsidDel="00E067A3">
                  <w:delText xml:space="preserve">                                 element MUST be unique within the context of the OpenFlow</w:delText>
                </w:r>
              </w:del>
            </w:ins>
          </w:p>
          <w:p w14:paraId="4BDDA65F" w14:textId="65615183" w:rsidR="00874469" w:rsidDel="00E067A3" w:rsidRDefault="00874469">
            <w:pPr>
              <w:pStyle w:val="Appx"/>
              <w:rPr>
                <w:ins w:id="12790" w:author="aas" w:date="2013-10-14T02:06:00Z"/>
                <w:del w:id="12791" w:author="Anees Shaikh" w:date="2013-10-19T02:16:00Z"/>
              </w:rPr>
              <w:pPrChange w:id="12792" w:author="Anees Shaikh" w:date="2013-10-19T02:16:00Z">
                <w:pPr>
                  <w:pStyle w:val="XML1"/>
                </w:pPr>
              </w:pPrChange>
            </w:pPr>
            <w:ins w:id="12793" w:author="aas" w:date="2013-10-14T02:06:00Z">
              <w:del w:id="12794" w:author="Anees Shaikh" w:date="2013-10-19T02:16:00Z">
                <w:r w:rsidDel="00E067A3">
                  <w:delText xml:space="preserve">                                 Logical Switch.</w:delText>
                </w:r>
              </w:del>
            </w:ins>
          </w:p>
          <w:p w14:paraId="1144706B" w14:textId="6181007B" w:rsidR="00874469" w:rsidDel="00E067A3" w:rsidRDefault="00874469">
            <w:pPr>
              <w:pStyle w:val="Appx"/>
              <w:rPr>
                <w:ins w:id="12795" w:author="aas" w:date="2013-10-14T02:06:00Z"/>
                <w:del w:id="12796" w:author="Anees Shaikh" w:date="2013-10-19T02:16:00Z"/>
              </w:rPr>
              <w:pPrChange w:id="12797" w:author="Anees Shaikh" w:date="2013-10-19T02:16:00Z">
                <w:pPr>
                  <w:pStyle w:val="XML1"/>
                </w:pPr>
              </w:pPrChange>
            </w:pPr>
            <w:ins w:id="12798" w:author="aas" w:date="2013-10-14T02:06:00Z">
              <w:del w:id="12799" w:author="Anees Shaikh" w:date="2013-10-19T02:16:00Z">
                <w:r w:rsidDel="00E067A3">
                  <w:delText xml:space="preserve">                              </w:delText>
                </w:r>
              </w:del>
            </w:ins>
          </w:p>
          <w:p w14:paraId="09996D8D" w14:textId="2CFC4C1F" w:rsidR="00874469" w:rsidDel="00E067A3" w:rsidRDefault="00874469">
            <w:pPr>
              <w:pStyle w:val="Appx"/>
              <w:rPr>
                <w:ins w:id="12800" w:author="aas" w:date="2013-10-14T02:06:00Z"/>
                <w:del w:id="12801" w:author="Anees Shaikh" w:date="2013-10-19T02:16:00Z"/>
              </w:rPr>
              <w:pPrChange w:id="12802" w:author="Anees Shaikh" w:date="2013-10-19T02:16:00Z">
                <w:pPr>
                  <w:pStyle w:val="XML1"/>
                </w:pPr>
              </w:pPrChange>
            </w:pPr>
            <w:ins w:id="12803" w:author="aas" w:date="2013-10-14T02:06:00Z">
              <w:del w:id="12804" w:author="Anees Shaikh" w:date="2013-10-19T02:16:00Z">
                <w:r w:rsidDel="00E067A3">
                  <w:delText xml:space="preserve">                                 OpenFlow Capable Switch implementations may choose to</w:delText>
                </w:r>
              </w:del>
            </w:ins>
          </w:p>
          <w:p w14:paraId="5E0C61EF" w14:textId="66010824" w:rsidR="00874469" w:rsidDel="00E067A3" w:rsidRDefault="00874469">
            <w:pPr>
              <w:pStyle w:val="Appx"/>
              <w:rPr>
                <w:ins w:id="12805" w:author="aas" w:date="2013-10-14T02:06:00Z"/>
                <w:del w:id="12806" w:author="Anees Shaikh" w:date="2013-10-19T02:16:00Z"/>
              </w:rPr>
              <w:pPrChange w:id="12807" w:author="Anees Shaikh" w:date="2013-10-19T02:16:00Z">
                <w:pPr>
                  <w:pStyle w:val="XML1"/>
                </w:pPr>
              </w:pPrChange>
            </w:pPr>
            <w:ins w:id="12808" w:author="aas" w:date="2013-10-14T02:06:00Z">
              <w:del w:id="12809" w:author="Anees Shaikh" w:date="2013-10-19T02:16:00Z">
                <w:r w:rsidDel="00E067A3">
                  <w:delText xml:space="preserve">                                 assign values to OpenFlow Queues that are unique within the</w:delText>
                </w:r>
              </w:del>
            </w:ins>
          </w:p>
          <w:p w14:paraId="1C15F202" w14:textId="7C845FF2" w:rsidR="00874469" w:rsidDel="00E067A3" w:rsidRDefault="00874469">
            <w:pPr>
              <w:pStyle w:val="Appx"/>
              <w:rPr>
                <w:ins w:id="12810" w:author="aas" w:date="2013-10-14T02:06:00Z"/>
                <w:del w:id="12811" w:author="Anees Shaikh" w:date="2013-10-19T02:16:00Z"/>
              </w:rPr>
              <w:pPrChange w:id="12812" w:author="Anees Shaikh" w:date="2013-10-19T02:16:00Z">
                <w:pPr>
                  <w:pStyle w:val="XML1"/>
                </w:pPr>
              </w:pPrChange>
            </w:pPr>
            <w:ins w:id="12813" w:author="aas" w:date="2013-10-14T02:06:00Z">
              <w:del w:id="12814" w:author="Anees Shaikh" w:date="2013-10-19T02:16:00Z">
                <w:r w:rsidDel="00E067A3">
                  <w:delText xml:space="preserve">                                 context of the OpenFlow Logical Switch.  These id can be</w:delText>
                </w:r>
              </w:del>
            </w:ins>
          </w:p>
          <w:p w14:paraId="10F1E496" w14:textId="7D61CFCE" w:rsidR="00874469" w:rsidDel="00E067A3" w:rsidRDefault="00874469">
            <w:pPr>
              <w:pStyle w:val="Appx"/>
              <w:rPr>
                <w:ins w:id="12815" w:author="aas" w:date="2013-10-14T02:06:00Z"/>
                <w:del w:id="12816" w:author="Anees Shaikh" w:date="2013-10-19T02:16:00Z"/>
              </w:rPr>
              <w:pPrChange w:id="12817" w:author="Anees Shaikh" w:date="2013-10-19T02:16:00Z">
                <w:pPr>
                  <w:pStyle w:val="XML1"/>
                </w:pPr>
              </w:pPrChange>
            </w:pPr>
            <w:ins w:id="12818" w:author="aas" w:date="2013-10-14T02:06:00Z">
              <w:del w:id="12819" w:author="Anees Shaikh" w:date="2013-10-19T02:16:00Z">
                <w:r w:rsidDel="00E067A3">
                  <w:delText xml:space="preserve">                                 used independent of assignments to OpenFlow Logical</w:delText>
                </w:r>
              </w:del>
            </w:ins>
          </w:p>
          <w:p w14:paraId="2ADB0843" w14:textId="2C6E0CA5" w:rsidR="00874469" w:rsidDel="00E067A3" w:rsidRDefault="00874469">
            <w:pPr>
              <w:pStyle w:val="Appx"/>
              <w:rPr>
                <w:ins w:id="12820" w:author="aas" w:date="2013-10-14T02:06:00Z"/>
                <w:del w:id="12821" w:author="Anees Shaikh" w:date="2013-10-19T02:16:00Z"/>
              </w:rPr>
              <w:pPrChange w:id="12822" w:author="Anees Shaikh" w:date="2013-10-19T02:16:00Z">
                <w:pPr>
                  <w:pStyle w:val="XML1"/>
                </w:pPr>
              </w:pPrChange>
            </w:pPr>
            <w:ins w:id="12823" w:author="aas" w:date="2013-10-14T02:06:00Z">
              <w:del w:id="12824" w:author="Anees Shaikh" w:date="2013-10-19T02:16:00Z">
                <w:r w:rsidDel="00E067A3">
                  <w:delText xml:space="preserve">                                 Switches. </w:delText>
                </w:r>
              </w:del>
            </w:ins>
          </w:p>
          <w:p w14:paraId="2FD8CDE7" w14:textId="14E7E4B2" w:rsidR="00874469" w:rsidDel="00E067A3" w:rsidRDefault="00874469">
            <w:pPr>
              <w:pStyle w:val="Appx"/>
              <w:rPr>
                <w:ins w:id="12825" w:author="aas" w:date="2013-10-14T02:06:00Z"/>
                <w:del w:id="12826" w:author="Anees Shaikh" w:date="2013-10-19T02:16:00Z"/>
              </w:rPr>
              <w:pPrChange w:id="12827" w:author="Anees Shaikh" w:date="2013-10-19T02:16:00Z">
                <w:pPr>
                  <w:pStyle w:val="XML1"/>
                </w:pPr>
              </w:pPrChange>
            </w:pPr>
            <w:ins w:id="12828" w:author="aas" w:date="2013-10-14T02:06:00Z">
              <w:del w:id="12829" w:author="Anees Shaikh" w:date="2013-10-19T02:16:00Z">
                <w:r w:rsidDel="00E067A3">
                  <w:delText xml:space="preserve">                              </w:delText>
                </w:r>
              </w:del>
            </w:ins>
          </w:p>
          <w:p w14:paraId="2B5FEF69" w14:textId="09794117" w:rsidR="00874469" w:rsidDel="00E067A3" w:rsidRDefault="00874469">
            <w:pPr>
              <w:pStyle w:val="Appx"/>
              <w:rPr>
                <w:ins w:id="12830" w:author="aas" w:date="2013-10-14T02:06:00Z"/>
                <w:del w:id="12831" w:author="Anees Shaikh" w:date="2013-10-19T02:16:00Z"/>
              </w:rPr>
              <w:pPrChange w:id="12832" w:author="Anees Shaikh" w:date="2013-10-19T02:16:00Z">
                <w:pPr>
                  <w:pStyle w:val="XML1"/>
                </w:pPr>
              </w:pPrChange>
            </w:pPr>
            <w:ins w:id="12833" w:author="aas" w:date="2013-10-14T02:06:00Z">
              <w:del w:id="12834" w:author="Anees Shaikh" w:date="2013-10-19T02:16:00Z">
                <w:r w:rsidDel="00E067A3">
                  <w:delText xml:space="preserve">                                 Other implementations may assign values to this element</w:delText>
                </w:r>
              </w:del>
            </w:ins>
          </w:p>
          <w:p w14:paraId="1A70567B" w14:textId="0BC2CC80" w:rsidR="00874469" w:rsidDel="00E067A3" w:rsidRDefault="00874469">
            <w:pPr>
              <w:pStyle w:val="Appx"/>
              <w:rPr>
                <w:ins w:id="12835" w:author="aas" w:date="2013-10-14T02:06:00Z"/>
                <w:del w:id="12836" w:author="Anees Shaikh" w:date="2013-10-19T02:16:00Z"/>
              </w:rPr>
              <w:pPrChange w:id="12837" w:author="Anees Shaikh" w:date="2013-10-19T02:16:00Z">
                <w:pPr>
                  <w:pStyle w:val="XML1"/>
                </w:pPr>
              </w:pPrChange>
            </w:pPr>
            <w:ins w:id="12838" w:author="aas" w:date="2013-10-14T02:06:00Z">
              <w:del w:id="12839" w:author="Anees Shaikh" w:date="2013-10-19T02:16:00Z">
                <w:r w:rsidDel="00E067A3">
                  <w:delText xml:space="preserve">                                 only if the OpenFlow Queue is assigned to an OpenFlow</w:delText>
                </w:r>
              </w:del>
            </w:ins>
          </w:p>
          <w:p w14:paraId="62B25D29" w14:textId="4B2C065E" w:rsidR="00874469" w:rsidDel="00E067A3" w:rsidRDefault="00874469">
            <w:pPr>
              <w:pStyle w:val="Appx"/>
              <w:rPr>
                <w:ins w:id="12840" w:author="aas" w:date="2013-10-14T02:06:00Z"/>
                <w:del w:id="12841" w:author="Anees Shaikh" w:date="2013-10-19T02:16:00Z"/>
              </w:rPr>
              <w:pPrChange w:id="12842" w:author="Anees Shaikh" w:date="2013-10-19T02:16:00Z">
                <w:pPr>
                  <w:pStyle w:val="XML1"/>
                </w:pPr>
              </w:pPrChange>
            </w:pPr>
            <w:ins w:id="12843" w:author="aas" w:date="2013-10-14T02:06:00Z">
              <w:del w:id="12844" w:author="Anees Shaikh" w:date="2013-10-19T02:16:00Z">
                <w:r w:rsidDel="00E067A3">
                  <w:delText xml:space="preserve">                                 Logical Switch.</w:delText>
                </w:r>
              </w:del>
            </w:ins>
          </w:p>
          <w:p w14:paraId="6FACDBBD" w14:textId="72FD2301" w:rsidR="00874469" w:rsidDel="00E067A3" w:rsidRDefault="00874469">
            <w:pPr>
              <w:pStyle w:val="Appx"/>
              <w:rPr>
                <w:ins w:id="12845" w:author="aas" w:date="2013-10-14T02:06:00Z"/>
                <w:del w:id="12846" w:author="Anees Shaikh" w:date="2013-10-19T02:16:00Z"/>
              </w:rPr>
              <w:pPrChange w:id="12847" w:author="Anees Shaikh" w:date="2013-10-19T02:16:00Z">
                <w:pPr>
                  <w:pStyle w:val="XML1"/>
                </w:pPr>
              </w:pPrChange>
            </w:pPr>
            <w:ins w:id="12848" w:author="aas" w:date="2013-10-14T02:06:00Z">
              <w:del w:id="12849" w:author="Anees Shaikh" w:date="2013-10-19T02:16:00Z">
                <w:r w:rsidDel="00E067A3">
                  <w:delText xml:space="preserve">                        &lt;/xs:documentation&gt;</w:delText>
                </w:r>
              </w:del>
            </w:ins>
          </w:p>
          <w:p w14:paraId="5576C670" w14:textId="2AE59845" w:rsidR="00874469" w:rsidDel="00E067A3" w:rsidRDefault="00874469">
            <w:pPr>
              <w:pStyle w:val="Appx"/>
              <w:rPr>
                <w:ins w:id="12850" w:author="aas" w:date="2013-10-14T02:06:00Z"/>
                <w:del w:id="12851" w:author="Anees Shaikh" w:date="2013-10-19T02:16:00Z"/>
              </w:rPr>
              <w:pPrChange w:id="12852" w:author="Anees Shaikh" w:date="2013-10-19T02:16:00Z">
                <w:pPr>
                  <w:pStyle w:val="XML1"/>
                </w:pPr>
              </w:pPrChange>
            </w:pPr>
            <w:ins w:id="12853" w:author="aas" w:date="2013-10-14T02:06:00Z">
              <w:del w:id="12854" w:author="Anees Shaikh" w:date="2013-10-19T02:16:00Z">
                <w:r w:rsidDel="00E067A3">
                  <w:delText xml:space="preserve">                      &lt;/xs:annotation&gt;</w:delText>
                </w:r>
              </w:del>
            </w:ins>
          </w:p>
          <w:p w14:paraId="48A79C5D" w14:textId="450F5713" w:rsidR="00874469" w:rsidDel="00E067A3" w:rsidRDefault="00874469">
            <w:pPr>
              <w:pStyle w:val="Appx"/>
              <w:rPr>
                <w:ins w:id="12855" w:author="aas" w:date="2013-10-14T02:06:00Z"/>
                <w:del w:id="12856" w:author="Anees Shaikh" w:date="2013-10-19T02:16:00Z"/>
              </w:rPr>
              <w:pPrChange w:id="12857" w:author="Anees Shaikh" w:date="2013-10-19T02:16:00Z">
                <w:pPr>
                  <w:pStyle w:val="XML1"/>
                </w:pPr>
              </w:pPrChange>
            </w:pPr>
            <w:ins w:id="12858" w:author="aas" w:date="2013-10-14T02:06:00Z">
              <w:del w:id="12859" w:author="Anees Shaikh" w:date="2013-10-19T02:16:00Z">
                <w:r w:rsidDel="00E067A3">
                  <w:delText xml:space="preserve">                    &lt;/xs:element&gt;</w:delText>
                </w:r>
              </w:del>
            </w:ins>
          </w:p>
          <w:p w14:paraId="61268848" w14:textId="788C3CBB" w:rsidR="00874469" w:rsidDel="00E067A3" w:rsidRDefault="00874469">
            <w:pPr>
              <w:pStyle w:val="Appx"/>
              <w:rPr>
                <w:ins w:id="12860" w:author="aas" w:date="2013-10-14T02:06:00Z"/>
                <w:del w:id="12861" w:author="Anees Shaikh" w:date="2013-10-19T02:16:00Z"/>
              </w:rPr>
              <w:pPrChange w:id="12862" w:author="Anees Shaikh" w:date="2013-10-19T02:16:00Z">
                <w:pPr>
                  <w:pStyle w:val="XML1"/>
                </w:pPr>
              </w:pPrChange>
            </w:pPr>
            <w:ins w:id="12863" w:author="aas" w:date="2013-10-14T02:06:00Z">
              <w:del w:id="12864" w:author="Anees Shaikh" w:date="2013-10-19T02:16:00Z">
                <w:r w:rsidDel="00E067A3">
                  <w:delText xml:space="preserve">                    &lt;xs:element name="port" minOccurs="0"&gt;</w:delText>
                </w:r>
              </w:del>
            </w:ins>
          </w:p>
          <w:p w14:paraId="1E470C99" w14:textId="3702C10E" w:rsidR="00874469" w:rsidDel="00E067A3" w:rsidRDefault="00874469">
            <w:pPr>
              <w:pStyle w:val="Appx"/>
              <w:rPr>
                <w:ins w:id="12865" w:author="aas" w:date="2013-10-14T02:06:00Z"/>
                <w:del w:id="12866" w:author="Anees Shaikh" w:date="2013-10-19T02:16:00Z"/>
              </w:rPr>
              <w:pPrChange w:id="12867" w:author="Anees Shaikh" w:date="2013-10-19T02:16:00Z">
                <w:pPr>
                  <w:pStyle w:val="XML1"/>
                </w:pPr>
              </w:pPrChange>
            </w:pPr>
            <w:ins w:id="12868" w:author="aas" w:date="2013-10-14T02:06:00Z">
              <w:del w:id="12869" w:author="Anees Shaikh" w:date="2013-10-19T02:16:00Z">
                <w:r w:rsidDel="00E067A3">
                  <w:delText xml:space="preserve">                      &lt;xs:annotation&gt;</w:delText>
                </w:r>
              </w:del>
            </w:ins>
          </w:p>
          <w:p w14:paraId="26BB0647" w14:textId="7FB4F7F2" w:rsidR="00874469" w:rsidDel="00E067A3" w:rsidRDefault="00874469">
            <w:pPr>
              <w:pStyle w:val="Appx"/>
              <w:rPr>
                <w:ins w:id="12870" w:author="aas" w:date="2013-10-14T02:06:00Z"/>
                <w:del w:id="12871" w:author="Anees Shaikh" w:date="2013-10-19T02:16:00Z"/>
              </w:rPr>
              <w:pPrChange w:id="12872" w:author="Anees Shaikh" w:date="2013-10-19T02:16:00Z">
                <w:pPr>
                  <w:pStyle w:val="XML1"/>
                </w:pPr>
              </w:pPrChange>
            </w:pPr>
            <w:ins w:id="12873" w:author="aas" w:date="2013-10-14T02:06:00Z">
              <w:del w:id="12874" w:author="Anees Shaikh" w:date="2013-10-19T02:16:00Z">
                <w:r w:rsidDel="00E067A3">
                  <w:delText xml:space="preserve">                        &lt;xs:documentation&gt;</w:delText>
                </w:r>
              </w:del>
            </w:ins>
          </w:p>
          <w:p w14:paraId="6FEC8A36" w14:textId="728EAA17" w:rsidR="00874469" w:rsidDel="00E067A3" w:rsidRDefault="00874469">
            <w:pPr>
              <w:pStyle w:val="Appx"/>
              <w:rPr>
                <w:ins w:id="12875" w:author="aas" w:date="2013-10-14T02:06:00Z"/>
                <w:del w:id="12876" w:author="Anees Shaikh" w:date="2013-10-19T02:16:00Z"/>
              </w:rPr>
              <w:pPrChange w:id="12877" w:author="Anees Shaikh" w:date="2013-10-19T02:16:00Z">
                <w:pPr>
                  <w:pStyle w:val="XML1"/>
                </w:pPr>
              </w:pPrChange>
            </w:pPr>
            <w:ins w:id="12878" w:author="aas" w:date="2013-10-14T02:06:00Z">
              <w:del w:id="12879" w:author="Anees Shaikh" w:date="2013-10-19T02:16:00Z">
                <w:r w:rsidDel="00E067A3">
                  <w:delText xml:space="preserve">                          Reference to port resources in the Capable Switch.</w:delText>
                </w:r>
              </w:del>
            </w:ins>
          </w:p>
          <w:p w14:paraId="607F3133" w14:textId="66203215" w:rsidR="00874469" w:rsidDel="00E067A3" w:rsidRDefault="00874469">
            <w:pPr>
              <w:pStyle w:val="Appx"/>
              <w:rPr>
                <w:ins w:id="12880" w:author="aas" w:date="2013-10-14T02:06:00Z"/>
                <w:del w:id="12881" w:author="Anees Shaikh" w:date="2013-10-19T02:16:00Z"/>
              </w:rPr>
              <w:pPrChange w:id="12882" w:author="Anees Shaikh" w:date="2013-10-19T02:16:00Z">
                <w:pPr>
                  <w:pStyle w:val="XML1"/>
                </w:pPr>
              </w:pPrChange>
            </w:pPr>
            <w:ins w:id="12883" w:author="aas" w:date="2013-10-14T02:06:00Z">
              <w:del w:id="12884" w:author="Anees Shaikh" w:date="2013-10-19T02:16:00Z">
                <w:r w:rsidDel="00E067A3">
                  <w:delText xml:space="preserve">                              </w:delText>
                </w:r>
              </w:del>
            </w:ins>
          </w:p>
          <w:p w14:paraId="0A8F6DD6" w14:textId="7C2E4809" w:rsidR="00874469" w:rsidDel="00E067A3" w:rsidRDefault="00874469">
            <w:pPr>
              <w:pStyle w:val="Appx"/>
              <w:rPr>
                <w:ins w:id="12885" w:author="aas" w:date="2013-10-14T02:06:00Z"/>
                <w:del w:id="12886" w:author="Anees Shaikh" w:date="2013-10-19T02:16:00Z"/>
              </w:rPr>
              <w:pPrChange w:id="12887" w:author="Anees Shaikh" w:date="2013-10-19T02:16:00Z">
                <w:pPr>
                  <w:pStyle w:val="XML1"/>
                </w:pPr>
              </w:pPrChange>
            </w:pPr>
            <w:ins w:id="12888" w:author="aas" w:date="2013-10-14T02:06:00Z">
              <w:del w:id="12889" w:author="Anees Shaikh" w:date="2013-10-19T02:16:00Z">
                <w:r w:rsidDel="00E067A3">
                  <w:delText xml:space="preserve">                                This element associates an OpenFlow Queue with an OpenFlow</w:delText>
                </w:r>
              </w:del>
            </w:ins>
          </w:p>
          <w:p w14:paraId="3B756B55" w14:textId="168E7D81" w:rsidR="00874469" w:rsidDel="00E067A3" w:rsidRDefault="00874469">
            <w:pPr>
              <w:pStyle w:val="Appx"/>
              <w:rPr>
                <w:ins w:id="12890" w:author="aas" w:date="2013-10-14T02:06:00Z"/>
                <w:del w:id="12891" w:author="Anees Shaikh" w:date="2013-10-19T02:16:00Z"/>
              </w:rPr>
              <w:pPrChange w:id="12892" w:author="Anees Shaikh" w:date="2013-10-19T02:16:00Z">
                <w:pPr>
                  <w:pStyle w:val="XML1"/>
                </w:pPr>
              </w:pPrChange>
            </w:pPr>
            <w:ins w:id="12893" w:author="aas" w:date="2013-10-14T02:06:00Z">
              <w:del w:id="12894" w:author="Anees Shaikh" w:date="2013-10-19T02:16:00Z">
                <w:r w:rsidDel="00E067A3">
                  <w:delText xml:space="preserve">                                Port. If the OpenFlow Queue is associated with an OpenFlow</w:delText>
                </w:r>
              </w:del>
            </w:ins>
          </w:p>
          <w:p w14:paraId="22A36563" w14:textId="63075D6A" w:rsidR="00874469" w:rsidDel="00E067A3" w:rsidRDefault="00874469">
            <w:pPr>
              <w:pStyle w:val="Appx"/>
              <w:rPr>
                <w:ins w:id="12895" w:author="aas" w:date="2013-10-14T02:06:00Z"/>
                <w:del w:id="12896" w:author="Anees Shaikh" w:date="2013-10-19T02:16:00Z"/>
              </w:rPr>
              <w:pPrChange w:id="12897" w:author="Anees Shaikh" w:date="2013-10-19T02:16:00Z">
                <w:pPr>
                  <w:pStyle w:val="XML1"/>
                </w:pPr>
              </w:pPrChange>
            </w:pPr>
            <w:ins w:id="12898" w:author="aas" w:date="2013-10-14T02:06:00Z">
              <w:del w:id="12899" w:author="Anees Shaikh" w:date="2013-10-19T02:16:00Z">
                <w:r w:rsidDel="00E067A3">
                  <w:delText xml:space="preserve">                                Logical Switch S and this element is present, then it MUST be</w:delText>
                </w:r>
              </w:del>
            </w:ins>
          </w:p>
          <w:p w14:paraId="717541B5" w14:textId="2C978426" w:rsidR="00874469" w:rsidDel="00E067A3" w:rsidRDefault="00874469">
            <w:pPr>
              <w:pStyle w:val="Appx"/>
              <w:rPr>
                <w:ins w:id="12900" w:author="aas" w:date="2013-10-14T02:06:00Z"/>
                <w:del w:id="12901" w:author="Anees Shaikh" w:date="2013-10-19T02:16:00Z"/>
              </w:rPr>
              <w:pPrChange w:id="12902" w:author="Anees Shaikh" w:date="2013-10-19T02:16:00Z">
                <w:pPr>
                  <w:pStyle w:val="XML1"/>
                </w:pPr>
              </w:pPrChange>
            </w:pPr>
            <w:ins w:id="12903" w:author="aas" w:date="2013-10-14T02:06:00Z">
              <w:del w:id="12904" w:author="Anees Shaikh" w:date="2013-10-19T02:16:00Z">
                <w:r w:rsidDel="00E067A3">
                  <w:delText xml:space="preserve">                                set to the value of element resource-id of an OpenFlow Port</w:delText>
                </w:r>
              </w:del>
            </w:ins>
          </w:p>
          <w:p w14:paraId="3A66A62E" w14:textId="4BB57B13" w:rsidR="00874469" w:rsidDel="00E067A3" w:rsidRDefault="00874469">
            <w:pPr>
              <w:pStyle w:val="Appx"/>
              <w:rPr>
                <w:ins w:id="12905" w:author="aas" w:date="2013-10-14T02:06:00Z"/>
                <w:del w:id="12906" w:author="Anees Shaikh" w:date="2013-10-19T02:16:00Z"/>
              </w:rPr>
              <w:pPrChange w:id="12907" w:author="Anees Shaikh" w:date="2013-10-19T02:16:00Z">
                <w:pPr>
                  <w:pStyle w:val="XML1"/>
                </w:pPr>
              </w:pPrChange>
            </w:pPr>
            <w:ins w:id="12908" w:author="aas" w:date="2013-10-14T02:06:00Z">
              <w:del w:id="12909" w:author="Anees Shaikh" w:date="2013-10-19T02:16:00Z">
                <w:r w:rsidDel="00E067A3">
                  <w:delText xml:space="preserve">                                which is associated with the OpenFlow Logical Switch.</w:delText>
                </w:r>
              </w:del>
            </w:ins>
          </w:p>
          <w:p w14:paraId="0F01FC12" w14:textId="74E65B17" w:rsidR="00874469" w:rsidDel="00E067A3" w:rsidRDefault="00874469">
            <w:pPr>
              <w:pStyle w:val="Appx"/>
              <w:rPr>
                <w:ins w:id="12910" w:author="aas" w:date="2013-10-14T02:06:00Z"/>
                <w:del w:id="12911" w:author="Anees Shaikh" w:date="2013-10-19T02:16:00Z"/>
              </w:rPr>
              <w:pPrChange w:id="12912" w:author="Anees Shaikh" w:date="2013-10-19T02:16:00Z">
                <w:pPr>
                  <w:pStyle w:val="XML1"/>
                </w:pPr>
              </w:pPrChange>
            </w:pPr>
            <w:ins w:id="12913" w:author="aas" w:date="2013-10-14T02:06:00Z">
              <w:del w:id="12914" w:author="Anees Shaikh" w:date="2013-10-19T02:16:00Z">
                <w:r w:rsidDel="00E067A3">
                  <w:delText xml:space="preserve">                        &lt;/xs:documentation&gt;</w:delText>
                </w:r>
              </w:del>
            </w:ins>
          </w:p>
          <w:p w14:paraId="5A2FEB58" w14:textId="44418574" w:rsidR="00874469" w:rsidDel="00E067A3" w:rsidRDefault="00874469">
            <w:pPr>
              <w:pStyle w:val="Appx"/>
              <w:rPr>
                <w:ins w:id="12915" w:author="aas" w:date="2013-10-14T02:06:00Z"/>
                <w:del w:id="12916" w:author="Anees Shaikh" w:date="2013-10-19T02:16:00Z"/>
              </w:rPr>
              <w:pPrChange w:id="12917" w:author="Anees Shaikh" w:date="2013-10-19T02:16:00Z">
                <w:pPr>
                  <w:pStyle w:val="XML1"/>
                </w:pPr>
              </w:pPrChange>
            </w:pPr>
            <w:ins w:id="12918" w:author="aas" w:date="2013-10-14T02:06:00Z">
              <w:del w:id="12919" w:author="Anees Shaikh" w:date="2013-10-19T02:16:00Z">
                <w:r w:rsidDel="00E067A3">
                  <w:delText xml:space="preserve">                      &lt;/xs:annotation&gt;</w:delText>
                </w:r>
              </w:del>
            </w:ins>
          </w:p>
          <w:p w14:paraId="7B6480A2" w14:textId="20A995F9" w:rsidR="00874469" w:rsidDel="00E067A3" w:rsidRDefault="00874469">
            <w:pPr>
              <w:pStyle w:val="Appx"/>
              <w:rPr>
                <w:ins w:id="12920" w:author="aas" w:date="2013-10-14T02:06:00Z"/>
                <w:del w:id="12921" w:author="Anees Shaikh" w:date="2013-10-19T02:16:00Z"/>
              </w:rPr>
              <w:pPrChange w:id="12922" w:author="Anees Shaikh" w:date="2013-10-19T02:16:00Z">
                <w:pPr>
                  <w:pStyle w:val="XML1"/>
                </w:pPr>
              </w:pPrChange>
            </w:pPr>
            <w:ins w:id="12923" w:author="aas" w:date="2013-10-14T02:06:00Z">
              <w:del w:id="12924" w:author="Anees Shaikh" w:date="2013-10-19T02:16:00Z">
                <w:r w:rsidDel="00E067A3">
                  <w:delText xml:space="preserve">                      &lt;xs:simpleType&gt;</w:delText>
                </w:r>
              </w:del>
            </w:ins>
          </w:p>
          <w:p w14:paraId="59A7B5BF" w14:textId="24EB3B57" w:rsidR="00874469" w:rsidDel="00E067A3" w:rsidRDefault="00874469">
            <w:pPr>
              <w:pStyle w:val="Appx"/>
              <w:rPr>
                <w:ins w:id="12925" w:author="aas" w:date="2013-10-14T02:06:00Z"/>
                <w:del w:id="12926" w:author="Anees Shaikh" w:date="2013-10-19T02:16:00Z"/>
              </w:rPr>
              <w:pPrChange w:id="12927" w:author="Anees Shaikh" w:date="2013-10-19T02:16:00Z">
                <w:pPr>
                  <w:pStyle w:val="XML1"/>
                </w:pPr>
              </w:pPrChange>
            </w:pPr>
            <w:ins w:id="12928" w:author="aas" w:date="2013-10-14T02:06:00Z">
              <w:del w:id="12929" w:author="Anees Shaikh" w:date="2013-10-19T02:16:00Z">
                <w:r w:rsidDel="00E067A3">
                  <w:delText xml:space="preserve">                        &lt;xs:restriction base="inet:uri"&gt;</w:delText>
                </w:r>
              </w:del>
            </w:ins>
          </w:p>
          <w:p w14:paraId="11F433A3" w14:textId="6F502FD3" w:rsidR="00874469" w:rsidDel="00E067A3" w:rsidRDefault="00874469">
            <w:pPr>
              <w:pStyle w:val="Appx"/>
              <w:rPr>
                <w:ins w:id="12930" w:author="aas" w:date="2013-10-14T02:06:00Z"/>
                <w:del w:id="12931" w:author="Anees Shaikh" w:date="2013-10-19T02:16:00Z"/>
              </w:rPr>
              <w:pPrChange w:id="12932" w:author="Anees Shaikh" w:date="2013-10-19T02:16:00Z">
                <w:pPr>
                  <w:pStyle w:val="XML1"/>
                </w:pPr>
              </w:pPrChange>
            </w:pPr>
            <w:ins w:id="12933" w:author="aas" w:date="2013-10-14T02:06:00Z">
              <w:del w:id="12934" w:author="Anees Shaikh" w:date="2013-10-19T02:16:00Z">
                <w:r w:rsidDel="00E067A3">
                  <w:delText xml:space="preserve">                        &lt;/xs:restriction&gt;</w:delText>
                </w:r>
              </w:del>
            </w:ins>
          </w:p>
          <w:p w14:paraId="606DA01F" w14:textId="7247ACD5" w:rsidR="00874469" w:rsidDel="00E067A3" w:rsidRDefault="00874469">
            <w:pPr>
              <w:pStyle w:val="Appx"/>
              <w:rPr>
                <w:ins w:id="12935" w:author="aas" w:date="2013-10-14T02:06:00Z"/>
                <w:del w:id="12936" w:author="Anees Shaikh" w:date="2013-10-19T02:16:00Z"/>
              </w:rPr>
              <w:pPrChange w:id="12937" w:author="Anees Shaikh" w:date="2013-10-19T02:16:00Z">
                <w:pPr>
                  <w:pStyle w:val="XML1"/>
                </w:pPr>
              </w:pPrChange>
            </w:pPr>
            <w:ins w:id="12938" w:author="aas" w:date="2013-10-14T02:06:00Z">
              <w:del w:id="12939" w:author="Anees Shaikh" w:date="2013-10-19T02:16:00Z">
                <w:r w:rsidDel="00E067A3">
                  <w:delText xml:space="preserve">                      &lt;/xs:simpleType&gt;</w:delText>
                </w:r>
              </w:del>
            </w:ins>
          </w:p>
          <w:p w14:paraId="68A4B008" w14:textId="1B652A3A" w:rsidR="00874469" w:rsidDel="00E067A3" w:rsidRDefault="00874469">
            <w:pPr>
              <w:pStyle w:val="Appx"/>
              <w:rPr>
                <w:ins w:id="12940" w:author="aas" w:date="2013-10-14T02:06:00Z"/>
                <w:del w:id="12941" w:author="Anees Shaikh" w:date="2013-10-19T02:16:00Z"/>
              </w:rPr>
              <w:pPrChange w:id="12942" w:author="Anees Shaikh" w:date="2013-10-19T02:16:00Z">
                <w:pPr>
                  <w:pStyle w:val="XML1"/>
                </w:pPr>
              </w:pPrChange>
            </w:pPr>
            <w:ins w:id="12943" w:author="aas" w:date="2013-10-14T02:06:00Z">
              <w:del w:id="12944" w:author="Anees Shaikh" w:date="2013-10-19T02:16:00Z">
                <w:r w:rsidDel="00E067A3">
                  <w:delText xml:space="preserve">                    &lt;/xs:element&gt;</w:delText>
                </w:r>
              </w:del>
            </w:ins>
          </w:p>
          <w:p w14:paraId="11021CE5" w14:textId="1311AF2A" w:rsidR="00874469" w:rsidDel="00E067A3" w:rsidRDefault="00874469">
            <w:pPr>
              <w:pStyle w:val="Appx"/>
              <w:rPr>
                <w:ins w:id="12945" w:author="aas" w:date="2013-10-14T02:06:00Z"/>
                <w:del w:id="12946" w:author="Anees Shaikh" w:date="2013-10-19T02:16:00Z"/>
              </w:rPr>
              <w:pPrChange w:id="12947" w:author="Anees Shaikh" w:date="2013-10-19T02:16:00Z">
                <w:pPr>
                  <w:pStyle w:val="XML1"/>
                </w:pPr>
              </w:pPrChange>
            </w:pPr>
            <w:ins w:id="12948" w:author="aas" w:date="2013-10-14T02:06:00Z">
              <w:del w:id="12949" w:author="Anees Shaikh" w:date="2013-10-19T02:16:00Z">
                <w:r w:rsidDel="00E067A3">
                  <w:delText xml:space="preserve">                    &lt;xs:element name="properties" minOccurs="0"&gt;</w:delText>
                </w:r>
              </w:del>
            </w:ins>
          </w:p>
          <w:p w14:paraId="191B2595" w14:textId="2879ABA9" w:rsidR="00874469" w:rsidDel="00E067A3" w:rsidRDefault="00874469">
            <w:pPr>
              <w:pStyle w:val="Appx"/>
              <w:rPr>
                <w:ins w:id="12950" w:author="aas" w:date="2013-10-14T02:06:00Z"/>
                <w:del w:id="12951" w:author="Anees Shaikh" w:date="2013-10-19T02:16:00Z"/>
              </w:rPr>
              <w:pPrChange w:id="12952" w:author="Anees Shaikh" w:date="2013-10-19T02:16:00Z">
                <w:pPr>
                  <w:pStyle w:val="XML1"/>
                </w:pPr>
              </w:pPrChange>
            </w:pPr>
            <w:ins w:id="12953" w:author="aas" w:date="2013-10-14T02:06:00Z">
              <w:del w:id="12954" w:author="Anees Shaikh" w:date="2013-10-19T02:16:00Z">
                <w:r w:rsidDel="00E067A3">
                  <w:delText xml:space="preserve">                      &lt;xs:annotation&gt;</w:delText>
                </w:r>
              </w:del>
            </w:ins>
          </w:p>
          <w:p w14:paraId="417D74EF" w14:textId="5EBB3E38" w:rsidR="00874469" w:rsidDel="00E067A3" w:rsidRDefault="00874469">
            <w:pPr>
              <w:pStyle w:val="Appx"/>
              <w:rPr>
                <w:ins w:id="12955" w:author="aas" w:date="2013-10-14T02:06:00Z"/>
                <w:del w:id="12956" w:author="Anees Shaikh" w:date="2013-10-19T02:16:00Z"/>
              </w:rPr>
              <w:pPrChange w:id="12957" w:author="Anees Shaikh" w:date="2013-10-19T02:16:00Z">
                <w:pPr>
                  <w:pStyle w:val="XML1"/>
                </w:pPr>
              </w:pPrChange>
            </w:pPr>
            <w:ins w:id="12958" w:author="aas" w:date="2013-10-14T02:06:00Z">
              <w:del w:id="12959" w:author="Anees Shaikh" w:date="2013-10-19T02:16:00Z">
                <w:r w:rsidDel="00E067A3">
                  <w:delText xml:space="preserve">                        &lt;xs:documentation&gt;</w:delText>
                </w:r>
              </w:del>
            </w:ins>
          </w:p>
          <w:p w14:paraId="04FBCA52" w14:textId="504EE3A7" w:rsidR="00874469" w:rsidDel="00E067A3" w:rsidRDefault="00874469">
            <w:pPr>
              <w:pStyle w:val="Appx"/>
              <w:rPr>
                <w:ins w:id="12960" w:author="aas" w:date="2013-10-14T02:06:00Z"/>
                <w:del w:id="12961" w:author="Anees Shaikh" w:date="2013-10-19T02:16:00Z"/>
              </w:rPr>
              <w:pPrChange w:id="12962" w:author="Anees Shaikh" w:date="2013-10-19T02:16:00Z">
                <w:pPr>
                  <w:pStyle w:val="XML1"/>
                </w:pPr>
              </w:pPrChange>
            </w:pPr>
            <w:ins w:id="12963" w:author="aas" w:date="2013-10-14T02:06:00Z">
              <w:del w:id="12964" w:author="Anees Shaikh" w:date="2013-10-19T02:16:00Z">
                <w:r w:rsidDel="00E067A3">
                  <w:delText xml:space="preserve">                          The queue properties currently configured.</w:delText>
                </w:r>
              </w:del>
            </w:ins>
          </w:p>
          <w:p w14:paraId="4A8D68EE" w14:textId="401A02DB" w:rsidR="00874469" w:rsidDel="00E067A3" w:rsidRDefault="00874469">
            <w:pPr>
              <w:pStyle w:val="Appx"/>
              <w:rPr>
                <w:ins w:id="12965" w:author="aas" w:date="2013-10-14T02:06:00Z"/>
                <w:del w:id="12966" w:author="Anees Shaikh" w:date="2013-10-19T02:16:00Z"/>
              </w:rPr>
              <w:pPrChange w:id="12967" w:author="Anees Shaikh" w:date="2013-10-19T02:16:00Z">
                <w:pPr>
                  <w:pStyle w:val="XML1"/>
                </w:pPr>
              </w:pPrChange>
            </w:pPr>
            <w:ins w:id="12968" w:author="aas" w:date="2013-10-14T02:06:00Z">
              <w:del w:id="12969" w:author="Anees Shaikh" w:date="2013-10-19T02:16:00Z">
                <w:r w:rsidDel="00E067A3">
                  <w:delText xml:space="preserve">                        &lt;/xs:documentation&gt;</w:delText>
                </w:r>
              </w:del>
            </w:ins>
          </w:p>
          <w:p w14:paraId="2DFF54B1" w14:textId="40EC5DC1" w:rsidR="00874469" w:rsidDel="00E067A3" w:rsidRDefault="00874469">
            <w:pPr>
              <w:pStyle w:val="Appx"/>
              <w:rPr>
                <w:ins w:id="12970" w:author="aas" w:date="2013-10-14T02:06:00Z"/>
                <w:del w:id="12971" w:author="Anees Shaikh" w:date="2013-10-19T02:16:00Z"/>
              </w:rPr>
              <w:pPrChange w:id="12972" w:author="Anees Shaikh" w:date="2013-10-19T02:16:00Z">
                <w:pPr>
                  <w:pStyle w:val="XML1"/>
                </w:pPr>
              </w:pPrChange>
            </w:pPr>
            <w:ins w:id="12973" w:author="aas" w:date="2013-10-14T02:06:00Z">
              <w:del w:id="12974" w:author="Anees Shaikh" w:date="2013-10-19T02:16:00Z">
                <w:r w:rsidDel="00E067A3">
                  <w:delText xml:space="preserve">                      &lt;/xs:annotation&gt;</w:delText>
                </w:r>
              </w:del>
            </w:ins>
          </w:p>
          <w:p w14:paraId="3760E929" w14:textId="46D598EB" w:rsidR="00874469" w:rsidDel="00E067A3" w:rsidRDefault="00874469">
            <w:pPr>
              <w:pStyle w:val="Appx"/>
              <w:rPr>
                <w:ins w:id="12975" w:author="aas" w:date="2013-10-14T02:06:00Z"/>
                <w:del w:id="12976" w:author="Anees Shaikh" w:date="2013-10-19T02:16:00Z"/>
              </w:rPr>
              <w:pPrChange w:id="12977" w:author="Anees Shaikh" w:date="2013-10-19T02:16:00Z">
                <w:pPr>
                  <w:pStyle w:val="XML1"/>
                </w:pPr>
              </w:pPrChange>
            </w:pPr>
            <w:ins w:id="12978" w:author="aas" w:date="2013-10-14T02:06:00Z">
              <w:del w:id="12979" w:author="Anees Shaikh" w:date="2013-10-19T02:16:00Z">
                <w:r w:rsidDel="00E067A3">
                  <w:delText xml:space="preserve">                      &lt;xs:complexType&gt;</w:delText>
                </w:r>
              </w:del>
            </w:ins>
          </w:p>
          <w:p w14:paraId="1BDDA216" w14:textId="0B58471E" w:rsidR="00874469" w:rsidDel="00E067A3" w:rsidRDefault="00874469">
            <w:pPr>
              <w:pStyle w:val="Appx"/>
              <w:rPr>
                <w:ins w:id="12980" w:author="aas" w:date="2013-10-14T02:06:00Z"/>
                <w:del w:id="12981" w:author="Anees Shaikh" w:date="2013-10-19T02:16:00Z"/>
              </w:rPr>
              <w:pPrChange w:id="12982" w:author="Anees Shaikh" w:date="2013-10-19T02:16:00Z">
                <w:pPr>
                  <w:pStyle w:val="XML1"/>
                </w:pPr>
              </w:pPrChange>
            </w:pPr>
            <w:ins w:id="12983" w:author="aas" w:date="2013-10-14T02:06:00Z">
              <w:del w:id="12984" w:author="Anees Shaikh" w:date="2013-10-19T02:16:00Z">
                <w:r w:rsidDel="00E067A3">
                  <w:delText xml:space="preserve">                        &lt;xs:sequence&gt;</w:delText>
                </w:r>
              </w:del>
            </w:ins>
          </w:p>
          <w:p w14:paraId="209FF7D1" w14:textId="54ACF1E9" w:rsidR="00874469" w:rsidDel="00E067A3" w:rsidRDefault="00874469">
            <w:pPr>
              <w:pStyle w:val="Appx"/>
              <w:rPr>
                <w:ins w:id="12985" w:author="aas" w:date="2013-10-14T02:06:00Z"/>
                <w:del w:id="12986" w:author="Anees Shaikh" w:date="2013-10-19T02:16:00Z"/>
              </w:rPr>
              <w:pPrChange w:id="12987" w:author="Anees Shaikh" w:date="2013-10-19T02:16:00Z">
                <w:pPr>
                  <w:pStyle w:val="XML1"/>
                </w:pPr>
              </w:pPrChange>
            </w:pPr>
            <w:ins w:id="12988" w:author="aas" w:date="2013-10-14T02:06:00Z">
              <w:del w:id="12989" w:author="Anees Shaikh" w:date="2013-10-19T02:16:00Z">
                <w:r w:rsidDel="00E067A3">
                  <w:delText xml:space="preserve">                          &lt;xs:element name="min-rate" minOccurs="0"  type="OFTenthOfAPercentType"&gt;</w:delText>
                </w:r>
              </w:del>
            </w:ins>
          </w:p>
          <w:p w14:paraId="33F2CDE4" w14:textId="0B4213FB" w:rsidR="00874469" w:rsidDel="00E067A3" w:rsidRDefault="00874469">
            <w:pPr>
              <w:pStyle w:val="Appx"/>
              <w:rPr>
                <w:ins w:id="12990" w:author="aas" w:date="2013-10-14T02:06:00Z"/>
                <w:del w:id="12991" w:author="Anees Shaikh" w:date="2013-10-19T02:16:00Z"/>
              </w:rPr>
              <w:pPrChange w:id="12992" w:author="Anees Shaikh" w:date="2013-10-19T02:16:00Z">
                <w:pPr>
                  <w:pStyle w:val="XML1"/>
                </w:pPr>
              </w:pPrChange>
            </w:pPr>
            <w:ins w:id="12993" w:author="aas" w:date="2013-10-14T02:06:00Z">
              <w:del w:id="12994" w:author="Anees Shaikh" w:date="2013-10-19T02:16:00Z">
                <w:r w:rsidDel="00E067A3">
                  <w:delText xml:space="preserve">                            &lt;xs:annotation&gt;</w:delText>
                </w:r>
              </w:del>
            </w:ins>
          </w:p>
          <w:p w14:paraId="04D169D1" w14:textId="01053F75" w:rsidR="00874469" w:rsidDel="00E067A3" w:rsidRDefault="00874469">
            <w:pPr>
              <w:pStyle w:val="Appx"/>
              <w:rPr>
                <w:ins w:id="12995" w:author="aas" w:date="2013-10-14T02:06:00Z"/>
                <w:del w:id="12996" w:author="Anees Shaikh" w:date="2013-10-19T02:16:00Z"/>
              </w:rPr>
              <w:pPrChange w:id="12997" w:author="Anees Shaikh" w:date="2013-10-19T02:16:00Z">
                <w:pPr>
                  <w:pStyle w:val="XML1"/>
                </w:pPr>
              </w:pPrChange>
            </w:pPr>
            <w:ins w:id="12998" w:author="aas" w:date="2013-10-14T02:06:00Z">
              <w:del w:id="12999" w:author="Anees Shaikh" w:date="2013-10-19T02:16:00Z">
                <w:r w:rsidDel="00E067A3">
                  <w:delText xml:space="preserve">                              &lt;xs:documentation&gt;</w:delText>
                </w:r>
              </w:del>
            </w:ins>
          </w:p>
          <w:p w14:paraId="70D51D10" w14:textId="4160129E" w:rsidR="00874469" w:rsidDel="00E067A3" w:rsidRDefault="00874469">
            <w:pPr>
              <w:pStyle w:val="Appx"/>
              <w:rPr>
                <w:ins w:id="13000" w:author="aas" w:date="2013-10-14T02:06:00Z"/>
                <w:del w:id="13001" w:author="Anees Shaikh" w:date="2013-10-19T02:16:00Z"/>
              </w:rPr>
              <w:pPrChange w:id="13002" w:author="Anees Shaikh" w:date="2013-10-19T02:16:00Z">
                <w:pPr>
                  <w:pStyle w:val="XML1"/>
                </w:pPr>
              </w:pPrChange>
            </w:pPr>
            <w:ins w:id="13003" w:author="aas" w:date="2013-10-14T02:06:00Z">
              <w:del w:id="13004" w:author="Anees Shaikh" w:date="2013-10-19T02:16:00Z">
                <w:r w:rsidDel="00E067A3">
                  <w:delText xml:space="preserve">                                The minimal rate that is reserved for this queue in 1/10 of a percent of</w:delText>
                </w:r>
              </w:del>
            </w:ins>
          </w:p>
          <w:p w14:paraId="3AC8DA1C" w14:textId="1DB70A33" w:rsidR="00874469" w:rsidDel="00E067A3" w:rsidRDefault="00874469">
            <w:pPr>
              <w:pStyle w:val="Appx"/>
              <w:rPr>
                <w:ins w:id="13005" w:author="aas" w:date="2013-10-14T02:06:00Z"/>
                <w:del w:id="13006" w:author="Anees Shaikh" w:date="2013-10-19T02:16:00Z"/>
              </w:rPr>
              <w:pPrChange w:id="13007" w:author="Anees Shaikh" w:date="2013-10-19T02:16:00Z">
                <w:pPr>
                  <w:pStyle w:val="XML1"/>
                </w:pPr>
              </w:pPrChange>
            </w:pPr>
            <w:ins w:id="13008" w:author="aas" w:date="2013-10-14T02:06:00Z">
              <w:del w:id="13009" w:author="Anees Shaikh" w:date="2013-10-19T02:16:00Z">
                <w:r w:rsidDel="00E067A3">
                  <w:delText xml:space="preserve">                                       the actual rate.</w:delText>
                </w:r>
              </w:del>
            </w:ins>
          </w:p>
          <w:p w14:paraId="46644235" w14:textId="120EFA75" w:rsidR="00874469" w:rsidDel="00E067A3" w:rsidRDefault="00874469">
            <w:pPr>
              <w:pStyle w:val="Appx"/>
              <w:rPr>
                <w:ins w:id="13010" w:author="aas" w:date="2013-10-14T02:06:00Z"/>
                <w:del w:id="13011" w:author="Anees Shaikh" w:date="2013-10-19T02:16:00Z"/>
              </w:rPr>
              <w:pPrChange w:id="13012" w:author="Anees Shaikh" w:date="2013-10-19T02:16:00Z">
                <w:pPr>
                  <w:pStyle w:val="XML1"/>
                </w:pPr>
              </w:pPrChange>
            </w:pPr>
          </w:p>
          <w:p w14:paraId="0F4CC386" w14:textId="338F1001" w:rsidR="00874469" w:rsidDel="00E067A3" w:rsidRDefault="00874469">
            <w:pPr>
              <w:pStyle w:val="Appx"/>
              <w:rPr>
                <w:ins w:id="13013" w:author="aas" w:date="2013-10-14T02:06:00Z"/>
                <w:del w:id="13014" w:author="Anees Shaikh" w:date="2013-10-19T02:16:00Z"/>
              </w:rPr>
              <w:pPrChange w:id="13015" w:author="Anees Shaikh" w:date="2013-10-19T02:16:00Z">
                <w:pPr>
                  <w:pStyle w:val="XML1"/>
                </w:pPr>
              </w:pPrChange>
            </w:pPr>
            <w:ins w:id="13016" w:author="aas" w:date="2013-10-14T02:06:00Z">
              <w:del w:id="13017" w:author="Anees Shaikh" w:date="2013-10-19T02:16:00Z">
                <w:r w:rsidDel="00E067A3">
                  <w:delText xml:space="preserve">                                       This element is optional. If not present a min-rate is not</w:delText>
                </w:r>
              </w:del>
            </w:ins>
          </w:p>
          <w:p w14:paraId="0EF59E1C" w14:textId="1265C6D7" w:rsidR="00874469" w:rsidDel="00E067A3" w:rsidRDefault="00874469">
            <w:pPr>
              <w:pStyle w:val="Appx"/>
              <w:rPr>
                <w:ins w:id="13018" w:author="aas" w:date="2013-10-14T02:06:00Z"/>
                <w:del w:id="13019" w:author="Anees Shaikh" w:date="2013-10-19T02:16:00Z"/>
              </w:rPr>
              <w:pPrChange w:id="13020" w:author="Anees Shaikh" w:date="2013-10-19T02:16:00Z">
                <w:pPr>
                  <w:pStyle w:val="XML1"/>
                </w:pPr>
              </w:pPrChange>
            </w:pPr>
            <w:ins w:id="13021" w:author="aas" w:date="2013-10-14T02:06:00Z">
              <w:del w:id="13022" w:author="Anees Shaikh" w:date="2013-10-19T02:16:00Z">
                <w:r w:rsidDel="00E067A3">
                  <w:delText xml:space="preserve">                                       set.</w:delText>
                </w:r>
              </w:del>
            </w:ins>
          </w:p>
          <w:p w14:paraId="7FBF5503" w14:textId="6589DCBA" w:rsidR="00874469" w:rsidDel="00E067A3" w:rsidRDefault="00874469">
            <w:pPr>
              <w:pStyle w:val="Appx"/>
              <w:rPr>
                <w:ins w:id="13023" w:author="aas" w:date="2013-10-14T02:06:00Z"/>
                <w:del w:id="13024" w:author="Anees Shaikh" w:date="2013-10-19T02:16:00Z"/>
              </w:rPr>
              <w:pPrChange w:id="13025" w:author="Anees Shaikh" w:date="2013-10-19T02:16:00Z">
                <w:pPr>
                  <w:pStyle w:val="XML1"/>
                </w:pPr>
              </w:pPrChange>
            </w:pPr>
            <w:ins w:id="13026" w:author="aas" w:date="2013-10-14T02:06:00Z">
              <w:del w:id="13027" w:author="Anees Shaikh" w:date="2013-10-19T02:16:00Z">
                <w:r w:rsidDel="00E067A3">
                  <w:delText xml:space="preserve">                              &lt;/xs:documentation&gt;</w:delText>
                </w:r>
              </w:del>
            </w:ins>
          </w:p>
          <w:p w14:paraId="6A2D40CF" w14:textId="74E5B55E" w:rsidR="00874469" w:rsidDel="00E067A3" w:rsidRDefault="00874469">
            <w:pPr>
              <w:pStyle w:val="Appx"/>
              <w:rPr>
                <w:ins w:id="13028" w:author="aas" w:date="2013-10-14T02:06:00Z"/>
                <w:del w:id="13029" w:author="Anees Shaikh" w:date="2013-10-19T02:16:00Z"/>
              </w:rPr>
              <w:pPrChange w:id="13030" w:author="Anees Shaikh" w:date="2013-10-19T02:16:00Z">
                <w:pPr>
                  <w:pStyle w:val="XML1"/>
                </w:pPr>
              </w:pPrChange>
            </w:pPr>
            <w:ins w:id="13031" w:author="aas" w:date="2013-10-14T02:06:00Z">
              <w:del w:id="13032" w:author="Anees Shaikh" w:date="2013-10-19T02:16:00Z">
                <w:r w:rsidDel="00E067A3">
                  <w:delText xml:space="preserve">                            &lt;/xs:annotation&gt;</w:delText>
                </w:r>
              </w:del>
            </w:ins>
          </w:p>
          <w:p w14:paraId="651C349E" w14:textId="2B6BC346" w:rsidR="00874469" w:rsidDel="00E067A3" w:rsidRDefault="00874469">
            <w:pPr>
              <w:pStyle w:val="Appx"/>
              <w:rPr>
                <w:ins w:id="13033" w:author="aas" w:date="2013-10-14T02:06:00Z"/>
                <w:del w:id="13034" w:author="Anees Shaikh" w:date="2013-10-19T02:16:00Z"/>
              </w:rPr>
              <w:pPrChange w:id="13035" w:author="Anees Shaikh" w:date="2013-10-19T02:16:00Z">
                <w:pPr>
                  <w:pStyle w:val="XML1"/>
                </w:pPr>
              </w:pPrChange>
            </w:pPr>
            <w:ins w:id="13036" w:author="aas" w:date="2013-10-14T02:06:00Z">
              <w:del w:id="13037" w:author="Anees Shaikh" w:date="2013-10-19T02:16:00Z">
                <w:r w:rsidDel="00E067A3">
                  <w:delText xml:space="preserve">                          &lt;/xs:element&gt;</w:delText>
                </w:r>
              </w:del>
            </w:ins>
          </w:p>
          <w:p w14:paraId="061B6F10" w14:textId="07F019B7" w:rsidR="00874469" w:rsidDel="00E067A3" w:rsidRDefault="00874469">
            <w:pPr>
              <w:pStyle w:val="Appx"/>
              <w:rPr>
                <w:ins w:id="13038" w:author="aas" w:date="2013-10-14T02:06:00Z"/>
                <w:del w:id="13039" w:author="Anees Shaikh" w:date="2013-10-19T02:16:00Z"/>
              </w:rPr>
              <w:pPrChange w:id="13040" w:author="Anees Shaikh" w:date="2013-10-19T02:16:00Z">
                <w:pPr>
                  <w:pStyle w:val="XML1"/>
                </w:pPr>
              </w:pPrChange>
            </w:pPr>
            <w:ins w:id="13041" w:author="aas" w:date="2013-10-14T02:06:00Z">
              <w:del w:id="13042" w:author="Anees Shaikh" w:date="2013-10-19T02:16:00Z">
                <w:r w:rsidDel="00E067A3">
                  <w:delText xml:space="preserve">                          &lt;xs:element name="max-rate" minOccurs="0"  type="OFTenthOfAPercentType"&gt;</w:delText>
                </w:r>
              </w:del>
            </w:ins>
          </w:p>
          <w:p w14:paraId="65806E3C" w14:textId="211733E9" w:rsidR="00874469" w:rsidDel="00E067A3" w:rsidRDefault="00874469">
            <w:pPr>
              <w:pStyle w:val="Appx"/>
              <w:rPr>
                <w:ins w:id="13043" w:author="aas" w:date="2013-10-14T02:06:00Z"/>
                <w:del w:id="13044" w:author="Anees Shaikh" w:date="2013-10-19T02:16:00Z"/>
              </w:rPr>
              <w:pPrChange w:id="13045" w:author="Anees Shaikh" w:date="2013-10-19T02:16:00Z">
                <w:pPr>
                  <w:pStyle w:val="XML1"/>
                </w:pPr>
              </w:pPrChange>
            </w:pPr>
            <w:ins w:id="13046" w:author="aas" w:date="2013-10-14T02:06:00Z">
              <w:del w:id="13047" w:author="Anees Shaikh" w:date="2013-10-19T02:16:00Z">
                <w:r w:rsidDel="00E067A3">
                  <w:delText xml:space="preserve">                            &lt;xs:annotation&gt;</w:delText>
                </w:r>
              </w:del>
            </w:ins>
          </w:p>
          <w:p w14:paraId="0B11E132" w14:textId="122F2E7D" w:rsidR="00874469" w:rsidDel="00E067A3" w:rsidRDefault="00874469">
            <w:pPr>
              <w:pStyle w:val="Appx"/>
              <w:rPr>
                <w:ins w:id="13048" w:author="aas" w:date="2013-10-14T02:06:00Z"/>
                <w:del w:id="13049" w:author="Anees Shaikh" w:date="2013-10-19T02:16:00Z"/>
              </w:rPr>
              <w:pPrChange w:id="13050" w:author="Anees Shaikh" w:date="2013-10-19T02:16:00Z">
                <w:pPr>
                  <w:pStyle w:val="XML1"/>
                </w:pPr>
              </w:pPrChange>
            </w:pPr>
            <w:ins w:id="13051" w:author="aas" w:date="2013-10-14T02:06:00Z">
              <w:del w:id="13052" w:author="Anees Shaikh" w:date="2013-10-19T02:16:00Z">
                <w:r w:rsidDel="00E067A3">
                  <w:delText xml:space="preserve">                              &lt;xs:documentation&gt;</w:delText>
                </w:r>
              </w:del>
            </w:ins>
          </w:p>
          <w:p w14:paraId="47F8F622" w14:textId="10C3498D" w:rsidR="00874469" w:rsidDel="00E067A3" w:rsidRDefault="00874469">
            <w:pPr>
              <w:pStyle w:val="Appx"/>
              <w:rPr>
                <w:ins w:id="13053" w:author="aas" w:date="2013-10-14T02:06:00Z"/>
                <w:del w:id="13054" w:author="Anees Shaikh" w:date="2013-10-19T02:16:00Z"/>
              </w:rPr>
              <w:pPrChange w:id="13055" w:author="Anees Shaikh" w:date="2013-10-19T02:16:00Z">
                <w:pPr>
                  <w:pStyle w:val="XML1"/>
                </w:pPr>
              </w:pPrChange>
            </w:pPr>
            <w:ins w:id="13056" w:author="aas" w:date="2013-10-14T02:06:00Z">
              <w:del w:id="13057" w:author="Anees Shaikh" w:date="2013-10-19T02:16:00Z">
                <w:r w:rsidDel="00E067A3">
                  <w:delText xml:space="preserve">                                The maximum rate that is reserved for this queue in 1/10 of a percent of</w:delText>
                </w:r>
              </w:del>
            </w:ins>
          </w:p>
          <w:p w14:paraId="35074E52" w14:textId="2EE9568E" w:rsidR="00874469" w:rsidDel="00E067A3" w:rsidRDefault="00874469">
            <w:pPr>
              <w:pStyle w:val="Appx"/>
              <w:rPr>
                <w:ins w:id="13058" w:author="aas" w:date="2013-10-14T02:06:00Z"/>
                <w:del w:id="13059" w:author="Anees Shaikh" w:date="2013-10-19T02:16:00Z"/>
              </w:rPr>
              <w:pPrChange w:id="13060" w:author="Anees Shaikh" w:date="2013-10-19T02:16:00Z">
                <w:pPr>
                  <w:pStyle w:val="XML1"/>
                </w:pPr>
              </w:pPrChange>
            </w:pPr>
            <w:ins w:id="13061" w:author="aas" w:date="2013-10-14T02:06:00Z">
              <w:del w:id="13062" w:author="Anees Shaikh" w:date="2013-10-19T02:16:00Z">
                <w:r w:rsidDel="00E067A3">
                  <w:delText xml:space="preserve">                                       the actual rate.</w:delText>
                </w:r>
              </w:del>
            </w:ins>
          </w:p>
          <w:p w14:paraId="74545CB4" w14:textId="48AA3F21" w:rsidR="00874469" w:rsidDel="00E067A3" w:rsidRDefault="00874469">
            <w:pPr>
              <w:pStyle w:val="Appx"/>
              <w:rPr>
                <w:ins w:id="13063" w:author="aas" w:date="2013-10-14T02:06:00Z"/>
                <w:del w:id="13064" w:author="Anees Shaikh" w:date="2013-10-19T02:16:00Z"/>
              </w:rPr>
              <w:pPrChange w:id="13065" w:author="Anees Shaikh" w:date="2013-10-19T02:16:00Z">
                <w:pPr>
                  <w:pStyle w:val="XML1"/>
                </w:pPr>
              </w:pPrChange>
            </w:pPr>
          </w:p>
          <w:p w14:paraId="63755914" w14:textId="4644C202" w:rsidR="00874469" w:rsidDel="00E067A3" w:rsidRDefault="00874469">
            <w:pPr>
              <w:pStyle w:val="Appx"/>
              <w:rPr>
                <w:ins w:id="13066" w:author="aas" w:date="2013-10-14T02:06:00Z"/>
                <w:del w:id="13067" w:author="Anees Shaikh" w:date="2013-10-19T02:16:00Z"/>
              </w:rPr>
              <w:pPrChange w:id="13068" w:author="Anees Shaikh" w:date="2013-10-19T02:16:00Z">
                <w:pPr>
                  <w:pStyle w:val="XML1"/>
                </w:pPr>
              </w:pPrChange>
            </w:pPr>
            <w:ins w:id="13069" w:author="aas" w:date="2013-10-14T02:06:00Z">
              <w:del w:id="13070" w:author="Anees Shaikh" w:date="2013-10-19T02:16:00Z">
                <w:r w:rsidDel="00E067A3">
                  <w:delText xml:space="preserve">                                       This element is optional. If not present the max-rate is not</w:delText>
                </w:r>
              </w:del>
            </w:ins>
          </w:p>
          <w:p w14:paraId="27E73F7D" w14:textId="56D3AB94" w:rsidR="00874469" w:rsidDel="00E067A3" w:rsidRDefault="00874469">
            <w:pPr>
              <w:pStyle w:val="Appx"/>
              <w:rPr>
                <w:ins w:id="13071" w:author="aas" w:date="2013-10-14T02:06:00Z"/>
                <w:del w:id="13072" w:author="Anees Shaikh" w:date="2013-10-19T02:16:00Z"/>
              </w:rPr>
              <w:pPrChange w:id="13073" w:author="Anees Shaikh" w:date="2013-10-19T02:16:00Z">
                <w:pPr>
                  <w:pStyle w:val="XML1"/>
                </w:pPr>
              </w:pPrChange>
            </w:pPr>
            <w:ins w:id="13074" w:author="aas" w:date="2013-10-14T02:06:00Z">
              <w:del w:id="13075" w:author="Anees Shaikh" w:date="2013-10-19T02:16:00Z">
                <w:r w:rsidDel="00E067A3">
                  <w:delText xml:space="preserve">                                       set.</w:delText>
                </w:r>
              </w:del>
            </w:ins>
          </w:p>
          <w:p w14:paraId="6D7B7579" w14:textId="332679A6" w:rsidR="00874469" w:rsidDel="00E067A3" w:rsidRDefault="00874469">
            <w:pPr>
              <w:pStyle w:val="Appx"/>
              <w:rPr>
                <w:ins w:id="13076" w:author="aas" w:date="2013-10-14T02:06:00Z"/>
                <w:del w:id="13077" w:author="Anees Shaikh" w:date="2013-10-19T02:16:00Z"/>
              </w:rPr>
              <w:pPrChange w:id="13078" w:author="Anees Shaikh" w:date="2013-10-19T02:16:00Z">
                <w:pPr>
                  <w:pStyle w:val="XML1"/>
                </w:pPr>
              </w:pPrChange>
            </w:pPr>
            <w:ins w:id="13079" w:author="aas" w:date="2013-10-14T02:06:00Z">
              <w:del w:id="13080" w:author="Anees Shaikh" w:date="2013-10-19T02:16:00Z">
                <w:r w:rsidDel="00E067A3">
                  <w:delText xml:space="preserve">                              &lt;/xs:documentation&gt;</w:delText>
                </w:r>
              </w:del>
            </w:ins>
          </w:p>
          <w:p w14:paraId="3456A5B5" w14:textId="6615B43D" w:rsidR="00874469" w:rsidDel="00E067A3" w:rsidRDefault="00874469">
            <w:pPr>
              <w:pStyle w:val="Appx"/>
              <w:rPr>
                <w:ins w:id="13081" w:author="aas" w:date="2013-10-14T02:06:00Z"/>
                <w:del w:id="13082" w:author="Anees Shaikh" w:date="2013-10-19T02:16:00Z"/>
              </w:rPr>
              <w:pPrChange w:id="13083" w:author="Anees Shaikh" w:date="2013-10-19T02:16:00Z">
                <w:pPr>
                  <w:pStyle w:val="XML1"/>
                </w:pPr>
              </w:pPrChange>
            </w:pPr>
            <w:ins w:id="13084" w:author="aas" w:date="2013-10-14T02:06:00Z">
              <w:del w:id="13085" w:author="Anees Shaikh" w:date="2013-10-19T02:16:00Z">
                <w:r w:rsidDel="00E067A3">
                  <w:delText xml:space="preserve">                            &lt;/xs:annotation&gt;</w:delText>
                </w:r>
              </w:del>
            </w:ins>
          </w:p>
          <w:p w14:paraId="7B1FE93E" w14:textId="69B06751" w:rsidR="00874469" w:rsidDel="00E067A3" w:rsidRDefault="00874469">
            <w:pPr>
              <w:pStyle w:val="Appx"/>
              <w:rPr>
                <w:ins w:id="13086" w:author="aas" w:date="2013-10-14T02:06:00Z"/>
                <w:del w:id="13087" w:author="Anees Shaikh" w:date="2013-10-19T02:16:00Z"/>
              </w:rPr>
              <w:pPrChange w:id="13088" w:author="Anees Shaikh" w:date="2013-10-19T02:16:00Z">
                <w:pPr>
                  <w:pStyle w:val="XML1"/>
                </w:pPr>
              </w:pPrChange>
            </w:pPr>
            <w:ins w:id="13089" w:author="aas" w:date="2013-10-14T02:06:00Z">
              <w:del w:id="13090" w:author="Anees Shaikh" w:date="2013-10-19T02:16:00Z">
                <w:r w:rsidDel="00E067A3">
                  <w:delText xml:space="preserve">                          &lt;/xs:element&gt;</w:delText>
                </w:r>
              </w:del>
            </w:ins>
          </w:p>
          <w:p w14:paraId="1243DD39" w14:textId="2F78827E" w:rsidR="00874469" w:rsidDel="00E067A3" w:rsidRDefault="00874469">
            <w:pPr>
              <w:pStyle w:val="Appx"/>
              <w:rPr>
                <w:ins w:id="13091" w:author="aas" w:date="2013-10-14T02:06:00Z"/>
                <w:del w:id="13092" w:author="Anees Shaikh" w:date="2013-10-19T02:16:00Z"/>
              </w:rPr>
              <w:pPrChange w:id="13093" w:author="Anees Shaikh" w:date="2013-10-19T02:16:00Z">
                <w:pPr>
                  <w:pStyle w:val="XML1"/>
                </w:pPr>
              </w:pPrChange>
            </w:pPr>
            <w:ins w:id="13094" w:author="aas" w:date="2013-10-14T02:06:00Z">
              <w:del w:id="13095" w:author="Anees Shaikh" w:date="2013-10-19T02:16:00Z">
                <w:r w:rsidDel="00E067A3">
                  <w:delText xml:space="preserve">                          &lt;xs:element name="experimenter" minOccurs="0" maxOccurs="unbounded"  type="xs:unsignedInt"&gt;</w:delText>
                </w:r>
              </w:del>
            </w:ins>
          </w:p>
          <w:p w14:paraId="508A842F" w14:textId="635963FF" w:rsidR="00874469" w:rsidDel="00E067A3" w:rsidRDefault="00874469">
            <w:pPr>
              <w:pStyle w:val="Appx"/>
              <w:rPr>
                <w:ins w:id="13096" w:author="aas" w:date="2013-10-14T02:06:00Z"/>
                <w:del w:id="13097" w:author="Anees Shaikh" w:date="2013-10-19T02:16:00Z"/>
              </w:rPr>
              <w:pPrChange w:id="13098" w:author="Anees Shaikh" w:date="2013-10-19T02:16:00Z">
                <w:pPr>
                  <w:pStyle w:val="XML1"/>
                </w:pPr>
              </w:pPrChange>
            </w:pPr>
            <w:ins w:id="13099" w:author="aas" w:date="2013-10-14T02:06:00Z">
              <w:del w:id="13100" w:author="Anees Shaikh" w:date="2013-10-19T02:16:00Z">
                <w:r w:rsidDel="00E067A3">
                  <w:delText xml:space="preserve">                            &lt;xs:annotation&gt;</w:delText>
                </w:r>
              </w:del>
            </w:ins>
          </w:p>
          <w:p w14:paraId="6CFDECEB" w14:textId="775E0BE5" w:rsidR="00874469" w:rsidDel="00E067A3" w:rsidRDefault="00874469">
            <w:pPr>
              <w:pStyle w:val="Appx"/>
              <w:rPr>
                <w:ins w:id="13101" w:author="aas" w:date="2013-10-14T02:06:00Z"/>
                <w:del w:id="13102" w:author="Anees Shaikh" w:date="2013-10-19T02:16:00Z"/>
              </w:rPr>
              <w:pPrChange w:id="13103" w:author="Anees Shaikh" w:date="2013-10-19T02:16:00Z">
                <w:pPr>
                  <w:pStyle w:val="XML1"/>
                </w:pPr>
              </w:pPrChange>
            </w:pPr>
            <w:ins w:id="13104" w:author="aas" w:date="2013-10-14T02:06:00Z">
              <w:del w:id="13105" w:author="Anees Shaikh" w:date="2013-10-19T02:16:00Z">
                <w:r w:rsidDel="00E067A3">
                  <w:delText xml:space="preserve">                              &lt;xs:documentation&gt;</w:delText>
                </w:r>
              </w:del>
            </w:ins>
          </w:p>
          <w:p w14:paraId="6476D826" w14:textId="6DFB3D5C" w:rsidR="00874469" w:rsidDel="00E067A3" w:rsidRDefault="00874469">
            <w:pPr>
              <w:pStyle w:val="Appx"/>
              <w:rPr>
                <w:ins w:id="13106" w:author="aas" w:date="2013-10-14T02:06:00Z"/>
                <w:del w:id="13107" w:author="Anees Shaikh" w:date="2013-10-19T02:16:00Z"/>
              </w:rPr>
              <w:pPrChange w:id="13108" w:author="Anees Shaikh" w:date="2013-10-19T02:16:00Z">
                <w:pPr>
                  <w:pStyle w:val="XML1"/>
                </w:pPr>
              </w:pPrChange>
            </w:pPr>
            <w:ins w:id="13109" w:author="aas" w:date="2013-10-14T02:06:00Z">
              <w:del w:id="13110" w:author="Anees Shaikh" w:date="2013-10-19T02:16:00Z">
                <w:r w:rsidDel="00E067A3">
                  <w:delText xml:space="preserve">                                A list of experimenter identifiers of queue properties used.</w:delText>
                </w:r>
              </w:del>
            </w:ins>
          </w:p>
          <w:p w14:paraId="3E4F0F7C" w14:textId="5A6DE549" w:rsidR="00874469" w:rsidDel="00E067A3" w:rsidRDefault="00874469">
            <w:pPr>
              <w:pStyle w:val="Appx"/>
              <w:rPr>
                <w:ins w:id="13111" w:author="aas" w:date="2013-10-14T02:06:00Z"/>
                <w:del w:id="13112" w:author="Anees Shaikh" w:date="2013-10-19T02:16:00Z"/>
              </w:rPr>
              <w:pPrChange w:id="13113" w:author="Anees Shaikh" w:date="2013-10-19T02:16:00Z">
                <w:pPr>
                  <w:pStyle w:val="XML1"/>
                </w:pPr>
              </w:pPrChange>
            </w:pPr>
          </w:p>
          <w:p w14:paraId="7A11CE2D" w14:textId="45020CE4" w:rsidR="00874469" w:rsidDel="00E067A3" w:rsidRDefault="00874469">
            <w:pPr>
              <w:pStyle w:val="Appx"/>
              <w:rPr>
                <w:ins w:id="13114" w:author="aas" w:date="2013-10-14T02:06:00Z"/>
                <w:del w:id="13115" w:author="Anees Shaikh" w:date="2013-10-19T02:16:00Z"/>
              </w:rPr>
              <w:pPrChange w:id="13116" w:author="Anees Shaikh" w:date="2013-10-19T02:16:00Z">
                <w:pPr>
                  <w:pStyle w:val="XML1"/>
                </w:pPr>
              </w:pPrChange>
            </w:pPr>
            <w:ins w:id="13117" w:author="aas" w:date="2013-10-14T02:06:00Z">
              <w:del w:id="13118" w:author="Anees Shaikh" w:date="2013-10-19T02:16:00Z">
                <w:r w:rsidDel="00E067A3">
                  <w:delText xml:space="preserve">                                       This element is optional.</w:delText>
                </w:r>
              </w:del>
            </w:ins>
          </w:p>
          <w:p w14:paraId="181F9527" w14:textId="1CF69E87" w:rsidR="00874469" w:rsidDel="00E067A3" w:rsidRDefault="00874469">
            <w:pPr>
              <w:pStyle w:val="Appx"/>
              <w:rPr>
                <w:ins w:id="13119" w:author="aas" w:date="2013-10-14T02:06:00Z"/>
                <w:del w:id="13120" w:author="Anees Shaikh" w:date="2013-10-19T02:16:00Z"/>
              </w:rPr>
              <w:pPrChange w:id="13121" w:author="Anees Shaikh" w:date="2013-10-19T02:16:00Z">
                <w:pPr>
                  <w:pStyle w:val="XML1"/>
                </w:pPr>
              </w:pPrChange>
            </w:pPr>
            <w:ins w:id="13122" w:author="aas" w:date="2013-10-14T02:06:00Z">
              <w:del w:id="13123" w:author="Anees Shaikh" w:date="2013-10-19T02:16:00Z">
                <w:r w:rsidDel="00E067A3">
                  <w:delText xml:space="preserve">                              &lt;/xs:documentation&gt;</w:delText>
                </w:r>
              </w:del>
            </w:ins>
          </w:p>
          <w:p w14:paraId="0EA9B5F0" w14:textId="3C2C53EB" w:rsidR="00874469" w:rsidDel="00E067A3" w:rsidRDefault="00874469">
            <w:pPr>
              <w:pStyle w:val="Appx"/>
              <w:rPr>
                <w:ins w:id="13124" w:author="aas" w:date="2013-10-14T02:06:00Z"/>
                <w:del w:id="13125" w:author="Anees Shaikh" w:date="2013-10-19T02:16:00Z"/>
              </w:rPr>
              <w:pPrChange w:id="13126" w:author="Anees Shaikh" w:date="2013-10-19T02:16:00Z">
                <w:pPr>
                  <w:pStyle w:val="XML1"/>
                </w:pPr>
              </w:pPrChange>
            </w:pPr>
            <w:ins w:id="13127" w:author="aas" w:date="2013-10-14T02:06:00Z">
              <w:del w:id="13128" w:author="Anees Shaikh" w:date="2013-10-19T02:16:00Z">
                <w:r w:rsidDel="00E067A3">
                  <w:delText xml:space="preserve">                            &lt;/xs:annotation&gt;</w:delText>
                </w:r>
              </w:del>
            </w:ins>
          </w:p>
          <w:p w14:paraId="1FB57794" w14:textId="0B9C4507" w:rsidR="00874469" w:rsidDel="00E067A3" w:rsidRDefault="00874469">
            <w:pPr>
              <w:pStyle w:val="Appx"/>
              <w:rPr>
                <w:ins w:id="13129" w:author="aas" w:date="2013-10-14T02:06:00Z"/>
                <w:del w:id="13130" w:author="Anees Shaikh" w:date="2013-10-19T02:16:00Z"/>
              </w:rPr>
              <w:pPrChange w:id="13131" w:author="Anees Shaikh" w:date="2013-10-19T02:16:00Z">
                <w:pPr>
                  <w:pStyle w:val="XML1"/>
                </w:pPr>
              </w:pPrChange>
            </w:pPr>
            <w:ins w:id="13132" w:author="aas" w:date="2013-10-14T02:06:00Z">
              <w:del w:id="13133" w:author="Anees Shaikh" w:date="2013-10-19T02:16:00Z">
                <w:r w:rsidDel="00E067A3">
                  <w:delText xml:space="preserve">                          &lt;/xs:element&gt;</w:delText>
                </w:r>
              </w:del>
            </w:ins>
          </w:p>
          <w:p w14:paraId="0FB935DF" w14:textId="0510CB2E" w:rsidR="00874469" w:rsidDel="00E067A3" w:rsidRDefault="00874469">
            <w:pPr>
              <w:pStyle w:val="Appx"/>
              <w:rPr>
                <w:ins w:id="13134" w:author="aas" w:date="2013-10-14T02:06:00Z"/>
                <w:del w:id="13135" w:author="Anees Shaikh" w:date="2013-10-19T02:16:00Z"/>
              </w:rPr>
              <w:pPrChange w:id="13136" w:author="Anees Shaikh" w:date="2013-10-19T02:16:00Z">
                <w:pPr>
                  <w:pStyle w:val="XML1"/>
                </w:pPr>
              </w:pPrChange>
            </w:pPr>
            <w:ins w:id="13137" w:author="aas" w:date="2013-10-14T02:06:00Z">
              <w:del w:id="13138" w:author="Anees Shaikh" w:date="2013-10-19T02:16:00Z">
                <w:r w:rsidDel="00E067A3">
                  <w:delText xml:space="preserve">                          &lt;xs:any minOccurs="0" maxOccurs="unbounded"</w:delText>
                </w:r>
              </w:del>
            </w:ins>
          </w:p>
          <w:p w14:paraId="4F545BF7" w14:textId="2CA01754" w:rsidR="00874469" w:rsidDel="00E067A3" w:rsidRDefault="00874469">
            <w:pPr>
              <w:pStyle w:val="Appx"/>
              <w:rPr>
                <w:ins w:id="13139" w:author="aas" w:date="2013-10-14T02:06:00Z"/>
                <w:del w:id="13140" w:author="Anees Shaikh" w:date="2013-10-19T02:16:00Z"/>
              </w:rPr>
              <w:pPrChange w:id="13141" w:author="Anees Shaikh" w:date="2013-10-19T02:16:00Z">
                <w:pPr>
                  <w:pStyle w:val="XML1"/>
                </w:pPr>
              </w:pPrChange>
            </w:pPr>
            <w:ins w:id="13142" w:author="aas" w:date="2013-10-14T02:06:00Z">
              <w:del w:id="13143" w:author="Anees Shaikh" w:date="2013-10-19T02:16:00Z">
                <w:r w:rsidDel="00E067A3">
                  <w:delText xml:space="preserve">                                  namespace="##other" processContents="lax"/&gt;</w:delText>
                </w:r>
              </w:del>
            </w:ins>
          </w:p>
          <w:p w14:paraId="7258F628" w14:textId="14ABC8F6" w:rsidR="00874469" w:rsidDel="00E067A3" w:rsidRDefault="00874469">
            <w:pPr>
              <w:pStyle w:val="Appx"/>
              <w:rPr>
                <w:ins w:id="13144" w:author="aas" w:date="2013-10-14T02:06:00Z"/>
                <w:del w:id="13145" w:author="Anees Shaikh" w:date="2013-10-19T02:16:00Z"/>
              </w:rPr>
              <w:pPrChange w:id="13146" w:author="Anees Shaikh" w:date="2013-10-19T02:16:00Z">
                <w:pPr>
                  <w:pStyle w:val="XML1"/>
                </w:pPr>
              </w:pPrChange>
            </w:pPr>
            <w:ins w:id="13147" w:author="aas" w:date="2013-10-14T02:06:00Z">
              <w:del w:id="13148" w:author="Anees Shaikh" w:date="2013-10-19T02:16:00Z">
                <w:r w:rsidDel="00E067A3">
                  <w:delText xml:space="preserve">                        &lt;/xs:sequence&gt;</w:delText>
                </w:r>
              </w:del>
            </w:ins>
          </w:p>
          <w:p w14:paraId="59E85E28" w14:textId="1D4937DF" w:rsidR="00874469" w:rsidDel="00E067A3" w:rsidRDefault="00874469">
            <w:pPr>
              <w:pStyle w:val="Appx"/>
              <w:rPr>
                <w:ins w:id="13149" w:author="aas" w:date="2013-10-14T02:06:00Z"/>
                <w:del w:id="13150" w:author="Anees Shaikh" w:date="2013-10-19T02:16:00Z"/>
              </w:rPr>
              <w:pPrChange w:id="13151" w:author="Anees Shaikh" w:date="2013-10-19T02:16:00Z">
                <w:pPr>
                  <w:pStyle w:val="XML1"/>
                </w:pPr>
              </w:pPrChange>
            </w:pPr>
            <w:ins w:id="13152" w:author="aas" w:date="2013-10-14T02:06:00Z">
              <w:del w:id="13153" w:author="Anees Shaikh" w:date="2013-10-19T02:16:00Z">
                <w:r w:rsidDel="00E067A3">
                  <w:delText xml:space="preserve">                      &lt;/xs:complexType&gt;</w:delText>
                </w:r>
              </w:del>
            </w:ins>
          </w:p>
          <w:p w14:paraId="427107A9" w14:textId="1CF129D3" w:rsidR="00874469" w:rsidDel="00E067A3" w:rsidRDefault="00874469">
            <w:pPr>
              <w:pStyle w:val="Appx"/>
              <w:rPr>
                <w:ins w:id="13154" w:author="aas" w:date="2013-10-14T02:06:00Z"/>
                <w:del w:id="13155" w:author="Anees Shaikh" w:date="2013-10-19T02:16:00Z"/>
              </w:rPr>
              <w:pPrChange w:id="13156" w:author="Anees Shaikh" w:date="2013-10-19T02:16:00Z">
                <w:pPr>
                  <w:pStyle w:val="XML1"/>
                </w:pPr>
              </w:pPrChange>
            </w:pPr>
            <w:ins w:id="13157" w:author="aas" w:date="2013-10-14T02:06:00Z">
              <w:del w:id="13158" w:author="Anees Shaikh" w:date="2013-10-19T02:16:00Z">
                <w:r w:rsidDel="00E067A3">
                  <w:delText xml:space="preserve">                    &lt;/xs:element&gt;</w:delText>
                </w:r>
              </w:del>
            </w:ins>
          </w:p>
          <w:p w14:paraId="053FC427" w14:textId="6ADE45E3" w:rsidR="00874469" w:rsidDel="00E067A3" w:rsidRDefault="00874469">
            <w:pPr>
              <w:pStyle w:val="Appx"/>
              <w:rPr>
                <w:ins w:id="13159" w:author="aas" w:date="2013-10-14T02:06:00Z"/>
                <w:del w:id="13160" w:author="Anees Shaikh" w:date="2013-10-19T02:16:00Z"/>
              </w:rPr>
              <w:pPrChange w:id="13161" w:author="Anees Shaikh" w:date="2013-10-19T02:16:00Z">
                <w:pPr>
                  <w:pStyle w:val="XML1"/>
                </w:pPr>
              </w:pPrChange>
            </w:pPr>
            <w:ins w:id="13162" w:author="aas" w:date="2013-10-14T02:06:00Z">
              <w:del w:id="13163" w:author="Anees Shaikh" w:date="2013-10-19T02:16:00Z">
                <w:r w:rsidDel="00E067A3">
                  <w:delText xml:space="preserve">                    &lt;xs:any minOccurs="0" maxOccurs="unbounded"</w:delText>
                </w:r>
              </w:del>
            </w:ins>
          </w:p>
          <w:p w14:paraId="7A54B2E7" w14:textId="6C2C052E" w:rsidR="00874469" w:rsidDel="00E067A3" w:rsidRDefault="00874469">
            <w:pPr>
              <w:pStyle w:val="Appx"/>
              <w:rPr>
                <w:ins w:id="13164" w:author="aas" w:date="2013-10-14T02:06:00Z"/>
                <w:del w:id="13165" w:author="Anees Shaikh" w:date="2013-10-19T02:16:00Z"/>
              </w:rPr>
              <w:pPrChange w:id="13166" w:author="Anees Shaikh" w:date="2013-10-19T02:16:00Z">
                <w:pPr>
                  <w:pStyle w:val="XML1"/>
                </w:pPr>
              </w:pPrChange>
            </w:pPr>
            <w:ins w:id="13167" w:author="aas" w:date="2013-10-14T02:06:00Z">
              <w:del w:id="13168" w:author="Anees Shaikh" w:date="2013-10-19T02:16:00Z">
                <w:r w:rsidDel="00E067A3">
                  <w:delText xml:space="preserve">                            namespace="##other" processContents="lax"/&gt;</w:delText>
                </w:r>
              </w:del>
            </w:ins>
          </w:p>
          <w:p w14:paraId="1E60449A" w14:textId="0D85AF23" w:rsidR="00874469" w:rsidDel="00E067A3" w:rsidRDefault="00874469">
            <w:pPr>
              <w:pStyle w:val="Appx"/>
              <w:rPr>
                <w:ins w:id="13169" w:author="aas" w:date="2013-10-14T02:06:00Z"/>
                <w:del w:id="13170" w:author="Anees Shaikh" w:date="2013-10-19T02:16:00Z"/>
              </w:rPr>
              <w:pPrChange w:id="13171" w:author="Anees Shaikh" w:date="2013-10-19T02:16:00Z">
                <w:pPr>
                  <w:pStyle w:val="XML1"/>
                </w:pPr>
              </w:pPrChange>
            </w:pPr>
            <w:ins w:id="13172" w:author="aas" w:date="2013-10-14T02:06:00Z">
              <w:del w:id="13173" w:author="Anees Shaikh" w:date="2013-10-19T02:16:00Z">
                <w:r w:rsidDel="00E067A3">
                  <w:delText xml:space="preserve">                  &lt;/xs:sequence&gt;</w:delText>
                </w:r>
              </w:del>
            </w:ins>
          </w:p>
          <w:p w14:paraId="6E348502" w14:textId="5C9C9D2B" w:rsidR="00874469" w:rsidDel="00E067A3" w:rsidRDefault="00874469">
            <w:pPr>
              <w:pStyle w:val="Appx"/>
              <w:rPr>
                <w:ins w:id="13174" w:author="aas" w:date="2013-10-14T02:06:00Z"/>
                <w:del w:id="13175" w:author="Anees Shaikh" w:date="2013-10-19T02:16:00Z"/>
              </w:rPr>
              <w:pPrChange w:id="13176" w:author="Anees Shaikh" w:date="2013-10-19T02:16:00Z">
                <w:pPr>
                  <w:pStyle w:val="XML1"/>
                </w:pPr>
              </w:pPrChange>
            </w:pPr>
            <w:ins w:id="13177" w:author="aas" w:date="2013-10-14T02:06:00Z">
              <w:del w:id="13178" w:author="Anees Shaikh" w:date="2013-10-19T02:16:00Z">
                <w:r w:rsidDel="00E067A3">
                  <w:delText xml:space="preserve">                &lt;/xs:complexType&gt;</w:delText>
                </w:r>
              </w:del>
            </w:ins>
          </w:p>
          <w:p w14:paraId="6FDF9F5A" w14:textId="7F465116" w:rsidR="00874469" w:rsidDel="00E067A3" w:rsidRDefault="00874469">
            <w:pPr>
              <w:pStyle w:val="Appx"/>
              <w:rPr>
                <w:ins w:id="13179" w:author="aas" w:date="2013-10-14T02:06:00Z"/>
                <w:del w:id="13180" w:author="Anees Shaikh" w:date="2013-10-19T02:16:00Z"/>
              </w:rPr>
              <w:pPrChange w:id="13181" w:author="Anees Shaikh" w:date="2013-10-19T02:16:00Z">
                <w:pPr>
                  <w:pStyle w:val="XML1"/>
                </w:pPr>
              </w:pPrChange>
            </w:pPr>
            <w:ins w:id="13182" w:author="aas" w:date="2013-10-14T02:06:00Z">
              <w:del w:id="13183" w:author="Anees Shaikh" w:date="2013-10-19T02:16:00Z">
                <w:r w:rsidDel="00E067A3">
                  <w:delText xml:space="preserve">              &lt;/xs:element&gt;</w:delText>
                </w:r>
              </w:del>
            </w:ins>
          </w:p>
          <w:p w14:paraId="70F122D3" w14:textId="47A1AA5C" w:rsidR="00874469" w:rsidDel="00E067A3" w:rsidRDefault="00874469">
            <w:pPr>
              <w:pStyle w:val="Appx"/>
              <w:rPr>
                <w:ins w:id="13184" w:author="aas" w:date="2013-10-14T02:06:00Z"/>
                <w:del w:id="13185" w:author="Anees Shaikh" w:date="2013-10-19T02:16:00Z"/>
              </w:rPr>
              <w:pPrChange w:id="13186" w:author="Anees Shaikh" w:date="2013-10-19T02:16:00Z">
                <w:pPr>
                  <w:pStyle w:val="XML1"/>
                </w:pPr>
              </w:pPrChange>
            </w:pPr>
            <w:ins w:id="13187" w:author="aas" w:date="2013-10-14T02:06:00Z">
              <w:del w:id="13188" w:author="Anees Shaikh" w:date="2013-10-19T02:16:00Z">
                <w:r w:rsidDel="00E067A3">
                  <w:delText xml:space="preserve">              &lt;xs:element name="owned-certificate" minOccurs="0" maxOccurs="unbounded"&gt;</w:delText>
                </w:r>
              </w:del>
            </w:ins>
          </w:p>
          <w:p w14:paraId="6DD1DE7A" w14:textId="20115E85" w:rsidR="00874469" w:rsidDel="00E067A3" w:rsidRDefault="00874469">
            <w:pPr>
              <w:pStyle w:val="Appx"/>
              <w:rPr>
                <w:ins w:id="13189" w:author="aas" w:date="2013-10-14T02:06:00Z"/>
                <w:del w:id="13190" w:author="Anees Shaikh" w:date="2013-10-19T02:16:00Z"/>
              </w:rPr>
              <w:pPrChange w:id="13191" w:author="Anees Shaikh" w:date="2013-10-19T02:16:00Z">
                <w:pPr>
                  <w:pStyle w:val="XML1"/>
                </w:pPr>
              </w:pPrChange>
            </w:pPr>
            <w:ins w:id="13192" w:author="aas" w:date="2013-10-14T02:06:00Z">
              <w:del w:id="13193" w:author="Anees Shaikh" w:date="2013-10-19T02:16:00Z">
                <w:r w:rsidDel="00E067A3">
                  <w:delText xml:space="preserve">                &lt;xs:annotation&gt;</w:delText>
                </w:r>
              </w:del>
            </w:ins>
          </w:p>
          <w:p w14:paraId="2750E8D4" w14:textId="5563D8A6" w:rsidR="00874469" w:rsidDel="00E067A3" w:rsidRDefault="00874469">
            <w:pPr>
              <w:pStyle w:val="Appx"/>
              <w:rPr>
                <w:ins w:id="13194" w:author="aas" w:date="2013-10-14T02:06:00Z"/>
                <w:del w:id="13195" w:author="Anees Shaikh" w:date="2013-10-19T02:16:00Z"/>
              </w:rPr>
              <w:pPrChange w:id="13196" w:author="Anees Shaikh" w:date="2013-10-19T02:16:00Z">
                <w:pPr>
                  <w:pStyle w:val="XML1"/>
                </w:pPr>
              </w:pPrChange>
            </w:pPr>
            <w:ins w:id="13197" w:author="aas" w:date="2013-10-14T02:06:00Z">
              <w:del w:id="13198" w:author="Anees Shaikh" w:date="2013-10-19T02:16:00Z">
                <w:r w:rsidDel="00E067A3">
                  <w:delText xml:space="preserve">                  &lt;xs:documentation&gt;</w:delText>
                </w:r>
              </w:del>
            </w:ins>
          </w:p>
          <w:p w14:paraId="6600E641" w14:textId="7F055BA8" w:rsidR="00874469" w:rsidDel="00E067A3" w:rsidRDefault="00874469">
            <w:pPr>
              <w:pStyle w:val="Appx"/>
              <w:rPr>
                <w:ins w:id="13199" w:author="aas" w:date="2013-10-14T02:06:00Z"/>
                <w:del w:id="13200" w:author="Anees Shaikh" w:date="2013-10-19T02:16:00Z"/>
              </w:rPr>
              <w:pPrChange w:id="13201" w:author="Anees Shaikh" w:date="2013-10-19T02:16:00Z">
                <w:pPr>
                  <w:pStyle w:val="XML1"/>
                </w:pPr>
              </w:pPrChange>
            </w:pPr>
            <w:ins w:id="13202" w:author="aas" w:date="2013-10-14T02:06:00Z">
              <w:del w:id="13203" w:author="Anees Shaikh" w:date="2013-10-19T02:16:00Z">
                <w:r w:rsidDel="00E067A3">
                  <w:delText xml:space="preserve">                    The list contains all owned certificate resources of the OpenFlow</w:delText>
                </w:r>
              </w:del>
            </w:ins>
          </w:p>
          <w:p w14:paraId="4B8E3244" w14:textId="0B9A3857" w:rsidR="00874469" w:rsidDel="00E067A3" w:rsidRDefault="00874469">
            <w:pPr>
              <w:pStyle w:val="Appx"/>
              <w:rPr>
                <w:ins w:id="13204" w:author="aas" w:date="2013-10-14T02:06:00Z"/>
                <w:del w:id="13205" w:author="Anees Shaikh" w:date="2013-10-19T02:16:00Z"/>
              </w:rPr>
              <w:pPrChange w:id="13206" w:author="Anees Shaikh" w:date="2013-10-19T02:16:00Z">
                <w:pPr>
                  <w:pStyle w:val="XML1"/>
                </w:pPr>
              </w:pPrChange>
            </w:pPr>
            <w:ins w:id="13207" w:author="aas" w:date="2013-10-14T02:06:00Z">
              <w:del w:id="13208" w:author="Anees Shaikh" w:date="2013-10-19T02:16:00Z">
                <w:r w:rsidDel="00E067A3">
                  <w:delText xml:space="preserve">                           Capable Switch.</w:delText>
                </w:r>
              </w:del>
            </w:ins>
          </w:p>
          <w:p w14:paraId="292B2EB3" w14:textId="36702245" w:rsidR="00874469" w:rsidDel="00E067A3" w:rsidRDefault="00874469">
            <w:pPr>
              <w:pStyle w:val="Appx"/>
              <w:rPr>
                <w:ins w:id="13209" w:author="aas" w:date="2013-10-14T02:06:00Z"/>
                <w:del w:id="13210" w:author="Anees Shaikh" w:date="2013-10-19T02:16:00Z"/>
              </w:rPr>
              <w:pPrChange w:id="13211" w:author="Anees Shaikh" w:date="2013-10-19T02:16:00Z">
                <w:pPr>
                  <w:pStyle w:val="XML1"/>
                </w:pPr>
              </w:pPrChange>
            </w:pPr>
            <w:ins w:id="13212" w:author="aas" w:date="2013-10-14T02:06:00Z">
              <w:del w:id="13213" w:author="Anees Shaikh" w:date="2013-10-19T02:16:00Z">
                <w:r w:rsidDel="00E067A3">
                  <w:delText xml:space="preserve">                  &lt;/xs:documentation&gt;</w:delText>
                </w:r>
              </w:del>
            </w:ins>
          </w:p>
          <w:p w14:paraId="78AB5441" w14:textId="06DF818B" w:rsidR="00874469" w:rsidDel="00E067A3" w:rsidRDefault="00874469">
            <w:pPr>
              <w:pStyle w:val="Appx"/>
              <w:rPr>
                <w:ins w:id="13214" w:author="aas" w:date="2013-10-14T02:06:00Z"/>
                <w:del w:id="13215" w:author="Anees Shaikh" w:date="2013-10-19T02:16:00Z"/>
              </w:rPr>
              <w:pPrChange w:id="13216" w:author="Anees Shaikh" w:date="2013-10-19T02:16:00Z">
                <w:pPr>
                  <w:pStyle w:val="XML1"/>
                </w:pPr>
              </w:pPrChange>
            </w:pPr>
            <w:ins w:id="13217" w:author="aas" w:date="2013-10-14T02:06:00Z">
              <w:del w:id="13218" w:author="Anees Shaikh" w:date="2013-10-19T02:16:00Z">
                <w:r w:rsidDel="00E067A3">
                  <w:delText xml:space="preserve">                &lt;/xs:annotation&gt;</w:delText>
                </w:r>
              </w:del>
            </w:ins>
          </w:p>
          <w:p w14:paraId="5FCC298A" w14:textId="4779681E" w:rsidR="00874469" w:rsidDel="00E067A3" w:rsidRDefault="00874469">
            <w:pPr>
              <w:pStyle w:val="Appx"/>
              <w:rPr>
                <w:ins w:id="13219" w:author="aas" w:date="2013-10-14T02:06:00Z"/>
                <w:del w:id="13220" w:author="Anees Shaikh" w:date="2013-10-19T02:16:00Z"/>
              </w:rPr>
              <w:pPrChange w:id="13221" w:author="Anees Shaikh" w:date="2013-10-19T02:16:00Z">
                <w:pPr>
                  <w:pStyle w:val="XML1"/>
                </w:pPr>
              </w:pPrChange>
            </w:pPr>
            <w:ins w:id="13222" w:author="aas" w:date="2013-10-14T02:06:00Z">
              <w:del w:id="13223" w:author="Anees Shaikh" w:date="2013-10-19T02:16:00Z">
                <w:r w:rsidDel="00E067A3">
                  <w:delText xml:space="preserve">                &lt;xs:complexType&gt;</w:delText>
                </w:r>
              </w:del>
            </w:ins>
          </w:p>
          <w:p w14:paraId="36626A93" w14:textId="179C30B3" w:rsidR="00874469" w:rsidDel="00E067A3" w:rsidRDefault="00874469">
            <w:pPr>
              <w:pStyle w:val="Appx"/>
              <w:rPr>
                <w:ins w:id="13224" w:author="aas" w:date="2013-10-14T02:06:00Z"/>
                <w:del w:id="13225" w:author="Anees Shaikh" w:date="2013-10-19T02:16:00Z"/>
              </w:rPr>
              <w:pPrChange w:id="13226" w:author="Anees Shaikh" w:date="2013-10-19T02:16:00Z">
                <w:pPr>
                  <w:pStyle w:val="XML1"/>
                </w:pPr>
              </w:pPrChange>
            </w:pPr>
            <w:ins w:id="13227" w:author="aas" w:date="2013-10-14T02:06:00Z">
              <w:del w:id="13228" w:author="Anees Shaikh" w:date="2013-10-19T02:16:00Z">
                <w:r w:rsidDel="00E067A3">
                  <w:delText xml:space="preserve">                  &lt;xs:sequence&gt;</w:delText>
                </w:r>
              </w:del>
            </w:ins>
          </w:p>
          <w:p w14:paraId="789F6244" w14:textId="022EE4FC" w:rsidR="00874469" w:rsidDel="00E067A3" w:rsidRDefault="00874469">
            <w:pPr>
              <w:pStyle w:val="Appx"/>
              <w:rPr>
                <w:ins w:id="13229" w:author="aas" w:date="2013-10-14T02:06:00Z"/>
                <w:del w:id="13230" w:author="Anees Shaikh" w:date="2013-10-19T02:16:00Z"/>
              </w:rPr>
              <w:pPrChange w:id="13231" w:author="Anees Shaikh" w:date="2013-10-19T02:16:00Z">
                <w:pPr>
                  <w:pStyle w:val="XML1"/>
                </w:pPr>
              </w:pPrChange>
            </w:pPr>
            <w:ins w:id="13232" w:author="aas" w:date="2013-10-14T02:06:00Z">
              <w:del w:id="13233" w:author="Anees Shaikh" w:date="2013-10-19T02:16:00Z">
                <w:r w:rsidDel="00E067A3">
                  <w:delText xml:space="preserve">                    &lt;xs:element name="resource-id"  type="inet:uri"&gt;</w:delText>
                </w:r>
              </w:del>
            </w:ins>
          </w:p>
          <w:p w14:paraId="1589B4E1" w14:textId="5C13427B" w:rsidR="00874469" w:rsidDel="00E067A3" w:rsidRDefault="00874469">
            <w:pPr>
              <w:pStyle w:val="Appx"/>
              <w:rPr>
                <w:ins w:id="13234" w:author="aas" w:date="2013-10-14T02:06:00Z"/>
                <w:del w:id="13235" w:author="Anees Shaikh" w:date="2013-10-19T02:16:00Z"/>
              </w:rPr>
              <w:pPrChange w:id="13236" w:author="Anees Shaikh" w:date="2013-10-19T02:16:00Z">
                <w:pPr>
                  <w:pStyle w:val="XML1"/>
                </w:pPr>
              </w:pPrChange>
            </w:pPr>
            <w:ins w:id="13237" w:author="aas" w:date="2013-10-14T02:06:00Z">
              <w:del w:id="13238" w:author="Anees Shaikh" w:date="2013-10-19T02:16:00Z">
                <w:r w:rsidDel="00E067A3">
                  <w:delText xml:space="preserve">                      &lt;xs:annotation&gt;</w:delText>
                </w:r>
              </w:del>
            </w:ins>
          </w:p>
          <w:p w14:paraId="5EECDE0C" w14:textId="69EA4598" w:rsidR="00874469" w:rsidDel="00E067A3" w:rsidRDefault="00874469">
            <w:pPr>
              <w:pStyle w:val="Appx"/>
              <w:rPr>
                <w:ins w:id="13239" w:author="aas" w:date="2013-10-14T02:06:00Z"/>
                <w:del w:id="13240" w:author="Anees Shaikh" w:date="2013-10-19T02:16:00Z"/>
              </w:rPr>
              <w:pPrChange w:id="13241" w:author="Anees Shaikh" w:date="2013-10-19T02:16:00Z">
                <w:pPr>
                  <w:pStyle w:val="XML1"/>
                </w:pPr>
              </w:pPrChange>
            </w:pPr>
            <w:ins w:id="13242" w:author="aas" w:date="2013-10-14T02:06:00Z">
              <w:del w:id="13243" w:author="Anees Shaikh" w:date="2013-10-19T02:16:00Z">
                <w:r w:rsidDel="00E067A3">
                  <w:delText xml:space="preserve">                        &lt;xs:documentation&gt;</w:delText>
                </w:r>
              </w:del>
            </w:ins>
          </w:p>
          <w:p w14:paraId="400F690C" w14:textId="5B7CD20D" w:rsidR="00874469" w:rsidDel="00E067A3" w:rsidRDefault="00874469">
            <w:pPr>
              <w:pStyle w:val="Appx"/>
              <w:rPr>
                <w:ins w:id="13244" w:author="aas" w:date="2013-10-14T02:06:00Z"/>
                <w:del w:id="13245" w:author="Anees Shaikh" w:date="2013-10-19T02:16:00Z"/>
              </w:rPr>
              <w:pPrChange w:id="13246" w:author="Anees Shaikh" w:date="2013-10-19T02:16:00Z">
                <w:pPr>
                  <w:pStyle w:val="XML1"/>
                </w:pPr>
              </w:pPrChange>
            </w:pPr>
            <w:ins w:id="13247" w:author="aas" w:date="2013-10-14T02:06:00Z">
              <w:del w:id="13248" w:author="Anees Shaikh" w:date="2013-10-19T02:16:00Z">
                <w:r w:rsidDel="00E067A3">
                  <w:delText xml:space="preserve">                          A unique but locally arbitrary identifier that uniquely identifies an</w:delText>
                </w:r>
              </w:del>
            </w:ins>
          </w:p>
          <w:p w14:paraId="2A3DC069" w14:textId="4DD50CF7" w:rsidR="00874469" w:rsidDel="00E067A3" w:rsidRDefault="00874469">
            <w:pPr>
              <w:pStyle w:val="Appx"/>
              <w:rPr>
                <w:ins w:id="13249" w:author="aas" w:date="2013-10-14T02:06:00Z"/>
                <w:del w:id="13250" w:author="Anees Shaikh" w:date="2013-10-19T02:16:00Z"/>
              </w:rPr>
              <w:pPrChange w:id="13251" w:author="Anees Shaikh" w:date="2013-10-19T02:16:00Z">
                <w:pPr>
                  <w:pStyle w:val="XML1"/>
                </w:pPr>
              </w:pPrChange>
            </w:pPr>
            <w:ins w:id="13252" w:author="aas" w:date="2013-10-14T02:06:00Z">
              <w:del w:id="13253" w:author="Anees Shaikh" w:date="2013-10-19T02:16:00Z">
                <w:r w:rsidDel="00E067A3">
                  <w:delText xml:space="preserve">                                 OpenFlow Port within the context of an OpenFlow Logical Switch.</w:delText>
                </w:r>
              </w:del>
            </w:ins>
          </w:p>
          <w:p w14:paraId="1E0B47D3" w14:textId="015F347B" w:rsidR="00874469" w:rsidDel="00E067A3" w:rsidRDefault="00874469">
            <w:pPr>
              <w:pStyle w:val="Appx"/>
              <w:rPr>
                <w:ins w:id="13254" w:author="aas" w:date="2013-10-14T02:06:00Z"/>
                <w:del w:id="13255" w:author="Anees Shaikh" w:date="2013-10-19T02:16:00Z"/>
              </w:rPr>
              <w:pPrChange w:id="13256" w:author="Anees Shaikh" w:date="2013-10-19T02:16:00Z">
                <w:pPr>
                  <w:pStyle w:val="XML1"/>
                </w:pPr>
              </w:pPrChange>
            </w:pPr>
            <w:ins w:id="13257" w:author="aas" w:date="2013-10-14T02:06:00Z">
              <w:del w:id="13258" w:author="Anees Shaikh" w:date="2013-10-19T02:16:00Z">
                <w:r w:rsidDel="00E067A3">
                  <w:delText xml:space="preserve">                                 It MUST be persistent across reboots of the OpenFlow Capable</w:delText>
                </w:r>
              </w:del>
            </w:ins>
          </w:p>
          <w:p w14:paraId="31CF2EAA" w14:textId="3C6CF081" w:rsidR="00874469" w:rsidDel="00E067A3" w:rsidRDefault="00874469">
            <w:pPr>
              <w:pStyle w:val="Appx"/>
              <w:rPr>
                <w:ins w:id="13259" w:author="aas" w:date="2013-10-14T02:06:00Z"/>
                <w:del w:id="13260" w:author="Anees Shaikh" w:date="2013-10-19T02:16:00Z"/>
              </w:rPr>
              <w:pPrChange w:id="13261" w:author="Anees Shaikh" w:date="2013-10-19T02:16:00Z">
                <w:pPr>
                  <w:pStyle w:val="XML1"/>
                </w:pPr>
              </w:pPrChange>
            </w:pPr>
            <w:ins w:id="13262" w:author="aas" w:date="2013-10-14T02:06:00Z">
              <w:del w:id="13263" w:author="Anees Shaikh" w:date="2013-10-19T02:16:00Z">
                <w:r w:rsidDel="00E067A3">
                  <w:delText xml:space="preserve">                                 Switch.</w:delText>
                </w:r>
              </w:del>
            </w:ins>
          </w:p>
          <w:p w14:paraId="743DEE65" w14:textId="2D142921" w:rsidR="00874469" w:rsidDel="00E067A3" w:rsidRDefault="00874469">
            <w:pPr>
              <w:pStyle w:val="Appx"/>
              <w:rPr>
                <w:ins w:id="13264" w:author="aas" w:date="2013-10-14T02:06:00Z"/>
                <w:del w:id="13265" w:author="Anees Shaikh" w:date="2013-10-19T02:16:00Z"/>
              </w:rPr>
              <w:pPrChange w:id="13266" w:author="Anees Shaikh" w:date="2013-10-19T02:16:00Z">
                <w:pPr>
                  <w:pStyle w:val="XML1"/>
                </w:pPr>
              </w:pPrChange>
            </w:pPr>
            <w:ins w:id="13267" w:author="aas" w:date="2013-10-14T02:06:00Z">
              <w:del w:id="13268" w:author="Anees Shaikh" w:date="2013-10-19T02:16:00Z">
                <w:r w:rsidDel="00E067A3">
                  <w:delText xml:space="preserve">                        &lt;/xs:documentation&gt;</w:delText>
                </w:r>
              </w:del>
            </w:ins>
          </w:p>
          <w:p w14:paraId="06EF9334" w14:textId="797AA403" w:rsidR="00874469" w:rsidDel="00E067A3" w:rsidRDefault="00874469">
            <w:pPr>
              <w:pStyle w:val="Appx"/>
              <w:rPr>
                <w:ins w:id="13269" w:author="aas" w:date="2013-10-14T02:06:00Z"/>
                <w:del w:id="13270" w:author="Anees Shaikh" w:date="2013-10-19T02:16:00Z"/>
              </w:rPr>
              <w:pPrChange w:id="13271" w:author="Anees Shaikh" w:date="2013-10-19T02:16:00Z">
                <w:pPr>
                  <w:pStyle w:val="XML1"/>
                </w:pPr>
              </w:pPrChange>
            </w:pPr>
            <w:ins w:id="13272" w:author="aas" w:date="2013-10-14T02:06:00Z">
              <w:del w:id="13273" w:author="Anees Shaikh" w:date="2013-10-19T02:16:00Z">
                <w:r w:rsidDel="00E067A3">
                  <w:delText xml:space="preserve">                      &lt;/xs:annotation&gt;</w:delText>
                </w:r>
              </w:del>
            </w:ins>
          </w:p>
          <w:p w14:paraId="2FEEE4C5" w14:textId="70F2FCCD" w:rsidR="00874469" w:rsidDel="00E067A3" w:rsidRDefault="00874469">
            <w:pPr>
              <w:pStyle w:val="Appx"/>
              <w:rPr>
                <w:ins w:id="13274" w:author="aas" w:date="2013-10-14T02:06:00Z"/>
                <w:del w:id="13275" w:author="Anees Shaikh" w:date="2013-10-19T02:16:00Z"/>
              </w:rPr>
              <w:pPrChange w:id="13276" w:author="Anees Shaikh" w:date="2013-10-19T02:16:00Z">
                <w:pPr>
                  <w:pStyle w:val="XML1"/>
                </w:pPr>
              </w:pPrChange>
            </w:pPr>
            <w:ins w:id="13277" w:author="aas" w:date="2013-10-14T02:06:00Z">
              <w:del w:id="13278" w:author="Anees Shaikh" w:date="2013-10-19T02:16:00Z">
                <w:r w:rsidDel="00E067A3">
                  <w:delText xml:space="preserve">                    &lt;/xs:element&gt;</w:delText>
                </w:r>
              </w:del>
            </w:ins>
          </w:p>
          <w:p w14:paraId="7ACB19DA" w14:textId="34D92C19" w:rsidR="00874469" w:rsidDel="00E067A3" w:rsidRDefault="00874469">
            <w:pPr>
              <w:pStyle w:val="Appx"/>
              <w:rPr>
                <w:ins w:id="13279" w:author="aas" w:date="2013-10-14T02:06:00Z"/>
                <w:del w:id="13280" w:author="Anees Shaikh" w:date="2013-10-19T02:16:00Z"/>
              </w:rPr>
              <w:pPrChange w:id="13281" w:author="Anees Shaikh" w:date="2013-10-19T02:16:00Z">
                <w:pPr>
                  <w:pStyle w:val="XML1"/>
                </w:pPr>
              </w:pPrChange>
            </w:pPr>
            <w:ins w:id="13282" w:author="aas" w:date="2013-10-14T02:06:00Z">
              <w:del w:id="13283" w:author="Anees Shaikh" w:date="2013-10-19T02:16:00Z">
                <w:r w:rsidDel="00E067A3">
                  <w:delText xml:space="preserve">                    &lt;xs:element name="certificate"  type="xs:string"&gt;</w:delText>
                </w:r>
              </w:del>
            </w:ins>
          </w:p>
          <w:p w14:paraId="5CABBA8D" w14:textId="0A7D9D04" w:rsidR="00874469" w:rsidDel="00E067A3" w:rsidRDefault="00874469">
            <w:pPr>
              <w:pStyle w:val="Appx"/>
              <w:rPr>
                <w:ins w:id="13284" w:author="aas" w:date="2013-10-14T02:06:00Z"/>
                <w:del w:id="13285" w:author="Anees Shaikh" w:date="2013-10-19T02:16:00Z"/>
              </w:rPr>
              <w:pPrChange w:id="13286" w:author="Anees Shaikh" w:date="2013-10-19T02:16:00Z">
                <w:pPr>
                  <w:pStyle w:val="XML1"/>
                </w:pPr>
              </w:pPrChange>
            </w:pPr>
            <w:ins w:id="13287" w:author="aas" w:date="2013-10-14T02:06:00Z">
              <w:del w:id="13288" w:author="Anees Shaikh" w:date="2013-10-19T02:16:00Z">
                <w:r w:rsidDel="00E067A3">
                  <w:delText xml:space="preserve">                      &lt;xs:annotation&gt;</w:delText>
                </w:r>
              </w:del>
            </w:ins>
          </w:p>
          <w:p w14:paraId="4320A4E4" w14:textId="0FFD6571" w:rsidR="00874469" w:rsidDel="00E067A3" w:rsidRDefault="00874469">
            <w:pPr>
              <w:pStyle w:val="Appx"/>
              <w:rPr>
                <w:ins w:id="13289" w:author="aas" w:date="2013-10-14T02:06:00Z"/>
                <w:del w:id="13290" w:author="Anees Shaikh" w:date="2013-10-19T02:16:00Z"/>
              </w:rPr>
              <w:pPrChange w:id="13291" w:author="Anees Shaikh" w:date="2013-10-19T02:16:00Z">
                <w:pPr>
                  <w:pStyle w:val="XML1"/>
                </w:pPr>
              </w:pPrChange>
            </w:pPr>
            <w:ins w:id="13292" w:author="aas" w:date="2013-10-14T02:06:00Z">
              <w:del w:id="13293" w:author="Anees Shaikh" w:date="2013-10-19T02:16:00Z">
                <w:r w:rsidDel="00E067A3">
                  <w:delText xml:space="preserve">                        &lt;xs:documentation&gt;</w:delText>
                </w:r>
              </w:del>
            </w:ins>
          </w:p>
          <w:p w14:paraId="5662875C" w14:textId="59AF5A1B" w:rsidR="00874469" w:rsidDel="00E067A3" w:rsidRDefault="00874469">
            <w:pPr>
              <w:pStyle w:val="Appx"/>
              <w:rPr>
                <w:ins w:id="13294" w:author="aas" w:date="2013-10-14T02:06:00Z"/>
                <w:del w:id="13295" w:author="Anees Shaikh" w:date="2013-10-19T02:16:00Z"/>
              </w:rPr>
              <w:pPrChange w:id="13296" w:author="Anees Shaikh" w:date="2013-10-19T02:16:00Z">
                <w:pPr>
                  <w:pStyle w:val="XML1"/>
                </w:pPr>
              </w:pPrChange>
            </w:pPr>
            <w:ins w:id="13297" w:author="aas" w:date="2013-10-14T02:06:00Z">
              <w:del w:id="13298" w:author="Anees Shaikh" w:date="2013-10-19T02:16:00Z">
                <w:r w:rsidDel="00E067A3">
                  <w:delText xml:space="preserve">                          An X.509 certificate in DER format base64 encoded.</w:delText>
                </w:r>
              </w:del>
            </w:ins>
          </w:p>
          <w:p w14:paraId="1CEFA7AB" w14:textId="3720B339" w:rsidR="00874469" w:rsidDel="00E067A3" w:rsidRDefault="00874469">
            <w:pPr>
              <w:pStyle w:val="Appx"/>
              <w:rPr>
                <w:ins w:id="13299" w:author="aas" w:date="2013-10-14T02:06:00Z"/>
                <w:del w:id="13300" w:author="Anees Shaikh" w:date="2013-10-19T02:16:00Z"/>
              </w:rPr>
              <w:pPrChange w:id="13301" w:author="Anees Shaikh" w:date="2013-10-19T02:16:00Z">
                <w:pPr>
                  <w:pStyle w:val="XML1"/>
                </w:pPr>
              </w:pPrChange>
            </w:pPr>
            <w:ins w:id="13302" w:author="aas" w:date="2013-10-14T02:06:00Z">
              <w:del w:id="13303" w:author="Anees Shaikh" w:date="2013-10-19T02:16:00Z">
                <w:r w:rsidDel="00E067A3">
                  <w:delText xml:space="preserve">                        &lt;/xs:documentation&gt;</w:delText>
                </w:r>
              </w:del>
            </w:ins>
          </w:p>
          <w:p w14:paraId="31001D65" w14:textId="7C885D62" w:rsidR="00874469" w:rsidDel="00E067A3" w:rsidRDefault="00874469">
            <w:pPr>
              <w:pStyle w:val="Appx"/>
              <w:rPr>
                <w:ins w:id="13304" w:author="aas" w:date="2013-10-14T02:06:00Z"/>
                <w:del w:id="13305" w:author="Anees Shaikh" w:date="2013-10-19T02:16:00Z"/>
              </w:rPr>
              <w:pPrChange w:id="13306" w:author="Anees Shaikh" w:date="2013-10-19T02:16:00Z">
                <w:pPr>
                  <w:pStyle w:val="XML1"/>
                </w:pPr>
              </w:pPrChange>
            </w:pPr>
            <w:ins w:id="13307" w:author="aas" w:date="2013-10-14T02:06:00Z">
              <w:del w:id="13308" w:author="Anees Shaikh" w:date="2013-10-19T02:16:00Z">
                <w:r w:rsidDel="00E067A3">
                  <w:delText xml:space="preserve">                      &lt;/xs:annotation&gt;</w:delText>
                </w:r>
              </w:del>
            </w:ins>
          </w:p>
          <w:p w14:paraId="6C747019" w14:textId="167363FA" w:rsidR="00874469" w:rsidDel="00E067A3" w:rsidRDefault="00874469">
            <w:pPr>
              <w:pStyle w:val="Appx"/>
              <w:rPr>
                <w:ins w:id="13309" w:author="aas" w:date="2013-10-14T02:06:00Z"/>
                <w:del w:id="13310" w:author="Anees Shaikh" w:date="2013-10-19T02:16:00Z"/>
              </w:rPr>
              <w:pPrChange w:id="13311" w:author="Anees Shaikh" w:date="2013-10-19T02:16:00Z">
                <w:pPr>
                  <w:pStyle w:val="XML1"/>
                </w:pPr>
              </w:pPrChange>
            </w:pPr>
            <w:ins w:id="13312" w:author="aas" w:date="2013-10-14T02:06:00Z">
              <w:del w:id="13313" w:author="Anees Shaikh" w:date="2013-10-19T02:16:00Z">
                <w:r w:rsidDel="00E067A3">
                  <w:delText xml:space="preserve">                    &lt;/xs:element&gt;</w:delText>
                </w:r>
              </w:del>
            </w:ins>
          </w:p>
          <w:p w14:paraId="49FD6911" w14:textId="63CF2C89" w:rsidR="00874469" w:rsidDel="00E067A3" w:rsidRDefault="00874469">
            <w:pPr>
              <w:pStyle w:val="Appx"/>
              <w:rPr>
                <w:ins w:id="13314" w:author="aas" w:date="2013-10-14T02:06:00Z"/>
                <w:del w:id="13315" w:author="Anees Shaikh" w:date="2013-10-19T02:16:00Z"/>
              </w:rPr>
              <w:pPrChange w:id="13316" w:author="Anees Shaikh" w:date="2013-10-19T02:16:00Z">
                <w:pPr>
                  <w:pStyle w:val="XML1"/>
                </w:pPr>
              </w:pPrChange>
            </w:pPr>
            <w:ins w:id="13317" w:author="aas" w:date="2013-10-14T02:06:00Z">
              <w:del w:id="13318" w:author="Anees Shaikh" w:date="2013-10-19T02:16:00Z">
                <w:r w:rsidDel="00E067A3">
                  <w:delText xml:space="preserve">                    &lt;xs:element name="private-key" minOccurs="0"&gt;</w:delText>
                </w:r>
              </w:del>
            </w:ins>
          </w:p>
          <w:p w14:paraId="19B47FEE" w14:textId="1000D926" w:rsidR="00874469" w:rsidDel="00E067A3" w:rsidRDefault="00874469">
            <w:pPr>
              <w:pStyle w:val="Appx"/>
              <w:rPr>
                <w:ins w:id="13319" w:author="aas" w:date="2013-10-14T02:06:00Z"/>
                <w:del w:id="13320" w:author="Anees Shaikh" w:date="2013-10-19T02:16:00Z"/>
              </w:rPr>
              <w:pPrChange w:id="13321" w:author="Anees Shaikh" w:date="2013-10-19T02:16:00Z">
                <w:pPr>
                  <w:pStyle w:val="XML1"/>
                </w:pPr>
              </w:pPrChange>
            </w:pPr>
            <w:ins w:id="13322" w:author="aas" w:date="2013-10-14T02:06:00Z">
              <w:del w:id="13323" w:author="Anees Shaikh" w:date="2013-10-19T02:16:00Z">
                <w:r w:rsidDel="00E067A3">
                  <w:delText xml:space="preserve">                      &lt;xs:annotation&gt;</w:delText>
                </w:r>
              </w:del>
            </w:ins>
          </w:p>
          <w:p w14:paraId="3C9C7D44" w14:textId="0B974081" w:rsidR="00874469" w:rsidDel="00E067A3" w:rsidRDefault="00874469">
            <w:pPr>
              <w:pStyle w:val="Appx"/>
              <w:rPr>
                <w:ins w:id="13324" w:author="aas" w:date="2013-10-14T02:06:00Z"/>
                <w:del w:id="13325" w:author="Anees Shaikh" w:date="2013-10-19T02:16:00Z"/>
              </w:rPr>
              <w:pPrChange w:id="13326" w:author="Anees Shaikh" w:date="2013-10-19T02:16:00Z">
                <w:pPr>
                  <w:pStyle w:val="XML1"/>
                </w:pPr>
              </w:pPrChange>
            </w:pPr>
            <w:ins w:id="13327" w:author="aas" w:date="2013-10-14T02:06:00Z">
              <w:del w:id="13328" w:author="Anees Shaikh" w:date="2013-10-19T02:16:00Z">
                <w:r w:rsidDel="00E067A3">
                  <w:delText xml:space="preserve">                        &lt;xs:documentation&gt;</w:delText>
                </w:r>
              </w:del>
            </w:ins>
          </w:p>
          <w:p w14:paraId="5A7E6F32" w14:textId="44924318" w:rsidR="00874469" w:rsidDel="00E067A3" w:rsidRDefault="00874469">
            <w:pPr>
              <w:pStyle w:val="Appx"/>
              <w:rPr>
                <w:ins w:id="13329" w:author="aas" w:date="2013-10-14T02:06:00Z"/>
                <w:del w:id="13330" w:author="Anees Shaikh" w:date="2013-10-19T02:16:00Z"/>
              </w:rPr>
              <w:pPrChange w:id="13331" w:author="Anees Shaikh" w:date="2013-10-19T02:16:00Z">
                <w:pPr>
                  <w:pStyle w:val="XML1"/>
                </w:pPr>
              </w:pPrChange>
            </w:pPr>
            <w:ins w:id="13332" w:author="aas" w:date="2013-10-14T02:06:00Z">
              <w:del w:id="13333" w:author="Anees Shaikh" w:date="2013-10-19T02:16:00Z">
                <w:r w:rsidDel="00E067A3">
                  <w:delText xml:space="preserve">                          This element contains the private key corresponding to the</w:delText>
                </w:r>
              </w:del>
            </w:ins>
          </w:p>
          <w:p w14:paraId="3F7CB4AB" w14:textId="3A24CC55" w:rsidR="00874469" w:rsidDel="00E067A3" w:rsidRDefault="00874469">
            <w:pPr>
              <w:pStyle w:val="Appx"/>
              <w:rPr>
                <w:ins w:id="13334" w:author="aas" w:date="2013-10-14T02:06:00Z"/>
                <w:del w:id="13335" w:author="Anees Shaikh" w:date="2013-10-19T02:16:00Z"/>
              </w:rPr>
              <w:pPrChange w:id="13336" w:author="Anees Shaikh" w:date="2013-10-19T02:16:00Z">
                <w:pPr>
                  <w:pStyle w:val="XML1"/>
                </w:pPr>
              </w:pPrChange>
            </w:pPr>
            <w:ins w:id="13337" w:author="aas" w:date="2013-10-14T02:06:00Z">
              <w:del w:id="13338" w:author="Anees Shaikh" w:date="2013-10-19T02:16:00Z">
                <w:r w:rsidDel="00E067A3">
                  <w:delText xml:space="preserve">                                certificate. The private key is encoded as specified in</w:delText>
                </w:r>
              </w:del>
            </w:ins>
          </w:p>
          <w:p w14:paraId="2E2BE65A" w14:textId="4263AF1B" w:rsidR="00874469" w:rsidDel="00E067A3" w:rsidRDefault="00874469">
            <w:pPr>
              <w:pStyle w:val="Appx"/>
              <w:rPr>
                <w:ins w:id="13339" w:author="aas" w:date="2013-10-14T02:06:00Z"/>
                <w:del w:id="13340" w:author="Anees Shaikh" w:date="2013-10-19T02:16:00Z"/>
              </w:rPr>
              <w:pPrChange w:id="13341" w:author="Anees Shaikh" w:date="2013-10-19T02:16:00Z">
                <w:pPr>
                  <w:pStyle w:val="XML1"/>
                </w:pPr>
              </w:pPrChange>
            </w:pPr>
            <w:ins w:id="13342" w:author="aas" w:date="2013-10-14T02:06:00Z">
              <w:del w:id="13343" w:author="Anees Shaikh" w:date="2013-10-19T02:16:00Z">
                <w:r w:rsidDel="00E067A3">
                  <w:delText xml:space="preserve">                                XML-Signature Syntax and Processing</w:delText>
                </w:r>
              </w:del>
            </w:ins>
          </w:p>
          <w:p w14:paraId="6530E98D" w14:textId="05417AE6" w:rsidR="00874469" w:rsidDel="00E067A3" w:rsidRDefault="00874469">
            <w:pPr>
              <w:pStyle w:val="Appx"/>
              <w:rPr>
                <w:ins w:id="13344" w:author="aas" w:date="2013-10-14T02:06:00Z"/>
                <w:del w:id="13345" w:author="Anees Shaikh" w:date="2013-10-19T02:16:00Z"/>
              </w:rPr>
              <w:pPrChange w:id="13346" w:author="Anees Shaikh" w:date="2013-10-19T02:16:00Z">
                <w:pPr>
                  <w:pStyle w:val="XML1"/>
                </w:pPr>
              </w:pPrChange>
            </w:pPr>
            <w:ins w:id="13347" w:author="aas" w:date="2013-10-14T02:06:00Z">
              <w:del w:id="13348" w:author="Anees Shaikh" w:date="2013-10-19T02:16:00Z">
                <w:r w:rsidDel="00E067A3">
                  <w:delText xml:space="preserve">                                (http://www.w3.org/TR/2001/PR-xmldsig-core-20010820/).</w:delText>
                </w:r>
              </w:del>
            </w:ins>
          </w:p>
          <w:p w14:paraId="207CC4C7" w14:textId="3C148619" w:rsidR="00874469" w:rsidDel="00E067A3" w:rsidRDefault="00874469">
            <w:pPr>
              <w:pStyle w:val="Appx"/>
              <w:rPr>
                <w:ins w:id="13349" w:author="aas" w:date="2013-10-14T02:06:00Z"/>
                <w:del w:id="13350" w:author="Anees Shaikh" w:date="2013-10-19T02:16:00Z"/>
              </w:rPr>
              <w:pPrChange w:id="13351" w:author="Anees Shaikh" w:date="2013-10-19T02:16:00Z">
                <w:pPr>
                  <w:pStyle w:val="XML1"/>
                </w:pPr>
              </w:pPrChange>
            </w:pPr>
            <w:ins w:id="13352" w:author="aas" w:date="2013-10-14T02:06:00Z">
              <w:del w:id="13353" w:author="Anees Shaikh" w:date="2013-10-19T02:16:00Z">
                <w:r w:rsidDel="00E067A3">
                  <w:delText xml:space="preserve">                                Currently the specification only support DSA and RSA keys.</w:delText>
                </w:r>
              </w:del>
            </w:ins>
          </w:p>
          <w:p w14:paraId="6D95D81D" w14:textId="3279ACED" w:rsidR="00874469" w:rsidDel="00E067A3" w:rsidRDefault="00874469">
            <w:pPr>
              <w:pStyle w:val="Appx"/>
              <w:rPr>
                <w:ins w:id="13354" w:author="aas" w:date="2013-10-14T02:06:00Z"/>
                <w:del w:id="13355" w:author="Anees Shaikh" w:date="2013-10-19T02:16:00Z"/>
              </w:rPr>
              <w:pPrChange w:id="13356" w:author="Anees Shaikh" w:date="2013-10-19T02:16:00Z">
                <w:pPr>
                  <w:pStyle w:val="XML1"/>
                </w:pPr>
              </w:pPrChange>
            </w:pPr>
            <w:ins w:id="13357" w:author="aas" w:date="2013-10-14T02:06:00Z">
              <w:del w:id="13358" w:author="Anees Shaikh" w:date="2013-10-19T02:16:00Z">
                <w:r w:rsidDel="00E067A3">
                  <w:delText xml:space="preserve">                        &lt;/xs:documentation&gt;</w:delText>
                </w:r>
              </w:del>
            </w:ins>
          </w:p>
          <w:p w14:paraId="2890B7DD" w14:textId="00EBD572" w:rsidR="00874469" w:rsidDel="00E067A3" w:rsidRDefault="00874469">
            <w:pPr>
              <w:pStyle w:val="Appx"/>
              <w:rPr>
                <w:ins w:id="13359" w:author="aas" w:date="2013-10-14T02:06:00Z"/>
                <w:del w:id="13360" w:author="Anees Shaikh" w:date="2013-10-19T02:16:00Z"/>
              </w:rPr>
              <w:pPrChange w:id="13361" w:author="Anees Shaikh" w:date="2013-10-19T02:16:00Z">
                <w:pPr>
                  <w:pStyle w:val="XML1"/>
                </w:pPr>
              </w:pPrChange>
            </w:pPr>
            <w:ins w:id="13362" w:author="aas" w:date="2013-10-14T02:06:00Z">
              <w:del w:id="13363" w:author="Anees Shaikh" w:date="2013-10-19T02:16:00Z">
                <w:r w:rsidDel="00E067A3">
                  <w:delText xml:space="preserve">                      &lt;/xs:annotation&gt;</w:delText>
                </w:r>
              </w:del>
            </w:ins>
          </w:p>
          <w:p w14:paraId="52EA5F58" w14:textId="7268259E" w:rsidR="00874469" w:rsidDel="00E067A3" w:rsidRDefault="00874469">
            <w:pPr>
              <w:pStyle w:val="Appx"/>
              <w:rPr>
                <w:ins w:id="13364" w:author="aas" w:date="2013-10-14T02:06:00Z"/>
                <w:del w:id="13365" w:author="Anees Shaikh" w:date="2013-10-19T02:16:00Z"/>
              </w:rPr>
              <w:pPrChange w:id="13366" w:author="Anees Shaikh" w:date="2013-10-19T02:16:00Z">
                <w:pPr>
                  <w:pStyle w:val="XML1"/>
                </w:pPr>
              </w:pPrChange>
            </w:pPr>
            <w:ins w:id="13367" w:author="aas" w:date="2013-10-14T02:06:00Z">
              <w:del w:id="13368" w:author="Anees Shaikh" w:date="2013-10-19T02:16:00Z">
                <w:r w:rsidDel="00E067A3">
                  <w:delText xml:space="preserve">                      &lt;xs:complexType&gt;</w:delText>
                </w:r>
              </w:del>
            </w:ins>
          </w:p>
          <w:p w14:paraId="04588671" w14:textId="207808E0" w:rsidR="00874469" w:rsidDel="00E067A3" w:rsidRDefault="00874469">
            <w:pPr>
              <w:pStyle w:val="Appx"/>
              <w:rPr>
                <w:ins w:id="13369" w:author="aas" w:date="2013-10-14T02:06:00Z"/>
                <w:del w:id="13370" w:author="Anees Shaikh" w:date="2013-10-19T02:16:00Z"/>
              </w:rPr>
              <w:pPrChange w:id="13371" w:author="Anees Shaikh" w:date="2013-10-19T02:16:00Z">
                <w:pPr>
                  <w:pStyle w:val="XML1"/>
                </w:pPr>
              </w:pPrChange>
            </w:pPr>
            <w:ins w:id="13372" w:author="aas" w:date="2013-10-14T02:06:00Z">
              <w:del w:id="13373" w:author="Anees Shaikh" w:date="2013-10-19T02:16:00Z">
                <w:r w:rsidDel="00E067A3">
                  <w:delText xml:space="preserve">                        &lt;xs:sequence&gt;</w:delText>
                </w:r>
              </w:del>
            </w:ins>
          </w:p>
          <w:p w14:paraId="532A5DDD" w14:textId="37F93CBD" w:rsidR="00874469" w:rsidDel="00E067A3" w:rsidRDefault="00874469">
            <w:pPr>
              <w:pStyle w:val="Appx"/>
              <w:rPr>
                <w:ins w:id="13374" w:author="aas" w:date="2013-10-14T02:06:00Z"/>
                <w:del w:id="13375" w:author="Anees Shaikh" w:date="2013-10-19T02:16:00Z"/>
              </w:rPr>
              <w:pPrChange w:id="13376" w:author="Anees Shaikh" w:date="2013-10-19T02:16:00Z">
                <w:pPr>
                  <w:pStyle w:val="XML1"/>
                </w:pPr>
              </w:pPrChange>
            </w:pPr>
            <w:ins w:id="13377" w:author="aas" w:date="2013-10-14T02:06:00Z">
              <w:del w:id="13378" w:author="Anees Shaikh" w:date="2013-10-19T02:16:00Z">
                <w:r w:rsidDel="00E067A3">
                  <w:delText xml:space="preserve">                          &lt;xs:choice&gt;</w:delText>
                </w:r>
              </w:del>
            </w:ins>
          </w:p>
          <w:p w14:paraId="1B5FC5B3" w14:textId="6F9BDD73" w:rsidR="00874469" w:rsidDel="00E067A3" w:rsidRDefault="00874469">
            <w:pPr>
              <w:pStyle w:val="Appx"/>
              <w:rPr>
                <w:ins w:id="13379" w:author="aas" w:date="2013-10-14T02:06:00Z"/>
                <w:del w:id="13380" w:author="Anees Shaikh" w:date="2013-10-19T02:16:00Z"/>
              </w:rPr>
              <w:pPrChange w:id="13381" w:author="Anees Shaikh" w:date="2013-10-19T02:16:00Z">
                <w:pPr>
                  <w:pStyle w:val="XML1"/>
                </w:pPr>
              </w:pPrChange>
            </w:pPr>
            <w:ins w:id="13382" w:author="aas" w:date="2013-10-14T02:06:00Z">
              <w:del w:id="13383" w:author="Anees Shaikh" w:date="2013-10-19T02:16:00Z">
                <w:r w:rsidDel="00E067A3">
                  <w:delText xml:space="preserve">                            &lt;xs:sequence&gt;</w:delText>
                </w:r>
              </w:del>
            </w:ins>
          </w:p>
          <w:p w14:paraId="44301268" w14:textId="03F5D6EC" w:rsidR="00874469" w:rsidDel="00E067A3" w:rsidRDefault="00874469">
            <w:pPr>
              <w:pStyle w:val="Appx"/>
              <w:rPr>
                <w:ins w:id="13384" w:author="aas" w:date="2013-10-14T02:06:00Z"/>
                <w:del w:id="13385" w:author="Anees Shaikh" w:date="2013-10-19T02:16:00Z"/>
              </w:rPr>
              <w:pPrChange w:id="13386" w:author="Anees Shaikh" w:date="2013-10-19T02:16:00Z">
                <w:pPr>
                  <w:pStyle w:val="XML1"/>
                </w:pPr>
              </w:pPrChange>
            </w:pPr>
            <w:ins w:id="13387" w:author="aas" w:date="2013-10-14T02:06:00Z">
              <w:del w:id="13388" w:author="Anees Shaikh" w:date="2013-10-19T02:16:00Z">
                <w:r w:rsidDel="00E067A3">
                  <w:delText xml:space="preserve">                              &lt;xs:element name="DSAKeyValue" minOccurs="0"&gt;</w:delText>
                </w:r>
              </w:del>
            </w:ins>
          </w:p>
          <w:p w14:paraId="033F0A55" w14:textId="0942DCC7" w:rsidR="00874469" w:rsidDel="00E067A3" w:rsidRDefault="00874469">
            <w:pPr>
              <w:pStyle w:val="Appx"/>
              <w:rPr>
                <w:ins w:id="13389" w:author="aas" w:date="2013-10-14T02:06:00Z"/>
                <w:del w:id="13390" w:author="Anees Shaikh" w:date="2013-10-19T02:16:00Z"/>
              </w:rPr>
              <w:pPrChange w:id="13391" w:author="Anees Shaikh" w:date="2013-10-19T02:16:00Z">
                <w:pPr>
                  <w:pStyle w:val="XML1"/>
                </w:pPr>
              </w:pPrChange>
            </w:pPr>
            <w:ins w:id="13392" w:author="aas" w:date="2013-10-14T02:06:00Z">
              <w:del w:id="13393" w:author="Anees Shaikh" w:date="2013-10-19T02:16:00Z">
                <w:r w:rsidDel="00E067A3">
                  <w:delText xml:space="preserve">                                &lt;xs:complexType&gt;</w:delText>
                </w:r>
              </w:del>
            </w:ins>
          </w:p>
          <w:p w14:paraId="247C1D99" w14:textId="651C64E1" w:rsidR="00874469" w:rsidDel="00E067A3" w:rsidRDefault="00874469">
            <w:pPr>
              <w:pStyle w:val="Appx"/>
              <w:rPr>
                <w:ins w:id="13394" w:author="aas" w:date="2013-10-14T02:06:00Z"/>
                <w:del w:id="13395" w:author="Anees Shaikh" w:date="2013-10-19T02:16:00Z"/>
              </w:rPr>
              <w:pPrChange w:id="13396" w:author="Anees Shaikh" w:date="2013-10-19T02:16:00Z">
                <w:pPr>
                  <w:pStyle w:val="XML1"/>
                </w:pPr>
              </w:pPrChange>
            </w:pPr>
            <w:ins w:id="13397" w:author="aas" w:date="2013-10-14T02:06:00Z">
              <w:del w:id="13398" w:author="Anees Shaikh" w:date="2013-10-19T02:16:00Z">
                <w:r w:rsidDel="00E067A3">
                  <w:delText xml:space="preserve">                                  &lt;xs:sequence&gt;</w:delText>
                </w:r>
              </w:del>
            </w:ins>
          </w:p>
          <w:p w14:paraId="48882B55" w14:textId="0D56FA7C" w:rsidR="00874469" w:rsidDel="00E067A3" w:rsidRDefault="00874469">
            <w:pPr>
              <w:pStyle w:val="Appx"/>
              <w:rPr>
                <w:ins w:id="13399" w:author="aas" w:date="2013-10-14T02:06:00Z"/>
                <w:del w:id="13400" w:author="Anees Shaikh" w:date="2013-10-19T02:16:00Z"/>
              </w:rPr>
              <w:pPrChange w:id="13401" w:author="Anees Shaikh" w:date="2013-10-19T02:16:00Z">
                <w:pPr>
                  <w:pStyle w:val="XML1"/>
                </w:pPr>
              </w:pPrChange>
            </w:pPr>
            <w:ins w:id="13402" w:author="aas" w:date="2013-10-14T02:06:00Z">
              <w:del w:id="13403" w:author="Anees Shaikh" w:date="2013-10-19T02:16:00Z">
                <w:r w:rsidDel="00E067A3">
                  <w:delText xml:space="preserve">                                    &lt;xs:element name="P"  type="xs:base64Binary"&gt;</w:delText>
                </w:r>
              </w:del>
            </w:ins>
          </w:p>
          <w:p w14:paraId="2AF347ED" w14:textId="52B67992" w:rsidR="00874469" w:rsidDel="00E067A3" w:rsidRDefault="00874469">
            <w:pPr>
              <w:pStyle w:val="Appx"/>
              <w:rPr>
                <w:ins w:id="13404" w:author="aas" w:date="2013-10-14T02:06:00Z"/>
                <w:del w:id="13405" w:author="Anees Shaikh" w:date="2013-10-19T02:16:00Z"/>
              </w:rPr>
              <w:pPrChange w:id="13406" w:author="Anees Shaikh" w:date="2013-10-19T02:16:00Z">
                <w:pPr>
                  <w:pStyle w:val="XML1"/>
                </w:pPr>
              </w:pPrChange>
            </w:pPr>
            <w:ins w:id="13407" w:author="aas" w:date="2013-10-14T02:06:00Z">
              <w:del w:id="13408" w:author="Anees Shaikh" w:date="2013-10-19T02:16:00Z">
                <w:r w:rsidDel="00E067A3">
                  <w:delText xml:space="preserve">                                      &lt;xs:annotation&gt;</w:delText>
                </w:r>
              </w:del>
            </w:ins>
          </w:p>
          <w:p w14:paraId="521B2617" w14:textId="3D62C010" w:rsidR="00874469" w:rsidDel="00E067A3" w:rsidRDefault="00874469">
            <w:pPr>
              <w:pStyle w:val="Appx"/>
              <w:rPr>
                <w:ins w:id="13409" w:author="aas" w:date="2013-10-14T02:06:00Z"/>
                <w:del w:id="13410" w:author="Anees Shaikh" w:date="2013-10-19T02:16:00Z"/>
              </w:rPr>
              <w:pPrChange w:id="13411" w:author="Anees Shaikh" w:date="2013-10-19T02:16:00Z">
                <w:pPr>
                  <w:pStyle w:val="XML1"/>
                </w:pPr>
              </w:pPrChange>
            </w:pPr>
            <w:ins w:id="13412" w:author="aas" w:date="2013-10-14T02:06:00Z">
              <w:del w:id="13413" w:author="Anees Shaikh" w:date="2013-10-19T02:16:00Z">
                <w:r w:rsidDel="00E067A3">
                  <w:delText xml:space="preserve">                                        &lt;xs:documentation&gt;</w:delText>
                </w:r>
              </w:del>
            </w:ins>
          </w:p>
          <w:p w14:paraId="769115C5" w14:textId="106F007B" w:rsidR="00874469" w:rsidDel="00E067A3" w:rsidRDefault="00874469">
            <w:pPr>
              <w:pStyle w:val="Appx"/>
              <w:rPr>
                <w:ins w:id="13414" w:author="aas" w:date="2013-10-14T02:06:00Z"/>
                <w:del w:id="13415" w:author="Anees Shaikh" w:date="2013-10-19T02:16:00Z"/>
              </w:rPr>
              <w:pPrChange w:id="13416" w:author="Anees Shaikh" w:date="2013-10-19T02:16:00Z">
                <w:pPr>
                  <w:pStyle w:val="XML1"/>
                </w:pPr>
              </w:pPrChange>
            </w:pPr>
            <w:ins w:id="13417" w:author="aas" w:date="2013-10-14T02:06:00Z">
              <w:del w:id="13418" w:author="Anees Shaikh" w:date="2013-10-19T02:16:00Z">
                <w:r w:rsidDel="00E067A3">
                  <w:delText xml:space="preserve">                                          A prime modulus meeting the requirements of the standard</w:delText>
                </w:r>
              </w:del>
            </w:ins>
          </w:p>
          <w:p w14:paraId="36FD2978" w14:textId="0D7219EC" w:rsidR="00874469" w:rsidDel="00E067A3" w:rsidRDefault="00874469">
            <w:pPr>
              <w:pStyle w:val="Appx"/>
              <w:rPr>
                <w:ins w:id="13419" w:author="aas" w:date="2013-10-14T02:06:00Z"/>
                <w:del w:id="13420" w:author="Anees Shaikh" w:date="2013-10-19T02:16:00Z"/>
              </w:rPr>
              <w:pPrChange w:id="13421" w:author="Anees Shaikh" w:date="2013-10-19T02:16:00Z">
                <w:pPr>
                  <w:pStyle w:val="XML1"/>
                </w:pPr>
              </w:pPrChange>
            </w:pPr>
            <w:ins w:id="13422" w:author="aas" w:date="2013-10-14T02:06:00Z">
              <w:del w:id="13423" w:author="Anees Shaikh" w:date="2013-10-19T02:16:00Z">
                <w:r w:rsidDel="00E067A3">
                  <w:delText xml:space="preserve">                                                 above</w:delText>
                </w:r>
              </w:del>
            </w:ins>
          </w:p>
          <w:p w14:paraId="292CA0A9" w14:textId="0EFF2418" w:rsidR="00874469" w:rsidDel="00E067A3" w:rsidRDefault="00874469">
            <w:pPr>
              <w:pStyle w:val="Appx"/>
              <w:rPr>
                <w:ins w:id="13424" w:author="aas" w:date="2013-10-14T02:06:00Z"/>
                <w:del w:id="13425" w:author="Anees Shaikh" w:date="2013-10-19T02:16:00Z"/>
              </w:rPr>
              <w:pPrChange w:id="13426" w:author="Anees Shaikh" w:date="2013-10-19T02:16:00Z">
                <w:pPr>
                  <w:pStyle w:val="XML1"/>
                </w:pPr>
              </w:pPrChange>
            </w:pPr>
            <w:ins w:id="13427" w:author="aas" w:date="2013-10-14T02:06:00Z">
              <w:del w:id="13428" w:author="Anees Shaikh" w:date="2013-10-19T02:16:00Z">
                <w:r w:rsidDel="00E067A3">
                  <w:delText xml:space="preserve">                                        &lt;/xs:documentation&gt;</w:delText>
                </w:r>
              </w:del>
            </w:ins>
          </w:p>
          <w:p w14:paraId="301C327C" w14:textId="6D18782B" w:rsidR="00874469" w:rsidDel="00E067A3" w:rsidRDefault="00874469">
            <w:pPr>
              <w:pStyle w:val="Appx"/>
              <w:rPr>
                <w:ins w:id="13429" w:author="aas" w:date="2013-10-14T02:06:00Z"/>
                <w:del w:id="13430" w:author="Anees Shaikh" w:date="2013-10-19T02:16:00Z"/>
              </w:rPr>
              <w:pPrChange w:id="13431" w:author="Anees Shaikh" w:date="2013-10-19T02:16:00Z">
                <w:pPr>
                  <w:pStyle w:val="XML1"/>
                </w:pPr>
              </w:pPrChange>
            </w:pPr>
            <w:ins w:id="13432" w:author="aas" w:date="2013-10-14T02:06:00Z">
              <w:del w:id="13433" w:author="Anees Shaikh" w:date="2013-10-19T02:16:00Z">
                <w:r w:rsidDel="00E067A3">
                  <w:delText xml:space="preserve">                                      &lt;/xs:annotation&gt;</w:delText>
                </w:r>
              </w:del>
            </w:ins>
          </w:p>
          <w:p w14:paraId="44C996A3" w14:textId="5EC70673" w:rsidR="00874469" w:rsidDel="00E067A3" w:rsidRDefault="00874469">
            <w:pPr>
              <w:pStyle w:val="Appx"/>
              <w:rPr>
                <w:ins w:id="13434" w:author="aas" w:date="2013-10-14T02:06:00Z"/>
                <w:del w:id="13435" w:author="Anees Shaikh" w:date="2013-10-19T02:16:00Z"/>
              </w:rPr>
              <w:pPrChange w:id="13436" w:author="Anees Shaikh" w:date="2013-10-19T02:16:00Z">
                <w:pPr>
                  <w:pStyle w:val="XML1"/>
                </w:pPr>
              </w:pPrChange>
            </w:pPr>
            <w:ins w:id="13437" w:author="aas" w:date="2013-10-14T02:06:00Z">
              <w:del w:id="13438" w:author="Anees Shaikh" w:date="2013-10-19T02:16:00Z">
                <w:r w:rsidDel="00E067A3">
                  <w:delText xml:space="preserve">                                    &lt;/xs:element&gt;</w:delText>
                </w:r>
              </w:del>
            </w:ins>
          </w:p>
          <w:p w14:paraId="04A4D205" w14:textId="144F5B4C" w:rsidR="00874469" w:rsidDel="00E067A3" w:rsidRDefault="00874469">
            <w:pPr>
              <w:pStyle w:val="Appx"/>
              <w:rPr>
                <w:ins w:id="13439" w:author="aas" w:date="2013-10-14T02:06:00Z"/>
                <w:del w:id="13440" w:author="Anees Shaikh" w:date="2013-10-19T02:16:00Z"/>
              </w:rPr>
              <w:pPrChange w:id="13441" w:author="Anees Shaikh" w:date="2013-10-19T02:16:00Z">
                <w:pPr>
                  <w:pStyle w:val="XML1"/>
                </w:pPr>
              </w:pPrChange>
            </w:pPr>
            <w:ins w:id="13442" w:author="aas" w:date="2013-10-14T02:06:00Z">
              <w:del w:id="13443" w:author="Anees Shaikh" w:date="2013-10-19T02:16:00Z">
                <w:r w:rsidDel="00E067A3">
                  <w:delText xml:space="preserve">                                    &lt;xs:element name="Q"  type="xs:base64Binary"&gt;</w:delText>
                </w:r>
              </w:del>
            </w:ins>
          </w:p>
          <w:p w14:paraId="4219C562" w14:textId="74C8FF60" w:rsidR="00874469" w:rsidDel="00E067A3" w:rsidRDefault="00874469">
            <w:pPr>
              <w:pStyle w:val="Appx"/>
              <w:rPr>
                <w:ins w:id="13444" w:author="aas" w:date="2013-10-14T02:06:00Z"/>
                <w:del w:id="13445" w:author="Anees Shaikh" w:date="2013-10-19T02:16:00Z"/>
              </w:rPr>
              <w:pPrChange w:id="13446" w:author="Anees Shaikh" w:date="2013-10-19T02:16:00Z">
                <w:pPr>
                  <w:pStyle w:val="XML1"/>
                </w:pPr>
              </w:pPrChange>
            </w:pPr>
            <w:ins w:id="13447" w:author="aas" w:date="2013-10-14T02:06:00Z">
              <w:del w:id="13448" w:author="Anees Shaikh" w:date="2013-10-19T02:16:00Z">
                <w:r w:rsidDel="00E067A3">
                  <w:delText xml:space="preserve">                                      &lt;xs:annotation&gt;</w:delText>
                </w:r>
              </w:del>
            </w:ins>
          </w:p>
          <w:p w14:paraId="71B629F3" w14:textId="5DF9FDC2" w:rsidR="00874469" w:rsidDel="00E067A3" w:rsidRDefault="00874469">
            <w:pPr>
              <w:pStyle w:val="Appx"/>
              <w:rPr>
                <w:ins w:id="13449" w:author="aas" w:date="2013-10-14T02:06:00Z"/>
                <w:del w:id="13450" w:author="Anees Shaikh" w:date="2013-10-19T02:16:00Z"/>
              </w:rPr>
              <w:pPrChange w:id="13451" w:author="Anees Shaikh" w:date="2013-10-19T02:16:00Z">
                <w:pPr>
                  <w:pStyle w:val="XML1"/>
                </w:pPr>
              </w:pPrChange>
            </w:pPr>
            <w:ins w:id="13452" w:author="aas" w:date="2013-10-14T02:06:00Z">
              <w:del w:id="13453" w:author="Anees Shaikh" w:date="2013-10-19T02:16:00Z">
                <w:r w:rsidDel="00E067A3">
                  <w:delText xml:space="preserve">                                        &lt;xs:documentation&gt;</w:delText>
                </w:r>
              </w:del>
            </w:ins>
          </w:p>
          <w:p w14:paraId="747437F3" w14:textId="5A88ED4B" w:rsidR="00874469" w:rsidDel="00E067A3" w:rsidRDefault="00874469">
            <w:pPr>
              <w:pStyle w:val="Appx"/>
              <w:rPr>
                <w:ins w:id="13454" w:author="aas" w:date="2013-10-14T02:06:00Z"/>
                <w:del w:id="13455" w:author="Anees Shaikh" w:date="2013-10-19T02:16:00Z"/>
              </w:rPr>
              <w:pPrChange w:id="13456" w:author="Anees Shaikh" w:date="2013-10-19T02:16:00Z">
                <w:pPr>
                  <w:pStyle w:val="XML1"/>
                </w:pPr>
              </w:pPrChange>
            </w:pPr>
            <w:ins w:id="13457" w:author="aas" w:date="2013-10-14T02:06:00Z">
              <w:del w:id="13458" w:author="Anees Shaikh" w:date="2013-10-19T02:16:00Z">
                <w:r w:rsidDel="00E067A3">
                  <w:delText xml:space="preserve">                                          An integer in the range 2**159 &amp;lt; Q &amp;lt; 2**160 which is a</w:delText>
                </w:r>
              </w:del>
            </w:ins>
          </w:p>
          <w:p w14:paraId="29935C0A" w14:textId="52042CB6" w:rsidR="00874469" w:rsidDel="00E067A3" w:rsidRDefault="00874469">
            <w:pPr>
              <w:pStyle w:val="Appx"/>
              <w:rPr>
                <w:ins w:id="13459" w:author="aas" w:date="2013-10-14T02:06:00Z"/>
                <w:del w:id="13460" w:author="Anees Shaikh" w:date="2013-10-19T02:16:00Z"/>
              </w:rPr>
              <w:pPrChange w:id="13461" w:author="Anees Shaikh" w:date="2013-10-19T02:16:00Z">
                <w:pPr>
                  <w:pStyle w:val="XML1"/>
                </w:pPr>
              </w:pPrChange>
            </w:pPr>
            <w:ins w:id="13462" w:author="aas" w:date="2013-10-14T02:06:00Z">
              <w:del w:id="13463" w:author="Anees Shaikh" w:date="2013-10-19T02:16:00Z">
                <w:r w:rsidDel="00E067A3">
                  <w:delText xml:space="preserve">                                                 prime divisor of P-1</w:delText>
                </w:r>
              </w:del>
            </w:ins>
          </w:p>
          <w:p w14:paraId="153EC1BA" w14:textId="3EA7EF11" w:rsidR="00874469" w:rsidDel="00E067A3" w:rsidRDefault="00874469">
            <w:pPr>
              <w:pStyle w:val="Appx"/>
              <w:rPr>
                <w:ins w:id="13464" w:author="aas" w:date="2013-10-14T02:06:00Z"/>
                <w:del w:id="13465" w:author="Anees Shaikh" w:date="2013-10-19T02:16:00Z"/>
              </w:rPr>
              <w:pPrChange w:id="13466" w:author="Anees Shaikh" w:date="2013-10-19T02:16:00Z">
                <w:pPr>
                  <w:pStyle w:val="XML1"/>
                </w:pPr>
              </w:pPrChange>
            </w:pPr>
            <w:ins w:id="13467" w:author="aas" w:date="2013-10-14T02:06:00Z">
              <w:del w:id="13468" w:author="Anees Shaikh" w:date="2013-10-19T02:16:00Z">
                <w:r w:rsidDel="00E067A3">
                  <w:delText xml:space="preserve">                                        &lt;/xs:documentation&gt;</w:delText>
                </w:r>
              </w:del>
            </w:ins>
          </w:p>
          <w:p w14:paraId="239ACB19" w14:textId="4B8B42E8" w:rsidR="00874469" w:rsidDel="00E067A3" w:rsidRDefault="00874469">
            <w:pPr>
              <w:pStyle w:val="Appx"/>
              <w:rPr>
                <w:ins w:id="13469" w:author="aas" w:date="2013-10-14T02:06:00Z"/>
                <w:del w:id="13470" w:author="Anees Shaikh" w:date="2013-10-19T02:16:00Z"/>
              </w:rPr>
              <w:pPrChange w:id="13471" w:author="Anees Shaikh" w:date="2013-10-19T02:16:00Z">
                <w:pPr>
                  <w:pStyle w:val="XML1"/>
                </w:pPr>
              </w:pPrChange>
            </w:pPr>
            <w:ins w:id="13472" w:author="aas" w:date="2013-10-14T02:06:00Z">
              <w:del w:id="13473" w:author="Anees Shaikh" w:date="2013-10-19T02:16:00Z">
                <w:r w:rsidDel="00E067A3">
                  <w:delText xml:space="preserve">                                      &lt;/xs:annotation&gt;</w:delText>
                </w:r>
              </w:del>
            </w:ins>
          </w:p>
          <w:p w14:paraId="046E3F59" w14:textId="38928F0E" w:rsidR="00874469" w:rsidDel="00E067A3" w:rsidRDefault="00874469">
            <w:pPr>
              <w:pStyle w:val="Appx"/>
              <w:rPr>
                <w:ins w:id="13474" w:author="aas" w:date="2013-10-14T02:06:00Z"/>
                <w:del w:id="13475" w:author="Anees Shaikh" w:date="2013-10-19T02:16:00Z"/>
              </w:rPr>
              <w:pPrChange w:id="13476" w:author="Anees Shaikh" w:date="2013-10-19T02:16:00Z">
                <w:pPr>
                  <w:pStyle w:val="XML1"/>
                </w:pPr>
              </w:pPrChange>
            </w:pPr>
            <w:ins w:id="13477" w:author="aas" w:date="2013-10-14T02:06:00Z">
              <w:del w:id="13478" w:author="Anees Shaikh" w:date="2013-10-19T02:16:00Z">
                <w:r w:rsidDel="00E067A3">
                  <w:delText xml:space="preserve">                                    &lt;/xs:element&gt;</w:delText>
                </w:r>
              </w:del>
            </w:ins>
          </w:p>
          <w:p w14:paraId="1480F4D4" w14:textId="6986DE94" w:rsidR="00874469" w:rsidDel="00E067A3" w:rsidRDefault="00874469">
            <w:pPr>
              <w:pStyle w:val="Appx"/>
              <w:rPr>
                <w:ins w:id="13479" w:author="aas" w:date="2013-10-14T02:06:00Z"/>
                <w:del w:id="13480" w:author="Anees Shaikh" w:date="2013-10-19T02:16:00Z"/>
              </w:rPr>
              <w:pPrChange w:id="13481" w:author="Anees Shaikh" w:date="2013-10-19T02:16:00Z">
                <w:pPr>
                  <w:pStyle w:val="XML1"/>
                </w:pPr>
              </w:pPrChange>
            </w:pPr>
            <w:ins w:id="13482" w:author="aas" w:date="2013-10-14T02:06:00Z">
              <w:del w:id="13483" w:author="Anees Shaikh" w:date="2013-10-19T02:16:00Z">
                <w:r w:rsidDel="00E067A3">
                  <w:delText xml:space="preserve">                                    &lt;xs:element name="J" minOccurs="0"  type="xs:base64Binary"&gt;</w:delText>
                </w:r>
              </w:del>
            </w:ins>
          </w:p>
          <w:p w14:paraId="323D2509" w14:textId="3E5D83AC" w:rsidR="00874469" w:rsidDel="00E067A3" w:rsidRDefault="00874469">
            <w:pPr>
              <w:pStyle w:val="Appx"/>
              <w:rPr>
                <w:ins w:id="13484" w:author="aas" w:date="2013-10-14T02:06:00Z"/>
                <w:del w:id="13485" w:author="Anees Shaikh" w:date="2013-10-19T02:16:00Z"/>
              </w:rPr>
              <w:pPrChange w:id="13486" w:author="Anees Shaikh" w:date="2013-10-19T02:16:00Z">
                <w:pPr>
                  <w:pStyle w:val="XML1"/>
                </w:pPr>
              </w:pPrChange>
            </w:pPr>
            <w:ins w:id="13487" w:author="aas" w:date="2013-10-14T02:06:00Z">
              <w:del w:id="13488" w:author="Anees Shaikh" w:date="2013-10-19T02:16:00Z">
                <w:r w:rsidDel="00E067A3">
                  <w:delText xml:space="preserve">                                      &lt;xs:annotation&gt;</w:delText>
                </w:r>
              </w:del>
            </w:ins>
          </w:p>
          <w:p w14:paraId="6EC290B3" w14:textId="24912D6F" w:rsidR="00874469" w:rsidDel="00E067A3" w:rsidRDefault="00874469">
            <w:pPr>
              <w:pStyle w:val="Appx"/>
              <w:rPr>
                <w:ins w:id="13489" w:author="aas" w:date="2013-10-14T02:06:00Z"/>
                <w:del w:id="13490" w:author="Anees Shaikh" w:date="2013-10-19T02:16:00Z"/>
              </w:rPr>
              <w:pPrChange w:id="13491" w:author="Anees Shaikh" w:date="2013-10-19T02:16:00Z">
                <w:pPr>
                  <w:pStyle w:val="XML1"/>
                </w:pPr>
              </w:pPrChange>
            </w:pPr>
            <w:ins w:id="13492" w:author="aas" w:date="2013-10-14T02:06:00Z">
              <w:del w:id="13493" w:author="Anees Shaikh" w:date="2013-10-19T02:16:00Z">
                <w:r w:rsidDel="00E067A3">
                  <w:delText xml:space="preserve">                                        &lt;xs:documentation&gt;</w:delText>
                </w:r>
              </w:del>
            </w:ins>
          </w:p>
          <w:p w14:paraId="39361957" w14:textId="7088CDE4" w:rsidR="00874469" w:rsidDel="00E067A3" w:rsidRDefault="00874469">
            <w:pPr>
              <w:pStyle w:val="Appx"/>
              <w:rPr>
                <w:ins w:id="13494" w:author="aas" w:date="2013-10-14T02:06:00Z"/>
                <w:del w:id="13495" w:author="Anees Shaikh" w:date="2013-10-19T02:16:00Z"/>
              </w:rPr>
              <w:pPrChange w:id="13496" w:author="Anees Shaikh" w:date="2013-10-19T02:16:00Z">
                <w:pPr>
                  <w:pStyle w:val="XML1"/>
                </w:pPr>
              </w:pPrChange>
            </w:pPr>
            <w:ins w:id="13497" w:author="aas" w:date="2013-10-14T02:06:00Z">
              <w:del w:id="13498" w:author="Anees Shaikh" w:date="2013-10-19T02:16:00Z">
                <w:r w:rsidDel="00E067A3">
                  <w:delText xml:space="preserve">                                          (P - 1) / Q</w:delText>
                </w:r>
              </w:del>
            </w:ins>
          </w:p>
          <w:p w14:paraId="6B76F140" w14:textId="4B4FAA79" w:rsidR="00874469" w:rsidDel="00E067A3" w:rsidRDefault="00874469">
            <w:pPr>
              <w:pStyle w:val="Appx"/>
              <w:rPr>
                <w:ins w:id="13499" w:author="aas" w:date="2013-10-14T02:06:00Z"/>
                <w:del w:id="13500" w:author="Anees Shaikh" w:date="2013-10-19T02:16:00Z"/>
              </w:rPr>
              <w:pPrChange w:id="13501" w:author="Anees Shaikh" w:date="2013-10-19T02:16:00Z">
                <w:pPr>
                  <w:pStyle w:val="XML1"/>
                </w:pPr>
              </w:pPrChange>
            </w:pPr>
            <w:ins w:id="13502" w:author="aas" w:date="2013-10-14T02:06:00Z">
              <w:del w:id="13503" w:author="Anees Shaikh" w:date="2013-10-19T02:16:00Z">
                <w:r w:rsidDel="00E067A3">
                  <w:delText xml:space="preserve">                                        &lt;/xs:documentation&gt;</w:delText>
                </w:r>
              </w:del>
            </w:ins>
          </w:p>
          <w:p w14:paraId="4D120B80" w14:textId="5918B19F" w:rsidR="00874469" w:rsidDel="00E067A3" w:rsidRDefault="00874469">
            <w:pPr>
              <w:pStyle w:val="Appx"/>
              <w:rPr>
                <w:ins w:id="13504" w:author="aas" w:date="2013-10-14T02:06:00Z"/>
                <w:del w:id="13505" w:author="Anees Shaikh" w:date="2013-10-19T02:16:00Z"/>
              </w:rPr>
              <w:pPrChange w:id="13506" w:author="Anees Shaikh" w:date="2013-10-19T02:16:00Z">
                <w:pPr>
                  <w:pStyle w:val="XML1"/>
                </w:pPr>
              </w:pPrChange>
            </w:pPr>
            <w:ins w:id="13507" w:author="aas" w:date="2013-10-14T02:06:00Z">
              <w:del w:id="13508" w:author="Anees Shaikh" w:date="2013-10-19T02:16:00Z">
                <w:r w:rsidDel="00E067A3">
                  <w:delText xml:space="preserve">                                      &lt;/xs:annotation&gt;</w:delText>
                </w:r>
              </w:del>
            </w:ins>
          </w:p>
          <w:p w14:paraId="48501307" w14:textId="23630B16" w:rsidR="00874469" w:rsidDel="00E067A3" w:rsidRDefault="00874469">
            <w:pPr>
              <w:pStyle w:val="Appx"/>
              <w:rPr>
                <w:ins w:id="13509" w:author="aas" w:date="2013-10-14T02:06:00Z"/>
                <w:del w:id="13510" w:author="Anees Shaikh" w:date="2013-10-19T02:16:00Z"/>
              </w:rPr>
              <w:pPrChange w:id="13511" w:author="Anees Shaikh" w:date="2013-10-19T02:16:00Z">
                <w:pPr>
                  <w:pStyle w:val="XML1"/>
                </w:pPr>
              </w:pPrChange>
            </w:pPr>
            <w:ins w:id="13512" w:author="aas" w:date="2013-10-14T02:06:00Z">
              <w:del w:id="13513" w:author="Anees Shaikh" w:date="2013-10-19T02:16:00Z">
                <w:r w:rsidDel="00E067A3">
                  <w:delText xml:space="preserve">                                    &lt;/xs:element&gt;</w:delText>
                </w:r>
              </w:del>
            </w:ins>
          </w:p>
          <w:p w14:paraId="42F6D21A" w14:textId="29AD1B2B" w:rsidR="00874469" w:rsidDel="00E067A3" w:rsidRDefault="00874469">
            <w:pPr>
              <w:pStyle w:val="Appx"/>
              <w:rPr>
                <w:ins w:id="13514" w:author="aas" w:date="2013-10-14T02:06:00Z"/>
                <w:del w:id="13515" w:author="Anees Shaikh" w:date="2013-10-19T02:16:00Z"/>
              </w:rPr>
              <w:pPrChange w:id="13516" w:author="Anees Shaikh" w:date="2013-10-19T02:16:00Z">
                <w:pPr>
                  <w:pStyle w:val="XML1"/>
                </w:pPr>
              </w:pPrChange>
            </w:pPr>
            <w:ins w:id="13517" w:author="aas" w:date="2013-10-14T02:06:00Z">
              <w:del w:id="13518" w:author="Anees Shaikh" w:date="2013-10-19T02:16:00Z">
                <w:r w:rsidDel="00E067A3">
                  <w:delText xml:space="preserve">                                    &lt;xs:element name="G" minOccurs="0"  type="xs:base64Binary"&gt;</w:delText>
                </w:r>
              </w:del>
            </w:ins>
          </w:p>
          <w:p w14:paraId="11E71221" w14:textId="70F801BB" w:rsidR="00874469" w:rsidDel="00E067A3" w:rsidRDefault="00874469">
            <w:pPr>
              <w:pStyle w:val="Appx"/>
              <w:rPr>
                <w:ins w:id="13519" w:author="aas" w:date="2013-10-14T02:06:00Z"/>
                <w:del w:id="13520" w:author="Anees Shaikh" w:date="2013-10-19T02:16:00Z"/>
              </w:rPr>
              <w:pPrChange w:id="13521" w:author="Anees Shaikh" w:date="2013-10-19T02:16:00Z">
                <w:pPr>
                  <w:pStyle w:val="XML1"/>
                </w:pPr>
              </w:pPrChange>
            </w:pPr>
            <w:ins w:id="13522" w:author="aas" w:date="2013-10-14T02:06:00Z">
              <w:del w:id="13523" w:author="Anees Shaikh" w:date="2013-10-19T02:16:00Z">
                <w:r w:rsidDel="00E067A3">
                  <w:delText xml:space="preserve">                                      &lt;xs:annotation&gt;</w:delText>
                </w:r>
              </w:del>
            </w:ins>
          </w:p>
          <w:p w14:paraId="68AF37EE" w14:textId="196FF19B" w:rsidR="00874469" w:rsidDel="00E067A3" w:rsidRDefault="00874469">
            <w:pPr>
              <w:pStyle w:val="Appx"/>
              <w:rPr>
                <w:ins w:id="13524" w:author="aas" w:date="2013-10-14T02:06:00Z"/>
                <w:del w:id="13525" w:author="Anees Shaikh" w:date="2013-10-19T02:16:00Z"/>
              </w:rPr>
              <w:pPrChange w:id="13526" w:author="Anees Shaikh" w:date="2013-10-19T02:16:00Z">
                <w:pPr>
                  <w:pStyle w:val="XML1"/>
                </w:pPr>
              </w:pPrChange>
            </w:pPr>
            <w:ins w:id="13527" w:author="aas" w:date="2013-10-14T02:06:00Z">
              <w:del w:id="13528" w:author="Anees Shaikh" w:date="2013-10-19T02:16:00Z">
                <w:r w:rsidDel="00E067A3">
                  <w:delText xml:space="preserve">                                        &lt;xs:documentation&gt;</w:delText>
                </w:r>
              </w:del>
            </w:ins>
          </w:p>
          <w:p w14:paraId="25018B4A" w14:textId="76948D10" w:rsidR="00874469" w:rsidDel="00E067A3" w:rsidRDefault="00874469">
            <w:pPr>
              <w:pStyle w:val="Appx"/>
              <w:rPr>
                <w:ins w:id="13529" w:author="aas" w:date="2013-10-14T02:06:00Z"/>
                <w:del w:id="13530" w:author="Anees Shaikh" w:date="2013-10-19T02:16:00Z"/>
              </w:rPr>
              <w:pPrChange w:id="13531" w:author="Anees Shaikh" w:date="2013-10-19T02:16:00Z">
                <w:pPr>
                  <w:pStyle w:val="XML1"/>
                </w:pPr>
              </w:pPrChange>
            </w:pPr>
            <w:ins w:id="13532" w:author="aas" w:date="2013-10-14T02:06:00Z">
              <w:del w:id="13533" w:author="Anees Shaikh" w:date="2013-10-19T02:16:00Z">
                <w:r w:rsidDel="00E067A3">
                  <w:delText xml:space="preserve">                                          An integer with certain properties with respect to P and Q</w:delText>
                </w:r>
              </w:del>
            </w:ins>
          </w:p>
          <w:p w14:paraId="474969F4" w14:textId="3BF4A323" w:rsidR="00874469" w:rsidDel="00E067A3" w:rsidRDefault="00874469">
            <w:pPr>
              <w:pStyle w:val="Appx"/>
              <w:rPr>
                <w:ins w:id="13534" w:author="aas" w:date="2013-10-14T02:06:00Z"/>
                <w:del w:id="13535" w:author="Anees Shaikh" w:date="2013-10-19T02:16:00Z"/>
              </w:rPr>
              <w:pPrChange w:id="13536" w:author="Anees Shaikh" w:date="2013-10-19T02:16:00Z">
                <w:pPr>
                  <w:pStyle w:val="XML1"/>
                </w:pPr>
              </w:pPrChange>
            </w:pPr>
            <w:ins w:id="13537" w:author="aas" w:date="2013-10-14T02:06:00Z">
              <w:del w:id="13538" w:author="Anees Shaikh" w:date="2013-10-19T02:16:00Z">
                <w:r w:rsidDel="00E067A3">
                  <w:delText xml:space="preserve">                                        &lt;/xs:documentation&gt;</w:delText>
                </w:r>
              </w:del>
            </w:ins>
          </w:p>
          <w:p w14:paraId="667287D6" w14:textId="3323472A" w:rsidR="00874469" w:rsidDel="00E067A3" w:rsidRDefault="00874469">
            <w:pPr>
              <w:pStyle w:val="Appx"/>
              <w:rPr>
                <w:ins w:id="13539" w:author="aas" w:date="2013-10-14T02:06:00Z"/>
                <w:del w:id="13540" w:author="Anees Shaikh" w:date="2013-10-19T02:16:00Z"/>
              </w:rPr>
              <w:pPrChange w:id="13541" w:author="Anees Shaikh" w:date="2013-10-19T02:16:00Z">
                <w:pPr>
                  <w:pStyle w:val="XML1"/>
                </w:pPr>
              </w:pPrChange>
            </w:pPr>
            <w:ins w:id="13542" w:author="aas" w:date="2013-10-14T02:06:00Z">
              <w:del w:id="13543" w:author="Anees Shaikh" w:date="2013-10-19T02:16:00Z">
                <w:r w:rsidDel="00E067A3">
                  <w:delText xml:space="preserve">                                      &lt;/xs:annotation&gt;</w:delText>
                </w:r>
              </w:del>
            </w:ins>
          </w:p>
          <w:p w14:paraId="52D2008C" w14:textId="706D859C" w:rsidR="00874469" w:rsidDel="00E067A3" w:rsidRDefault="00874469">
            <w:pPr>
              <w:pStyle w:val="Appx"/>
              <w:rPr>
                <w:ins w:id="13544" w:author="aas" w:date="2013-10-14T02:06:00Z"/>
                <w:del w:id="13545" w:author="Anees Shaikh" w:date="2013-10-19T02:16:00Z"/>
              </w:rPr>
              <w:pPrChange w:id="13546" w:author="Anees Shaikh" w:date="2013-10-19T02:16:00Z">
                <w:pPr>
                  <w:pStyle w:val="XML1"/>
                </w:pPr>
              </w:pPrChange>
            </w:pPr>
            <w:ins w:id="13547" w:author="aas" w:date="2013-10-14T02:06:00Z">
              <w:del w:id="13548" w:author="Anees Shaikh" w:date="2013-10-19T02:16:00Z">
                <w:r w:rsidDel="00E067A3">
                  <w:delText xml:space="preserve">                                    &lt;/xs:element&gt;</w:delText>
                </w:r>
              </w:del>
            </w:ins>
          </w:p>
          <w:p w14:paraId="5D6BD299" w14:textId="34ABA2BD" w:rsidR="00874469" w:rsidDel="00E067A3" w:rsidRDefault="00874469">
            <w:pPr>
              <w:pStyle w:val="Appx"/>
              <w:rPr>
                <w:ins w:id="13549" w:author="aas" w:date="2013-10-14T02:06:00Z"/>
                <w:del w:id="13550" w:author="Anees Shaikh" w:date="2013-10-19T02:16:00Z"/>
              </w:rPr>
              <w:pPrChange w:id="13551" w:author="Anees Shaikh" w:date="2013-10-19T02:16:00Z">
                <w:pPr>
                  <w:pStyle w:val="XML1"/>
                </w:pPr>
              </w:pPrChange>
            </w:pPr>
            <w:ins w:id="13552" w:author="aas" w:date="2013-10-14T02:06:00Z">
              <w:del w:id="13553" w:author="Anees Shaikh" w:date="2013-10-19T02:16:00Z">
                <w:r w:rsidDel="00E067A3">
                  <w:delText xml:space="preserve">                                    &lt;xs:element name="Y"  type="xs:base64Binary"&gt;</w:delText>
                </w:r>
              </w:del>
            </w:ins>
          </w:p>
          <w:p w14:paraId="0C7B2C53" w14:textId="378F0A3F" w:rsidR="00874469" w:rsidDel="00E067A3" w:rsidRDefault="00874469">
            <w:pPr>
              <w:pStyle w:val="Appx"/>
              <w:rPr>
                <w:ins w:id="13554" w:author="aas" w:date="2013-10-14T02:06:00Z"/>
                <w:del w:id="13555" w:author="Anees Shaikh" w:date="2013-10-19T02:16:00Z"/>
              </w:rPr>
              <w:pPrChange w:id="13556" w:author="Anees Shaikh" w:date="2013-10-19T02:16:00Z">
                <w:pPr>
                  <w:pStyle w:val="XML1"/>
                </w:pPr>
              </w:pPrChange>
            </w:pPr>
            <w:ins w:id="13557" w:author="aas" w:date="2013-10-14T02:06:00Z">
              <w:del w:id="13558" w:author="Anees Shaikh" w:date="2013-10-19T02:16:00Z">
                <w:r w:rsidDel="00E067A3">
                  <w:delText xml:space="preserve">                                      &lt;xs:annotation&gt;</w:delText>
                </w:r>
              </w:del>
            </w:ins>
          </w:p>
          <w:p w14:paraId="6C601F7A" w14:textId="0588E7B6" w:rsidR="00874469" w:rsidDel="00E067A3" w:rsidRDefault="00874469">
            <w:pPr>
              <w:pStyle w:val="Appx"/>
              <w:rPr>
                <w:ins w:id="13559" w:author="aas" w:date="2013-10-14T02:06:00Z"/>
                <w:del w:id="13560" w:author="Anees Shaikh" w:date="2013-10-19T02:16:00Z"/>
              </w:rPr>
              <w:pPrChange w:id="13561" w:author="Anees Shaikh" w:date="2013-10-19T02:16:00Z">
                <w:pPr>
                  <w:pStyle w:val="XML1"/>
                </w:pPr>
              </w:pPrChange>
            </w:pPr>
            <w:ins w:id="13562" w:author="aas" w:date="2013-10-14T02:06:00Z">
              <w:del w:id="13563" w:author="Anees Shaikh" w:date="2013-10-19T02:16:00Z">
                <w:r w:rsidDel="00E067A3">
                  <w:delText xml:space="preserve">                                        &lt;xs:documentation&gt;</w:delText>
                </w:r>
              </w:del>
            </w:ins>
          </w:p>
          <w:p w14:paraId="3EA4756B" w14:textId="2974063D" w:rsidR="00874469" w:rsidDel="00E067A3" w:rsidRDefault="00874469">
            <w:pPr>
              <w:pStyle w:val="Appx"/>
              <w:rPr>
                <w:ins w:id="13564" w:author="aas" w:date="2013-10-14T02:06:00Z"/>
                <w:del w:id="13565" w:author="Anees Shaikh" w:date="2013-10-19T02:16:00Z"/>
              </w:rPr>
              <w:pPrChange w:id="13566" w:author="Anees Shaikh" w:date="2013-10-19T02:16:00Z">
                <w:pPr>
                  <w:pStyle w:val="XML1"/>
                </w:pPr>
              </w:pPrChange>
            </w:pPr>
            <w:ins w:id="13567" w:author="aas" w:date="2013-10-14T02:06:00Z">
              <w:del w:id="13568" w:author="Anees Shaikh" w:date="2013-10-19T02:16:00Z">
                <w:r w:rsidDel="00E067A3">
                  <w:delText xml:space="preserve">                                          G**X mod P (where X is part of the private key and not made</w:delText>
                </w:r>
              </w:del>
            </w:ins>
          </w:p>
          <w:p w14:paraId="46396B81" w14:textId="63202DCC" w:rsidR="00874469" w:rsidDel="00E067A3" w:rsidRDefault="00874469">
            <w:pPr>
              <w:pStyle w:val="Appx"/>
              <w:rPr>
                <w:ins w:id="13569" w:author="aas" w:date="2013-10-14T02:06:00Z"/>
                <w:del w:id="13570" w:author="Anees Shaikh" w:date="2013-10-19T02:16:00Z"/>
              </w:rPr>
              <w:pPrChange w:id="13571" w:author="Anees Shaikh" w:date="2013-10-19T02:16:00Z">
                <w:pPr>
                  <w:pStyle w:val="XML1"/>
                </w:pPr>
              </w:pPrChange>
            </w:pPr>
            <w:ins w:id="13572" w:author="aas" w:date="2013-10-14T02:06:00Z">
              <w:del w:id="13573" w:author="Anees Shaikh" w:date="2013-10-19T02:16:00Z">
                <w:r w:rsidDel="00E067A3">
                  <w:delText xml:space="preserve">                                                 public)</w:delText>
                </w:r>
              </w:del>
            </w:ins>
          </w:p>
          <w:p w14:paraId="23DE0157" w14:textId="6489CA91" w:rsidR="00874469" w:rsidDel="00E067A3" w:rsidRDefault="00874469">
            <w:pPr>
              <w:pStyle w:val="Appx"/>
              <w:rPr>
                <w:ins w:id="13574" w:author="aas" w:date="2013-10-14T02:06:00Z"/>
                <w:del w:id="13575" w:author="Anees Shaikh" w:date="2013-10-19T02:16:00Z"/>
              </w:rPr>
              <w:pPrChange w:id="13576" w:author="Anees Shaikh" w:date="2013-10-19T02:16:00Z">
                <w:pPr>
                  <w:pStyle w:val="XML1"/>
                </w:pPr>
              </w:pPrChange>
            </w:pPr>
            <w:ins w:id="13577" w:author="aas" w:date="2013-10-14T02:06:00Z">
              <w:del w:id="13578" w:author="Anees Shaikh" w:date="2013-10-19T02:16:00Z">
                <w:r w:rsidDel="00E067A3">
                  <w:delText xml:space="preserve">                                        &lt;/xs:documentation&gt;</w:delText>
                </w:r>
              </w:del>
            </w:ins>
          </w:p>
          <w:p w14:paraId="16E63967" w14:textId="152D0641" w:rsidR="00874469" w:rsidDel="00E067A3" w:rsidRDefault="00874469">
            <w:pPr>
              <w:pStyle w:val="Appx"/>
              <w:rPr>
                <w:ins w:id="13579" w:author="aas" w:date="2013-10-14T02:06:00Z"/>
                <w:del w:id="13580" w:author="Anees Shaikh" w:date="2013-10-19T02:16:00Z"/>
              </w:rPr>
              <w:pPrChange w:id="13581" w:author="Anees Shaikh" w:date="2013-10-19T02:16:00Z">
                <w:pPr>
                  <w:pStyle w:val="XML1"/>
                </w:pPr>
              </w:pPrChange>
            </w:pPr>
            <w:ins w:id="13582" w:author="aas" w:date="2013-10-14T02:06:00Z">
              <w:del w:id="13583" w:author="Anees Shaikh" w:date="2013-10-19T02:16:00Z">
                <w:r w:rsidDel="00E067A3">
                  <w:delText xml:space="preserve">                                      &lt;/xs:annotation&gt;</w:delText>
                </w:r>
              </w:del>
            </w:ins>
          </w:p>
          <w:p w14:paraId="1934F33F" w14:textId="1E606B8E" w:rsidR="00874469" w:rsidDel="00E067A3" w:rsidRDefault="00874469">
            <w:pPr>
              <w:pStyle w:val="Appx"/>
              <w:rPr>
                <w:ins w:id="13584" w:author="aas" w:date="2013-10-14T02:06:00Z"/>
                <w:del w:id="13585" w:author="Anees Shaikh" w:date="2013-10-19T02:16:00Z"/>
              </w:rPr>
              <w:pPrChange w:id="13586" w:author="Anees Shaikh" w:date="2013-10-19T02:16:00Z">
                <w:pPr>
                  <w:pStyle w:val="XML1"/>
                </w:pPr>
              </w:pPrChange>
            </w:pPr>
            <w:ins w:id="13587" w:author="aas" w:date="2013-10-14T02:06:00Z">
              <w:del w:id="13588" w:author="Anees Shaikh" w:date="2013-10-19T02:16:00Z">
                <w:r w:rsidDel="00E067A3">
                  <w:delText xml:space="preserve">                                    &lt;/xs:element&gt;</w:delText>
                </w:r>
              </w:del>
            </w:ins>
          </w:p>
          <w:p w14:paraId="1F646EA9" w14:textId="740AF6D5" w:rsidR="00874469" w:rsidDel="00E067A3" w:rsidRDefault="00874469">
            <w:pPr>
              <w:pStyle w:val="Appx"/>
              <w:rPr>
                <w:ins w:id="13589" w:author="aas" w:date="2013-10-14T02:06:00Z"/>
                <w:del w:id="13590" w:author="Anees Shaikh" w:date="2013-10-19T02:16:00Z"/>
              </w:rPr>
              <w:pPrChange w:id="13591" w:author="Anees Shaikh" w:date="2013-10-19T02:16:00Z">
                <w:pPr>
                  <w:pStyle w:val="XML1"/>
                </w:pPr>
              </w:pPrChange>
            </w:pPr>
            <w:ins w:id="13592" w:author="aas" w:date="2013-10-14T02:06:00Z">
              <w:del w:id="13593" w:author="Anees Shaikh" w:date="2013-10-19T02:16:00Z">
                <w:r w:rsidDel="00E067A3">
                  <w:delText xml:space="preserve">                                    &lt;xs:element name="Seed"  type="xs:base64Binary"&gt;</w:delText>
                </w:r>
              </w:del>
            </w:ins>
          </w:p>
          <w:p w14:paraId="6AF61AC4" w14:textId="63AC37D2" w:rsidR="00874469" w:rsidDel="00E067A3" w:rsidRDefault="00874469">
            <w:pPr>
              <w:pStyle w:val="Appx"/>
              <w:rPr>
                <w:ins w:id="13594" w:author="aas" w:date="2013-10-14T02:06:00Z"/>
                <w:del w:id="13595" w:author="Anees Shaikh" w:date="2013-10-19T02:16:00Z"/>
              </w:rPr>
              <w:pPrChange w:id="13596" w:author="Anees Shaikh" w:date="2013-10-19T02:16:00Z">
                <w:pPr>
                  <w:pStyle w:val="XML1"/>
                </w:pPr>
              </w:pPrChange>
            </w:pPr>
            <w:ins w:id="13597" w:author="aas" w:date="2013-10-14T02:06:00Z">
              <w:del w:id="13598" w:author="Anees Shaikh" w:date="2013-10-19T02:16:00Z">
                <w:r w:rsidDel="00E067A3">
                  <w:delText xml:space="preserve">                                      &lt;xs:annotation&gt;</w:delText>
                </w:r>
              </w:del>
            </w:ins>
          </w:p>
          <w:p w14:paraId="7E6DB514" w14:textId="60E66999" w:rsidR="00874469" w:rsidDel="00E067A3" w:rsidRDefault="00874469">
            <w:pPr>
              <w:pStyle w:val="Appx"/>
              <w:rPr>
                <w:ins w:id="13599" w:author="aas" w:date="2013-10-14T02:06:00Z"/>
                <w:del w:id="13600" w:author="Anees Shaikh" w:date="2013-10-19T02:16:00Z"/>
              </w:rPr>
              <w:pPrChange w:id="13601" w:author="Anees Shaikh" w:date="2013-10-19T02:16:00Z">
                <w:pPr>
                  <w:pStyle w:val="XML1"/>
                </w:pPr>
              </w:pPrChange>
            </w:pPr>
            <w:ins w:id="13602" w:author="aas" w:date="2013-10-14T02:06:00Z">
              <w:del w:id="13603" w:author="Anees Shaikh" w:date="2013-10-19T02:16:00Z">
                <w:r w:rsidDel="00E067A3">
                  <w:delText xml:space="preserve">                                        &lt;xs:documentation&gt;</w:delText>
                </w:r>
              </w:del>
            </w:ins>
          </w:p>
          <w:p w14:paraId="51C8C56A" w14:textId="52BCA73C" w:rsidR="00874469" w:rsidDel="00E067A3" w:rsidRDefault="00874469">
            <w:pPr>
              <w:pStyle w:val="Appx"/>
              <w:rPr>
                <w:ins w:id="13604" w:author="aas" w:date="2013-10-14T02:06:00Z"/>
                <w:del w:id="13605" w:author="Anees Shaikh" w:date="2013-10-19T02:16:00Z"/>
              </w:rPr>
              <w:pPrChange w:id="13606" w:author="Anees Shaikh" w:date="2013-10-19T02:16:00Z">
                <w:pPr>
                  <w:pStyle w:val="XML1"/>
                </w:pPr>
              </w:pPrChange>
            </w:pPr>
            <w:ins w:id="13607" w:author="aas" w:date="2013-10-14T02:06:00Z">
              <w:del w:id="13608" w:author="Anees Shaikh" w:date="2013-10-19T02:16:00Z">
                <w:r w:rsidDel="00E067A3">
                  <w:delText xml:space="preserve">                                          A DSA prime generation seed</w:delText>
                </w:r>
              </w:del>
            </w:ins>
          </w:p>
          <w:p w14:paraId="1E4A44CF" w14:textId="2A68924D" w:rsidR="00874469" w:rsidDel="00E067A3" w:rsidRDefault="00874469">
            <w:pPr>
              <w:pStyle w:val="Appx"/>
              <w:rPr>
                <w:ins w:id="13609" w:author="aas" w:date="2013-10-14T02:06:00Z"/>
                <w:del w:id="13610" w:author="Anees Shaikh" w:date="2013-10-19T02:16:00Z"/>
              </w:rPr>
              <w:pPrChange w:id="13611" w:author="Anees Shaikh" w:date="2013-10-19T02:16:00Z">
                <w:pPr>
                  <w:pStyle w:val="XML1"/>
                </w:pPr>
              </w:pPrChange>
            </w:pPr>
            <w:ins w:id="13612" w:author="aas" w:date="2013-10-14T02:06:00Z">
              <w:del w:id="13613" w:author="Anees Shaikh" w:date="2013-10-19T02:16:00Z">
                <w:r w:rsidDel="00E067A3">
                  <w:delText xml:space="preserve">                                        &lt;/xs:documentation&gt;</w:delText>
                </w:r>
              </w:del>
            </w:ins>
          </w:p>
          <w:p w14:paraId="223E6FC0" w14:textId="08C154DD" w:rsidR="00874469" w:rsidDel="00E067A3" w:rsidRDefault="00874469">
            <w:pPr>
              <w:pStyle w:val="Appx"/>
              <w:rPr>
                <w:ins w:id="13614" w:author="aas" w:date="2013-10-14T02:06:00Z"/>
                <w:del w:id="13615" w:author="Anees Shaikh" w:date="2013-10-19T02:16:00Z"/>
              </w:rPr>
              <w:pPrChange w:id="13616" w:author="Anees Shaikh" w:date="2013-10-19T02:16:00Z">
                <w:pPr>
                  <w:pStyle w:val="XML1"/>
                </w:pPr>
              </w:pPrChange>
            </w:pPr>
            <w:ins w:id="13617" w:author="aas" w:date="2013-10-14T02:06:00Z">
              <w:del w:id="13618" w:author="Anees Shaikh" w:date="2013-10-19T02:16:00Z">
                <w:r w:rsidDel="00E067A3">
                  <w:delText xml:space="preserve">                                      &lt;/xs:annotation&gt;</w:delText>
                </w:r>
              </w:del>
            </w:ins>
          </w:p>
          <w:p w14:paraId="5051D537" w14:textId="7BE1614C" w:rsidR="00874469" w:rsidDel="00E067A3" w:rsidRDefault="00874469">
            <w:pPr>
              <w:pStyle w:val="Appx"/>
              <w:rPr>
                <w:ins w:id="13619" w:author="aas" w:date="2013-10-14T02:06:00Z"/>
                <w:del w:id="13620" w:author="Anees Shaikh" w:date="2013-10-19T02:16:00Z"/>
              </w:rPr>
              <w:pPrChange w:id="13621" w:author="Anees Shaikh" w:date="2013-10-19T02:16:00Z">
                <w:pPr>
                  <w:pStyle w:val="XML1"/>
                </w:pPr>
              </w:pPrChange>
            </w:pPr>
            <w:ins w:id="13622" w:author="aas" w:date="2013-10-14T02:06:00Z">
              <w:del w:id="13623" w:author="Anees Shaikh" w:date="2013-10-19T02:16:00Z">
                <w:r w:rsidDel="00E067A3">
                  <w:delText xml:space="preserve">                                    &lt;/xs:element&gt;</w:delText>
                </w:r>
              </w:del>
            </w:ins>
          </w:p>
          <w:p w14:paraId="6E6D8F38" w14:textId="17EA8D25" w:rsidR="00874469" w:rsidDel="00E067A3" w:rsidRDefault="00874469">
            <w:pPr>
              <w:pStyle w:val="Appx"/>
              <w:rPr>
                <w:ins w:id="13624" w:author="aas" w:date="2013-10-14T02:06:00Z"/>
                <w:del w:id="13625" w:author="Anees Shaikh" w:date="2013-10-19T02:16:00Z"/>
              </w:rPr>
              <w:pPrChange w:id="13626" w:author="Anees Shaikh" w:date="2013-10-19T02:16:00Z">
                <w:pPr>
                  <w:pStyle w:val="XML1"/>
                </w:pPr>
              </w:pPrChange>
            </w:pPr>
            <w:ins w:id="13627" w:author="aas" w:date="2013-10-14T02:06:00Z">
              <w:del w:id="13628" w:author="Anees Shaikh" w:date="2013-10-19T02:16:00Z">
                <w:r w:rsidDel="00E067A3">
                  <w:delText xml:space="preserve">                                    &lt;xs:element name="PgenCounter"  type="xs:base64Binary"&gt;</w:delText>
                </w:r>
              </w:del>
            </w:ins>
          </w:p>
          <w:p w14:paraId="7C1C5B4A" w14:textId="1C357FA3" w:rsidR="00874469" w:rsidDel="00E067A3" w:rsidRDefault="00874469">
            <w:pPr>
              <w:pStyle w:val="Appx"/>
              <w:rPr>
                <w:ins w:id="13629" w:author="aas" w:date="2013-10-14T02:06:00Z"/>
                <w:del w:id="13630" w:author="Anees Shaikh" w:date="2013-10-19T02:16:00Z"/>
              </w:rPr>
              <w:pPrChange w:id="13631" w:author="Anees Shaikh" w:date="2013-10-19T02:16:00Z">
                <w:pPr>
                  <w:pStyle w:val="XML1"/>
                </w:pPr>
              </w:pPrChange>
            </w:pPr>
            <w:ins w:id="13632" w:author="aas" w:date="2013-10-14T02:06:00Z">
              <w:del w:id="13633" w:author="Anees Shaikh" w:date="2013-10-19T02:16:00Z">
                <w:r w:rsidDel="00E067A3">
                  <w:delText xml:space="preserve">                                      &lt;xs:annotation&gt;</w:delText>
                </w:r>
              </w:del>
            </w:ins>
          </w:p>
          <w:p w14:paraId="66E72123" w14:textId="4B6E56B9" w:rsidR="00874469" w:rsidDel="00E067A3" w:rsidRDefault="00874469">
            <w:pPr>
              <w:pStyle w:val="Appx"/>
              <w:rPr>
                <w:ins w:id="13634" w:author="aas" w:date="2013-10-14T02:06:00Z"/>
                <w:del w:id="13635" w:author="Anees Shaikh" w:date="2013-10-19T02:16:00Z"/>
              </w:rPr>
              <w:pPrChange w:id="13636" w:author="Anees Shaikh" w:date="2013-10-19T02:16:00Z">
                <w:pPr>
                  <w:pStyle w:val="XML1"/>
                </w:pPr>
              </w:pPrChange>
            </w:pPr>
            <w:ins w:id="13637" w:author="aas" w:date="2013-10-14T02:06:00Z">
              <w:del w:id="13638" w:author="Anees Shaikh" w:date="2013-10-19T02:16:00Z">
                <w:r w:rsidDel="00E067A3">
                  <w:delText xml:space="preserve">                                        &lt;xs:documentation&gt;</w:delText>
                </w:r>
              </w:del>
            </w:ins>
          </w:p>
          <w:p w14:paraId="4BEF3446" w14:textId="6301CE1F" w:rsidR="00874469" w:rsidDel="00E067A3" w:rsidRDefault="00874469">
            <w:pPr>
              <w:pStyle w:val="Appx"/>
              <w:rPr>
                <w:ins w:id="13639" w:author="aas" w:date="2013-10-14T02:06:00Z"/>
                <w:del w:id="13640" w:author="Anees Shaikh" w:date="2013-10-19T02:16:00Z"/>
              </w:rPr>
              <w:pPrChange w:id="13641" w:author="Anees Shaikh" w:date="2013-10-19T02:16:00Z">
                <w:pPr>
                  <w:pStyle w:val="XML1"/>
                </w:pPr>
              </w:pPrChange>
            </w:pPr>
            <w:ins w:id="13642" w:author="aas" w:date="2013-10-14T02:06:00Z">
              <w:del w:id="13643" w:author="Anees Shaikh" w:date="2013-10-19T02:16:00Z">
                <w:r w:rsidDel="00E067A3">
                  <w:delText xml:space="preserve">                                          A DSA prime generation counter</w:delText>
                </w:r>
              </w:del>
            </w:ins>
          </w:p>
          <w:p w14:paraId="32B5453C" w14:textId="50D1698F" w:rsidR="00874469" w:rsidDel="00E067A3" w:rsidRDefault="00874469">
            <w:pPr>
              <w:pStyle w:val="Appx"/>
              <w:rPr>
                <w:ins w:id="13644" w:author="aas" w:date="2013-10-14T02:06:00Z"/>
                <w:del w:id="13645" w:author="Anees Shaikh" w:date="2013-10-19T02:16:00Z"/>
              </w:rPr>
              <w:pPrChange w:id="13646" w:author="Anees Shaikh" w:date="2013-10-19T02:16:00Z">
                <w:pPr>
                  <w:pStyle w:val="XML1"/>
                </w:pPr>
              </w:pPrChange>
            </w:pPr>
            <w:ins w:id="13647" w:author="aas" w:date="2013-10-14T02:06:00Z">
              <w:del w:id="13648" w:author="Anees Shaikh" w:date="2013-10-19T02:16:00Z">
                <w:r w:rsidDel="00E067A3">
                  <w:delText xml:space="preserve">                                        &lt;/xs:documentation&gt;</w:delText>
                </w:r>
              </w:del>
            </w:ins>
          </w:p>
          <w:p w14:paraId="6F2DE689" w14:textId="0CCB78EE" w:rsidR="00874469" w:rsidDel="00E067A3" w:rsidRDefault="00874469">
            <w:pPr>
              <w:pStyle w:val="Appx"/>
              <w:rPr>
                <w:ins w:id="13649" w:author="aas" w:date="2013-10-14T02:06:00Z"/>
                <w:del w:id="13650" w:author="Anees Shaikh" w:date="2013-10-19T02:16:00Z"/>
              </w:rPr>
              <w:pPrChange w:id="13651" w:author="Anees Shaikh" w:date="2013-10-19T02:16:00Z">
                <w:pPr>
                  <w:pStyle w:val="XML1"/>
                </w:pPr>
              </w:pPrChange>
            </w:pPr>
            <w:ins w:id="13652" w:author="aas" w:date="2013-10-14T02:06:00Z">
              <w:del w:id="13653" w:author="Anees Shaikh" w:date="2013-10-19T02:16:00Z">
                <w:r w:rsidDel="00E067A3">
                  <w:delText xml:space="preserve">                                      &lt;/xs:annotation&gt;</w:delText>
                </w:r>
              </w:del>
            </w:ins>
          </w:p>
          <w:p w14:paraId="4EF20A82" w14:textId="74EAFE1A" w:rsidR="00874469" w:rsidDel="00E067A3" w:rsidRDefault="00874469">
            <w:pPr>
              <w:pStyle w:val="Appx"/>
              <w:rPr>
                <w:ins w:id="13654" w:author="aas" w:date="2013-10-14T02:06:00Z"/>
                <w:del w:id="13655" w:author="Anees Shaikh" w:date="2013-10-19T02:16:00Z"/>
              </w:rPr>
              <w:pPrChange w:id="13656" w:author="Anees Shaikh" w:date="2013-10-19T02:16:00Z">
                <w:pPr>
                  <w:pStyle w:val="XML1"/>
                </w:pPr>
              </w:pPrChange>
            </w:pPr>
            <w:ins w:id="13657" w:author="aas" w:date="2013-10-14T02:06:00Z">
              <w:del w:id="13658" w:author="Anees Shaikh" w:date="2013-10-19T02:16:00Z">
                <w:r w:rsidDel="00E067A3">
                  <w:delText xml:space="preserve">                                    &lt;/xs:element&gt;</w:delText>
                </w:r>
              </w:del>
            </w:ins>
          </w:p>
          <w:p w14:paraId="3689F711" w14:textId="76231BC3" w:rsidR="00874469" w:rsidDel="00E067A3" w:rsidRDefault="00874469">
            <w:pPr>
              <w:pStyle w:val="Appx"/>
              <w:rPr>
                <w:ins w:id="13659" w:author="aas" w:date="2013-10-14T02:06:00Z"/>
                <w:del w:id="13660" w:author="Anees Shaikh" w:date="2013-10-19T02:16:00Z"/>
              </w:rPr>
              <w:pPrChange w:id="13661" w:author="Anees Shaikh" w:date="2013-10-19T02:16:00Z">
                <w:pPr>
                  <w:pStyle w:val="XML1"/>
                </w:pPr>
              </w:pPrChange>
            </w:pPr>
            <w:ins w:id="13662" w:author="aas" w:date="2013-10-14T02:06:00Z">
              <w:del w:id="13663" w:author="Anees Shaikh" w:date="2013-10-19T02:16:00Z">
                <w:r w:rsidDel="00E067A3">
                  <w:delText xml:space="preserve">                                    &lt;xs:any minOccurs="0" maxOccurs="unbounded"</w:delText>
                </w:r>
              </w:del>
            </w:ins>
          </w:p>
          <w:p w14:paraId="65D818D8" w14:textId="0B388F57" w:rsidR="00874469" w:rsidDel="00E067A3" w:rsidRDefault="00874469">
            <w:pPr>
              <w:pStyle w:val="Appx"/>
              <w:rPr>
                <w:ins w:id="13664" w:author="aas" w:date="2013-10-14T02:06:00Z"/>
                <w:del w:id="13665" w:author="Anees Shaikh" w:date="2013-10-19T02:16:00Z"/>
              </w:rPr>
              <w:pPrChange w:id="13666" w:author="Anees Shaikh" w:date="2013-10-19T02:16:00Z">
                <w:pPr>
                  <w:pStyle w:val="XML1"/>
                </w:pPr>
              </w:pPrChange>
            </w:pPr>
            <w:ins w:id="13667" w:author="aas" w:date="2013-10-14T02:06:00Z">
              <w:del w:id="13668" w:author="Anees Shaikh" w:date="2013-10-19T02:16:00Z">
                <w:r w:rsidDel="00E067A3">
                  <w:delText xml:space="preserve">                                            namespace="##other" processContents="lax"/&gt;</w:delText>
                </w:r>
              </w:del>
            </w:ins>
          </w:p>
          <w:p w14:paraId="2E3E1639" w14:textId="13DFA49F" w:rsidR="00874469" w:rsidDel="00E067A3" w:rsidRDefault="00874469">
            <w:pPr>
              <w:pStyle w:val="Appx"/>
              <w:rPr>
                <w:ins w:id="13669" w:author="aas" w:date="2013-10-14T02:06:00Z"/>
                <w:del w:id="13670" w:author="Anees Shaikh" w:date="2013-10-19T02:16:00Z"/>
              </w:rPr>
              <w:pPrChange w:id="13671" w:author="Anees Shaikh" w:date="2013-10-19T02:16:00Z">
                <w:pPr>
                  <w:pStyle w:val="XML1"/>
                </w:pPr>
              </w:pPrChange>
            </w:pPr>
            <w:ins w:id="13672" w:author="aas" w:date="2013-10-14T02:06:00Z">
              <w:del w:id="13673" w:author="Anees Shaikh" w:date="2013-10-19T02:16:00Z">
                <w:r w:rsidDel="00E067A3">
                  <w:delText xml:space="preserve">                                  &lt;/xs:sequence&gt;</w:delText>
                </w:r>
              </w:del>
            </w:ins>
          </w:p>
          <w:p w14:paraId="1EE756EF" w14:textId="05BB1B17" w:rsidR="00874469" w:rsidDel="00E067A3" w:rsidRDefault="00874469">
            <w:pPr>
              <w:pStyle w:val="Appx"/>
              <w:rPr>
                <w:ins w:id="13674" w:author="aas" w:date="2013-10-14T02:06:00Z"/>
                <w:del w:id="13675" w:author="Anees Shaikh" w:date="2013-10-19T02:16:00Z"/>
              </w:rPr>
              <w:pPrChange w:id="13676" w:author="Anees Shaikh" w:date="2013-10-19T02:16:00Z">
                <w:pPr>
                  <w:pStyle w:val="XML1"/>
                </w:pPr>
              </w:pPrChange>
            </w:pPr>
            <w:ins w:id="13677" w:author="aas" w:date="2013-10-14T02:06:00Z">
              <w:del w:id="13678" w:author="Anees Shaikh" w:date="2013-10-19T02:16:00Z">
                <w:r w:rsidDel="00E067A3">
                  <w:delText xml:space="preserve">                                &lt;/xs:complexType&gt;</w:delText>
                </w:r>
              </w:del>
            </w:ins>
          </w:p>
          <w:p w14:paraId="2BFEDA94" w14:textId="760B0516" w:rsidR="00874469" w:rsidDel="00E067A3" w:rsidRDefault="00874469">
            <w:pPr>
              <w:pStyle w:val="Appx"/>
              <w:rPr>
                <w:ins w:id="13679" w:author="aas" w:date="2013-10-14T02:06:00Z"/>
                <w:del w:id="13680" w:author="Anees Shaikh" w:date="2013-10-19T02:16:00Z"/>
              </w:rPr>
              <w:pPrChange w:id="13681" w:author="Anees Shaikh" w:date="2013-10-19T02:16:00Z">
                <w:pPr>
                  <w:pStyle w:val="XML1"/>
                </w:pPr>
              </w:pPrChange>
            </w:pPr>
            <w:ins w:id="13682" w:author="aas" w:date="2013-10-14T02:06:00Z">
              <w:del w:id="13683" w:author="Anees Shaikh" w:date="2013-10-19T02:16:00Z">
                <w:r w:rsidDel="00E067A3">
                  <w:delText xml:space="preserve">                              &lt;/xs:element&gt;</w:delText>
                </w:r>
              </w:del>
            </w:ins>
          </w:p>
          <w:p w14:paraId="6B142BBE" w14:textId="68CACB75" w:rsidR="00874469" w:rsidDel="00E067A3" w:rsidRDefault="00874469">
            <w:pPr>
              <w:pStyle w:val="Appx"/>
              <w:rPr>
                <w:ins w:id="13684" w:author="aas" w:date="2013-10-14T02:06:00Z"/>
                <w:del w:id="13685" w:author="Anees Shaikh" w:date="2013-10-19T02:16:00Z"/>
              </w:rPr>
              <w:pPrChange w:id="13686" w:author="Anees Shaikh" w:date="2013-10-19T02:16:00Z">
                <w:pPr>
                  <w:pStyle w:val="XML1"/>
                </w:pPr>
              </w:pPrChange>
            </w:pPr>
            <w:ins w:id="13687" w:author="aas" w:date="2013-10-14T02:06:00Z">
              <w:del w:id="13688" w:author="Anees Shaikh" w:date="2013-10-19T02:16:00Z">
                <w:r w:rsidDel="00E067A3">
                  <w:delText xml:space="preserve">                              &lt;xs:any minOccurs="0" maxOccurs="unbounded"</w:delText>
                </w:r>
              </w:del>
            </w:ins>
          </w:p>
          <w:p w14:paraId="7FDEF8E7" w14:textId="46EC47A2" w:rsidR="00874469" w:rsidDel="00E067A3" w:rsidRDefault="00874469">
            <w:pPr>
              <w:pStyle w:val="Appx"/>
              <w:rPr>
                <w:ins w:id="13689" w:author="aas" w:date="2013-10-14T02:06:00Z"/>
                <w:del w:id="13690" w:author="Anees Shaikh" w:date="2013-10-19T02:16:00Z"/>
              </w:rPr>
              <w:pPrChange w:id="13691" w:author="Anees Shaikh" w:date="2013-10-19T02:16:00Z">
                <w:pPr>
                  <w:pStyle w:val="XML1"/>
                </w:pPr>
              </w:pPrChange>
            </w:pPr>
            <w:ins w:id="13692" w:author="aas" w:date="2013-10-14T02:06:00Z">
              <w:del w:id="13693" w:author="Anees Shaikh" w:date="2013-10-19T02:16:00Z">
                <w:r w:rsidDel="00E067A3">
                  <w:delText xml:space="preserve">                                      namespace="##other" processContents="lax"/&gt;</w:delText>
                </w:r>
              </w:del>
            </w:ins>
          </w:p>
          <w:p w14:paraId="27FFB0E1" w14:textId="7184DC8D" w:rsidR="00874469" w:rsidDel="00E067A3" w:rsidRDefault="00874469">
            <w:pPr>
              <w:pStyle w:val="Appx"/>
              <w:rPr>
                <w:ins w:id="13694" w:author="aas" w:date="2013-10-14T02:06:00Z"/>
                <w:del w:id="13695" w:author="Anees Shaikh" w:date="2013-10-19T02:16:00Z"/>
              </w:rPr>
              <w:pPrChange w:id="13696" w:author="Anees Shaikh" w:date="2013-10-19T02:16:00Z">
                <w:pPr>
                  <w:pStyle w:val="XML1"/>
                </w:pPr>
              </w:pPrChange>
            </w:pPr>
            <w:ins w:id="13697" w:author="aas" w:date="2013-10-14T02:06:00Z">
              <w:del w:id="13698" w:author="Anees Shaikh" w:date="2013-10-19T02:16:00Z">
                <w:r w:rsidDel="00E067A3">
                  <w:delText xml:space="preserve">                            &lt;/xs:sequence&gt;</w:delText>
                </w:r>
              </w:del>
            </w:ins>
          </w:p>
          <w:p w14:paraId="17315E10" w14:textId="110E111A" w:rsidR="00874469" w:rsidDel="00E067A3" w:rsidRDefault="00874469">
            <w:pPr>
              <w:pStyle w:val="Appx"/>
              <w:rPr>
                <w:ins w:id="13699" w:author="aas" w:date="2013-10-14T02:06:00Z"/>
                <w:del w:id="13700" w:author="Anees Shaikh" w:date="2013-10-19T02:16:00Z"/>
              </w:rPr>
              <w:pPrChange w:id="13701" w:author="Anees Shaikh" w:date="2013-10-19T02:16:00Z">
                <w:pPr>
                  <w:pStyle w:val="XML1"/>
                </w:pPr>
              </w:pPrChange>
            </w:pPr>
            <w:ins w:id="13702" w:author="aas" w:date="2013-10-14T02:06:00Z">
              <w:del w:id="13703" w:author="Anees Shaikh" w:date="2013-10-19T02:16:00Z">
                <w:r w:rsidDel="00E067A3">
                  <w:delText xml:space="preserve">                            &lt;xs:sequence&gt;</w:delText>
                </w:r>
              </w:del>
            </w:ins>
          </w:p>
          <w:p w14:paraId="5BF259BD" w14:textId="5A93D519" w:rsidR="00874469" w:rsidDel="00E067A3" w:rsidRDefault="00874469">
            <w:pPr>
              <w:pStyle w:val="Appx"/>
              <w:rPr>
                <w:ins w:id="13704" w:author="aas" w:date="2013-10-14T02:06:00Z"/>
                <w:del w:id="13705" w:author="Anees Shaikh" w:date="2013-10-19T02:16:00Z"/>
              </w:rPr>
              <w:pPrChange w:id="13706" w:author="Anees Shaikh" w:date="2013-10-19T02:16:00Z">
                <w:pPr>
                  <w:pStyle w:val="XML1"/>
                </w:pPr>
              </w:pPrChange>
            </w:pPr>
            <w:ins w:id="13707" w:author="aas" w:date="2013-10-14T02:06:00Z">
              <w:del w:id="13708" w:author="Anees Shaikh" w:date="2013-10-19T02:16:00Z">
                <w:r w:rsidDel="00E067A3">
                  <w:delText xml:space="preserve">                              &lt;xs:element name="RSAKeyValue" minOccurs="0"&gt;</w:delText>
                </w:r>
              </w:del>
            </w:ins>
          </w:p>
          <w:p w14:paraId="7B697DE6" w14:textId="746300A9" w:rsidR="00874469" w:rsidDel="00E067A3" w:rsidRDefault="00874469">
            <w:pPr>
              <w:pStyle w:val="Appx"/>
              <w:rPr>
                <w:ins w:id="13709" w:author="aas" w:date="2013-10-14T02:06:00Z"/>
                <w:del w:id="13710" w:author="Anees Shaikh" w:date="2013-10-19T02:16:00Z"/>
              </w:rPr>
              <w:pPrChange w:id="13711" w:author="Anees Shaikh" w:date="2013-10-19T02:16:00Z">
                <w:pPr>
                  <w:pStyle w:val="XML1"/>
                </w:pPr>
              </w:pPrChange>
            </w:pPr>
            <w:ins w:id="13712" w:author="aas" w:date="2013-10-14T02:06:00Z">
              <w:del w:id="13713" w:author="Anees Shaikh" w:date="2013-10-19T02:16:00Z">
                <w:r w:rsidDel="00E067A3">
                  <w:delText xml:space="preserve">                                &lt;xs:complexType&gt;</w:delText>
                </w:r>
              </w:del>
            </w:ins>
          </w:p>
          <w:p w14:paraId="190FE362" w14:textId="151D58C5" w:rsidR="00874469" w:rsidDel="00E067A3" w:rsidRDefault="00874469">
            <w:pPr>
              <w:pStyle w:val="Appx"/>
              <w:rPr>
                <w:ins w:id="13714" w:author="aas" w:date="2013-10-14T02:06:00Z"/>
                <w:del w:id="13715" w:author="Anees Shaikh" w:date="2013-10-19T02:16:00Z"/>
              </w:rPr>
              <w:pPrChange w:id="13716" w:author="Anees Shaikh" w:date="2013-10-19T02:16:00Z">
                <w:pPr>
                  <w:pStyle w:val="XML1"/>
                </w:pPr>
              </w:pPrChange>
            </w:pPr>
            <w:ins w:id="13717" w:author="aas" w:date="2013-10-14T02:06:00Z">
              <w:del w:id="13718" w:author="Anees Shaikh" w:date="2013-10-19T02:16:00Z">
                <w:r w:rsidDel="00E067A3">
                  <w:delText xml:space="preserve">                                  &lt;xs:sequence&gt;</w:delText>
                </w:r>
              </w:del>
            </w:ins>
          </w:p>
          <w:p w14:paraId="1192DFC6" w14:textId="21E33D55" w:rsidR="00874469" w:rsidDel="00E067A3" w:rsidRDefault="00874469">
            <w:pPr>
              <w:pStyle w:val="Appx"/>
              <w:rPr>
                <w:ins w:id="13719" w:author="aas" w:date="2013-10-14T02:06:00Z"/>
                <w:del w:id="13720" w:author="Anees Shaikh" w:date="2013-10-19T02:16:00Z"/>
              </w:rPr>
              <w:pPrChange w:id="13721" w:author="Anees Shaikh" w:date="2013-10-19T02:16:00Z">
                <w:pPr>
                  <w:pStyle w:val="XML1"/>
                </w:pPr>
              </w:pPrChange>
            </w:pPr>
            <w:ins w:id="13722" w:author="aas" w:date="2013-10-14T02:06:00Z">
              <w:del w:id="13723" w:author="Anees Shaikh" w:date="2013-10-19T02:16:00Z">
                <w:r w:rsidDel="00E067A3">
                  <w:delText xml:space="preserve">                                    &lt;xs:element name="Modulus"  type="xs:base64Binary"/&gt;</w:delText>
                </w:r>
              </w:del>
            </w:ins>
          </w:p>
          <w:p w14:paraId="4A9F791C" w14:textId="1FBC0395" w:rsidR="00874469" w:rsidDel="00E067A3" w:rsidRDefault="00874469">
            <w:pPr>
              <w:pStyle w:val="Appx"/>
              <w:rPr>
                <w:ins w:id="13724" w:author="aas" w:date="2013-10-14T02:06:00Z"/>
                <w:del w:id="13725" w:author="Anees Shaikh" w:date="2013-10-19T02:16:00Z"/>
              </w:rPr>
              <w:pPrChange w:id="13726" w:author="Anees Shaikh" w:date="2013-10-19T02:16:00Z">
                <w:pPr>
                  <w:pStyle w:val="XML1"/>
                </w:pPr>
              </w:pPrChange>
            </w:pPr>
            <w:ins w:id="13727" w:author="aas" w:date="2013-10-14T02:06:00Z">
              <w:del w:id="13728" w:author="Anees Shaikh" w:date="2013-10-19T02:16:00Z">
                <w:r w:rsidDel="00E067A3">
                  <w:delText xml:space="preserve">                                    &lt;xs:element name="Exponent"  type="xs:base64Binary"/&gt;</w:delText>
                </w:r>
              </w:del>
            </w:ins>
          </w:p>
          <w:p w14:paraId="62F5FA44" w14:textId="0AE22A12" w:rsidR="00874469" w:rsidDel="00E067A3" w:rsidRDefault="00874469">
            <w:pPr>
              <w:pStyle w:val="Appx"/>
              <w:rPr>
                <w:ins w:id="13729" w:author="aas" w:date="2013-10-14T02:06:00Z"/>
                <w:del w:id="13730" w:author="Anees Shaikh" w:date="2013-10-19T02:16:00Z"/>
              </w:rPr>
              <w:pPrChange w:id="13731" w:author="Anees Shaikh" w:date="2013-10-19T02:16:00Z">
                <w:pPr>
                  <w:pStyle w:val="XML1"/>
                </w:pPr>
              </w:pPrChange>
            </w:pPr>
            <w:ins w:id="13732" w:author="aas" w:date="2013-10-14T02:06:00Z">
              <w:del w:id="13733" w:author="Anees Shaikh" w:date="2013-10-19T02:16:00Z">
                <w:r w:rsidDel="00E067A3">
                  <w:delText xml:space="preserve">                                    &lt;xs:any minOccurs="0" maxOccurs="unbounded"</w:delText>
                </w:r>
              </w:del>
            </w:ins>
          </w:p>
          <w:p w14:paraId="118EED67" w14:textId="2174BE32" w:rsidR="00874469" w:rsidDel="00E067A3" w:rsidRDefault="00874469">
            <w:pPr>
              <w:pStyle w:val="Appx"/>
              <w:rPr>
                <w:ins w:id="13734" w:author="aas" w:date="2013-10-14T02:06:00Z"/>
                <w:del w:id="13735" w:author="Anees Shaikh" w:date="2013-10-19T02:16:00Z"/>
              </w:rPr>
              <w:pPrChange w:id="13736" w:author="Anees Shaikh" w:date="2013-10-19T02:16:00Z">
                <w:pPr>
                  <w:pStyle w:val="XML1"/>
                </w:pPr>
              </w:pPrChange>
            </w:pPr>
            <w:ins w:id="13737" w:author="aas" w:date="2013-10-14T02:06:00Z">
              <w:del w:id="13738" w:author="Anees Shaikh" w:date="2013-10-19T02:16:00Z">
                <w:r w:rsidDel="00E067A3">
                  <w:delText xml:space="preserve">                                            namespace="##other" processContents="lax"/&gt;</w:delText>
                </w:r>
              </w:del>
            </w:ins>
          </w:p>
          <w:p w14:paraId="33365512" w14:textId="16B14CD9" w:rsidR="00874469" w:rsidDel="00E067A3" w:rsidRDefault="00874469">
            <w:pPr>
              <w:pStyle w:val="Appx"/>
              <w:rPr>
                <w:ins w:id="13739" w:author="aas" w:date="2013-10-14T02:06:00Z"/>
                <w:del w:id="13740" w:author="Anees Shaikh" w:date="2013-10-19T02:16:00Z"/>
              </w:rPr>
              <w:pPrChange w:id="13741" w:author="Anees Shaikh" w:date="2013-10-19T02:16:00Z">
                <w:pPr>
                  <w:pStyle w:val="XML1"/>
                </w:pPr>
              </w:pPrChange>
            </w:pPr>
            <w:ins w:id="13742" w:author="aas" w:date="2013-10-14T02:06:00Z">
              <w:del w:id="13743" w:author="Anees Shaikh" w:date="2013-10-19T02:16:00Z">
                <w:r w:rsidDel="00E067A3">
                  <w:delText xml:space="preserve">                                  &lt;/xs:sequence&gt;</w:delText>
                </w:r>
              </w:del>
            </w:ins>
          </w:p>
          <w:p w14:paraId="466A6669" w14:textId="1C405FB3" w:rsidR="00874469" w:rsidDel="00E067A3" w:rsidRDefault="00874469">
            <w:pPr>
              <w:pStyle w:val="Appx"/>
              <w:rPr>
                <w:ins w:id="13744" w:author="aas" w:date="2013-10-14T02:06:00Z"/>
                <w:del w:id="13745" w:author="Anees Shaikh" w:date="2013-10-19T02:16:00Z"/>
              </w:rPr>
              <w:pPrChange w:id="13746" w:author="Anees Shaikh" w:date="2013-10-19T02:16:00Z">
                <w:pPr>
                  <w:pStyle w:val="XML1"/>
                </w:pPr>
              </w:pPrChange>
            </w:pPr>
            <w:ins w:id="13747" w:author="aas" w:date="2013-10-14T02:06:00Z">
              <w:del w:id="13748" w:author="Anees Shaikh" w:date="2013-10-19T02:16:00Z">
                <w:r w:rsidDel="00E067A3">
                  <w:delText xml:space="preserve">                                &lt;/xs:complexType&gt;</w:delText>
                </w:r>
              </w:del>
            </w:ins>
          </w:p>
          <w:p w14:paraId="7AE79FEF" w14:textId="6CA41B2F" w:rsidR="00874469" w:rsidDel="00E067A3" w:rsidRDefault="00874469">
            <w:pPr>
              <w:pStyle w:val="Appx"/>
              <w:rPr>
                <w:ins w:id="13749" w:author="aas" w:date="2013-10-14T02:06:00Z"/>
                <w:del w:id="13750" w:author="Anees Shaikh" w:date="2013-10-19T02:16:00Z"/>
              </w:rPr>
              <w:pPrChange w:id="13751" w:author="Anees Shaikh" w:date="2013-10-19T02:16:00Z">
                <w:pPr>
                  <w:pStyle w:val="XML1"/>
                </w:pPr>
              </w:pPrChange>
            </w:pPr>
            <w:ins w:id="13752" w:author="aas" w:date="2013-10-14T02:06:00Z">
              <w:del w:id="13753" w:author="Anees Shaikh" w:date="2013-10-19T02:16:00Z">
                <w:r w:rsidDel="00E067A3">
                  <w:delText xml:space="preserve">                              &lt;/xs:element&gt;</w:delText>
                </w:r>
              </w:del>
            </w:ins>
          </w:p>
          <w:p w14:paraId="22EF9334" w14:textId="6EB3CD03" w:rsidR="00874469" w:rsidDel="00E067A3" w:rsidRDefault="00874469">
            <w:pPr>
              <w:pStyle w:val="Appx"/>
              <w:rPr>
                <w:ins w:id="13754" w:author="aas" w:date="2013-10-14T02:06:00Z"/>
                <w:del w:id="13755" w:author="Anees Shaikh" w:date="2013-10-19T02:16:00Z"/>
              </w:rPr>
              <w:pPrChange w:id="13756" w:author="Anees Shaikh" w:date="2013-10-19T02:16:00Z">
                <w:pPr>
                  <w:pStyle w:val="XML1"/>
                </w:pPr>
              </w:pPrChange>
            </w:pPr>
            <w:ins w:id="13757" w:author="aas" w:date="2013-10-14T02:06:00Z">
              <w:del w:id="13758" w:author="Anees Shaikh" w:date="2013-10-19T02:16:00Z">
                <w:r w:rsidDel="00E067A3">
                  <w:delText xml:space="preserve">                              &lt;xs:any minOccurs="0" maxOccurs="unbounded"</w:delText>
                </w:r>
              </w:del>
            </w:ins>
          </w:p>
          <w:p w14:paraId="5BEF03A3" w14:textId="02CCDE82" w:rsidR="00874469" w:rsidDel="00E067A3" w:rsidRDefault="00874469">
            <w:pPr>
              <w:pStyle w:val="Appx"/>
              <w:rPr>
                <w:ins w:id="13759" w:author="aas" w:date="2013-10-14T02:06:00Z"/>
                <w:del w:id="13760" w:author="Anees Shaikh" w:date="2013-10-19T02:16:00Z"/>
              </w:rPr>
              <w:pPrChange w:id="13761" w:author="Anees Shaikh" w:date="2013-10-19T02:16:00Z">
                <w:pPr>
                  <w:pStyle w:val="XML1"/>
                </w:pPr>
              </w:pPrChange>
            </w:pPr>
            <w:ins w:id="13762" w:author="aas" w:date="2013-10-14T02:06:00Z">
              <w:del w:id="13763" w:author="Anees Shaikh" w:date="2013-10-19T02:16:00Z">
                <w:r w:rsidDel="00E067A3">
                  <w:delText xml:space="preserve">                                      namespace="##other" processContents="lax"/&gt;</w:delText>
                </w:r>
              </w:del>
            </w:ins>
          </w:p>
          <w:p w14:paraId="7B6B6492" w14:textId="538936C0" w:rsidR="00874469" w:rsidDel="00E067A3" w:rsidRDefault="00874469">
            <w:pPr>
              <w:pStyle w:val="Appx"/>
              <w:rPr>
                <w:ins w:id="13764" w:author="aas" w:date="2013-10-14T02:06:00Z"/>
                <w:del w:id="13765" w:author="Anees Shaikh" w:date="2013-10-19T02:16:00Z"/>
              </w:rPr>
              <w:pPrChange w:id="13766" w:author="Anees Shaikh" w:date="2013-10-19T02:16:00Z">
                <w:pPr>
                  <w:pStyle w:val="XML1"/>
                </w:pPr>
              </w:pPrChange>
            </w:pPr>
            <w:ins w:id="13767" w:author="aas" w:date="2013-10-14T02:06:00Z">
              <w:del w:id="13768" w:author="Anees Shaikh" w:date="2013-10-19T02:16:00Z">
                <w:r w:rsidDel="00E067A3">
                  <w:delText xml:space="preserve">                            &lt;/xs:sequence&gt;</w:delText>
                </w:r>
              </w:del>
            </w:ins>
          </w:p>
          <w:p w14:paraId="61FE2581" w14:textId="52064CA4" w:rsidR="00874469" w:rsidDel="00E067A3" w:rsidRDefault="00874469">
            <w:pPr>
              <w:pStyle w:val="Appx"/>
              <w:rPr>
                <w:ins w:id="13769" w:author="aas" w:date="2013-10-14T02:06:00Z"/>
                <w:del w:id="13770" w:author="Anees Shaikh" w:date="2013-10-19T02:16:00Z"/>
              </w:rPr>
              <w:pPrChange w:id="13771" w:author="Anees Shaikh" w:date="2013-10-19T02:16:00Z">
                <w:pPr>
                  <w:pStyle w:val="XML1"/>
                </w:pPr>
              </w:pPrChange>
            </w:pPr>
            <w:ins w:id="13772" w:author="aas" w:date="2013-10-14T02:06:00Z">
              <w:del w:id="13773" w:author="Anees Shaikh" w:date="2013-10-19T02:16:00Z">
                <w:r w:rsidDel="00E067A3">
                  <w:delText xml:space="preserve">                            &lt;xs:any minOccurs="0" maxOccurs="unbounded"</w:delText>
                </w:r>
              </w:del>
            </w:ins>
          </w:p>
          <w:p w14:paraId="6DF1B86D" w14:textId="56B70585" w:rsidR="00874469" w:rsidDel="00E067A3" w:rsidRDefault="00874469">
            <w:pPr>
              <w:pStyle w:val="Appx"/>
              <w:rPr>
                <w:ins w:id="13774" w:author="aas" w:date="2013-10-14T02:06:00Z"/>
                <w:del w:id="13775" w:author="Anees Shaikh" w:date="2013-10-19T02:16:00Z"/>
              </w:rPr>
              <w:pPrChange w:id="13776" w:author="Anees Shaikh" w:date="2013-10-19T02:16:00Z">
                <w:pPr>
                  <w:pStyle w:val="XML1"/>
                </w:pPr>
              </w:pPrChange>
            </w:pPr>
            <w:ins w:id="13777" w:author="aas" w:date="2013-10-14T02:06:00Z">
              <w:del w:id="13778" w:author="Anees Shaikh" w:date="2013-10-19T02:16:00Z">
                <w:r w:rsidDel="00E067A3">
                  <w:delText xml:space="preserve">                                    namespace="##other" processContents="lax"/&gt;</w:delText>
                </w:r>
              </w:del>
            </w:ins>
          </w:p>
          <w:p w14:paraId="6D3D2362" w14:textId="465BA645" w:rsidR="00874469" w:rsidDel="00E067A3" w:rsidRDefault="00874469">
            <w:pPr>
              <w:pStyle w:val="Appx"/>
              <w:rPr>
                <w:ins w:id="13779" w:author="aas" w:date="2013-10-14T02:06:00Z"/>
                <w:del w:id="13780" w:author="Anees Shaikh" w:date="2013-10-19T02:16:00Z"/>
              </w:rPr>
              <w:pPrChange w:id="13781" w:author="Anees Shaikh" w:date="2013-10-19T02:16:00Z">
                <w:pPr>
                  <w:pStyle w:val="XML1"/>
                </w:pPr>
              </w:pPrChange>
            </w:pPr>
            <w:ins w:id="13782" w:author="aas" w:date="2013-10-14T02:06:00Z">
              <w:del w:id="13783" w:author="Anees Shaikh" w:date="2013-10-19T02:16:00Z">
                <w:r w:rsidDel="00E067A3">
                  <w:delText xml:space="preserve">                          &lt;/xs:choice&gt;</w:delText>
                </w:r>
              </w:del>
            </w:ins>
          </w:p>
          <w:p w14:paraId="5D83551F" w14:textId="22CCB826" w:rsidR="00874469" w:rsidDel="00E067A3" w:rsidRDefault="00874469">
            <w:pPr>
              <w:pStyle w:val="Appx"/>
              <w:rPr>
                <w:ins w:id="13784" w:author="aas" w:date="2013-10-14T02:06:00Z"/>
                <w:del w:id="13785" w:author="Anees Shaikh" w:date="2013-10-19T02:16:00Z"/>
              </w:rPr>
              <w:pPrChange w:id="13786" w:author="Anees Shaikh" w:date="2013-10-19T02:16:00Z">
                <w:pPr>
                  <w:pStyle w:val="XML1"/>
                </w:pPr>
              </w:pPrChange>
            </w:pPr>
            <w:ins w:id="13787" w:author="aas" w:date="2013-10-14T02:06:00Z">
              <w:del w:id="13788" w:author="Anees Shaikh" w:date="2013-10-19T02:16:00Z">
                <w:r w:rsidDel="00E067A3">
                  <w:delText xml:space="preserve">                          &lt;xs:any minOccurs="0" maxOccurs="unbounded"</w:delText>
                </w:r>
              </w:del>
            </w:ins>
          </w:p>
          <w:p w14:paraId="12655D1B" w14:textId="22C14CDE" w:rsidR="00874469" w:rsidDel="00E067A3" w:rsidRDefault="00874469">
            <w:pPr>
              <w:pStyle w:val="Appx"/>
              <w:rPr>
                <w:ins w:id="13789" w:author="aas" w:date="2013-10-14T02:06:00Z"/>
                <w:del w:id="13790" w:author="Anees Shaikh" w:date="2013-10-19T02:16:00Z"/>
              </w:rPr>
              <w:pPrChange w:id="13791" w:author="Anees Shaikh" w:date="2013-10-19T02:16:00Z">
                <w:pPr>
                  <w:pStyle w:val="XML1"/>
                </w:pPr>
              </w:pPrChange>
            </w:pPr>
            <w:ins w:id="13792" w:author="aas" w:date="2013-10-14T02:06:00Z">
              <w:del w:id="13793" w:author="Anees Shaikh" w:date="2013-10-19T02:16:00Z">
                <w:r w:rsidDel="00E067A3">
                  <w:delText xml:space="preserve">                                  namespace="##other" processContents="lax"/&gt;</w:delText>
                </w:r>
              </w:del>
            </w:ins>
          </w:p>
          <w:p w14:paraId="55B19C4A" w14:textId="6CAEA9ED" w:rsidR="00874469" w:rsidDel="00E067A3" w:rsidRDefault="00874469">
            <w:pPr>
              <w:pStyle w:val="Appx"/>
              <w:rPr>
                <w:ins w:id="13794" w:author="aas" w:date="2013-10-14T02:06:00Z"/>
                <w:del w:id="13795" w:author="Anees Shaikh" w:date="2013-10-19T02:16:00Z"/>
              </w:rPr>
              <w:pPrChange w:id="13796" w:author="Anees Shaikh" w:date="2013-10-19T02:16:00Z">
                <w:pPr>
                  <w:pStyle w:val="XML1"/>
                </w:pPr>
              </w:pPrChange>
            </w:pPr>
            <w:ins w:id="13797" w:author="aas" w:date="2013-10-14T02:06:00Z">
              <w:del w:id="13798" w:author="Anees Shaikh" w:date="2013-10-19T02:16:00Z">
                <w:r w:rsidDel="00E067A3">
                  <w:delText xml:space="preserve">                        &lt;/xs:sequence&gt;</w:delText>
                </w:r>
              </w:del>
            </w:ins>
          </w:p>
          <w:p w14:paraId="19C5A7AA" w14:textId="03B9DBAB" w:rsidR="00874469" w:rsidDel="00E067A3" w:rsidRDefault="00874469">
            <w:pPr>
              <w:pStyle w:val="Appx"/>
              <w:rPr>
                <w:ins w:id="13799" w:author="aas" w:date="2013-10-14T02:06:00Z"/>
                <w:del w:id="13800" w:author="Anees Shaikh" w:date="2013-10-19T02:16:00Z"/>
              </w:rPr>
              <w:pPrChange w:id="13801" w:author="Anees Shaikh" w:date="2013-10-19T02:16:00Z">
                <w:pPr>
                  <w:pStyle w:val="XML1"/>
                </w:pPr>
              </w:pPrChange>
            </w:pPr>
            <w:ins w:id="13802" w:author="aas" w:date="2013-10-14T02:06:00Z">
              <w:del w:id="13803" w:author="Anees Shaikh" w:date="2013-10-19T02:16:00Z">
                <w:r w:rsidDel="00E067A3">
                  <w:delText xml:space="preserve">                      &lt;/xs:complexType&gt;</w:delText>
                </w:r>
              </w:del>
            </w:ins>
          </w:p>
          <w:p w14:paraId="4EBDE3FF" w14:textId="0C2CD843" w:rsidR="00874469" w:rsidDel="00E067A3" w:rsidRDefault="00874469">
            <w:pPr>
              <w:pStyle w:val="Appx"/>
              <w:rPr>
                <w:ins w:id="13804" w:author="aas" w:date="2013-10-14T02:06:00Z"/>
                <w:del w:id="13805" w:author="Anees Shaikh" w:date="2013-10-19T02:16:00Z"/>
              </w:rPr>
              <w:pPrChange w:id="13806" w:author="Anees Shaikh" w:date="2013-10-19T02:16:00Z">
                <w:pPr>
                  <w:pStyle w:val="XML1"/>
                </w:pPr>
              </w:pPrChange>
            </w:pPr>
            <w:ins w:id="13807" w:author="aas" w:date="2013-10-14T02:06:00Z">
              <w:del w:id="13808" w:author="Anees Shaikh" w:date="2013-10-19T02:16:00Z">
                <w:r w:rsidDel="00E067A3">
                  <w:delText xml:space="preserve">                    &lt;/xs:element&gt;</w:delText>
                </w:r>
              </w:del>
            </w:ins>
          </w:p>
          <w:p w14:paraId="65E0932A" w14:textId="238F5718" w:rsidR="00874469" w:rsidDel="00E067A3" w:rsidRDefault="00874469">
            <w:pPr>
              <w:pStyle w:val="Appx"/>
              <w:rPr>
                <w:ins w:id="13809" w:author="aas" w:date="2013-10-14T02:06:00Z"/>
                <w:del w:id="13810" w:author="Anees Shaikh" w:date="2013-10-19T02:16:00Z"/>
              </w:rPr>
              <w:pPrChange w:id="13811" w:author="Anees Shaikh" w:date="2013-10-19T02:16:00Z">
                <w:pPr>
                  <w:pStyle w:val="XML1"/>
                </w:pPr>
              </w:pPrChange>
            </w:pPr>
            <w:ins w:id="13812" w:author="aas" w:date="2013-10-14T02:06:00Z">
              <w:del w:id="13813" w:author="Anees Shaikh" w:date="2013-10-19T02:16:00Z">
                <w:r w:rsidDel="00E067A3">
                  <w:delText xml:space="preserve">                    &lt;xs:any minOccurs="0" maxOccurs="unbounded"</w:delText>
                </w:r>
              </w:del>
            </w:ins>
          </w:p>
          <w:p w14:paraId="737A90D1" w14:textId="4D0CF49B" w:rsidR="00874469" w:rsidDel="00E067A3" w:rsidRDefault="00874469">
            <w:pPr>
              <w:pStyle w:val="Appx"/>
              <w:rPr>
                <w:ins w:id="13814" w:author="aas" w:date="2013-10-14T02:06:00Z"/>
                <w:del w:id="13815" w:author="Anees Shaikh" w:date="2013-10-19T02:16:00Z"/>
              </w:rPr>
              <w:pPrChange w:id="13816" w:author="Anees Shaikh" w:date="2013-10-19T02:16:00Z">
                <w:pPr>
                  <w:pStyle w:val="XML1"/>
                </w:pPr>
              </w:pPrChange>
            </w:pPr>
            <w:ins w:id="13817" w:author="aas" w:date="2013-10-14T02:06:00Z">
              <w:del w:id="13818" w:author="Anees Shaikh" w:date="2013-10-19T02:16:00Z">
                <w:r w:rsidDel="00E067A3">
                  <w:delText xml:space="preserve">                            namespace="##other" processContents="lax"/&gt;</w:delText>
                </w:r>
              </w:del>
            </w:ins>
          </w:p>
          <w:p w14:paraId="4012849B" w14:textId="0510C3B1" w:rsidR="00874469" w:rsidDel="00E067A3" w:rsidRDefault="00874469">
            <w:pPr>
              <w:pStyle w:val="Appx"/>
              <w:rPr>
                <w:ins w:id="13819" w:author="aas" w:date="2013-10-14T02:06:00Z"/>
                <w:del w:id="13820" w:author="Anees Shaikh" w:date="2013-10-19T02:16:00Z"/>
              </w:rPr>
              <w:pPrChange w:id="13821" w:author="Anees Shaikh" w:date="2013-10-19T02:16:00Z">
                <w:pPr>
                  <w:pStyle w:val="XML1"/>
                </w:pPr>
              </w:pPrChange>
            </w:pPr>
            <w:ins w:id="13822" w:author="aas" w:date="2013-10-14T02:06:00Z">
              <w:del w:id="13823" w:author="Anees Shaikh" w:date="2013-10-19T02:16:00Z">
                <w:r w:rsidDel="00E067A3">
                  <w:delText xml:space="preserve">                  &lt;/xs:sequence&gt;</w:delText>
                </w:r>
              </w:del>
            </w:ins>
          </w:p>
          <w:p w14:paraId="217610B1" w14:textId="6F30078F" w:rsidR="00874469" w:rsidDel="00E067A3" w:rsidRDefault="00874469">
            <w:pPr>
              <w:pStyle w:val="Appx"/>
              <w:rPr>
                <w:ins w:id="13824" w:author="aas" w:date="2013-10-14T02:06:00Z"/>
                <w:del w:id="13825" w:author="Anees Shaikh" w:date="2013-10-19T02:16:00Z"/>
              </w:rPr>
              <w:pPrChange w:id="13826" w:author="Anees Shaikh" w:date="2013-10-19T02:16:00Z">
                <w:pPr>
                  <w:pStyle w:val="XML1"/>
                </w:pPr>
              </w:pPrChange>
            </w:pPr>
            <w:ins w:id="13827" w:author="aas" w:date="2013-10-14T02:06:00Z">
              <w:del w:id="13828" w:author="Anees Shaikh" w:date="2013-10-19T02:16:00Z">
                <w:r w:rsidDel="00E067A3">
                  <w:delText xml:space="preserve">                &lt;/xs:complexType&gt;</w:delText>
                </w:r>
              </w:del>
            </w:ins>
          </w:p>
          <w:p w14:paraId="496B1CBC" w14:textId="209EE3E0" w:rsidR="00874469" w:rsidDel="00E067A3" w:rsidRDefault="00874469">
            <w:pPr>
              <w:pStyle w:val="Appx"/>
              <w:rPr>
                <w:ins w:id="13829" w:author="aas" w:date="2013-10-14T02:06:00Z"/>
                <w:del w:id="13830" w:author="Anees Shaikh" w:date="2013-10-19T02:16:00Z"/>
              </w:rPr>
              <w:pPrChange w:id="13831" w:author="Anees Shaikh" w:date="2013-10-19T02:16:00Z">
                <w:pPr>
                  <w:pStyle w:val="XML1"/>
                </w:pPr>
              </w:pPrChange>
            </w:pPr>
            <w:ins w:id="13832" w:author="aas" w:date="2013-10-14T02:06:00Z">
              <w:del w:id="13833" w:author="Anees Shaikh" w:date="2013-10-19T02:16:00Z">
                <w:r w:rsidDel="00E067A3">
                  <w:delText xml:space="preserve">              &lt;/xs:element&gt;</w:delText>
                </w:r>
              </w:del>
            </w:ins>
          </w:p>
          <w:p w14:paraId="2D3A283F" w14:textId="21965E6B" w:rsidR="00874469" w:rsidDel="00E067A3" w:rsidRDefault="00874469">
            <w:pPr>
              <w:pStyle w:val="Appx"/>
              <w:rPr>
                <w:ins w:id="13834" w:author="aas" w:date="2013-10-14T02:06:00Z"/>
                <w:del w:id="13835" w:author="Anees Shaikh" w:date="2013-10-19T02:16:00Z"/>
              </w:rPr>
              <w:pPrChange w:id="13836" w:author="Anees Shaikh" w:date="2013-10-19T02:16:00Z">
                <w:pPr>
                  <w:pStyle w:val="XML1"/>
                </w:pPr>
              </w:pPrChange>
            </w:pPr>
            <w:ins w:id="13837" w:author="aas" w:date="2013-10-14T02:06:00Z">
              <w:del w:id="13838" w:author="Anees Shaikh" w:date="2013-10-19T02:16:00Z">
                <w:r w:rsidDel="00E067A3">
                  <w:delText xml:space="preserve">              &lt;xs:element name="external-certificate" minOccurs="0" maxOccurs="unbounded"&gt;</w:delText>
                </w:r>
              </w:del>
            </w:ins>
          </w:p>
          <w:p w14:paraId="2B26CB76" w14:textId="20B101AB" w:rsidR="00874469" w:rsidDel="00E067A3" w:rsidRDefault="00874469">
            <w:pPr>
              <w:pStyle w:val="Appx"/>
              <w:rPr>
                <w:ins w:id="13839" w:author="aas" w:date="2013-10-14T02:06:00Z"/>
                <w:del w:id="13840" w:author="Anees Shaikh" w:date="2013-10-19T02:16:00Z"/>
              </w:rPr>
              <w:pPrChange w:id="13841" w:author="Anees Shaikh" w:date="2013-10-19T02:16:00Z">
                <w:pPr>
                  <w:pStyle w:val="XML1"/>
                </w:pPr>
              </w:pPrChange>
            </w:pPr>
            <w:ins w:id="13842" w:author="aas" w:date="2013-10-14T02:06:00Z">
              <w:del w:id="13843" w:author="Anees Shaikh" w:date="2013-10-19T02:16:00Z">
                <w:r w:rsidDel="00E067A3">
                  <w:delText xml:space="preserve">                &lt;xs:annotation&gt;</w:delText>
                </w:r>
              </w:del>
            </w:ins>
          </w:p>
          <w:p w14:paraId="0A5827CA" w14:textId="4199CBF2" w:rsidR="00874469" w:rsidDel="00E067A3" w:rsidRDefault="00874469">
            <w:pPr>
              <w:pStyle w:val="Appx"/>
              <w:rPr>
                <w:ins w:id="13844" w:author="aas" w:date="2013-10-14T02:06:00Z"/>
                <w:del w:id="13845" w:author="Anees Shaikh" w:date="2013-10-19T02:16:00Z"/>
              </w:rPr>
              <w:pPrChange w:id="13846" w:author="Anees Shaikh" w:date="2013-10-19T02:16:00Z">
                <w:pPr>
                  <w:pStyle w:val="XML1"/>
                </w:pPr>
              </w:pPrChange>
            </w:pPr>
            <w:ins w:id="13847" w:author="aas" w:date="2013-10-14T02:06:00Z">
              <w:del w:id="13848" w:author="Anees Shaikh" w:date="2013-10-19T02:16:00Z">
                <w:r w:rsidDel="00E067A3">
                  <w:delText xml:space="preserve">                  &lt;xs:documentation&gt;</w:delText>
                </w:r>
              </w:del>
            </w:ins>
          </w:p>
          <w:p w14:paraId="72FB3384" w14:textId="4431E00D" w:rsidR="00874469" w:rsidDel="00E067A3" w:rsidRDefault="00874469">
            <w:pPr>
              <w:pStyle w:val="Appx"/>
              <w:rPr>
                <w:ins w:id="13849" w:author="aas" w:date="2013-10-14T02:06:00Z"/>
                <w:del w:id="13850" w:author="Anees Shaikh" w:date="2013-10-19T02:16:00Z"/>
              </w:rPr>
              <w:pPrChange w:id="13851" w:author="Anees Shaikh" w:date="2013-10-19T02:16:00Z">
                <w:pPr>
                  <w:pStyle w:val="XML1"/>
                </w:pPr>
              </w:pPrChange>
            </w:pPr>
            <w:ins w:id="13852" w:author="aas" w:date="2013-10-14T02:06:00Z">
              <w:del w:id="13853" w:author="Anees Shaikh" w:date="2013-10-19T02:16:00Z">
                <w:r w:rsidDel="00E067A3">
                  <w:delText xml:space="preserve">                    The list contains all external certificate resources of the OpenFlow</w:delText>
                </w:r>
              </w:del>
            </w:ins>
          </w:p>
          <w:p w14:paraId="29F44591" w14:textId="486D2418" w:rsidR="00874469" w:rsidDel="00E067A3" w:rsidRDefault="00874469">
            <w:pPr>
              <w:pStyle w:val="Appx"/>
              <w:rPr>
                <w:ins w:id="13854" w:author="aas" w:date="2013-10-14T02:06:00Z"/>
                <w:del w:id="13855" w:author="Anees Shaikh" w:date="2013-10-19T02:16:00Z"/>
              </w:rPr>
              <w:pPrChange w:id="13856" w:author="Anees Shaikh" w:date="2013-10-19T02:16:00Z">
                <w:pPr>
                  <w:pStyle w:val="XML1"/>
                </w:pPr>
              </w:pPrChange>
            </w:pPr>
            <w:ins w:id="13857" w:author="aas" w:date="2013-10-14T02:06:00Z">
              <w:del w:id="13858" w:author="Anees Shaikh" w:date="2013-10-19T02:16:00Z">
                <w:r w:rsidDel="00E067A3">
                  <w:delText xml:space="preserve">                           Capable Switch.</w:delText>
                </w:r>
              </w:del>
            </w:ins>
          </w:p>
          <w:p w14:paraId="1B1D93D6" w14:textId="2FCE1C4B" w:rsidR="00874469" w:rsidDel="00E067A3" w:rsidRDefault="00874469">
            <w:pPr>
              <w:pStyle w:val="Appx"/>
              <w:rPr>
                <w:ins w:id="13859" w:author="aas" w:date="2013-10-14T02:06:00Z"/>
                <w:del w:id="13860" w:author="Anees Shaikh" w:date="2013-10-19T02:16:00Z"/>
              </w:rPr>
              <w:pPrChange w:id="13861" w:author="Anees Shaikh" w:date="2013-10-19T02:16:00Z">
                <w:pPr>
                  <w:pStyle w:val="XML1"/>
                </w:pPr>
              </w:pPrChange>
            </w:pPr>
            <w:ins w:id="13862" w:author="aas" w:date="2013-10-14T02:06:00Z">
              <w:del w:id="13863" w:author="Anees Shaikh" w:date="2013-10-19T02:16:00Z">
                <w:r w:rsidDel="00E067A3">
                  <w:delText xml:space="preserve">                  &lt;/xs:documentation&gt;</w:delText>
                </w:r>
              </w:del>
            </w:ins>
          </w:p>
          <w:p w14:paraId="58BD2925" w14:textId="11203381" w:rsidR="00874469" w:rsidDel="00E067A3" w:rsidRDefault="00874469">
            <w:pPr>
              <w:pStyle w:val="Appx"/>
              <w:rPr>
                <w:ins w:id="13864" w:author="aas" w:date="2013-10-14T02:06:00Z"/>
                <w:del w:id="13865" w:author="Anees Shaikh" w:date="2013-10-19T02:16:00Z"/>
              </w:rPr>
              <w:pPrChange w:id="13866" w:author="Anees Shaikh" w:date="2013-10-19T02:16:00Z">
                <w:pPr>
                  <w:pStyle w:val="XML1"/>
                </w:pPr>
              </w:pPrChange>
            </w:pPr>
            <w:ins w:id="13867" w:author="aas" w:date="2013-10-14T02:06:00Z">
              <w:del w:id="13868" w:author="Anees Shaikh" w:date="2013-10-19T02:16:00Z">
                <w:r w:rsidDel="00E067A3">
                  <w:delText xml:space="preserve">                &lt;/xs:annotation&gt;</w:delText>
                </w:r>
              </w:del>
            </w:ins>
          </w:p>
          <w:p w14:paraId="6BE05751" w14:textId="1B648F91" w:rsidR="00874469" w:rsidDel="00E067A3" w:rsidRDefault="00874469">
            <w:pPr>
              <w:pStyle w:val="Appx"/>
              <w:rPr>
                <w:ins w:id="13869" w:author="aas" w:date="2013-10-14T02:06:00Z"/>
                <w:del w:id="13870" w:author="Anees Shaikh" w:date="2013-10-19T02:16:00Z"/>
              </w:rPr>
              <w:pPrChange w:id="13871" w:author="Anees Shaikh" w:date="2013-10-19T02:16:00Z">
                <w:pPr>
                  <w:pStyle w:val="XML1"/>
                </w:pPr>
              </w:pPrChange>
            </w:pPr>
            <w:ins w:id="13872" w:author="aas" w:date="2013-10-14T02:06:00Z">
              <w:del w:id="13873" w:author="Anees Shaikh" w:date="2013-10-19T02:16:00Z">
                <w:r w:rsidDel="00E067A3">
                  <w:delText xml:space="preserve">                &lt;xs:complexType&gt;</w:delText>
                </w:r>
              </w:del>
            </w:ins>
          </w:p>
          <w:p w14:paraId="1882A754" w14:textId="7BE46DE3" w:rsidR="00874469" w:rsidDel="00E067A3" w:rsidRDefault="00874469">
            <w:pPr>
              <w:pStyle w:val="Appx"/>
              <w:rPr>
                <w:ins w:id="13874" w:author="aas" w:date="2013-10-14T02:06:00Z"/>
                <w:del w:id="13875" w:author="Anees Shaikh" w:date="2013-10-19T02:16:00Z"/>
              </w:rPr>
              <w:pPrChange w:id="13876" w:author="Anees Shaikh" w:date="2013-10-19T02:16:00Z">
                <w:pPr>
                  <w:pStyle w:val="XML1"/>
                </w:pPr>
              </w:pPrChange>
            </w:pPr>
            <w:ins w:id="13877" w:author="aas" w:date="2013-10-14T02:06:00Z">
              <w:del w:id="13878" w:author="Anees Shaikh" w:date="2013-10-19T02:16:00Z">
                <w:r w:rsidDel="00E067A3">
                  <w:delText xml:space="preserve">                  &lt;xs:sequence&gt;</w:delText>
                </w:r>
              </w:del>
            </w:ins>
          </w:p>
          <w:p w14:paraId="675A0061" w14:textId="055890DC" w:rsidR="00874469" w:rsidDel="00E067A3" w:rsidRDefault="00874469">
            <w:pPr>
              <w:pStyle w:val="Appx"/>
              <w:rPr>
                <w:ins w:id="13879" w:author="aas" w:date="2013-10-14T02:06:00Z"/>
                <w:del w:id="13880" w:author="Anees Shaikh" w:date="2013-10-19T02:16:00Z"/>
              </w:rPr>
              <w:pPrChange w:id="13881" w:author="Anees Shaikh" w:date="2013-10-19T02:16:00Z">
                <w:pPr>
                  <w:pStyle w:val="XML1"/>
                </w:pPr>
              </w:pPrChange>
            </w:pPr>
            <w:ins w:id="13882" w:author="aas" w:date="2013-10-14T02:06:00Z">
              <w:del w:id="13883" w:author="Anees Shaikh" w:date="2013-10-19T02:16:00Z">
                <w:r w:rsidDel="00E067A3">
                  <w:delText xml:space="preserve">                    &lt;xs:element name="resource-id"  type="inet:uri"&gt;</w:delText>
                </w:r>
              </w:del>
            </w:ins>
          </w:p>
          <w:p w14:paraId="02CD724B" w14:textId="31B9F0E9" w:rsidR="00874469" w:rsidDel="00E067A3" w:rsidRDefault="00874469">
            <w:pPr>
              <w:pStyle w:val="Appx"/>
              <w:rPr>
                <w:ins w:id="13884" w:author="aas" w:date="2013-10-14T02:06:00Z"/>
                <w:del w:id="13885" w:author="Anees Shaikh" w:date="2013-10-19T02:16:00Z"/>
              </w:rPr>
              <w:pPrChange w:id="13886" w:author="Anees Shaikh" w:date="2013-10-19T02:16:00Z">
                <w:pPr>
                  <w:pStyle w:val="XML1"/>
                </w:pPr>
              </w:pPrChange>
            </w:pPr>
            <w:ins w:id="13887" w:author="aas" w:date="2013-10-14T02:06:00Z">
              <w:del w:id="13888" w:author="Anees Shaikh" w:date="2013-10-19T02:16:00Z">
                <w:r w:rsidDel="00E067A3">
                  <w:delText xml:space="preserve">                      &lt;xs:annotation&gt;</w:delText>
                </w:r>
              </w:del>
            </w:ins>
          </w:p>
          <w:p w14:paraId="1EA64DB0" w14:textId="700D5544" w:rsidR="00874469" w:rsidDel="00E067A3" w:rsidRDefault="00874469">
            <w:pPr>
              <w:pStyle w:val="Appx"/>
              <w:rPr>
                <w:ins w:id="13889" w:author="aas" w:date="2013-10-14T02:06:00Z"/>
                <w:del w:id="13890" w:author="Anees Shaikh" w:date="2013-10-19T02:16:00Z"/>
              </w:rPr>
              <w:pPrChange w:id="13891" w:author="Anees Shaikh" w:date="2013-10-19T02:16:00Z">
                <w:pPr>
                  <w:pStyle w:val="XML1"/>
                </w:pPr>
              </w:pPrChange>
            </w:pPr>
            <w:ins w:id="13892" w:author="aas" w:date="2013-10-14T02:06:00Z">
              <w:del w:id="13893" w:author="Anees Shaikh" w:date="2013-10-19T02:16:00Z">
                <w:r w:rsidDel="00E067A3">
                  <w:delText xml:space="preserve">                        &lt;xs:documentation&gt;</w:delText>
                </w:r>
              </w:del>
            </w:ins>
          </w:p>
          <w:p w14:paraId="6CFF1362" w14:textId="4A8CF834" w:rsidR="00874469" w:rsidDel="00E067A3" w:rsidRDefault="00874469">
            <w:pPr>
              <w:pStyle w:val="Appx"/>
              <w:rPr>
                <w:ins w:id="13894" w:author="aas" w:date="2013-10-14T02:06:00Z"/>
                <w:del w:id="13895" w:author="Anees Shaikh" w:date="2013-10-19T02:16:00Z"/>
              </w:rPr>
              <w:pPrChange w:id="13896" w:author="Anees Shaikh" w:date="2013-10-19T02:16:00Z">
                <w:pPr>
                  <w:pStyle w:val="XML1"/>
                </w:pPr>
              </w:pPrChange>
            </w:pPr>
            <w:ins w:id="13897" w:author="aas" w:date="2013-10-14T02:06:00Z">
              <w:del w:id="13898" w:author="Anees Shaikh" w:date="2013-10-19T02:16:00Z">
                <w:r w:rsidDel="00E067A3">
                  <w:delText xml:space="preserve">                          A unique but locally arbitrary identifier that uniquely identifies an</w:delText>
                </w:r>
              </w:del>
            </w:ins>
          </w:p>
          <w:p w14:paraId="10977B29" w14:textId="1D1ACF50" w:rsidR="00874469" w:rsidDel="00E067A3" w:rsidRDefault="00874469">
            <w:pPr>
              <w:pStyle w:val="Appx"/>
              <w:rPr>
                <w:ins w:id="13899" w:author="aas" w:date="2013-10-14T02:06:00Z"/>
                <w:del w:id="13900" w:author="Anees Shaikh" w:date="2013-10-19T02:16:00Z"/>
              </w:rPr>
              <w:pPrChange w:id="13901" w:author="Anees Shaikh" w:date="2013-10-19T02:16:00Z">
                <w:pPr>
                  <w:pStyle w:val="XML1"/>
                </w:pPr>
              </w:pPrChange>
            </w:pPr>
            <w:ins w:id="13902" w:author="aas" w:date="2013-10-14T02:06:00Z">
              <w:del w:id="13903" w:author="Anees Shaikh" w:date="2013-10-19T02:16:00Z">
                <w:r w:rsidDel="00E067A3">
                  <w:delText xml:space="preserve">                                 OpenFlow Port within the context of an OpenFlow Logical Switch.</w:delText>
                </w:r>
              </w:del>
            </w:ins>
          </w:p>
          <w:p w14:paraId="1E5C7E62" w14:textId="37E45F95" w:rsidR="00874469" w:rsidDel="00E067A3" w:rsidRDefault="00874469">
            <w:pPr>
              <w:pStyle w:val="Appx"/>
              <w:rPr>
                <w:ins w:id="13904" w:author="aas" w:date="2013-10-14T02:06:00Z"/>
                <w:del w:id="13905" w:author="Anees Shaikh" w:date="2013-10-19T02:16:00Z"/>
              </w:rPr>
              <w:pPrChange w:id="13906" w:author="Anees Shaikh" w:date="2013-10-19T02:16:00Z">
                <w:pPr>
                  <w:pStyle w:val="XML1"/>
                </w:pPr>
              </w:pPrChange>
            </w:pPr>
            <w:ins w:id="13907" w:author="aas" w:date="2013-10-14T02:06:00Z">
              <w:del w:id="13908" w:author="Anees Shaikh" w:date="2013-10-19T02:16:00Z">
                <w:r w:rsidDel="00E067A3">
                  <w:delText xml:space="preserve">                                 It MUST be persistent across reboots of the OpenFlow Capable</w:delText>
                </w:r>
              </w:del>
            </w:ins>
          </w:p>
          <w:p w14:paraId="5D6928B4" w14:textId="4F33B58A" w:rsidR="00874469" w:rsidDel="00E067A3" w:rsidRDefault="00874469">
            <w:pPr>
              <w:pStyle w:val="Appx"/>
              <w:rPr>
                <w:ins w:id="13909" w:author="aas" w:date="2013-10-14T02:06:00Z"/>
                <w:del w:id="13910" w:author="Anees Shaikh" w:date="2013-10-19T02:16:00Z"/>
              </w:rPr>
              <w:pPrChange w:id="13911" w:author="Anees Shaikh" w:date="2013-10-19T02:16:00Z">
                <w:pPr>
                  <w:pStyle w:val="XML1"/>
                </w:pPr>
              </w:pPrChange>
            </w:pPr>
            <w:ins w:id="13912" w:author="aas" w:date="2013-10-14T02:06:00Z">
              <w:del w:id="13913" w:author="Anees Shaikh" w:date="2013-10-19T02:16:00Z">
                <w:r w:rsidDel="00E067A3">
                  <w:delText xml:space="preserve">                                 Switch.</w:delText>
                </w:r>
              </w:del>
            </w:ins>
          </w:p>
          <w:p w14:paraId="264B5696" w14:textId="0DC843E1" w:rsidR="00874469" w:rsidDel="00E067A3" w:rsidRDefault="00874469">
            <w:pPr>
              <w:pStyle w:val="Appx"/>
              <w:rPr>
                <w:ins w:id="13914" w:author="aas" w:date="2013-10-14T02:06:00Z"/>
                <w:del w:id="13915" w:author="Anees Shaikh" w:date="2013-10-19T02:16:00Z"/>
              </w:rPr>
              <w:pPrChange w:id="13916" w:author="Anees Shaikh" w:date="2013-10-19T02:16:00Z">
                <w:pPr>
                  <w:pStyle w:val="XML1"/>
                </w:pPr>
              </w:pPrChange>
            </w:pPr>
            <w:ins w:id="13917" w:author="aas" w:date="2013-10-14T02:06:00Z">
              <w:del w:id="13918" w:author="Anees Shaikh" w:date="2013-10-19T02:16:00Z">
                <w:r w:rsidDel="00E067A3">
                  <w:delText xml:space="preserve">                        &lt;/xs:documentation&gt;</w:delText>
                </w:r>
              </w:del>
            </w:ins>
          </w:p>
          <w:p w14:paraId="33458020" w14:textId="56E0D2EC" w:rsidR="00874469" w:rsidDel="00E067A3" w:rsidRDefault="00874469">
            <w:pPr>
              <w:pStyle w:val="Appx"/>
              <w:rPr>
                <w:ins w:id="13919" w:author="aas" w:date="2013-10-14T02:06:00Z"/>
                <w:del w:id="13920" w:author="Anees Shaikh" w:date="2013-10-19T02:16:00Z"/>
              </w:rPr>
              <w:pPrChange w:id="13921" w:author="Anees Shaikh" w:date="2013-10-19T02:16:00Z">
                <w:pPr>
                  <w:pStyle w:val="XML1"/>
                </w:pPr>
              </w:pPrChange>
            </w:pPr>
            <w:ins w:id="13922" w:author="aas" w:date="2013-10-14T02:06:00Z">
              <w:del w:id="13923" w:author="Anees Shaikh" w:date="2013-10-19T02:16:00Z">
                <w:r w:rsidDel="00E067A3">
                  <w:delText xml:space="preserve">                      &lt;/xs:annotation&gt;</w:delText>
                </w:r>
              </w:del>
            </w:ins>
          </w:p>
          <w:p w14:paraId="0C5117FB" w14:textId="0A088CD1" w:rsidR="00874469" w:rsidDel="00E067A3" w:rsidRDefault="00874469">
            <w:pPr>
              <w:pStyle w:val="Appx"/>
              <w:rPr>
                <w:ins w:id="13924" w:author="aas" w:date="2013-10-14T02:06:00Z"/>
                <w:del w:id="13925" w:author="Anees Shaikh" w:date="2013-10-19T02:16:00Z"/>
              </w:rPr>
              <w:pPrChange w:id="13926" w:author="Anees Shaikh" w:date="2013-10-19T02:16:00Z">
                <w:pPr>
                  <w:pStyle w:val="XML1"/>
                </w:pPr>
              </w:pPrChange>
            </w:pPr>
            <w:ins w:id="13927" w:author="aas" w:date="2013-10-14T02:06:00Z">
              <w:del w:id="13928" w:author="Anees Shaikh" w:date="2013-10-19T02:16:00Z">
                <w:r w:rsidDel="00E067A3">
                  <w:delText xml:space="preserve">                    &lt;/xs:element&gt;</w:delText>
                </w:r>
              </w:del>
            </w:ins>
          </w:p>
          <w:p w14:paraId="1E11AF2F" w14:textId="271ADBE5" w:rsidR="00874469" w:rsidDel="00E067A3" w:rsidRDefault="00874469">
            <w:pPr>
              <w:pStyle w:val="Appx"/>
              <w:rPr>
                <w:ins w:id="13929" w:author="aas" w:date="2013-10-14T02:06:00Z"/>
                <w:del w:id="13930" w:author="Anees Shaikh" w:date="2013-10-19T02:16:00Z"/>
              </w:rPr>
              <w:pPrChange w:id="13931" w:author="Anees Shaikh" w:date="2013-10-19T02:16:00Z">
                <w:pPr>
                  <w:pStyle w:val="XML1"/>
                </w:pPr>
              </w:pPrChange>
            </w:pPr>
            <w:ins w:id="13932" w:author="aas" w:date="2013-10-14T02:06:00Z">
              <w:del w:id="13933" w:author="Anees Shaikh" w:date="2013-10-19T02:16:00Z">
                <w:r w:rsidDel="00E067A3">
                  <w:delText xml:space="preserve">                    &lt;xs:element name="certificate"  type="xs:string"&gt;</w:delText>
                </w:r>
              </w:del>
            </w:ins>
          </w:p>
          <w:p w14:paraId="277A5DFD" w14:textId="4C7299E3" w:rsidR="00874469" w:rsidDel="00E067A3" w:rsidRDefault="00874469">
            <w:pPr>
              <w:pStyle w:val="Appx"/>
              <w:rPr>
                <w:ins w:id="13934" w:author="aas" w:date="2013-10-14T02:06:00Z"/>
                <w:del w:id="13935" w:author="Anees Shaikh" w:date="2013-10-19T02:16:00Z"/>
              </w:rPr>
              <w:pPrChange w:id="13936" w:author="Anees Shaikh" w:date="2013-10-19T02:16:00Z">
                <w:pPr>
                  <w:pStyle w:val="XML1"/>
                </w:pPr>
              </w:pPrChange>
            </w:pPr>
            <w:ins w:id="13937" w:author="aas" w:date="2013-10-14T02:06:00Z">
              <w:del w:id="13938" w:author="Anees Shaikh" w:date="2013-10-19T02:16:00Z">
                <w:r w:rsidDel="00E067A3">
                  <w:delText xml:space="preserve">                      &lt;xs:annotation&gt;</w:delText>
                </w:r>
              </w:del>
            </w:ins>
          </w:p>
          <w:p w14:paraId="1C748A6E" w14:textId="63866E0F" w:rsidR="00874469" w:rsidDel="00E067A3" w:rsidRDefault="00874469">
            <w:pPr>
              <w:pStyle w:val="Appx"/>
              <w:rPr>
                <w:ins w:id="13939" w:author="aas" w:date="2013-10-14T02:06:00Z"/>
                <w:del w:id="13940" w:author="Anees Shaikh" w:date="2013-10-19T02:16:00Z"/>
              </w:rPr>
              <w:pPrChange w:id="13941" w:author="Anees Shaikh" w:date="2013-10-19T02:16:00Z">
                <w:pPr>
                  <w:pStyle w:val="XML1"/>
                </w:pPr>
              </w:pPrChange>
            </w:pPr>
            <w:ins w:id="13942" w:author="aas" w:date="2013-10-14T02:06:00Z">
              <w:del w:id="13943" w:author="Anees Shaikh" w:date="2013-10-19T02:16:00Z">
                <w:r w:rsidDel="00E067A3">
                  <w:delText xml:space="preserve">                        &lt;xs:documentation&gt;</w:delText>
                </w:r>
              </w:del>
            </w:ins>
          </w:p>
          <w:p w14:paraId="3DEF576E" w14:textId="37391210" w:rsidR="00874469" w:rsidDel="00E067A3" w:rsidRDefault="00874469">
            <w:pPr>
              <w:pStyle w:val="Appx"/>
              <w:rPr>
                <w:ins w:id="13944" w:author="aas" w:date="2013-10-14T02:06:00Z"/>
                <w:del w:id="13945" w:author="Anees Shaikh" w:date="2013-10-19T02:16:00Z"/>
              </w:rPr>
              <w:pPrChange w:id="13946" w:author="Anees Shaikh" w:date="2013-10-19T02:16:00Z">
                <w:pPr>
                  <w:pStyle w:val="XML1"/>
                </w:pPr>
              </w:pPrChange>
            </w:pPr>
            <w:ins w:id="13947" w:author="aas" w:date="2013-10-14T02:06:00Z">
              <w:del w:id="13948" w:author="Anees Shaikh" w:date="2013-10-19T02:16:00Z">
                <w:r w:rsidDel="00E067A3">
                  <w:delText xml:space="preserve">                          An X.509 certificate in DER format base64 encoded.</w:delText>
                </w:r>
              </w:del>
            </w:ins>
          </w:p>
          <w:p w14:paraId="21F9FD04" w14:textId="2376B6C6" w:rsidR="00874469" w:rsidDel="00E067A3" w:rsidRDefault="00874469">
            <w:pPr>
              <w:pStyle w:val="Appx"/>
              <w:rPr>
                <w:ins w:id="13949" w:author="aas" w:date="2013-10-14T02:06:00Z"/>
                <w:del w:id="13950" w:author="Anees Shaikh" w:date="2013-10-19T02:16:00Z"/>
              </w:rPr>
              <w:pPrChange w:id="13951" w:author="Anees Shaikh" w:date="2013-10-19T02:16:00Z">
                <w:pPr>
                  <w:pStyle w:val="XML1"/>
                </w:pPr>
              </w:pPrChange>
            </w:pPr>
            <w:ins w:id="13952" w:author="aas" w:date="2013-10-14T02:06:00Z">
              <w:del w:id="13953" w:author="Anees Shaikh" w:date="2013-10-19T02:16:00Z">
                <w:r w:rsidDel="00E067A3">
                  <w:delText xml:space="preserve">                        &lt;/xs:documentation&gt;</w:delText>
                </w:r>
              </w:del>
            </w:ins>
          </w:p>
          <w:p w14:paraId="0E6C4511" w14:textId="1C4E7DEF" w:rsidR="00874469" w:rsidDel="00E067A3" w:rsidRDefault="00874469">
            <w:pPr>
              <w:pStyle w:val="Appx"/>
              <w:rPr>
                <w:ins w:id="13954" w:author="aas" w:date="2013-10-14T02:06:00Z"/>
                <w:del w:id="13955" w:author="Anees Shaikh" w:date="2013-10-19T02:16:00Z"/>
              </w:rPr>
              <w:pPrChange w:id="13956" w:author="Anees Shaikh" w:date="2013-10-19T02:16:00Z">
                <w:pPr>
                  <w:pStyle w:val="XML1"/>
                </w:pPr>
              </w:pPrChange>
            </w:pPr>
            <w:ins w:id="13957" w:author="aas" w:date="2013-10-14T02:06:00Z">
              <w:del w:id="13958" w:author="Anees Shaikh" w:date="2013-10-19T02:16:00Z">
                <w:r w:rsidDel="00E067A3">
                  <w:delText xml:space="preserve">                      &lt;/xs:annotation&gt;</w:delText>
                </w:r>
              </w:del>
            </w:ins>
          </w:p>
          <w:p w14:paraId="6AA26302" w14:textId="1E8FB0C4" w:rsidR="00874469" w:rsidDel="00E067A3" w:rsidRDefault="00874469">
            <w:pPr>
              <w:pStyle w:val="Appx"/>
              <w:rPr>
                <w:ins w:id="13959" w:author="aas" w:date="2013-10-14T02:06:00Z"/>
                <w:del w:id="13960" w:author="Anees Shaikh" w:date="2013-10-19T02:16:00Z"/>
              </w:rPr>
              <w:pPrChange w:id="13961" w:author="Anees Shaikh" w:date="2013-10-19T02:16:00Z">
                <w:pPr>
                  <w:pStyle w:val="XML1"/>
                </w:pPr>
              </w:pPrChange>
            </w:pPr>
            <w:ins w:id="13962" w:author="aas" w:date="2013-10-14T02:06:00Z">
              <w:del w:id="13963" w:author="Anees Shaikh" w:date="2013-10-19T02:16:00Z">
                <w:r w:rsidDel="00E067A3">
                  <w:delText xml:space="preserve">                    &lt;/xs:element&gt;</w:delText>
                </w:r>
              </w:del>
            </w:ins>
          </w:p>
          <w:p w14:paraId="72BD28A7" w14:textId="097D200E" w:rsidR="00874469" w:rsidDel="00E067A3" w:rsidRDefault="00874469">
            <w:pPr>
              <w:pStyle w:val="Appx"/>
              <w:rPr>
                <w:ins w:id="13964" w:author="aas" w:date="2013-10-14T02:06:00Z"/>
                <w:del w:id="13965" w:author="Anees Shaikh" w:date="2013-10-19T02:16:00Z"/>
              </w:rPr>
              <w:pPrChange w:id="13966" w:author="Anees Shaikh" w:date="2013-10-19T02:16:00Z">
                <w:pPr>
                  <w:pStyle w:val="XML1"/>
                </w:pPr>
              </w:pPrChange>
            </w:pPr>
            <w:ins w:id="13967" w:author="aas" w:date="2013-10-14T02:06:00Z">
              <w:del w:id="13968" w:author="Anees Shaikh" w:date="2013-10-19T02:16:00Z">
                <w:r w:rsidDel="00E067A3">
                  <w:delText xml:space="preserve">                    &lt;xs:any minOccurs="0" maxOccurs="unbounded"</w:delText>
                </w:r>
              </w:del>
            </w:ins>
          </w:p>
          <w:p w14:paraId="5DCD8235" w14:textId="20436C30" w:rsidR="00874469" w:rsidDel="00E067A3" w:rsidRDefault="00874469">
            <w:pPr>
              <w:pStyle w:val="Appx"/>
              <w:rPr>
                <w:ins w:id="13969" w:author="aas" w:date="2013-10-14T02:06:00Z"/>
                <w:del w:id="13970" w:author="Anees Shaikh" w:date="2013-10-19T02:16:00Z"/>
              </w:rPr>
              <w:pPrChange w:id="13971" w:author="Anees Shaikh" w:date="2013-10-19T02:16:00Z">
                <w:pPr>
                  <w:pStyle w:val="XML1"/>
                </w:pPr>
              </w:pPrChange>
            </w:pPr>
            <w:ins w:id="13972" w:author="aas" w:date="2013-10-14T02:06:00Z">
              <w:del w:id="13973" w:author="Anees Shaikh" w:date="2013-10-19T02:16:00Z">
                <w:r w:rsidDel="00E067A3">
                  <w:delText xml:space="preserve">                            namespace="##other" processContents="lax"/&gt;</w:delText>
                </w:r>
              </w:del>
            </w:ins>
          </w:p>
          <w:p w14:paraId="300908B1" w14:textId="559A42A1" w:rsidR="00874469" w:rsidDel="00E067A3" w:rsidRDefault="00874469">
            <w:pPr>
              <w:pStyle w:val="Appx"/>
              <w:rPr>
                <w:ins w:id="13974" w:author="aas" w:date="2013-10-14T02:06:00Z"/>
                <w:del w:id="13975" w:author="Anees Shaikh" w:date="2013-10-19T02:16:00Z"/>
              </w:rPr>
              <w:pPrChange w:id="13976" w:author="Anees Shaikh" w:date="2013-10-19T02:16:00Z">
                <w:pPr>
                  <w:pStyle w:val="XML1"/>
                </w:pPr>
              </w:pPrChange>
            </w:pPr>
            <w:ins w:id="13977" w:author="aas" w:date="2013-10-14T02:06:00Z">
              <w:del w:id="13978" w:author="Anees Shaikh" w:date="2013-10-19T02:16:00Z">
                <w:r w:rsidDel="00E067A3">
                  <w:delText xml:space="preserve">                  &lt;/xs:sequence&gt;</w:delText>
                </w:r>
              </w:del>
            </w:ins>
          </w:p>
          <w:p w14:paraId="659F352E" w14:textId="19FB087C" w:rsidR="00874469" w:rsidDel="00E067A3" w:rsidRDefault="00874469">
            <w:pPr>
              <w:pStyle w:val="Appx"/>
              <w:rPr>
                <w:ins w:id="13979" w:author="aas" w:date="2013-10-14T02:06:00Z"/>
                <w:del w:id="13980" w:author="Anees Shaikh" w:date="2013-10-19T02:16:00Z"/>
              </w:rPr>
              <w:pPrChange w:id="13981" w:author="Anees Shaikh" w:date="2013-10-19T02:16:00Z">
                <w:pPr>
                  <w:pStyle w:val="XML1"/>
                </w:pPr>
              </w:pPrChange>
            </w:pPr>
            <w:ins w:id="13982" w:author="aas" w:date="2013-10-14T02:06:00Z">
              <w:del w:id="13983" w:author="Anees Shaikh" w:date="2013-10-19T02:16:00Z">
                <w:r w:rsidDel="00E067A3">
                  <w:delText xml:space="preserve">                &lt;/xs:complexType&gt;</w:delText>
                </w:r>
              </w:del>
            </w:ins>
          </w:p>
          <w:p w14:paraId="27C81F79" w14:textId="4E814966" w:rsidR="00874469" w:rsidDel="00E067A3" w:rsidRDefault="00874469">
            <w:pPr>
              <w:pStyle w:val="Appx"/>
              <w:rPr>
                <w:ins w:id="13984" w:author="aas" w:date="2013-10-14T02:06:00Z"/>
                <w:del w:id="13985" w:author="Anees Shaikh" w:date="2013-10-19T02:16:00Z"/>
              </w:rPr>
              <w:pPrChange w:id="13986" w:author="Anees Shaikh" w:date="2013-10-19T02:16:00Z">
                <w:pPr>
                  <w:pStyle w:val="XML1"/>
                </w:pPr>
              </w:pPrChange>
            </w:pPr>
            <w:ins w:id="13987" w:author="aas" w:date="2013-10-14T02:06:00Z">
              <w:del w:id="13988" w:author="Anees Shaikh" w:date="2013-10-19T02:16:00Z">
                <w:r w:rsidDel="00E067A3">
                  <w:delText xml:space="preserve">              &lt;/xs:element&gt;</w:delText>
                </w:r>
              </w:del>
            </w:ins>
          </w:p>
          <w:p w14:paraId="436C1ECD" w14:textId="2F61E7C9" w:rsidR="00874469" w:rsidDel="00E067A3" w:rsidRDefault="00874469">
            <w:pPr>
              <w:pStyle w:val="Appx"/>
              <w:rPr>
                <w:ins w:id="13989" w:author="aas" w:date="2013-10-14T02:06:00Z"/>
                <w:del w:id="13990" w:author="Anees Shaikh" w:date="2013-10-19T02:16:00Z"/>
              </w:rPr>
              <w:pPrChange w:id="13991" w:author="Anees Shaikh" w:date="2013-10-19T02:16:00Z">
                <w:pPr>
                  <w:pStyle w:val="XML1"/>
                </w:pPr>
              </w:pPrChange>
            </w:pPr>
            <w:ins w:id="13992" w:author="aas" w:date="2013-10-14T02:06:00Z">
              <w:del w:id="13993" w:author="Anees Shaikh" w:date="2013-10-19T02:16:00Z">
                <w:r w:rsidDel="00E067A3">
                  <w:delText xml:space="preserve">              &lt;xs:element name="flow-table" minOccurs="0" maxOccurs="unbounded"&gt;</w:delText>
                </w:r>
              </w:del>
            </w:ins>
          </w:p>
          <w:p w14:paraId="25E68101" w14:textId="5A05E189" w:rsidR="00874469" w:rsidDel="00E067A3" w:rsidRDefault="00874469">
            <w:pPr>
              <w:pStyle w:val="Appx"/>
              <w:rPr>
                <w:ins w:id="13994" w:author="aas" w:date="2013-10-14T02:06:00Z"/>
                <w:del w:id="13995" w:author="Anees Shaikh" w:date="2013-10-19T02:16:00Z"/>
              </w:rPr>
              <w:pPrChange w:id="13996" w:author="Anees Shaikh" w:date="2013-10-19T02:16:00Z">
                <w:pPr>
                  <w:pStyle w:val="XML1"/>
                </w:pPr>
              </w:pPrChange>
            </w:pPr>
            <w:ins w:id="13997" w:author="aas" w:date="2013-10-14T02:06:00Z">
              <w:del w:id="13998" w:author="Anees Shaikh" w:date="2013-10-19T02:16:00Z">
                <w:r w:rsidDel="00E067A3">
                  <w:delText xml:space="preserve">                &lt;xs:annotation&gt;</w:delText>
                </w:r>
              </w:del>
            </w:ins>
          </w:p>
          <w:p w14:paraId="16EFD7BC" w14:textId="2EAA249B" w:rsidR="00874469" w:rsidDel="00E067A3" w:rsidRDefault="00874469">
            <w:pPr>
              <w:pStyle w:val="Appx"/>
              <w:rPr>
                <w:ins w:id="13999" w:author="aas" w:date="2013-10-14T02:06:00Z"/>
                <w:del w:id="14000" w:author="Anees Shaikh" w:date="2013-10-19T02:16:00Z"/>
              </w:rPr>
              <w:pPrChange w:id="14001" w:author="Anees Shaikh" w:date="2013-10-19T02:16:00Z">
                <w:pPr>
                  <w:pStyle w:val="XML1"/>
                </w:pPr>
              </w:pPrChange>
            </w:pPr>
            <w:ins w:id="14002" w:author="aas" w:date="2013-10-14T02:06:00Z">
              <w:del w:id="14003" w:author="Anees Shaikh" w:date="2013-10-19T02:16:00Z">
                <w:r w:rsidDel="00E067A3">
                  <w:delText xml:space="preserve">                  &lt;xs:documentation&gt;</w:delText>
                </w:r>
              </w:del>
            </w:ins>
          </w:p>
          <w:p w14:paraId="0A340F02" w14:textId="504B0DFF" w:rsidR="00874469" w:rsidDel="00E067A3" w:rsidRDefault="00874469">
            <w:pPr>
              <w:pStyle w:val="Appx"/>
              <w:rPr>
                <w:ins w:id="14004" w:author="aas" w:date="2013-10-14T02:06:00Z"/>
                <w:del w:id="14005" w:author="Anees Shaikh" w:date="2013-10-19T02:16:00Z"/>
              </w:rPr>
              <w:pPrChange w:id="14006" w:author="Anees Shaikh" w:date="2013-10-19T02:16:00Z">
                <w:pPr>
                  <w:pStyle w:val="XML1"/>
                </w:pPr>
              </w:pPrChange>
            </w:pPr>
            <w:ins w:id="14007" w:author="aas" w:date="2013-10-14T02:06:00Z">
              <w:del w:id="14008" w:author="Anees Shaikh" w:date="2013-10-19T02:16:00Z">
                <w:r w:rsidDel="00E067A3">
                  <w:delText xml:space="preserve">                    The list contains all flow table resources of the OpenFlow Capable</w:delText>
                </w:r>
              </w:del>
            </w:ins>
          </w:p>
          <w:p w14:paraId="0A306CB0" w14:textId="39D6C4DE" w:rsidR="00874469" w:rsidDel="00E067A3" w:rsidRDefault="00874469">
            <w:pPr>
              <w:pStyle w:val="Appx"/>
              <w:rPr>
                <w:ins w:id="14009" w:author="aas" w:date="2013-10-14T02:06:00Z"/>
                <w:del w:id="14010" w:author="Anees Shaikh" w:date="2013-10-19T02:16:00Z"/>
              </w:rPr>
              <w:pPrChange w:id="14011" w:author="Anees Shaikh" w:date="2013-10-19T02:16:00Z">
                <w:pPr>
                  <w:pStyle w:val="XML1"/>
                </w:pPr>
              </w:pPrChange>
            </w:pPr>
            <w:ins w:id="14012" w:author="aas" w:date="2013-10-14T02:06:00Z">
              <w:del w:id="14013" w:author="Anees Shaikh" w:date="2013-10-19T02:16:00Z">
                <w:r w:rsidDel="00E067A3">
                  <w:delText xml:space="preserve">                           Switch.</w:delText>
                </w:r>
              </w:del>
            </w:ins>
          </w:p>
          <w:p w14:paraId="7EC64ECF" w14:textId="7F4B5D93" w:rsidR="00874469" w:rsidDel="00E067A3" w:rsidRDefault="00874469">
            <w:pPr>
              <w:pStyle w:val="Appx"/>
              <w:rPr>
                <w:ins w:id="14014" w:author="aas" w:date="2013-10-14T02:06:00Z"/>
                <w:del w:id="14015" w:author="Anees Shaikh" w:date="2013-10-19T02:16:00Z"/>
              </w:rPr>
              <w:pPrChange w:id="14016" w:author="Anees Shaikh" w:date="2013-10-19T02:16:00Z">
                <w:pPr>
                  <w:pStyle w:val="XML1"/>
                </w:pPr>
              </w:pPrChange>
            </w:pPr>
            <w:ins w:id="14017" w:author="aas" w:date="2013-10-14T02:06:00Z">
              <w:del w:id="14018" w:author="Anees Shaikh" w:date="2013-10-19T02:16:00Z">
                <w:r w:rsidDel="00E067A3">
                  <w:delText xml:space="preserve">                  &lt;/xs:documentation&gt;</w:delText>
                </w:r>
              </w:del>
            </w:ins>
          </w:p>
          <w:p w14:paraId="18CA6838" w14:textId="0951C3F2" w:rsidR="00874469" w:rsidDel="00E067A3" w:rsidRDefault="00874469">
            <w:pPr>
              <w:pStyle w:val="Appx"/>
              <w:rPr>
                <w:ins w:id="14019" w:author="aas" w:date="2013-10-14T02:06:00Z"/>
                <w:del w:id="14020" w:author="Anees Shaikh" w:date="2013-10-19T02:16:00Z"/>
              </w:rPr>
              <w:pPrChange w:id="14021" w:author="Anees Shaikh" w:date="2013-10-19T02:16:00Z">
                <w:pPr>
                  <w:pStyle w:val="XML1"/>
                </w:pPr>
              </w:pPrChange>
            </w:pPr>
            <w:ins w:id="14022" w:author="aas" w:date="2013-10-14T02:06:00Z">
              <w:del w:id="14023" w:author="Anees Shaikh" w:date="2013-10-19T02:16:00Z">
                <w:r w:rsidDel="00E067A3">
                  <w:delText xml:space="preserve">                &lt;/xs:annotation&gt;</w:delText>
                </w:r>
              </w:del>
            </w:ins>
          </w:p>
          <w:p w14:paraId="280CDA20" w14:textId="20D6D1FD" w:rsidR="00874469" w:rsidDel="00E067A3" w:rsidRDefault="00874469">
            <w:pPr>
              <w:pStyle w:val="Appx"/>
              <w:rPr>
                <w:ins w:id="14024" w:author="aas" w:date="2013-10-14T02:06:00Z"/>
                <w:del w:id="14025" w:author="Anees Shaikh" w:date="2013-10-19T02:16:00Z"/>
              </w:rPr>
              <w:pPrChange w:id="14026" w:author="Anees Shaikh" w:date="2013-10-19T02:16:00Z">
                <w:pPr>
                  <w:pStyle w:val="XML1"/>
                </w:pPr>
              </w:pPrChange>
            </w:pPr>
            <w:ins w:id="14027" w:author="aas" w:date="2013-10-14T02:06:00Z">
              <w:del w:id="14028" w:author="Anees Shaikh" w:date="2013-10-19T02:16:00Z">
                <w:r w:rsidDel="00E067A3">
                  <w:delText xml:space="preserve">                &lt;xs:complexType&gt;</w:delText>
                </w:r>
              </w:del>
            </w:ins>
          </w:p>
          <w:p w14:paraId="1018D6CB" w14:textId="6C429DCA" w:rsidR="00874469" w:rsidDel="00E067A3" w:rsidRDefault="00874469">
            <w:pPr>
              <w:pStyle w:val="Appx"/>
              <w:rPr>
                <w:ins w:id="14029" w:author="aas" w:date="2013-10-14T02:06:00Z"/>
                <w:del w:id="14030" w:author="Anees Shaikh" w:date="2013-10-19T02:16:00Z"/>
              </w:rPr>
              <w:pPrChange w:id="14031" w:author="Anees Shaikh" w:date="2013-10-19T02:16:00Z">
                <w:pPr>
                  <w:pStyle w:val="XML1"/>
                </w:pPr>
              </w:pPrChange>
            </w:pPr>
            <w:ins w:id="14032" w:author="aas" w:date="2013-10-14T02:06:00Z">
              <w:del w:id="14033" w:author="Anees Shaikh" w:date="2013-10-19T02:16:00Z">
                <w:r w:rsidDel="00E067A3">
                  <w:delText xml:space="preserve">                  &lt;xs:sequence&gt;</w:delText>
                </w:r>
              </w:del>
            </w:ins>
          </w:p>
          <w:p w14:paraId="23F4E311" w14:textId="52AC4824" w:rsidR="00874469" w:rsidDel="00E067A3" w:rsidRDefault="00874469">
            <w:pPr>
              <w:pStyle w:val="Appx"/>
              <w:rPr>
                <w:ins w:id="14034" w:author="aas" w:date="2013-10-14T02:06:00Z"/>
                <w:del w:id="14035" w:author="Anees Shaikh" w:date="2013-10-19T02:16:00Z"/>
              </w:rPr>
              <w:pPrChange w:id="14036" w:author="Anees Shaikh" w:date="2013-10-19T02:16:00Z">
                <w:pPr>
                  <w:pStyle w:val="XML1"/>
                </w:pPr>
              </w:pPrChange>
            </w:pPr>
            <w:ins w:id="14037" w:author="aas" w:date="2013-10-14T02:06:00Z">
              <w:del w:id="14038" w:author="Anees Shaikh" w:date="2013-10-19T02:16:00Z">
                <w:r w:rsidDel="00E067A3">
                  <w:delText xml:space="preserve">                    &lt;xs:element name="resource-id"  type="inet:uri"&gt;</w:delText>
                </w:r>
              </w:del>
            </w:ins>
          </w:p>
          <w:p w14:paraId="04B7DB4C" w14:textId="79684BEB" w:rsidR="00874469" w:rsidDel="00E067A3" w:rsidRDefault="00874469">
            <w:pPr>
              <w:pStyle w:val="Appx"/>
              <w:rPr>
                <w:ins w:id="14039" w:author="aas" w:date="2013-10-14T02:06:00Z"/>
                <w:del w:id="14040" w:author="Anees Shaikh" w:date="2013-10-19T02:16:00Z"/>
              </w:rPr>
              <w:pPrChange w:id="14041" w:author="Anees Shaikh" w:date="2013-10-19T02:16:00Z">
                <w:pPr>
                  <w:pStyle w:val="XML1"/>
                </w:pPr>
              </w:pPrChange>
            </w:pPr>
            <w:ins w:id="14042" w:author="aas" w:date="2013-10-14T02:06:00Z">
              <w:del w:id="14043" w:author="Anees Shaikh" w:date="2013-10-19T02:16:00Z">
                <w:r w:rsidDel="00E067A3">
                  <w:delText xml:space="preserve">                      &lt;xs:annotation&gt;</w:delText>
                </w:r>
              </w:del>
            </w:ins>
          </w:p>
          <w:p w14:paraId="1C64971A" w14:textId="31356CFC" w:rsidR="00874469" w:rsidDel="00E067A3" w:rsidRDefault="00874469">
            <w:pPr>
              <w:pStyle w:val="Appx"/>
              <w:rPr>
                <w:ins w:id="14044" w:author="aas" w:date="2013-10-14T02:06:00Z"/>
                <w:del w:id="14045" w:author="Anees Shaikh" w:date="2013-10-19T02:16:00Z"/>
              </w:rPr>
              <w:pPrChange w:id="14046" w:author="Anees Shaikh" w:date="2013-10-19T02:16:00Z">
                <w:pPr>
                  <w:pStyle w:val="XML1"/>
                </w:pPr>
              </w:pPrChange>
            </w:pPr>
            <w:ins w:id="14047" w:author="aas" w:date="2013-10-14T02:06:00Z">
              <w:del w:id="14048" w:author="Anees Shaikh" w:date="2013-10-19T02:16:00Z">
                <w:r w:rsidDel="00E067A3">
                  <w:delText xml:space="preserve">                        &lt;xs:documentation&gt;</w:delText>
                </w:r>
              </w:del>
            </w:ins>
          </w:p>
          <w:p w14:paraId="5A058587" w14:textId="69A2C7B3" w:rsidR="00874469" w:rsidDel="00E067A3" w:rsidRDefault="00874469">
            <w:pPr>
              <w:pStyle w:val="Appx"/>
              <w:rPr>
                <w:ins w:id="14049" w:author="aas" w:date="2013-10-14T02:06:00Z"/>
                <w:del w:id="14050" w:author="Anees Shaikh" w:date="2013-10-19T02:16:00Z"/>
              </w:rPr>
              <w:pPrChange w:id="14051" w:author="Anees Shaikh" w:date="2013-10-19T02:16:00Z">
                <w:pPr>
                  <w:pStyle w:val="XML1"/>
                </w:pPr>
              </w:pPrChange>
            </w:pPr>
            <w:ins w:id="14052" w:author="aas" w:date="2013-10-14T02:06:00Z">
              <w:del w:id="14053" w:author="Anees Shaikh" w:date="2013-10-19T02:16:00Z">
                <w:r w:rsidDel="00E067A3">
                  <w:delText xml:space="preserve">                          A unique but locally arbitrary identifier that uniquely identifies an</w:delText>
                </w:r>
              </w:del>
            </w:ins>
          </w:p>
          <w:p w14:paraId="20E07804" w14:textId="24D41B29" w:rsidR="00874469" w:rsidDel="00E067A3" w:rsidRDefault="00874469">
            <w:pPr>
              <w:pStyle w:val="Appx"/>
              <w:rPr>
                <w:ins w:id="14054" w:author="aas" w:date="2013-10-14T02:06:00Z"/>
                <w:del w:id="14055" w:author="Anees Shaikh" w:date="2013-10-19T02:16:00Z"/>
              </w:rPr>
              <w:pPrChange w:id="14056" w:author="Anees Shaikh" w:date="2013-10-19T02:16:00Z">
                <w:pPr>
                  <w:pStyle w:val="XML1"/>
                </w:pPr>
              </w:pPrChange>
            </w:pPr>
            <w:ins w:id="14057" w:author="aas" w:date="2013-10-14T02:06:00Z">
              <w:del w:id="14058" w:author="Anees Shaikh" w:date="2013-10-19T02:16:00Z">
                <w:r w:rsidDel="00E067A3">
                  <w:delText xml:space="preserve">                                 OpenFlow Port within the context of an OpenFlow Logical Switch.</w:delText>
                </w:r>
              </w:del>
            </w:ins>
          </w:p>
          <w:p w14:paraId="5E69017A" w14:textId="666FE2AE" w:rsidR="00874469" w:rsidDel="00E067A3" w:rsidRDefault="00874469">
            <w:pPr>
              <w:pStyle w:val="Appx"/>
              <w:rPr>
                <w:ins w:id="14059" w:author="aas" w:date="2013-10-14T02:06:00Z"/>
                <w:del w:id="14060" w:author="Anees Shaikh" w:date="2013-10-19T02:16:00Z"/>
              </w:rPr>
              <w:pPrChange w:id="14061" w:author="Anees Shaikh" w:date="2013-10-19T02:16:00Z">
                <w:pPr>
                  <w:pStyle w:val="XML1"/>
                </w:pPr>
              </w:pPrChange>
            </w:pPr>
            <w:ins w:id="14062" w:author="aas" w:date="2013-10-14T02:06:00Z">
              <w:del w:id="14063" w:author="Anees Shaikh" w:date="2013-10-19T02:16:00Z">
                <w:r w:rsidDel="00E067A3">
                  <w:delText xml:space="preserve">                                 It MUST be persistent across reboots of the OpenFlow Capable</w:delText>
                </w:r>
              </w:del>
            </w:ins>
          </w:p>
          <w:p w14:paraId="7D6A7EDB" w14:textId="6D581270" w:rsidR="00874469" w:rsidDel="00E067A3" w:rsidRDefault="00874469">
            <w:pPr>
              <w:pStyle w:val="Appx"/>
              <w:rPr>
                <w:ins w:id="14064" w:author="aas" w:date="2013-10-14T02:06:00Z"/>
                <w:del w:id="14065" w:author="Anees Shaikh" w:date="2013-10-19T02:16:00Z"/>
              </w:rPr>
              <w:pPrChange w:id="14066" w:author="Anees Shaikh" w:date="2013-10-19T02:16:00Z">
                <w:pPr>
                  <w:pStyle w:val="XML1"/>
                </w:pPr>
              </w:pPrChange>
            </w:pPr>
            <w:ins w:id="14067" w:author="aas" w:date="2013-10-14T02:06:00Z">
              <w:del w:id="14068" w:author="Anees Shaikh" w:date="2013-10-19T02:16:00Z">
                <w:r w:rsidDel="00E067A3">
                  <w:delText xml:space="preserve">                                 Switch.</w:delText>
                </w:r>
              </w:del>
            </w:ins>
          </w:p>
          <w:p w14:paraId="79919A15" w14:textId="66C83BBC" w:rsidR="00874469" w:rsidDel="00E067A3" w:rsidRDefault="00874469">
            <w:pPr>
              <w:pStyle w:val="Appx"/>
              <w:rPr>
                <w:ins w:id="14069" w:author="aas" w:date="2013-10-14T02:06:00Z"/>
                <w:del w:id="14070" w:author="Anees Shaikh" w:date="2013-10-19T02:16:00Z"/>
              </w:rPr>
              <w:pPrChange w:id="14071" w:author="Anees Shaikh" w:date="2013-10-19T02:16:00Z">
                <w:pPr>
                  <w:pStyle w:val="XML1"/>
                </w:pPr>
              </w:pPrChange>
            </w:pPr>
            <w:ins w:id="14072" w:author="aas" w:date="2013-10-14T02:06:00Z">
              <w:del w:id="14073" w:author="Anees Shaikh" w:date="2013-10-19T02:16:00Z">
                <w:r w:rsidDel="00E067A3">
                  <w:delText xml:space="preserve">                        &lt;/xs:documentation&gt;</w:delText>
                </w:r>
              </w:del>
            </w:ins>
          </w:p>
          <w:p w14:paraId="61D101A7" w14:textId="2AA88E9D" w:rsidR="00874469" w:rsidDel="00E067A3" w:rsidRDefault="00874469">
            <w:pPr>
              <w:pStyle w:val="Appx"/>
              <w:rPr>
                <w:ins w:id="14074" w:author="aas" w:date="2013-10-14T02:06:00Z"/>
                <w:del w:id="14075" w:author="Anees Shaikh" w:date="2013-10-19T02:16:00Z"/>
              </w:rPr>
              <w:pPrChange w:id="14076" w:author="Anees Shaikh" w:date="2013-10-19T02:16:00Z">
                <w:pPr>
                  <w:pStyle w:val="XML1"/>
                </w:pPr>
              </w:pPrChange>
            </w:pPr>
            <w:ins w:id="14077" w:author="aas" w:date="2013-10-14T02:06:00Z">
              <w:del w:id="14078" w:author="Anees Shaikh" w:date="2013-10-19T02:16:00Z">
                <w:r w:rsidDel="00E067A3">
                  <w:delText xml:space="preserve">                      &lt;/xs:annotation&gt;</w:delText>
                </w:r>
              </w:del>
            </w:ins>
          </w:p>
          <w:p w14:paraId="2A393E68" w14:textId="1F73E56B" w:rsidR="00874469" w:rsidDel="00E067A3" w:rsidRDefault="00874469">
            <w:pPr>
              <w:pStyle w:val="Appx"/>
              <w:rPr>
                <w:ins w:id="14079" w:author="aas" w:date="2013-10-14T02:06:00Z"/>
                <w:del w:id="14080" w:author="Anees Shaikh" w:date="2013-10-19T02:16:00Z"/>
              </w:rPr>
              <w:pPrChange w:id="14081" w:author="Anees Shaikh" w:date="2013-10-19T02:16:00Z">
                <w:pPr>
                  <w:pStyle w:val="XML1"/>
                </w:pPr>
              </w:pPrChange>
            </w:pPr>
            <w:ins w:id="14082" w:author="aas" w:date="2013-10-14T02:06:00Z">
              <w:del w:id="14083" w:author="Anees Shaikh" w:date="2013-10-19T02:16:00Z">
                <w:r w:rsidDel="00E067A3">
                  <w:delText xml:space="preserve">                    &lt;/xs:element&gt;</w:delText>
                </w:r>
              </w:del>
            </w:ins>
          </w:p>
          <w:p w14:paraId="711BF458" w14:textId="582E6239" w:rsidR="00874469" w:rsidDel="00E067A3" w:rsidRDefault="00874469">
            <w:pPr>
              <w:pStyle w:val="Appx"/>
              <w:rPr>
                <w:ins w:id="14084" w:author="aas" w:date="2013-10-14T02:06:00Z"/>
                <w:del w:id="14085" w:author="Anees Shaikh" w:date="2013-10-19T02:16:00Z"/>
              </w:rPr>
              <w:pPrChange w:id="14086" w:author="Anees Shaikh" w:date="2013-10-19T02:16:00Z">
                <w:pPr>
                  <w:pStyle w:val="XML1"/>
                </w:pPr>
              </w:pPrChange>
            </w:pPr>
            <w:ins w:id="14087" w:author="aas" w:date="2013-10-14T02:06:00Z">
              <w:del w:id="14088" w:author="Anees Shaikh" w:date="2013-10-19T02:16:00Z">
                <w:r w:rsidDel="00E067A3">
                  <w:delText xml:space="preserve">                    &lt;xs:element name="max-entries" minOccurs="0"  type="xs:unsignedByte"&gt;</w:delText>
                </w:r>
              </w:del>
            </w:ins>
          </w:p>
          <w:p w14:paraId="5879C8A2" w14:textId="067B0EBC" w:rsidR="00874469" w:rsidDel="00E067A3" w:rsidRDefault="00874469">
            <w:pPr>
              <w:pStyle w:val="Appx"/>
              <w:rPr>
                <w:ins w:id="14089" w:author="aas" w:date="2013-10-14T02:06:00Z"/>
                <w:del w:id="14090" w:author="Anees Shaikh" w:date="2013-10-19T02:16:00Z"/>
              </w:rPr>
              <w:pPrChange w:id="14091" w:author="Anees Shaikh" w:date="2013-10-19T02:16:00Z">
                <w:pPr>
                  <w:pStyle w:val="XML1"/>
                </w:pPr>
              </w:pPrChange>
            </w:pPr>
            <w:ins w:id="14092" w:author="aas" w:date="2013-10-14T02:06:00Z">
              <w:del w:id="14093" w:author="Anees Shaikh" w:date="2013-10-19T02:16:00Z">
                <w:r w:rsidDel="00E067A3">
                  <w:delText xml:space="preserve">                      &lt;xs:annotation&gt;</w:delText>
                </w:r>
              </w:del>
            </w:ins>
          </w:p>
          <w:p w14:paraId="5312C1A6" w14:textId="39F0F699" w:rsidR="00874469" w:rsidDel="00E067A3" w:rsidRDefault="00874469">
            <w:pPr>
              <w:pStyle w:val="Appx"/>
              <w:rPr>
                <w:ins w:id="14094" w:author="aas" w:date="2013-10-14T02:06:00Z"/>
                <w:del w:id="14095" w:author="Anees Shaikh" w:date="2013-10-19T02:16:00Z"/>
              </w:rPr>
              <w:pPrChange w:id="14096" w:author="Anees Shaikh" w:date="2013-10-19T02:16:00Z">
                <w:pPr>
                  <w:pStyle w:val="XML1"/>
                </w:pPr>
              </w:pPrChange>
            </w:pPr>
            <w:ins w:id="14097" w:author="aas" w:date="2013-10-14T02:06:00Z">
              <w:del w:id="14098" w:author="Anees Shaikh" w:date="2013-10-19T02:16:00Z">
                <w:r w:rsidDel="00E067A3">
                  <w:delText xml:space="preserve">                        &lt;xs:documentation&gt;</w:delText>
                </w:r>
              </w:del>
            </w:ins>
          </w:p>
          <w:p w14:paraId="119BCC22" w14:textId="6C311D2D" w:rsidR="00874469" w:rsidDel="00E067A3" w:rsidRDefault="00874469">
            <w:pPr>
              <w:pStyle w:val="Appx"/>
              <w:rPr>
                <w:ins w:id="14099" w:author="aas" w:date="2013-10-14T02:06:00Z"/>
                <w:del w:id="14100" w:author="Anees Shaikh" w:date="2013-10-19T02:16:00Z"/>
              </w:rPr>
              <w:pPrChange w:id="14101" w:author="Anees Shaikh" w:date="2013-10-19T02:16:00Z">
                <w:pPr>
                  <w:pStyle w:val="XML1"/>
                </w:pPr>
              </w:pPrChange>
            </w:pPr>
            <w:ins w:id="14102" w:author="aas" w:date="2013-10-14T02:06:00Z">
              <w:del w:id="14103" w:author="Anees Shaikh" w:date="2013-10-19T02:16:00Z">
                <w:r w:rsidDel="00E067A3">
                  <w:delText xml:space="preserve">                          The maximum number of flow entries supported by the flow table.</w:delText>
                </w:r>
              </w:del>
            </w:ins>
          </w:p>
          <w:p w14:paraId="20F2EB20" w14:textId="365E2AB3" w:rsidR="00874469" w:rsidDel="00E067A3" w:rsidRDefault="00874469">
            <w:pPr>
              <w:pStyle w:val="Appx"/>
              <w:rPr>
                <w:ins w:id="14104" w:author="aas" w:date="2013-10-14T02:06:00Z"/>
                <w:del w:id="14105" w:author="Anees Shaikh" w:date="2013-10-19T02:16:00Z"/>
              </w:rPr>
              <w:pPrChange w:id="14106" w:author="Anees Shaikh" w:date="2013-10-19T02:16:00Z">
                <w:pPr>
                  <w:pStyle w:val="XML1"/>
                </w:pPr>
              </w:pPrChange>
            </w:pPr>
            <w:ins w:id="14107" w:author="aas" w:date="2013-10-14T02:06:00Z">
              <w:del w:id="14108" w:author="Anees Shaikh" w:date="2013-10-19T02:16:00Z">
                <w:r w:rsidDel="00E067A3">
                  <w:delText xml:space="preserve">                        &lt;/xs:documentation&gt;</w:delText>
                </w:r>
              </w:del>
            </w:ins>
          </w:p>
          <w:p w14:paraId="2232FC00" w14:textId="5598E067" w:rsidR="00874469" w:rsidDel="00E067A3" w:rsidRDefault="00874469">
            <w:pPr>
              <w:pStyle w:val="Appx"/>
              <w:rPr>
                <w:ins w:id="14109" w:author="aas" w:date="2013-10-14T02:06:00Z"/>
                <w:del w:id="14110" w:author="Anees Shaikh" w:date="2013-10-19T02:16:00Z"/>
              </w:rPr>
              <w:pPrChange w:id="14111" w:author="Anees Shaikh" w:date="2013-10-19T02:16:00Z">
                <w:pPr>
                  <w:pStyle w:val="XML1"/>
                </w:pPr>
              </w:pPrChange>
            </w:pPr>
            <w:ins w:id="14112" w:author="aas" w:date="2013-10-14T02:06:00Z">
              <w:del w:id="14113" w:author="Anees Shaikh" w:date="2013-10-19T02:16:00Z">
                <w:r w:rsidDel="00E067A3">
                  <w:delText xml:space="preserve">                      &lt;/xs:annotation&gt;</w:delText>
                </w:r>
              </w:del>
            </w:ins>
          </w:p>
          <w:p w14:paraId="18FA4985" w14:textId="64E5C547" w:rsidR="00874469" w:rsidDel="00E067A3" w:rsidRDefault="00874469">
            <w:pPr>
              <w:pStyle w:val="Appx"/>
              <w:rPr>
                <w:ins w:id="14114" w:author="aas" w:date="2013-10-14T02:06:00Z"/>
                <w:del w:id="14115" w:author="Anees Shaikh" w:date="2013-10-19T02:16:00Z"/>
              </w:rPr>
              <w:pPrChange w:id="14116" w:author="Anees Shaikh" w:date="2013-10-19T02:16:00Z">
                <w:pPr>
                  <w:pStyle w:val="XML1"/>
                </w:pPr>
              </w:pPrChange>
            </w:pPr>
            <w:ins w:id="14117" w:author="aas" w:date="2013-10-14T02:06:00Z">
              <w:del w:id="14118" w:author="Anees Shaikh" w:date="2013-10-19T02:16:00Z">
                <w:r w:rsidDel="00E067A3">
                  <w:delText xml:space="preserve">                    &lt;/xs:element&gt;</w:delText>
                </w:r>
              </w:del>
            </w:ins>
          </w:p>
          <w:p w14:paraId="54E32BA9" w14:textId="5DCE2A47" w:rsidR="00874469" w:rsidDel="00E067A3" w:rsidRDefault="00874469">
            <w:pPr>
              <w:pStyle w:val="Appx"/>
              <w:rPr>
                <w:ins w:id="14119" w:author="aas" w:date="2013-10-14T02:06:00Z"/>
                <w:del w:id="14120" w:author="Anees Shaikh" w:date="2013-10-19T02:16:00Z"/>
              </w:rPr>
              <w:pPrChange w:id="14121" w:author="Anees Shaikh" w:date="2013-10-19T02:16:00Z">
                <w:pPr>
                  <w:pStyle w:val="XML1"/>
                </w:pPr>
              </w:pPrChange>
            </w:pPr>
            <w:ins w:id="14122" w:author="aas" w:date="2013-10-14T02:06:00Z">
              <w:del w:id="14123" w:author="Anees Shaikh" w:date="2013-10-19T02:16:00Z">
                <w:r w:rsidDel="00E067A3">
                  <w:delText xml:space="preserve">                    &lt;xs:element name="next-tables" minOccurs="0"&gt;</w:delText>
                </w:r>
              </w:del>
            </w:ins>
          </w:p>
          <w:p w14:paraId="2A0EE303" w14:textId="4938DECD" w:rsidR="00874469" w:rsidDel="00E067A3" w:rsidRDefault="00874469">
            <w:pPr>
              <w:pStyle w:val="Appx"/>
              <w:rPr>
                <w:ins w:id="14124" w:author="aas" w:date="2013-10-14T02:06:00Z"/>
                <w:del w:id="14125" w:author="Anees Shaikh" w:date="2013-10-19T02:16:00Z"/>
              </w:rPr>
              <w:pPrChange w:id="14126" w:author="Anees Shaikh" w:date="2013-10-19T02:16:00Z">
                <w:pPr>
                  <w:pStyle w:val="XML1"/>
                </w:pPr>
              </w:pPrChange>
            </w:pPr>
            <w:ins w:id="14127" w:author="aas" w:date="2013-10-14T02:06:00Z">
              <w:del w:id="14128" w:author="Anees Shaikh" w:date="2013-10-19T02:16:00Z">
                <w:r w:rsidDel="00E067A3">
                  <w:delText xml:space="preserve">                      &lt;xs:annotation&gt;</w:delText>
                </w:r>
              </w:del>
            </w:ins>
          </w:p>
          <w:p w14:paraId="1827C428" w14:textId="25C845BA" w:rsidR="00874469" w:rsidDel="00E067A3" w:rsidRDefault="00874469">
            <w:pPr>
              <w:pStyle w:val="Appx"/>
              <w:rPr>
                <w:ins w:id="14129" w:author="aas" w:date="2013-10-14T02:06:00Z"/>
                <w:del w:id="14130" w:author="Anees Shaikh" w:date="2013-10-19T02:16:00Z"/>
              </w:rPr>
              <w:pPrChange w:id="14131" w:author="Anees Shaikh" w:date="2013-10-19T02:16:00Z">
                <w:pPr>
                  <w:pStyle w:val="XML1"/>
                </w:pPr>
              </w:pPrChange>
            </w:pPr>
            <w:ins w:id="14132" w:author="aas" w:date="2013-10-14T02:06:00Z">
              <w:del w:id="14133" w:author="Anees Shaikh" w:date="2013-10-19T02:16:00Z">
                <w:r w:rsidDel="00E067A3">
                  <w:delText xml:space="preserve">                        &lt;xs:documentation&gt;</w:delText>
                </w:r>
              </w:del>
            </w:ins>
          </w:p>
          <w:p w14:paraId="489CF2BF" w14:textId="0087DE1F" w:rsidR="00874469" w:rsidDel="00E067A3" w:rsidRDefault="00874469">
            <w:pPr>
              <w:pStyle w:val="Appx"/>
              <w:rPr>
                <w:ins w:id="14134" w:author="aas" w:date="2013-10-14T02:06:00Z"/>
                <w:del w:id="14135" w:author="Anees Shaikh" w:date="2013-10-19T02:16:00Z"/>
              </w:rPr>
              <w:pPrChange w:id="14136" w:author="Anees Shaikh" w:date="2013-10-19T02:16:00Z">
                <w:pPr>
                  <w:pStyle w:val="XML1"/>
                </w:pPr>
              </w:pPrChange>
            </w:pPr>
            <w:ins w:id="14137" w:author="aas" w:date="2013-10-14T02:06:00Z">
              <w:del w:id="14138" w:author="Anees Shaikh" w:date="2013-10-19T02:16:00Z">
                <w:r w:rsidDel="00E067A3">
                  <w:delText xml:space="preserve">                          An array of resource-ids of all flow tables that can be directly reached</w:delText>
                </w:r>
              </w:del>
            </w:ins>
          </w:p>
          <w:p w14:paraId="4819566A" w14:textId="7760E974" w:rsidR="00874469" w:rsidDel="00E067A3" w:rsidRDefault="00874469">
            <w:pPr>
              <w:pStyle w:val="Appx"/>
              <w:rPr>
                <w:ins w:id="14139" w:author="aas" w:date="2013-10-14T02:06:00Z"/>
                <w:del w:id="14140" w:author="Anees Shaikh" w:date="2013-10-19T02:16:00Z"/>
              </w:rPr>
              <w:pPrChange w:id="14141" w:author="Anees Shaikh" w:date="2013-10-19T02:16:00Z">
                <w:pPr>
                  <w:pStyle w:val="XML1"/>
                </w:pPr>
              </w:pPrChange>
            </w:pPr>
            <w:ins w:id="14142" w:author="aas" w:date="2013-10-14T02:06:00Z">
              <w:del w:id="14143" w:author="Anees Shaikh" w:date="2013-10-19T02:16:00Z">
                <w:r w:rsidDel="00E067A3">
                  <w:delText xml:space="preserve">                                from this table using the 'goto-table' instruction.</w:delText>
                </w:r>
              </w:del>
            </w:ins>
          </w:p>
          <w:p w14:paraId="0F14EFDC" w14:textId="5BE90F0F" w:rsidR="00874469" w:rsidDel="00E067A3" w:rsidRDefault="00874469">
            <w:pPr>
              <w:pStyle w:val="Appx"/>
              <w:rPr>
                <w:ins w:id="14144" w:author="aas" w:date="2013-10-14T02:06:00Z"/>
                <w:del w:id="14145" w:author="Anees Shaikh" w:date="2013-10-19T02:16:00Z"/>
              </w:rPr>
              <w:pPrChange w:id="14146" w:author="Anees Shaikh" w:date="2013-10-19T02:16:00Z">
                <w:pPr>
                  <w:pStyle w:val="XML1"/>
                </w:pPr>
              </w:pPrChange>
            </w:pPr>
            <w:ins w:id="14147" w:author="aas" w:date="2013-10-14T02:06:00Z">
              <w:del w:id="14148" w:author="Anees Shaikh" w:date="2013-10-19T02:16:00Z">
                <w:r w:rsidDel="00E067A3">
                  <w:delText xml:space="preserve">                        &lt;/xs:documentation&gt;</w:delText>
                </w:r>
              </w:del>
            </w:ins>
          </w:p>
          <w:p w14:paraId="31428C1C" w14:textId="1CEE8FCB" w:rsidR="00874469" w:rsidDel="00E067A3" w:rsidRDefault="00874469">
            <w:pPr>
              <w:pStyle w:val="Appx"/>
              <w:rPr>
                <w:ins w:id="14149" w:author="aas" w:date="2013-10-14T02:06:00Z"/>
                <w:del w:id="14150" w:author="Anees Shaikh" w:date="2013-10-19T02:16:00Z"/>
              </w:rPr>
              <w:pPrChange w:id="14151" w:author="Anees Shaikh" w:date="2013-10-19T02:16:00Z">
                <w:pPr>
                  <w:pStyle w:val="XML1"/>
                </w:pPr>
              </w:pPrChange>
            </w:pPr>
            <w:ins w:id="14152" w:author="aas" w:date="2013-10-14T02:06:00Z">
              <w:del w:id="14153" w:author="Anees Shaikh" w:date="2013-10-19T02:16:00Z">
                <w:r w:rsidDel="00E067A3">
                  <w:delText xml:space="preserve">                      &lt;/xs:annotation&gt;</w:delText>
                </w:r>
              </w:del>
            </w:ins>
          </w:p>
          <w:p w14:paraId="6105E90F" w14:textId="070F185F" w:rsidR="00874469" w:rsidDel="00E067A3" w:rsidRDefault="00874469">
            <w:pPr>
              <w:pStyle w:val="Appx"/>
              <w:rPr>
                <w:ins w:id="14154" w:author="aas" w:date="2013-10-14T02:06:00Z"/>
                <w:del w:id="14155" w:author="Anees Shaikh" w:date="2013-10-19T02:16:00Z"/>
              </w:rPr>
              <w:pPrChange w:id="14156" w:author="Anees Shaikh" w:date="2013-10-19T02:16:00Z">
                <w:pPr>
                  <w:pStyle w:val="XML1"/>
                </w:pPr>
              </w:pPrChange>
            </w:pPr>
            <w:ins w:id="14157" w:author="aas" w:date="2013-10-14T02:06:00Z">
              <w:del w:id="14158" w:author="Anees Shaikh" w:date="2013-10-19T02:16:00Z">
                <w:r w:rsidDel="00E067A3">
                  <w:delText xml:space="preserve">                      &lt;xs:complexType&gt;</w:delText>
                </w:r>
              </w:del>
            </w:ins>
          </w:p>
          <w:p w14:paraId="3ACACAF4" w14:textId="69269BC6" w:rsidR="00874469" w:rsidDel="00E067A3" w:rsidRDefault="00874469">
            <w:pPr>
              <w:pStyle w:val="Appx"/>
              <w:rPr>
                <w:ins w:id="14159" w:author="aas" w:date="2013-10-14T02:06:00Z"/>
                <w:del w:id="14160" w:author="Anees Shaikh" w:date="2013-10-19T02:16:00Z"/>
              </w:rPr>
              <w:pPrChange w:id="14161" w:author="Anees Shaikh" w:date="2013-10-19T02:16:00Z">
                <w:pPr>
                  <w:pStyle w:val="XML1"/>
                </w:pPr>
              </w:pPrChange>
            </w:pPr>
            <w:ins w:id="14162" w:author="aas" w:date="2013-10-14T02:06:00Z">
              <w:del w:id="14163" w:author="Anees Shaikh" w:date="2013-10-19T02:16:00Z">
                <w:r w:rsidDel="00E067A3">
                  <w:delText xml:space="preserve">                        &lt;xs:sequence&gt;</w:delText>
                </w:r>
              </w:del>
            </w:ins>
          </w:p>
          <w:p w14:paraId="10D8B8B4" w14:textId="0932DBAA" w:rsidR="00874469" w:rsidDel="00E067A3" w:rsidRDefault="00874469">
            <w:pPr>
              <w:pStyle w:val="Appx"/>
              <w:rPr>
                <w:ins w:id="14164" w:author="aas" w:date="2013-10-14T02:06:00Z"/>
                <w:del w:id="14165" w:author="Anees Shaikh" w:date="2013-10-19T02:16:00Z"/>
              </w:rPr>
              <w:pPrChange w:id="14166" w:author="Anees Shaikh" w:date="2013-10-19T02:16:00Z">
                <w:pPr>
                  <w:pStyle w:val="XML1"/>
                </w:pPr>
              </w:pPrChange>
            </w:pPr>
            <w:ins w:id="14167" w:author="aas" w:date="2013-10-14T02:06:00Z">
              <w:del w:id="14168" w:author="Anees Shaikh" w:date="2013-10-19T02:16:00Z">
                <w:r w:rsidDel="00E067A3">
                  <w:delText xml:space="preserve">                          &lt;xs:element name="table-id" minOccurs="0" maxOccurs="unbounded"  type="inet:uri"/&gt;</w:delText>
                </w:r>
              </w:del>
            </w:ins>
          </w:p>
          <w:p w14:paraId="65327E7F" w14:textId="4F1C1A7D" w:rsidR="00874469" w:rsidDel="00E067A3" w:rsidRDefault="00874469">
            <w:pPr>
              <w:pStyle w:val="Appx"/>
              <w:rPr>
                <w:ins w:id="14169" w:author="aas" w:date="2013-10-14T02:06:00Z"/>
                <w:del w:id="14170" w:author="Anees Shaikh" w:date="2013-10-19T02:16:00Z"/>
              </w:rPr>
              <w:pPrChange w:id="14171" w:author="Anees Shaikh" w:date="2013-10-19T02:16:00Z">
                <w:pPr>
                  <w:pStyle w:val="XML1"/>
                </w:pPr>
              </w:pPrChange>
            </w:pPr>
            <w:ins w:id="14172" w:author="aas" w:date="2013-10-14T02:06:00Z">
              <w:del w:id="14173" w:author="Anees Shaikh" w:date="2013-10-19T02:16:00Z">
                <w:r w:rsidDel="00E067A3">
                  <w:delText xml:space="preserve">                          &lt;xs:any minOccurs="0" maxOccurs="unbounded"</w:delText>
                </w:r>
              </w:del>
            </w:ins>
          </w:p>
          <w:p w14:paraId="5D2BB550" w14:textId="04311E2E" w:rsidR="00874469" w:rsidDel="00E067A3" w:rsidRDefault="00874469">
            <w:pPr>
              <w:pStyle w:val="Appx"/>
              <w:rPr>
                <w:ins w:id="14174" w:author="aas" w:date="2013-10-14T02:06:00Z"/>
                <w:del w:id="14175" w:author="Anees Shaikh" w:date="2013-10-19T02:16:00Z"/>
              </w:rPr>
              <w:pPrChange w:id="14176" w:author="Anees Shaikh" w:date="2013-10-19T02:16:00Z">
                <w:pPr>
                  <w:pStyle w:val="XML1"/>
                </w:pPr>
              </w:pPrChange>
            </w:pPr>
            <w:ins w:id="14177" w:author="aas" w:date="2013-10-14T02:06:00Z">
              <w:del w:id="14178" w:author="Anees Shaikh" w:date="2013-10-19T02:16:00Z">
                <w:r w:rsidDel="00E067A3">
                  <w:delText xml:space="preserve">                                  namespace="##other" processContents="lax"/&gt;</w:delText>
                </w:r>
              </w:del>
            </w:ins>
          </w:p>
          <w:p w14:paraId="70D79C78" w14:textId="6B5F8C59" w:rsidR="00874469" w:rsidDel="00E067A3" w:rsidRDefault="00874469">
            <w:pPr>
              <w:pStyle w:val="Appx"/>
              <w:rPr>
                <w:ins w:id="14179" w:author="aas" w:date="2013-10-14T02:06:00Z"/>
                <w:del w:id="14180" w:author="Anees Shaikh" w:date="2013-10-19T02:16:00Z"/>
              </w:rPr>
              <w:pPrChange w:id="14181" w:author="Anees Shaikh" w:date="2013-10-19T02:16:00Z">
                <w:pPr>
                  <w:pStyle w:val="XML1"/>
                </w:pPr>
              </w:pPrChange>
            </w:pPr>
            <w:ins w:id="14182" w:author="aas" w:date="2013-10-14T02:06:00Z">
              <w:del w:id="14183" w:author="Anees Shaikh" w:date="2013-10-19T02:16:00Z">
                <w:r w:rsidDel="00E067A3">
                  <w:delText xml:space="preserve">                        &lt;/xs:sequence&gt;</w:delText>
                </w:r>
              </w:del>
            </w:ins>
          </w:p>
          <w:p w14:paraId="1A9AA2B4" w14:textId="4B9810AB" w:rsidR="00874469" w:rsidDel="00E067A3" w:rsidRDefault="00874469">
            <w:pPr>
              <w:pStyle w:val="Appx"/>
              <w:rPr>
                <w:ins w:id="14184" w:author="aas" w:date="2013-10-14T02:06:00Z"/>
                <w:del w:id="14185" w:author="Anees Shaikh" w:date="2013-10-19T02:16:00Z"/>
              </w:rPr>
              <w:pPrChange w:id="14186" w:author="Anees Shaikh" w:date="2013-10-19T02:16:00Z">
                <w:pPr>
                  <w:pStyle w:val="XML1"/>
                </w:pPr>
              </w:pPrChange>
            </w:pPr>
            <w:ins w:id="14187" w:author="aas" w:date="2013-10-14T02:06:00Z">
              <w:del w:id="14188" w:author="Anees Shaikh" w:date="2013-10-19T02:16:00Z">
                <w:r w:rsidDel="00E067A3">
                  <w:delText xml:space="preserve">                      &lt;/xs:complexType&gt;</w:delText>
                </w:r>
              </w:del>
            </w:ins>
          </w:p>
          <w:p w14:paraId="396097A7" w14:textId="23C43DF9" w:rsidR="00874469" w:rsidDel="00E067A3" w:rsidRDefault="00874469">
            <w:pPr>
              <w:pStyle w:val="Appx"/>
              <w:rPr>
                <w:ins w:id="14189" w:author="aas" w:date="2013-10-14T02:06:00Z"/>
                <w:del w:id="14190" w:author="Anees Shaikh" w:date="2013-10-19T02:16:00Z"/>
              </w:rPr>
              <w:pPrChange w:id="14191" w:author="Anees Shaikh" w:date="2013-10-19T02:16:00Z">
                <w:pPr>
                  <w:pStyle w:val="XML1"/>
                </w:pPr>
              </w:pPrChange>
            </w:pPr>
            <w:ins w:id="14192" w:author="aas" w:date="2013-10-14T02:06:00Z">
              <w:del w:id="14193" w:author="Anees Shaikh" w:date="2013-10-19T02:16:00Z">
                <w:r w:rsidDel="00E067A3">
                  <w:delText xml:space="preserve">                    &lt;/xs:element&gt;</w:delText>
                </w:r>
              </w:del>
            </w:ins>
          </w:p>
          <w:p w14:paraId="49A6A75A" w14:textId="66150E84" w:rsidR="00874469" w:rsidDel="00E067A3" w:rsidRDefault="00874469">
            <w:pPr>
              <w:pStyle w:val="Appx"/>
              <w:rPr>
                <w:ins w:id="14194" w:author="aas" w:date="2013-10-14T02:06:00Z"/>
                <w:del w:id="14195" w:author="Anees Shaikh" w:date="2013-10-19T02:16:00Z"/>
              </w:rPr>
              <w:pPrChange w:id="14196" w:author="Anees Shaikh" w:date="2013-10-19T02:16:00Z">
                <w:pPr>
                  <w:pStyle w:val="XML1"/>
                </w:pPr>
              </w:pPrChange>
            </w:pPr>
            <w:ins w:id="14197" w:author="aas" w:date="2013-10-14T02:06:00Z">
              <w:del w:id="14198" w:author="Anees Shaikh" w:date="2013-10-19T02:16:00Z">
                <w:r w:rsidDel="00E067A3">
                  <w:delText xml:space="preserve">                    &lt;xs:element name="instructions" minOccurs="0"&gt;</w:delText>
                </w:r>
              </w:del>
            </w:ins>
          </w:p>
          <w:p w14:paraId="196EFEB1" w14:textId="50DABCF6" w:rsidR="00874469" w:rsidDel="00E067A3" w:rsidRDefault="00874469">
            <w:pPr>
              <w:pStyle w:val="Appx"/>
              <w:rPr>
                <w:ins w:id="14199" w:author="aas" w:date="2013-10-14T02:06:00Z"/>
                <w:del w:id="14200" w:author="Anees Shaikh" w:date="2013-10-19T02:16:00Z"/>
              </w:rPr>
              <w:pPrChange w:id="14201" w:author="Anees Shaikh" w:date="2013-10-19T02:16:00Z">
                <w:pPr>
                  <w:pStyle w:val="XML1"/>
                </w:pPr>
              </w:pPrChange>
            </w:pPr>
            <w:ins w:id="14202" w:author="aas" w:date="2013-10-14T02:06:00Z">
              <w:del w:id="14203" w:author="Anees Shaikh" w:date="2013-10-19T02:16:00Z">
                <w:r w:rsidDel="00E067A3">
                  <w:delText xml:space="preserve">                      &lt;xs:annotation&gt;</w:delText>
                </w:r>
              </w:del>
            </w:ins>
          </w:p>
          <w:p w14:paraId="522D7B5B" w14:textId="72900F7E" w:rsidR="00874469" w:rsidDel="00E067A3" w:rsidRDefault="00874469">
            <w:pPr>
              <w:pStyle w:val="Appx"/>
              <w:rPr>
                <w:ins w:id="14204" w:author="aas" w:date="2013-10-14T02:06:00Z"/>
                <w:del w:id="14205" w:author="Anees Shaikh" w:date="2013-10-19T02:16:00Z"/>
              </w:rPr>
              <w:pPrChange w:id="14206" w:author="Anees Shaikh" w:date="2013-10-19T02:16:00Z">
                <w:pPr>
                  <w:pStyle w:val="XML1"/>
                </w:pPr>
              </w:pPrChange>
            </w:pPr>
            <w:ins w:id="14207" w:author="aas" w:date="2013-10-14T02:06:00Z">
              <w:del w:id="14208" w:author="Anees Shaikh" w:date="2013-10-19T02:16:00Z">
                <w:r w:rsidDel="00E067A3">
                  <w:delText xml:space="preserve">                        &lt;xs:documentation&gt;</w:delText>
                </w:r>
              </w:del>
            </w:ins>
          </w:p>
          <w:p w14:paraId="35E22E99" w14:textId="1BAF44B8" w:rsidR="00874469" w:rsidDel="00E067A3" w:rsidRDefault="00874469">
            <w:pPr>
              <w:pStyle w:val="Appx"/>
              <w:rPr>
                <w:ins w:id="14209" w:author="aas" w:date="2013-10-14T02:06:00Z"/>
                <w:del w:id="14210" w:author="Anees Shaikh" w:date="2013-10-19T02:16:00Z"/>
              </w:rPr>
              <w:pPrChange w:id="14211" w:author="Anees Shaikh" w:date="2013-10-19T02:16:00Z">
                <w:pPr>
                  <w:pStyle w:val="XML1"/>
                </w:pPr>
              </w:pPrChange>
            </w:pPr>
            <w:ins w:id="14212" w:author="aas" w:date="2013-10-14T02:06:00Z">
              <w:del w:id="14213" w:author="Anees Shaikh" w:date="2013-10-19T02:16:00Z">
                <w:r w:rsidDel="00E067A3">
                  <w:delText xml:space="preserve">                          The list of all instruction types supported by the flow table.</w:delText>
                </w:r>
              </w:del>
            </w:ins>
          </w:p>
          <w:p w14:paraId="41226392" w14:textId="2DEC08B5" w:rsidR="00874469" w:rsidDel="00E067A3" w:rsidRDefault="00874469">
            <w:pPr>
              <w:pStyle w:val="Appx"/>
              <w:rPr>
                <w:ins w:id="14214" w:author="aas" w:date="2013-10-14T02:06:00Z"/>
                <w:del w:id="14215" w:author="Anees Shaikh" w:date="2013-10-19T02:16:00Z"/>
              </w:rPr>
              <w:pPrChange w:id="14216" w:author="Anees Shaikh" w:date="2013-10-19T02:16:00Z">
                <w:pPr>
                  <w:pStyle w:val="XML1"/>
                </w:pPr>
              </w:pPrChange>
            </w:pPr>
            <w:ins w:id="14217" w:author="aas" w:date="2013-10-14T02:06:00Z">
              <w:del w:id="14218" w:author="Anees Shaikh" w:date="2013-10-19T02:16:00Z">
                <w:r w:rsidDel="00E067A3">
                  <w:delText xml:space="preserve">                        &lt;/xs:documentation&gt;</w:delText>
                </w:r>
              </w:del>
            </w:ins>
          </w:p>
          <w:p w14:paraId="5F52B686" w14:textId="5316D4A1" w:rsidR="00874469" w:rsidDel="00E067A3" w:rsidRDefault="00874469">
            <w:pPr>
              <w:pStyle w:val="Appx"/>
              <w:rPr>
                <w:ins w:id="14219" w:author="aas" w:date="2013-10-14T02:06:00Z"/>
                <w:del w:id="14220" w:author="Anees Shaikh" w:date="2013-10-19T02:16:00Z"/>
              </w:rPr>
              <w:pPrChange w:id="14221" w:author="Anees Shaikh" w:date="2013-10-19T02:16:00Z">
                <w:pPr>
                  <w:pStyle w:val="XML1"/>
                </w:pPr>
              </w:pPrChange>
            </w:pPr>
            <w:ins w:id="14222" w:author="aas" w:date="2013-10-14T02:06:00Z">
              <w:del w:id="14223" w:author="Anees Shaikh" w:date="2013-10-19T02:16:00Z">
                <w:r w:rsidDel="00E067A3">
                  <w:delText xml:space="preserve">                      &lt;/xs:annotation&gt;</w:delText>
                </w:r>
              </w:del>
            </w:ins>
          </w:p>
          <w:p w14:paraId="03310E65" w14:textId="2DE80C44" w:rsidR="00874469" w:rsidDel="00E067A3" w:rsidRDefault="00874469">
            <w:pPr>
              <w:pStyle w:val="Appx"/>
              <w:rPr>
                <w:ins w:id="14224" w:author="aas" w:date="2013-10-14T02:06:00Z"/>
                <w:del w:id="14225" w:author="Anees Shaikh" w:date="2013-10-19T02:16:00Z"/>
              </w:rPr>
              <w:pPrChange w:id="14226" w:author="Anees Shaikh" w:date="2013-10-19T02:16:00Z">
                <w:pPr>
                  <w:pStyle w:val="XML1"/>
                </w:pPr>
              </w:pPrChange>
            </w:pPr>
            <w:ins w:id="14227" w:author="aas" w:date="2013-10-14T02:06:00Z">
              <w:del w:id="14228" w:author="Anees Shaikh" w:date="2013-10-19T02:16:00Z">
                <w:r w:rsidDel="00E067A3">
                  <w:delText xml:space="preserve">                      &lt;xs:complexType&gt;</w:delText>
                </w:r>
              </w:del>
            </w:ins>
          </w:p>
          <w:p w14:paraId="0C01F8C2" w14:textId="3A2B5622" w:rsidR="00874469" w:rsidDel="00E067A3" w:rsidRDefault="00874469">
            <w:pPr>
              <w:pStyle w:val="Appx"/>
              <w:rPr>
                <w:ins w:id="14229" w:author="aas" w:date="2013-10-14T02:06:00Z"/>
                <w:del w:id="14230" w:author="Anees Shaikh" w:date="2013-10-19T02:16:00Z"/>
              </w:rPr>
              <w:pPrChange w:id="14231" w:author="Anees Shaikh" w:date="2013-10-19T02:16:00Z">
                <w:pPr>
                  <w:pStyle w:val="XML1"/>
                </w:pPr>
              </w:pPrChange>
            </w:pPr>
            <w:ins w:id="14232" w:author="aas" w:date="2013-10-14T02:06:00Z">
              <w:del w:id="14233" w:author="Anees Shaikh" w:date="2013-10-19T02:16:00Z">
                <w:r w:rsidDel="00E067A3">
                  <w:delText xml:space="preserve">                        &lt;xs:sequence&gt;</w:delText>
                </w:r>
              </w:del>
            </w:ins>
          </w:p>
          <w:p w14:paraId="42B0E992" w14:textId="2B94307E" w:rsidR="00874469" w:rsidDel="00E067A3" w:rsidRDefault="00874469">
            <w:pPr>
              <w:pStyle w:val="Appx"/>
              <w:rPr>
                <w:ins w:id="14234" w:author="aas" w:date="2013-10-14T02:06:00Z"/>
                <w:del w:id="14235" w:author="Anees Shaikh" w:date="2013-10-19T02:16:00Z"/>
              </w:rPr>
              <w:pPrChange w:id="14236" w:author="Anees Shaikh" w:date="2013-10-19T02:16:00Z">
                <w:pPr>
                  <w:pStyle w:val="XML1"/>
                </w:pPr>
              </w:pPrChange>
            </w:pPr>
            <w:ins w:id="14237" w:author="aas" w:date="2013-10-14T02:06:00Z">
              <w:del w:id="14238" w:author="Anees Shaikh" w:date="2013-10-19T02:16:00Z">
                <w:r w:rsidDel="00E067A3">
                  <w:delText xml:space="preserve">                          &lt;xs:element name="type" minOccurs="0" maxOccurs="unbounded"  type="OFInstructionType"/&gt;</w:delText>
                </w:r>
              </w:del>
            </w:ins>
          </w:p>
          <w:p w14:paraId="17FD4E43" w14:textId="176B37E9" w:rsidR="00874469" w:rsidDel="00E067A3" w:rsidRDefault="00874469">
            <w:pPr>
              <w:pStyle w:val="Appx"/>
              <w:rPr>
                <w:ins w:id="14239" w:author="aas" w:date="2013-10-14T02:06:00Z"/>
                <w:del w:id="14240" w:author="Anees Shaikh" w:date="2013-10-19T02:16:00Z"/>
              </w:rPr>
              <w:pPrChange w:id="14241" w:author="Anees Shaikh" w:date="2013-10-19T02:16:00Z">
                <w:pPr>
                  <w:pStyle w:val="XML1"/>
                </w:pPr>
              </w:pPrChange>
            </w:pPr>
            <w:ins w:id="14242" w:author="aas" w:date="2013-10-14T02:06:00Z">
              <w:del w:id="14243" w:author="Anees Shaikh" w:date="2013-10-19T02:16:00Z">
                <w:r w:rsidDel="00E067A3">
                  <w:delText xml:space="preserve">                          &lt;xs:any minOccurs="0" maxOccurs="unbounded"</w:delText>
                </w:r>
              </w:del>
            </w:ins>
          </w:p>
          <w:p w14:paraId="6BB02ECA" w14:textId="074CB572" w:rsidR="00874469" w:rsidDel="00E067A3" w:rsidRDefault="00874469">
            <w:pPr>
              <w:pStyle w:val="Appx"/>
              <w:rPr>
                <w:ins w:id="14244" w:author="aas" w:date="2013-10-14T02:06:00Z"/>
                <w:del w:id="14245" w:author="Anees Shaikh" w:date="2013-10-19T02:16:00Z"/>
              </w:rPr>
              <w:pPrChange w:id="14246" w:author="Anees Shaikh" w:date="2013-10-19T02:16:00Z">
                <w:pPr>
                  <w:pStyle w:val="XML1"/>
                </w:pPr>
              </w:pPrChange>
            </w:pPr>
            <w:ins w:id="14247" w:author="aas" w:date="2013-10-14T02:06:00Z">
              <w:del w:id="14248" w:author="Anees Shaikh" w:date="2013-10-19T02:16:00Z">
                <w:r w:rsidDel="00E067A3">
                  <w:delText xml:space="preserve">                                  namespace="##other" processContents="lax"/&gt;</w:delText>
                </w:r>
              </w:del>
            </w:ins>
          </w:p>
          <w:p w14:paraId="60FFDC0A" w14:textId="24D99B0D" w:rsidR="00874469" w:rsidDel="00E067A3" w:rsidRDefault="00874469">
            <w:pPr>
              <w:pStyle w:val="Appx"/>
              <w:rPr>
                <w:ins w:id="14249" w:author="aas" w:date="2013-10-14T02:06:00Z"/>
                <w:del w:id="14250" w:author="Anees Shaikh" w:date="2013-10-19T02:16:00Z"/>
              </w:rPr>
              <w:pPrChange w:id="14251" w:author="Anees Shaikh" w:date="2013-10-19T02:16:00Z">
                <w:pPr>
                  <w:pStyle w:val="XML1"/>
                </w:pPr>
              </w:pPrChange>
            </w:pPr>
            <w:ins w:id="14252" w:author="aas" w:date="2013-10-14T02:06:00Z">
              <w:del w:id="14253" w:author="Anees Shaikh" w:date="2013-10-19T02:16:00Z">
                <w:r w:rsidDel="00E067A3">
                  <w:delText xml:space="preserve">                        &lt;/xs:sequence&gt;</w:delText>
                </w:r>
              </w:del>
            </w:ins>
          </w:p>
          <w:p w14:paraId="52A951C2" w14:textId="4B1E03E2" w:rsidR="00874469" w:rsidDel="00E067A3" w:rsidRDefault="00874469">
            <w:pPr>
              <w:pStyle w:val="Appx"/>
              <w:rPr>
                <w:ins w:id="14254" w:author="aas" w:date="2013-10-14T02:06:00Z"/>
                <w:del w:id="14255" w:author="Anees Shaikh" w:date="2013-10-19T02:16:00Z"/>
              </w:rPr>
              <w:pPrChange w:id="14256" w:author="Anees Shaikh" w:date="2013-10-19T02:16:00Z">
                <w:pPr>
                  <w:pStyle w:val="XML1"/>
                </w:pPr>
              </w:pPrChange>
            </w:pPr>
            <w:ins w:id="14257" w:author="aas" w:date="2013-10-14T02:06:00Z">
              <w:del w:id="14258" w:author="Anees Shaikh" w:date="2013-10-19T02:16:00Z">
                <w:r w:rsidDel="00E067A3">
                  <w:delText xml:space="preserve">                      &lt;/xs:complexType&gt;</w:delText>
                </w:r>
              </w:del>
            </w:ins>
          </w:p>
          <w:p w14:paraId="44B26F6B" w14:textId="5987DDDA" w:rsidR="00874469" w:rsidDel="00E067A3" w:rsidRDefault="00874469">
            <w:pPr>
              <w:pStyle w:val="Appx"/>
              <w:rPr>
                <w:ins w:id="14259" w:author="aas" w:date="2013-10-14T02:06:00Z"/>
                <w:del w:id="14260" w:author="Anees Shaikh" w:date="2013-10-19T02:16:00Z"/>
              </w:rPr>
              <w:pPrChange w:id="14261" w:author="Anees Shaikh" w:date="2013-10-19T02:16:00Z">
                <w:pPr>
                  <w:pStyle w:val="XML1"/>
                </w:pPr>
              </w:pPrChange>
            </w:pPr>
            <w:ins w:id="14262" w:author="aas" w:date="2013-10-14T02:06:00Z">
              <w:del w:id="14263" w:author="Anees Shaikh" w:date="2013-10-19T02:16:00Z">
                <w:r w:rsidDel="00E067A3">
                  <w:delText xml:space="preserve">                    &lt;/xs:element&gt;</w:delText>
                </w:r>
              </w:del>
            </w:ins>
          </w:p>
          <w:p w14:paraId="0C6943F3" w14:textId="38C94557" w:rsidR="00874469" w:rsidDel="00E067A3" w:rsidRDefault="00874469">
            <w:pPr>
              <w:pStyle w:val="Appx"/>
              <w:rPr>
                <w:ins w:id="14264" w:author="aas" w:date="2013-10-14T02:06:00Z"/>
                <w:del w:id="14265" w:author="Anees Shaikh" w:date="2013-10-19T02:16:00Z"/>
              </w:rPr>
              <w:pPrChange w:id="14266" w:author="Anees Shaikh" w:date="2013-10-19T02:16:00Z">
                <w:pPr>
                  <w:pStyle w:val="XML1"/>
                </w:pPr>
              </w:pPrChange>
            </w:pPr>
            <w:ins w:id="14267" w:author="aas" w:date="2013-10-14T02:06:00Z">
              <w:del w:id="14268" w:author="Anees Shaikh" w:date="2013-10-19T02:16:00Z">
                <w:r w:rsidDel="00E067A3">
                  <w:delText xml:space="preserve">                    &lt;xs:element name="matches" minOccurs="0"&gt;</w:delText>
                </w:r>
              </w:del>
            </w:ins>
          </w:p>
          <w:p w14:paraId="3D608038" w14:textId="1C75E6A9" w:rsidR="00874469" w:rsidDel="00E067A3" w:rsidRDefault="00874469">
            <w:pPr>
              <w:pStyle w:val="Appx"/>
              <w:rPr>
                <w:ins w:id="14269" w:author="aas" w:date="2013-10-14T02:06:00Z"/>
                <w:del w:id="14270" w:author="Anees Shaikh" w:date="2013-10-19T02:16:00Z"/>
              </w:rPr>
              <w:pPrChange w:id="14271" w:author="Anees Shaikh" w:date="2013-10-19T02:16:00Z">
                <w:pPr>
                  <w:pStyle w:val="XML1"/>
                </w:pPr>
              </w:pPrChange>
            </w:pPr>
            <w:ins w:id="14272" w:author="aas" w:date="2013-10-14T02:06:00Z">
              <w:del w:id="14273" w:author="Anees Shaikh" w:date="2013-10-19T02:16:00Z">
                <w:r w:rsidDel="00E067A3">
                  <w:delText xml:space="preserve">                      &lt;xs:annotation&gt;</w:delText>
                </w:r>
              </w:del>
            </w:ins>
          </w:p>
          <w:p w14:paraId="3A23AE00" w14:textId="721EA2E1" w:rsidR="00874469" w:rsidDel="00E067A3" w:rsidRDefault="00874469">
            <w:pPr>
              <w:pStyle w:val="Appx"/>
              <w:rPr>
                <w:ins w:id="14274" w:author="aas" w:date="2013-10-14T02:06:00Z"/>
                <w:del w:id="14275" w:author="Anees Shaikh" w:date="2013-10-19T02:16:00Z"/>
              </w:rPr>
              <w:pPrChange w:id="14276" w:author="Anees Shaikh" w:date="2013-10-19T02:16:00Z">
                <w:pPr>
                  <w:pStyle w:val="XML1"/>
                </w:pPr>
              </w:pPrChange>
            </w:pPr>
            <w:ins w:id="14277" w:author="aas" w:date="2013-10-14T02:06:00Z">
              <w:del w:id="14278" w:author="Anees Shaikh" w:date="2013-10-19T02:16:00Z">
                <w:r w:rsidDel="00E067A3">
                  <w:delText xml:space="preserve">                        &lt;xs:documentation&gt;</w:delText>
                </w:r>
              </w:del>
            </w:ins>
          </w:p>
          <w:p w14:paraId="05D6FEAF" w14:textId="1C5B8881" w:rsidR="00874469" w:rsidDel="00E067A3" w:rsidRDefault="00874469">
            <w:pPr>
              <w:pStyle w:val="Appx"/>
              <w:rPr>
                <w:ins w:id="14279" w:author="aas" w:date="2013-10-14T02:06:00Z"/>
                <w:del w:id="14280" w:author="Anees Shaikh" w:date="2013-10-19T02:16:00Z"/>
              </w:rPr>
              <w:pPrChange w:id="14281" w:author="Anees Shaikh" w:date="2013-10-19T02:16:00Z">
                <w:pPr>
                  <w:pStyle w:val="XML1"/>
                </w:pPr>
              </w:pPrChange>
            </w:pPr>
            <w:ins w:id="14282" w:author="aas" w:date="2013-10-14T02:06:00Z">
              <w:del w:id="14283" w:author="Anees Shaikh" w:date="2013-10-19T02:16:00Z">
                <w:r w:rsidDel="00E067A3">
                  <w:delText xml:space="preserve">                          The list of all match types supported by the flow table.</w:delText>
                </w:r>
              </w:del>
            </w:ins>
          </w:p>
          <w:p w14:paraId="23F53A65" w14:textId="7E906C97" w:rsidR="00874469" w:rsidDel="00E067A3" w:rsidRDefault="00874469">
            <w:pPr>
              <w:pStyle w:val="Appx"/>
              <w:rPr>
                <w:ins w:id="14284" w:author="aas" w:date="2013-10-14T02:06:00Z"/>
                <w:del w:id="14285" w:author="Anees Shaikh" w:date="2013-10-19T02:16:00Z"/>
              </w:rPr>
              <w:pPrChange w:id="14286" w:author="Anees Shaikh" w:date="2013-10-19T02:16:00Z">
                <w:pPr>
                  <w:pStyle w:val="XML1"/>
                </w:pPr>
              </w:pPrChange>
            </w:pPr>
            <w:ins w:id="14287" w:author="aas" w:date="2013-10-14T02:06:00Z">
              <w:del w:id="14288" w:author="Anees Shaikh" w:date="2013-10-19T02:16:00Z">
                <w:r w:rsidDel="00E067A3">
                  <w:delText xml:space="preserve">                        &lt;/xs:documentation&gt;</w:delText>
                </w:r>
              </w:del>
            </w:ins>
          </w:p>
          <w:p w14:paraId="11CDFEB9" w14:textId="05A2D1BF" w:rsidR="00874469" w:rsidDel="00E067A3" w:rsidRDefault="00874469">
            <w:pPr>
              <w:pStyle w:val="Appx"/>
              <w:rPr>
                <w:ins w:id="14289" w:author="aas" w:date="2013-10-14T02:06:00Z"/>
                <w:del w:id="14290" w:author="Anees Shaikh" w:date="2013-10-19T02:16:00Z"/>
              </w:rPr>
              <w:pPrChange w:id="14291" w:author="Anees Shaikh" w:date="2013-10-19T02:16:00Z">
                <w:pPr>
                  <w:pStyle w:val="XML1"/>
                </w:pPr>
              </w:pPrChange>
            </w:pPr>
            <w:ins w:id="14292" w:author="aas" w:date="2013-10-14T02:06:00Z">
              <w:del w:id="14293" w:author="Anees Shaikh" w:date="2013-10-19T02:16:00Z">
                <w:r w:rsidDel="00E067A3">
                  <w:delText xml:space="preserve">                      &lt;/xs:annotation&gt;</w:delText>
                </w:r>
              </w:del>
            </w:ins>
          </w:p>
          <w:p w14:paraId="26B1C45E" w14:textId="2D90BB2A" w:rsidR="00874469" w:rsidDel="00E067A3" w:rsidRDefault="00874469">
            <w:pPr>
              <w:pStyle w:val="Appx"/>
              <w:rPr>
                <w:ins w:id="14294" w:author="aas" w:date="2013-10-14T02:06:00Z"/>
                <w:del w:id="14295" w:author="Anees Shaikh" w:date="2013-10-19T02:16:00Z"/>
              </w:rPr>
              <w:pPrChange w:id="14296" w:author="Anees Shaikh" w:date="2013-10-19T02:16:00Z">
                <w:pPr>
                  <w:pStyle w:val="XML1"/>
                </w:pPr>
              </w:pPrChange>
            </w:pPr>
            <w:ins w:id="14297" w:author="aas" w:date="2013-10-14T02:06:00Z">
              <w:del w:id="14298" w:author="Anees Shaikh" w:date="2013-10-19T02:16:00Z">
                <w:r w:rsidDel="00E067A3">
                  <w:delText xml:space="preserve">                      &lt;xs:complexType&gt;</w:delText>
                </w:r>
              </w:del>
            </w:ins>
          </w:p>
          <w:p w14:paraId="0CC716BB" w14:textId="2468F647" w:rsidR="00874469" w:rsidDel="00E067A3" w:rsidRDefault="00874469">
            <w:pPr>
              <w:pStyle w:val="Appx"/>
              <w:rPr>
                <w:ins w:id="14299" w:author="aas" w:date="2013-10-14T02:06:00Z"/>
                <w:del w:id="14300" w:author="Anees Shaikh" w:date="2013-10-19T02:16:00Z"/>
              </w:rPr>
              <w:pPrChange w:id="14301" w:author="Anees Shaikh" w:date="2013-10-19T02:16:00Z">
                <w:pPr>
                  <w:pStyle w:val="XML1"/>
                </w:pPr>
              </w:pPrChange>
            </w:pPr>
            <w:ins w:id="14302" w:author="aas" w:date="2013-10-14T02:06:00Z">
              <w:del w:id="14303" w:author="Anees Shaikh" w:date="2013-10-19T02:16:00Z">
                <w:r w:rsidDel="00E067A3">
                  <w:delText xml:space="preserve">                        &lt;xs:sequence&gt;</w:delText>
                </w:r>
              </w:del>
            </w:ins>
          </w:p>
          <w:p w14:paraId="4CBFA979" w14:textId="69BCC839" w:rsidR="00874469" w:rsidDel="00E067A3" w:rsidRDefault="00874469">
            <w:pPr>
              <w:pStyle w:val="Appx"/>
              <w:rPr>
                <w:ins w:id="14304" w:author="aas" w:date="2013-10-14T02:06:00Z"/>
                <w:del w:id="14305" w:author="Anees Shaikh" w:date="2013-10-19T02:16:00Z"/>
              </w:rPr>
              <w:pPrChange w:id="14306" w:author="Anees Shaikh" w:date="2013-10-19T02:16:00Z">
                <w:pPr>
                  <w:pStyle w:val="XML1"/>
                </w:pPr>
              </w:pPrChange>
            </w:pPr>
            <w:ins w:id="14307" w:author="aas" w:date="2013-10-14T02:06:00Z">
              <w:del w:id="14308" w:author="Anees Shaikh" w:date="2013-10-19T02:16:00Z">
                <w:r w:rsidDel="00E067A3">
                  <w:delText xml:space="preserve">                          &lt;xs:element name="type" minOccurs="0" maxOccurs="unbounded"  type="OFMatchFieldType"/&gt;</w:delText>
                </w:r>
              </w:del>
            </w:ins>
          </w:p>
          <w:p w14:paraId="6FD560DE" w14:textId="0A5A2906" w:rsidR="00874469" w:rsidDel="00E067A3" w:rsidRDefault="00874469">
            <w:pPr>
              <w:pStyle w:val="Appx"/>
              <w:rPr>
                <w:ins w:id="14309" w:author="aas" w:date="2013-10-14T02:06:00Z"/>
                <w:del w:id="14310" w:author="Anees Shaikh" w:date="2013-10-19T02:16:00Z"/>
              </w:rPr>
              <w:pPrChange w:id="14311" w:author="Anees Shaikh" w:date="2013-10-19T02:16:00Z">
                <w:pPr>
                  <w:pStyle w:val="XML1"/>
                </w:pPr>
              </w:pPrChange>
            </w:pPr>
            <w:ins w:id="14312" w:author="aas" w:date="2013-10-14T02:06:00Z">
              <w:del w:id="14313" w:author="Anees Shaikh" w:date="2013-10-19T02:16:00Z">
                <w:r w:rsidDel="00E067A3">
                  <w:delText xml:space="preserve">                          &lt;xs:any minOccurs="0" maxOccurs="unbounded"</w:delText>
                </w:r>
              </w:del>
            </w:ins>
          </w:p>
          <w:p w14:paraId="67F223A6" w14:textId="3AC4F140" w:rsidR="00874469" w:rsidDel="00E067A3" w:rsidRDefault="00874469">
            <w:pPr>
              <w:pStyle w:val="Appx"/>
              <w:rPr>
                <w:ins w:id="14314" w:author="aas" w:date="2013-10-14T02:06:00Z"/>
                <w:del w:id="14315" w:author="Anees Shaikh" w:date="2013-10-19T02:16:00Z"/>
              </w:rPr>
              <w:pPrChange w:id="14316" w:author="Anees Shaikh" w:date="2013-10-19T02:16:00Z">
                <w:pPr>
                  <w:pStyle w:val="XML1"/>
                </w:pPr>
              </w:pPrChange>
            </w:pPr>
            <w:ins w:id="14317" w:author="aas" w:date="2013-10-14T02:06:00Z">
              <w:del w:id="14318" w:author="Anees Shaikh" w:date="2013-10-19T02:16:00Z">
                <w:r w:rsidDel="00E067A3">
                  <w:delText xml:space="preserve">                                  namespace="##other" processContents="lax"/&gt;</w:delText>
                </w:r>
              </w:del>
            </w:ins>
          </w:p>
          <w:p w14:paraId="4F4E9303" w14:textId="3067E763" w:rsidR="00874469" w:rsidDel="00E067A3" w:rsidRDefault="00874469">
            <w:pPr>
              <w:pStyle w:val="Appx"/>
              <w:rPr>
                <w:ins w:id="14319" w:author="aas" w:date="2013-10-14T02:06:00Z"/>
                <w:del w:id="14320" w:author="Anees Shaikh" w:date="2013-10-19T02:16:00Z"/>
              </w:rPr>
              <w:pPrChange w:id="14321" w:author="Anees Shaikh" w:date="2013-10-19T02:16:00Z">
                <w:pPr>
                  <w:pStyle w:val="XML1"/>
                </w:pPr>
              </w:pPrChange>
            </w:pPr>
            <w:ins w:id="14322" w:author="aas" w:date="2013-10-14T02:06:00Z">
              <w:del w:id="14323" w:author="Anees Shaikh" w:date="2013-10-19T02:16:00Z">
                <w:r w:rsidDel="00E067A3">
                  <w:delText xml:space="preserve">                        &lt;/xs:sequence&gt;</w:delText>
                </w:r>
              </w:del>
            </w:ins>
          </w:p>
          <w:p w14:paraId="146AAFA9" w14:textId="1D249137" w:rsidR="00874469" w:rsidDel="00E067A3" w:rsidRDefault="00874469">
            <w:pPr>
              <w:pStyle w:val="Appx"/>
              <w:rPr>
                <w:ins w:id="14324" w:author="aas" w:date="2013-10-14T02:06:00Z"/>
                <w:del w:id="14325" w:author="Anees Shaikh" w:date="2013-10-19T02:16:00Z"/>
              </w:rPr>
              <w:pPrChange w:id="14326" w:author="Anees Shaikh" w:date="2013-10-19T02:16:00Z">
                <w:pPr>
                  <w:pStyle w:val="XML1"/>
                </w:pPr>
              </w:pPrChange>
            </w:pPr>
            <w:ins w:id="14327" w:author="aas" w:date="2013-10-14T02:06:00Z">
              <w:del w:id="14328" w:author="Anees Shaikh" w:date="2013-10-19T02:16:00Z">
                <w:r w:rsidDel="00E067A3">
                  <w:delText xml:space="preserve">                      &lt;/xs:complexType&gt;</w:delText>
                </w:r>
              </w:del>
            </w:ins>
          </w:p>
          <w:p w14:paraId="5BE1AA81" w14:textId="1EE3B310" w:rsidR="00874469" w:rsidDel="00E067A3" w:rsidRDefault="00874469">
            <w:pPr>
              <w:pStyle w:val="Appx"/>
              <w:rPr>
                <w:ins w:id="14329" w:author="aas" w:date="2013-10-14T02:06:00Z"/>
                <w:del w:id="14330" w:author="Anees Shaikh" w:date="2013-10-19T02:16:00Z"/>
              </w:rPr>
              <w:pPrChange w:id="14331" w:author="Anees Shaikh" w:date="2013-10-19T02:16:00Z">
                <w:pPr>
                  <w:pStyle w:val="XML1"/>
                </w:pPr>
              </w:pPrChange>
            </w:pPr>
            <w:ins w:id="14332" w:author="aas" w:date="2013-10-14T02:06:00Z">
              <w:del w:id="14333" w:author="Anees Shaikh" w:date="2013-10-19T02:16:00Z">
                <w:r w:rsidDel="00E067A3">
                  <w:delText xml:space="preserve">                    &lt;/xs:element&gt;</w:delText>
                </w:r>
              </w:del>
            </w:ins>
          </w:p>
          <w:p w14:paraId="7B56F4F8" w14:textId="20593C9D" w:rsidR="00874469" w:rsidDel="00E067A3" w:rsidRDefault="00874469">
            <w:pPr>
              <w:pStyle w:val="Appx"/>
              <w:rPr>
                <w:ins w:id="14334" w:author="aas" w:date="2013-10-14T02:06:00Z"/>
                <w:del w:id="14335" w:author="Anees Shaikh" w:date="2013-10-19T02:16:00Z"/>
              </w:rPr>
              <w:pPrChange w:id="14336" w:author="Anees Shaikh" w:date="2013-10-19T02:16:00Z">
                <w:pPr>
                  <w:pStyle w:val="XML1"/>
                </w:pPr>
              </w:pPrChange>
            </w:pPr>
            <w:ins w:id="14337" w:author="aas" w:date="2013-10-14T02:06:00Z">
              <w:del w:id="14338" w:author="Anees Shaikh" w:date="2013-10-19T02:16:00Z">
                <w:r w:rsidDel="00E067A3">
                  <w:delText xml:space="preserve">                    &lt;xs:element name="write-actions" minOccurs="0"&gt;</w:delText>
                </w:r>
              </w:del>
            </w:ins>
          </w:p>
          <w:p w14:paraId="5200D3B1" w14:textId="1A7717AC" w:rsidR="00874469" w:rsidDel="00E067A3" w:rsidRDefault="00874469">
            <w:pPr>
              <w:pStyle w:val="Appx"/>
              <w:rPr>
                <w:ins w:id="14339" w:author="aas" w:date="2013-10-14T02:06:00Z"/>
                <w:del w:id="14340" w:author="Anees Shaikh" w:date="2013-10-19T02:16:00Z"/>
              </w:rPr>
              <w:pPrChange w:id="14341" w:author="Anees Shaikh" w:date="2013-10-19T02:16:00Z">
                <w:pPr>
                  <w:pStyle w:val="XML1"/>
                </w:pPr>
              </w:pPrChange>
            </w:pPr>
            <w:ins w:id="14342" w:author="aas" w:date="2013-10-14T02:06:00Z">
              <w:del w:id="14343" w:author="Anees Shaikh" w:date="2013-10-19T02:16:00Z">
                <w:r w:rsidDel="00E067A3">
                  <w:delText xml:space="preserve">                      &lt;xs:annotation&gt;</w:delText>
                </w:r>
              </w:del>
            </w:ins>
          </w:p>
          <w:p w14:paraId="04C6020C" w14:textId="65D3E3A5" w:rsidR="00874469" w:rsidDel="00E067A3" w:rsidRDefault="00874469">
            <w:pPr>
              <w:pStyle w:val="Appx"/>
              <w:rPr>
                <w:ins w:id="14344" w:author="aas" w:date="2013-10-14T02:06:00Z"/>
                <w:del w:id="14345" w:author="Anees Shaikh" w:date="2013-10-19T02:16:00Z"/>
              </w:rPr>
              <w:pPrChange w:id="14346" w:author="Anees Shaikh" w:date="2013-10-19T02:16:00Z">
                <w:pPr>
                  <w:pStyle w:val="XML1"/>
                </w:pPr>
              </w:pPrChange>
            </w:pPr>
            <w:ins w:id="14347" w:author="aas" w:date="2013-10-14T02:06:00Z">
              <w:del w:id="14348" w:author="Anees Shaikh" w:date="2013-10-19T02:16:00Z">
                <w:r w:rsidDel="00E067A3">
                  <w:delText xml:space="preserve">                        &lt;xs:documentation&gt;</w:delText>
                </w:r>
              </w:del>
            </w:ins>
          </w:p>
          <w:p w14:paraId="3B494A8B" w14:textId="0CD119B2" w:rsidR="00874469" w:rsidDel="00E067A3" w:rsidRDefault="00874469">
            <w:pPr>
              <w:pStyle w:val="Appx"/>
              <w:rPr>
                <w:ins w:id="14349" w:author="aas" w:date="2013-10-14T02:06:00Z"/>
                <w:del w:id="14350" w:author="Anees Shaikh" w:date="2013-10-19T02:16:00Z"/>
              </w:rPr>
              <w:pPrChange w:id="14351" w:author="Anees Shaikh" w:date="2013-10-19T02:16:00Z">
                <w:pPr>
                  <w:pStyle w:val="XML1"/>
                </w:pPr>
              </w:pPrChange>
            </w:pPr>
            <w:ins w:id="14352" w:author="aas" w:date="2013-10-14T02:06:00Z">
              <w:del w:id="14353" w:author="Anees Shaikh" w:date="2013-10-19T02:16:00Z">
                <w:r w:rsidDel="00E067A3">
                  <w:delText xml:space="preserve">                          The list of all write action types supported by the flow table.</w:delText>
                </w:r>
              </w:del>
            </w:ins>
          </w:p>
          <w:p w14:paraId="05BD9B94" w14:textId="4CD37297" w:rsidR="00874469" w:rsidDel="00E067A3" w:rsidRDefault="00874469">
            <w:pPr>
              <w:pStyle w:val="Appx"/>
              <w:rPr>
                <w:ins w:id="14354" w:author="aas" w:date="2013-10-14T02:06:00Z"/>
                <w:del w:id="14355" w:author="Anees Shaikh" w:date="2013-10-19T02:16:00Z"/>
              </w:rPr>
              <w:pPrChange w:id="14356" w:author="Anees Shaikh" w:date="2013-10-19T02:16:00Z">
                <w:pPr>
                  <w:pStyle w:val="XML1"/>
                </w:pPr>
              </w:pPrChange>
            </w:pPr>
            <w:ins w:id="14357" w:author="aas" w:date="2013-10-14T02:06:00Z">
              <w:del w:id="14358" w:author="Anees Shaikh" w:date="2013-10-19T02:16:00Z">
                <w:r w:rsidDel="00E067A3">
                  <w:delText xml:space="preserve">                        &lt;/xs:documentation&gt;</w:delText>
                </w:r>
              </w:del>
            </w:ins>
          </w:p>
          <w:p w14:paraId="56063184" w14:textId="66DFFC25" w:rsidR="00874469" w:rsidDel="00E067A3" w:rsidRDefault="00874469">
            <w:pPr>
              <w:pStyle w:val="Appx"/>
              <w:rPr>
                <w:ins w:id="14359" w:author="aas" w:date="2013-10-14T02:06:00Z"/>
                <w:del w:id="14360" w:author="Anees Shaikh" w:date="2013-10-19T02:16:00Z"/>
              </w:rPr>
              <w:pPrChange w:id="14361" w:author="Anees Shaikh" w:date="2013-10-19T02:16:00Z">
                <w:pPr>
                  <w:pStyle w:val="XML1"/>
                </w:pPr>
              </w:pPrChange>
            </w:pPr>
            <w:ins w:id="14362" w:author="aas" w:date="2013-10-14T02:06:00Z">
              <w:del w:id="14363" w:author="Anees Shaikh" w:date="2013-10-19T02:16:00Z">
                <w:r w:rsidDel="00E067A3">
                  <w:delText xml:space="preserve">                      &lt;/xs:annotation&gt;</w:delText>
                </w:r>
              </w:del>
            </w:ins>
          </w:p>
          <w:p w14:paraId="46A669FF" w14:textId="565BFE68" w:rsidR="00874469" w:rsidDel="00E067A3" w:rsidRDefault="00874469">
            <w:pPr>
              <w:pStyle w:val="Appx"/>
              <w:rPr>
                <w:ins w:id="14364" w:author="aas" w:date="2013-10-14T02:06:00Z"/>
                <w:del w:id="14365" w:author="Anees Shaikh" w:date="2013-10-19T02:16:00Z"/>
              </w:rPr>
              <w:pPrChange w:id="14366" w:author="Anees Shaikh" w:date="2013-10-19T02:16:00Z">
                <w:pPr>
                  <w:pStyle w:val="XML1"/>
                </w:pPr>
              </w:pPrChange>
            </w:pPr>
            <w:ins w:id="14367" w:author="aas" w:date="2013-10-14T02:06:00Z">
              <w:del w:id="14368" w:author="Anees Shaikh" w:date="2013-10-19T02:16:00Z">
                <w:r w:rsidDel="00E067A3">
                  <w:delText xml:space="preserve">                      &lt;xs:complexType&gt;</w:delText>
                </w:r>
              </w:del>
            </w:ins>
          </w:p>
          <w:p w14:paraId="793D3BB1" w14:textId="223BD28B" w:rsidR="00874469" w:rsidDel="00E067A3" w:rsidRDefault="00874469">
            <w:pPr>
              <w:pStyle w:val="Appx"/>
              <w:rPr>
                <w:ins w:id="14369" w:author="aas" w:date="2013-10-14T02:06:00Z"/>
                <w:del w:id="14370" w:author="Anees Shaikh" w:date="2013-10-19T02:16:00Z"/>
              </w:rPr>
              <w:pPrChange w:id="14371" w:author="Anees Shaikh" w:date="2013-10-19T02:16:00Z">
                <w:pPr>
                  <w:pStyle w:val="XML1"/>
                </w:pPr>
              </w:pPrChange>
            </w:pPr>
            <w:ins w:id="14372" w:author="aas" w:date="2013-10-14T02:06:00Z">
              <w:del w:id="14373" w:author="Anees Shaikh" w:date="2013-10-19T02:16:00Z">
                <w:r w:rsidDel="00E067A3">
                  <w:delText xml:space="preserve">                        &lt;xs:sequence&gt;</w:delText>
                </w:r>
              </w:del>
            </w:ins>
          </w:p>
          <w:p w14:paraId="3D27F042" w14:textId="6C08F483" w:rsidR="00874469" w:rsidDel="00E067A3" w:rsidRDefault="00874469">
            <w:pPr>
              <w:pStyle w:val="Appx"/>
              <w:rPr>
                <w:ins w:id="14374" w:author="aas" w:date="2013-10-14T02:06:00Z"/>
                <w:del w:id="14375" w:author="Anees Shaikh" w:date="2013-10-19T02:16:00Z"/>
              </w:rPr>
              <w:pPrChange w:id="14376" w:author="Anees Shaikh" w:date="2013-10-19T02:16:00Z">
                <w:pPr>
                  <w:pStyle w:val="XML1"/>
                </w:pPr>
              </w:pPrChange>
            </w:pPr>
            <w:ins w:id="14377" w:author="aas" w:date="2013-10-14T02:06:00Z">
              <w:del w:id="14378" w:author="Anees Shaikh" w:date="2013-10-19T02:16:00Z">
                <w:r w:rsidDel="00E067A3">
                  <w:delText xml:space="preserve">                          &lt;xs:element name="type" minOccurs="0" maxOccurs="unbounded"  type="OFActionType"/&gt;</w:delText>
                </w:r>
              </w:del>
            </w:ins>
          </w:p>
          <w:p w14:paraId="4038F0AA" w14:textId="2E993383" w:rsidR="00874469" w:rsidDel="00E067A3" w:rsidRDefault="00874469">
            <w:pPr>
              <w:pStyle w:val="Appx"/>
              <w:rPr>
                <w:ins w:id="14379" w:author="aas" w:date="2013-10-14T02:06:00Z"/>
                <w:del w:id="14380" w:author="Anees Shaikh" w:date="2013-10-19T02:16:00Z"/>
              </w:rPr>
              <w:pPrChange w:id="14381" w:author="Anees Shaikh" w:date="2013-10-19T02:16:00Z">
                <w:pPr>
                  <w:pStyle w:val="XML1"/>
                </w:pPr>
              </w:pPrChange>
            </w:pPr>
            <w:ins w:id="14382" w:author="aas" w:date="2013-10-14T02:06:00Z">
              <w:del w:id="14383" w:author="Anees Shaikh" w:date="2013-10-19T02:16:00Z">
                <w:r w:rsidDel="00E067A3">
                  <w:delText xml:space="preserve">                          &lt;xs:any minOccurs="0" maxOccurs="unbounded"</w:delText>
                </w:r>
              </w:del>
            </w:ins>
          </w:p>
          <w:p w14:paraId="637577AE" w14:textId="030E2AD0" w:rsidR="00874469" w:rsidDel="00E067A3" w:rsidRDefault="00874469">
            <w:pPr>
              <w:pStyle w:val="Appx"/>
              <w:rPr>
                <w:ins w:id="14384" w:author="aas" w:date="2013-10-14T02:06:00Z"/>
                <w:del w:id="14385" w:author="Anees Shaikh" w:date="2013-10-19T02:16:00Z"/>
              </w:rPr>
              <w:pPrChange w:id="14386" w:author="Anees Shaikh" w:date="2013-10-19T02:16:00Z">
                <w:pPr>
                  <w:pStyle w:val="XML1"/>
                </w:pPr>
              </w:pPrChange>
            </w:pPr>
            <w:ins w:id="14387" w:author="aas" w:date="2013-10-14T02:06:00Z">
              <w:del w:id="14388" w:author="Anees Shaikh" w:date="2013-10-19T02:16:00Z">
                <w:r w:rsidDel="00E067A3">
                  <w:delText xml:space="preserve">                                  namespace="##other" processContents="lax"/&gt;</w:delText>
                </w:r>
              </w:del>
            </w:ins>
          </w:p>
          <w:p w14:paraId="2C7D4AD1" w14:textId="518D28FB" w:rsidR="00874469" w:rsidDel="00E067A3" w:rsidRDefault="00874469">
            <w:pPr>
              <w:pStyle w:val="Appx"/>
              <w:rPr>
                <w:ins w:id="14389" w:author="aas" w:date="2013-10-14T02:06:00Z"/>
                <w:del w:id="14390" w:author="Anees Shaikh" w:date="2013-10-19T02:16:00Z"/>
              </w:rPr>
              <w:pPrChange w:id="14391" w:author="Anees Shaikh" w:date="2013-10-19T02:16:00Z">
                <w:pPr>
                  <w:pStyle w:val="XML1"/>
                </w:pPr>
              </w:pPrChange>
            </w:pPr>
            <w:ins w:id="14392" w:author="aas" w:date="2013-10-14T02:06:00Z">
              <w:del w:id="14393" w:author="Anees Shaikh" w:date="2013-10-19T02:16:00Z">
                <w:r w:rsidDel="00E067A3">
                  <w:delText xml:space="preserve">                        &lt;/xs:sequence&gt;</w:delText>
                </w:r>
              </w:del>
            </w:ins>
          </w:p>
          <w:p w14:paraId="5DAC1063" w14:textId="2F6A009A" w:rsidR="00874469" w:rsidDel="00E067A3" w:rsidRDefault="00874469">
            <w:pPr>
              <w:pStyle w:val="Appx"/>
              <w:rPr>
                <w:ins w:id="14394" w:author="aas" w:date="2013-10-14T02:06:00Z"/>
                <w:del w:id="14395" w:author="Anees Shaikh" w:date="2013-10-19T02:16:00Z"/>
              </w:rPr>
              <w:pPrChange w:id="14396" w:author="Anees Shaikh" w:date="2013-10-19T02:16:00Z">
                <w:pPr>
                  <w:pStyle w:val="XML1"/>
                </w:pPr>
              </w:pPrChange>
            </w:pPr>
            <w:ins w:id="14397" w:author="aas" w:date="2013-10-14T02:06:00Z">
              <w:del w:id="14398" w:author="Anees Shaikh" w:date="2013-10-19T02:16:00Z">
                <w:r w:rsidDel="00E067A3">
                  <w:delText xml:space="preserve">                      &lt;/xs:complexType&gt;</w:delText>
                </w:r>
              </w:del>
            </w:ins>
          </w:p>
          <w:p w14:paraId="2CFD855A" w14:textId="10A5CF24" w:rsidR="00874469" w:rsidDel="00E067A3" w:rsidRDefault="00874469">
            <w:pPr>
              <w:pStyle w:val="Appx"/>
              <w:rPr>
                <w:ins w:id="14399" w:author="aas" w:date="2013-10-14T02:06:00Z"/>
                <w:del w:id="14400" w:author="Anees Shaikh" w:date="2013-10-19T02:16:00Z"/>
              </w:rPr>
              <w:pPrChange w:id="14401" w:author="Anees Shaikh" w:date="2013-10-19T02:16:00Z">
                <w:pPr>
                  <w:pStyle w:val="XML1"/>
                </w:pPr>
              </w:pPrChange>
            </w:pPr>
            <w:ins w:id="14402" w:author="aas" w:date="2013-10-14T02:06:00Z">
              <w:del w:id="14403" w:author="Anees Shaikh" w:date="2013-10-19T02:16:00Z">
                <w:r w:rsidDel="00E067A3">
                  <w:delText xml:space="preserve">                    &lt;/xs:element&gt;</w:delText>
                </w:r>
              </w:del>
            </w:ins>
          </w:p>
          <w:p w14:paraId="14F189F1" w14:textId="1021776A" w:rsidR="00874469" w:rsidDel="00E067A3" w:rsidRDefault="00874469">
            <w:pPr>
              <w:pStyle w:val="Appx"/>
              <w:rPr>
                <w:ins w:id="14404" w:author="aas" w:date="2013-10-14T02:06:00Z"/>
                <w:del w:id="14405" w:author="Anees Shaikh" w:date="2013-10-19T02:16:00Z"/>
              </w:rPr>
              <w:pPrChange w:id="14406" w:author="Anees Shaikh" w:date="2013-10-19T02:16:00Z">
                <w:pPr>
                  <w:pStyle w:val="XML1"/>
                </w:pPr>
              </w:pPrChange>
            </w:pPr>
            <w:ins w:id="14407" w:author="aas" w:date="2013-10-14T02:06:00Z">
              <w:del w:id="14408" w:author="Anees Shaikh" w:date="2013-10-19T02:16:00Z">
                <w:r w:rsidDel="00E067A3">
                  <w:delText xml:space="preserve">                    &lt;xs:element name="apply-actions" minOccurs="0"&gt;</w:delText>
                </w:r>
              </w:del>
            </w:ins>
          </w:p>
          <w:p w14:paraId="11459787" w14:textId="6EEEC598" w:rsidR="00874469" w:rsidDel="00E067A3" w:rsidRDefault="00874469">
            <w:pPr>
              <w:pStyle w:val="Appx"/>
              <w:rPr>
                <w:ins w:id="14409" w:author="aas" w:date="2013-10-14T02:06:00Z"/>
                <w:del w:id="14410" w:author="Anees Shaikh" w:date="2013-10-19T02:16:00Z"/>
              </w:rPr>
              <w:pPrChange w:id="14411" w:author="Anees Shaikh" w:date="2013-10-19T02:16:00Z">
                <w:pPr>
                  <w:pStyle w:val="XML1"/>
                </w:pPr>
              </w:pPrChange>
            </w:pPr>
            <w:ins w:id="14412" w:author="aas" w:date="2013-10-14T02:06:00Z">
              <w:del w:id="14413" w:author="Anees Shaikh" w:date="2013-10-19T02:16:00Z">
                <w:r w:rsidDel="00E067A3">
                  <w:delText xml:space="preserve">                      &lt;xs:annotation&gt;</w:delText>
                </w:r>
              </w:del>
            </w:ins>
          </w:p>
          <w:p w14:paraId="35D2D9A1" w14:textId="591F38E0" w:rsidR="00874469" w:rsidDel="00E067A3" w:rsidRDefault="00874469">
            <w:pPr>
              <w:pStyle w:val="Appx"/>
              <w:rPr>
                <w:ins w:id="14414" w:author="aas" w:date="2013-10-14T02:06:00Z"/>
                <w:del w:id="14415" w:author="Anees Shaikh" w:date="2013-10-19T02:16:00Z"/>
              </w:rPr>
              <w:pPrChange w:id="14416" w:author="Anees Shaikh" w:date="2013-10-19T02:16:00Z">
                <w:pPr>
                  <w:pStyle w:val="XML1"/>
                </w:pPr>
              </w:pPrChange>
            </w:pPr>
            <w:ins w:id="14417" w:author="aas" w:date="2013-10-14T02:06:00Z">
              <w:del w:id="14418" w:author="Anees Shaikh" w:date="2013-10-19T02:16:00Z">
                <w:r w:rsidDel="00E067A3">
                  <w:delText xml:space="preserve">                        &lt;xs:documentation&gt;</w:delText>
                </w:r>
              </w:del>
            </w:ins>
          </w:p>
          <w:p w14:paraId="74F3C92E" w14:textId="1DD5CF81" w:rsidR="00874469" w:rsidDel="00E067A3" w:rsidRDefault="00874469">
            <w:pPr>
              <w:pStyle w:val="Appx"/>
              <w:rPr>
                <w:ins w:id="14419" w:author="aas" w:date="2013-10-14T02:06:00Z"/>
                <w:del w:id="14420" w:author="Anees Shaikh" w:date="2013-10-19T02:16:00Z"/>
              </w:rPr>
              <w:pPrChange w:id="14421" w:author="Anees Shaikh" w:date="2013-10-19T02:16:00Z">
                <w:pPr>
                  <w:pStyle w:val="XML1"/>
                </w:pPr>
              </w:pPrChange>
            </w:pPr>
            <w:ins w:id="14422" w:author="aas" w:date="2013-10-14T02:06:00Z">
              <w:del w:id="14423" w:author="Anees Shaikh" w:date="2013-10-19T02:16:00Z">
                <w:r w:rsidDel="00E067A3">
                  <w:delText xml:space="preserve">                          The list of all apply action types supported by the flow table.</w:delText>
                </w:r>
              </w:del>
            </w:ins>
          </w:p>
          <w:p w14:paraId="4779E5CB" w14:textId="2E865172" w:rsidR="00874469" w:rsidDel="00E067A3" w:rsidRDefault="00874469">
            <w:pPr>
              <w:pStyle w:val="Appx"/>
              <w:rPr>
                <w:ins w:id="14424" w:author="aas" w:date="2013-10-14T02:06:00Z"/>
                <w:del w:id="14425" w:author="Anees Shaikh" w:date="2013-10-19T02:16:00Z"/>
              </w:rPr>
              <w:pPrChange w:id="14426" w:author="Anees Shaikh" w:date="2013-10-19T02:16:00Z">
                <w:pPr>
                  <w:pStyle w:val="XML1"/>
                </w:pPr>
              </w:pPrChange>
            </w:pPr>
            <w:ins w:id="14427" w:author="aas" w:date="2013-10-14T02:06:00Z">
              <w:del w:id="14428" w:author="Anees Shaikh" w:date="2013-10-19T02:16:00Z">
                <w:r w:rsidDel="00E067A3">
                  <w:delText xml:space="preserve">                        &lt;/xs:documentation&gt;</w:delText>
                </w:r>
              </w:del>
            </w:ins>
          </w:p>
          <w:p w14:paraId="2A716ECB" w14:textId="71EF4420" w:rsidR="00874469" w:rsidDel="00E067A3" w:rsidRDefault="00874469">
            <w:pPr>
              <w:pStyle w:val="Appx"/>
              <w:rPr>
                <w:ins w:id="14429" w:author="aas" w:date="2013-10-14T02:06:00Z"/>
                <w:del w:id="14430" w:author="Anees Shaikh" w:date="2013-10-19T02:16:00Z"/>
              </w:rPr>
              <w:pPrChange w:id="14431" w:author="Anees Shaikh" w:date="2013-10-19T02:16:00Z">
                <w:pPr>
                  <w:pStyle w:val="XML1"/>
                </w:pPr>
              </w:pPrChange>
            </w:pPr>
            <w:ins w:id="14432" w:author="aas" w:date="2013-10-14T02:06:00Z">
              <w:del w:id="14433" w:author="Anees Shaikh" w:date="2013-10-19T02:16:00Z">
                <w:r w:rsidDel="00E067A3">
                  <w:delText xml:space="preserve">                      &lt;/xs:annotation&gt;</w:delText>
                </w:r>
              </w:del>
            </w:ins>
          </w:p>
          <w:p w14:paraId="5CB4379D" w14:textId="66CDC81D" w:rsidR="00874469" w:rsidDel="00E067A3" w:rsidRDefault="00874469">
            <w:pPr>
              <w:pStyle w:val="Appx"/>
              <w:rPr>
                <w:ins w:id="14434" w:author="aas" w:date="2013-10-14T02:06:00Z"/>
                <w:del w:id="14435" w:author="Anees Shaikh" w:date="2013-10-19T02:16:00Z"/>
              </w:rPr>
              <w:pPrChange w:id="14436" w:author="Anees Shaikh" w:date="2013-10-19T02:16:00Z">
                <w:pPr>
                  <w:pStyle w:val="XML1"/>
                </w:pPr>
              </w:pPrChange>
            </w:pPr>
            <w:ins w:id="14437" w:author="aas" w:date="2013-10-14T02:06:00Z">
              <w:del w:id="14438" w:author="Anees Shaikh" w:date="2013-10-19T02:16:00Z">
                <w:r w:rsidDel="00E067A3">
                  <w:delText xml:space="preserve">                      &lt;xs:complexType&gt;</w:delText>
                </w:r>
              </w:del>
            </w:ins>
          </w:p>
          <w:p w14:paraId="08C66206" w14:textId="7F82EF94" w:rsidR="00874469" w:rsidDel="00E067A3" w:rsidRDefault="00874469">
            <w:pPr>
              <w:pStyle w:val="Appx"/>
              <w:rPr>
                <w:ins w:id="14439" w:author="aas" w:date="2013-10-14T02:06:00Z"/>
                <w:del w:id="14440" w:author="Anees Shaikh" w:date="2013-10-19T02:16:00Z"/>
              </w:rPr>
              <w:pPrChange w:id="14441" w:author="Anees Shaikh" w:date="2013-10-19T02:16:00Z">
                <w:pPr>
                  <w:pStyle w:val="XML1"/>
                </w:pPr>
              </w:pPrChange>
            </w:pPr>
            <w:ins w:id="14442" w:author="aas" w:date="2013-10-14T02:06:00Z">
              <w:del w:id="14443" w:author="Anees Shaikh" w:date="2013-10-19T02:16:00Z">
                <w:r w:rsidDel="00E067A3">
                  <w:delText xml:space="preserve">                        &lt;xs:sequence&gt;</w:delText>
                </w:r>
              </w:del>
            </w:ins>
          </w:p>
          <w:p w14:paraId="3DAB2771" w14:textId="5D2DF8F3" w:rsidR="00874469" w:rsidDel="00E067A3" w:rsidRDefault="00874469">
            <w:pPr>
              <w:pStyle w:val="Appx"/>
              <w:rPr>
                <w:ins w:id="14444" w:author="aas" w:date="2013-10-14T02:06:00Z"/>
                <w:del w:id="14445" w:author="Anees Shaikh" w:date="2013-10-19T02:16:00Z"/>
              </w:rPr>
              <w:pPrChange w:id="14446" w:author="Anees Shaikh" w:date="2013-10-19T02:16:00Z">
                <w:pPr>
                  <w:pStyle w:val="XML1"/>
                </w:pPr>
              </w:pPrChange>
            </w:pPr>
            <w:ins w:id="14447" w:author="aas" w:date="2013-10-14T02:06:00Z">
              <w:del w:id="14448" w:author="Anees Shaikh" w:date="2013-10-19T02:16:00Z">
                <w:r w:rsidDel="00E067A3">
                  <w:delText xml:space="preserve">                          &lt;xs:element name="type" minOccurs="0" maxOccurs="unbounded"  type="OFActionType"/&gt;</w:delText>
                </w:r>
              </w:del>
            </w:ins>
          </w:p>
          <w:p w14:paraId="6A14FAC8" w14:textId="47B4699A" w:rsidR="00874469" w:rsidDel="00E067A3" w:rsidRDefault="00874469">
            <w:pPr>
              <w:pStyle w:val="Appx"/>
              <w:rPr>
                <w:ins w:id="14449" w:author="aas" w:date="2013-10-14T02:06:00Z"/>
                <w:del w:id="14450" w:author="Anees Shaikh" w:date="2013-10-19T02:16:00Z"/>
              </w:rPr>
              <w:pPrChange w:id="14451" w:author="Anees Shaikh" w:date="2013-10-19T02:16:00Z">
                <w:pPr>
                  <w:pStyle w:val="XML1"/>
                </w:pPr>
              </w:pPrChange>
            </w:pPr>
            <w:ins w:id="14452" w:author="aas" w:date="2013-10-14T02:06:00Z">
              <w:del w:id="14453" w:author="Anees Shaikh" w:date="2013-10-19T02:16:00Z">
                <w:r w:rsidDel="00E067A3">
                  <w:delText xml:space="preserve">                          &lt;xs:any minOccurs="0" maxOccurs="unbounded"</w:delText>
                </w:r>
              </w:del>
            </w:ins>
          </w:p>
          <w:p w14:paraId="41E5B79A" w14:textId="24577AC0" w:rsidR="00874469" w:rsidDel="00E067A3" w:rsidRDefault="00874469">
            <w:pPr>
              <w:pStyle w:val="Appx"/>
              <w:rPr>
                <w:ins w:id="14454" w:author="aas" w:date="2013-10-14T02:06:00Z"/>
                <w:del w:id="14455" w:author="Anees Shaikh" w:date="2013-10-19T02:16:00Z"/>
              </w:rPr>
              <w:pPrChange w:id="14456" w:author="Anees Shaikh" w:date="2013-10-19T02:16:00Z">
                <w:pPr>
                  <w:pStyle w:val="XML1"/>
                </w:pPr>
              </w:pPrChange>
            </w:pPr>
            <w:ins w:id="14457" w:author="aas" w:date="2013-10-14T02:06:00Z">
              <w:del w:id="14458" w:author="Anees Shaikh" w:date="2013-10-19T02:16:00Z">
                <w:r w:rsidDel="00E067A3">
                  <w:delText xml:space="preserve">                                  namespace="##other" processContents="lax"/&gt;</w:delText>
                </w:r>
              </w:del>
            </w:ins>
          </w:p>
          <w:p w14:paraId="24C16CD5" w14:textId="4B0CDCC2" w:rsidR="00874469" w:rsidDel="00E067A3" w:rsidRDefault="00874469">
            <w:pPr>
              <w:pStyle w:val="Appx"/>
              <w:rPr>
                <w:ins w:id="14459" w:author="aas" w:date="2013-10-14T02:06:00Z"/>
                <w:del w:id="14460" w:author="Anees Shaikh" w:date="2013-10-19T02:16:00Z"/>
              </w:rPr>
              <w:pPrChange w:id="14461" w:author="Anees Shaikh" w:date="2013-10-19T02:16:00Z">
                <w:pPr>
                  <w:pStyle w:val="XML1"/>
                </w:pPr>
              </w:pPrChange>
            </w:pPr>
            <w:ins w:id="14462" w:author="aas" w:date="2013-10-14T02:06:00Z">
              <w:del w:id="14463" w:author="Anees Shaikh" w:date="2013-10-19T02:16:00Z">
                <w:r w:rsidDel="00E067A3">
                  <w:delText xml:space="preserve">                        &lt;/xs:sequence&gt;</w:delText>
                </w:r>
              </w:del>
            </w:ins>
          </w:p>
          <w:p w14:paraId="2B78F1B6" w14:textId="477DE37B" w:rsidR="00874469" w:rsidDel="00E067A3" w:rsidRDefault="00874469">
            <w:pPr>
              <w:pStyle w:val="Appx"/>
              <w:rPr>
                <w:ins w:id="14464" w:author="aas" w:date="2013-10-14T02:06:00Z"/>
                <w:del w:id="14465" w:author="Anees Shaikh" w:date="2013-10-19T02:16:00Z"/>
              </w:rPr>
              <w:pPrChange w:id="14466" w:author="Anees Shaikh" w:date="2013-10-19T02:16:00Z">
                <w:pPr>
                  <w:pStyle w:val="XML1"/>
                </w:pPr>
              </w:pPrChange>
            </w:pPr>
            <w:ins w:id="14467" w:author="aas" w:date="2013-10-14T02:06:00Z">
              <w:del w:id="14468" w:author="Anees Shaikh" w:date="2013-10-19T02:16:00Z">
                <w:r w:rsidDel="00E067A3">
                  <w:delText xml:space="preserve">                      &lt;/xs:complexType&gt;</w:delText>
                </w:r>
              </w:del>
            </w:ins>
          </w:p>
          <w:p w14:paraId="59DD8DC9" w14:textId="438CB9D4" w:rsidR="00874469" w:rsidDel="00E067A3" w:rsidRDefault="00874469">
            <w:pPr>
              <w:pStyle w:val="Appx"/>
              <w:rPr>
                <w:ins w:id="14469" w:author="aas" w:date="2013-10-14T02:06:00Z"/>
                <w:del w:id="14470" w:author="Anees Shaikh" w:date="2013-10-19T02:16:00Z"/>
              </w:rPr>
              <w:pPrChange w:id="14471" w:author="Anees Shaikh" w:date="2013-10-19T02:16:00Z">
                <w:pPr>
                  <w:pStyle w:val="XML1"/>
                </w:pPr>
              </w:pPrChange>
            </w:pPr>
            <w:ins w:id="14472" w:author="aas" w:date="2013-10-14T02:06:00Z">
              <w:del w:id="14473" w:author="Anees Shaikh" w:date="2013-10-19T02:16:00Z">
                <w:r w:rsidDel="00E067A3">
                  <w:delText xml:space="preserve">                    &lt;/xs:element&gt;</w:delText>
                </w:r>
              </w:del>
            </w:ins>
          </w:p>
          <w:p w14:paraId="23953A7A" w14:textId="0ECF6B66" w:rsidR="00874469" w:rsidDel="00E067A3" w:rsidRDefault="00874469">
            <w:pPr>
              <w:pStyle w:val="Appx"/>
              <w:rPr>
                <w:ins w:id="14474" w:author="aas" w:date="2013-10-14T02:06:00Z"/>
                <w:del w:id="14475" w:author="Anees Shaikh" w:date="2013-10-19T02:16:00Z"/>
              </w:rPr>
              <w:pPrChange w:id="14476" w:author="Anees Shaikh" w:date="2013-10-19T02:16:00Z">
                <w:pPr>
                  <w:pStyle w:val="XML1"/>
                </w:pPr>
              </w:pPrChange>
            </w:pPr>
            <w:ins w:id="14477" w:author="aas" w:date="2013-10-14T02:06:00Z">
              <w:del w:id="14478" w:author="Anees Shaikh" w:date="2013-10-19T02:16:00Z">
                <w:r w:rsidDel="00E067A3">
                  <w:delText xml:space="preserve">                    &lt;xs:element name="write-setfields" minOccurs="0"&gt;</w:delText>
                </w:r>
              </w:del>
            </w:ins>
          </w:p>
          <w:p w14:paraId="2EF127B9" w14:textId="4657D9CF" w:rsidR="00874469" w:rsidDel="00E067A3" w:rsidRDefault="00874469">
            <w:pPr>
              <w:pStyle w:val="Appx"/>
              <w:rPr>
                <w:ins w:id="14479" w:author="aas" w:date="2013-10-14T02:06:00Z"/>
                <w:del w:id="14480" w:author="Anees Shaikh" w:date="2013-10-19T02:16:00Z"/>
              </w:rPr>
              <w:pPrChange w:id="14481" w:author="Anees Shaikh" w:date="2013-10-19T02:16:00Z">
                <w:pPr>
                  <w:pStyle w:val="XML1"/>
                </w:pPr>
              </w:pPrChange>
            </w:pPr>
            <w:ins w:id="14482" w:author="aas" w:date="2013-10-14T02:06:00Z">
              <w:del w:id="14483" w:author="Anees Shaikh" w:date="2013-10-19T02:16:00Z">
                <w:r w:rsidDel="00E067A3">
                  <w:delText xml:space="preserve">                      &lt;xs:annotation&gt;</w:delText>
                </w:r>
              </w:del>
            </w:ins>
          </w:p>
          <w:p w14:paraId="748DB008" w14:textId="334BA50E" w:rsidR="00874469" w:rsidDel="00E067A3" w:rsidRDefault="00874469">
            <w:pPr>
              <w:pStyle w:val="Appx"/>
              <w:rPr>
                <w:ins w:id="14484" w:author="aas" w:date="2013-10-14T02:06:00Z"/>
                <w:del w:id="14485" w:author="Anees Shaikh" w:date="2013-10-19T02:16:00Z"/>
              </w:rPr>
              <w:pPrChange w:id="14486" w:author="Anees Shaikh" w:date="2013-10-19T02:16:00Z">
                <w:pPr>
                  <w:pStyle w:val="XML1"/>
                </w:pPr>
              </w:pPrChange>
            </w:pPr>
            <w:ins w:id="14487" w:author="aas" w:date="2013-10-14T02:06:00Z">
              <w:del w:id="14488" w:author="Anees Shaikh" w:date="2013-10-19T02:16:00Z">
                <w:r w:rsidDel="00E067A3">
                  <w:delText xml:space="preserve">                        &lt;xs:documentation&gt;</w:delText>
                </w:r>
              </w:del>
            </w:ins>
          </w:p>
          <w:p w14:paraId="7AA71C36" w14:textId="7807CF2B" w:rsidR="00874469" w:rsidDel="00E067A3" w:rsidRDefault="00874469">
            <w:pPr>
              <w:pStyle w:val="Appx"/>
              <w:rPr>
                <w:ins w:id="14489" w:author="aas" w:date="2013-10-14T02:06:00Z"/>
                <w:del w:id="14490" w:author="Anees Shaikh" w:date="2013-10-19T02:16:00Z"/>
              </w:rPr>
              <w:pPrChange w:id="14491" w:author="Anees Shaikh" w:date="2013-10-19T02:16:00Z">
                <w:pPr>
                  <w:pStyle w:val="XML1"/>
                </w:pPr>
              </w:pPrChange>
            </w:pPr>
            <w:ins w:id="14492" w:author="aas" w:date="2013-10-14T02:06:00Z">
              <w:del w:id="14493" w:author="Anees Shaikh" w:date="2013-10-19T02:16:00Z">
                <w:r w:rsidDel="00E067A3">
                  <w:delText xml:space="preserve">                          The list of all 'set-field' action types supported by the table using</w:delText>
                </w:r>
              </w:del>
            </w:ins>
          </w:p>
          <w:p w14:paraId="77F246D0" w14:textId="5EA39097" w:rsidR="00874469" w:rsidDel="00E067A3" w:rsidRDefault="00874469">
            <w:pPr>
              <w:pStyle w:val="Appx"/>
              <w:rPr>
                <w:ins w:id="14494" w:author="aas" w:date="2013-10-14T02:06:00Z"/>
                <w:del w:id="14495" w:author="Anees Shaikh" w:date="2013-10-19T02:16:00Z"/>
              </w:rPr>
              <w:pPrChange w:id="14496" w:author="Anees Shaikh" w:date="2013-10-19T02:16:00Z">
                <w:pPr>
                  <w:pStyle w:val="XML1"/>
                </w:pPr>
              </w:pPrChange>
            </w:pPr>
            <w:ins w:id="14497" w:author="aas" w:date="2013-10-14T02:06:00Z">
              <w:del w:id="14498" w:author="Anees Shaikh" w:date="2013-10-19T02:16:00Z">
                <w:r w:rsidDel="00E067A3">
                  <w:delText xml:space="preserve">                                 write actions.</w:delText>
                </w:r>
              </w:del>
            </w:ins>
          </w:p>
          <w:p w14:paraId="24939BDD" w14:textId="3F2CEEEF" w:rsidR="00874469" w:rsidDel="00E067A3" w:rsidRDefault="00874469">
            <w:pPr>
              <w:pStyle w:val="Appx"/>
              <w:rPr>
                <w:ins w:id="14499" w:author="aas" w:date="2013-10-14T02:06:00Z"/>
                <w:del w:id="14500" w:author="Anees Shaikh" w:date="2013-10-19T02:16:00Z"/>
              </w:rPr>
              <w:pPrChange w:id="14501" w:author="Anees Shaikh" w:date="2013-10-19T02:16:00Z">
                <w:pPr>
                  <w:pStyle w:val="XML1"/>
                </w:pPr>
              </w:pPrChange>
            </w:pPr>
            <w:ins w:id="14502" w:author="aas" w:date="2013-10-14T02:06:00Z">
              <w:del w:id="14503" w:author="Anees Shaikh" w:date="2013-10-19T02:16:00Z">
                <w:r w:rsidDel="00E067A3">
                  <w:delText xml:space="preserve">                        &lt;/xs:documentation&gt;</w:delText>
                </w:r>
              </w:del>
            </w:ins>
          </w:p>
          <w:p w14:paraId="4DCF4254" w14:textId="39D71EDE" w:rsidR="00874469" w:rsidDel="00E067A3" w:rsidRDefault="00874469">
            <w:pPr>
              <w:pStyle w:val="Appx"/>
              <w:rPr>
                <w:ins w:id="14504" w:author="aas" w:date="2013-10-14T02:06:00Z"/>
                <w:del w:id="14505" w:author="Anees Shaikh" w:date="2013-10-19T02:16:00Z"/>
              </w:rPr>
              <w:pPrChange w:id="14506" w:author="Anees Shaikh" w:date="2013-10-19T02:16:00Z">
                <w:pPr>
                  <w:pStyle w:val="XML1"/>
                </w:pPr>
              </w:pPrChange>
            </w:pPr>
            <w:ins w:id="14507" w:author="aas" w:date="2013-10-14T02:06:00Z">
              <w:del w:id="14508" w:author="Anees Shaikh" w:date="2013-10-19T02:16:00Z">
                <w:r w:rsidDel="00E067A3">
                  <w:delText xml:space="preserve">                      &lt;/xs:annotation&gt;</w:delText>
                </w:r>
              </w:del>
            </w:ins>
          </w:p>
          <w:p w14:paraId="23307093" w14:textId="0CC7EE89" w:rsidR="00874469" w:rsidDel="00E067A3" w:rsidRDefault="00874469">
            <w:pPr>
              <w:pStyle w:val="Appx"/>
              <w:rPr>
                <w:ins w:id="14509" w:author="aas" w:date="2013-10-14T02:06:00Z"/>
                <w:del w:id="14510" w:author="Anees Shaikh" w:date="2013-10-19T02:16:00Z"/>
              </w:rPr>
              <w:pPrChange w:id="14511" w:author="Anees Shaikh" w:date="2013-10-19T02:16:00Z">
                <w:pPr>
                  <w:pStyle w:val="XML1"/>
                </w:pPr>
              </w:pPrChange>
            </w:pPr>
            <w:ins w:id="14512" w:author="aas" w:date="2013-10-14T02:06:00Z">
              <w:del w:id="14513" w:author="Anees Shaikh" w:date="2013-10-19T02:16:00Z">
                <w:r w:rsidDel="00E067A3">
                  <w:delText xml:space="preserve">                      &lt;xs:complexType&gt;</w:delText>
                </w:r>
              </w:del>
            </w:ins>
          </w:p>
          <w:p w14:paraId="145B8C00" w14:textId="6D16C6F9" w:rsidR="00874469" w:rsidDel="00E067A3" w:rsidRDefault="00874469">
            <w:pPr>
              <w:pStyle w:val="Appx"/>
              <w:rPr>
                <w:ins w:id="14514" w:author="aas" w:date="2013-10-14T02:06:00Z"/>
                <w:del w:id="14515" w:author="Anees Shaikh" w:date="2013-10-19T02:16:00Z"/>
              </w:rPr>
              <w:pPrChange w:id="14516" w:author="Anees Shaikh" w:date="2013-10-19T02:16:00Z">
                <w:pPr>
                  <w:pStyle w:val="XML1"/>
                </w:pPr>
              </w:pPrChange>
            </w:pPr>
            <w:ins w:id="14517" w:author="aas" w:date="2013-10-14T02:06:00Z">
              <w:del w:id="14518" w:author="Anees Shaikh" w:date="2013-10-19T02:16:00Z">
                <w:r w:rsidDel="00E067A3">
                  <w:delText xml:space="preserve">                        &lt;xs:sequence&gt;</w:delText>
                </w:r>
              </w:del>
            </w:ins>
          </w:p>
          <w:p w14:paraId="17169240" w14:textId="1DDC2A0E" w:rsidR="00874469" w:rsidDel="00E067A3" w:rsidRDefault="00874469">
            <w:pPr>
              <w:pStyle w:val="Appx"/>
              <w:rPr>
                <w:ins w:id="14519" w:author="aas" w:date="2013-10-14T02:06:00Z"/>
                <w:del w:id="14520" w:author="Anees Shaikh" w:date="2013-10-19T02:16:00Z"/>
              </w:rPr>
              <w:pPrChange w:id="14521" w:author="Anees Shaikh" w:date="2013-10-19T02:16:00Z">
                <w:pPr>
                  <w:pStyle w:val="XML1"/>
                </w:pPr>
              </w:pPrChange>
            </w:pPr>
            <w:ins w:id="14522" w:author="aas" w:date="2013-10-14T02:06:00Z">
              <w:del w:id="14523" w:author="Anees Shaikh" w:date="2013-10-19T02:16:00Z">
                <w:r w:rsidDel="00E067A3">
                  <w:delText xml:space="preserve">                          &lt;xs:element name="type" minOccurs="0" maxOccurs="unbounded"  type="OFMatchFieldType"/&gt;</w:delText>
                </w:r>
              </w:del>
            </w:ins>
          </w:p>
          <w:p w14:paraId="57F56835" w14:textId="7977C4A1" w:rsidR="00874469" w:rsidDel="00E067A3" w:rsidRDefault="00874469">
            <w:pPr>
              <w:pStyle w:val="Appx"/>
              <w:rPr>
                <w:ins w:id="14524" w:author="aas" w:date="2013-10-14T02:06:00Z"/>
                <w:del w:id="14525" w:author="Anees Shaikh" w:date="2013-10-19T02:16:00Z"/>
              </w:rPr>
              <w:pPrChange w:id="14526" w:author="Anees Shaikh" w:date="2013-10-19T02:16:00Z">
                <w:pPr>
                  <w:pStyle w:val="XML1"/>
                </w:pPr>
              </w:pPrChange>
            </w:pPr>
            <w:ins w:id="14527" w:author="aas" w:date="2013-10-14T02:06:00Z">
              <w:del w:id="14528" w:author="Anees Shaikh" w:date="2013-10-19T02:16:00Z">
                <w:r w:rsidDel="00E067A3">
                  <w:delText xml:space="preserve">                          &lt;xs:any minOccurs="0" maxOccurs="unbounded"</w:delText>
                </w:r>
              </w:del>
            </w:ins>
          </w:p>
          <w:p w14:paraId="7CAB939D" w14:textId="02BF5525" w:rsidR="00874469" w:rsidDel="00E067A3" w:rsidRDefault="00874469">
            <w:pPr>
              <w:pStyle w:val="Appx"/>
              <w:rPr>
                <w:ins w:id="14529" w:author="aas" w:date="2013-10-14T02:06:00Z"/>
                <w:del w:id="14530" w:author="Anees Shaikh" w:date="2013-10-19T02:16:00Z"/>
              </w:rPr>
              <w:pPrChange w:id="14531" w:author="Anees Shaikh" w:date="2013-10-19T02:16:00Z">
                <w:pPr>
                  <w:pStyle w:val="XML1"/>
                </w:pPr>
              </w:pPrChange>
            </w:pPr>
            <w:ins w:id="14532" w:author="aas" w:date="2013-10-14T02:06:00Z">
              <w:del w:id="14533" w:author="Anees Shaikh" w:date="2013-10-19T02:16:00Z">
                <w:r w:rsidDel="00E067A3">
                  <w:delText xml:space="preserve">                                  namespace="##other" processContents="lax"/&gt;</w:delText>
                </w:r>
              </w:del>
            </w:ins>
          </w:p>
          <w:p w14:paraId="5D4AF07C" w14:textId="01321B47" w:rsidR="00874469" w:rsidDel="00E067A3" w:rsidRDefault="00874469">
            <w:pPr>
              <w:pStyle w:val="Appx"/>
              <w:rPr>
                <w:ins w:id="14534" w:author="aas" w:date="2013-10-14T02:06:00Z"/>
                <w:del w:id="14535" w:author="Anees Shaikh" w:date="2013-10-19T02:16:00Z"/>
              </w:rPr>
              <w:pPrChange w:id="14536" w:author="Anees Shaikh" w:date="2013-10-19T02:16:00Z">
                <w:pPr>
                  <w:pStyle w:val="XML1"/>
                </w:pPr>
              </w:pPrChange>
            </w:pPr>
            <w:ins w:id="14537" w:author="aas" w:date="2013-10-14T02:06:00Z">
              <w:del w:id="14538" w:author="Anees Shaikh" w:date="2013-10-19T02:16:00Z">
                <w:r w:rsidDel="00E067A3">
                  <w:delText xml:space="preserve">                        &lt;/xs:sequence&gt;</w:delText>
                </w:r>
              </w:del>
            </w:ins>
          </w:p>
          <w:p w14:paraId="1EF8A808" w14:textId="7A4D140F" w:rsidR="00874469" w:rsidDel="00E067A3" w:rsidRDefault="00874469">
            <w:pPr>
              <w:pStyle w:val="Appx"/>
              <w:rPr>
                <w:ins w:id="14539" w:author="aas" w:date="2013-10-14T02:06:00Z"/>
                <w:del w:id="14540" w:author="Anees Shaikh" w:date="2013-10-19T02:16:00Z"/>
              </w:rPr>
              <w:pPrChange w:id="14541" w:author="Anees Shaikh" w:date="2013-10-19T02:16:00Z">
                <w:pPr>
                  <w:pStyle w:val="XML1"/>
                </w:pPr>
              </w:pPrChange>
            </w:pPr>
            <w:ins w:id="14542" w:author="aas" w:date="2013-10-14T02:06:00Z">
              <w:del w:id="14543" w:author="Anees Shaikh" w:date="2013-10-19T02:16:00Z">
                <w:r w:rsidDel="00E067A3">
                  <w:delText xml:space="preserve">                      &lt;/xs:complexType&gt;</w:delText>
                </w:r>
              </w:del>
            </w:ins>
          </w:p>
          <w:p w14:paraId="4452EC5C" w14:textId="7A078D29" w:rsidR="00874469" w:rsidDel="00E067A3" w:rsidRDefault="00874469">
            <w:pPr>
              <w:pStyle w:val="Appx"/>
              <w:rPr>
                <w:ins w:id="14544" w:author="aas" w:date="2013-10-14T02:06:00Z"/>
                <w:del w:id="14545" w:author="Anees Shaikh" w:date="2013-10-19T02:16:00Z"/>
              </w:rPr>
              <w:pPrChange w:id="14546" w:author="Anees Shaikh" w:date="2013-10-19T02:16:00Z">
                <w:pPr>
                  <w:pStyle w:val="XML1"/>
                </w:pPr>
              </w:pPrChange>
            </w:pPr>
            <w:ins w:id="14547" w:author="aas" w:date="2013-10-14T02:06:00Z">
              <w:del w:id="14548" w:author="Anees Shaikh" w:date="2013-10-19T02:16:00Z">
                <w:r w:rsidDel="00E067A3">
                  <w:delText xml:space="preserve">                    &lt;/xs:element&gt;</w:delText>
                </w:r>
              </w:del>
            </w:ins>
          </w:p>
          <w:p w14:paraId="3C425AC4" w14:textId="5ADAE13F" w:rsidR="00874469" w:rsidDel="00E067A3" w:rsidRDefault="00874469">
            <w:pPr>
              <w:pStyle w:val="Appx"/>
              <w:rPr>
                <w:ins w:id="14549" w:author="aas" w:date="2013-10-14T02:06:00Z"/>
                <w:del w:id="14550" w:author="Anees Shaikh" w:date="2013-10-19T02:16:00Z"/>
              </w:rPr>
              <w:pPrChange w:id="14551" w:author="Anees Shaikh" w:date="2013-10-19T02:16:00Z">
                <w:pPr>
                  <w:pStyle w:val="XML1"/>
                </w:pPr>
              </w:pPrChange>
            </w:pPr>
            <w:ins w:id="14552" w:author="aas" w:date="2013-10-14T02:06:00Z">
              <w:del w:id="14553" w:author="Anees Shaikh" w:date="2013-10-19T02:16:00Z">
                <w:r w:rsidDel="00E067A3">
                  <w:delText xml:space="preserve">                    &lt;xs:element name="apply-setfields" minOccurs="0"&gt;</w:delText>
                </w:r>
              </w:del>
            </w:ins>
          </w:p>
          <w:p w14:paraId="58A0E6C5" w14:textId="1A00173D" w:rsidR="00874469" w:rsidDel="00E067A3" w:rsidRDefault="00874469">
            <w:pPr>
              <w:pStyle w:val="Appx"/>
              <w:rPr>
                <w:ins w:id="14554" w:author="aas" w:date="2013-10-14T02:06:00Z"/>
                <w:del w:id="14555" w:author="Anees Shaikh" w:date="2013-10-19T02:16:00Z"/>
              </w:rPr>
              <w:pPrChange w:id="14556" w:author="Anees Shaikh" w:date="2013-10-19T02:16:00Z">
                <w:pPr>
                  <w:pStyle w:val="XML1"/>
                </w:pPr>
              </w:pPrChange>
            </w:pPr>
            <w:ins w:id="14557" w:author="aas" w:date="2013-10-14T02:06:00Z">
              <w:del w:id="14558" w:author="Anees Shaikh" w:date="2013-10-19T02:16:00Z">
                <w:r w:rsidDel="00E067A3">
                  <w:delText xml:space="preserve">                      &lt;xs:annotation&gt;</w:delText>
                </w:r>
              </w:del>
            </w:ins>
          </w:p>
          <w:p w14:paraId="2FC1FE0A" w14:textId="1088417A" w:rsidR="00874469" w:rsidDel="00E067A3" w:rsidRDefault="00874469">
            <w:pPr>
              <w:pStyle w:val="Appx"/>
              <w:rPr>
                <w:ins w:id="14559" w:author="aas" w:date="2013-10-14T02:06:00Z"/>
                <w:del w:id="14560" w:author="Anees Shaikh" w:date="2013-10-19T02:16:00Z"/>
              </w:rPr>
              <w:pPrChange w:id="14561" w:author="Anees Shaikh" w:date="2013-10-19T02:16:00Z">
                <w:pPr>
                  <w:pStyle w:val="XML1"/>
                </w:pPr>
              </w:pPrChange>
            </w:pPr>
            <w:ins w:id="14562" w:author="aas" w:date="2013-10-14T02:06:00Z">
              <w:del w:id="14563" w:author="Anees Shaikh" w:date="2013-10-19T02:16:00Z">
                <w:r w:rsidDel="00E067A3">
                  <w:delText xml:space="preserve">                        &lt;xs:documentation&gt;</w:delText>
                </w:r>
              </w:del>
            </w:ins>
          </w:p>
          <w:p w14:paraId="403BA3BE" w14:textId="56448F47" w:rsidR="00874469" w:rsidDel="00E067A3" w:rsidRDefault="00874469">
            <w:pPr>
              <w:pStyle w:val="Appx"/>
              <w:rPr>
                <w:ins w:id="14564" w:author="aas" w:date="2013-10-14T02:06:00Z"/>
                <w:del w:id="14565" w:author="Anees Shaikh" w:date="2013-10-19T02:16:00Z"/>
              </w:rPr>
              <w:pPrChange w:id="14566" w:author="Anees Shaikh" w:date="2013-10-19T02:16:00Z">
                <w:pPr>
                  <w:pStyle w:val="XML1"/>
                </w:pPr>
              </w:pPrChange>
            </w:pPr>
            <w:ins w:id="14567" w:author="aas" w:date="2013-10-14T02:06:00Z">
              <w:del w:id="14568" w:author="Anees Shaikh" w:date="2013-10-19T02:16:00Z">
                <w:r w:rsidDel="00E067A3">
                  <w:delText xml:space="preserve">                          The list of all 'set-field' action types supported by the table using</w:delText>
                </w:r>
              </w:del>
            </w:ins>
          </w:p>
          <w:p w14:paraId="4B058F42" w14:textId="7DC498EE" w:rsidR="00874469" w:rsidDel="00E067A3" w:rsidRDefault="00874469">
            <w:pPr>
              <w:pStyle w:val="Appx"/>
              <w:rPr>
                <w:ins w:id="14569" w:author="aas" w:date="2013-10-14T02:06:00Z"/>
                <w:del w:id="14570" w:author="Anees Shaikh" w:date="2013-10-19T02:16:00Z"/>
              </w:rPr>
              <w:pPrChange w:id="14571" w:author="Anees Shaikh" w:date="2013-10-19T02:16:00Z">
                <w:pPr>
                  <w:pStyle w:val="XML1"/>
                </w:pPr>
              </w:pPrChange>
            </w:pPr>
            <w:ins w:id="14572" w:author="aas" w:date="2013-10-14T02:06:00Z">
              <w:del w:id="14573" w:author="Anees Shaikh" w:date="2013-10-19T02:16:00Z">
                <w:r w:rsidDel="00E067A3">
                  <w:delText xml:space="preserve">                                apply actions.</w:delText>
                </w:r>
              </w:del>
            </w:ins>
          </w:p>
          <w:p w14:paraId="2F55ABA6" w14:textId="7A2BCDD4" w:rsidR="00874469" w:rsidDel="00E067A3" w:rsidRDefault="00874469">
            <w:pPr>
              <w:pStyle w:val="Appx"/>
              <w:rPr>
                <w:ins w:id="14574" w:author="aas" w:date="2013-10-14T02:06:00Z"/>
                <w:del w:id="14575" w:author="Anees Shaikh" w:date="2013-10-19T02:16:00Z"/>
              </w:rPr>
              <w:pPrChange w:id="14576" w:author="Anees Shaikh" w:date="2013-10-19T02:16:00Z">
                <w:pPr>
                  <w:pStyle w:val="XML1"/>
                </w:pPr>
              </w:pPrChange>
            </w:pPr>
            <w:ins w:id="14577" w:author="aas" w:date="2013-10-14T02:06:00Z">
              <w:del w:id="14578" w:author="Anees Shaikh" w:date="2013-10-19T02:16:00Z">
                <w:r w:rsidDel="00E067A3">
                  <w:delText xml:space="preserve">                        &lt;/xs:documentation&gt;</w:delText>
                </w:r>
              </w:del>
            </w:ins>
          </w:p>
          <w:p w14:paraId="04A6BC86" w14:textId="7D844974" w:rsidR="00874469" w:rsidDel="00E067A3" w:rsidRDefault="00874469">
            <w:pPr>
              <w:pStyle w:val="Appx"/>
              <w:rPr>
                <w:ins w:id="14579" w:author="aas" w:date="2013-10-14T02:06:00Z"/>
                <w:del w:id="14580" w:author="Anees Shaikh" w:date="2013-10-19T02:16:00Z"/>
              </w:rPr>
              <w:pPrChange w:id="14581" w:author="Anees Shaikh" w:date="2013-10-19T02:16:00Z">
                <w:pPr>
                  <w:pStyle w:val="XML1"/>
                </w:pPr>
              </w:pPrChange>
            </w:pPr>
            <w:ins w:id="14582" w:author="aas" w:date="2013-10-14T02:06:00Z">
              <w:del w:id="14583" w:author="Anees Shaikh" w:date="2013-10-19T02:16:00Z">
                <w:r w:rsidDel="00E067A3">
                  <w:delText xml:space="preserve">                      &lt;/xs:annotation&gt;</w:delText>
                </w:r>
              </w:del>
            </w:ins>
          </w:p>
          <w:p w14:paraId="0B9B2385" w14:textId="5702E8B1" w:rsidR="00874469" w:rsidDel="00E067A3" w:rsidRDefault="00874469">
            <w:pPr>
              <w:pStyle w:val="Appx"/>
              <w:rPr>
                <w:ins w:id="14584" w:author="aas" w:date="2013-10-14T02:06:00Z"/>
                <w:del w:id="14585" w:author="Anees Shaikh" w:date="2013-10-19T02:16:00Z"/>
              </w:rPr>
              <w:pPrChange w:id="14586" w:author="Anees Shaikh" w:date="2013-10-19T02:16:00Z">
                <w:pPr>
                  <w:pStyle w:val="XML1"/>
                </w:pPr>
              </w:pPrChange>
            </w:pPr>
            <w:ins w:id="14587" w:author="aas" w:date="2013-10-14T02:06:00Z">
              <w:del w:id="14588" w:author="Anees Shaikh" w:date="2013-10-19T02:16:00Z">
                <w:r w:rsidDel="00E067A3">
                  <w:delText xml:space="preserve">                      &lt;xs:complexType&gt;</w:delText>
                </w:r>
              </w:del>
            </w:ins>
          </w:p>
          <w:p w14:paraId="59AE59B1" w14:textId="25A5AA64" w:rsidR="00874469" w:rsidDel="00E067A3" w:rsidRDefault="00874469">
            <w:pPr>
              <w:pStyle w:val="Appx"/>
              <w:rPr>
                <w:ins w:id="14589" w:author="aas" w:date="2013-10-14T02:06:00Z"/>
                <w:del w:id="14590" w:author="Anees Shaikh" w:date="2013-10-19T02:16:00Z"/>
              </w:rPr>
              <w:pPrChange w:id="14591" w:author="Anees Shaikh" w:date="2013-10-19T02:16:00Z">
                <w:pPr>
                  <w:pStyle w:val="XML1"/>
                </w:pPr>
              </w:pPrChange>
            </w:pPr>
            <w:ins w:id="14592" w:author="aas" w:date="2013-10-14T02:06:00Z">
              <w:del w:id="14593" w:author="Anees Shaikh" w:date="2013-10-19T02:16:00Z">
                <w:r w:rsidDel="00E067A3">
                  <w:delText xml:space="preserve">                        &lt;xs:sequence&gt;</w:delText>
                </w:r>
              </w:del>
            </w:ins>
          </w:p>
          <w:p w14:paraId="10B3B3DF" w14:textId="45248DDC" w:rsidR="00874469" w:rsidDel="00E067A3" w:rsidRDefault="00874469">
            <w:pPr>
              <w:pStyle w:val="Appx"/>
              <w:rPr>
                <w:ins w:id="14594" w:author="aas" w:date="2013-10-14T02:06:00Z"/>
                <w:del w:id="14595" w:author="Anees Shaikh" w:date="2013-10-19T02:16:00Z"/>
              </w:rPr>
              <w:pPrChange w:id="14596" w:author="Anees Shaikh" w:date="2013-10-19T02:16:00Z">
                <w:pPr>
                  <w:pStyle w:val="XML1"/>
                </w:pPr>
              </w:pPrChange>
            </w:pPr>
            <w:ins w:id="14597" w:author="aas" w:date="2013-10-14T02:06:00Z">
              <w:del w:id="14598" w:author="Anees Shaikh" w:date="2013-10-19T02:16:00Z">
                <w:r w:rsidDel="00E067A3">
                  <w:delText xml:space="preserve">                          &lt;xs:element name="type" minOccurs="0" maxOccurs="unbounded"  type="OFMatchFieldType"/&gt;</w:delText>
                </w:r>
              </w:del>
            </w:ins>
          </w:p>
          <w:p w14:paraId="590819F3" w14:textId="26630A63" w:rsidR="00874469" w:rsidDel="00E067A3" w:rsidRDefault="00874469">
            <w:pPr>
              <w:pStyle w:val="Appx"/>
              <w:rPr>
                <w:ins w:id="14599" w:author="aas" w:date="2013-10-14T02:06:00Z"/>
                <w:del w:id="14600" w:author="Anees Shaikh" w:date="2013-10-19T02:16:00Z"/>
              </w:rPr>
              <w:pPrChange w:id="14601" w:author="Anees Shaikh" w:date="2013-10-19T02:16:00Z">
                <w:pPr>
                  <w:pStyle w:val="XML1"/>
                </w:pPr>
              </w:pPrChange>
            </w:pPr>
            <w:ins w:id="14602" w:author="aas" w:date="2013-10-14T02:06:00Z">
              <w:del w:id="14603" w:author="Anees Shaikh" w:date="2013-10-19T02:16:00Z">
                <w:r w:rsidDel="00E067A3">
                  <w:delText xml:space="preserve">                          &lt;xs:any minOccurs="0" maxOccurs="unbounded"</w:delText>
                </w:r>
              </w:del>
            </w:ins>
          </w:p>
          <w:p w14:paraId="26D85200" w14:textId="40924D29" w:rsidR="00874469" w:rsidDel="00E067A3" w:rsidRDefault="00874469">
            <w:pPr>
              <w:pStyle w:val="Appx"/>
              <w:rPr>
                <w:ins w:id="14604" w:author="aas" w:date="2013-10-14T02:06:00Z"/>
                <w:del w:id="14605" w:author="Anees Shaikh" w:date="2013-10-19T02:16:00Z"/>
              </w:rPr>
              <w:pPrChange w:id="14606" w:author="Anees Shaikh" w:date="2013-10-19T02:16:00Z">
                <w:pPr>
                  <w:pStyle w:val="XML1"/>
                </w:pPr>
              </w:pPrChange>
            </w:pPr>
            <w:ins w:id="14607" w:author="aas" w:date="2013-10-14T02:06:00Z">
              <w:del w:id="14608" w:author="Anees Shaikh" w:date="2013-10-19T02:16:00Z">
                <w:r w:rsidDel="00E067A3">
                  <w:delText xml:space="preserve">                                  namespace="##other" processContents="lax"/&gt;</w:delText>
                </w:r>
              </w:del>
            </w:ins>
          </w:p>
          <w:p w14:paraId="53CE91DB" w14:textId="47A6E587" w:rsidR="00874469" w:rsidDel="00E067A3" w:rsidRDefault="00874469">
            <w:pPr>
              <w:pStyle w:val="Appx"/>
              <w:rPr>
                <w:ins w:id="14609" w:author="aas" w:date="2013-10-14T02:06:00Z"/>
                <w:del w:id="14610" w:author="Anees Shaikh" w:date="2013-10-19T02:16:00Z"/>
              </w:rPr>
              <w:pPrChange w:id="14611" w:author="Anees Shaikh" w:date="2013-10-19T02:16:00Z">
                <w:pPr>
                  <w:pStyle w:val="XML1"/>
                </w:pPr>
              </w:pPrChange>
            </w:pPr>
            <w:ins w:id="14612" w:author="aas" w:date="2013-10-14T02:06:00Z">
              <w:del w:id="14613" w:author="Anees Shaikh" w:date="2013-10-19T02:16:00Z">
                <w:r w:rsidDel="00E067A3">
                  <w:delText xml:space="preserve">                        &lt;/xs:sequence&gt;</w:delText>
                </w:r>
              </w:del>
            </w:ins>
          </w:p>
          <w:p w14:paraId="36BE5FD1" w14:textId="3140580E" w:rsidR="00874469" w:rsidDel="00E067A3" w:rsidRDefault="00874469">
            <w:pPr>
              <w:pStyle w:val="Appx"/>
              <w:rPr>
                <w:ins w:id="14614" w:author="aas" w:date="2013-10-14T02:06:00Z"/>
                <w:del w:id="14615" w:author="Anees Shaikh" w:date="2013-10-19T02:16:00Z"/>
              </w:rPr>
              <w:pPrChange w:id="14616" w:author="Anees Shaikh" w:date="2013-10-19T02:16:00Z">
                <w:pPr>
                  <w:pStyle w:val="XML1"/>
                </w:pPr>
              </w:pPrChange>
            </w:pPr>
            <w:ins w:id="14617" w:author="aas" w:date="2013-10-14T02:06:00Z">
              <w:del w:id="14618" w:author="Anees Shaikh" w:date="2013-10-19T02:16:00Z">
                <w:r w:rsidDel="00E067A3">
                  <w:delText xml:space="preserve">                      &lt;/xs:complexType&gt;</w:delText>
                </w:r>
              </w:del>
            </w:ins>
          </w:p>
          <w:p w14:paraId="406EA5EC" w14:textId="0C7ED101" w:rsidR="00874469" w:rsidDel="00E067A3" w:rsidRDefault="00874469">
            <w:pPr>
              <w:pStyle w:val="Appx"/>
              <w:rPr>
                <w:ins w:id="14619" w:author="aas" w:date="2013-10-14T02:06:00Z"/>
                <w:del w:id="14620" w:author="Anees Shaikh" w:date="2013-10-19T02:16:00Z"/>
              </w:rPr>
              <w:pPrChange w:id="14621" w:author="Anees Shaikh" w:date="2013-10-19T02:16:00Z">
                <w:pPr>
                  <w:pStyle w:val="XML1"/>
                </w:pPr>
              </w:pPrChange>
            </w:pPr>
            <w:ins w:id="14622" w:author="aas" w:date="2013-10-14T02:06:00Z">
              <w:del w:id="14623" w:author="Anees Shaikh" w:date="2013-10-19T02:16:00Z">
                <w:r w:rsidDel="00E067A3">
                  <w:delText xml:space="preserve">                    &lt;/xs:element&gt;</w:delText>
                </w:r>
              </w:del>
            </w:ins>
          </w:p>
          <w:p w14:paraId="6FE03622" w14:textId="7824C483" w:rsidR="00874469" w:rsidDel="00E067A3" w:rsidRDefault="00874469">
            <w:pPr>
              <w:pStyle w:val="Appx"/>
              <w:rPr>
                <w:ins w:id="14624" w:author="aas" w:date="2013-10-14T02:06:00Z"/>
                <w:del w:id="14625" w:author="Anees Shaikh" w:date="2013-10-19T02:16:00Z"/>
              </w:rPr>
              <w:pPrChange w:id="14626" w:author="Anees Shaikh" w:date="2013-10-19T02:16:00Z">
                <w:pPr>
                  <w:pStyle w:val="XML1"/>
                </w:pPr>
              </w:pPrChange>
            </w:pPr>
            <w:ins w:id="14627" w:author="aas" w:date="2013-10-14T02:06:00Z">
              <w:del w:id="14628" w:author="Anees Shaikh" w:date="2013-10-19T02:16:00Z">
                <w:r w:rsidDel="00E067A3">
                  <w:delText xml:space="preserve">                    &lt;xs:element name="wildcards" minOccurs="0"&gt;</w:delText>
                </w:r>
              </w:del>
            </w:ins>
          </w:p>
          <w:p w14:paraId="0789A9AC" w14:textId="3593DBCA" w:rsidR="00874469" w:rsidDel="00E067A3" w:rsidRDefault="00874469">
            <w:pPr>
              <w:pStyle w:val="Appx"/>
              <w:rPr>
                <w:ins w:id="14629" w:author="aas" w:date="2013-10-14T02:06:00Z"/>
                <w:del w:id="14630" w:author="Anees Shaikh" w:date="2013-10-19T02:16:00Z"/>
              </w:rPr>
              <w:pPrChange w:id="14631" w:author="Anees Shaikh" w:date="2013-10-19T02:16:00Z">
                <w:pPr>
                  <w:pStyle w:val="XML1"/>
                </w:pPr>
              </w:pPrChange>
            </w:pPr>
            <w:ins w:id="14632" w:author="aas" w:date="2013-10-14T02:06:00Z">
              <w:del w:id="14633" w:author="Anees Shaikh" w:date="2013-10-19T02:16:00Z">
                <w:r w:rsidDel="00E067A3">
                  <w:delText xml:space="preserve">                      &lt;xs:annotation&gt;</w:delText>
                </w:r>
              </w:del>
            </w:ins>
          </w:p>
          <w:p w14:paraId="473ECD94" w14:textId="04639427" w:rsidR="00874469" w:rsidDel="00E067A3" w:rsidRDefault="00874469">
            <w:pPr>
              <w:pStyle w:val="Appx"/>
              <w:rPr>
                <w:ins w:id="14634" w:author="aas" w:date="2013-10-14T02:06:00Z"/>
                <w:del w:id="14635" w:author="Anees Shaikh" w:date="2013-10-19T02:16:00Z"/>
              </w:rPr>
              <w:pPrChange w:id="14636" w:author="Anees Shaikh" w:date="2013-10-19T02:16:00Z">
                <w:pPr>
                  <w:pStyle w:val="XML1"/>
                </w:pPr>
              </w:pPrChange>
            </w:pPr>
            <w:ins w:id="14637" w:author="aas" w:date="2013-10-14T02:06:00Z">
              <w:del w:id="14638" w:author="Anees Shaikh" w:date="2013-10-19T02:16:00Z">
                <w:r w:rsidDel="00E067A3">
                  <w:delText xml:space="preserve">                        &lt;xs:documentation&gt;</w:delText>
                </w:r>
              </w:del>
            </w:ins>
          </w:p>
          <w:p w14:paraId="4F61730B" w14:textId="11877AAE" w:rsidR="00874469" w:rsidDel="00E067A3" w:rsidRDefault="00874469">
            <w:pPr>
              <w:pStyle w:val="Appx"/>
              <w:rPr>
                <w:ins w:id="14639" w:author="aas" w:date="2013-10-14T02:06:00Z"/>
                <w:del w:id="14640" w:author="Anees Shaikh" w:date="2013-10-19T02:16:00Z"/>
              </w:rPr>
              <w:pPrChange w:id="14641" w:author="Anees Shaikh" w:date="2013-10-19T02:16:00Z">
                <w:pPr>
                  <w:pStyle w:val="XML1"/>
                </w:pPr>
              </w:pPrChange>
            </w:pPr>
            <w:ins w:id="14642" w:author="aas" w:date="2013-10-14T02:06:00Z">
              <w:del w:id="14643" w:author="Anees Shaikh" w:date="2013-10-19T02:16:00Z">
                <w:r w:rsidDel="00E067A3">
                  <w:delText xml:space="preserve">                          The list of all fields for which the table supports wildcarding.</w:delText>
                </w:r>
              </w:del>
            </w:ins>
          </w:p>
          <w:p w14:paraId="68874363" w14:textId="157A243B" w:rsidR="00874469" w:rsidDel="00E067A3" w:rsidRDefault="00874469">
            <w:pPr>
              <w:pStyle w:val="Appx"/>
              <w:rPr>
                <w:ins w:id="14644" w:author="aas" w:date="2013-10-14T02:06:00Z"/>
                <w:del w:id="14645" w:author="Anees Shaikh" w:date="2013-10-19T02:16:00Z"/>
              </w:rPr>
              <w:pPrChange w:id="14646" w:author="Anees Shaikh" w:date="2013-10-19T02:16:00Z">
                <w:pPr>
                  <w:pStyle w:val="XML1"/>
                </w:pPr>
              </w:pPrChange>
            </w:pPr>
            <w:ins w:id="14647" w:author="aas" w:date="2013-10-14T02:06:00Z">
              <w:del w:id="14648" w:author="Anees Shaikh" w:date="2013-10-19T02:16:00Z">
                <w:r w:rsidDel="00E067A3">
                  <w:delText xml:space="preserve">                        &lt;/xs:documentation&gt;</w:delText>
                </w:r>
              </w:del>
            </w:ins>
          </w:p>
          <w:p w14:paraId="2831175D" w14:textId="09CC95B2" w:rsidR="00874469" w:rsidDel="00E067A3" w:rsidRDefault="00874469">
            <w:pPr>
              <w:pStyle w:val="Appx"/>
              <w:rPr>
                <w:ins w:id="14649" w:author="aas" w:date="2013-10-14T02:06:00Z"/>
                <w:del w:id="14650" w:author="Anees Shaikh" w:date="2013-10-19T02:16:00Z"/>
              </w:rPr>
              <w:pPrChange w:id="14651" w:author="Anees Shaikh" w:date="2013-10-19T02:16:00Z">
                <w:pPr>
                  <w:pStyle w:val="XML1"/>
                </w:pPr>
              </w:pPrChange>
            </w:pPr>
            <w:ins w:id="14652" w:author="aas" w:date="2013-10-14T02:06:00Z">
              <w:del w:id="14653" w:author="Anees Shaikh" w:date="2013-10-19T02:16:00Z">
                <w:r w:rsidDel="00E067A3">
                  <w:delText xml:space="preserve">                      &lt;/xs:annotation&gt;</w:delText>
                </w:r>
              </w:del>
            </w:ins>
          </w:p>
          <w:p w14:paraId="7E5A21EC" w14:textId="0897923A" w:rsidR="00874469" w:rsidDel="00E067A3" w:rsidRDefault="00874469">
            <w:pPr>
              <w:pStyle w:val="Appx"/>
              <w:rPr>
                <w:ins w:id="14654" w:author="aas" w:date="2013-10-14T02:06:00Z"/>
                <w:del w:id="14655" w:author="Anees Shaikh" w:date="2013-10-19T02:16:00Z"/>
              </w:rPr>
              <w:pPrChange w:id="14656" w:author="Anees Shaikh" w:date="2013-10-19T02:16:00Z">
                <w:pPr>
                  <w:pStyle w:val="XML1"/>
                </w:pPr>
              </w:pPrChange>
            </w:pPr>
            <w:ins w:id="14657" w:author="aas" w:date="2013-10-14T02:06:00Z">
              <w:del w:id="14658" w:author="Anees Shaikh" w:date="2013-10-19T02:16:00Z">
                <w:r w:rsidDel="00E067A3">
                  <w:delText xml:space="preserve">                      &lt;xs:complexType&gt;</w:delText>
                </w:r>
              </w:del>
            </w:ins>
          </w:p>
          <w:p w14:paraId="62D46473" w14:textId="39D17644" w:rsidR="00874469" w:rsidDel="00E067A3" w:rsidRDefault="00874469">
            <w:pPr>
              <w:pStyle w:val="Appx"/>
              <w:rPr>
                <w:ins w:id="14659" w:author="aas" w:date="2013-10-14T02:06:00Z"/>
                <w:del w:id="14660" w:author="Anees Shaikh" w:date="2013-10-19T02:16:00Z"/>
              </w:rPr>
              <w:pPrChange w:id="14661" w:author="Anees Shaikh" w:date="2013-10-19T02:16:00Z">
                <w:pPr>
                  <w:pStyle w:val="XML1"/>
                </w:pPr>
              </w:pPrChange>
            </w:pPr>
            <w:ins w:id="14662" w:author="aas" w:date="2013-10-14T02:06:00Z">
              <w:del w:id="14663" w:author="Anees Shaikh" w:date="2013-10-19T02:16:00Z">
                <w:r w:rsidDel="00E067A3">
                  <w:delText xml:space="preserve">                        &lt;xs:sequence&gt;</w:delText>
                </w:r>
              </w:del>
            </w:ins>
          </w:p>
          <w:p w14:paraId="091E8A97" w14:textId="6EAA4F88" w:rsidR="00874469" w:rsidDel="00E067A3" w:rsidRDefault="00874469">
            <w:pPr>
              <w:pStyle w:val="Appx"/>
              <w:rPr>
                <w:ins w:id="14664" w:author="aas" w:date="2013-10-14T02:06:00Z"/>
                <w:del w:id="14665" w:author="Anees Shaikh" w:date="2013-10-19T02:16:00Z"/>
              </w:rPr>
              <w:pPrChange w:id="14666" w:author="Anees Shaikh" w:date="2013-10-19T02:16:00Z">
                <w:pPr>
                  <w:pStyle w:val="XML1"/>
                </w:pPr>
              </w:pPrChange>
            </w:pPr>
            <w:ins w:id="14667" w:author="aas" w:date="2013-10-14T02:06:00Z">
              <w:del w:id="14668" w:author="Anees Shaikh" w:date="2013-10-19T02:16:00Z">
                <w:r w:rsidDel="00E067A3">
                  <w:delText xml:space="preserve">                          &lt;xs:element name="type" minOccurs="0" maxOccurs="unbounded"  type="OFMatchFieldType"/&gt;</w:delText>
                </w:r>
              </w:del>
            </w:ins>
          </w:p>
          <w:p w14:paraId="73B76B2A" w14:textId="16BA0939" w:rsidR="00874469" w:rsidDel="00E067A3" w:rsidRDefault="00874469">
            <w:pPr>
              <w:pStyle w:val="Appx"/>
              <w:rPr>
                <w:ins w:id="14669" w:author="aas" w:date="2013-10-14T02:06:00Z"/>
                <w:del w:id="14670" w:author="Anees Shaikh" w:date="2013-10-19T02:16:00Z"/>
              </w:rPr>
              <w:pPrChange w:id="14671" w:author="Anees Shaikh" w:date="2013-10-19T02:16:00Z">
                <w:pPr>
                  <w:pStyle w:val="XML1"/>
                </w:pPr>
              </w:pPrChange>
            </w:pPr>
            <w:ins w:id="14672" w:author="aas" w:date="2013-10-14T02:06:00Z">
              <w:del w:id="14673" w:author="Anees Shaikh" w:date="2013-10-19T02:16:00Z">
                <w:r w:rsidDel="00E067A3">
                  <w:delText xml:space="preserve">                          &lt;xs:any minOccurs="0" maxOccurs="unbounded"</w:delText>
                </w:r>
              </w:del>
            </w:ins>
          </w:p>
          <w:p w14:paraId="5E971FD2" w14:textId="7A008A13" w:rsidR="00874469" w:rsidDel="00E067A3" w:rsidRDefault="00874469">
            <w:pPr>
              <w:pStyle w:val="Appx"/>
              <w:rPr>
                <w:ins w:id="14674" w:author="aas" w:date="2013-10-14T02:06:00Z"/>
                <w:del w:id="14675" w:author="Anees Shaikh" w:date="2013-10-19T02:16:00Z"/>
              </w:rPr>
              <w:pPrChange w:id="14676" w:author="Anees Shaikh" w:date="2013-10-19T02:16:00Z">
                <w:pPr>
                  <w:pStyle w:val="XML1"/>
                </w:pPr>
              </w:pPrChange>
            </w:pPr>
            <w:ins w:id="14677" w:author="aas" w:date="2013-10-14T02:06:00Z">
              <w:del w:id="14678" w:author="Anees Shaikh" w:date="2013-10-19T02:16:00Z">
                <w:r w:rsidDel="00E067A3">
                  <w:delText xml:space="preserve">                                  namespace="##other" processContents="lax"/&gt;</w:delText>
                </w:r>
              </w:del>
            </w:ins>
          </w:p>
          <w:p w14:paraId="66AC94FA" w14:textId="01BDE7DA" w:rsidR="00874469" w:rsidDel="00E067A3" w:rsidRDefault="00874469">
            <w:pPr>
              <w:pStyle w:val="Appx"/>
              <w:rPr>
                <w:ins w:id="14679" w:author="aas" w:date="2013-10-14T02:06:00Z"/>
                <w:del w:id="14680" w:author="Anees Shaikh" w:date="2013-10-19T02:16:00Z"/>
              </w:rPr>
              <w:pPrChange w:id="14681" w:author="Anees Shaikh" w:date="2013-10-19T02:16:00Z">
                <w:pPr>
                  <w:pStyle w:val="XML1"/>
                </w:pPr>
              </w:pPrChange>
            </w:pPr>
            <w:ins w:id="14682" w:author="aas" w:date="2013-10-14T02:06:00Z">
              <w:del w:id="14683" w:author="Anees Shaikh" w:date="2013-10-19T02:16:00Z">
                <w:r w:rsidDel="00E067A3">
                  <w:delText xml:space="preserve">                        &lt;/xs:sequence&gt;</w:delText>
                </w:r>
              </w:del>
            </w:ins>
          </w:p>
          <w:p w14:paraId="05DC24EC" w14:textId="21DC15EB" w:rsidR="00874469" w:rsidDel="00E067A3" w:rsidRDefault="00874469">
            <w:pPr>
              <w:pStyle w:val="Appx"/>
              <w:rPr>
                <w:ins w:id="14684" w:author="aas" w:date="2013-10-14T02:06:00Z"/>
                <w:del w:id="14685" w:author="Anees Shaikh" w:date="2013-10-19T02:16:00Z"/>
              </w:rPr>
              <w:pPrChange w:id="14686" w:author="Anees Shaikh" w:date="2013-10-19T02:16:00Z">
                <w:pPr>
                  <w:pStyle w:val="XML1"/>
                </w:pPr>
              </w:pPrChange>
            </w:pPr>
            <w:ins w:id="14687" w:author="aas" w:date="2013-10-14T02:06:00Z">
              <w:del w:id="14688" w:author="Anees Shaikh" w:date="2013-10-19T02:16:00Z">
                <w:r w:rsidDel="00E067A3">
                  <w:delText xml:space="preserve">                      &lt;/xs:complexType&gt;</w:delText>
                </w:r>
              </w:del>
            </w:ins>
          </w:p>
          <w:p w14:paraId="69812D00" w14:textId="1341A1E1" w:rsidR="00874469" w:rsidDel="00E067A3" w:rsidRDefault="00874469">
            <w:pPr>
              <w:pStyle w:val="Appx"/>
              <w:rPr>
                <w:ins w:id="14689" w:author="aas" w:date="2013-10-14T02:06:00Z"/>
                <w:del w:id="14690" w:author="Anees Shaikh" w:date="2013-10-19T02:16:00Z"/>
              </w:rPr>
              <w:pPrChange w:id="14691" w:author="Anees Shaikh" w:date="2013-10-19T02:16:00Z">
                <w:pPr>
                  <w:pStyle w:val="XML1"/>
                </w:pPr>
              </w:pPrChange>
            </w:pPr>
            <w:ins w:id="14692" w:author="aas" w:date="2013-10-14T02:06:00Z">
              <w:del w:id="14693" w:author="Anees Shaikh" w:date="2013-10-19T02:16:00Z">
                <w:r w:rsidDel="00E067A3">
                  <w:delText xml:space="preserve">                    &lt;/xs:element&gt;</w:delText>
                </w:r>
              </w:del>
            </w:ins>
          </w:p>
          <w:p w14:paraId="1BA84CD7" w14:textId="57EBEF7B" w:rsidR="00874469" w:rsidDel="00E067A3" w:rsidRDefault="00874469">
            <w:pPr>
              <w:pStyle w:val="Appx"/>
              <w:rPr>
                <w:ins w:id="14694" w:author="aas" w:date="2013-10-14T02:06:00Z"/>
                <w:del w:id="14695" w:author="Anees Shaikh" w:date="2013-10-19T02:16:00Z"/>
              </w:rPr>
              <w:pPrChange w:id="14696" w:author="Anees Shaikh" w:date="2013-10-19T02:16:00Z">
                <w:pPr>
                  <w:pStyle w:val="XML1"/>
                </w:pPr>
              </w:pPrChange>
            </w:pPr>
            <w:ins w:id="14697" w:author="aas" w:date="2013-10-14T02:06:00Z">
              <w:del w:id="14698" w:author="Anees Shaikh" w:date="2013-10-19T02:16:00Z">
                <w:r w:rsidDel="00E067A3">
                  <w:delText xml:space="preserve">                    &lt;xs:element name="metadata-match" minOccurs="0"  type="hex-binary"&gt;</w:delText>
                </w:r>
              </w:del>
            </w:ins>
          </w:p>
          <w:p w14:paraId="2298A6E7" w14:textId="114F2B1C" w:rsidR="00874469" w:rsidDel="00E067A3" w:rsidRDefault="00874469">
            <w:pPr>
              <w:pStyle w:val="Appx"/>
              <w:rPr>
                <w:ins w:id="14699" w:author="aas" w:date="2013-10-14T02:06:00Z"/>
                <w:del w:id="14700" w:author="Anees Shaikh" w:date="2013-10-19T02:16:00Z"/>
              </w:rPr>
              <w:pPrChange w:id="14701" w:author="Anees Shaikh" w:date="2013-10-19T02:16:00Z">
                <w:pPr>
                  <w:pStyle w:val="XML1"/>
                </w:pPr>
              </w:pPrChange>
            </w:pPr>
            <w:ins w:id="14702" w:author="aas" w:date="2013-10-14T02:06:00Z">
              <w:del w:id="14703" w:author="Anees Shaikh" w:date="2013-10-19T02:16:00Z">
                <w:r w:rsidDel="00E067A3">
                  <w:delText xml:space="preserve">                      &lt;xs:annotation&gt;</w:delText>
                </w:r>
              </w:del>
            </w:ins>
          </w:p>
          <w:p w14:paraId="5547BABE" w14:textId="25359A74" w:rsidR="00874469" w:rsidDel="00E067A3" w:rsidRDefault="00874469">
            <w:pPr>
              <w:pStyle w:val="Appx"/>
              <w:rPr>
                <w:ins w:id="14704" w:author="aas" w:date="2013-10-14T02:06:00Z"/>
                <w:del w:id="14705" w:author="Anees Shaikh" w:date="2013-10-19T02:16:00Z"/>
              </w:rPr>
              <w:pPrChange w:id="14706" w:author="Anees Shaikh" w:date="2013-10-19T02:16:00Z">
                <w:pPr>
                  <w:pStyle w:val="XML1"/>
                </w:pPr>
              </w:pPrChange>
            </w:pPr>
            <w:ins w:id="14707" w:author="aas" w:date="2013-10-14T02:06:00Z">
              <w:del w:id="14708" w:author="Anees Shaikh" w:date="2013-10-19T02:16:00Z">
                <w:r w:rsidDel="00E067A3">
                  <w:delText xml:space="preserve">                        &lt;xs:documentation&gt;</w:delText>
                </w:r>
              </w:del>
            </w:ins>
          </w:p>
          <w:p w14:paraId="3BD3E829" w14:textId="1FAC9F65" w:rsidR="00874469" w:rsidDel="00E067A3" w:rsidRDefault="00874469">
            <w:pPr>
              <w:pStyle w:val="Appx"/>
              <w:rPr>
                <w:ins w:id="14709" w:author="aas" w:date="2013-10-14T02:06:00Z"/>
                <w:del w:id="14710" w:author="Anees Shaikh" w:date="2013-10-19T02:16:00Z"/>
              </w:rPr>
              <w:pPrChange w:id="14711" w:author="Anees Shaikh" w:date="2013-10-19T02:16:00Z">
                <w:pPr>
                  <w:pStyle w:val="XML1"/>
                </w:pPr>
              </w:pPrChange>
            </w:pPr>
            <w:ins w:id="14712" w:author="aas" w:date="2013-10-14T02:06:00Z">
              <w:del w:id="14713" w:author="Anees Shaikh" w:date="2013-10-19T02:16:00Z">
                <w:r w:rsidDel="00E067A3">
                  <w:delText xml:space="preserve">                          This element indicates the bits of the metadata field on which the flow</w:delText>
                </w:r>
              </w:del>
            </w:ins>
          </w:p>
          <w:p w14:paraId="4B7E3E44" w14:textId="3C6BADD9" w:rsidR="00874469" w:rsidDel="00E067A3" w:rsidRDefault="00874469">
            <w:pPr>
              <w:pStyle w:val="Appx"/>
              <w:rPr>
                <w:ins w:id="14714" w:author="aas" w:date="2013-10-14T02:06:00Z"/>
                <w:del w:id="14715" w:author="Anees Shaikh" w:date="2013-10-19T02:16:00Z"/>
              </w:rPr>
              <w:pPrChange w:id="14716" w:author="Anees Shaikh" w:date="2013-10-19T02:16:00Z">
                <w:pPr>
                  <w:pStyle w:val="XML1"/>
                </w:pPr>
              </w:pPrChange>
            </w:pPr>
            <w:ins w:id="14717" w:author="aas" w:date="2013-10-14T02:06:00Z">
              <w:del w:id="14718" w:author="Anees Shaikh" w:date="2013-10-19T02:16:00Z">
                <w:r w:rsidDel="00E067A3">
                  <w:delText xml:space="preserve">                                table can match.  It is represented as 64-bit integer in</w:delText>
                </w:r>
              </w:del>
            </w:ins>
          </w:p>
          <w:p w14:paraId="45279A95" w14:textId="09F9349A" w:rsidR="00874469" w:rsidDel="00E067A3" w:rsidRDefault="00874469">
            <w:pPr>
              <w:pStyle w:val="Appx"/>
              <w:rPr>
                <w:ins w:id="14719" w:author="aas" w:date="2013-10-14T02:06:00Z"/>
                <w:del w:id="14720" w:author="Anees Shaikh" w:date="2013-10-19T02:16:00Z"/>
              </w:rPr>
              <w:pPrChange w:id="14721" w:author="Anees Shaikh" w:date="2013-10-19T02:16:00Z">
                <w:pPr>
                  <w:pStyle w:val="XML1"/>
                </w:pPr>
              </w:pPrChange>
            </w:pPr>
            <w:ins w:id="14722" w:author="aas" w:date="2013-10-14T02:06:00Z">
              <w:del w:id="14723" w:author="Anees Shaikh" w:date="2013-10-19T02:16:00Z">
                <w:r w:rsidDel="00E067A3">
                  <w:delText xml:space="preserve">                                hexadecimal digits([0-9a-fA-F]) format.</w:delText>
                </w:r>
              </w:del>
            </w:ins>
          </w:p>
          <w:p w14:paraId="1B6224D7" w14:textId="64A84967" w:rsidR="00874469" w:rsidDel="00E067A3" w:rsidRDefault="00874469">
            <w:pPr>
              <w:pStyle w:val="Appx"/>
              <w:rPr>
                <w:ins w:id="14724" w:author="aas" w:date="2013-10-14T02:06:00Z"/>
                <w:del w:id="14725" w:author="Anees Shaikh" w:date="2013-10-19T02:16:00Z"/>
              </w:rPr>
              <w:pPrChange w:id="14726" w:author="Anees Shaikh" w:date="2013-10-19T02:16:00Z">
                <w:pPr>
                  <w:pStyle w:val="XML1"/>
                </w:pPr>
              </w:pPrChange>
            </w:pPr>
            <w:ins w:id="14727" w:author="aas" w:date="2013-10-14T02:06:00Z">
              <w:del w:id="14728" w:author="Anees Shaikh" w:date="2013-10-19T02:16:00Z">
                <w:r w:rsidDel="00E067A3">
                  <w:delText xml:space="preserve">                        &lt;/xs:documentation&gt;</w:delText>
                </w:r>
              </w:del>
            </w:ins>
          </w:p>
          <w:p w14:paraId="1F2C165D" w14:textId="2714D9A6" w:rsidR="00874469" w:rsidDel="00E067A3" w:rsidRDefault="00874469">
            <w:pPr>
              <w:pStyle w:val="Appx"/>
              <w:rPr>
                <w:ins w:id="14729" w:author="aas" w:date="2013-10-14T02:06:00Z"/>
                <w:del w:id="14730" w:author="Anees Shaikh" w:date="2013-10-19T02:16:00Z"/>
              </w:rPr>
              <w:pPrChange w:id="14731" w:author="Anees Shaikh" w:date="2013-10-19T02:16:00Z">
                <w:pPr>
                  <w:pStyle w:val="XML1"/>
                </w:pPr>
              </w:pPrChange>
            </w:pPr>
            <w:ins w:id="14732" w:author="aas" w:date="2013-10-14T02:06:00Z">
              <w:del w:id="14733" w:author="Anees Shaikh" w:date="2013-10-19T02:16:00Z">
                <w:r w:rsidDel="00E067A3">
                  <w:delText xml:space="preserve">                      &lt;/xs:annotation&gt;</w:delText>
                </w:r>
              </w:del>
            </w:ins>
          </w:p>
          <w:p w14:paraId="7962A17C" w14:textId="65EE77FD" w:rsidR="00874469" w:rsidDel="00E067A3" w:rsidRDefault="00874469">
            <w:pPr>
              <w:pStyle w:val="Appx"/>
              <w:rPr>
                <w:ins w:id="14734" w:author="aas" w:date="2013-10-14T02:06:00Z"/>
                <w:del w:id="14735" w:author="Anees Shaikh" w:date="2013-10-19T02:16:00Z"/>
              </w:rPr>
              <w:pPrChange w:id="14736" w:author="Anees Shaikh" w:date="2013-10-19T02:16:00Z">
                <w:pPr>
                  <w:pStyle w:val="XML1"/>
                </w:pPr>
              </w:pPrChange>
            </w:pPr>
            <w:ins w:id="14737" w:author="aas" w:date="2013-10-14T02:06:00Z">
              <w:del w:id="14738" w:author="Anees Shaikh" w:date="2013-10-19T02:16:00Z">
                <w:r w:rsidDel="00E067A3">
                  <w:delText xml:space="preserve">                    &lt;/xs:element&gt;</w:delText>
                </w:r>
              </w:del>
            </w:ins>
          </w:p>
          <w:p w14:paraId="57D9F89F" w14:textId="087E1814" w:rsidR="00874469" w:rsidDel="00E067A3" w:rsidRDefault="00874469">
            <w:pPr>
              <w:pStyle w:val="Appx"/>
              <w:rPr>
                <w:ins w:id="14739" w:author="aas" w:date="2013-10-14T02:06:00Z"/>
                <w:del w:id="14740" w:author="Anees Shaikh" w:date="2013-10-19T02:16:00Z"/>
              </w:rPr>
              <w:pPrChange w:id="14741" w:author="Anees Shaikh" w:date="2013-10-19T02:16:00Z">
                <w:pPr>
                  <w:pStyle w:val="XML1"/>
                </w:pPr>
              </w:pPrChange>
            </w:pPr>
            <w:ins w:id="14742" w:author="aas" w:date="2013-10-14T02:06:00Z">
              <w:del w:id="14743" w:author="Anees Shaikh" w:date="2013-10-19T02:16:00Z">
                <w:r w:rsidDel="00E067A3">
                  <w:delText xml:space="preserve">                    &lt;xs:element name="metadata-write" minOccurs="0"  type="hex-binary"&gt;</w:delText>
                </w:r>
              </w:del>
            </w:ins>
          </w:p>
          <w:p w14:paraId="6023DF39" w14:textId="686E71B5" w:rsidR="00874469" w:rsidDel="00E067A3" w:rsidRDefault="00874469">
            <w:pPr>
              <w:pStyle w:val="Appx"/>
              <w:rPr>
                <w:ins w:id="14744" w:author="aas" w:date="2013-10-14T02:06:00Z"/>
                <w:del w:id="14745" w:author="Anees Shaikh" w:date="2013-10-19T02:16:00Z"/>
              </w:rPr>
              <w:pPrChange w:id="14746" w:author="Anees Shaikh" w:date="2013-10-19T02:16:00Z">
                <w:pPr>
                  <w:pStyle w:val="XML1"/>
                </w:pPr>
              </w:pPrChange>
            </w:pPr>
            <w:ins w:id="14747" w:author="aas" w:date="2013-10-14T02:06:00Z">
              <w:del w:id="14748" w:author="Anees Shaikh" w:date="2013-10-19T02:16:00Z">
                <w:r w:rsidDel="00E067A3">
                  <w:delText xml:space="preserve">                      &lt;xs:annotation&gt;</w:delText>
                </w:r>
              </w:del>
            </w:ins>
          </w:p>
          <w:p w14:paraId="5B378A63" w14:textId="42AB19E3" w:rsidR="00874469" w:rsidDel="00E067A3" w:rsidRDefault="00874469">
            <w:pPr>
              <w:pStyle w:val="Appx"/>
              <w:rPr>
                <w:ins w:id="14749" w:author="aas" w:date="2013-10-14T02:06:00Z"/>
                <w:del w:id="14750" w:author="Anees Shaikh" w:date="2013-10-19T02:16:00Z"/>
              </w:rPr>
              <w:pPrChange w:id="14751" w:author="Anees Shaikh" w:date="2013-10-19T02:16:00Z">
                <w:pPr>
                  <w:pStyle w:val="XML1"/>
                </w:pPr>
              </w:pPrChange>
            </w:pPr>
            <w:ins w:id="14752" w:author="aas" w:date="2013-10-14T02:06:00Z">
              <w:del w:id="14753" w:author="Anees Shaikh" w:date="2013-10-19T02:16:00Z">
                <w:r w:rsidDel="00E067A3">
                  <w:delText xml:space="preserve">                        &lt;xs:documentation&gt;</w:delText>
                </w:r>
              </w:del>
            </w:ins>
          </w:p>
          <w:p w14:paraId="7CC4DB64" w14:textId="390CE452" w:rsidR="00874469" w:rsidDel="00E067A3" w:rsidRDefault="00874469">
            <w:pPr>
              <w:pStyle w:val="Appx"/>
              <w:rPr>
                <w:ins w:id="14754" w:author="aas" w:date="2013-10-14T02:06:00Z"/>
                <w:del w:id="14755" w:author="Anees Shaikh" w:date="2013-10-19T02:16:00Z"/>
              </w:rPr>
              <w:pPrChange w:id="14756" w:author="Anees Shaikh" w:date="2013-10-19T02:16:00Z">
                <w:pPr>
                  <w:pStyle w:val="XML1"/>
                </w:pPr>
              </w:pPrChange>
            </w:pPr>
            <w:ins w:id="14757" w:author="aas" w:date="2013-10-14T02:06:00Z">
              <w:del w:id="14758" w:author="Anees Shaikh" w:date="2013-10-19T02:16:00Z">
                <w:r w:rsidDel="00E067A3">
                  <w:delText xml:space="preserve">                          This element indicates the bits of the metadata field on which flow</w:delText>
                </w:r>
              </w:del>
            </w:ins>
          </w:p>
          <w:p w14:paraId="27218CF5" w14:textId="3E9FE2E0" w:rsidR="00874469" w:rsidDel="00E067A3" w:rsidRDefault="00874469">
            <w:pPr>
              <w:pStyle w:val="Appx"/>
              <w:rPr>
                <w:ins w:id="14759" w:author="aas" w:date="2013-10-14T02:06:00Z"/>
                <w:del w:id="14760" w:author="Anees Shaikh" w:date="2013-10-19T02:16:00Z"/>
              </w:rPr>
              <w:pPrChange w:id="14761" w:author="Anees Shaikh" w:date="2013-10-19T02:16:00Z">
                <w:pPr>
                  <w:pStyle w:val="XML1"/>
                </w:pPr>
              </w:pPrChange>
            </w:pPr>
            <w:ins w:id="14762" w:author="aas" w:date="2013-10-14T02:06:00Z">
              <w:del w:id="14763" w:author="Anees Shaikh" w:date="2013-10-19T02:16:00Z">
                <w:r w:rsidDel="00E067A3">
                  <w:delText xml:space="preserve">                                 table can write using the 'write-metadata' instruction.  It is</w:delText>
                </w:r>
              </w:del>
            </w:ins>
          </w:p>
          <w:p w14:paraId="4D294FC5" w14:textId="2F2E4392" w:rsidR="00874469" w:rsidDel="00E067A3" w:rsidRDefault="00874469">
            <w:pPr>
              <w:pStyle w:val="Appx"/>
              <w:rPr>
                <w:ins w:id="14764" w:author="aas" w:date="2013-10-14T02:06:00Z"/>
                <w:del w:id="14765" w:author="Anees Shaikh" w:date="2013-10-19T02:16:00Z"/>
              </w:rPr>
              <w:pPrChange w:id="14766" w:author="Anees Shaikh" w:date="2013-10-19T02:16:00Z">
                <w:pPr>
                  <w:pStyle w:val="XML1"/>
                </w:pPr>
              </w:pPrChange>
            </w:pPr>
            <w:ins w:id="14767" w:author="aas" w:date="2013-10-14T02:06:00Z">
              <w:del w:id="14768" w:author="Anees Shaikh" w:date="2013-10-19T02:16:00Z">
                <w:r w:rsidDel="00E067A3">
                  <w:delText xml:space="preserve">                                 represented as 64-bit integer in hexadecimal digits([0-9a-fA-F])</w:delText>
                </w:r>
              </w:del>
            </w:ins>
          </w:p>
          <w:p w14:paraId="44E61E52" w14:textId="1CE31195" w:rsidR="00874469" w:rsidDel="00E067A3" w:rsidRDefault="00874469">
            <w:pPr>
              <w:pStyle w:val="Appx"/>
              <w:rPr>
                <w:ins w:id="14769" w:author="aas" w:date="2013-10-14T02:06:00Z"/>
                <w:del w:id="14770" w:author="Anees Shaikh" w:date="2013-10-19T02:16:00Z"/>
              </w:rPr>
              <w:pPrChange w:id="14771" w:author="Anees Shaikh" w:date="2013-10-19T02:16:00Z">
                <w:pPr>
                  <w:pStyle w:val="XML1"/>
                </w:pPr>
              </w:pPrChange>
            </w:pPr>
            <w:ins w:id="14772" w:author="aas" w:date="2013-10-14T02:06:00Z">
              <w:del w:id="14773" w:author="Anees Shaikh" w:date="2013-10-19T02:16:00Z">
                <w:r w:rsidDel="00E067A3">
                  <w:delText xml:space="preserve">                                 format.</w:delText>
                </w:r>
              </w:del>
            </w:ins>
          </w:p>
          <w:p w14:paraId="4B25FCE4" w14:textId="4E2636ED" w:rsidR="00874469" w:rsidDel="00E067A3" w:rsidRDefault="00874469">
            <w:pPr>
              <w:pStyle w:val="Appx"/>
              <w:rPr>
                <w:ins w:id="14774" w:author="aas" w:date="2013-10-14T02:06:00Z"/>
                <w:del w:id="14775" w:author="Anees Shaikh" w:date="2013-10-19T02:16:00Z"/>
              </w:rPr>
              <w:pPrChange w:id="14776" w:author="Anees Shaikh" w:date="2013-10-19T02:16:00Z">
                <w:pPr>
                  <w:pStyle w:val="XML1"/>
                </w:pPr>
              </w:pPrChange>
            </w:pPr>
            <w:ins w:id="14777" w:author="aas" w:date="2013-10-14T02:06:00Z">
              <w:del w:id="14778" w:author="Anees Shaikh" w:date="2013-10-19T02:16:00Z">
                <w:r w:rsidDel="00E067A3">
                  <w:delText xml:space="preserve">                        &lt;/xs:documentation&gt;</w:delText>
                </w:r>
              </w:del>
            </w:ins>
          </w:p>
          <w:p w14:paraId="0B638D26" w14:textId="2B160BF9" w:rsidR="00874469" w:rsidDel="00E067A3" w:rsidRDefault="00874469">
            <w:pPr>
              <w:pStyle w:val="Appx"/>
              <w:rPr>
                <w:ins w:id="14779" w:author="aas" w:date="2013-10-14T02:06:00Z"/>
                <w:del w:id="14780" w:author="Anees Shaikh" w:date="2013-10-19T02:16:00Z"/>
              </w:rPr>
              <w:pPrChange w:id="14781" w:author="Anees Shaikh" w:date="2013-10-19T02:16:00Z">
                <w:pPr>
                  <w:pStyle w:val="XML1"/>
                </w:pPr>
              </w:pPrChange>
            </w:pPr>
            <w:ins w:id="14782" w:author="aas" w:date="2013-10-14T02:06:00Z">
              <w:del w:id="14783" w:author="Anees Shaikh" w:date="2013-10-19T02:16:00Z">
                <w:r w:rsidDel="00E067A3">
                  <w:delText xml:space="preserve">                      &lt;/xs:annotation&gt;</w:delText>
                </w:r>
              </w:del>
            </w:ins>
          </w:p>
          <w:p w14:paraId="052AA7E0" w14:textId="07D61C30" w:rsidR="00874469" w:rsidDel="00E067A3" w:rsidRDefault="00874469">
            <w:pPr>
              <w:pStyle w:val="Appx"/>
              <w:rPr>
                <w:ins w:id="14784" w:author="aas" w:date="2013-10-14T02:06:00Z"/>
                <w:del w:id="14785" w:author="Anees Shaikh" w:date="2013-10-19T02:16:00Z"/>
              </w:rPr>
              <w:pPrChange w:id="14786" w:author="Anees Shaikh" w:date="2013-10-19T02:16:00Z">
                <w:pPr>
                  <w:pStyle w:val="XML1"/>
                </w:pPr>
              </w:pPrChange>
            </w:pPr>
            <w:ins w:id="14787" w:author="aas" w:date="2013-10-14T02:06:00Z">
              <w:del w:id="14788" w:author="Anees Shaikh" w:date="2013-10-19T02:16:00Z">
                <w:r w:rsidDel="00E067A3">
                  <w:delText xml:space="preserve">                    &lt;/xs:element&gt;</w:delText>
                </w:r>
              </w:del>
            </w:ins>
          </w:p>
          <w:p w14:paraId="5076F146" w14:textId="0309B2AF" w:rsidR="00874469" w:rsidDel="00E067A3" w:rsidRDefault="00874469">
            <w:pPr>
              <w:pStyle w:val="Appx"/>
              <w:rPr>
                <w:ins w:id="14789" w:author="aas" w:date="2013-10-14T02:06:00Z"/>
                <w:del w:id="14790" w:author="Anees Shaikh" w:date="2013-10-19T02:16:00Z"/>
              </w:rPr>
              <w:pPrChange w:id="14791" w:author="Anees Shaikh" w:date="2013-10-19T02:16:00Z">
                <w:pPr>
                  <w:pStyle w:val="XML1"/>
                </w:pPr>
              </w:pPrChange>
            </w:pPr>
            <w:ins w:id="14792" w:author="aas" w:date="2013-10-14T02:06:00Z">
              <w:del w:id="14793" w:author="Anees Shaikh" w:date="2013-10-19T02:16:00Z">
                <w:r w:rsidDel="00E067A3">
                  <w:delText xml:space="preserve">                    &lt;xs:any minOccurs="0" maxOccurs="unbounded"</w:delText>
                </w:r>
              </w:del>
            </w:ins>
          </w:p>
          <w:p w14:paraId="7E12ED68" w14:textId="2618969A" w:rsidR="00874469" w:rsidDel="00E067A3" w:rsidRDefault="00874469">
            <w:pPr>
              <w:pStyle w:val="Appx"/>
              <w:rPr>
                <w:ins w:id="14794" w:author="aas" w:date="2013-10-14T02:06:00Z"/>
                <w:del w:id="14795" w:author="Anees Shaikh" w:date="2013-10-19T02:16:00Z"/>
              </w:rPr>
              <w:pPrChange w:id="14796" w:author="Anees Shaikh" w:date="2013-10-19T02:16:00Z">
                <w:pPr>
                  <w:pStyle w:val="XML1"/>
                </w:pPr>
              </w:pPrChange>
            </w:pPr>
            <w:ins w:id="14797" w:author="aas" w:date="2013-10-14T02:06:00Z">
              <w:del w:id="14798" w:author="Anees Shaikh" w:date="2013-10-19T02:16:00Z">
                <w:r w:rsidDel="00E067A3">
                  <w:delText xml:space="preserve">                            namespace="##other" processContents="lax"/&gt;</w:delText>
                </w:r>
              </w:del>
            </w:ins>
          </w:p>
          <w:p w14:paraId="372AACF6" w14:textId="1856602D" w:rsidR="00874469" w:rsidDel="00E067A3" w:rsidRDefault="00874469">
            <w:pPr>
              <w:pStyle w:val="Appx"/>
              <w:rPr>
                <w:ins w:id="14799" w:author="aas" w:date="2013-10-14T02:06:00Z"/>
                <w:del w:id="14800" w:author="Anees Shaikh" w:date="2013-10-19T02:16:00Z"/>
              </w:rPr>
              <w:pPrChange w:id="14801" w:author="Anees Shaikh" w:date="2013-10-19T02:16:00Z">
                <w:pPr>
                  <w:pStyle w:val="XML1"/>
                </w:pPr>
              </w:pPrChange>
            </w:pPr>
            <w:ins w:id="14802" w:author="aas" w:date="2013-10-14T02:06:00Z">
              <w:del w:id="14803" w:author="Anees Shaikh" w:date="2013-10-19T02:16:00Z">
                <w:r w:rsidDel="00E067A3">
                  <w:delText xml:space="preserve">                  &lt;/xs:sequence&gt;</w:delText>
                </w:r>
              </w:del>
            </w:ins>
          </w:p>
          <w:p w14:paraId="7B3A2EB5" w14:textId="44B45ABD" w:rsidR="00874469" w:rsidDel="00E067A3" w:rsidRDefault="00874469">
            <w:pPr>
              <w:pStyle w:val="Appx"/>
              <w:rPr>
                <w:ins w:id="14804" w:author="aas" w:date="2013-10-14T02:06:00Z"/>
                <w:del w:id="14805" w:author="Anees Shaikh" w:date="2013-10-19T02:16:00Z"/>
              </w:rPr>
              <w:pPrChange w:id="14806" w:author="Anees Shaikh" w:date="2013-10-19T02:16:00Z">
                <w:pPr>
                  <w:pStyle w:val="XML1"/>
                </w:pPr>
              </w:pPrChange>
            </w:pPr>
            <w:ins w:id="14807" w:author="aas" w:date="2013-10-14T02:06:00Z">
              <w:del w:id="14808" w:author="Anees Shaikh" w:date="2013-10-19T02:16:00Z">
                <w:r w:rsidDel="00E067A3">
                  <w:delText xml:space="preserve">                &lt;/xs:complexType&gt;</w:delText>
                </w:r>
              </w:del>
            </w:ins>
          </w:p>
          <w:p w14:paraId="021ED1B0" w14:textId="5609EDEF" w:rsidR="00874469" w:rsidDel="00E067A3" w:rsidRDefault="00874469">
            <w:pPr>
              <w:pStyle w:val="Appx"/>
              <w:rPr>
                <w:ins w:id="14809" w:author="aas" w:date="2013-10-14T02:06:00Z"/>
                <w:del w:id="14810" w:author="Anees Shaikh" w:date="2013-10-19T02:16:00Z"/>
              </w:rPr>
              <w:pPrChange w:id="14811" w:author="Anees Shaikh" w:date="2013-10-19T02:16:00Z">
                <w:pPr>
                  <w:pStyle w:val="XML1"/>
                </w:pPr>
              </w:pPrChange>
            </w:pPr>
            <w:ins w:id="14812" w:author="aas" w:date="2013-10-14T02:06:00Z">
              <w:del w:id="14813" w:author="Anees Shaikh" w:date="2013-10-19T02:16:00Z">
                <w:r w:rsidDel="00E067A3">
                  <w:delText xml:space="preserve">              &lt;/xs:element&gt;</w:delText>
                </w:r>
              </w:del>
            </w:ins>
          </w:p>
          <w:p w14:paraId="735F1132" w14:textId="55F9CB88" w:rsidR="00874469" w:rsidDel="00E067A3" w:rsidRDefault="00874469">
            <w:pPr>
              <w:pStyle w:val="Appx"/>
              <w:rPr>
                <w:ins w:id="14814" w:author="aas" w:date="2013-10-14T02:06:00Z"/>
                <w:del w:id="14815" w:author="Anees Shaikh" w:date="2013-10-19T02:16:00Z"/>
              </w:rPr>
              <w:pPrChange w:id="14816" w:author="Anees Shaikh" w:date="2013-10-19T02:16:00Z">
                <w:pPr>
                  <w:pStyle w:val="XML1"/>
                </w:pPr>
              </w:pPrChange>
            </w:pPr>
            <w:ins w:id="14817" w:author="aas" w:date="2013-10-14T02:06:00Z">
              <w:del w:id="14818" w:author="Anees Shaikh" w:date="2013-10-19T02:16:00Z">
                <w:r w:rsidDel="00E067A3">
                  <w:delText xml:space="preserve">              &lt;xs:any minOccurs="0" maxOccurs="unbounded"</w:delText>
                </w:r>
              </w:del>
            </w:ins>
          </w:p>
          <w:p w14:paraId="21239737" w14:textId="451B1DDF" w:rsidR="00874469" w:rsidDel="00E067A3" w:rsidRDefault="00874469">
            <w:pPr>
              <w:pStyle w:val="Appx"/>
              <w:rPr>
                <w:ins w:id="14819" w:author="aas" w:date="2013-10-14T02:06:00Z"/>
                <w:del w:id="14820" w:author="Anees Shaikh" w:date="2013-10-19T02:16:00Z"/>
              </w:rPr>
              <w:pPrChange w:id="14821" w:author="Anees Shaikh" w:date="2013-10-19T02:16:00Z">
                <w:pPr>
                  <w:pStyle w:val="XML1"/>
                </w:pPr>
              </w:pPrChange>
            </w:pPr>
            <w:ins w:id="14822" w:author="aas" w:date="2013-10-14T02:06:00Z">
              <w:del w:id="14823" w:author="Anees Shaikh" w:date="2013-10-19T02:16:00Z">
                <w:r w:rsidDel="00E067A3">
                  <w:delText xml:space="preserve">                      namespace="##other" processContents="lax"/&gt;</w:delText>
                </w:r>
              </w:del>
            </w:ins>
          </w:p>
          <w:p w14:paraId="6D6CE0AF" w14:textId="3C55C35D" w:rsidR="00874469" w:rsidDel="00E067A3" w:rsidRDefault="00874469">
            <w:pPr>
              <w:pStyle w:val="Appx"/>
              <w:rPr>
                <w:ins w:id="14824" w:author="aas" w:date="2013-10-14T02:06:00Z"/>
                <w:del w:id="14825" w:author="Anees Shaikh" w:date="2013-10-19T02:16:00Z"/>
              </w:rPr>
              <w:pPrChange w:id="14826" w:author="Anees Shaikh" w:date="2013-10-19T02:16:00Z">
                <w:pPr>
                  <w:pStyle w:val="XML1"/>
                </w:pPr>
              </w:pPrChange>
            </w:pPr>
            <w:ins w:id="14827" w:author="aas" w:date="2013-10-14T02:06:00Z">
              <w:del w:id="14828" w:author="Anees Shaikh" w:date="2013-10-19T02:16:00Z">
                <w:r w:rsidDel="00E067A3">
                  <w:delText xml:space="preserve">            &lt;/xs:sequence&gt;</w:delText>
                </w:r>
              </w:del>
            </w:ins>
          </w:p>
          <w:p w14:paraId="04F49343" w14:textId="413487F9" w:rsidR="00874469" w:rsidDel="00E067A3" w:rsidRDefault="00874469">
            <w:pPr>
              <w:pStyle w:val="Appx"/>
              <w:rPr>
                <w:ins w:id="14829" w:author="aas" w:date="2013-10-14T02:06:00Z"/>
                <w:del w:id="14830" w:author="Anees Shaikh" w:date="2013-10-19T02:16:00Z"/>
              </w:rPr>
              <w:pPrChange w:id="14831" w:author="Anees Shaikh" w:date="2013-10-19T02:16:00Z">
                <w:pPr>
                  <w:pStyle w:val="XML1"/>
                </w:pPr>
              </w:pPrChange>
            </w:pPr>
            <w:ins w:id="14832" w:author="aas" w:date="2013-10-14T02:06:00Z">
              <w:del w:id="14833" w:author="Anees Shaikh" w:date="2013-10-19T02:16:00Z">
                <w:r w:rsidDel="00E067A3">
                  <w:delText xml:space="preserve">          &lt;/xs:complexType&gt;</w:delText>
                </w:r>
              </w:del>
            </w:ins>
          </w:p>
          <w:p w14:paraId="35C22438" w14:textId="17513659" w:rsidR="00874469" w:rsidDel="00E067A3" w:rsidRDefault="00874469">
            <w:pPr>
              <w:pStyle w:val="Appx"/>
              <w:rPr>
                <w:ins w:id="14834" w:author="aas" w:date="2013-10-14T02:06:00Z"/>
                <w:del w:id="14835" w:author="Anees Shaikh" w:date="2013-10-19T02:16:00Z"/>
              </w:rPr>
              <w:pPrChange w:id="14836" w:author="Anees Shaikh" w:date="2013-10-19T02:16:00Z">
                <w:pPr>
                  <w:pStyle w:val="XML1"/>
                </w:pPr>
              </w:pPrChange>
            </w:pPr>
            <w:ins w:id="14837" w:author="aas" w:date="2013-10-14T02:06:00Z">
              <w:del w:id="14838" w:author="Anees Shaikh" w:date="2013-10-19T02:16:00Z">
                <w:r w:rsidDel="00E067A3">
                  <w:delText xml:space="preserve">          &lt;xs:key name="key_resources_capable-switch_port"&gt;</w:delText>
                </w:r>
              </w:del>
            </w:ins>
          </w:p>
          <w:p w14:paraId="73F438A1" w14:textId="219EB479" w:rsidR="00874469" w:rsidDel="00E067A3" w:rsidRDefault="00874469">
            <w:pPr>
              <w:pStyle w:val="Appx"/>
              <w:rPr>
                <w:ins w:id="14839" w:author="aas" w:date="2013-10-14T02:06:00Z"/>
                <w:del w:id="14840" w:author="Anees Shaikh" w:date="2013-10-19T02:16:00Z"/>
              </w:rPr>
              <w:pPrChange w:id="14841" w:author="Anees Shaikh" w:date="2013-10-19T02:16:00Z">
                <w:pPr>
                  <w:pStyle w:val="XML1"/>
                </w:pPr>
              </w:pPrChange>
            </w:pPr>
            <w:ins w:id="14842" w:author="aas" w:date="2013-10-14T02:06:00Z">
              <w:del w:id="14843" w:author="Anees Shaikh" w:date="2013-10-19T02:16:00Z">
                <w:r w:rsidDel="00E067A3">
                  <w:delText xml:space="preserve">            &lt;xs:selector xpath="of-config:port"/&gt;</w:delText>
                </w:r>
              </w:del>
            </w:ins>
          </w:p>
          <w:p w14:paraId="7B2D72D8" w14:textId="607E4C03" w:rsidR="00874469" w:rsidDel="00E067A3" w:rsidRDefault="00874469">
            <w:pPr>
              <w:pStyle w:val="Appx"/>
              <w:rPr>
                <w:ins w:id="14844" w:author="aas" w:date="2013-10-14T02:06:00Z"/>
                <w:del w:id="14845" w:author="Anees Shaikh" w:date="2013-10-19T02:16:00Z"/>
              </w:rPr>
              <w:pPrChange w:id="14846" w:author="Anees Shaikh" w:date="2013-10-19T02:16:00Z">
                <w:pPr>
                  <w:pStyle w:val="XML1"/>
                </w:pPr>
              </w:pPrChange>
            </w:pPr>
            <w:ins w:id="14847" w:author="aas" w:date="2013-10-14T02:06:00Z">
              <w:del w:id="14848" w:author="Anees Shaikh" w:date="2013-10-19T02:16:00Z">
                <w:r w:rsidDel="00E067A3">
                  <w:delText xml:space="preserve">            &lt;xs:field xpath="of-config:resource-id"/&gt;</w:delText>
                </w:r>
              </w:del>
            </w:ins>
          </w:p>
          <w:p w14:paraId="199BBA23" w14:textId="225E2CEA" w:rsidR="00874469" w:rsidDel="00E067A3" w:rsidRDefault="00874469">
            <w:pPr>
              <w:pStyle w:val="Appx"/>
              <w:rPr>
                <w:ins w:id="14849" w:author="aas" w:date="2013-10-14T02:06:00Z"/>
                <w:del w:id="14850" w:author="Anees Shaikh" w:date="2013-10-19T02:16:00Z"/>
              </w:rPr>
              <w:pPrChange w:id="14851" w:author="Anees Shaikh" w:date="2013-10-19T02:16:00Z">
                <w:pPr>
                  <w:pStyle w:val="XML1"/>
                </w:pPr>
              </w:pPrChange>
            </w:pPr>
            <w:ins w:id="14852" w:author="aas" w:date="2013-10-14T02:06:00Z">
              <w:del w:id="14853" w:author="Anees Shaikh" w:date="2013-10-19T02:16:00Z">
                <w:r w:rsidDel="00E067A3">
                  <w:delText xml:space="preserve">          &lt;/xs:key&gt;</w:delText>
                </w:r>
              </w:del>
            </w:ins>
          </w:p>
          <w:p w14:paraId="06409953" w14:textId="11EDC50F" w:rsidR="00874469" w:rsidDel="00E067A3" w:rsidRDefault="00874469">
            <w:pPr>
              <w:pStyle w:val="Appx"/>
              <w:rPr>
                <w:ins w:id="14854" w:author="aas" w:date="2013-10-14T02:06:00Z"/>
                <w:del w:id="14855" w:author="Anees Shaikh" w:date="2013-10-19T02:16:00Z"/>
              </w:rPr>
              <w:pPrChange w:id="14856" w:author="Anees Shaikh" w:date="2013-10-19T02:16:00Z">
                <w:pPr>
                  <w:pStyle w:val="XML1"/>
                </w:pPr>
              </w:pPrChange>
            </w:pPr>
            <w:ins w:id="14857" w:author="aas" w:date="2013-10-14T02:06:00Z">
              <w:del w:id="14858" w:author="Anees Shaikh" w:date="2013-10-19T02:16:00Z">
                <w:r w:rsidDel="00E067A3">
                  <w:delText xml:space="preserve">          &lt;xs:key name="key_resources_capable-switch_queue"&gt;</w:delText>
                </w:r>
              </w:del>
            </w:ins>
          </w:p>
          <w:p w14:paraId="7746B900" w14:textId="69AD7ED4" w:rsidR="00874469" w:rsidDel="00E067A3" w:rsidRDefault="00874469">
            <w:pPr>
              <w:pStyle w:val="Appx"/>
              <w:rPr>
                <w:ins w:id="14859" w:author="aas" w:date="2013-10-14T02:06:00Z"/>
                <w:del w:id="14860" w:author="Anees Shaikh" w:date="2013-10-19T02:16:00Z"/>
              </w:rPr>
              <w:pPrChange w:id="14861" w:author="Anees Shaikh" w:date="2013-10-19T02:16:00Z">
                <w:pPr>
                  <w:pStyle w:val="XML1"/>
                </w:pPr>
              </w:pPrChange>
            </w:pPr>
            <w:ins w:id="14862" w:author="aas" w:date="2013-10-14T02:06:00Z">
              <w:del w:id="14863" w:author="Anees Shaikh" w:date="2013-10-19T02:16:00Z">
                <w:r w:rsidDel="00E067A3">
                  <w:delText xml:space="preserve">            &lt;xs:selector xpath="of-config:queue"/&gt;</w:delText>
                </w:r>
              </w:del>
            </w:ins>
          </w:p>
          <w:p w14:paraId="6F342983" w14:textId="3FE77590" w:rsidR="00874469" w:rsidDel="00E067A3" w:rsidRDefault="00874469">
            <w:pPr>
              <w:pStyle w:val="Appx"/>
              <w:rPr>
                <w:ins w:id="14864" w:author="aas" w:date="2013-10-14T02:06:00Z"/>
                <w:del w:id="14865" w:author="Anees Shaikh" w:date="2013-10-19T02:16:00Z"/>
              </w:rPr>
              <w:pPrChange w:id="14866" w:author="Anees Shaikh" w:date="2013-10-19T02:16:00Z">
                <w:pPr>
                  <w:pStyle w:val="XML1"/>
                </w:pPr>
              </w:pPrChange>
            </w:pPr>
            <w:ins w:id="14867" w:author="aas" w:date="2013-10-14T02:06:00Z">
              <w:del w:id="14868" w:author="Anees Shaikh" w:date="2013-10-19T02:16:00Z">
                <w:r w:rsidDel="00E067A3">
                  <w:delText xml:space="preserve">            &lt;xs:field xpath="of-config:resource-id"/&gt;</w:delText>
                </w:r>
              </w:del>
            </w:ins>
          </w:p>
          <w:p w14:paraId="3F2971D0" w14:textId="2D95FA64" w:rsidR="00874469" w:rsidDel="00E067A3" w:rsidRDefault="00874469">
            <w:pPr>
              <w:pStyle w:val="Appx"/>
              <w:rPr>
                <w:ins w:id="14869" w:author="aas" w:date="2013-10-14T02:06:00Z"/>
                <w:del w:id="14870" w:author="Anees Shaikh" w:date="2013-10-19T02:16:00Z"/>
              </w:rPr>
              <w:pPrChange w:id="14871" w:author="Anees Shaikh" w:date="2013-10-19T02:16:00Z">
                <w:pPr>
                  <w:pStyle w:val="XML1"/>
                </w:pPr>
              </w:pPrChange>
            </w:pPr>
            <w:ins w:id="14872" w:author="aas" w:date="2013-10-14T02:06:00Z">
              <w:del w:id="14873" w:author="Anees Shaikh" w:date="2013-10-19T02:16:00Z">
                <w:r w:rsidDel="00E067A3">
                  <w:delText xml:space="preserve">          &lt;/xs:key&gt;</w:delText>
                </w:r>
              </w:del>
            </w:ins>
          </w:p>
          <w:p w14:paraId="34000FB5" w14:textId="20782919" w:rsidR="00874469" w:rsidDel="00E067A3" w:rsidRDefault="00874469">
            <w:pPr>
              <w:pStyle w:val="Appx"/>
              <w:rPr>
                <w:ins w:id="14874" w:author="aas" w:date="2013-10-14T02:06:00Z"/>
                <w:del w:id="14875" w:author="Anees Shaikh" w:date="2013-10-19T02:16:00Z"/>
              </w:rPr>
              <w:pPrChange w:id="14876" w:author="Anees Shaikh" w:date="2013-10-19T02:16:00Z">
                <w:pPr>
                  <w:pStyle w:val="XML1"/>
                </w:pPr>
              </w:pPrChange>
            </w:pPr>
            <w:ins w:id="14877" w:author="aas" w:date="2013-10-14T02:06:00Z">
              <w:del w:id="14878" w:author="Anees Shaikh" w:date="2013-10-19T02:16:00Z">
                <w:r w:rsidDel="00E067A3">
                  <w:delText xml:space="preserve">          &lt;xs:key name="key_resources_capable-switch_owned-certificate"&gt;</w:delText>
                </w:r>
              </w:del>
            </w:ins>
          </w:p>
          <w:p w14:paraId="01674FC0" w14:textId="3CCD5DDA" w:rsidR="00874469" w:rsidDel="00E067A3" w:rsidRDefault="00874469">
            <w:pPr>
              <w:pStyle w:val="Appx"/>
              <w:rPr>
                <w:ins w:id="14879" w:author="aas" w:date="2013-10-14T02:06:00Z"/>
                <w:del w:id="14880" w:author="Anees Shaikh" w:date="2013-10-19T02:16:00Z"/>
              </w:rPr>
              <w:pPrChange w:id="14881" w:author="Anees Shaikh" w:date="2013-10-19T02:16:00Z">
                <w:pPr>
                  <w:pStyle w:val="XML1"/>
                </w:pPr>
              </w:pPrChange>
            </w:pPr>
            <w:ins w:id="14882" w:author="aas" w:date="2013-10-14T02:06:00Z">
              <w:del w:id="14883" w:author="Anees Shaikh" w:date="2013-10-19T02:16:00Z">
                <w:r w:rsidDel="00E067A3">
                  <w:delText xml:space="preserve">            &lt;xs:selector xpath="of-config:owned-certificate"/&gt;</w:delText>
                </w:r>
              </w:del>
            </w:ins>
          </w:p>
          <w:p w14:paraId="736B26AE" w14:textId="2D964FC2" w:rsidR="00874469" w:rsidDel="00E067A3" w:rsidRDefault="00874469">
            <w:pPr>
              <w:pStyle w:val="Appx"/>
              <w:rPr>
                <w:ins w:id="14884" w:author="aas" w:date="2013-10-14T02:06:00Z"/>
                <w:del w:id="14885" w:author="Anees Shaikh" w:date="2013-10-19T02:16:00Z"/>
              </w:rPr>
              <w:pPrChange w:id="14886" w:author="Anees Shaikh" w:date="2013-10-19T02:16:00Z">
                <w:pPr>
                  <w:pStyle w:val="XML1"/>
                </w:pPr>
              </w:pPrChange>
            </w:pPr>
            <w:ins w:id="14887" w:author="aas" w:date="2013-10-14T02:06:00Z">
              <w:del w:id="14888" w:author="Anees Shaikh" w:date="2013-10-19T02:16:00Z">
                <w:r w:rsidDel="00E067A3">
                  <w:delText xml:space="preserve">            &lt;xs:field xpath="of-config:resource-id"/&gt;</w:delText>
                </w:r>
              </w:del>
            </w:ins>
          </w:p>
          <w:p w14:paraId="70B7C850" w14:textId="7A7E9DF7" w:rsidR="00874469" w:rsidDel="00E067A3" w:rsidRDefault="00874469">
            <w:pPr>
              <w:pStyle w:val="Appx"/>
              <w:rPr>
                <w:ins w:id="14889" w:author="aas" w:date="2013-10-14T02:06:00Z"/>
                <w:del w:id="14890" w:author="Anees Shaikh" w:date="2013-10-19T02:16:00Z"/>
              </w:rPr>
              <w:pPrChange w:id="14891" w:author="Anees Shaikh" w:date="2013-10-19T02:16:00Z">
                <w:pPr>
                  <w:pStyle w:val="XML1"/>
                </w:pPr>
              </w:pPrChange>
            </w:pPr>
            <w:ins w:id="14892" w:author="aas" w:date="2013-10-14T02:06:00Z">
              <w:del w:id="14893" w:author="Anees Shaikh" w:date="2013-10-19T02:16:00Z">
                <w:r w:rsidDel="00E067A3">
                  <w:delText xml:space="preserve">          &lt;/xs:key&gt;</w:delText>
                </w:r>
              </w:del>
            </w:ins>
          </w:p>
          <w:p w14:paraId="558C880B" w14:textId="667EFA6C" w:rsidR="00874469" w:rsidDel="00E067A3" w:rsidRDefault="00874469">
            <w:pPr>
              <w:pStyle w:val="Appx"/>
              <w:rPr>
                <w:ins w:id="14894" w:author="aas" w:date="2013-10-14T02:06:00Z"/>
                <w:del w:id="14895" w:author="Anees Shaikh" w:date="2013-10-19T02:16:00Z"/>
              </w:rPr>
              <w:pPrChange w:id="14896" w:author="Anees Shaikh" w:date="2013-10-19T02:16:00Z">
                <w:pPr>
                  <w:pStyle w:val="XML1"/>
                </w:pPr>
              </w:pPrChange>
            </w:pPr>
            <w:ins w:id="14897" w:author="aas" w:date="2013-10-14T02:06:00Z">
              <w:del w:id="14898" w:author="Anees Shaikh" w:date="2013-10-19T02:16:00Z">
                <w:r w:rsidDel="00E067A3">
                  <w:delText xml:space="preserve">          &lt;xs:key name="key_resources_capable-switch_external-certificate"&gt;</w:delText>
                </w:r>
              </w:del>
            </w:ins>
          </w:p>
          <w:p w14:paraId="0B4BE5E4" w14:textId="0782FC89" w:rsidR="00874469" w:rsidDel="00E067A3" w:rsidRDefault="00874469">
            <w:pPr>
              <w:pStyle w:val="Appx"/>
              <w:rPr>
                <w:ins w:id="14899" w:author="aas" w:date="2013-10-14T02:06:00Z"/>
                <w:del w:id="14900" w:author="Anees Shaikh" w:date="2013-10-19T02:16:00Z"/>
              </w:rPr>
              <w:pPrChange w:id="14901" w:author="Anees Shaikh" w:date="2013-10-19T02:16:00Z">
                <w:pPr>
                  <w:pStyle w:val="XML1"/>
                </w:pPr>
              </w:pPrChange>
            </w:pPr>
            <w:ins w:id="14902" w:author="aas" w:date="2013-10-14T02:06:00Z">
              <w:del w:id="14903" w:author="Anees Shaikh" w:date="2013-10-19T02:16:00Z">
                <w:r w:rsidDel="00E067A3">
                  <w:delText xml:space="preserve">            &lt;xs:selector xpath="of-config:external-certificate"/&gt;</w:delText>
                </w:r>
              </w:del>
            </w:ins>
          </w:p>
          <w:p w14:paraId="79BF11C6" w14:textId="471ED22F" w:rsidR="00874469" w:rsidDel="00E067A3" w:rsidRDefault="00874469">
            <w:pPr>
              <w:pStyle w:val="Appx"/>
              <w:rPr>
                <w:ins w:id="14904" w:author="aas" w:date="2013-10-14T02:06:00Z"/>
                <w:del w:id="14905" w:author="Anees Shaikh" w:date="2013-10-19T02:16:00Z"/>
              </w:rPr>
              <w:pPrChange w:id="14906" w:author="Anees Shaikh" w:date="2013-10-19T02:16:00Z">
                <w:pPr>
                  <w:pStyle w:val="XML1"/>
                </w:pPr>
              </w:pPrChange>
            </w:pPr>
            <w:ins w:id="14907" w:author="aas" w:date="2013-10-14T02:06:00Z">
              <w:del w:id="14908" w:author="Anees Shaikh" w:date="2013-10-19T02:16:00Z">
                <w:r w:rsidDel="00E067A3">
                  <w:delText xml:space="preserve">            &lt;xs:field xpath="of-config:resource-id"/&gt;</w:delText>
                </w:r>
              </w:del>
            </w:ins>
          </w:p>
          <w:p w14:paraId="3219D0BE" w14:textId="04723AAE" w:rsidR="00874469" w:rsidDel="00E067A3" w:rsidRDefault="00874469">
            <w:pPr>
              <w:pStyle w:val="Appx"/>
              <w:rPr>
                <w:ins w:id="14909" w:author="aas" w:date="2013-10-14T02:06:00Z"/>
                <w:del w:id="14910" w:author="Anees Shaikh" w:date="2013-10-19T02:16:00Z"/>
              </w:rPr>
              <w:pPrChange w:id="14911" w:author="Anees Shaikh" w:date="2013-10-19T02:16:00Z">
                <w:pPr>
                  <w:pStyle w:val="XML1"/>
                </w:pPr>
              </w:pPrChange>
            </w:pPr>
            <w:ins w:id="14912" w:author="aas" w:date="2013-10-14T02:06:00Z">
              <w:del w:id="14913" w:author="Anees Shaikh" w:date="2013-10-19T02:16:00Z">
                <w:r w:rsidDel="00E067A3">
                  <w:delText xml:space="preserve">          &lt;/xs:key&gt;</w:delText>
                </w:r>
              </w:del>
            </w:ins>
          </w:p>
          <w:p w14:paraId="2369CD96" w14:textId="2D41E461" w:rsidR="00874469" w:rsidDel="00E067A3" w:rsidRDefault="00874469">
            <w:pPr>
              <w:pStyle w:val="Appx"/>
              <w:rPr>
                <w:ins w:id="14914" w:author="aas" w:date="2013-10-14T02:06:00Z"/>
                <w:del w:id="14915" w:author="Anees Shaikh" w:date="2013-10-19T02:16:00Z"/>
              </w:rPr>
              <w:pPrChange w:id="14916" w:author="Anees Shaikh" w:date="2013-10-19T02:16:00Z">
                <w:pPr>
                  <w:pStyle w:val="XML1"/>
                </w:pPr>
              </w:pPrChange>
            </w:pPr>
            <w:ins w:id="14917" w:author="aas" w:date="2013-10-14T02:06:00Z">
              <w:del w:id="14918" w:author="Anees Shaikh" w:date="2013-10-19T02:16:00Z">
                <w:r w:rsidDel="00E067A3">
                  <w:delText xml:space="preserve">          &lt;xs:key name="key_resources_capable-switch_flow-table"&gt;</w:delText>
                </w:r>
              </w:del>
            </w:ins>
          </w:p>
          <w:p w14:paraId="2D00AEB0" w14:textId="53E3156F" w:rsidR="00874469" w:rsidDel="00E067A3" w:rsidRDefault="00874469">
            <w:pPr>
              <w:pStyle w:val="Appx"/>
              <w:rPr>
                <w:ins w:id="14919" w:author="aas" w:date="2013-10-14T02:06:00Z"/>
                <w:del w:id="14920" w:author="Anees Shaikh" w:date="2013-10-19T02:16:00Z"/>
              </w:rPr>
              <w:pPrChange w:id="14921" w:author="Anees Shaikh" w:date="2013-10-19T02:16:00Z">
                <w:pPr>
                  <w:pStyle w:val="XML1"/>
                </w:pPr>
              </w:pPrChange>
            </w:pPr>
            <w:ins w:id="14922" w:author="aas" w:date="2013-10-14T02:06:00Z">
              <w:del w:id="14923" w:author="Anees Shaikh" w:date="2013-10-19T02:16:00Z">
                <w:r w:rsidDel="00E067A3">
                  <w:delText xml:space="preserve">            &lt;xs:selector xpath="of-config:flow-table"/&gt;</w:delText>
                </w:r>
              </w:del>
            </w:ins>
          </w:p>
          <w:p w14:paraId="0E3A5C73" w14:textId="0550D6AC" w:rsidR="00874469" w:rsidDel="00E067A3" w:rsidRDefault="00874469">
            <w:pPr>
              <w:pStyle w:val="Appx"/>
              <w:rPr>
                <w:ins w:id="14924" w:author="aas" w:date="2013-10-14T02:06:00Z"/>
                <w:del w:id="14925" w:author="Anees Shaikh" w:date="2013-10-19T02:16:00Z"/>
              </w:rPr>
              <w:pPrChange w:id="14926" w:author="Anees Shaikh" w:date="2013-10-19T02:16:00Z">
                <w:pPr>
                  <w:pStyle w:val="XML1"/>
                </w:pPr>
              </w:pPrChange>
            </w:pPr>
            <w:ins w:id="14927" w:author="aas" w:date="2013-10-14T02:06:00Z">
              <w:del w:id="14928" w:author="Anees Shaikh" w:date="2013-10-19T02:16:00Z">
                <w:r w:rsidDel="00E067A3">
                  <w:delText xml:space="preserve">            &lt;xs:field xpath="of-config:resource-id"/&gt;</w:delText>
                </w:r>
              </w:del>
            </w:ins>
          </w:p>
          <w:p w14:paraId="6FF95854" w14:textId="094843F4" w:rsidR="00874469" w:rsidDel="00E067A3" w:rsidRDefault="00874469">
            <w:pPr>
              <w:pStyle w:val="Appx"/>
              <w:rPr>
                <w:ins w:id="14929" w:author="aas" w:date="2013-10-14T02:06:00Z"/>
                <w:del w:id="14930" w:author="Anees Shaikh" w:date="2013-10-19T02:16:00Z"/>
              </w:rPr>
              <w:pPrChange w:id="14931" w:author="Anees Shaikh" w:date="2013-10-19T02:16:00Z">
                <w:pPr>
                  <w:pStyle w:val="XML1"/>
                </w:pPr>
              </w:pPrChange>
            </w:pPr>
            <w:ins w:id="14932" w:author="aas" w:date="2013-10-14T02:06:00Z">
              <w:del w:id="14933" w:author="Anees Shaikh" w:date="2013-10-19T02:16:00Z">
                <w:r w:rsidDel="00E067A3">
                  <w:delText xml:space="preserve">          &lt;/xs:key&gt;</w:delText>
                </w:r>
              </w:del>
            </w:ins>
          </w:p>
          <w:p w14:paraId="4BBE8354" w14:textId="34639559" w:rsidR="00874469" w:rsidDel="00E067A3" w:rsidRDefault="00874469">
            <w:pPr>
              <w:pStyle w:val="Appx"/>
              <w:rPr>
                <w:ins w:id="14934" w:author="aas" w:date="2013-10-14T02:06:00Z"/>
                <w:del w:id="14935" w:author="Anees Shaikh" w:date="2013-10-19T02:16:00Z"/>
              </w:rPr>
              <w:pPrChange w:id="14936" w:author="Anees Shaikh" w:date="2013-10-19T02:16:00Z">
                <w:pPr>
                  <w:pStyle w:val="XML1"/>
                </w:pPr>
              </w:pPrChange>
            </w:pPr>
            <w:ins w:id="14937" w:author="aas" w:date="2013-10-14T02:06:00Z">
              <w:del w:id="14938" w:author="Anees Shaikh" w:date="2013-10-19T02:16:00Z">
                <w:r w:rsidDel="00E067A3">
                  <w:delText xml:space="preserve">        &lt;/xs:element&gt;</w:delText>
                </w:r>
              </w:del>
            </w:ins>
          </w:p>
          <w:p w14:paraId="66C10E3F" w14:textId="6B654987" w:rsidR="00874469" w:rsidDel="00E067A3" w:rsidRDefault="00874469">
            <w:pPr>
              <w:pStyle w:val="Appx"/>
              <w:rPr>
                <w:ins w:id="14939" w:author="aas" w:date="2013-10-14T02:06:00Z"/>
                <w:del w:id="14940" w:author="Anees Shaikh" w:date="2013-10-19T02:16:00Z"/>
              </w:rPr>
              <w:pPrChange w:id="14941" w:author="Anees Shaikh" w:date="2013-10-19T02:16:00Z">
                <w:pPr>
                  <w:pStyle w:val="XML1"/>
                </w:pPr>
              </w:pPrChange>
            </w:pPr>
            <w:ins w:id="14942" w:author="aas" w:date="2013-10-14T02:06:00Z">
              <w:del w:id="14943" w:author="Anees Shaikh" w:date="2013-10-19T02:16:00Z">
                <w:r w:rsidDel="00E067A3">
                  <w:delText xml:space="preserve">        &lt;xs:element name="logical-switches" minOccurs="0"&gt;</w:delText>
                </w:r>
              </w:del>
            </w:ins>
          </w:p>
          <w:p w14:paraId="174C73D6" w14:textId="27C2A3D9" w:rsidR="00874469" w:rsidDel="00E067A3" w:rsidRDefault="00874469">
            <w:pPr>
              <w:pStyle w:val="Appx"/>
              <w:rPr>
                <w:ins w:id="14944" w:author="aas" w:date="2013-10-14T02:06:00Z"/>
                <w:del w:id="14945" w:author="Anees Shaikh" w:date="2013-10-19T02:16:00Z"/>
              </w:rPr>
              <w:pPrChange w:id="14946" w:author="Anees Shaikh" w:date="2013-10-19T02:16:00Z">
                <w:pPr>
                  <w:pStyle w:val="XML1"/>
                </w:pPr>
              </w:pPrChange>
            </w:pPr>
            <w:ins w:id="14947" w:author="aas" w:date="2013-10-14T02:06:00Z">
              <w:del w:id="14948" w:author="Anees Shaikh" w:date="2013-10-19T02:16:00Z">
                <w:r w:rsidDel="00E067A3">
                  <w:delText xml:space="preserve">          &lt;xs:annotation&gt;</w:delText>
                </w:r>
              </w:del>
            </w:ins>
          </w:p>
          <w:p w14:paraId="6B049043" w14:textId="71149392" w:rsidR="00874469" w:rsidDel="00E067A3" w:rsidRDefault="00874469">
            <w:pPr>
              <w:pStyle w:val="Appx"/>
              <w:rPr>
                <w:ins w:id="14949" w:author="aas" w:date="2013-10-14T02:06:00Z"/>
                <w:del w:id="14950" w:author="Anees Shaikh" w:date="2013-10-19T02:16:00Z"/>
              </w:rPr>
              <w:pPrChange w:id="14951" w:author="Anees Shaikh" w:date="2013-10-19T02:16:00Z">
                <w:pPr>
                  <w:pStyle w:val="XML1"/>
                </w:pPr>
              </w:pPrChange>
            </w:pPr>
            <w:ins w:id="14952" w:author="aas" w:date="2013-10-14T02:06:00Z">
              <w:del w:id="14953" w:author="Anees Shaikh" w:date="2013-10-19T02:16:00Z">
                <w:r w:rsidDel="00E067A3">
                  <w:delText xml:space="preserve">            &lt;xs:documentation&gt;</w:delText>
                </w:r>
              </w:del>
            </w:ins>
          </w:p>
          <w:p w14:paraId="291F4B09" w14:textId="491E7822" w:rsidR="00874469" w:rsidDel="00E067A3" w:rsidRDefault="00874469">
            <w:pPr>
              <w:pStyle w:val="Appx"/>
              <w:rPr>
                <w:ins w:id="14954" w:author="aas" w:date="2013-10-14T02:06:00Z"/>
                <w:del w:id="14955" w:author="Anees Shaikh" w:date="2013-10-19T02:16:00Z"/>
              </w:rPr>
              <w:pPrChange w:id="14956" w:author="Anees Shaikh" w:date="2013-10-19T02:16:00Z">
                <w:pPr>
                  <w:pStyle w:val="XML1"/>
                </w:pPr>
              </w:pPrChange>
            </w:pPr>
            <w:ins w:id="14957" w:author="aas" w:date="2013-10-14T02:06:00Z">
              <w:del w:id="14958" w:author="Anees Shaikh" w:date="2013-10-19T02:16:00Z">
                <w:r w:rsidDel="00E067A3">
                  <w:delText xml:space="preserve">              This element contains a list of all OpenFlow Logical Switches available</w:delText>
                </w:r>
              </w:del>
            </w:ins>
          </w:p>
          <w:p w14:paraId="308E52F1" w14:textId="30F38206" w:rsidR="00874469" w:rsidDel="00E067A3" w:rsidRDefault="00874469">
            <w:pPr>
              <w:pStyle w:val="Appx"/>
              <w:rPr>
                <w:ins w:id="14959" w:author="aas" w:date="2013-10-14T02:06:00Z"/>
                <w:del w:id="14960" w:author="Anees Shaikh" w:date="2013-10-19T02:16:00Z"/>
              </w:rPr>
              <w:pPrChange w:id="14961" w:author="Anees Shaikh" w:date="2013-10-19T02:16:00Z">
                <w:pPr>
                  <w:pStyle w:val="XML1"/>
                </w:pPr>
              </w:pPrChange>
            </w:pPr>
            <w:ins w:id="14962" w:author="aas" w:date="2013-10-14T02:06:00Z">
              <w:del w:id="14963" w:author="Anees Shaikh" w:date="2013-10-19T02:16:00Z">
                <w:r w:rsidDel="00E067A3">
                  <w:delText xml:space="preserve">                     at the OpenFlow Capable Switch.</w:delText>
                </w:r>
              </w:del>
            </w:ins>
          </w:p>
          <w:p w14:paraId="5F10A3A4" w14:textId="08CFF993" w:rsidR="00874469" w:rsidDel="00E067A3" w:rsidRDefault="00874469">
            <w:pPr>
              <w:pStyle w:val="Appx"/>
              <w:rPr>
                <w:ins w:id="14964" w:author="aas" w:date="2013-10-14T02:06:00Z"/>
                <w:del w:id="14965" w:author="Anees Shaikh" w:date="2013-10-19T02:16:00Z"/>
              </w:rPr>
              <w:pPrChange w:id="14966" w:author="Anees Shaikh" w:date="2013-10-19T02:16:00Z">
                <w:pPr>
                  <w:pStyle w:val="XML1"/>
                </w:pPr>
              </w:pPrChange>
            </w:pPr>
            <w:ins w:id="14967" w:author="aas" w:date="2013-10-14T02:06:00Z">
              <w:del w:id="14968" w:author="Anees Shaikh" w:date="2013-10-19T02:16:00Z">
                <w:r w:rsidDel="00E067A3">
                  <w:delText xml:space="preserve">            &lt;/xs:documentation&gt;</w:delText>
                </w:r>
              </w:del>
            </w:ins>
          </w:p>
          <w:p w14:paraId="1C62BE58" w14:textId="2DA62444" w:rsidR="00874469" w:rsidDel="00E067A3" w:rsidRDefault="00874469">
            <w:pPr>
              <w:pStyle w:val="Appx"/>
              <w:rPr>
                <w:ins w:id="14969" w:author="aas" w:date="2013-10-14T02:06:00Z"/>
                <w:del w:id="14970" w:author="Anees Shaikh" w:date="2013-10-19T02:16:00Z"/>
              </w:rPr>
              <w:pPrChange w:id="14971" w:author="Anees Shaikh" w:date="2013-10-19T02:16:00Z">
                <w:pPr>
                  <w:pStyle w:val="XML1"/>
                </w:pPr>
              </w:pPrChange>
            </w:pPr>
            <w:ins w:id="14972" w:author="aas" w:date="2013-10-14T02:06:00Z">
              <w:del w:id="14973" w:author="Anees Shaikh" w:date="2013-10-19T02:16:00Z">
                <w:r w:rsidDel="00E067A3">
                  <w:delText xml:space="preserve">          &lt;/xs:annotation&gt;</w:delText>
                </w:r>
              </w:del>
            </w:ins>
          </w:p>
          <w:p w14:paraId="132D01CD" w14:textId="59CA1074" w:rsidR="00874469" w:rsidDel="00E067A3" w:rsidRDefault="00874469">
            <w:pPr>
              <w:pStyle w:val="Appx"/>
              <w:rPr>
                <w:ins w:id="14974" w:author="aas" w:date="2013-10-14T02:06:00Z"/>
                <w:del w:id="14975" w:author="Anees Shaikh" w:date="2013-10-19T02:16:00Z"/>
              </w:rPr>
              <w:pPrChange w:id="14976" w:author="Anees Shaikh" w:date="2013-10-19T02:16:00Z">
                <w:pPr>
                  <w:pStyle w:val="XML1"/>
                </w:pPr>
              </w:pPrChange>
            </w:pPr>
            <w:ins w:id="14977" w:author="aas" w:date="2013-10-14T02:06:00Z">
              <w:del w:id="14978" w:author="Anees Shaikh" w:date="2013-10-19T02:16:00Z">
                <w:r w:rsidDel="00E067A3">
                  <w:delText xml:space="preserve">          &lt;xs:complexType&gt;</w:delText>
                </w:r>
              </w:del>
            </w:ins>
          </w:p>
          <w:p w14:paraId="40AAC20E" w14:textId="37E6247B" w:rsidR="00874469" w:rsidDel="00E067A3" w:rsidRDefault="00874469">
            <w:pPr>
              <w:pStyle w:val="Appx"/>
              <w:rPr>
                <w:ins w:id="14979" w:author="aas" w:date="2013-10-14T02:06:00Z"/>
                <w:del w:id="14980" w:author="Anees Shaikh" w:date="2013-10-19T02:16:00Z"/>
              </w:rPr>
              <w:pPrChange w:id="14981" w:author="Anees Shaikh" w:date="2013-10-19T02:16:00Z">
                <w:pPr>
                  <w:pStyle w:val="XML1"/>
                </w:pPr>
              </w:pPrChange>
            </w:pPr>
            <w:ins w:id="14982" w:author="aas" w:date="2013-10-14T02:06:00Z">
              <w:del w:id="14983" w:author="Anees Shaikh" w:date="2013-10-19T02:16:00Z">
                <w:r w:rsidDel="00E067A3">
                  <w:delText xml:space="preserve">            &lt;xs:sequence&gt;</w:delText>
                </w:r>
              </w:del>
            </w:ins>
          </w:p>
          <w:p w14:paraId="71E36FD8" w14:textId="43828632" w:rsidR="00874469" w:rsidDel="00E067A3" w:rsidRDefault="00874469">
            <w:pPr>
              <w:pStyle w:val="Appx"/>
              <w:rPr>
                <w:ins w:id="14984" w:author="aas" w:date="2013-10-14T02:06:00Z"/>
                <w:del w:id="14985" w:author="Anees Shaikh" w:date="2013-10-19T02:16:00Z"/>
              </w:rPr>
              <w:pPrChange w:id="14986" w:author="Anees Shaikh" w:date="2013-10-19T02:16:00Z">
                <w:pPr>
                  <w:pStyle w:val="XML1"/>
                </w:pPr>
              </w:pPrChange>
            </w:pPr>
            <w:ins w:id="14987" w:author="aas" w:date="2013-10-14T02:06:00Z">
              <w:del w:id="14988" w:author="Anees Shaikh" w:date="2013-10-19T02:16:00Z">
                <w:r w:rsidDel="00E067A3">
                  <w:delText xml:space="preserve">              &lt;xs:element name="switch" minOccurs="0" maxOccurs="unbounded"&gt;</w:delText>
                </w:r>
              </w:del>
            </w:ins>
          </w:p>
          <w:p w14:paraId="3D46ACBA" w14:textId="016301D0" w:rsidR="00874469" w:rsidDel="00E067A3" w:rsidRDefault="00874469">
            <w:pPr>
              <w:pStyle w:val="Appx"/>
              <w:rPr>
                <w:ins w:id="14989" w:author="aas" w:date="2013-10-14T02:06:00Z"/>
                <w:del w:id="14990" w:author="Anees Shaikh" w:date="2013-10-19T02:16:00Z"/>
              </w:rPr>
              <w:pPrChange w:id="14991" w:author="Anees Shaikh" w:date="2013-10-19T02:16:00Z">
                <w:pPr>
                  <w:pStyle w:val="XML1"/>
                </w:pPr>
              </w:pPrChange>
            </w:pPr>
            <w:ins w:id="14992" w:author="aas" w:date="2013-10-14T02:06:00Z">
              <w:del w:id="14993" w:author="Anees Shaikh" w:date="2013-10-19T02:16:00Z">
                <w:r w:rsidDel="00E067A3">
                  <w:delText xml:space="preserve">                &lt;xs:annotation&gt;</w:delText>
                </w:r>
              </w:del>
            </w:ins>
          </w:p>
          <w:p w14:paraId="5B5D2DC4" w14:textId="4E492D47" w:rsidR="00874469" w:rsidDel="00E067A3" w:rsidRDefault="00874469">
            <w:pPr>
              <w:pStyle w:val="Appx"/>
              <w:rPr>
                <w:ins w:id="14994" w:author="aas" w:date="2013-10-14T02:06:00Z"/>
                <w:del w:id="14995" w:author="Anees Shaikh" w:date="2013-10-19T02:16:00Z"/>
              </w:rPr>
              <w:pPrChange w:id="14996" w:author="Anees Shaikh" w:date="2013-10-19T02:16:00Z">
                <w:pPr>
                  <w:pStyle w:val="XML1"/>
                </w:pPr>
              </w:pPrChange>
            </w:pPr>
            <w:ins w:id="14997" w:author="aas" w:date="2013-10-14T02:06:00Z">
              <w:del w:id="14998" w:author="Anees Shaikh" w:date="2013-10-19T02:16:00Z">
                <w:r w:rsidDel="00E067A3">
                  <w:delText xml:space="preserve">                  &lt;xs:documentation&gt;</w:delText>
                </w:r>
              </w:del>
            </w:ins>
          </w:p>
          <w:p w14:paraId="20B19C03" w14:textId="685AD6C8" w:rsidR="00874469" w:rsidDel="00E067A3" w:rsidRDefault="00874469">
            <w:pPr>
              <w:pStyle w:val="Appx"/>
              <w:rPr>
                <w:ins w:id="14999" w:author="aas" w:date="2013-10-14T02:06:00Z"/>
                <w:del w:id="15000" w:author="Anees Shaikh" w:date="2013-10-19T02:16:00Z"/>
              </w:rPr>
              <w:pPrChange w:id="15001" w:author="Anees Shaikh" w:date="2013-10-19T02:16:00Z">
                <w:pPr>
                  <w:pStyle w:val="XML1"/>
                </w:pPr>
              </w:pPrChange>
            </w:pPr>
            <w:ins w:id="15002" w:author="aas" w:date="2013-10-14T02:06:00Z">
              <w:del w:id="15003" w:author="Anees Shaikh" w:date="2013-10-19T02:16:00Z">
                <w:r w:rsidDel="00E067A3">
                  <w:delText xml:space="preserve">                    The list of all OpenFlow Logical Switches on the OpenFlow Capable</w:delText>
                </w:r>
              </w:del>
            </w:ins>
          </w:p>
          <w:p w14:paraId="58BAD077" w14:textId="7FEEA1BA" w:rsidR="00874469" w:rsidDel="00E067A3" w:rsidRDefault="00874469">
            <w:pPr>
              <w:pStyle w:val="Appx"/>
              <w:rPr>
                <w:ins w:id="15004" w:author="aas" w:date="2013-10-14T02:06:00Z"/>
                <w:del w:id="15005" w:author="Anees Shaikh" w:date="2013-10-19T02:16:00Z"/>
              </w:rPr>
              <w:pPrChange w:id="15006" w:author="Anees Shaikh" w:date="2013-10-19T02:16:00Z">
                <w:pPr>
                  <w:pStyle w:val="XML1"/>
                </w:pPr>
              </w:pPrChange>
            </w:pPr>
            <w:ins w:id="15007" w:author="aas" w:date="2013-10-14T02:06:00Z">
              <w:del w:id="15008" w:author="Anees Shaikh" w:date="2013-10-19T02:16:00Z">
                <w:r w:rsidDel="00E067A3">
                  <w:delText xml:space="preserve">                           Switch.</w:delText>
                </w:r>
              </w:del>
            </w:ins>
          </w:p>
          <w:p w14:paraId="11DC59F9" w14:textId="00BF4C11" w:rsidR="00874469" w:rsidDel="00E067A3" w:rsidRDefault="00874469">
            <w:pPr>
              <w:pStyle w:val="Appx"/>
              <w:rPr>
                <w:ins w:id="15009" w:author="aas" w:date="2013-10-14T02:06:00Z"/>
                <w:del w:id="15010" w:author="Anees Shaikh" w:date="2013-10-19T02:16:00Z"/>
              </w:rPr>
              <w:pPrChange w:id="15011" w:author="Anees Shaikh" w:date="2013-10-19T02:16:00Z">
                <w:pPr>
                  <w:pStyle w:val="XML1"/>
                </w:pPr>
              </w:pPrChange>
            </w:pPr>
            <w:ins w:id="15012" w:author="aas" w:date="2013-10-14T02:06:00Z">
              <w:del w:id="15013" w:author="Anees Shaikh" w:date="2013-10-19T02:16:00Z">
                <w:r w:rsidDel="00E067A3">
                  <w:delText xml:space="preserve">                  &lt;/xs:documentation&gt;</w:delText>
                </w:r>
              </w:del>
            </w:ins>
          </w:p>
          <w:p w14:paraId="4D7458C8" w14:textId="39F654B8" w:rsidR="00874469" w:rsidDel="00E067A3" w:rsidRDefault="00874469">
            <w:pPr>
              <w:pStyle w:val="Appx"/>
              <w:rPr>
                <w:ins w:id="15014" w:author="aas" w:date="2013-10-14T02:06:00Z"/>
                <w:del w:id="15015" w:author="Anees Shaikh" w:date="2013-10-19T02:16:00Z"/>
              </w:rPr>
              <w:pPrChange w:id="15016" w:author="Anees Shaikh" w:date="2013-10-19T02:16:00Z">
                <w:pPr>
                  <w:pStyle w:val="XML1"/>
                </w:pPr>
              </w:pPrChange>
            </w:pPr>
            <w:ins w:id="15017" w:author="aas" w:date="2013-10-14T02:06:00Z">
              <w:del w:id="15018" w:author="Anees Shaikh" w:date="2013-10-19T02:16:00Z">
                <w:r w:rsidDel="00E067A3">
                  <w:delText xml:space="preserve">                &lt;/xs:annotation&gt;</w:delText>
                </w:r>
              </w:del>
            </w:ins>
          </w:p>
          <w:p w14:paraId="037EDAC2" w14:textId="3A1CE9B7" w:rsidR="00874469" w:rsidDel="00E067A3" w:rsidRDefault="00874469">
            <w:pPr>
              <w:pStyle w:val="Appx"/>
              <w:rPr>
                <w:ins w:id="15019" w:author="aas" w:date="2013-10-14T02:06:00Z"/>
                <w:del w:id="15020" w:author="Anees Shaikh" w:date="2013-10-19T02:16:00Z"/>
              </w:rPr>
              <w:pPrChange w:id="15021" w:author="Anees Shaikh" w:date="2013-10-19T02:16:00Z">
                <w:pPr>
                  <w:pStyle w:val="XML1"/>
                </w:pPr>
              </w:pPrChange>
            </w:pPr>
            <w:ins w:id="15022" w:author="aas" w:date="2013-10-14T02:06:00Z">
              <w:del w:id="15023" w:author="Anees Shaikh" w:date="2013-10-19T02:16:00Z">
                <w:r w:rsidDel="00E067A3">
                  <w:delText xml:space="preserve">                &lt;xs:complexType&gt;</w:delText>
                </w:r>
              </w:del>
            </w:ins>
          </w:p>
          <w:p w14:paraId="349AFFBF" w14:textId="023EE747" w:rsidR="00874469" w:rsidDel="00E067A3" w:rsidRDefault="00874469">
            <w:pPr>
              <w:pStyle w:val="Appx"/>
              <w:rPr>
                <w:ins w:id="15024" w:author="aas" w:date="2013-10-14T02:06:00Z"/>
                <w:del w:id="15025" w:author="Anees Shaikh" w:date="2013-10-19T02:16:00Z"/>
              </w:rPr>
              <w:pPrChange w:id="15026" w:author="Anees Shaikh" w:date="2013-10-19T02:16:00Z">
                <w:pPr>
                  <w:pStyle w:val="XML1"/>
                </w:pPr>
              </w:pPrChange>
            </w:pPr>
            <w:ins w:id="15027" w:author="aas" w:date="2013-10-14T02:06:00Z">
              <w:del w:id="15028" w:author="Anees Shaikh" w:date="2013-10-19T02:16:00Z">
                <w:r w:rsidDel="00E067A3">
                  <w:delText xml:space="preserve">                  &lt;xs:sequence&gt;</w:delText>
                </w:r>
              </w:del>
            </w:ins>
          </w:p>
          <w:p w14:paraId="39520FDD" w14:textId="423B4172" w:rsidR="00874469" w:rsidDel="00E067A3" w:rsidRDefault="00874469">
            <w:pPr>
              <w:pStyle w:val="Appx"/>
              <w:rPr>
                <w:ins w:id="15029" w:author="aas" w:date="2013-10-14T02:06:00Z"/>
                <w:del w:id="15030" w:author="Anees Shaikh" w:date="2013-10-19T02:16:00Z"/>
              </w:rPr>
              <w:pPrChange w:id="15031" w:author="Anees Shaikh" w:date="2013-10-19T02:16:00Z">
                <w:pPr>
                  <w:pStyle w:val="XML1"/>
                </w:pPr>
              </w:pPrChange>
            </w:pPr>
            <w:ins w:id="15032" w:author="aas" w:date="2013-10-14T02:06:00Z">
              <w:del w:id="15033" w:author="Anees Shaikh" w:date="2013-10-19T02:16:00Z">
                <w:r w:rsidDel="00E067A3">
                  <w:delText xml:space="preserve">                    &lt;xs:element name="id"  type="OFConfigId"&gt;</w:delText>
                </w:r>
              </w:del>
            </w:ins>
          </w:p>
          <w:p w14:paraId="1C376415" w14:textId="764A8429" w:rsidR="00874469" w:rsidDel="00E067A3" w:rsidRDefault="00874469">
            <w:pPr>
              <w:pStyle w:val="Appx"/>
              <w:rPr>
                <w:ins w:id="15034" w:author="aas" w:date="2013-10-14T02:06:00Z"/>
                <w:del w:id="15035" w:author="Anees Shaikh" w:date="2013-10-19T02:16:00Z"/>
              </w:rPr>
              <w:pPrChange w:id="15036" w:author="Anees Shaikh" w:date="2013-10-19T02:16:00Z">
                <w:pPr>
                  <w:pStyle w:val="XML1"/>
                </w:pPr>
              </w:pPrChange>
            </w:pPr>
            <w:ins w:id="15037" w:author="aas" w:date="2013-10-14T02:06:00Z">
              <w:del w:id="15038" w:author="Anees Shaikh" w:date="2013-10-19T02:16:00Z">
                <w:r w:rsidDel="00E067A3">
                  <w:delText xml:space="preserve">                      &lt;xs:annotation&gt;</w:delText>
                </w:r>
              </w:del>
            </w:ins>
          </w:p>
          <w:p w14:paraId="14074875" w14:textId="23BD1042" w:rsidR="00874469" w:rsidDel="00E067A3" w:rsidRDefault="00874469">
            <w:pPr>
              <w:pStyle w:val="Appx"/>
              <w:rPr>
                <w:ins w:id="15039" w:author="aas" w:date="2013-10-14T02:06:00Z"/>
                <w:del w:id="15040" w:author="Anees Shaikh" w:date="2013-10-19T02:16:00Z"/>
              </w:rPr>
              <w:pPrChange w:id="15041" w:author="Anees Shaikh" w:date="2013-10-19T02:16:00Z">
                <w:pPr>
                  <w:pStyle w:val="XML1"/>
                </w:pPr>
              </w:pPrChange>
            </w:pPr>
            <w:ins w:id="15042" w:author="aas" w:date="2013-10-14T02:06:00Z">
              <w:del w:id="15043" w:author="Anees Shaikh" w:date="2013-10-19T02:16:00Z">
                <w:r w:rsidDel="00E067A3">
                  <w:delText xml:space="preserve">                        &lt;xs:documentation&gt;</w:delText>
                </w:r>
              </w:del>
            </w:ins>
          </w:p>
          <w:p w14:paraId="76736746" w14:textId="6309C746" w:rsidR="00874469" w:rsidDel="00E067A3" w:rsidRDefault="00874469">
            <w:pPr>
              <w:pStyle w:val="Appx"/>
              <w:rPr>
                <w:ins w:id="15044" w:author="aas" w:date="2013-10-14T02:06:00Z"/>
                <w:del w:id="15045" w:author="Anees Shaikh" w:date="2013-10-19T02:16:00Z"/>
              </w:rPr>
              <w:pPrChange w:id="15046" w:author="Anees Shaikh" w:date="2013-10-19T02:16:00Z">
                <w:pPr>
                  <w:pStyle w:val="XML1"/>
                </w:pPr>
              </w:pPrChange>
            </w:pPr>
            <w:ins w:id="15047" w:author="aas" w:date="2013-10-14T02:06:00Z">
              <w:del w:id="15048" w:author="Anees Shaikh" w:date="2013-10-19T02:16:00Z">
                <w:r w:rsidDel="00E067A3">
                  <w:delText xml:space="preserve">                          A unique but locally arbitrary identifier that</w:delText>
                </w:r>
              </w:del>
            </w:ins>
          </w:p>
          <w:p w14:paraId="444DE02A" w14:textId="092EB30E" w:rsidR="00874469" w:rsidDel="00E067A3" w:rsidRDefault="00874469">
            <w:pPr>
              <w:pStyle w:val="Appx"/>
              <w:rPr>
                <w:ins w:id="15049" w:author="aas" w:date="2013-10-14T02:06:00Z"/>
                <w:del w:id="15050" w:author="Anees Shaikh" w:date="2013-10-19T02:16:00Z"/>
              </w:rPr>
              <w:pPrChange w:id="15051" w:author="Anees Shaikh" w:date="2013-10-19T02:16:00Z">
                <w:pPr>
                  <w:pStyle w:val="XML1"/>
                </w:pPr>
              </w:pPrChange>
            </w:pPr>
            <w:ins w:id="15052" w:author="aas" w:date="2013-10-14T02:06:00Z">
              <w:del w:id="15053" w:author="Anees Shaikh" w:date="2013-10-19T02:16:00Z">
                <w:r w:rsidDel="00E067A3">
                  <w:delText xml:space="preserve">                                 identifies a Logical Switch within the context of an</w:delText>
                </w:r>
              </w:del>
            </w:ins>
          </w:p>
          <w:p w14:paraId="7A9D8F49" w14:textId="5F97E5C5" w:rsidR="00874469" w:rsidDel="00E067A3" w:rsidRDefault="00874469">
            <w:pPr>
              <w:pStyle w:val="Appx"/>
              <w:rPr>
                <w:ins w:id="15054" w:author="aas" w:date="2013-10-14T02:06:00Z"/>
                <w:del w:id="15055" w:author="Anees Shaikh" w:date="2013-10-19T02:16:00Z"/>
              </w:rPr>
              <w:pPrChange w:id="15056" w:author="Anees Shaikh" w:date="2013-10-19T02:16:00Z">
                <w:pPr>
                  <w:pStyle w:val="XML1"/>
                </w:pPr>
              </w:pPrChange>
            </w:pPr>
            <w:ins w:id="15057" w:author="aas" w:date="2013-10-14T02:06:00Z">
              <w:del w:id="15058" w:author="Anees Shaikh" w:date="2013-10-19T02:16:00Z">
                <w:r w:rsidDel="00E067A3">
                  <w:delText xml:space="preserve">                                 OpenFlow Capable Switch. It MUST be persistent across</w:delText>
                </w:r>
              </w:del>
            </w:ins>
          </w:p>
          <w:p w14:paraId="098ED02B" w14:textId="50817C5E" w:rsidR="00874469" w:rsidDel="00E067A3" w:rsidRDefault="00874469">
            <w:pPr>
              <w:pStyle w:val="Appx"/>
              <w:rPr>
                <w:ins w:id="15059" w:author="aas" w:date="2013-10-14T02:06:00Z"/>
                <w:del w:id="15060" w:author="Anees Shaikh" w:date="2013-10-19T02:16:00Z"/>
              </w:rPr>
              <w:pPrChange w:id="15061" w:author="Anees Shaikh" w:date="2013-10-19T02:16:00Z">
                <w:pPr>
                  <w:pStyle w:val="XML1"/>
                </w:pPr>
              </w:pPrChange>
            </w:pPr>
            <w:ins w:id="15062" w:author="aas" w:date="2013-10-14T02:06:00Z">
              <w:del w:id="15063" w:author="Anees Shaikh" w:date="2013-10-19T02:16:00Z">
                <w:r w:rsidDel="00E067A3">
                  <w:delText xml:space="preserve">                                 reboots of the OpenFlow Capable Switch.</w:delText>
                </w:r>
              </w:del>
            </w:ins>
          </w:p>
          <w:p w14:paraId="46D4C3C8" w14:textId="128CFEB0" w:rsidR="00874469" w:rsidDel="00E067A3" w:rsidRDefault="00874469">
            <w:pPr>
              <w:pStyle w:val="Appx"/>
              <w:rPr>
                <w:ins w:id="15064" w:author="aas" w:date="2013-10-14T02:06:00Z"/>
                <w:del w:id="15065" w:author="Anees Shaikh" w:date="2013-10-19T02:16:00Z"/>
              </w:rPr>
              <w:pPrChange w:id="15066" w:author="Anees Shaikh" w:date="2013-10-19T02:16:00Z">
                <w:pPr>
                  <w:pStyle w:val="XML1"/>
                </w:pPr>
              </w:pPrChange>
            </w:pPr>
            <w:ins w:id="15067" w:author="aas" w:date="2013-10-14T02:06:00Z">
              <w:del w:id="15068" w:author="Anees Shaikh" w:date="2013-10-19T02:16:00Z">
                <w:r w:rsidDel="00E067A3">
                  <w:delText xml:space="preserve">                        &lt;/xs:documentation&gt;</w:delText>
                </w:r>
              </w:del>
            </w:ins>
          </w:p>
          <w:p w14:paraId="6B67B867" w14:textId="461365ED" w:rsidR="00874469" w:rsidDel="00E067A3" w:rsidRDefault="00874469">
            <w:pPr>
              <w:pStyle w:val="Appx"/>
              <w:rPr>
                <w:ins w:id="15069" w:author="aas" w:date="2013-10-14T02:06:00Z"/>
                <w:del w:id="15070" w:author="Anees Shaikh" w:date="2013-10-19T02:16:00Z"/>
              </w:rPr>
              <w:pPrChange w:id="15071" w:author="Anees Shaikh" w:date="2013-10-19T02:16:00Z">
                <w:pPr>
                  <w:pStyle w:val="XML1"/>
                </w:pPr>
              </w:pPrChange>
            </w:pPr>
            <w:ins w:id="15072" w:author="aas" w:date="2013-10-14T02:06:00Z">
              <w:del w:id="15073" w:author="Anees Shaikh" w:date="2013-10-19T02:16:00Z">
                <w:r w:rsidDel="00E067A3">
                  <w:delText xml:space="preserve">                      &lt;/xs:annotation&gt;</w:delText>
                </w:r>
              </w:del>
            </w:ins>
          </w:p>
          <w:p w14:paraId="051A4514" w14:textId="713A1394" w:rsidR="00874469" w:rsidDel="00E067A3" w:rsidRDefault="00874469">
            <w:pPr>
              <w:pStyle w:val="Appx"/>
              <w:rPr>
                <w:ins w:id="15074" w:author="aas" w:date="2013-10-14T02:06:00Z"/>
                <w:del w:id="15075" w:author="Anees Shaikh" w:date="2013-10-19T02:16:00Z"/>
              </w:rPr>
              <w:pPrChange w:id="15076" w:author="Anees Shaikh" w:date="2013-10-19T02:16:00Z">
                <w:pPr>
                  <w:pStyle w:val="XML1"/>
                </w:pPr>
              </w:pPrChange>
            </w:pPr>
            <w:ins w:id="15077" w:author="aas" w:date="2013-10-14T02:06:00Z">
              <w:del w:id="15078" w:author="Anees Shaikh" w:date="2013-10-19T02:16:00Z">
                <w:r w:rsidDel="00E067A3">
                  <w:delText xml:space="preserve">                    &lt;/xs:element&gt;</w:delText>
                </w:r>
              </w:del>
            </w:ins>
          </w:p>
          <w:p w14:paraId="5BD8B4E7" w14:textId="5C0E16D7" w:rsidR="00874469" w:rsidDel="00E067A3" w:rsidRDefault="00874469">
            <w:pPr>
              <w:pStyle w:val="Appx"/>
              <w:rPr>
                <w:ins w:id="15079" w:author="aas" w:date="2013-10-14T02:06:00Z"/>
                <w:del w:id="15080" w:author="Anees Shaikh" w:date="2013-10-19T02:16:00Z"/>
              </w:rPr>
              <w:pPrChange w:id="15081" w:author="Anees Shaikh" w:date="2013-10-19T02:16:00Z">
                <w:pPr>
                  <w:pStyle w:val="XML1"/>
                </w:pPr>
              </w:pPrChange>
            </w:pPr>
            <w:ins w:id="15082" w:author="aas" w:date="2013-10-14T02:06:00Z">
              <w:del w:id="15083" w:author="Anees Shaikh" w:date="2013-10-19T02:16:00Z">
                <w:r w:rsidDel="00E067A3">
                  <w:delText xml:space="preserve">                    &lt;xs:element name="capabilities" minOccurs="0"&gt;</w:delText>
                </w:r>
              </w:del>
            </w:ins>
          </w:p>
          <w:p w14:paraId="23A0FB4E" w14:textId="238F1C89" w:rsidR="00874469" w:rsidDel="00E067A3" w:rsidRDefault="00874469">
            <w:pPr>
              <w:pStyle w:val="Appx"/>
              <w:rPr>
                <w:ins w:id="15084" w:author="aas" w:date="2013-10-14T02:06:00Z"/>
                <w:del w:id="15085" w:author="Anees Shaikh" w:date="2013-10-19T02:16:00Z"/>
              </w:rPr>
              <w:pPrChange w:id="15086" w:author="Anees Shaikh" w:date="2013-10-19T02:16:00Z">
                <w:pPr>
                  <w:pStyle w:val="XML1"/>
                </w:pPr>
              </w:pPrChange>
            </w:pPr>
            <w:ins w:id="15087" w:author="aas" w:date="2013-10-14T02:06:00Z">
              <w:del w:id="15088" w:author="Anees Shaikh" w:date="2013-10-19T02:16:00Z">
                <w:r w:rsidDel="00E067A3">
                  <w:delText xml:space="preserve">                      &lt;xs:annotation&gt;</w:delText>
                </w:r>
              </w:del>
            </w:ins>
          </w:p>
          <w:p w14:paraId="71D59CB3" w14:textId="5DB13983" w:rsidR="00874469" w:rsidDel="00E067A3" w:rsidRDefault="00874469">
            <w:pPr>
              <w:pStyle w:val="Appx"/>
              <w:rPr>
                <w:ins w:id="15089" w:author="aas" w:date="2013-10-14T02:06:00Z"/>
                <w:del w:id="15090" w:author="Anees Shaikh" w:date="2013-10-19T02:16:00Z"/>
              </w:rPr>
              <w:pPrChange w:id="15091" w:author="Anees Shaikh" w:date="2013-10-19T02:16:00Z">
                <w:pPr>
                  <w:pStyle w:val="XML1"/>
                </w:pPr>
              </w:pPrChange>
            </w:pPr>
            <w:ins w:id="15092" w:author="aas" w:date="2013-10-14T02:06:00Z">
              <w:del w:id="15093" w:author="Anees Shaikh" w:date="2013-10-19T02:16:00Z">
                <w:r w:rsidDel="00E067A3">
                  <w:delText xml:space="preserve">                        &lt;xs:documentation&gt;</w:delText>
                </w:r>
              </w:del>
            </w:ins>
          </w:p>
          <w:p w14:paraId="2AE9762A" w14:textId="72F83D64" w:rsidR="00874469" w:rsidDel="00E067A3" w:rsidRDefault="00874469">
            <w:pPr>
              <w:pStyle w:val="Appx"/>
              <w:rPr>
                <w:ins w:id="15094" w:author="aas" w:date="2013-10-14T02:06:00Z"/>
                <w:del w:id="15095" w:author="Anees Shaikh" w:date="2013-10-19T02:16:00Z"/>
              </w:rPr>
              <w:pPrChange w:id="15096" w:author="Anees Shaikh" w:date="2013-10-19T02:16:00Z">
                <w:pPr>
                  <w:pStyle w:val="XML1"/>
                </w:pPr>
              </w:pPrChange>
            </w:pPr>
            <w:ins w:id="15097" w:author="aas" w:date="2013-10-14T02:06:00Z">
              <w:del w:id="15098" w:author="Anees Shaikh" w:date="2013-10-19T02:16:00Z">
                <w:r w:rsidDel="00E067A3">
                  <w:delText xml:space="preserve">                          This element contains all capability items that</w:delText>
                </w:r>
              </w:del>
            </w:ins>
          </w:p>
          <w:p w14:paraId="5966FBE7" w14:textId="38580743" w:rsidR="00874469" w:rsidDel="00E067A3" w:rsidRDefault="00874469">
            <w:pPr>
              <w:pStyle w:val="Appx"/>
              <w:rPr>
                <w:ins w:id="15099" w:author="aas" w:date="2013-10-14T02:06:00Z"/>
                <w:del w:id="15100" w:author="Anees Shaikh" w:date="2013-10-19T02:16:00Z"/>
              </w:rPr>
              <w:pPrChange w:id="15101" w:author="Anees Shaikh" w:date="2013-10-19T02:16:00Z">
                <w:pPr>
                  <w:pStyle w:val="XML1"/>
                </w:pPr>
              </w:pPrChange>
            </w:pPr>
            <w:ins w:id="15102" w:author="aas" w:date="2013-10-14T02:06:00Z">
              <w:del w:id="15103" w:author="Anees Shaikh" w:date="2013-10-19T02:16:00Z">
                <w:r w:rsidDel="00E067A3">
                  <w:delText xml:space="preserve">                                 an OpenFlow Logical Switch MAY implement.</w:delText>
                </w:r>
              </w:del>
            </w:ins>
          </w:p>
          <w:p w14:paraId="5EDAB42B" w14:textId="241B5867" w:rsidR="00874469" w:rsidDel="00E067A3" w:rsidRDefault="00874469">
            <w:pPr>
              <w:pStyle w:val="Appx"/>
              <w:rPr>
                <w:ins w:id="15104" w:author="aas" w:date="2013-10-14T02:06:00Z"/>
                <w:del w:id="15105" w:author="Anees Shaikh" w:date="2013-10-19T02:16:00Z"/>
              </w:rPr>
              <w:pPrChange w:id="15106" w:author="Anees Shaikh" w:date="2013-10-19T02:16:00Z">
                <w:pPr>
                  <w:pStyle w:val="XML1"/>
                </w:pPr>
              </w:pPrChange>
            </w:pPr>
            <w:ins w:id="15107" w:author="aas" w:date="2013-10-14T02:06:00Z">
              <w:del w:id="15108" w:author="Anees Shaikh" w:date="2013-10-19T02:16:00Z">
                <w:r w:rsidDel="00E067A3">
                  <w:delText xml:space="preserve">                        &lt;/xs:documentation&gt;</w:delText>
                </w:r>
              </w:del>
            </w:ins>
          </w:p>
          <w:p w14:paraId="073EBB01" w14:textId="56280F3A" w:rsidR="00874469" w:rsidDel="00E067A3" w:rsidRDefault="00874469">
            <w:pPr>
              <w:pStyle w:val="Appx"/>
              <w:rPr>
                <w:ins w:id="15109" w:author="aas" w:date="2013-10-14T02:06:00Z"/>
                <w:del w:id="15110" w:author="Anees Shaikh" w:date="2013-10-19T02:16:00Z"/>
              </w:rPr>
              <w:pPrChange w:id="15111" w:author="Anees Shaikh" w:date="2013-10-19T02:16:00Z">
                <w:pPr>
                  <w:pStyle w:val="XML1"/>
                </w:pPr>
              </w:pPrChange>
            </w:pPr>
            <w:ins w:id="15112" w:author="aas" w:date="2013-10-14T02:06:00Z">
              <w:del w:id="15113" w:author="Anees Shaikh" w:date="2013-10-19T02:16:00Z">
                <w:r w:rsidDel="00E067A3">
                  <w:delText xml:space="preserve">                      &lt;/xs:annotation&gt;</w:delText>
                </w:r>
              </w:del>
            </w:ins>
          </w:p>
          <w:p w14:paraId="0C98BFA0" w14:textId="59DD19DB" w:rsidR="00874469" w:rsidDel="00E067A3" w:rsidRDefault="00874469">
            <w:pPr>
              <w:pStyle w:val="Appx"/>
              <w:rPr>
                <w:ins w:id="15114" w:author="aas" w:date="2013-10-14T02:06:00Z"/>
                <w:del w:id="15115" w:author="Anees Shaikh" w:date="2013-10-19T02:16:00Z"/>
              </w:rPr>
              <w:pPrChange w:id="15116" w:author="Anees Shaikh" w:date="2013-10-19T02:16:00Z">
                <w:pPr>
                  <w:pStyle w:val="XML1"/>
                </w:pPr>
              </w:pPrChange>
            </w:pPr>
            <w:ins w:id="15117" w:author="aas" w:date="2013-10-14T02:06:00Z">
              <w:del w:id="15118" w:author="Anees Shaikh" w:date="2013-10-19T02:16:00Z">
                <w:r w:rsidDel="00E067A3">
                  <w:delText xml:space="preserve">                      &lt;xs:complexType&gt;</w:delText>
                </w:r>
              </w:del>
            </w:ins>
          </w:p>
          <w:p w14:paraId="5AFC21AF" w14:textId="1235D515" w:rsidR="00874469" w:rsidDel="00E067A3" w:rsidRDefault="00874469">
            <w:pPr>
              <w:pStyle w:val="Appx"/>
              <w:rPr>
                <w:ins w:id="15119" w:author="aas" w:date="2013-10-14T02:06:00Z"/>
                <w:del w:id="15120" w:author="Anees Shaikh" w:date="2013-10-19T02:16:00Z"/>
              </w:rPr>
              <w:pPrChange w:id="15121" w:author="Anees Shaikh" w:date="2013-10-19T02:16:00Z">
                <w:pPr>
                  <w:pStyle w:val="XML1"/>
                </w:pPr>
              </w:pPrChange>
            </w:pPr>
            <w:ins w:id="15122" w:author="aas" w:date="2013-10-14T02:06:00Z">
              <w:del w:id="15123" w:author="Anees Shaikh" w:date="2013-10-19T02:16:00Z">
                <w:r w:rsidDel="00E067A3">
                  <w:delText xml:space="preserve">                        &lt;xs:sequence&gt;</w:delText>
                </w:r>
              </w:del>
            </w:ins>
          </w:p>
          <w:p w14:paraId="15A51822" w14:textId="363C3709" w:rsidR="00874469" w:rsidDel="00E067A3" w:rsidRDefault="00874469">
            <w:pPr>
              <w:pStyle w:val="Appx"/>
              <w:rPr>
                <w:ins w:id="15124" w:author="aas" w:date="2013-10-14T02:06:00Z"/>
                <w:del w:id="15125" w:author="Anees Shaikh" w:date="2013-10-19T02:16:00Z"/>
              </w:rPr>
              <w:pPrChange w:id="15126" w:author="Anees Shaikh" w:date="2013-10-19T02:16:00Z">
                <w:pPr>
                  <w:pStyle w:val="XML1"/>
                </w:pPr>
              </w:pPrChange>
            </w:pPr>
            <w:ins w:id="15127" w:author="aas" w:date="2013-10-14T02:06:00Z">
              <w:del w:id="15128" w:author="Anees Shaikh" w:date="2013-10-19T02:16:00Z">
                <w:r w:rsidDel="00E067A3">
                  <w:delText xml:space="preserve">                          &lt;xs:element name="max-buffered-packets" minOccurs="0"  type="xs:unsignedInt"&gt;</w:delText>
                </w:r>
              </w:del>
            </w:ins>
          </w:p>
          <w:p w14:paraId="799B96DB" w14:textId="3F1814C8" w:rsidR="00874469" w:rsidDel="00E067A3" w:rsidRDefault="00874469">
            <w:pPr>
              <w:pStyle w:val="Appx"/>
              <w:rPr>
                <w:ins w:id="15129" w:author="aas" w:date="2013-10-14T02:06:00Z"/>
                <w:del w:id="15130" w:author="Anees Shaikh" w:date="2013-10-19T02:16:00Z"/>
              </w:rPr>
              <w:pPrChange w:id="15131" w:author="Anees Shaikh" w:date="2013-10-19T02:16:00Z">
                <w:pPr>
                  <w:pStyle w:val="XML1"/>
                </w:pPr>
              </w:pPrChange>
            </w:pPr>
            <w:ins w:id="15132" w:author="aas" w:date="2013-10-14T02:06:00Z">
              <w:del w:id="15133" w:author="Anees Shaikh" w:date="2013-10-19T02:16:00Z">
                <w:r w:rsidDel="00E067A3">
                  <w:delText xml:space="preserve">                            &lt;xs:annotation&gt;</w:delText>
                </w:r>
              </w:del>
            </w:ins>
          </w:p>
          <w:p w14:paraId="60F74CD6" w14:textId="13C79DD1" w:rsidR="00874469" w:rsidDel="00E067A3" w:rsidRDefault="00874469">
            <w:pPr>
              <w:pStyle w:val="Appx"/>
              <w:rPr>
                <w:ins w:id="15134" w:author="aas" w:date="2013-10-14T02:06:00Z"/>
                <w:del w:id="15135" w:author="Anees Shaikh" w:date="2013-10-19T02:16:00Z"/>
              </w:rPr>
              <w:pPrChange w:id="15136" w:author="Anees Shaikh" w:date="2013-10-19T02:16:00Z">
                <w:pPr>
                  <w:pStyle w:val="XML1"/>
                </w:pPr>
              </w:pPrChange>
            </w:pPr>
            <w:ins w:id="15137" w:author="aas" w:date="2013-10-14T02:06:00Z">
              <w:del w:id="15138" w:author="Anees Shaikh" w:date="2013-10-19T02:16:00Z">
                <w:r w:rsidDel="00E067A3">
                  <w:delText xml:space="preserve">                              &lt;xs:documentation&gt;</w:delText>
                </w:r>
              </w:del>
            </w:ins>
          </w:p>
          <w:p w14:paraId="0A4BA28F" w14:textId="6BFE1D9C" w:rsidR="00874469" w:rsidDel="00E067A3" w:rsidRDefault="00874469">
            <w:pPr>
              <w:pStyle w:val="Appx"/>
              <w:rPr>
                <w:ins w:id="15139" w:author="aas" w:date="2013-10-14T02:06:00Z"/>
                <w:del w:id="15140" w:author="Anees Shaikh" w:date="2013-10-19T02:16:00Z"/>
              </w:rPr>
              <w:pPrChange w:id="15141" w:author="Anees Shaikh" w:date="2013-10-19T02:16:00Z">
                <w:pPr>
                  <w:pStyle w:val="XML1"/>
                </w:pPr>
              </w:pPrChange>
            </w:pPr>
            <w:ins w:id="15142" w:author="aas" w:date="2013-10-14T02:06:00Z">
              <w:del w:id="15143" w:author="Anees Shaikh" w:date="2013-10-19T02:16:00Z">
                <w:r w:rsidDel="00E067A3">
                  <w:delText xml:space="preserve">                                The maximum number of packets the logical switch</w:delText>
                </w:r>
              </w:del>
            </w:ins>
          </w:p>
          <w:p w14:paraId="12A8023F" w14:textId="0EC2DCD7" w:rsidR="00874469" w:rsidDel="00E067A3" w:rsidRDefault="00874469">
            <w:pPr>
              <w:pStyle w:val="Appx"/>
              <w:rPr>
                <w:ins w:id="15144" w:author="aas" w:date="2013-10-14T02:06:00Z"/>
                <w:del w:id="15145" w:author="Anees Shaikh" w:date="2013-10-19T02:16:00Z"/>
              </w:rPr>
              <w:pPrChange w:id="15146" w:author="Anees Shaikh" w:date="2013-10-19T02:16:00Z">
                <w:pPr>
                  <w:pStyle w:val="XML1"/>
                </w:pPr>
              </w:pPrChange>
            </w:pPr>
            <w:ins w:id="15147" w:author="aas" w:date="2013-10-14T02:06:00Z">
              <w:del w:id="15148" w:author="Anees Shaikh" w:date="2013-10-19T02:16:00Z">
                <w:r w:rsidDel="00E067A3">
                  <w:delText xml:space="preserve">                                       can buffer when sending packets to the controller using</w:delText>
                </w:r>
              </w:del>
            </w:ins>
          </w:p>
          <w:p w14:paraId="526AEA80" w14:textId="3DCF74A5" w:rsidR="00874469" w:rsidDel="00E067A3" w:rsidRDefault="00874469">
            <w:pPr>
              <w:pStyle w:val="Appx"/>
              <w:rPr>
                <w:ins w:id="15149" w:author="aas" w:date="2013-10-14T02:06:00Z"/>
                <w:del w:id="15150" w:author="Anees Shaikh" w:date="2013-10-19T02:16:00Z"/>
              </w:rPr>
              <w:pPrChange w:id="15151" w:author="Anees Shaikh" w:date="2013-10-19T02:16:00Z">
                <w:pPr>
                  <w:pStyle w:val="XML1"/>
                </w:pPr>
              </w:pPrChange>
            </w:pPr>
            <w:ins w:id="15152" w:author="aas" w:date="2013-10-14T02:06:00Z">
              <w:del w:id="15153" w:author="Anees Shaikh" w:date="2013-10-19T02:16:00Z">
                <w:r w:rsidDel="00E067A3">
                  <w:delText xml:space="preserve">                                       packet-in messages.</w:delText>
                </w:r>
              </w:del>
            </w:ins>
          </w:p>
          <w:p w14:paraId="6AB31281" w14:textId="5ABAB395" w:rsidR="00874469" w:rsidDel="00E067A3" w:rsidRDefault="00874469">
            <w:pPr>
              <w:pStyle w:val="Appx"/>
              <w:rPr>
                <w:ins w:id="15154" w:author="aas" w:date="2013-10-14T02:06:00Z"/>
                <w:del w:id="15155" w:author="Anees Shaikh" w:date="2013-10-19T02:16:00Z"/>
              </w:rPr>
              <w:pPrChange w:id="15156" w:author="Anees Shaikh" w:date="2013-10-19T02:16:00Z">
                <w:pPr>
                  <w:pStyle w:val="XML1"/>
                </w:pPr>
              </w:pPrChange>
            </w:pPr>
            <w:ins w:id="15157" w:author="aas" w:date="2013-10-14T02:06:00Z">
              <w:del w:id="15158" w:author="Anees Shaikh" w:date="2013-10-19T02:16:00Z">
                <w:r w:rsidDel="00E067A3">
                  <w:delText xml:space="preserve">                              &lt;/xs:documentation&gt;</w:delText>
                </w:r>
              </w:del>
            </w:ins>
          </w:p>
          <w:p w14:paraId="72D9CF2E" w14:textId="47884C92" w:rsidR="00874469" w:rsidDel="00E067A3" w:rsidRDefault="00874469">
            <w:pPr>
              <w:pStyle w:val="Appx"/>
              <w:rPr>
                <w:ins w:id="15159" w:author="aas" w:date="2013-10-14T02:06:00Z"/>
                <w:del w:id="15160" w:author="Anees Shaikh" w:date="2013-10-19T02:16:00Z"/>
              </w:rPr>
              <w:pPrChange w:id="15161" w:author="Anees Shaikh" w:date="2013-10-19T02:16:00Z">
                <w:pPr>
                  <w:pStyle w:val="XML1"/>
                </w:pPr>
              </w:pPrChange>
            </w:pPr>
            <w:ins w:id="15162" w:author="aas" w:date="2013-10-14T02:06:00Z">
              <w:del w:id="15163" w:author="Anees Shaikh" w:date="2013-10-19T02:16:00Z">
                <w:r w:rsidDel="00E067A3">
                  <w:delText xml:space="preserve">                            &lt;/xs:annotation&gt;</w:delText>
                </w:r>
              </w:del>
            </w:ins>
          </w:p>
          <w:p w14:paraId="28EDFC44" w14:textId="52EE5707" w:rsidR="00874469" w:rsidDel="00E067A3" w:rsidRDefault="00874469">
            <w:pPr>
              <w:pStyle w:val="Appx"/>
              <w:rPr>
                <w:ins w:id="15164" w:author="aas" w:date="2013-10-14T02:06:00Z"/>
                <w:del w:id="15165" w:author="Anees Shaikh" w:date="2013-10-19T02:16:00Z"/>
              </w:rPr>
              <w:pPrChange w:id="15166" w:author="Anees Shaikh" w:date="2013-10-19T02:16:00Z">
                <w:pPr>
                  <w:pStyle w:val="XML1"/>
                </w:pPr>
              </w:pPrChange>
            </w:pPr>
            <w:ins w:id="15167" w:author="aas" w:date="2013-10-14T02:06:00Z">
              <w:del w:id="15168" w:author="Anees Shaikh" w:date="2013-10-19T02:16:00Z">
                <w:r w:rsidDel="00E067A3">
                  <w:delText xml:space="preserve">                          &lt;/xs:element&gt;</w:delText>
                </w:r>
              </w:del>
            </w:ins>
          </w:p>
          <w:p w14:paraId="4CF38D8D" w14:textId="1C8D8727" w:rsidR="00874469" w:rsidDel="00E067A3" w:rsidRDefault="00874469">
            <w:pPr>
              <w:pStyle w:val="Appx"/>
              <w:rPr>
                <w:ins w:id="15169" w:author="aas" w:date="2013-10-14T02:06:00Z"/>
                <w:del w:id="15170" w:author="Anees Shaikh" w:date="2013-10-19T02:16:00Z"/>
              </w:rPr>
              <w:pPrChange w:id="15171" w:author="Anees Shaikh" w:date="2013-10-19T02:16:00Z">
                <w:pPr>
                  <w:pStyle w:val="XML1"/>
                </w:pPr>
              </w:pPrChange>
            </w:pPr>
            <w:ins w:id="15172" w:author="aas" w:date="2013-10-14T02:06:00Z">
              <w:del w:id="15173" w:author="Anees Shaikh" w:date="2013-10-19T02:16:00Z">
                <w:r w:rsidDel="00E067A3">
                  <w:delText xml:space="preserve">                          &lt;xs:element name="max-tables" minOccurs="0"  type="xs:unsignedByte"&gt;</w:delText>
                </w:r>
              </w:del>
            </w:ins>
          </w:p>
          <w:p w14:paraId="368A33B0" w14:textId="56C05666" w:rsidR="00874469" w:rsidDel="00E067A3" w:rsidRDefault="00874469">
            <w:pPr>
              <w:pStyle w:val="Appx"/>
              <w:rPr>
                <w:ins w:id="15174" w:author="aas" w:date="2013-10-14T02:06:00Z"/>
                <w:del w:id="15175" w:author="Anees Shaikh" w:date="2013-10-19T02:16:00Z"/>
              </w:rPr>
              <w:pPrChange w:id="15176" w:author="Anees Shaikh" w:date="2013-10-19T02:16:00Z">
                <w:pPr>
                  <w:pStyle w:val="XML1"/>
                </w:pPr>
              </w:pPrChange>
            </w:pPr>
            <w:ins w:id="15177" w:author="aas" w:date="2013-10-14T02:06:00Z">
              <w:del w:id="15178" w:author="Anees Shaikh" w:date="2013-10-19T02:16:00Z">
                <w:r w:rsidDel="00E067A3">
                  <w:delText xml:space="preserve">                            &lt;xs:annotation&gt;</w:delText>
                </w:r>
              </w:del>
            </w:ins>
          </w:p>
          <w:p w14:paraId="6EEDBC21" w14:textId="2BBF7247" w:rsidR="00874469" w:rsidDel="00E067A3" w:rsidRDefault="00874469">
            <w:pPr>
              <w:pStyle w:val="Appx"/>
              <w:rPr>
                <w:ins w:id="15179" w:author="aas" w:date="2013-10-14T02:06:00Z"/>
                <w:del w:id="15180" w:author="Anees Shaikh" w:date="2013-10-19T02:16:00Z"/>
              </w:rPr>
              <w:pPrChange w:id="15181" w:author="Anees Shaikh" w:date="2013-10-19T02:16:00Z">
                <w:pPr>
                  <w:pStyle w:val="XML1"/>
                </w:pPr>
              </w:pPrChange>
            </w:pPr>
            <w:ins w:id="15182" w:author="aas" w:date="2013-10-14T02:06:00Z">
              <w:del w:id="15183" w:author="Anees Shaikh" w:date="2013-10-19T02:16:00Z">
                <w:r w:rsidDel="00E067A3">
                  <w:delText xml:space="preserve">                              &lt;xs:documentation&gt;</w:delText>
                </w:r>
              </w:del>
            </w:ins>
          </w:p>
          <w:p w14:paraId="31572BFC" w14:textId="6A8FE4DB" w:rsidR="00874469" w:rsidDel="00E067A3" w:rsidRDefault="00874469">
            <w:pPr>
              <w:pStyle w:val="Appx"/>
              <w:rPr>
                <w:ins w:id="15184" w:author="aas" w:date="2013-10-14T02:06:00Z"/>
                <w:del w:id="15185" w:author="Anees Shaikh" w:date="2013-10-19T02:16:00Z"/>
              </w:rPr>
              <w:pPrChange w:id="15186" w:author="Anees Shaikh" w:date="2013-10-19T02:16:00Z">
                <w:pPr>
                  <w:pStyle w:val="XML1"/>
                </w:pPr>
              </w:pPrChange>
            </w:pPr>
            <w:ins w:id="15187" w:author="aas" w:date="2013-10-14T02:06:00Z">
              <w:del w:id="15188" w:author="Anees Shaikh" w:date="2013-10-19T02:16:00Z">
                <w:r w:rsidDel="00E067A3">
                  <w:delText xml:space="preserve">                                The number of flow tables supported by the logical switch.</w:delText>
                </w:r>
              </w:del>
            </w:ins>
          </w:p>
          <w:p w14:paraId="783F2EE5" w14:textId="2D4BA84F" w:rsidR="00874469" w:rsidDel="00E067A3" w:rsidRDefault="00874469">
            <w:pPr>
              <w:pStyle w:val="Appx"/>
              <w:rPr>
                <w:ins w:id="15189" w:author="aas" w:date="2013-10-14T02:06:00Z"/>
                <w:del w:id="15190" w:author="Anees Shaikh" w:date="2013-10-19T02:16:00Z"/>
              </w:rPr>
              <w:pPrChange w:id="15191" w:author="Anees Shaikh" w:date="2013-10-19T02:16:00Z">
                <w:pPr>
                  <w:pStyle w:val="XML1"/>
                </w:pPr>
              </w:pPrChange>
            </w:pPr>
            <w:ins w:id="15192" w:author="aas" w:date="2013-10-14T02:06:00Z">
              <w:del w:id="15193" w:author="Anees Shaikh" w:date="2013-10-19T02:16:00Z">
                <w:r w:rsidDel="00E067A3">
                  <w:delText xml:space="preserve">                              &lt;/xs:documentation&gt;</w:delText>
                </w:r>
              </w:del>
            </w:ins>
          </w:p>
          <w:p w14:paraId="2AF70AEB" w14:textId="6071BA43" w:rsidR="00874469" w:rsidDel="00E067A3" w:rsidRDefault="00874469">
            <w:pPr>
              <w:pStyle w:val="Appx"/>
              <w:rPr>
                <w:ins w:id="15194" w:author="aas" w:date="2013-10-14T02:06:00Z"/>
                <w:del w:id="15195" w:author="Anees Shaikh" w:date="2013-10-19T02:16:00Z"/>
              </w:rPr>
              <w:pPrChange w:id="15196" w:author="Anees Shaikh" w:date="2013-10-19T02:16:00Z">
                <w:pPr>
                  <w:pStyle w:val="XML1"/>
                </w:pPr>
              </w:pPrChange>
            </w:pPr>
            <w:ins w:id="15197" w:author="aas" w:date="2013-10-14T02:06:00Z">
              <w:del w:id="15198" w:author="Anees Shaikh" w:date="2013-10-19T02:16:00Z">
                <w:r w:rsidDel="00E067A3">
                  <w:delText xml:space="preserve">                            &lt;/xs:annotation&gt;</w:delText>
                </w:r>
              </w:del>
            </w:ins>
          </w:p>
          <w:p w14:paraId="626A996F" w14:textId="0603774F" w:rsidR="00874469" w:rsidDel="00E067A3" w:rsidRDefault="00874469">
            <w:pPr>
              <w:pStyle w:val="Appx"/>
              <w:rPr>
                <w:ins w:id="15199" w:author="aas" w:date="2013-10-14T02:06:00Z"/>
                <w:del w:id="15200" w:author="Anees Shaikh" w:date="2013-10-19T02:16:00Z"/>
              </w:rPr>
              <w:pPrChange w:id="15201" w:author="Anees Shaikh" w:date="2013-10-19T02:16:00Z">
                <w:pPr>
                  <w:pStyle w:val="XML1"/>
                </w:pPr>
              </w:pPrChange>
            </w:pPr>
            <w:ins w:id="15202" w:author="aas" w:date="2013-10-14T02:06:00Z">
              <w:del w:id="15203" w:author="Anees Shaikh" w:date="2013-10-19T02:16:00Z">
                <w:r w:rsidDel="00E067A3">
                  <w:delText xml:space="preserve">                          &lt;/xs:element&gt;</w:delText>
                </w:r>
              </w:del>
            </w:ins>
          </w:p>
          <w:p w14:paraId="2E8D1CC7" w14:textId="4E04B271" w:rsidR="00874469" w:rsidDel="00E067A3" w:rsidRDefault="00874469">
            <w:pPr>
              <w:pStyle w:val="Appx"/>
              <w:rPr>
                <w:ins w:id="15204" w:author="aas" w:date="2013-10-14T02:06:00Z"/>
                <w:del w:id="15205" w:author="Anees Shaikh" w:date="2013-10-19T02:16:00Z"/>
              </w:rPr>
              <w:pPrChange w:id="15206" w:author="Anees Shaikh" w:date="2013-10-19T02:16:00Z">
                <w:pPr>
                  <w:pStyle w:val="XML1"/>
                </w:pPr>
              </w:pPrChange>
            </w:pPr>
            <w:ins w:id="15207" w:author="aas" w:date="2013-10-14T02:06:00Z">
              <w:del w:id="15208" w:author="Anees Shaikh" w:date="2013-10-19T02:16:00Z">
                <w:r w:rsidDel="00E067A3">
                  <w:delText xml:space="preserve">                          &lt;xs:element name="max-ports" minOccurs="0"  type="xs:unsignedInt"&gt;</w:delText>
                </w:r>
              </w:del>
            </w:ins>
          </w:p>
          <w:p w14:paraId="7695D5E2" w14:textId="253E815A" w:rsidR="00874469" w:rsidDel="00E067A3" w:rsidRDefault="00874469">
            <w:pPr>
              <w:pStyle w:val="Appx"/>
              <w:rPr>
                <w:ins w:id="15209" w:author="aas" w:date="2013-10-14T02:06:00Z"/>
                <w:del w:id="15210" w:author="Anees Shaikh" w:date="2013-10-19T02:16:00Z"/>
              </w:rPr>
              <w:pPrChange w:id="15211" w:author="Anees Shaikh" w:date="2013-10-19T02:16:00Z">
                <w:pPr>
                  <w:pStyle w:val="XML1"/>
                </w:pPr>
              </w:pPrChange>
            </w:pPr>
            <w:ins w:id="15212" w:author="aas" w:date="2013-10-14T02:06:00Z">
              <w:del w:id="15213" w:author="Anees Shaikh" w:date="2013-10-19T02:16:00Z">
                <w:r w:rsidDel="00E067A3">
                  <w:delText xml:space="preserve">                            &lt;xs:annotation&gt;</w:delText>
                </w:r>
              </w:del>
            </w:ins>
          </w:p>
          <w:p w14:paraId="6D3B25E7" w14:textId="69F52D8A" w:rsidR="00874469" w:rsidDel="00E067A3" w:rsidRDefault="00874469">
            <w:pPr>
              <w:pStyle w:val="Appx"/>
              <w:rPr>
                <w:ins w:id="15214" w:author="aas" w:date="2013-10-14T02:06:00Z"/>
                <w:del w:id="15215" w:author="Anees Shaikh" w:date="2013-10-19T02:16:00Z"/>
              </w:rPr>
              <w:pPrChange w:id="15216" w:author="Anees Shaikh" w:date="2013-10-19T02:16:00Z">
                <w:pPr>
                  <w:pStyle w:val="XML1"/>
                </w:pPr>
              </w:pPrChange>
            </w:pPr>
            <w:ins w:id="15217" w:author="aas" w:date="2013-10-14T02:06:00Z">
              <w:del w:id="15218" w:author="Anees Shaikh" w:date="2013-10-19T02:16:00Z">
                <w:r w:rsidDel="00E067A3">
                  <w:delText xml:space="preserve">                              &lt;xs:documentation&gt;</w:delText>
                </w:r>
              </w:del>
            </w:ins>
          </w:p>
          <w:p w14:paraId="1129F0DA" w14:textId="389C1130" w:rsidR="00874469" w:rsidDel="00E067A3" w:rsidRDefault="00874469">
            <w:pPr>
              <w:pStyle w:val="Appx"/>
              <w:rPr>
                <w:ins w:id="15219" w:author="aas" w:date="2013-10-14T02:06:00Z"/>
                <w:del w:id="15220" w:author="Anees Shaikh" w:date="2013-10-19T02:16:00Z"/>
              </w:rPr>
              <w:pPrChange w:id="15221" w:author="Anees Shaikh" w:date="2013-10-19T02:16:00Z">
                <w:pPr>
                  <w:pStyle w:val="XML1"/>
                </w:pPr>
              </w:pPrChange>
            </w:pPr>
            <w:ins w:id="15222" w:author="aas" w:date="2013-10-14T02:06:00Z">
              <w:del w:id="15223" w:author="Anees Shaikh" w:date="2013-10-19T02:16:00Z">
                <w:r w:rsidDel="00E067A3">
                  <w:delText xml:space="preserve">                                The number of flow tables supported by the logical switch.</w:delText>
                </w:r>
              </w:del>
            </w:ins>
          </w:p>
          <w:p w14:paraId="11099E42" w14:textId="564C3521" w:rsidR="00874469" w:rsidDel="00E067A3" w:rsidRDefault="00874469">
            <w:pPr>
              <w:pStyle w:val="Appx"/>
              <w:rPr>
                <w:ins w:id="15224" w:author="aas" w:date="2013-10-14T02:06:00Z"/>
                <w:del w:id="15225" w:author="Anees Shaikh" w:date="2013-10-19T02:16:00Z"/>
              </w:rPr>
              <w:pPrChange w:id="15226" w:author="Anees Shaikh" w:date="2013-10-19T02:16:00Z">
                <w:pPr>
                  <w:pStyle w:val="XML1"/>
                </w:pPr>
              </w:pPrChange>
            </w:pPr>
            <w:ins w:id="15227" w:author="aas" w:date="2013-10-14T02:06:00Z">
              <w:del w:id="15228" w:author="Anees Shaikh" w:date="2013-10-19T02:16:00Z">
                <w:r w:rsidDel="00E067A3">
                  <w:delText xml:space="preserve">                              &lt;/xs:documentation&gt;</w:delText>
                </w:r>
              </w:del>
            </w:ins>
          </w:p>
          <w:p w14:paraId="39091342" w14:textId="449F12E6" w:rsidR="00874469" w:rsidDel="00E067A3" w:rsidRDefault="00874469">
            <w:pPr>
              <w:pStyle w:val="Appx"/>
              <w:rPr>
                <w:ins w:id="15229" w:author="aas" w:date="2013-10-14T02:06:00Z"/>
                <w:del w:id="15230" w:author="Anees Shaikh" w:date="2013-10-19T02:16:00Z"/>
              </w:rPr>
              <w:pPrChange w:id="15231" w:author="Anees Shaikh" w:date="2013-10-19T02:16:00Z">
                <w:pPr>
                  <w:pStyle w:val="XML1"/>
                </w:pPr>
              </w:pPrChange>
            </w:pPr>
            <w:ins w:id="15232" w:author="aas" w:date="2013-10-14T02:06:00Z">
              <w:del w:id="15233" w:author="Anees Shaikh" w:date="2013-10-19T02:16:00Z">
                <w:r w:rsidDel="00E067A3">
                  <w:delText xml:space="preserve">                            &lt;/xs:annotation&gt;</w:delText>
                </w:r>
              </w:del>
            </w:ins>
          </w:p>
          <w:p w14:paraId="2C34972E" w14:textId="25A4C837" w:rsidR="00874469" w:rsidDel="00E067A3" w:rsidRDefault="00874469">
            <w:pPr>
              <w:pStyle w:val="Appx"/>
              <w:rPr>
                <w:ins w:id="15234" w:author="aas" w:date="2013-10-14T02:06:00Z"/>
                <w:del w:id="15235" w:author="Anees Shaikh" w:date="2013-10-19T02:16:00Z"/>
              </w:rPr>
              <w:pPrChange w:id="15236" w:author="Anees Shaikh" w:date="2013-10-19T02:16:00Z">
                <w:pPr>
                  <w:pStyle w:val="XML1"/>
                </w:pPr>
              </w:pPrChange>
            </w:pPr>
            <w:ins w:id="15237" w:author="aas" w:date="2013-10-14T02:06:00Z">
              <w:del w:id="15238" w:author="Anees Shaikh" w:date="2013-10-19T02:16:00Z">
                <w:r w:rsidDel="00E067A3">
                  <w:delText xml:space="preserve">                          &lt;/xs:element&gt;</w:delText>
                </w:r>
              </w:del>
            </w:ins>
          </w:p>
          <w:p w14:paraId="78988F22" w14:textId="7D2F7C29" w:rsidR="00874469" w:rsidDel="00E067A3" w:rsidRDefault="00874469">
            <w:pPr>
              <w:pStyle w:val="Appx"/>
              <w:rPr>
                <w:ins w:id="15239" w:author="aas" w:date="2013-10-14T02:06:00Z"/>
                <w:del w:id="15240" w:author="Anees Shaikh" w:date="2013-10-19T02:16:00Z"/>
              </w:rPr>
              <w:pPrChange w:id="15241" w:author="Anees Shaikh" w:date="2013-10-19T02:16:00Z">
                <w:pPr>
                  <w:pStyle w:val="XML1"/>
                </w:pPr>
              </w:pPrChange>
            </w:pPr>
            <w:ins w:id="15242" w:author="aas" w:date="2013-10-14T02:06:00Z">
              <w:del w:id="15243" w:author="Anees Shaikh" w:date="2013-10-19T02:16:00Z">
                <w:r w:rsidDel="00E067A3">
                  <w:delText xml:space="preserve">                          &lt;xs:element name="flow-statistics" minOccurs="0"  type="xs:boolean"&gt;</w:delText>
                </w:r>
              </w:del>
            </w:ins>
          </w:p>
          <w:p w14:paraId="0FB7F9E0" w14:textId="21BB38AB" w:rsidR="00874469" w:rsidDel="00E067A3" w:rsidRDefault="00874469">
            <w:pPr>
              <w:pStyle w:val="Appx"/>
              <w:rPr>
                <w:ins w:id="15244" w:author="aas" w:date="2013-10-14T02:06:00Z"/>
                <w:del w:id="15245" w:author="Anees Shaikh" w:date="2013-10-19T02:16:00Z"/>
              </w:rPr>
              <w:pPrChange w:id="15246" w:author="Anees Shaikh" w:date="2013-10-19T02:16:00Z">
                <w:pPr>
                  <w:pStyle w:val="XML1"/>
                </w:pPr>
              </w:pPrChange>
            </w:pPr>
            <w:ins w:id="15247" w:author="aas" w:date="2013-10-14T02:06:00Z">
              <w:del w:id="15248" w:author="Anees Shaikh" w:date="2013-10-19T02:16:00Z">
                <w:r w:rsidDel="00E067A3">
                  <w:delText xml:space="preserve">                            &lt;xs:annotation&gt;</w:delText>
                </w:r>
              </w:del>
            </w:ins>
          </w:p>
          <w:p w14:paraId="1FF9B6DB" w14:textId="2679B0B2" w:rsidR="00874469" w:rsidDel="00E067A3" w:rsidRDefault="00874469">
            <w:pPr>
              <w:pStyle w:val="Appx"/>
              <w:rPr>
                <w:ins w:id="15249" w:author="aas" w:date="2013-10-14T02:06:00Z"/>
                <w:del w:id="15250" w:author="Anees Shaikh" w:date="2013-10-19T02:16:00Z"/>
              </w:rPr>
              <w:pPrChange w:id="15251" w:author="Anees Shaikh" w:date="2013-10-19T02:16:00Z">
                <w:pPr>
                  <w:pStyle w:val="XML1"/>
                </w:pPr>
              </w:pPrChange>
            </w:pPr>
            <w:ins w:id="15252" w:author="aas" w:date="2013-10-14T02:06:00Z">
              <w:del w:id="15253" w:author="Anees Shaikh" w:date="2013-10-19T02:16:00Z">
                <w:r w:rsidDel="00E067A3">
                  <w:delText xml:space="preserve">                              &lt;xs:documentation&gt;</w:delText>
                </w:r>
              </w:del>
            </w:ins>
          </w:p>
          <w:p w14:paraId="49E8B70A" w14:textId="257C5576" w:rsidR="00874469" w:rsidDel="00E067A3" w:rsidRDefault="00874469">
            <w:pPr>
              <w:pStyle w:val="Appx"/>
              <w:rPr>
                <w:ins w:id="15254" w:author="aas" w:date="2013-10-14T02:06:00Z"/>
                <w:del w:id="15255" w:author="Anees Shaikh" w:date="2013-10-19T02:16:00Z"/>
              </w:rPr>
              <w:pPrChange w:id="15256" w:author="Anees Shaikh" w:date="2013-10-19T02:16:00Z">
                <w:pPr>
                  <w:pStyle w:val="XML1"/>
                </w:pPr>
              </w:pPrChange>
            </w:pPr>
            <w:ins w:id="15257" w:author="aas" w:date="2013-10-14T02:06:00Z">
              <w:del w:id="15258" w:author="Anees Shaikh" w:date="2013-10-19T02:16:00Z">
                <w:r w:rsidDel="00E067A3">
                  <w:delText xml:space="preserve">                                Specifies if the logical switch supports flow statistics.</w:delText>
                </w:r>
              </w:del>
            </w:ins>
          </w:p>
          <w:p w14:paraId="7FC2DF68" w14:textId="1FFD6B61" w:rsidR="00874469" w:rsidDel="00E067A3" w:rsidRDefault="00874469">
            <w:pPr>
              <w:pStyle w:val="Appx"/>
              <w:rPr>
                <w:ins w:id="15259" w:author="aas" w:date="2013-10-14T02:06:00Z"/>
                <w:del w:id="15260" w:author="Anees Shaikh" w:date="2013-10-19T02:16:00Z"/>
              </w:rPr>
              <w:pPrChange w:id="15261" w:author="Anees Shaikh" w:date="2013-10-19T02:16:00Z">
                <w:pPr>
                  <w:pStyle w:val="XML1"/>
                </w:pPr>
              </w:pPrChange>
            </w:pPr>
            <w:ins w:id="15262" w:author="aas" w:date="2013-10-14T02:06:00Z">
              <w:del w:id="15263" w:author="Anees Shaikh" w:date="2013-10-19T02:16:00Z">
                <w:r w:rsidDel="00E067A3">
                  <w:delText xml:space="preserve">                              &lt;/xs:documentation&gt;</w:delText>
                </w:r>
              </w:del>
            </w:ins>
          </w:p>
          <w:p w14:paraId="7201A4BF" w14:textId="580D2AB3" w:rsidR="00874469" w:rsidDel="00E067A3" w:rsidRDefault="00874469">
            <w:pPr>
              <w:pStyle w:val="Appx"/>
              <w:rPr>
                <w:ins w:id="15264" w:author="aas" w:date="2013-10-14T02:06:00Z"/>
                <w:del w:id="15265" w:author="Anees Shaikh" w:date="2013-10-19T02:16:00Z"/>
              </w:rPr>
              <w:pPrChange w:id="15266" w:author="Anees Shaikh" w:date="2013-10-19T02:16:00Z">
                <w:pPr>
                  <w:pStyle w:val="XML1"/>
                </w:pPr>
              </w:pPrChange>
            </w:pPr>
            <w:ins w:id="15267" w:author="aas" w:date="2013-10-14T02:06:00Z">
              <w:del w:id="15268" w:author="Anees Shaikh" w:date="2013-10-19T02:16:00Z">
                <w:r w:rsidDel="00E067A3">
                  <w:delText xml:space="preserve">                            &lt;/xs:annotation&gt;</w:delText>
                </w:r>
              </w:del>
            </w:ins>
          </w:p>
          <w:p w14:paraId="441A18EA" w14:textId="0C2BF34A" w:rsidR="00874469" w:rsidDel="00E067A3" w:rsidRDefault="00874469">
            <w:pPr>
              <w:pStyle w:val="Appx"/>
              <w:rPr>
                <w:ins w:id="15269" w:author="aas" w:date="2013-10-14T02:06:00Z"/>
                <w:del w:id="15270" w:author="Anees Shaikh" w:date="2013-10-19T02:16:00Z"/>
              </w:rPr>
              <w:pPrChange w:id="15271" w:author="Anees Shaikh" w:date="2013-10-19T02:16:00Z">
                <w:pPr>
                  <w:pStyle w:val="XML1"/>
                </w:pPr>
              </w:pPrChange>
            </w:pPr>
            <w:ins w:id="15272" w:author="aas" w:date="2013-10-14T02:06:00Z">
              <w:del w:id="15273" w:author="Anees Shaikh" w:date="2013-10-19T02:16:00Z">
                <w:r w:rsidDel="00E067A3">
                  <w:delText xml:space="preserve">                          &lt;/xs:element&gt;</w:delText>
                </w:r>
              </w:del>
            </w:ins>
          </w:p>
          <w:p w14:paraId="383AA7A5" w14:textId="0D2124B2" w:rsidR="00874469" w:rsidDel="00E067A3" w:rsidRDefault="00874469">
            <w:pPr>
              <w:pStyle w:val="Appx"/>
              <w:rPr>
                <w:ins w:id="15274" w:author="aas" w:date="2013-10-14T02:06:00Z"/>
                <w:del w:id="15275" w:author="Anees Shaikh" w:date="2013-10-19T02:16:00Z"/>
              </w:rPr>
              <w:pPrChange w:id="15276" w:author="Anees Shaikh" w:date="2013-10-19T02:16:00Z">
                <w:pPr>
                  <w:pStyle w:val="XML1"/>
                </w:pPr>
              </w:pPrChange>
            </w:pPr>
            <w:ins w:id="15277" w:author="aas" w:date="2013-10-14T02:06:00Z">
              <w:del w:id="15278" w:author="Anees Shaikh" w:date="2013-10-19T02:16:00Z">
                <w:r w:rsidDel="00E067A3">
                  <w:delText xml:space="preserve">                          &lt;xs:element name="table-statistics" minOccurs="0"  type="xs:boolean"&gt;</w:delText>
                </w:r>
              </w:del>
            </w:ins>
          </w:p>
          <w:p w14:paraId="3D3E283A" w14:textId="4B8966BA" w:rsidR="00874469" w:rsidDel="00E067A3" w:rsidRDefault="00874469">
            <w:pPr>
              <w:pStyle w:val="Appx"/>
              <w:rPr>
                <w:ins w:id="15279" w:author="aas" w:date="2013-10-14T02:06:00Z"/>
                <w:del w:id="15280" w:author="Anees Shaikh" w:date="2013-10-19T02:16:00Z"/>
              </w:rPr>
              <w:pPrChange w:id="15281" w:author="Anees Shaikh" w:date="2013-10-19T02:16:00Z">
                <w:pPr>
                  <w:pStyle w:val="XML1"/>
                </w:pPr>
              </w:pPrChange>
            </w:pPr>
            <w:ins w:id="15282" w:author="aas" w:date="2013-10-14T02:06:00Z">
              <w:del w:id="15283" w:author="Anees Shaikh" w:date="2013-10-19T02:16:00Z">
                <w:r w:rsidDel="00E067A3">
                  <w:delText xml:space="preserve">                            &lt;xs:annotation&gt;</w:delText>
                </w:r>
              </w:del>
            </w:ins>
          </w:p>
          <w:p w14:paraId="149A1742" w14:textId="5F1F46B6" w:rsidR="00874469" w:rsidDel="00E067A3" w:rsidRDefault="00874469">
            <w:pPr>
              <w:pStyle w:val="Appx"/>
              <w:rPr>
                <w:ins w:id="15284" w:author="aas" w:date="2013-10-14T02:06:00Z"/>
                <w:del w:id="15285" w:author="Anees Shaikh" w:date="2013-10-19T02:16:00Z"/>
              </w:rPr>
              <w:pPrChange w:id="15286" w:author="Anees Shaikh" w:date="2013-10-19T02:16:00Z">
                <w:pPr>
                  <w:pStyle w:val="XML1"/>
                </w:pPr>
              </w:pPrChange>
            </w:pPr>
            <w:ins w:id="15287" w:author="aas" w:date="2013-10-14T02:06:00Z">
              <w:del w:id="15288" w:author="Anees Shaikh" w:date="2013-10-19T02:16:00Z">
                <w:r w:rsidDel="00E067A3">
                  <w:delText xml:space="preserve">                              &lt;xs:documentation&gt;</w:delText>
                </w:r>
              </w:del>
            </w:ins>
          </w:p>
          <w:p w14:paraId="767AFED0" w14:textId="4DE88C28" w:rsidR="00874469" w:rsidDel="00E067A3" w:rsidRDefault="00874469">
            <w:pPr>
              <w:pStyle w:val="Appx"/>
              <w:rPr>
                <w:ins w:id="15289" w:author="aas" w:date="2013-10-14T02:06:00Z"/>
                <w:del w:id="15290" w:author="Anees Shaikh" w:date="2013-10-19T02:16:00Z"/>
              </w:rPr>
              <w:pPrChange w:id="15291" w:author="Anees Shaikh" w:date="2013-10-19T02:16:00Z">
                <w:pPr>
                  <w:pStyle w:val="XML1"/>
                </w:pPr>
              </w:pPrChange>
            </w:pPr>
            <w:ins w:id="15292" w:author="aas" w:date="2013-10-14T02:06:00Z">
              <w:del w:id="15293" w:author="Anees Shaikh" w:date="2013-10-19T02:16:00Z">
                <w:r w:rsidDel="00E067A3">
                  <w:delText xml:space="preserve">                                Specifies if the logical switch supports table statistics.</w:delText>
                </w:r>
              </w:del>
            </w:ins>
          </w:p>
          <w:p w14:paraId="678E6879" w14:textId="6D55C4C7" w:rsidR="00874469" w:rsidDel="00E067A3" w:rsidRDefault="00874469">
            <w:pPr>
              <w:pStyle w:val="Appx"/>
              <w:rPr>
                <w:ins w:id="15294" w:author="aas" w:date="2013-10-14T02:06:00Z"/>
                <w:del w:id="15295" w:author="Anees Shaikh" w:date="2013-10-19T02:16:00Z"/>
              </w:rPr>
              <w:pPrChange w:id="15296" w:author="Anees Shaikh" w:date="2013-10-19T02:16:00Z">
                <w:pPr>
                  <w:pStyle w:val="XML1"/>
                </w:pPr>
              </w:pPrChange>
            </w:pPr>
            <w:ins w:id="15297" w:author="aas" w:date="2013-10-14T02:06:00Z">
              <w:del w:id="15298" w:author="Anees Shaikh" w:date="2013-10-19T02:16:00Z">
                <w:r w:rsidDel="00E067A3">
                  <w:delText xml:space="preserve">                              &lt;/xs:documentation&gt;</w:delText>
                </w:r>
              </w:del>
            </w:ins>
          </w:p>
          <w:p w14:paraId="5D4ACDFC" w14:textId="0E6AF5DD" w:rsidR="00874469" w:rsidDel="00E067A3" w:rsidRDefault="00874469">
            <w:pPr>
              <w:pStyle w:val="Appx"/>
              <w:rPr>
                <w:ins w:id="15299" w:author="aas" w:date="2013-10-14T02:06:00Z"/>
                <w:del w:id="15300" w:author="Anees Shaikh" w:date="2013-10-19T02:16:00Z"/>
              </w:rPr>
              <w:pPrChange w:id="15301" w:author="Anees Shaikh" w:date="2013-10-19T02:16:00Z">
                <w:pPr>
                  <w:pStyle w:val="XML1"/>
                </w:pPr>
              </w:pPrChange>
            </w:pPr>
            <w:ins w:id="15302" w:author="aas" w:date="2013-10-14T02:06:00Z">
              <w:del w:id="15303" w:author="Anees Shaikh" w:date="2013-10-19T02:16:00Z">
                <w:r w:rsidDel="00E067A3">
                  <w:delText xml:space="preserve">                            &lt;/xs:annotation&gt;</w:delText>
                </w:r>
              </w:del>
            </w:ins>
          </w:p>
          <w:p w14:paraId="19CD2932" w14:textId="5E5C75BB" w:rsidR="00874469" w:rsidDel="00E067A3" w:rsidRDefault="00874469">
            <w:pPr>
              <w:pStyle w:val="Appx"/>
              <w:rPr>
                <w:ins w:id="15304" w:author="aas" w:date="2013-10-14T02:06:00Z"/>
                <w:del w:id="15305" w:author="Anees Shaikh" w:date="2013-10-19T02:16:00Z"/>
              </w:rPr>
              <w:pPrChange w:id="15306" w:author="Anees Shaikh" w:date="2013-10-19T02:16:00Z">
                <w:pPr>
                  <w:pStyle w:val="XML1"/>
                </w:pPr>
              </w:pPrChange>
            </w:pPr>
            <w:ins w:id="15307" w:author="aas" w:date="2013-10-14T02:06:00Z">
              <w:del w:id="15308" w:author="Anees Shaikh" w:date="2013-10-19T02:16:00Z">
                <w:r w:rsidDel="00E067A3">
                  <w:delText xml:space="preserve">                          &lt;/xs:element&gt;</w:delText>
                </w:r>
              </w:del>
            </w:ins>
          </w:p>
          <w:p w14:paraId="6EB2252C" w14:textId="1C1D70F6" w:rsidR="00874469" w:rsidDel="00E067A3" w:rsidRDefault="00874469">
            <w:pPr>
              <w:pStyle w:val="Appx"/>
              <w:rPr>
                <w:ins w:id="15309" w:author="aas" w:date="2013-10-14T02:06:00Z"/>
                <w:del w:id="15310" w:author="Anees Shaikh" w:date="2013-10-19T02:16:00Z"/>
              </w:rPr>
              <w:pPrChange w:id="15311" w:author="Anees Shaikh" w:date="2013-10-19T02:16:00Z">
                <w:pPr>
                  <w:pStyle w:val="XML1"/>
                </w:pPr>
              </w:pPrChange>
            </w:pPr>
            <w:ins w:id="15312" w:author="aas" w:date="2013-10-14T02:06:00Z">
              <w:del w:id="15313" w:author="Anees Shaikh" w:date="2013-10-19T02:16:00Z">
                <w:r w:rsidDel="00E067A3">
                  <w:delText xml:space="preserve">                          &lt;xs:element name="port-statistics" minOccurs="0"  type="xs:boolean"&gt;</w:delText>
                </w:r>
              </w:del>
            </w:ins>
          </w:p>
          <w:p w14:paraId="43490A29" w14:textId="308341AB" w:rsidR="00874469" w:rsidDel="00E067A3" w:rsidRDefault="00874469">
            <w:pPr>
              <w:pStyle w:val="Appx"/>
              <w:rPr>
                <w:ins w:id="15314" w:author="aas" w:date="2013-10-14T02:06:00Z"/>
                <w:del w:id="15315" w:author="Anees Shaikh" w:date="2013-10-19T02:16:00Z"/>
              </w:rPr>
              <w:pPrChange w:id="15316" w:author="Anees Shaikh" w:date="2013-10-19T02:16:00Z">
                <w:pPr>
                  <w:pStyle w:val="XML1"/>
                </w:pPr>
              </w:pPrChange>
            </w:pPr>
            <w:ins w:id="15317" w:author="aas" w:date="2013-10-14T02:06:00Z">
              <w:del w:id="15318" w:author="Anees Shaikh" w:date="2013-10-19T02:16:00Z">
                <w:r w:rsidDel="00E067A3">
                  <w:delText xml:space="preserve">                            &lt;xs:annotation&gt;</w:delText>
                </w:r>
              </w:del>
            </w:ins>
          </w:p>
          <w:p w14:paraId="6417A66D" w14:textId="367B0EB8" w:rsidR="00874469" w:rsidDel="00E067A3" w:rsidRDefault="00874469">
            <w:pPr>
              <w:pStyle w:val="Appx"/>
              <w:rPr>
                <w:ins w:id="15319" w:author="aas" w:date="2013-10-14T02:06:00Z"/>
                <w:del w:id="15320" w:author="Anees Shaikh" w:date="2013-10-19T02:16:00Z"/>
              </w:rPr>
              <w:pPrChange w:id="15321" w:author="Anees Shaikh" w:date="2013-10-19T02:16:00Z">
                <w:pPr>
                  <w:pStyle w:val="XML1"/>
                </w:pPr>
              </w:pPrChange>
            </w:pPr>
            <w:ins w:id="15322" w:author="aas" w:date="2013-10-14T02:06:00Z">
              <w:del w:id="15323" w:author="Anees Shaikh" w:date="2013-10-19T02:16:00Z">
                <w:r w:rsidDel="00E067A3">
                  <w:delText xml:space="preserve">                              &lt;xs:documentation&gt;</w:delText>
                </w:r>
              </w:del>
            </w:ins>
          </w:p>
          <w:p w14:paraId="7A589423" w14:textId="09B5B20E" w:rsidR="00874469" w:rsidDel="00E067A3" w:rsidRDefault="00874469">
            <w:pPr>
              <w:pStyle w:val="Appx"/>
              <w:rPr>
                <w:ins w:id="15324" w:author="aas" w:date="2013-10-14T02:06:00Z"/>
                <w:del w:id="15325" w:author="Anees Shaikh" w:date="2013-10-19T02:16:00Z"/>
              </w:rPr>
              <w:pPrChange w:id="15326" w:author="Anees Shaikh" w:date="2013-10-19T02:16:00Z">
                <w:pPr>
                  <w:pStyle w:val="XML1"/>
                </w:pPr>
              </w:pPrChange>
            </w:pPr>
            <w:ins w:id="15327" w:author="aas" w:date="2013-10-14T02:06:00Z">
              <w:del w:id="15328" w:author="Anees Shaikh" w:date="2013-10-19T02:16:00Z">
                <w:r w:rsidDel="00E067A3">
                  <w:delText xml:space="preserve">                                Specifies if the logical switch supports port statistics.</w:delText>
                </w:r>
              </w:del>
            </w:ins>
          </w:p>
          <w:p w14:paraId="3337FC2D" w14:textId="1A7C681A" w:rsidR="00874469" w:rsidDel="00E067A3" w:rsidRDefault="00874469">
            <w:pPr>
              <w:pStyle w:val="Appx"/>
              <w:rPr>
                <w:ins w:id="15329" w:author="aas" w:date="2013-10-14T02:06:00Z"/>
                <w:del w:id="15330" w:author="Anees Shaikh" w:date="2013-10-19T02:16:00Z"/>
              </w:rPr>
              <w:pPrChange w:id="15331" w:author="Anees Shaikh" w:date="2013-10-19T02:16:00Z">
                <w:pPr>
                  <w:pStyle w:val="XML1"/>
                </w:pPr>
              </w:pPrChange>
            </w:pPr>
            <w:ins w:id="15332" w:author="aas" w:date="2013-10-14T02:06:00Z">
              <w:del w:id="15333" w:author="Anees Shaikh" w:date="2013-10-19T02:16:00Z">
                <w:r w:rsidDel="00E067A3">
                  <w:delText xml:space="preserve">                              &lt;/xs:documentation&gt;</w:delText>
                </w:r>
              </w:del>
            </w:ins>
          </w:p>
          <w:p w14:paraId="05D20EC3" w14:textId="31B27CF2" w:rsidR="00874469" w:rsidDel="00E067A3" w:rsidRDefault="00874469">
            <w:pPr>
              <w:pStyle w:val="Appx"/>
              <w:rPr>
                <w:ins w:id="15334" w:author="aas" w:date="2013-10-14T02:06:00Z"/>
                <w:del w:id="15335" w:author="Anees Shaikh" w:date="2013-10-19T02:16:00Z"/>
              </w:rPr>
              <w:pPrChange w:id="15336" w:author="Anees Shaikh" w:date="2013-10-19T02:16:00Z">
                <w:pPr>
                  <w:pStyle w:val="XML1"/>
                </w:pPr>
              </w:pPrChange>
            </w:pPr>
            <w:ins w:id="15337" w:author="aas" w:date="2013-10-14T02:06:00Z">
              <w:del w:id="15338" w:author="Anees Shaikh" w:date="2013-10-19T02:16:00Z">
                <w:r w:rsidDel="00E067A3">
                  <w:delText xml:space="preserve">                            &lt;/xs:annotation&gt;</w:delText>
                </w:r>
              </w:del>
            </w:ins>
          </w:p>
          <w:p w14:paraId="668CFC18" w14:textId="27701F0A" w:rsidR="00874469" w:rsidDel="00E067A3" w:rsidRDefault="00874469">
            <w:pPr>
              <w:pStyle w:val="Appx"/>
              <w:rPr>
                <w:ins w:id="15339" w:author="aas" w:date="2013-10-14T02:06:00Z"/>
                <w:del w:id="15340" w:author="Anees Shaikh" w:date="2013-10-19T02:16:00Z"/>
              </w:rPr>
              <w:pPrChange w:id="15341" w:author="Anees Shaikh" w:date="2013-10-19T02:16:00Z">
                <w:pPr>
                  <w:pStyle w:val="XML1"/>
                </w:pPr>
              </w:pPrChange>
            </w:pPr>
            <w:ins w:id="15342" w:author="aas" w:date="2013-10-14T02:06:00Z">
              <w:del w:id="15343" w:author="Anees Shaikh" w:date="2013-10-19T02:16:00Z">
                <w:r w:rsidDel="00E067A3">
                  <w:delText xml:space="preserve">                          &lt;/xs:element&gt;</w:delText>
                </w:r>
              </w:del>
            </w:ins>
          </w:p>
          <w:p w14:paraId="49B019D5" w14:textId="6E62AC0B" w:rsidR="00874469" w:rsidDel="00E067A3" w:rsidRDefault="00874469">
            <w:pPr>
              <w:pStyle w:val="Appx"/>
              <w:rPr>
                <w:ins w:id="15344" w:author="aas" w:date="2013-10-14T02:06:00Z"/>
                <w:del w:id="15345" w:author="Anees Shaikh" w:date="2013-10-19T02:16:00Z"/>
              </w:rPr>
              <w:pPrChange w:id="15346" w:author="Anees Shaikh" w:date="2013-10-19T02:16:00Z">
                <w:pPr>
                  <w:pStyle w:val="XML1"/>
                </w:pPr>
              </w:pPrChange>
            </w:pPr>
            <w:ins w:id="15347" w:author="aas" w:date="2013-10-14T02:06:00Z">
              <w:del w:id="15348" w:author="Anees Shaikh" w:date="2013-10-19T02:16:00Z">
                <w:r w:rsidDel="00E067A3">
                  <w:delText xml:space="preserve">                          &lt;xs:element name="group-statistics" minOccurs="0"  type="xs:boolean"&gt;</w:delText>
                </w:r>
              </w:del>
            </w:ins>
          </w:p>
          <w:p w14:paraId="03DBD68D" w14:textId="5A6F075F" w:rsidR="00874469" w:rsidDel="00E067A3" w:rsidRDefault="00874469">
            <w:pPr>
              <w:pStyle w:val="Appx"/>
              <w:rPr>
                <w:ins w:id="15349" w:author="aas" w:date="2013-10-14T02:06:00Z"/>
                <w:del w:id="15350" w:author="Anees Shaikh" w:date="2013-10-19T02:16:00Z"/>
              </w:rPr>
              <w:pPrChange w:id="15351" w:author="Anees Shaikh" w:date="2013-10-19T02:16:00Z">
                <w:pPr>
                  <w:pStyle w:val="XML1"/>
                </w:pPr>
              </w:pPrChange>
            </w:pPr>
            <w:ins w:id="15352" w:author="aas" w:date="2013-10-14T02:06:00Z">
              <w:del w:id="15353" w:author="Anees Shaikh" w:date="2013-10-19T02:16:00Z">
                <w:r w:rsidDel="00E067A3">
                  <w:delText xml:space="preserve">                            &lt;xs:annotation&gt;</w:delText>
                </w:r>
              </w:del>
            </w:ins>
          </w:p>
          <w:p w14:paraId="23C28E5B" w14:textId="707ABE92" w:rsidR="00874469" w:rsidDel="00E067A3" w:rsidRDefault="00874469">
            <w:pPr>
              <w:pStyle w:val="Appx"/>
              <w:rPr>
                <w:ins w:id="15354" w:author="aas" w:date="2013-10-14T02:06:00Z"/>
                <w:del w:id="15355" w:author="Anees Shaikh" w:date="2013-10-19T02:16:00Z"/>
              </w:rPr>
              <w:pPrChange w:id="15356" w:author="Anees Shaikh" w:date="2013-10-19T02:16:00Z">
                <w:pPr>
                  <w:pStyle w:val="XML1"/>
                </w:pPr>
              </w:pPrChange>
            </w:pPr>
            <w:ins w:id="15357" w:author="aas" w:date="2013-10-14T02:06:00Z">
              <w:del w:id="15358" w:author="Anees Shaikh" w:date="2013-10-19T02:16:00Z">
                <w:r w:rsidDel="00E067A3">
                  <w:delText xml:space="preserve">                              &lt;xs:documentation&gt;</w:delText>
                </w:r>
              </w:del>
            </w:ins>
          </w:p>
          <w:p w14:paraId="79DBF632" w14:textId="2FEDD8EE" w:rsidR="00874469" w:rsidDel="00E067A3" w:rsidRDefault="00874469">
            <w:pPr>
              <w:pStyle w:val="Appx"/>
              <w:rPr>
                <w:ins w:id="15359" w:author="aas" w:date="2013-10-14T02:06:00Z"/>
                <w:del w:id="15360" w:author="Anees Shaikh" w:date="2013-10-19T02:16:00Z"/>
              </w:rPr>
              <w:pPrChange w:id="15361" w:author="Anees Shaikh" w:date="2013-10-19T02:16:00Z">
                <w:pPr>
                  <w:pStyle w:val="XML1"/>
                </w:pPr>
              </w:pPrChange>
            </w:pPr>
            <w:ins w:id="15362" w:author="aas" w:date="2013-10-14T02:06:00Z">
              <w:del w:id="15363" w:author="Anees Shaikh" w:date="2013-10-19T02:16:00Z">
                <w:r w:rsidDel="00E067A3">
                  <w:delText xml:space="preserve">                                Specifies if the logical switch supports group statistics.</w:delText>
                </w:r>
              </w:del>
            </w:ins>
          </w:p>
          <w:p w14:paraId="0680E4C3" w14:textId="52A7FFE5" w:rsidR="00874469" w:rsidDel="00E067A3" w:rsidRDefault="00874469">
            <w:pPr>
              <w:pStyle w:val="Appx"/>
              <w:rPr>
                <w:ins w:id="15364" w:author="aas" w:date="2013-10-14T02:06:00Z"/>
                <w:del w:id="15365" w:author="Anees Shaikh" w:date="2013-10-19T02:16:00Z"/>
              </w:rPr>
              <w:pPrChange w:id="15366" w:author="Anees Shaikh" w:date="2013-10-19T02:16:00Z">
                <w:pPr>
                  <w:pStyle w:val="XML1"/>
                </w:pPr>
              </w:pPrChange>
            </w:pPr>
            <w:ins w:id="15367" w:author="aas" w:date="2013-10-14T02:06:00Z">
              <w:del w:id="15368" w:author="Anees Shaikh" w:date="2013-10-19T02:16:00Z">
                <w:r w:rsidDel="00E067A3">
                  <w:delText xml:space="preserve">                              &lt;/xs:documentation&gt;</w:delText>
                </w:r>
              </w:del>
            </w:ins>
          </w:p>
          <w:p w14:paraId="19D4C56A" w14:textId="2CA55916" w:rsidR="00874469" w:rsidDel="00E067A3" w:rsidRDefault="00874469">
            <w:pPr>
              <w:pStyle w:val="Appx"/>
              <w:rPr>
                <w:ins w:id="15369" w:author="aas" w:date="2013-10-14T02:06:00Z"/>
                <w:del w:id="15370" w:author="Anees Shaikh" w:date="2013-10-19T02:16:00Z"/>
              </w:rPr>
              <w:pPrChange w:id="15371" w:author="Anees Shaikh" w:date="2013-10-19T02:16:00Z">
                <w:pPr>
                  <w:pStyle w:val="XML1"/>
                </w:pPr>
              </w:pPrChange>
            </w:pPr>
            <w:ins w:id="15372" w:author="aas" w:date="2013-10-14T02:06:00Z">
              <w:del w:id="15373" w:author="Anees Shaikh" w:date="2013-10-19T02:16:00Z">
                <w:r w:rsidDel="00E067A3">
                  <w:delText xml:space="preserve">                            &lt;/xs:annotation&gt;</w:delText>
                </w:r>
              </w:del>
            </w:ins>
          </w:p>
          <w:p w14:paraId="12A62C4E" w14:textId="5E575AD6" w:rsidR="00874469" w:rsidDel="00E067A3" w:rsidRDefault="00874469">
            <w:pPr>
              <w:pStyle w:val="Appx"/>
              <w:rPr>
                <w:ins w:id="15374" w:author="aas" w:date="2013-10-14T02:06:00Z"/>
                <w:del w:id="15375" w:author="Anees Shaikh" w:date="2013-10-19T02:16:00Z"/>
              </w:rPr>
              <w:pPrChange w:id="15376" w:author="Anees Shaikh" w:date="2013-10-19T02:16:00Z">
                <w:pPr>
                  <w:pStyle w:val="XML1"/>
                </w:pPr>
              </w:pPrChange>
            </w:pPr>
            <w:ins w:id="15377" w:author="aas" w:date="2013-10-14T02:06:00Z">
              <w:del w:id="15378" w:author="Anees Shaikh" w:date="2013-10-19T02:16:00Z">
                <w:r w:rsidDel="00E067A3">
                  <w:delText xml:space="preserve">                          &lt;/xs:element&gt;</w:delText>
                </w:r>
              </w:del>
            </w:ins>
          </w:p>
          <w:p w14:paraId="0BFE7A0A" w14:textId="5844A646" w:rsidR="00874469" w:rsidDel="00E067A3" w:rsidRDefault="00874469">
            <w:pPr>
              <w:pStyle w:val="Appx"/>
              <w:rPr>
                <w:ins w:id="15379" w:author="aas" w:date="2013-10-14T02:06:00Z"/>
                <w:del w:id="15380" w:author="Anees Shaikh" w:date="2013-10-19T02:16:00Z"/>
              </w:rPr>
              <w:pPrChange w:id="15381" w:author="Anees Shaikh" w:date="2013-10-19T02:16:00Z">
                <w:pPr>
                  <w:pStyle w:val="XML1"/>
                </w:pPr>
              </w:pPrChange>
            </w:pPr>
            <w:ins w:id="15382" w:author="aas" w:date="2013-10-14T02:06:00Z">
              <w:del w:id="15383" w:author="Anees Shaikh" w:date="2013-10-19T02:16:00Z">
                <w:r w:rsidDel="00E067A3">
                  <w:delText xml:space="preserve">                          &lt;xs:element name="queue-statistics" minOccurs="0"  type="xs:boolean"&gt;</w:delText>
                </w:r>
              </w:del>
            </w:ins>
          </w:p>
          <w:p w14:paraId="3C9C92F9" w14:textId="5CAB9FCC" w:rsidR="00874469" w:rsidDel="00E067A3" w:rsidRDefault="00874469">
            <w:pPr>
              <w:pStyle w:val="Appx"/>
              <w:rPr>
                <w:ins w:id="15384" w:author="aas" w:date="2013-10-14T02:06:00Z"/>
                <w:del w:id="15385" w:author="Anees Shaikh" w:date="2013-10-19T02:16:00Z"/>
              </w:rPr>
              <w:pPrChange w:id="15386" w:author="Anees Shaikh" w:date="2013-10-19T02:16:00Z">
                <w:pPr>
                  <w:pStyle w:val="XML1"/>
                </w:pPr>
              </w:pPrChange>
            </w:pPr>
            <w:ins w:id="15387" w:author="aas" w:date="2013-10-14T02:06:00Z">
              <w:del w:id="15388" w:author="Anees Shaikh" w:date="2013-10-19T02:16:00Z">
                <w:r w:rsidDel="00E067A3">
                  <w:delText xml:space="preserve">                            &lt;xs:annotation&gt;</w:delText>
                </w:r>
              </w:del>
            </w:ins>
          </w:p>
          <w:p w14:paraId="5DBF1CEB" w14:textId="07040F09" w:rsidR="00874469" w:rsidDel="00E067A3" w:rsidRDefault="00874469">
            <w:pPr>
              <w:pStyle w:val="Appx"/>
              <w:rPr>
                <w:ins w:id="15389" w:author="aas" w:date="2013-10-14T02:06:00Z"/>
                <w:del w:id="15390" w:author="Anees Shaikh" w:date="2013-10-19T02:16:00Z"/>
              </w:rPr>
              <w:pPrChange w:id="15391" w:author="Anees Shaikh" w:date="2013-10-19T02:16:00Z">
                <w:pPr>
                  <w:pStyle w:val="XML1"/>
                </w:pPr>
              </w:pPrChange>
            </w:pPr>
            <w:ins w:id="15392" w:author="aas" w:date="2013-10-14T02:06:00Z">
              <w:del w:id="15393" w:author="Anees Shaikh" w:date="2013-10-19T02:16:00Z">
                <w:r w:rsidDel="00E067A3">
                  <w:delText xml:space="preserve">                              &lt;xs:documentation&gt;</w:delText>
                </w:r>
              </w:del>
            </w:ins>
          </w:p>
          <w:p w14:paraId="07C541A2" w14:textId="41C17F25" w:rsidR="00874469" w:rsidDel="00E067A3" w:rsidRDefault="00874469">
            <w:pPr>
              <w:pStyle w:val="Appx"/>
              <w:rPr>
                <w:ins w:id="15394" w:author="aas" w:date="2013-10-14T02:06:00Z"/>
                <w:del w:id="15395" w:author="Anees Shaikh" w:date="2013-10-19T02:16:00Z"/>
              </w:rPr>
              <w:pPrChange w:id="15396" w:author="Anees Shaikh" w:date="2013-10-19T02:16:00Z">
                <w:pPr>
                  <w:pStyle w:val="XML1"/>
                </w:pPr>
              </w:pPrChange>
            </w:pPr>
            <w:ins w:id="15397" w:author="aas" w:date="2013-10-14T02:06:00Z">
              <w:del w:id="15398" w:author="Anees Shaikh" w:date="2013-10-19T02:16:00Z">
                <w:r w:rsidDel="00E067A3">
                  <w:delText xml:space="preserve">                                Specifies if the logical switch supports queue statistics.</w:delText>
                </w:r>
              </w:del>
            </w:ins>
          </w:p>
          <w:p w14:paraId="3573AAA9" w14:textId="37379518" w:rsidR="00874469" w:rsidDel="00E067A3" w:rsidRDefault="00874469">
            <w:pPr>
              <w:pStyle w:val="Appx"/>
              <w:rPr>
                <w:ins w:id="15399" w:author="aas" w:date="2013-10-14T02:06:00Z"/>
                <w:del w:id="15400" w:author="Anees Shaikh" w:date="2013-10-19T02:16:00Z"/>
              </w:rPr>
              <w:pPrChange w:id="15401" w:author="Anees Shaikh" w:date="2013-10-19T02:16:00Z">
                <w:pPr>
                  <w:pStyle w:val="XML1"/>
                </w:pPr>
              </w:pPrChange>
            </w:pPr>
            <w:ins w:id="15402" w:author="aas" w:date="2013-10-14T02:06:00Z">
              <w:del w:id="15403" w:author="Anees Shaikh" w:date="2013-10-19T02:16:00Z">
                <w:r w:rsidDel="00E067A3">
                  <w:delText xml:space="preserve">                              &lt;/xs:documentation&gt;</w:delText>
                </w:r>
              </w:del>
            </w:ins>
          </w:p>
          <w:p w14:paraId="3166E1D3" w14:textId="6A5F8DB6" w:rsidR="00874469" w:rsidDel="00E067A3" w:rsidRDefault="00874469">
            <w:pPr>
              <w:pStyle w:val="Appx"/>
              <w:rPr>
                <w:ins w:id="15404" w:author="aas" w:date="2013-10-14T02:06:00Z"/>
                <w:del w:id="15405" w:author="Anees Shaikh" w:date="2013-10-19T02:16:00Z"/>
              </w:rPr>
              <w:pPrChange w:id="15406" w:author="Anees Shaikh" w:date="2013-10-19T02:16:00Z">
                <w:pPr>
                  <w:pStyle w:val="XML1"/>
                </w:pPr>
              </w:pPrChange>
            </w:pPr>
            <w:ins w:id="15407" w:author="aas" w:date="2013-10-14T02:06:00Z">
              <w:del w:id="15408" w:author="Anees Shaikh" w:date="2013-10-19T02:16:00Z">
                <w:r w:rsidDel="00E067A3">
                  <w:delText xml:space="preserve">                            &lt;/xs:annotation&gt;</w:delText>
                </w:r>
              </w:del>
            </w:ins>
          </w:p>
          <w:p w14:paraId="52F2199E" w14:textId="6ECC70B5" w:rsidR="00874469" w:rsidDel="00E067A3" w:rsidRDefault="00874469">
            <w:pPr>
              <w:pStyle w:val="Appx"/>
              <w:rPr>
                <w:ins w:id="15409" w:author="aas" w:date="2013-10-14T02:06:00Z"/>
                <w:del w:id="15410" w:author="Anees Shaikh" w:date="2013-10-19T02:16:00Z"/>
              </w:rPr>
              <w:pPrChange w:id="15411" w:author="Anees Shaikh" w:date="2013-10-19T02:16:00Z">
                <w:pPr>
                  <w:pStyle w:val="XML1"/>
                </w:pPr>
              </w:pPrChange>
            </w:pPr>
            <w:ins w:id="15412" w:author="aas" w:date="2013-10-14T02:06:00Z">
              <w:del w:id="15413" w:author="Anees Shaikh" w:date="2013-10-19T02:16:00Z">
                <w:r w:rsidDel="00E067A3">
                  <w:delText xml:space="preserve">                          &lt;/xs:element&gt;</w:delText>
                </w:r>
              </w:del>
            </w:ins>
          </w:p>
          <w:p w14:paraId="2CCDA48E" w14:textId="66EF65A6" w:rsidR="00874469" w:rsidDel="00E067A3" w:rsidRDefault="00874469">
            <w:pPr>
              <w:pStyle w:val="Appx"/>
              <w:rPr>
                <w:ins w:id="15414" w:author="aas" w:date="2013-10-14T02:06:00Z"/>
                <w:del w:id="15415" w:author="Anees Shaikh" w:date="2013-10-19T02:16:00Z"/>
              </w:rPr>
              <w:pPrChange w:id="15416" w:author="Anees Shaikh" w:date="2013-10-19T02:16:00Z">
                <w:pPr>
                  <w:pStyle w:val="XML1"/>
                </w:pPr>
              </w:pPrChange>
            </w:pPr>
            <w:ins w:id="15417" w:author="aas" w:date="2013-10-14T02:06:00Z">
              <w:del w:id="15418" w:author="Anees Shaikh" w:date="2013-10-19T02:16:00Z">
                <w:r w:rsidDel="00E067A3">
                  <w:delText xml:space="preserve">                          &lt;xs:element name="reassemble-ip-fragments" minOccurs="0"  type="xs:boolean"&gt;</w:delText>
                </w:r>
              </w:del>
            </w:ins>
          </w:p>
          <w:p w14:paraId="682EB37A" w14:textId="091B9089" w:rsidR="00874469" w:rsidDel="00E067A3" w:rsidRDefault="00874469">
            <w:pPr>
              <w:pStyle w:val="Appx"/>
              <w:rPr>
                <w:ins w:id="15419" w:author="aas" w:date="2013-10-14T02:06:00Z"/>
                <w:del w:id="15420" w:author="Anees Shaikh" w:date="2013-10-19T02:16:00Z"/>
              </w:rPr>
              <w:pPrChange w:id="15421" w:author="Anees Shaikh" w:date="2013-10-19T02:16:00Z">
                <w:pPr>
                  <w:pStyle w:val="XML1"/>
                </w:pPr>
              </w:pPrChange>
            </w:pPr>
            <w:ins w:id="15422" w:author="aas" w:date="2013-10-14T02:06:00Z">
              <w:del w:id="15423" w:author="Anees Shaikh" w:date="2013-10-19T02:16:00Z">
                <w:r w:rsidDel="00E067A3">
                  <w:delText xml:space="preserve">                            &lt;xs:annotation&gt;</w:delText>
                </w:r>
              </w:del>
            </w:ins>
          </w:p>
          <w:p w14:paraId="62A82BA1" w14:textId="01849B95" w:rsidR="00874469" w:rsidDel="00E067A3" w:rsidRDefault="00874469">
            <w:pPr>
              <w:pStyle w:val="Appx"/>
              <w:rPr>
                <w:ins w:id="15424" w:author="aas" w:date="2013-10-14T02:06:00Z"/>
                <w:del w:id="15425" w:author="Anees Shaikh" w:date="2013-10-19T02:16:00Z"/>
              </w:rPr>
              <w:pPrChange w:id="15426" w:author="Anees Shaikh" w:date="2013-10-19T02:16:00Z">
                <w:pPr>
                  <w:pStyle w:val="XML1"/>
                </w:pPr>
              </w:pPrChange>
            </w:pPr>
            <w:ins w:id="15427" w:author="aas" w:date="2013-10-14T02:06:00Z">
              <w:del w:id="15428" w:author="Anees Shaikh" w:date="2013-10-19T02:16:00Z">
                <w:r w:rsidDel="00E067A3">
                  <w:delText xml:space="preserve">                              &lt;xs:documentation&gt;</w:delText>
                </w:r>
              </w:del>
            </w:ins>
          </w:p>
          <w:p w14:paraId="689EB74C" w14:textId="68AA9081" w:rsidR="00874469" w:rsidDel="00E067A3" w:rsidRDefault="00874469">
            <w:pPr>
              <w:pStyle w:val="Appx"/>
              <w:rPr>
                <w:ins w:id="15429" w:author="aas" w:date="2013-10-14T02:06:00Z"/>
                <w:del w:id="15430" w:author="Anees Shaikh" w:date="2013-10-19T02:16:00Z"/>
              </w:rPr>
              <w:pPrChange w:id="15431" w:author="Anees Shaikh" w:date="2013-10-19T02:16:00Z">
                <w:pPr>
                  <w:pStyle w:val="XML1"/>
                </w:pPr>
              </w:pPrChange>
            </w:pPr>
            <w:ins w:id="15432" w:author="aas" w:date="2013-10-14T02:06:00Z">
              <w:del w:id="15433" w:author="Anees Shaikh" w:date="2013-10-19T02:16:00Z">
                <w:r w:rsidDel="00E067A3">
                  <w:delText xml:space="preserve">                                Specifies if the logical switch supports reassemble IP fragments.</w:delText>
                </w:r>
              </w:del>
            </w:ins>
          </w:p>
          <w:p w14:paraId="2BEAC975" w14:textId="7276837F" w:rsidR="00874469" w:rsidDel="00E067A3" w:rsidRDefault="00874469">
            <w:pPr>
              <w:pStyle w:val="Appx"/>
              <w:rPr>
                <w:ins w:id="15434" w:author="aas" w:date="2013-10-14T02:06:00Z"/>
                <w:del w:id="15435" w:author="Anees Shaikh" w:date="2013-10-19T02:16:00Z"/>
              </w:rPr>
              <w:pPrChange w:id="15436" w:author="Anees Shaikh" w:date="2013-10-19T02:16:00Z">
                <w:pPr>
                  <w:pStyle w:val="XML1"/>
                </w:pPr>
              </w:pPrChange>
            </w:pPr>
            <w:ins w:id="15437" w:author="aas" w:date="2013-10-14T02:06:00Z">
              <w:del w:id="15438" w:author="Anees Shaikh" w:date="2013-10-19T02:16:00Z">
                <w:r w:rsidDel="00E067A3">
                  <w:delText xml:space="preserve">                              &lt;/xs:documentation&gt;</w:delText>
                </w:r>
              </w:del>
            </w:ins>
          </w:p>
          <w:p w14:paraId="693F6817" w14:textId="479F88C9" w:rsidR="00874469" w:rsidDel="00E067A3" w:rsidRDefault="00874469">
            <w:pPr>
              <w:pStyle w:val="Appx"/>
              <w:rPr>
                <w:ins w:id="15439" w:author="aas" w:date="2013-10-14T02:06:00Z"/>
                <w:del w:id="15440" w:author="Anees Shaikh" w:date="2013-10-19T02:16:00Z"/>
              </w:rPr>
              <w:pPrChange w:id="15441" w:author="Anees Shaikh" w:date="2013-10-19T02:16:00Z">
                <w:pPr>
                  <w:pStyle w:val="XML1"/>
                </w:pPr>
              </w:pPrChange>
            </w:pPr>
            <w:ins w:id="15442" w:author="aas" w:date="2013-10-14T02:06:00Z">
              <w:del w:id="15443" w:author="Anees Shaikh" w:date="2013-10-19T02:16:00Z">
                <w:r w:rsidDel="00E067A3">
                  <w:delText xml:space="preserve">                            &lt;/xs:annotation&gt;</w:delText>
                </w:r>
              </w:del>
            </w:ins>
          </w:p>
          <w:p w14:paraId="40892B59" w14:textId="4E4F655B" w:rsidR="00874469" w:rsidDel="00E067A3" w:rsidRDefault="00874469">
            <w:pPr>
              <w:pStyle w:val="Appx"/>
              <w:rPr>
                <w:ins w:id="15444" w:author="aas" w:date="2013-10-14T02:06:00Z"/>
                <w:del w:id="15445" w:author="Anees Shaikh" w:date="2013-10-19T02:16:00Z"/>
              </w:rPr>
              <w:pPrChange w:id="15446" w:author="Anees Shaikh" w:date="2013-10-19T02:16:00Z">
                <w:pPr>
                  <w:pStyle w:val="XML1"/>
                </w:pPr>
              </w:pPrChange>
            </w:pPr>
            <w:ins w:id="15447" w:author="aas" w:date="2013-10-14T02:06:00Z">
              <w:del w:id="15448" w:author="Anees Shaikh" w:date="2013-10-19T02:16:00Z">
                <w:r w:rsidDel="00E067A3">
                  <w:delText xml:space="preserve">                          &lt;/xs:element&gt;</w:delText>
                </w:r>
              </w:del>
            </w:ins>
          </w:p>
          <w:p w14:paraId="6950CBDF" w14:textId="56F021D5" w:rsidR="00874469" w:rsidDel="00E067A3" w:rsidRDefault="00874469">
            <w:pPr>
              <w:pStyle w:val="Appx"/>
              <w:rPr>
                <w:ins w:id="15449" w:author="aas" w:date="2013-10-14T02:06:00Z"/>
                <w:del w:id="15450" w:author="Anees Shaikh" w:date="2013-10-19T02:16:00Z"/>
              </w:rPr>
              <w:pPrChange w:id="15451" w:author="Anees Shaikh" w:date="2013-10-19T02:16:00Z">
                <w:pPr>
                  <w:pStyle w:val="XML1"/>
                </w:pPr>
              </w:pPrChange>
            </w:pPr>
            <w:ins w:id="15452" w:author="aas" w:date="2013-10-14T02:06:00Z">
              <w:del w:id="15453" w:author="Anees Shaikh" w:date="2013-10-19T02:16:00Z">
                <w:r w:rsidDel="00E067A3">
                  <w:delText xml:space="preserve">                          &lt;xs:element name="block-looping-ports" minOccurs="0"  type="xs:boolean"&gt;</w:delText>
                </w:r>
              </w:del>
            </w:ins>
          </w:p>
          <w:p w14:paraId="5BAA2258" w14:textId="4C9CCC10" w:rsidR="00874469" w:rsidDel="00E067A3" w:rsidRDefault="00874469">
            <w:pPr>
              <w:pStyle w:val="Appx"/>
              <w:rPr>
                <w:ins w:id="15454" w:author="aas" w:date="2013-10-14T02:06:00Z"/>
                <w:del w:id="15455" w:author="Anees Shaikh" w:date="2013-10-19T02:16:00Z"/>
              </w:rPr>
              <w:pPrChange w:id="15456" w:author="Anees Shaikh" w:date="2013-10-19T02:16:00Z">
                <w:pPr>
                  <w:pStyle w:val="XML1"/>
                </w:pPr>
              </w:pPrChange>
            </w:pPr>
            <w:ins w:id="15457" w:author="aas" w:date="2013-10-14T02:06:00Z">
              <w:del w:id="15458" w:author="Anees Shaikh" w:date="2013-10-19T02:16:00Z">
                <w:r w:rsidDel="00E067A3">
                  <w:delText xml:space="preserve">                            &lt;xs:annotation&gt;</w:delText>
                </w:r>
              </w:del>
            </w:ins>
          </w:p>
          <w:p w14:paraId="28F47F3C" w14:textId="364D6073" w:rsidR="00874469" w:rsidDel="00E067A3" w:rsidRDefault="00874469">
            <w:pPr>
              <w:pStyle w:val="Appx"/>
              <w:rPr>
                <w:ins w:id="15459" w:author="aas" w:date="2013-10-14T02:06:00Z"/>
                <w:del w:id="15460" w:author="Anees Shaikh" w:date="2013-10-19T02:16:00Z"/>
              </w:rPr>
              <w:pPrChange w:id="15461" w:author="Anees Shaikh" w:date="2013-10-19T02:16:00Z">
                <w:pPr>
                  <w:pStyle w:val="XML1"/>
                </w:pPr>
              </w:pPrChange>
            </w:pPr>
            <w:ins w:id="15462" w:author="aas" w:date="2013-10-14T02:06:00Z">
              <w:del w:id="15463" w:author="Anees Shaikh" w:date="2013-10-19T02:16:00Z">
                <w:r w:rsidDel="00E067A3">
                  <w:delText xml:space="preserve">                              &lt;xs:documentation&gt;</w:delText>
                </w:r>
              </w:del>
            </w:ins>
          </w:p>
          <w:p w14:paraId="46C1DE8A" w14:textId="5179DF10" w:rsidR="00874469" w:rsidDel="00E067A3" w:rsidRDefault="00874469">
            <w:pPr>
              <w:pStyle w:val="Appx"/>
              <w:rPr>
                <w:ins w:id="15464" w:author="aas" w:date="2013-10-14T02:06:00Z"/>
                <w:del w:id="15465" w:author="Anees Shaikh" w:date="2013-10-19T02:16:00Z"/>
              </w:rPr>
              <w:pPrChange w:id="15466" w:author="Anees Shaikh" w:date="2013-10-19T02:16:00Z">
                <w:pPr>
                  <w:pStyle w:val="XML1"/>
                </w:pPr>
              </w:pPrChange>
            </w:pPr>
            <w:ins w:id="15467" w:author="aas" w:date="2013-10-14T02:06:00Z">
              <w:del w:id="15468" w:author="Anees Shaikh" w:date="2013-10-19T02:16:00Z">
                <w:r w:rsidDel="00E067A3">
                  <w:delText xml:space="preserve">                                'true' indicates that a switch protocol outside of OpenFlow, such as</w:delText>
                </w:r>
              </w:del>
            </w:ins>
          </w:p>
          <w:p w14:paraId="16832163" w14:textId="07038AD8" w:rsidR="00874469" w:rsidDel="00E067A3" w:rsidRDefault="00874469">
            <w:pPr>
              <w:pStyle w:val="Appx"/>
              <w:rPr>
                <w:ins w:id="15469" w:author="aas" w:date="2013-10-14T02:06:00Z"/>
                <w:del w:id="15470" w:author="Anees Shaikh" w:date="2013-10-19T02:16:00Z"/>
              </w:rPr>
              <w:pPrChange w:id="15471" w:author="Anees Shaikh" w:date="2013-10-19T02:16:00Z">
                <w:pPr>
                  <w:pStyle w:val="XML1"/>
                </w:pPr>
              </w:pPrChange>
            </w:pPr>
            <w:ins w:id="15472" w:author="aas" w:date="2013-10-14T02:06:00Z">
              <w:del w:id="15473" w:author="Anees Shaikh" w:date="2013-10-19T02:16:00Z">
                <w:r w:rsidDel="00E067A3">
                  <w:delText xml:space="preserve">                                       802.1D Spanning Tree, will detect topology loops and block ports</w:delText>
                </w:r>
              </w:del>
            </w:ins>
          </w:p>
          <w:p w14:paraId="3FA490DB" w14:textId="2DF22AA8" w:rsidR="00874469" w:rsidDel="00E067A3" w:rsidRDefault="00874469">
            <w:pPr>
              <w:pStyle w:val="Appx"/>
              <w:rPr>
                <w:ins w:id="15474" w:author="aas" w:date="2013-10-14T02:06:00Z"/>
                <w:del w:id="15475" w:author="Anees Shaikh" w:date="2013-10-19T02:16:00Z"/>
              </w:rPr>
              <w:pPrChange w:id="15476" w:author="Anees Shaikh" w:date="2013-10-19T02:16:00Z">
                <w:pPr>
                  <w:pStyle w:val="XML1"/>
                </w:pPr>
              </w:pPrChange>
            </w:pPr>
            <w:ins w:id="15477" w:author="aas" w:date="2013-10-14T02:06:00Z">
              <w:del w:id="15478" w:author="Anees Shaikh" w:date="2013-10-19T02:16:00Z">
                <w:r w:rsidDel="00E067A3">
                  <w:delText xml:space="preserve">                                       to prevent packet loops.</w:delText>
                </w:r>
              </w:del>
            </w:ins>
          </w:p>
          <w:p w14:paraId="2755FCC0" w14:textId="3E5B2C9F" w:rsidR="00874469" w:rsidDel="00E067A3" w:rsidRDefault="00874469">
            <w:pPr>
              <w:pStyle w:val="Appx"/>
              <w:rPr>
                <w:ins w:id="15479" w:author="aas" w:date="2013-10-14T02:06:00Z"/>
                <w:del w:id="15480" w:author="Anees Shaikh" w:date="2013-10-19T02:16:00Z"/>
              </w:rPr>
              <w:pPrChange w:id="15481" w:author="Anees Shaikh" w:date="2013-10-19T02:16:00Z">
                <w:pPr>
                  <w:pStyle w:val="XML1"/>
                </w:pPr>
              </w:pPrChange>
            </w:pPr>
            <w:ins w:id="15482" w:author="aas" w:date="2013-10-14T02:06:00Z">
              <w:del w:id="15483" w:author="Anees Shaikh" w:date="2013-10-19T02:16:00Z">
                <w:r w:rsidDel="00E067A3">
                  <w:delText xml:space="preserve">                              &lt;/xs:documentation&gt;</w:delText>
                </w:r>
              </w:del>
            </w:ins>
          </w:p>
          <w:p w14:paraId="28CE0767" w14:textId="4ACBB570" w:rsidR="00874469" w:rsidDel="00E067A3" w:rsidRDefault="00874469">
            <w:pPr>
              <w:pStyle w:val="Appx"/>
              <w:rPr>
                <w:ins w:id="15484" w:author="aas" w:date="2013-10-14T02:06:00Z"/>
                <w:del w:id="15485" w:author="Anees Shaikh" w:date="2013-10-19T02:16:00Z"/>
              </w:rPr>
              <w:pPrChange w:id="15486" w:author="Anees Shaikh" w:date="2013-10-19T02:16:00Z">
                <w:pPr>
                  <w:pStyle w:val="XML1"/>
                </w:pPr>
              </w:pPrChange>
            </w:pPr>
            <w:ins w:id="15487" w:author="aas" w:date="2013-10-14T02:06:00Z">
              <w:del w:id="15488" w:author="Anees Shaikh" w:date="2013-10-19T02:16:00Z">
                <w:r w:rsidDel="00E067A3">
                  <w:delText xml:space="preserve">                            &lt;/xs:annotation&gt;</w:delText>
                </w:r>
              </w:del>
            </w:ins>
          </w:p>
          <w:p w14:paraId="02FEAFFF" w14:textId="03FC7630" w:rsidR="00874469" w:rsidDel="00E067A3" w:rsidRDefault="00874469">
            <w:pPr>
              <w:pStyle w:val="Appx"/>
              <w:rPr>
                <w:ins w:id="15489" w:author="aas" w:date="2013-10-14T02:06:00Z"/>
                <w:del w:id="15490" w:author="Anees Shaikh" w:date="2013-10-19T02:16:00Z"/>
              </w:rPr>
              <w:pPrChange w:id="15491" w:author="Anees Shaikh" w:date="2013-10-19T02:16:00Z">
                <w:pPr>
                  <w:pStyle w:val="XML1"/>
                </w:pPr>
              </w:pPrChange>
            </w:pPr>
            <w:ins w:id="15492" w:author="aas" w:date="2013-10-14T02:06:00Z">
              <w:del w:id="15493" w:author="Anees Shaikh" w:date="2013-10-19T02:16:00Z">
                <w:r w:rsidDel="00E067A3">
                  <w:delText xml:space="preserve">                          &lt;/xs:element&gt;</w:delText>
                </w:r>
              </w:del>
            </w:ins>
          </w:p>
          <w:p w14:paraId="7FB2783D" w14:textId="73AF5BA4" w:rsidR="00874469" w:rsidDel="00E067A3" w:rsidRDefault="00874469">
            <w:pPr>
              <w:pStyle w:val="Appx"/>
              <w:rPr>
                <w:ins w:id="15494" w:author="aas" w:date="2013-10-14T02:06:00Z"/>
                <w:del w:id="15495" w:author="Anees Shaikh" w:date="2013-10-19T02:16:00Z"/>
              </w:rPr>
              <w:pPrChange w:id="15496" w:author="Anees Shaikh" w:date="2013-10-19T02:16:00Z">
                <w:pPr>
                  <w:pStyle w:val="XML1"/>
                </w:pPr>
              </w:pPrChange>
            </w:pPr>
            <w:ins w:id="15497" w:author="aas" w:date="2013-10-14T02:06:00Z">
              <w:del w:id="15498" w:author="Anees Shaikh" w:date="2013-10-19T02:16:00Z">
                <w:r w:rsidDel="00E067A3">
                  <w:delText xml:space="preserve">                          &lt;xs:element name="reserved-port-types" minOccurs="0"&gt;</w:delText>
                </w:r>
              </w:del>
            </w:ins>
          </w:p>
          <w:p w14:paraId="7CBBBB9D" w14:textId="295BA7BA" w:rsidR="00874469" w:rsidDel="00E067A3" w:rsidRDefault="00874469">
            <w:pPr>
              <w:pStyle w:val="Appx"/>
              <w:rPr>
                <w:ins w:id="15499" w:author="aas" w:date="2013-10-14T02:06:00Z"/>
                <w:del w:id="15500" w:author="Anees Shaikh" w:date="2013-10-19T02:16:00Z"/>
              </w:rPr>
              <w:pPrChange w:id="15501" w:author="Anees Shaikh" w:date="2013-10-19T02:16:00Z">
                <w:pPr>
                  <w:pStyle w:val="XML1"/>
                </w:pPr>
              </w:pPrChange>
            </w:pPr>
            <w:ins w:id="15502" w:author="aas" w:date="2013-10-14T02:06:00Z">
              <w:del w:id="15503" w:author="Anees Shaikh" w:date="2013-10-19T02:16:00Z">
                <w:r w:rsidDel="00E067A3">
                  <w:delText xml:space="preserve">                            &lt;xs:annotation&gt;</w:delText>
                </w:r>
              </w:del>
            </w:ins>
          </w:p>
          <w:p w14:paraId="491965C1" w14:textId="3C3E5BDE" w:rsidR="00874469" w:rsidDel="00E067A3" w:rsidRDefault="00874469">
            <w:pPr>
              <w:pStyle w:val="Appx"/>
              <w:rPr>
                <w:ins w:id="15504" w:author="aas" w:date="2013-10-14T02:06:00Z"/>
                <w:del w:id="15505" w:author="Anees Shaikh" w:date="2013-10-19T02:16:00Z"/>
              </w:rPr>
              <w:pPrChange w:id="15506" w:author="Anees Shaikh" w:date="2013-10-19T02:16:00Z">
                <w:pPr>
                  <w:pStyle w:val="XML1"/>
                </w:pPr>
              </w:pPrChange>
            </w:pPr>
            <w:ins w:id="15507" w:author="aas" w:date="2013-10-14T02:06:00Z">
              <w:del w:id="15508" w:author="Anees Shaikh" w:date="2013-10-19T02:16:00Z">
                <w:r w:rsidDel="00E067A3">
                  <w:delText xml:space="preserve">                              &lt;xs:documentation&gt;</w:delText>
                </w:r>
              </w:del>
            </w:ins>
          </w:p>
          <w:p w14:paraId="6E61705B" w14:textId="3F57308F" w:rsidR="00874469" w:rsidDel="00E067A3" w:rsidRDefault="00874469">
            <w:pPr>
              <w:pStyle w:val="Appx"/>
              <w:rPr>
                <w:ins w:id="15509" w:author="aas" w:date="2013-10-14T02:06:00Z"/>
                <w:del w:id="15510" w:author="Anees Shaikh" w:date="2013-10-19T02:16:00Z"/>
              </w:rPr>
              <w:pPrChange w:id="15511" w:author="Anees Shaikh" w:date="2013-10-19T02:16:00Z">
                <w:pPr>
                  <w:pStyle w:val="XML1"/>
                </w:pPr>
              </w:pPrChange>
            </w:pPr>
            <w:ins w:id="15512" w:author="aas" w:date="2013-10-14T02:06:00Z">
              <w:del w:id="15513" w:author="Anees Shaikh" w:date="2013-10-19T02:16:00Z">
                <w:r w:rsidDel="00E067A3">
                  <w:delText xml:space="preserve">                                Specify generic forwarding actions such as sending to the controller,</w:delText>
                </w:r>
              </w:del>
            </w:ins>
          </w:p>
          <w:p w14:paraId="2B204BB2" w14:textId="78668288" w:rsidR="00874469" w:rsidDel="00E067A3" w:rsidRDefault="00874469">
            <w:pPr>
              <w:pStyle w:val="Appx"/>
              <w:rPr>
                <w:ins w:id="15514" w:author="aas" w:date="2013-10-14T02:06:00Z"/>
                <w:del w:id="15515" w:author="Anees Shaikh" w:date="2013-10-19T02:16:00Z"/>
              </w:rPr>
              <w:pPrChange w:id="15516" w:author="Anees Shaikh" w:date="2013-10-19T02:16:00Z">
                <w:pPr>
                  <w:pStyle w:val="XML1"/>
                </w:pPr>
              </w:pPrChange>
            </w:pPr>
            <w:ins w:id="15517" w:author="aas" w:date="2013-10-14T02:06:00Z">
              <w:del w:id="15518" w:author="Anees Shaikh" w:date="2013-10-19T02:16:00Z">
                <w:r w:rsidDel="00E067A3">
                  <w:delText xml:space="preserve">                                       flooding, or forwarding using non-OpenFlow methods, such as</w:delText>
                </w:r>
              </w:del>
            </w:ins>
          </w:p>
          <w:p w14:paraId="1104B03A" w14:textId="0FAA9F5C" w:rsidR="00874469" w:rsidDel="00E067A3" w:rsidRDefault="00874469">
            <w:pPr>
              <w:pStyle w:val="Appx"/>
              <w:rPr>
                <w:ins w:id="15519" w:author="aas" w:date="2013-10-14T02:06:00Z"/>
                <w:del w:id="15520" w:author="Anees Shaikh" w:date="2013-10-19T02:16:00Z"/>
              </w:rPr>
              <w:pPrChange w:id="15521" w:author="Anees Shaikh" w:date="2013-10-19T02:16:00Z">
                <w:pPr>
                  <w:pStyle w:val="XML1"/>
                </w:pPr>
              </w:pPrChange>
            </w:pPr>
            <w:ins w:id="15522" w:author="aas" w:date="2013-10-14T02:06:00Z">
              <w:del w:id="15523" w:author="Anees Shaikh" w:date="2013-10-19T02:16:00Z">
                <w:r w:rsidDel="00E067A3">
                  <w:delText xml:space="preserve">                                       'normal' switch processing.</w:delText>
                </w:r>
              </w:del>
            </w:ins>
          </w:p>
          <w:p w14:paraId="7BE95C43" w14:textId="1FB03AF4" w:rsidR="00874469" w:rsidDel="00E067A3" w:rsidRDefault="00874469">
            <w:pPr>
              <w:pStyle w:val="Appx"/>
              <w:rPr>
                <w:ins w:id="15524" w:author="aas" w:date="2013-10-14T02:06:00Z"/>
                <w:del w:id="15525" w:author="Anees Shaikh" w:date="2013-10-19T02:16:00Z"/>
              </w:rPr>
              <w:pPrChange w:id="15526" w:author="Anees Shaikh" w:date="2013-10-19T02:16:00Z">
                <w:pPr>
                  <w:pStyle w:val="XML1"/>
                </w:pPr>
              </w:pPrChange>
            </w:pPr>
            <w:ins w:id="15527" w:author="aas" w:date="2013-10-14T02:06:00Z">
              <w:del w:id="15528" w:author="Anees Shaikh" w:date="2013-10-19T02:16:00Z">
                <w:r w:rsidDel="00E067A3">
                  <w:delText xml:space="preserve">                              &lt;/xs:documentation&gt;</w:delText>
                </w:r>
              </w:del>
            </w:ins>
          </w:p>
          <w:p w14:paraId="42856336" w14:textId="46D274C3" w:rsidR="00874469" w:rsidDel="00E067A3" w:rsidRDefault="00874469">
            <w:pPr>
              <w:pStyle w:val="Appx"/>
              <w:rPr>
                <w:ins w:id="15529" w:author="aas" w:date="2013-10-14T02:06:00Z"/>
                <w:del w:id="15530" w:author="Anees Shaikh" w:date="2013-10-19T02:16:00Z"/>
              </w:rPr>
              <w:pPrChange w:id="15531" w:author="Anees Shaikh" w:date="2013-10-19T02:16:00Z">
                <w:pPr>
                  <w:pStyle w:val="XML1"/>
                </w:pPr>
              </w:pPrChange>
            </w:pPr>
            <w:ins w:id="15532" w:author="aas" w:date="2013-10-14T02:06:00Z">
              <w:del w:id="15533" w:author="Anees Shaikh" w:date="2013-10-19T02:16:00Z">
                <w:r w:rsidDel="00E067A3">
                  <w:delText xml:space="preserve">                            &lt;/xs:annotation&gt;</w:delText>
                </w:r>
              </w:del>
            </w:ins>
          </w:p>
          <w:p w14:paraId="123BE59D" w14:textId="12D639AE" w:rsidR="00874469" w:rsidDel="00E067A3" w:rsidRDefault="00874469">
            <w:pPr>
              <w:pStyle w:val="Appx"/>
              <w:rPr>
                <w:ins w:id="15534" w:author="aas" w:date="2013-10-14T02:06:00Z"/>
                <w:del w:id="15535" w:author="Anees Shaikh" w:date="2013-10-19T02:16:00Z"/>
              </w:rPr>
              <w:pPrChange w:id="15536" w:author="Anees Shaikh" w:date="2013-10-19T02:16:00Z">
                <w:pPr>
                  <w:pStyle w:val="XML1"/>
                </w:pPr>
              </w:pPrChange>
            </w:pPr>
            <w:ins w:id="15537" w:author="aas" w:date="2013-10-14T02:06:00Z">
              <w:del w:id="15538" w:author="Anees Shaikh" w:date="2013-10-19T02:16:00Z">
                <w:r w:rsidDel="00E067A3">
                  <w:delText xml:space="preserve">                            &lt;xs:complexType&gt;</w:delText>
                </w:r>
              </w:del>
            </w:ins>
          </w:p>
          <w:p w14:paraId="1EE46718" w14:textId="3F6F7DB6" w:rsidR="00874469" w:rsidDel="00E067A3" w:rsidRDefault="00874469">
            <w:pPr>
              <w:pStyle w:val="Appx"/>
              <w:rPr>
                <w:ins w:id="15539" w:author="aas" w:date="2013-10-14T02:06:00Z"/>
                <w:del w:id="15540" w:author="Anees Shaikh" w:date="2013-10-19T02:16:00Z"/>
              </w:rPr>
              <w:pPrChange w:id="15541" w:author="Anees Shaikh" w:date="2013-10-19T02:16:00Z">
                <w:pPr>
                  <w:pStyle w:val="XML1"/>
                </w:pPr>
              </w:pPrChange>
            </w:pPr>
            <w:ins w:id="15542" w:author="aas" w:date="2013-10-14T02:06:00Z">
              <w:del w:id="15543" w:author="Anees Shaikh" w:date="2013-10-19T02:16:00Z">
                <w:r w:rsidDel="00E067A3">
                  <w:delText xml:space="preserve">                              &lt;xs:sequence&gt;</w:delText>
                </w:r>
              </w:del>
            </w:ins>
          </w:p>
          <w:p w14:paraId="3B53B9E4" w14:textId="33367D1E" w:rsidR="00874469" w:rsidDel="00E067A3" w:rsidRDefault="00874469">
            <w:pPr>
              <w:pStyle w:val="Appx"/>
              <w:rPr>
                <w:ins w:id="15544" w:author="aas" w:date="2013-10-14T02:06:00Z"/>
                <w:del w:id="15545" w:author="Anees Shaikh" w:date="2013-10-19T02:16:00Z"/>
              </w:rPr>
              <w:pPrChange w:id="15546" w:author="Anees Shaikh" w:date="2013-10-19T02:16:00Z">
                <w:pPr>
                  <w:pStyle w:val="XML1"/>
                </w:pPr>
              </w:pPrChange>
            </w:pPr>
            <w:ins w:id="15547" w:author="aas" w:date="2013-10-14T02:06:00Z">
              <w:del w:id="15548" w:author="Anees Shaikh" w:date="2013-10-19T02:16:00Z">
                <w:r w:rsidDel="00E067A3">
                  <w:delText xml:space="preserve">                                &lt;xs:element name="type" minOccurs="0" maxOccurs="unbounded"&gt;</w:delText>
                </w:r>
              </w:del>
            </w:ins>
          </w:p>
          <w:p w14:paraId="160F462F" w14:textId="4C6AC51C" w:rsidR="00874469" w:rsidDel="00E067A3" w:rsidRDefault="00874469">
            <w:pPr>
              <w:pStyle w:val="Appx"/>
              <w:rPr>
                <w:ins w:id="15549" w:author="aas" w:date="2013-10-14T02:06:00Z"/>
                <w:del w:id="15550" w:author="Anees Shaikh" w:date="2013-10-19T02:16:00Z"/>
              </w:rPr>
              <w:pPrChange w:id="15551" w:author="Anees Shaikh" w:date="2013-10-19T02:16:00Z">
                <w:pPr>
                  <w:pStyle w:val="XML1"/>
                </w:pPr>
              </w:pPrChange>
            </w:pPr>
            <w:ins w:id="15552" w:author="aas" w:date="2013-10-14T02:06:00Z">
              <w:del w:id="15553" w:author="Anees Shaikh" w:date="2013-10-19T02:16:00Z">
                <w:r w:rsidDel="00E067A3">
                  <w:delText xml:space="preserve">                                  &lt;xs:simpleType&gt;</w:delText>
                </w:r>
              </w:del>
            </w:ins>
          </w:p>
          <w:p w14:paraId="63043132" w14:textId="4612D059" w:rsidR="00874469" w:rsidDel="00E067A3" w:rsidRDefault="00874469">
            <w:pPr>
              <w:pStyle w:val="Appx"/>
              <w:rPr>
                <w:ins w:id="15554" w:author="aas" w:date="2013-10-14T02:06:00Z"/>
                <w:del w:id="15555" w:author="Anees Shaikh" w:date="2013-10-19T02:16:00Z"/>
              </w:rPr>
              <w:pPrChange w:id="15556" w:author="Anees Shaikh" w:date="2013-10-19T02:16:00Z">
                <w:pPr>
                  <w:pStyle w:val="XML1"/>
                </w:pPr>
              </w:pPrChange>
            </w:pPr>
            <w:ins w:id="15557" w:author="aas" w:date="2013-10-14T02:06:00Z">
              <w:del w:id="15558" w:author="Anees Shaikh" w:date="2013-10-19T02:16:00Z">
                <w:r w:rsidDel="00E067A3">
                  <w:delText xml:space="preserve">                                    &lt;xs:restriction base="xs:string"&gt;</w:delText>
                </w:r>
              </w:del>
            </w:ins>
          </w:p>
          <w:p w14:paraId="32E026E1" w14:textId="5ACFC56A" w:rsidR="00874469" w:rsidDel="00E067A3" w:rsidRDefault="00874469">
            <w:pPr>
              <w:pStyle w:val="Appx"/>
              <w:rPr>
                <w:ins w:id="15559" w:author="aas" w:date="2013-10-14T02:06:00Z"/>
                <w:del w:id="15560" w:author="Anees Shaikh" w:date="2013-10-19T02:16:00Z"/>
              </w:rPr>
              <w:pPrChange w:id="15561" w:author="Anees Shaikh" w:date="2013-10-19T02:16:00Z">
                <w:pPr>
                  <w:pStyle w:val="XML1"/>
                </w:pPr>
              </w:pPrChange>
            </w:pPr>
            <w:ins w:id="15562" w:author="aas" w:date="2013-10-14T02:06:00Z">
              <w:del w:id="15563" w:author="Anees Shaikh" w:date="2013-10-19T02:16:00Z">
                <w:r w:rsidDel="00E067A3">
                  <w:delText xml:space="preserve">                                      &lt;xs:enumeration value="all"/&gt;</w:delText>
                </w:r>
              </w:del>
            </w:ins>
          </w:p>
          <w:p w14:paraId="5C4045CD" w14:textId="6FD5609A" w:rsidR="00874469" w:rsidDel="00E067A3" w:rsidRDefault="00874469">
            <w:pPr>
              <w:pStyle w:val="Appx"/>
              <w:rPr>
                <w:ins w:id="15564" w:author="aas" w:date="2013-10-14T02:06:00Z"/>
                <w:del w:id="15565" w:author="Anees Shaikh" w:date="2013-10-19T02:16:00Z"/>
              </w:rPr>
              <w:pPrChange w:id="15566" w:author="Anees Shaikh" w:date="2013-10-19T02:16:00Z">
                <w:pPr>
                  <w:pStyle w:val="XML1"/>
                </w:pPr>
              </w:pPrChange>
            </w:pPr>
            <w:ins w:id="15567" w:author="aas" w:date="2013-10-14T02:06:00Z">
              <w:del w:id="15568" w:author="Anees Shaikh" w:date="2013-10-19T02:16:00Z">
                <w:r w:rsidDel="00E067A3">
                  <w:delText xml:space="preserve">                                      &lt;xs:enumeration value="controller"/&gt;</w:delText>
                </w:r>
              </w:del>
            </w:ins>
          </w:p>
          <w:p w14:paraId="28C2AEED" w14:textId="45804ABA" w:rsidR="00874469" w:rsidDel="00E067A3" w:rsidRDefault="00874469">
            <w:pPr>
              <w:pStyle w:val="Appx"/>
              <w:rPr>
                <w:ins w:id="15569" w:author="aas" w:date="2013-10-14T02:06:00Z"/>
                <w:del w:id="15570" w:author="Anees Shaikh" w:date="2013-10-19T02:16:00Z"/>
              </w:rPr>
              <w:pPrChange w:id="15571" w:author="Anees Shaikh" w:date="2013-10-19T02:16:00Z">
                <w:pPr>
                  <w:pStyle w:val="XML1"/>
                </w:pPr>
              </w:pPrChange>
            </w:pPr>
            <w:ins w:id="15572" w:author="aas" w:date="2013-10-14T02:06:00Z">
              <w:del w:id="15573" w:author="Anees Shaikh" w:date="2013-10-19T02:16:00Z">
                <w:r w:rsidDel="00E067A3">
                  <w:delText xml:space="preserve">                                      &lt;xs:enumeration value="table"/&gt;</w:delText>
                </w:r>
              </w:del>
            </w:ins>
          </w:p>
          <w:p w14:paraId="4FBD91B0" w14:textId="65BFAA51" w:rsidR="00874469" w:rsidDel="00E067A3" w:rsidRDefault="00874469">
            <w:pPr>
              <w:pStyle w:val="Appx"/>
              <w:rPr>
                <w:ins w:id="15574" w:author="aas" w:date="2013-10-14T02:06:00Z"/>
                <w:del w:id="15575" w:author="Anees Shaikh" w:date="2013-10-19T02:16:00Z"/>
              </w:rPr>
              <w:pPrChange w:id="15576" w:author="Anees Shaikh" w:date="2013-10-19T02:16:00Z">
                <w:pPr>
                  <w:pStyle w:val="XML1"/>
                </w:pPr>
              </w:pPrChange>
            </w:pPr>
            <w:ins w:id="15577" w:author="aas" w:date="2013-10-14T02:06:00Z">
              <w:del w:id="15578" w:author="Anees Shaikh" w:date="2013-10-19T02:16:00Z">
                <w:r w:rsidDel="00E067A3">
                  <w:delText xml:space="preserve">                                      &lt;xs:enumeration value="inport"/&gt;</w:delText>
                </w:r>
              </w:del>
            </w:ins>
          </w:p>
          <w:p w14:paraId="368AF3BD" w14:textId="04F5E316" w:rsidR="00874469" w:rsidDel="00E067A3" w:rsidRDefault="00874469">
            <w:pPr>
              <w:pStyle w:val="Appx"/>
              <w:rPr>
                <w:ins w:id="15579" w:author="aas" w:date="2013-10-14T02:06:00Z"/>
                <w:del w:id="15580" w:author="Anees Shaikh" w:date="2013-10-19T02:16:00Z"/>
              </w:rPr>
              <w:pPrChange w:id="15581" w:author="Anees Shaikh" w:date="2013-10-19T02:16:00Z">
                <w:pPr>
                  <w:pStyle w:val="XML1"/>
                </w:pPr>
              </w:pPrChange>
            </w:pPr>
            <w:ins w:id="15582" w:author="aas" w:date="2013-10-14T02:06:00Z">
              <w:del w:id="15583" w:author="Anees Shaikh" w:date="2013-10-19T02:16:00Z">
                <w:r w:rsidDel="00E067A3">
                  <w:delText xml:space="preserve">                                      &lt;xs:enumeration value="any"/&gt;</w:delText>
                </w:r>
              </w:del>
            </w:ins>
          </w:p>
          <w:p w14:paraId="0BB57B98" w14:textId="6815678E" w:rsidR="00874469" w:rsidDel="00E067A3" w:rsidRDefault="00874469">
            <w:pPr>
              <w:pStyle w:val="Appx"/>
              <w:rPr>
                <w:ins w:id="15584" w:author="aas" w:date="2013-10-14T02:06:00Z"/>
                <w:del w:id="15585" w:author="Anees Shaikh" w:date="2013-10-19T02:16:00Z"/>
              </w:rPr>
              <w:pPrChange w:id="15586" w:author="Anees Shaikh" w:date="2013-10-19T02:16:00Z">
                <w:pPr>
                  <w:pStyle w:val="XML1"/>
                </w:pPr>
              </w:pPrChange>
            </w:pPr>
            <w:ins w:id="15587" w:author="aas" w:date="2013-10-14T02:06:00Z">
              <w:del w:id="15588" w:author="Anees Shaikh" w:date="2013-10-19T02:16:00Z">
                <w:r w:rsidDel="00E067A3">
                  <w:delText xml:space="preserve">                                      &lt;xs:enumeration value="normal"/&gt;</w:delText>
                </w:r>
              </w:del>
            </w:ins>
          </w:p>
          <w:p w14:paraId="4C533934" w14:textId="69F0D8D9" w:rsidR="00874469" w:rsidDel="00E067A3" w:rsidRDefault="00874469">
            <w:pPr>
              <w:pStyle w:val="Appx"/>
              <w:rPr>
                <w:ins w:id="15589" w:author="aas" w:date="2013-10-14T02:06:00Z"/>
                <w:del w:id="15590" w:author="Anees Shaikh" w:date="2013-10-19T02:16:00Z"/>
              </w:rPr>
              <w:pPrChange w:id="15591" w:author="Anees Shaikh" w:date="2013-10-19T02:16:00Z">
                <w:pPr>
                  <w:pStyle w:val="XML1"/>
                </w:pPr>
              </w:pPrChange>
            </w:pPr>
            <w:ins w:id="15592" w:author="aas" w:date="2013-10-14T02:06:00Z">
              <w:del w:id="15593" w:author="Anees Shaikh" w:date="2013-10-19T02:16:00Z">
                <w:r w:rsidDel="00E067A3">
                  <w:delText xml:space="preserve">                                      &lt;xs:enumeration value="flood"/&gt;</w:delText>
                </w:r>
              </w:del>
            </w:ins>
          </w:p>
          <w:p w14:paraId="2FC66891" w14:textId="57BBF398" w:rsidR="00874469" w:rsidDel="00E067A3" w:rsidRDefault="00874469">
            <w:pPr>
              <w:pStyle w:val="Appx"/>
              <w:rPr>
                <w:ins w:id="15594" w:author="aas" w:date="2013-10-14T02:06:00Z"/>
                <w:del w:id="15595" w:author="Anees Shaikh" w:date="2013-10-19T02:16:00Z"/>
              </w:rPr>
              <w:pPrChange w:id="15596" w:author="Anees Shaikh" w:date="2013-10-19T02:16:00Z">
                <w:pPr>
                  <w:pStyle w:val="XML1"/>
                </w:pPr>
              </w:pPrChange>
            </w:pPr>
            <w:ins w:id="15597" w:author="aas" w:date="2013-10-14T02:06:00Z">
              <w:del w:id="15598" w:author="Anees Shaikh" w:date="2013-10-19T02:16:00Z">
                <w:r w:rsidDel="00E067A3">
                  <w:delText xml:space="preserve">                                    &lt;/xs:restriction&gt;</w:delText>
                </w:r>
              </w:del>
            </w:ins>
          </w:p>
          <w:p w14:paraId="69A652FF" w14:textId="607CE43C" w:rsidR="00874469" w:rsidDel="00E067A3" w:rsidRDefault="00874469">
            <w:pPr>
              <w:pStyle w:val="Appx"/>
              <w:rPr>
                <w:ins w:id="15599" w:author="aas" w:date="2013-10-14T02:06:00Z"/>
                <w:del w:id="15600" w:author="Anees Shaikh" w:date="2013-10-19T02:16:00Z"/>
              </w:rPr>
              <w:pPrChange w:id="15601" w:author="Anees Shaikh" w:date="2013-10-19T02:16:00Z">
                <w:pPr>
                  <w:pStyle w:val="XML1"/>
                </w:pPr>
              </w:pPrChange>
            </w:pPr>
            <w:ins w:id="15602" w:author="aas" w:date="2013-10-14T02:06:00Z">
              <w:del w:id="15603" w:author="Anees Shaikh" w:date="2013-10-19T02:16:00Z">
                <w:r w:rsidDel="00E067A3">
                  <w:delText xml:space="preserve">                                  &lt;/xs:simpleType&gt;</w:delText>
                </w:r>
              </w:del>
            </w:ins>
          </w:p>
          <w:p w14:paraId="2CCAF60D" w14:textId="324CBFB8" w:rsidR="00874469" w:rsidDel="00E067A3" w:rsidRDefault="00874469">
            <w:pPr>
              <w:pStyle w:val="Appx"/>
              <w:rPr>
                <w:ins w:id="15604" w:author="aas" w:date="2013-10-14T02:06:00Z"/>
                <w:del w:id="15605" w:author="Anees Shaikh" w:date="2013-10-19T02:16:00Z"/>
              </w:rPr>
              <w:pPrChange w:id="15606" w:author="Anees Shaikh" w:date="2013-10-19T02:16:00Z">
                <w:pPr>
                  <w:pStyle w:val="XML1"/>
                </w:pPr>
              </w:pPrChange>
            </w:pPr>
            <w:ins w:id="15607" w:author="aas" w:date="2013-10-14T02:06:00Z">
              <w:del w:id="15608" w:author="Anees Shaikh" w:date="2013-10-19T02:16:00Z">
                <w:r w:rsidDel="00E067A3">
                  <w:delText xml:space="preserve">                                &lt;/xs:element&gt;</w:delText>
                </w:r>
              </w:del>
            </w:ins>
          </w:p>
          <w:p w14:paraId="014E1C68" w14:textId="4563BB3A" w:rsidR="00874469" w:rsidDel="00E067A3" w:rsidRDefault="00874469">
            <w:pPr>
              <w:pStyle w:val="Appx"/>
              <w:rPr>
                <w:ins w:id="15609" w:author="aas" w:date="2013-10-14T02:06:00Z"/>
                <w:del w:id="15610" w:author="Anees Shaikh" w:date="2013-10-19T02:16:00Z"/>
              </w:rPr>
              <w:pPrChange w:id="15611" w:author="Anees Shaikh" w:date="2013-10-19T02:16:00Z">
                <w:pPr>
                  <w:pStyle w:val="XML1"/>
                </w:pPr>
              </w:pPrChange>
            </w:pPr>
            <w:ins w:id="15612" w:author="aas" w:date="2013-10-14T02:06:00Z">
              <w:del w:id="15613" w:author="Anees Shaikh" w:date="2013-10-19T02:16:00Z">
                <w:r w:rsidDel="00E067A3">
                  <w:delText xml:space="preserve">                                &lt;xs:any minOccurs="0" maxOccurs="unbounded"</w:delText>
                </w:r>
              </w:del>
            </w:ins>
          </w:p>
          <w:p w14:paraId="2CA4606E" w14:textId="4700E420" w:rsidR="00874469" w:rsidDel="00E067A3" w:rsidRDefault="00874469">
            <w:pPr>
              <w:pStyle w:val="Appx"/>
              <w:rPr>
                <w:ins w:id="15614" w:author="aas" w:date="2013-10-14T02:06:00Z"/>
                <w:del w:id="15615" w:author="Anees Shaikh" w:date="2013-10-19T02:16:00Z"/>
              </w:rPr>
              <w:pPrChange w:id="15616" w:author="Anees Shaikh" w:date="2013-10-19T02:16:00Z">
                <w:pPr>
                  <w:pStyle w:val="XML1"/>
                </w:pPr>
              </w:pPrChange>
            </w:pPr>
            <w:ins w:id="15617" w:author="aas" w:date="2013-10-14T02:06:00Z">
              <w:del w:id="15618" w:author="Anees Shaikh" w:date="2013-10-19T02:16:00Z">
                <w:r w:rsidDel="00E067A3">
                  <w:delText xml:space="preserve">                                        namespace="##other" processContents="lax"/&gt;</w:delText>
                </w:r>
              </w:del>
            </w:ins>
          </w:p>
          <w:p w14:paraId="39141A9A" w14:textId="083C7AAB" w:rsidR="00874469" w:rsidDel="00E067A3" w:rsidRDefault="00874469">
            <w:pPr>
              <w:pStyle w:val="Appx"/>
              <w:rPr>
                <w:ins w:id="15619" w:author="aas" w:date="2013-10-14T02:06:00Z"/>
                <w:del w:id="15620" w:author="Anees Shaikh" w:date="2013-10-19T02:16:00Z"/>
              </w:rPr>
              <w:pPrChange w:id="15621" w:author="Anees Shaikh" w:date="2013-10-19T02:16:00Z">
                <w:pPr>
                  <w:pStyle w:val="XML1"/>
                </w:pPr>
              </w:pPrChange>
            </w:pPr>
            <w:ins w:id="15622" w:author="aas" w:date="2013-10-14T02:06:00Z">
              <w:del w:id="15623" w:author="Anees Shaikh" w:date="2013-10-19T02:16:00Z">
                <w:r w:rsidDel="00E067A3">
                  <w:delText xml:space="preserve">                              &lt;/xs:sequence&gt;</w:delText>
                </w:r>
              </w:del>
            </w:ins>
          </w:p>
          <w:p w14:paraId="534D6597" w14:textId="133A99D6" w:rsidR="00874469" w:rsidDel="00E067A3" w:rsidRDefault="00874469">
            <w:pPr>
              <w:pStyle w:val="Appx"/>
              <w:rPr>
                <w:ins w:id="15624" w:author="aas" w:date="2013-10-14T02:06:00Z"/>
                <w:del w:id="15625" w:author="Anees Shaikh" w:date="2013-10-19T02:16:00Z"/>
              </w:rPr>
              <w:pPrChange w:id="15626" w:author="Anees Shaikh" w:date="2013-10-19T02:16:00Z">
                <w:pPr>
                  <w:pStyle w:val="XML1"/>
                </w:pPr>
              </w:pPrChange>
            </w:pPr>
            <w:ins w:id="15627" w:author="aas" w:date="2013-10-14T02:06:00Z">
              <w:del w:id="15628" w:author="Anees Shaikh" w:date="2013-10-19T02:16:00Z">
                <w:r w:rsidDel="00E067A3">
                  <w:delText xml:space="preserve">                            &lt;/xs:complexType&gt;</w:delText>
                </w:r>
              </w:del>
            </w:ins>
          </w:p>
          <w:p w14:paraId="5B3F39B4" w14:textId="4A2C648F" w:rsidR="00874469" w:rsidDel="00E067A3" w:rsidRDefault="00874469">
            <w:pPr>
              <w:pStyle w:val="Appx"/>
              <w:rPr>
                <w:ins w:id="15629" w:author="aas" w:date="2013-10-14T02:06:00Z"/>
                <w:del w:id="15630" w:author="Anees Shaikh" w:date="2013-10-19T02:16:00Z"/>
              </w:rPr>
              <w:pPrChange w:id="15631" w:author="Anees Shaikh" w:date="2013-10-19T02:16:00Z">
                <w:pPr>
                  <w:pStyle w:val="XML1"/>
                </w:pPr>
              </w:pPrChange>
            </w:pPr>
            <w:ins w:id="15632" w:author="aas" w:date="2013-10-14T02:06:00Z">
              <w:del w:id="15633" w:author="Anees Shaikh" w:date="2013-10-19T02:16:00Z">
                <w:r w:rsidDel="00E067A3">
                  <w:delText xml:space="preserve">                          &lt;/xs:element&gt;</w:delText>
                </w:r>
              </w:del>
            </w:ins>
          </w:p>
          <w:p w14:paraId="2395A527" w14:textId="2AFFCFC1" w:rsidR="00874469" w:rsidDel="00E067A3" w:rsidRDefault="00874469">
            <w:pPr>
              <w:pStyle w:val="Appx"/>
              <w:rPr>
                <w:ins w:id="15634" w:author="aas" w:date="2013-10-14T02:06:00Z"/>
                <w:del w:id="15635" w:author="Anees Shaikh" w:date="2013-10-19T02:16:00Z"/>
              </w:rPr>
              <w:pPrChange w:id="15636" w:author="Anees Shaikh" w:date="2013-10-19T02:16:00Z">
                <w:pPr>
                  <w:pStyle w:val="XML1"/>
                </w:pPr>
              </w:pPrChange>
            </w:pPr>
            <w:ins w:id="15637" w:author="aas" w:date="2013-10-14T02:06:00Z">
              <w:del w:id="15638" w:author="Anees Shaikh" w:date="2013-10-19T02:16:00Z">
                <w:r w:rsidDel="00E067A3">
                  <w:delText xml:space="preserve">                          &lt;xs:element name="group-types" minOccurs="0"&gt;</w:delText>
                </w:r>
              </w:del>
            </w:ins>
          </w:p>
          <w:p w14:paraId="3EED9F30" w14:textId="32D1FAAD" w:rsidR="00874469" w:rsidDel="00E067A3" w:rsidRDefault="00874469">
            <w:pPr>
              <w:pStyle w:val="Appx"/>
              <w:rPr>
                <w:ins w:id="15639" w:author="aas" w:date="2013-10-14T02:06:00Z"/>
                <w:del w:id="15640" w:author="Anees Shaikh" w:date="2013-10-19T02:16:00Z"/>
              </w:rPr>
              <w:pPrChange w:id="15641" w:author="Anees Shaikh" w:date="2013-10-19T02:16:00Z">
                <w:pPr>
                  <w:pStyle w:val="XML1"/>
                </w:pPr>
              </w:pPrChange>
            </w:pPr>
            <w:ins w:id="15642" w:author="aas" w:date="2013-10-14T02:06:00Z">
              <w:del w:id="15643" w:author="Anees Shaikh" w:date="2013-10-19T02:16:00Z">
                <w:r w:rsidDel="00E067A3">
                  <w:delText xml:space="preserve">                            &lt;xs:annotation&gt;</w:delText>
                </w:r>
              </w:del>
            </w:ins>
          </w:p>
          <w:p w14:paraId="3D00BBFF" w14:textId="3C8A9757" w:rsidR="00874469" w:rsidDel="00E067A3" w:rsidRDefault="00874469">
            <w:pPr>
              <w:pStyle w:val="Appx"/>
              <w:rPr>
                <w:ins w:id="15644" w:author="aas" w:date="2013-10-14T02:06:00Z"/>
                <w:del w:id="15645" w:author="Anees Shaikh" w:date="2013-10-19T02:16:00Z"/>
              </w:rPr>
              <w:pPrChange w:id="15646" w:author="Anees Shaikh" w:date="2013-10-19T02:16:00Z">
                <w:pPr>
                  <w:pStyle w:val="XML1"/>
                </w:pPr>
              </w:pPrChange>
            </w:pPr>
            <w:ins w:id="15647" w:author="aas" w:date="2013-10-14T02:06:00Z">
              <w:del w:id="15648" w:author="Anees Shaikh" w:date="2013-10-19T02:16:00Z">
                <w:r w:rsidDel="00E067A3">
                  <w:delText xml:space="preserve">                              &lt;xs:documentation&gt;</w:delText>
                </w:r>
              </w:del>
            </w:ins>
          </w:p>
          <w:p w14:paraId="6038EB05" w14:textId="2BDCABF0" w:rsidR="00874469" w:rsidDel="00E067A3" w:rsidRDefault="00874469">
            <w:pPr>
              <w:pStyle w:val="Appx"/>
              <w:rPr>
                <w:ins w:id="15649" w:author="aas" w:date="2013-10-14T02:06:00Z"/>
                <w:del w:id="15650" w:author="Anees Shaikh" w:date="2013-10-19T02:16:00Z"/>
              </w:rPr>
              <w:pPrChange w:id="15651" w:author="Anees Shaikh" w:date="2013-10-19T02:16:00Z">
                <w:pPr>
                  <w:pStyle w:val="XML1"/>
                </w:pPr>
              </w:pPrChange>
            </w:pPr>
            <w:ins w:id="15652" w:author="aas" w:date="2013-10-14T02:06:00Z">
              <w:del w:id="15653" w:author="Anees Shaikh" w:date="2013-10-19T02:16:00Z">
                <w:r w:rsidDel="00E067A3">
                  <w:delText xml:space="preserve">                                Specify the group types supported by the logical switch.</w:delText>
                </w:r>
              </w:del>
            </w:ins>
          </w:p>
          <w:p w14:paraId="029D004D" w14:textId="29DE1364" w:rsidR="00874469" w:rsidDel="00E067A3" w:rsidRDefault="00874469">
            <w:pPr>
              <w:pStyle w:val="Appx"/>
              <w:rPr>
                <w:ins w:id="15654" w:author="aas" w:date="2013-10-14T02:06:00Z"/>
                <w:del w:id="15655" w:author="Anees Shaikh" w:date="2013-10-19T02:16:00Z"/>
              </w:rPr>
              <w:pPrChange w:id="15656" w:author="Anees Shaikh" w:date="2013-10-19T02:16:00Z">
                <w:pPr>
                  <w:pStyle w:val="XML1"/>
                </w:pPr>
              </w:pPrChange>
            </w:pPr>
            <w:ins w:id="15657" w:author="aas" w:date="2013-10-14T02:06:00Z">
              <w:del w:id="15658" w:author="Anees Shaikh" w:date="2013-10-19T02:16:00Z">
                <w:r w:rsidDel="00E067A3">
                  <w:delText xml:space="preserve">                              &lt;/xs:documentation&gt;</w:delText>
                </w:r>
              </w:del>
            </w:ins>
          </w:p>
          <w:p w14:paraId="5C214983" w14:textId="479AA1BE" w:rsidR="00874469" w:rsidDel="00E067A3" w:rsidRDefault="00874469">
            <w:pPr>
              <w:pStyle w:val="Appx"/>
              <w:rPr>
                <w:ins w:id="15659" w:author="aas" w:date="2013-10-14T02:06:00Z"/>
                <w:del w:id="15660" w:author="Anees Shaikh" w:date="2013-10-19T02:16:00Z"/>
              </w:rPr>
              <w:pPrChange w:id="15661" w:author="Anees Shaikh" w:date="2013-10-19T02:16:00Z">
                <w:pPr>
                  <w:pStyle w:val="XML1"/>
                </w:pPr>
              </w:pPrChange>
            </w:pPr>
            <w:ins w:id="15662" w:author="aas" w:date="2013-10-14T02:06:00Z">
              <w:del w:id="15663" w:author="Anees Shaikh" w:date="2013-10-19T02:16:00Z">
                <w:r w:rsidDel="00E067A3">
                  <w:delText xml:space="preserve">                            &lt;/xs:annotation&gt;</w:delText>
                </w:r>
              </w:del>
            </w:ins>
          </w:p>
          <w:p w14:paraId="040E01A2" w14:textId="123BDBA1" w:rsidR="00874469" w:rsidDel="00E067A3" w:rsidRDefault="00874469">
            <w:pPr>
              <w:pStyle w:val="Appx"/>
              <w:rPr>
                <w:ins w:id="15664" w:author="aas" w:date="2013-10-14T02:06:00Z"/>
                <w:del w:id="15665" w:author="Anees Shaikh" w:date="2013-10-19T02:16:00Z"/>
              </w:rPr>
              <w:pPrChange w:id="15666" w:author="Anees Shaikh" w:date="2013-10-19T02:16:00Z">
                <w:pPr>
                  <w:pStyle w:val="XML1"/>
                </w:pPr>
              </w:pPrChange>
            </w:pPr>
            <w:ins w:id="15667" w:author="aas" w:date="2013-10-14T02:06:00Z">
              <w:del w:id="15668" w:author="Anees Shaikh" w:date="2013-10-19T02:16:00Z">
                <w:r w:rsidDel="00E067A3">
                  <w:delText xml:space="preserve">                            &lt;xs:complexType&gt;</w:delText>
                </w:r>
              </w:del>
            </w:ins>
          </w:p>
          <w:p w14:paraId="28616291" w14:textId="1D656EA8" w:rsidR="00874469" w:rsidDel="00E067A3" w:rsidRDefault="00874469">
            <w:pPr>
              <w:pStyle w:val="Appx"/>
              <w:rPr>
                <w:ins w:id="15669" w:author="aas" w:date="2013-10-14T02:06:00Z"/>
                <w:del w:id="15670" w:author="Anees Shaikh" w:date="2013-10-19T02:16:00Z"/>
              </w:rPr>
              <w:pPrChange w:id="15671" w:author="Anees Shaikh" w:date="2013-10-19T02:16:00Z">
                <w:pPr>
                  <w:pStyle w:val="XML1"/>
                </w:pPr>
              </w:pPrChange>
            </w:pPr>
            <w:ins w:id="15672" w:author="aas" w:date="2013-10-14T02:06:00Z">
              <w:del w:id="15673" w:author="Anees Shaikh" w:date="2013-10-19T02:16:00Z">
                <w:r w:rsidDel="00E067A3">
                  <w:delText xml:space="preserve">                              &lt;xs:sequence&gt;</w:delText>
                </w:r>
              </w:del>
            </w:ins>
          </w:p>
          <w:p w14:paraId="3B0F2FCA" w14:textId="5752DB3A" w:rsidR="00874469" w:rsidDel="00E067A3" w:rsidRDefault="00874469">
            <w:pPr>
              <w:pStyle w:val="Appx"/>
              <w:rPr>
                <w:ins w:id="15674" w:author="aas" w:date="2013-10-14T02:06:00Z"/>
                <w:del w:id="15675" w:author="Anees Shaikh" w:date="2013-10-19T02:16:00Z"/>
              </w:rPr>
              <w:pPrChange w:id="15676" w:author="Anees Shaikh" w:date="2013-10-19T02:16:00Z">
                <w:pPr>
                  <w:pStyle w:val="XML1"/>
                </w:pPr>
              </w:pPrChange>
            </w:pPr>
            <w:ins w:id="15677" w:author="aas" w:date="2013-10-14T02:06:00Z">
              <w:del w:id="15678" w:author="Anees Shaikh" w:date="2013-10-19T02:16:00Z">
                <w:r w:rsidDel="00E067A3">
                  <w:delText xml:space="preserve">                                &lt;xs:element name="type" minOccurs="0" maxOccurs="unbounded"&gt;</w:delText>
                </w:r>
              </w:del>
            </w:ins>
          </w:p>
          <w:p w14:paraId="50A92D6D" w14:textId="468F020E" w:rsidR="00874469" w:rsidDel="00E067A3" w:rsidRDefault="00874469">
            <w:pPr>
              <w:pStyle w:val="Appx"/>
              <w:rPr>
                <w:ins w:id="15679" w:author="aas" w:date="2013-10-14T02:06:00Z"/>
                <w:del w:id="15680" w:author="Anees Shaikh" w:date="2013-10-19T02:16:00Z"/>
              </w:rPr>
              <w:pPrChange w:id="15681" w:author="Anees Shaikh" w:date="2013-10-19T02:16:00Z">
                <w:pPr>
                  <w:pStyle w:val="XML1"/>
                </w:pPr>
              </w:pPrChange>
            </w:pPr>
            <w:ins w:id="15682" w:author="aas" w:date="2013-10-14T02:06:00Z">
              <w:del w:id="15683" w:author="Anees Shaikh" w:date="2013-10-19T02:16:00Z">
                <w:r w:rsidDel="00E067A3">
                  <w:delText xml:space="preserve">                                  &lt;xs:simpleType&gt;</w:delText>
                </w:r>
              </w:del>
            </w:ins>
          </w:p>
          <w:p w14:paraId="05408EA9" w14:textId="774EB8E9" w:rsidR="00874469" w:rsidDel="00E067A3" w:rsidRDefault="00874469">
            <w:pPr>
              <w:pStyle w:val="Appx"/>
              <w:rPr>
                <w:ins w:id="15684" w:author="aas" w:date="2013-10-14T02:06:00Z"/>
                <w:del w:id="15685" w:author="Anees Shaikh" w:date="2013-10-19T02:16:00Z"/>
              </w:rPr>
              <w:pPrChange w:id="15686" w:author="Anees Shaikh" w:date="2013-10-19T02:16:00Z">
                <w:pPr>
                  <w:pStyle w:val="XML1"/>
                </w:pPr>
              </w:pPrChange>
            </w:pPr>
            <w:ins w:id="15687" w:author="aas" w:date="2013-10-14T02:06:00Z">
              <w:del w:id="15688" w:author="Anees Shaikh" w:date="2013-10-19T02:16:00Z">
                <w:r w:rsidDel="00E067A3">
                  <w:delText xml:space="preserve">                                    &lt;xs:restriction base="xs:string"&gt;</w:delText>
                </w:r>
              </w:del>
            </w:ins>
          </w:p>
          <w:p w14:paraId="18AD97A1" w14:textId="2218BD14" w:rsidR="00874469" w:rsidDel="00E067A3" w:rsidRDefault="00874469">
            <w:pPr>
              <w:pStyle w:val="Appx"/>
              <w:rPr>
                <w:ins w:id="15689" w:author="aas" w:date="2013-10-14T02:06:00Z"/>
                <w:del w:id="15690" w:author="Anees Shaikh" w:date="2013-10-19T02:16:00Z"/>
              </w:rPr>
              <w:pPrChange w:id="15691" w:author="Anees Shaikh" w:date="2013-10-19T02:16:00Z">
                <w:pPr>
                  <w:pStyle w:val="XML1"/>
                </w:pPr>
              </w:pPrChange>
            </w:pPr>
            <w:ins w:id="15692" w:author="aas" w:date="2013-10-14T02:06:00Z">
              <w:del w:id="15693" w:author="Anees Shaikh" w:date="2013-10-19T02:16:00Z">
                <w:r w:rsidDel="00E067A3">
                  <w:delText xml:space="preserve">                                      &lt;xs:enumeration value="all"/&gt;</w:delText>
                </w:r>
              </w:del>
            </w:ins>
          </w:p>
          <w:p w14:paraId="569EB1BC" w14:textId="2A1A7A9D" w:rsidR="00874469" w:rsidDel="00E067A3" w:rsidRDefault="00874469">
            <w:pPr>
              <w:pStyle w:val="Appx"/>
              <w:rPr>
                <w:ins w:id="15694" w:author="aas" w:date="2013-10-14T02:06:00Z"/>
                <w:del w:id="15695" w:author="Anees Shaikh" w:date="2013-10-19T02:16:00Z"/>
              </w:rPr>
              <w:pPrChange w:id="15696" w:author="Anees Shaikh" w:date="2013-10-19T02:16:00Z">
                <w:pPr>
                  <w:pStyle w:val="XML1"/>
                </w:pPr>
              </w:pPrChange>
            </w:pPr>
            <w:ins w:id="15697" w:author="aas" w:date="2013-10-14T02:06:00Z">
              <w:del w:id="15698" w:author="Anees Shaikh" w:date="2013-10-19T02:16:00Z">
                <w:r w:rsidDel="00E067A3">
                  <w:delText xml:space="preserve">                                      &lt;xs:enumeration value="select"/&gt;</w:delText>
                </w:r>
              </w:del>
            </w:ins>
          </w:p>
          <w:p w14:paraId="2115669F" w14:textId="7C564601" w:rsidR="00874469" w:rsidDel="00E067A3" w:rsidRDefault="00874469">
            <w:pPr>
              <w:pStyle w:val="Appx"/>
              <w:rPr>
                <w:ins w:id="15699" w:author="aas" w:date="2013-10-14T02:06:00Z"/>
                <w:del w:id="15700" w:author="Anees Shaikh" w:date="2013-10-19T02:16:00Z"/>
              </w:rPr>
              <w:pPrChange w:id="15701" w:author="Anees Shaikh" w:date="2013-10-19T02:16:00Z">
                <w:pPr>
                  <w:pStyle w:val="XML1"/>
                </w:pPr>
              </w:pPrChange>
            </w:pPr>
            <w:ins w:id="15702" w:author="aas" w:date="2013-10-14T02:06:00Z">
              <w:del w:id="15703" w:author="Anees Shaikh" w:date="2013-10-19T02:16:00Z">
                <w:r w:rsidDel="00E067A3">
                  <w:delText xml:space="preserve">                                      &lt;xs:enumeration value="indirect"/&gt;</w:delText>
                </w:r>
              </w:del>
            </w:ins>
          </w:p>
          <w:p w14:paraId="4D0E95C3" w14:textId="14C889DB" w:rsidR="00874469" w:rsidDel="00E067A3" w:rsidRDefault="00874469">
            <w:pPr>
              <w:pStyle w:val="Appx"/>
              <w:rPr>
                <w:ins w:id="15704" w:author="aas" w:date="2013-10-14T02:06:00Z"/>
                <w:del w:id="15705" w:author="Anees Shaikh" w:date="2013-10-19T02:16:00Z"/>
              </w:rPr>
              <w:pPrChange w:id="15706" w:author="Anees Shaikh" w:date="2013-10-19T02:16:00Z">
                <w:pPr>
                  <w:pStyle w:val="XML1"/>
                </w:pPr>
              </w:pPrChange>
            </w:pPr>
            <w:ins w:id="15707" w:author="aas" w:date="2013-10-14T02:06:00Z">
              <w:del w:id="15708" w:author="Anees Shaikh" w:date="2013-10-19T02:16:00Z">
                <w:r w:rsidDel="00E067A3">
                  <w:delText xml:space="preserve">                                      &lt;xs:enumeration value="fast-failover"/&gt;</w:delText>
                </w:r>
              </w:del>
            </w:ins>
          </w:p>
          <w:p w14:paraId="439435ED" w14:textId="6C5D42D7" w:rsidR="00874469" w:rsidDel="00E067A3" w:rsidRDefault="00874469">
            <w:pPr>
              <w:pStyle w:val="Appx"/>
              <w:rPr>
                <w:ins w:id="15709" w:author="aas" w:date="2013-10-14T02:06:00Z"/>
                <w:del w:id="15710" w:author="Anees Shaikh" w:date="2013-10-19T02:16:00Z"/>
              </w:rPr>
              <w:pPrChange w:id="15711" w:author="Anees Shaikh" w:date="2013-10-19T02:16:00Z">
                <w:pPr>
                  <w:pStyle w:val="XML1"/>
                </w:pPr>
              </w:pPrChange>
            </w:pPr>
            <w:ins w:id="15712" w:author="aas" w:date="2013-10-14T02:06:00Z">
              <w:del w:id="15713" w:author="Anees Shaikh" w:date="2013-10-19T02:16:00Z">
                <w:r w:rsidDel="00E067A3">
                  <w:delText xml:space="preserve">                                    &lt;/xs:restriction&gt;</w:delText>
                </w:r>
              </w:del>
            </w:ins>
          </w:p>
          <w:p w14:paraId="27E5A801" w14:textId="50DA195B" w:rsidR="00874469" w:rsidDel="00E067A3" w:rsidRDefault="00874469">
            <w:pPr>
              <w:pStyle w:val="Appx"/>
              <w:rPr>
                <w:ins w:id="15714" w:author="aas" w:date="2013-10-14T02:06:00Z"/>
                <w:del w:id="15715" w:author="Anees Shaikh" w:date="2013-10-19T02:16:00Z"/>
              </w:rPr>
              <w:pPrChange w:id="15716" w:author="Anees Shaikh" w:date="2013-10-19T02:16:00Z">
                <w:pPr>
                  <w:pStyle w:val="XML1"/>
                </w:pPr>
              </w:pPrChange>
            </w:pPr>
            <w:ins w:id="15717" w:author="aas" w:date="2013-10-14T02:06:00Z">
              <w:del w:id="15718" w:author="Anees Shaikh" w:date="2013-10-19T02:16:00Z">
                <w:r w:rsidDel="00E067A3">
                  <w:delText xml:space="preserve">                                  &lt;/xs:simpleType&gt;</w:delText>
                </w:r>
              </w:del>
            </w:ins>
          </w:p>
          <w:p w14:paraId="306AFF36" w14:textId="0AA9620E" w:rsidR="00874469" w:rsidDel="00E067A3" w:rsidRDefault="00874469">
            <w:pPr>
              <w:pStyle w:val="Appx"/>
              <w:rPr>
                <w:ins w:id="15719" w:author="aas" w:date="2013-10-14T02:06:00Z"/>
                <w:del w:id="15720" w:author="Anees Shaikh" w:date="2013-10-19T02:16:00Z"/>
              </w:rPr>
              <w:pPrChange w:id="15721" w:author="Anees Shaikh" w:date="2013-10-19T02:16:00Z">
                <w:pPr>
                  <w:pStyle w:val="XML1"/>
                </w:pPr>
              </w:pPrChange>
            </w:pPr>
            <w:ins w:id="15722" w:author="aas" w:date="2013-10-14T02:06:00Z">
              <w:del w:id="15723" w:author="Anees Shaikh" w:date="2013-10-19T02:16:00Z">
                <w:r w:rsidDel="00E067A3">
                  <w:delText xml:space="preserve">                                &lt;/xs:element&gt;</w:delText>
                </w:r>
              </w:del>
            </w:ins>
          </w:p>
          <w:p w14:paraId="13CD9416" w14:textId="1F236F68" w:rsidR="00874469" w:rsidDel="00E067A3" w:rsidRDefault="00874469">
            <w:pPr>
              <w:pStyle w:val="Appx"/>
              <w:rPr>
                <w:ins w:id="15724" w:author="aas" w:date="2013-10-14T02:06:00Z"/>
                <w:del w:id="15725" w:author="Anees Shaikh" w:date="2013-10-19T02:16:00Z"/>
              </w:rPr>
              <w:pPrChange w:id="15726" w:author="Anees Shaikh" w:date="2013-10-19T02:16:00Z">
                <w:pPr>
                  <w:pStyle w:val="XML1"/>
                </w:pPr>
              </w:pPrChange>
            </w:pPr>
            <w:ins w:id="15727" w:author="aas" w:date="2013-10-14T02:06:00Z">
              <w:del w:id="15728" w:author="Anees Shaikh" w:date="2013-10-19T02:16:00Z">
                <w:r w:rsidDel="00E067A3">
                  <w:delText xml:space="preserve">                                &lt;xs:any minOccurs="0" maxOccurs="unbounded"</w:delText>
                </w:r>
              </w:del>
            </w:ins>
          </w:p>
          <w:p w14:paraId="50B6BED2" w14:textId="2D75A4BA" w:rsidR="00874469" w:rsidDel="00E067A3" w:rsidRDefault="00874469">
            <w:pPr>
              <w:pStyle w:val="Appx"/>
              <w:rPr>
                <w:ins w:id="15729" w:author="aas" w:date="2013-10-14T02:06:00Z"/>
                <w:del w:id="15730" w:author="Anees Shaikh" w:date="2013-10-19T02:16:00Z"/>
              </w:rPr>
              <w:pPrChange w:id="15731" w:author="Anees Shaikh" w:date="2013-10-19T02:16:00Z">
                <w:pPr>
                  <w:pStyle w:val="XML1"/>
                </w:pPr>
              </w:pPrChange>
            </w:pPr>
            <w:ins w:id="15732" w:author="aas" w:date="2013-10-14T02:06:00Z">
              <w:del w:id="15733" w:author="Anees Shaikh" w:date="2013-10-19T02:16:00Z">
                <w:r w:rsidDel="00E067A3">
                  <w:delText xml:space="preserve">                                        namespace="##other" processContents="lax"/&gt;</w:delText>
                </w:r>
              </w:del>
            </w:ins>
          </w:p>
          <w:p w14:paraId="0DC36C4A" w14:textId="153D330A" w:rsidR="00874469" w:rsidDel="00E067A3" w:rsidRDefault="00874469">
            <w:pPr>
              <w:pStyle w:val="Appx"/>
              <w:rPr>
                <w:ins w:id="15734" w:author="aas" w:date="2013-10-14T02:06:00Z"/>
                <w:del w:id="15735" w:author="Anees Shaikh" w:date="2013-10-19T02:16:00Z"/>
              </w:rPr>
              <w:pPrChange w:id="15736" w:author="Anees Shaikh" w:date="2013-10-19T02:16:00Z">
                <w:pPr>
                  <w:pStyle w:val="XML1"/>
                </w:pPr>
              </w:pPrChange>
            </w:pPr>
            <w:ins w:id="15737" w:author="aas" w:date="2013-10-14T02:06:00Z">
              <w:del w:id="15738" w:author="Anees Shaikh" w:date="2013-10-19T02:16:00Z">
                <w:r w:rsidDel="00E067A3">
                  <w:delText xml:space="preserve">                              &lt;/xs:sequence&gt;</w:delText>
                </w:r>
              </w:del>
            </w:ins>
          </w:p>
          <w:p w14:paraId="1D1DF8E0" w14:textId="72A23FCD" w:rsidR="00874469" w:rsidDel="00E067A3" w:rsidRDefault="00874469">
            <w:pPr>
              <w:pStyle w:val="Appx"/>
              <w:rPr>
                <w:ins w:id="15739" w:author="aas" w:date="2013-10-14T02:06:00Z"/>
                <w:del w:id="15740" w:author="Anees Shaikh" w:date="2013-10-19T02:16:00Z"/>
              </w:rPr>
              <w:pPrChange w:id="15741" w:author="Anees Shaikh" w:date="2013-10-19T02:16:00Z">
                <w:pPr>
                  <w:pStyle w:val="XML1"/>
                </w:pPr>
              </w:pPrChange>
            </w:pPr>
            <w:ins w:id="15742" w:author="aas" w:date="2013-10-14T02:06:00Z">
              <w:del w:id="15743" w:author="Anees Shaikh" w:date="2013-10-19T02:16:00Z">
                <w:r w:rsidDel="00E067A3">
                  <w:delText xml:space="preserve">                            &lt;/xs:complexType&gt;</w:delText>
                </w:r>
              </w:del>
            </w:ins>
          </w:p>
          <w:p w14:paraId="21E16060" w14:textId="55767F47" w:rsidR="00874469" w:rsidDel="00E067A3" w:rsidRDefault="00874469">
            <w:pPr>
              <w:pStyle w:val="Appx"/>
              <w:rPr>
                <w:ins w:id="15744" w:author="aas" w:date="2013-10-14T02:06:00Z"/>
                <w:del w:id="15745" w:author="Anees Shaikh" w:date="2013-10-19T02:16:00Z"/>
              </w:rPr>
              <w:pPrChange w:id="15746" w:author="Anees Shaikh" w:date="2013-10-19T02:16:00Z">
                <w:pPr>
                  <w:pStyle w:val="XML1"/>
                </w:pPr>
              </w:pPrChange>
            </w:pPr>
            <w:ins w:id="15747" w:author="aas" w:date="2013-10-14T02:06:00Z">
              <w:del w:id="15748" w:author="Anees Shaikh" w:date="2013-10-19T02:16:00Z">
                <w:r w:rsidDel="00E067A3">
                  <w:delText xml:space="preserve">                          &lt;/xs:element&gt;</w:delText>
                </w:r>
              </w:del>
            </w:ins>
          </w:p>
          <w:p w14:paraId="5E3B02CA" w14:textId="3DFD9E89" w:rsidR="00874469" w:rsidDel="00E067A3" w:rsidRDefault="00874469">
            <w:pPr>
              <w:pStyle w:val="Appx"/>
              <w:rPr>
                <w:ins w:id="15749" w:author="aas" w:date="2013-10-14T02:06:00Z"/>
                <w:del w:id="15750" w:author="Anees Shaikh" w:date="2013-10-19T02:16:00Z"/>
              </w:rPr>
              <w:pPrChange w:id="15751" w:author="Anees Shaikh" w:date="2013-10-19T02:16:00Z">
                <w:pPr>
                  <w:pStyle w:val="XML1"/>
                </w:pPr>
              </w:pPrChange>
            </w:pPr>
            <w:ins w:id="15752" w:author="aas" w:date="2013-10-14T02:06:00Z">
              <w:del w:id="15753" w:author="Anees Shaikh" w:date="2013-10-19T02:16:00Z">
                <w:r w:rsidDel="00E067A3">
                  <w:delText xml:space="preserve">                          &lt;xs:element name="group-capabilities" minOccurs="0"&gt;</w:delText>
                </w:r>
              </w:del>
            </w:ins>
          </w:p>
          <w:p w14:paraId="18E6D6E7" w14:textId="45B7BC25" w:rsidR="00874469" w:rsidDel="00E067A3" w:rsidRDefault="00874469">
            <w:pPr>
              <w:pStyle w:val="Appx"/>
              <w:rPr>
                <w:ins w:id="15754" w:author="aas" w:date="2013-10-14T02:06:00Z"/>
                <w:del w:id="15755" w:author="Anees Shaikh" w:date="2013-10-19T02:16:00Z"/>
              </w:rPr>
              <w:pPrChange w:id="15756" w:author="Anees Shaikh" w:date="2013-10-19T02:16:00Z">
                <w:pPr>
                  <w:pStyle w:val="XML1"/>
                </w:pPr>
              </w:pPrChange>
            </w:pPr>
            <w:ins w:id="15757" w:author="aas" w:date="2013-10-14T02:06:00Z">
              <w:del w:id="15758" w:author="Anees Shaikh" w:date="2013-10-19T02:16:00Z">
                <w:r w:rsidDel="00E067A3">
                  <w:delText xml:space="preserve">                            &lt;xs:annotation&gt;</w:delText>
                </w:r>
              </w:del>
            </w:ins>
          </w:p>
          <w:p w14:paraId="6ACF1563" w14:textId="34B9B122" w:rsidR="00874469" w:rsidDel="00E067A3" w:rsidRDefault="00874469">
            <w:pPr>
              <w:pStyle w:val="Appx"/>
              <w:rPr>
                <w:ins w:id="15759" w:author="aas" w:date="2013-10-14T02:06:00Z"/>
                <w:del w:id="15760" w:author="Anees Shaikh" w:date="2013-10-19T02:16:00Z"/>
              </w:rPr>
              <w:pPrChange w:id="15761" w:author="Anees Shaikh" w:date="2013-10-19T02:16:00Z">
                <w:pPr>
                  <w:pStyle w:val="XML1"/>
                </w:pPr>
              </w:pPrChange>
            </w:pPr>
            <w:ins w:id="15762" w:author="aas" w:date="2013-10-14T02:06:00Z">
              <w:del w:id="15763" w:author="Anees Shaikh" w:date="2013-10-19T02:16:00Z">
                <w:r w:rsidDel="00E067A3">
                  <w:delText xml:space="preserve">                              &lt;xs:documentation&gt;</w:delText>
                </w:r>
              </w:del>
            </w:ins>
          </w:p>
          <w:p w14:paraId="25745D05" w14:textId="23AE12A0" w:rsidR="00874469" w:rsidDel="00E067A3" w:rsidRDefault="00874469">
            <w:pPr>
              <w:pStyle w:val="Appx"/>
              <w:rPr>
                <w:ins w:id="15764" w:author="aas" w:date="2013-10-14T02:06:00Z"/>
                <w:del w:id="15765" w:author="Anees Shaikh" w:date="2013-10-19T02:16:00Z"/>
              </w:rPr>
              <w:pPrChange w:id="15766" w:author="Anees Shaikh" w:date="2013-10-19T02:16:00Z">
                <w:pPr>
                  <w:pStyle w:val="XML1"/>
                </w:pPr>
              </w:pPrChange>
            </w:pPr>
            <w:ins w:id="15767" w:author="aas" w:date="2013-10-14T02:06:00Z">
              <w:del w:id="15768" w:author="Anees Shaikh" w:date="2013-10-19T02:16:00Z">
                <w:r w:rsidDel="00E067A3">
                  <w:delText xml:space="preserve">                                Specify the group capabilities supported by the logical switch.</w:delText>
                </w:r>
              </w:del>
            </w:ins>
          </w:p>
          <w:p w14:paraId="7C214B93" w14:textId="680D5199" w:rsidR="00874469" w:rsidDel="00E067A3" w:rsidRDefault="00874469">
            <w:pPr>
              <w:pStyle w:val="Appx"/>
              <w:rPr>
                <w:ins w:id="15769" w:author="aas" w:date="2013-10-14T02:06:00Z"/>
                <w:del w:id="15770" w:author="Anees Shaikh" w:date="2013-10-19T02:16:00Z"/>
              </w:rPr>
              <w:pPrChange w:id="15771" w:author="Anees Shaikh" w:date="2013-10-19T02:16:00Z">
                <w:pPr>
                  <w:pStyle w:val="XML1"/>
                </w:pPr>
              </w:pPrChange>
            </w:pPr>
            <w:ins w:id="15772" w:author="aas" w:date="2013-10-14T02:06:00Z">
              <w:del w:id="15773" w:author="Anees Shaikh" w:date="2013-10-19T02:16:00Z">
                <w:r w:rsidDel="00E067A3">
                  <w:delText xml:space="preserve">                              &lt;/xs:documentation&gt;</w:delText>
                </w:r>
              </w:del>
            </w:ins>
          </w:p>
          <w:p w14:paraId="245D408A" w14:textId="620053BD" w:rsidR="00874469" w:rsidDel="00E067A3" w:rsidRDefault="00874469">
            <w:pPr>
              <w:pStyle w:val="Appx"/>
              <w:rPr>
                <w:ins w:id="15774" w:author="aas" w:date="2013-10-14T02:06:00Z"/>
                <w:del w:id="15775" w:author="Anees Shaikh" w:date="2013-10-19T02:16:00Z"/>
              </w:rPr>
              <w:pPrChange w:id="15776" w:author="Anees Shaikh" w:date="2013-10-19T02:16:00Z">
                <w:pPr>
                  <w:pStyle w:val="XML1"/>
                </w:pPr>
              </w:pPrChange>
            </w:pPr>
            <w:ins w:id="15777" w:author="aas" w:date="2013-10-14T02:06:00Z">
              <w:del w:id="15778" w:author="Anees Shaikh" w:date="2013-10-19T02:16:00Z">
                <w:r w:rsidDel="00E067A3">
                  <w:delText xml:space="preserve">                            &lt;/xs:annotation&gt;</w:delText>
                </w:r>
              </w:del>
            </w:ins>
          </w:p>
          <w:p w14:paraId="2881A49C" w14:textId="41996ED9" w:rsidR="00874469" w:rsidDel="00E067A3" w:rsidRDefault="00874469">
            <w:pPr>
              <w:pStyle w:val="Appx"/>
              <w:rPr>
                <w:ins w:id="15779" w:author="aas" w:date="2013-10-14T02:06:00Z"/>
                <w:del w:id="15780" w:author="Anees Shaikh" w:date="2013-10-19T02:16:00Z"/>
              </w:rPr>
              <w:pPrChange w:id="15781" w:author="Anees Shaikh" w:date="2013-10-19T02:16:00Z">
                <w:pPr>
                  <w:pStyle w:val="XML1"/>
                </w:pPr>
              </w:pPrChange>
            </w:pPr>
            <w:ins w:id="15782" w:author="aas" w:date="2013-10-14T02:06:00Z">
              <w:del w:id="15783" w:author="Anees Shaikh" w:date="2013-10-19T02:16:00Z">
                <w:r w:rsidDel="00E067A3">
                  <w:delText xml:space="preserve">                            &lt;xs:complexType&gt;</w:delText>
                </w:r>
              </w:del>
            </w:ins>
          </w:p>
          <w:p w14:paraId="1094AA2D" w14:textId="363E57F8" w:rsidR="00874469" w:rsidDel="00E067A3" w:rsidRDefault="00874469">
            <w:pPr>
              <w:pStyle w:val="Appx"/>
              <w:rPr>
                <w:ins w:id="15784" w:author="aas" w:date="2013-10-14T02:06:00Z"/>
                <w:del w:id="15785" w:author="Anees Shaikh" w:date="2013-10-19T02:16:00Z"/>
              </w:rPr>
              <w:pPrChange w:id="15786" w:author="Anees Shaikh" w:date="2013-10-19T02:16:00Z">
                <w:pPr>
                  <w:pStyle w:val="XML1"/>
                </w:pPr>
              </w:pPrChange>
            </w:pPr>
            <w:ins w:id="15787" w:author="aas" w:date="2013-10-14T02:06:00Z">
              <w:del w:id="15788" w:author="Anees Shaikh" w:date="2013-10-19T02:16:00Z">
                <w:r w:rsidDel="00E067A3">
                  <w:delText xml:space="preserve">                              &lt;xs:sequence&gt;</w:delText>
                </w:r>
              </w:del>
            </w:ins>
          </w:p>
          <w:p w14:paraId="325127FC" w14:textId="10C19678" w:rsidR="00874469" w:rsidDel="00E067A3" w:rsidRDefault="00874469">
            <w:pPr>
              <w:pStyle w:val="Appx"/>
              <w:rPr>
                <w:ins w:id="15789" w:author="aas" w:date="2013-10-14T02:06:00Z"/>
                <w:del w:id="15790" w:author="Anees Shaikh" w:date="2013-10-19T02:16:00Z"/>
              </w:rPr>
              <w:pPrChange w:id="15791" w:author="Anees Shaikh" w:date="2013-10-19T02:16:00Z">
                <w:pPr>
                  <w:pStyle w:val="XML1"/>
                </w:pPr>
              </w:pPrChange>
            </w:pPr>
            <w:ins w:id="15792" w:author="aas" w:date="2013-10-14T02:06:00Z">
              <w:del w:id="15793" w:author="Anees Shaikh" w:date="2013-10-19T02:16:00Z">
                <w:r w:rsidDel="00E067A3">
                  <w:delText xml:space="preserve">                                &lt;xs:element name="capability" minOccurs="0" maxOccurs="unbounded"&gt;</w:delText>
                </w:r>
              </w:del>
            </w:ins>
          </w:p>
          <w:p w14:paraId="6E77CBC1" w14:textId="6DB6371B" w:rsidR="00874469" w:rsidDel="00E067A3" w:rsidRDefault="00874469">
            <w:pPr>
              <w:pStyle w:val="Appx"/>
              <w:rPr>
                <w:ins w:id="15794" w:author="aas" w:date="2013-10-14T02:06:00Z"/>
                <w:del w:id="15795" w:author="Anees Shaikh" w:date="2013-10-19T02:16:00Z"/>
              </w:rPr>
              <w:pPrChange w:id="15796" w:author="Anees Shaikh" w:date="2013-10-19T02:16:00Z">
                <w:pPr>
                  <w:pStyle w:val="XML1"/>
                </w:pPr>
              </w:pPrChange>
            </w:pPr>
            <w:ins w:id="15797" w:author="aas" w:date="2013-10-14T02:06:00Z">
              <w:del w:id="15798" w:author="Anees Shaikh" w:date="2013-10-19T02:16:00Z">
                <w:r w:rsidDel="00E067A3">
                  <w:delText xml:space="preserve">                                  &lt;xs:simpleType&gt;</w:delText>
                </w:r>
              </w:del>
            </w:ins>
          </w:p>
          <w:p w14:paraId="04D0A9D2" w14:textId="026D0BE3" w:rsidR="00874469" w:rsidDel="00E067A3" w:rsidRDefault="00874469">
            <w:pPr>
              <w:pStyle w:val="Appx"/>
              <w:rPr>
                <w:ins w:id="15799" w:author="aas" w:date="2013-10-14T02:06:00Z"/>
                <w:del w:id="15800" w:author="Anees Shaikh" w:date="2013-10-19T02:16:00Z"/>
              </w:rPr>
              <w:pPrChange w:id="15801" w:author="Anees Shaikh" w:date="2013-10-19T02:16:00Z">
                <w:pPr>
                  <w:pStyle w:val="XML1"/>
                </w:pPr>
              </w:pPrChange>
            </w:pPr>
            <w:ins w:id="15802" w:author="aas" w:date="2013-10-14T02:06:00Z">
              <w:del w:id="15803" w:author="Anees Shaikh" w:date="2013-10-19T02:16:00Z">
                <w:r w:rsidDel="00E067A3">
                  <w:delText xml:space="preserve">                                    &lt;xs:restriction base="xs:string"&gt;</w:delText>
                </w:r>
              </w:del>
            </w:ins>
          </w:p>
          <w:p w14:paraId="540F96C2" w14:textId="05BA2821" w:rsidR="00874469" w:rsidDel="00E067A3" w:rsidRDefault="00874469">
            <w:pPr>
              <w:pStyle w:val="Appx"/>
              <w:rPr>
                <w:ins w:id="15804" w:author="aas" w:date="2013-10-14T02:06:00Z"/>
                <w:del w:id="15805" w:author="Anees Shaikh" w:date="2013-10-19T02:16:00Z"/>
              </w:rPr>
              <w:pPrChange w:id="15806" w:author="Anees Shaikh" w:date="2013-10-19T02:16:00Z">
                <w:pPr>
                  <w:pStyle w:val="XML1"/>
                </w:pPr>
              </w:pPrChange>
            </w:pPr>
            <w:ins w:id="15807" w:author="aas" w:date="2013-10-14T02:06:00Z">
              <w:del w:id="15808" w:author="Anees Shaikh" w:date="2013-10-19T02:16:00Z">
                <w:r w:rsidDel="00E067A3">
                  <w:delText xml:space="preserve">                                      &lt;xs:enumeration value="select-weight"/&gt;</w:delText>
                </w:r>
              </w:del>
            </w:ins>
          </w:p>
          <w:p w14:paraId="75177687" w14:textId="51A22AD7" w:rsidR="00874469" w:rsidDel="00E067A3" w:rsidRDefault="00874469">
            <w:pPr>
              <w:pStyle w:val="Appx"/>
              <w:rPr>
                <w:ins w:id="15809" w:author="aas" w:date="2013-10-14T02:06:00Z"/>
                <w:del w:id="15810" w:author="Anees Shaikh" w:date="2013-10-19T02:16:00Z"/>
              </w:rPr>
              <w:pPrChange w:id="15811" w:author="Anees Shaikh" w:date="2013-10-19T02:16:00Z">
                <w:pPr>
                  <w:pStyle w:val="XML1"/>
                </w:pPr>
              </w:pPrChange>
            </w:pPr>
            <w:ins w:id="15812" w:author="aas" w:date="2013-10-14T02:06:00Z">
              <w:del w:id="15813" w:author="Anees Shaikh" w:date="2013-10-19T02:16:00Z">
                <w:r w:rsidDel="00E067A3">
                  <w:delText xml:space="preserve">                                      &lt;xs:enumeration value="select-liveness"/&gt;</w:delText>
                </w:r>
              </w:del>
            </w:ins>
          </w:p>
          <w:p w14:paraId="202B0205" w14:textId="5552646E" w:rsidR="00874469" w:rsidDel="00E067A3" w:rsidRDefault="00874469">
            <w:pPr>
              <w:pStyle w:val="Appx"/>
              <w:rPr>
                <w:ins w:id="15814" w:author="aas" w:date="2013-10-14T02:06:00Z"/>
                <w:del w:id="15815" w:author="Anees Shaikh" w:date="2013-10-19T02:16:00Z"/>
              </w:rPr>
              <w:pPrChange w:id="15816" w:author="Anees Shaikh" w:date="2013-10-19T02:16:00Z">
                <w:pPr>
                  <w:pStyle w:val="XML1"/>
                </w:pPr>
              </w:pPrChange>
            </w:pPr>
            <w:ins w:id="15817" w:author="aas" w:date="2013-10-14T02:06:00Z">
              <w:del w:id="15818" w:author="Anees Shaikh" w:date="2013-10-19T02:16:00Z">
                <w:r w:rsidDel="00E067A3">
                  <w:delText xml:space="preserve">                                      &lt;xs:enumeration value="chaining"/&gt;</w:delText>
                </w:r>
              </w:del>
            </w:ins>
          </w:p>
          <w:p w14:paraId="2CF93FBA" w14:textId="3B831FD4" w:rsidR="00874469" w:rsidDel="00E067A3" w:rsidRDefault="00874469">
            <w:pPr>
              <w:pStyle w:val="Appx"/>
              <w:rPr>
                <w:ins w:id="15819" w:author="aas" w:date="2013-10-14T02:06:00Z"/>
                <w:del w:id="15820" w:author="Anees Shaikh" w:date="2013-10-19T02:16:00Z"/>
              </w:rPr>
              <w:pPrChange w:id="15821" w:author="Anees Shaikh" w:date="2013-10-19T02:16:00Z">
                <w:pPr>
                  <w:pStyle w:val="XML1"/>
                </w:pPr>
              </w:pPrChange>
            </w:pPr>
            <w:ins w:id="15822" w:author="aas" w:date="2013-10-14T02:06:00Z">
              <w:del w:id="15823" w:author="Anees Shaikh" w:date="2013-10-19T02:16:00Z">
                <w:r w:rsidDel="00E067A3">
                  <w:delText xml:space="preserve">                                      &lt;xs:enumeration value="chaining-check"/&gt;</w:delText>
                </w:r>
              </w:del>
            </w:ins>
          </w:p>
          <w:p w14:paraId="710E881A" w14:textId="3068DBF0" w:rsidR="00874469" w:rsidDel="00E067A3" w:rsidRDefault="00874469">
            <w:pPr>
              <w:pStyle w:val="Appx"/>
              <w:rPr>
                <w:ins w:id="15824" w:author="aas" w:date="2013-10-14T02:06:00Z"/>
                <w:del w:id="15825" w:author="Anees Shaikh" w:date="2013-10-19T02:16:00Z"/>
              </w:rPr>
              <w:pPrChange w:id="15826" w:author="Anees Shaikh" w:date="2013-10-19T02:16:00Z">
                <w:pPr>
                  <w:pStyle w:val="XML1"/>
                </w:pPr>
              </w:pPrChange>
            </w:pPr>
            <w:ins w:id="15827" w:author="aas" w:date="2013-10-14T02:06:00Z">
              <w:del w:id="15828" w:author="Anees Shaikh" w:date="2013-10-19T02:16:00Z">
                <w:r w:rsidDel="00E067A3">
                  <w:delText xml:space="preserve">                                    &lt;/xs:restriction&gt;</w:delText>
                </w:r>
              </w:del>
            </w:ins>
          </w:p>
          <w:p w14:paraId="55883CDD" w14:textId="41CA4A73" w:rsidR="00874469" w:rsidDel="00E067A3" w:rsidRDefault="00874469">
            <w:pPr>
              <w:pStyle w:val="Appx"/>
              <w:rPr>
                <w:ins w:id="15829" w:author="aas" w:date="2013-10-14T02:06:00Z"/>
                <w:del w:id="15830" w:author="Anees Shaikh" w:date="2013-10-19T02:16:00Z"/>
              </w:rPr>
              <w:pPrChange w:id="15831" w:author="Anees Shaikh" w:date="2013-10-19T02:16:00Z">
                <w:pPr>
                  <w:pStyle w:val="XML1"/>
                </w:pPr>
              </w:pPrChange>
            </w:pPr>
            <w:ins w:id="15832" w:author="aas" w:date="2013-10-14T02:06:00Z">
              <w:del w:id="15833" w:author="Anees Shaikh" w:date="2013-10-19T02:16:00Z">
                <w:r w:rsidDel="00E067A3">
                  <w:delText xml:space="preserve">                                  &lt;/xs:simpleType&gt;</w:delText>
                </w:r>
              </w:del>
            </w:ins>
          </w:p>
          <w:p w14:paraId="6693C805" w14:textId="0896E377" w:rsidR="00874469" w:rsidDel="00E067A3" w:rsidRDefault="00874469">
            <w:pPr>
              <w:pStyle w:val="Appx"/>
              <w:rPr>
                <w:ins w:id="15834" w:author="aas" w:date="2013-10-14T02:06:00Z"/>
                <w:del w:id="15835" w:author="Anees Shaikh" w:date="2013-10-19T02:16:00Z"/>
              </w:rPr>
              <w:pPrChange w:id="15836" w:author="Anees Shaikh" w:date="2013-10-19T02:16:00Z">
                <w:pPr>
                  <w:pStyle w:val="XML1"/>
                </w:pPr>
              </w:pPrChange>
            </w:pPr>
            <w:ins w:id="15837" w:author="aas" w:date="2013-10-14T02:06:00Z">
              <w:del w:id="15838" w:author="Anees Shaikh" w:date="2013-10-19T02:16:00Z">
                <w:r w:rsidDel="00E067A3">
                  <w:delText xml:space="preserve">                                &lt;/xs:element&gt;</w:delText>
                </w:r>
              </w:del>
            </w:ins>
          </w:p>
          <w:p w14:paraId="4E6D4A92" w14:textId="1FA0FCDC" w:rsidR="00874469" w:rsidDel="00E067A3" w:rsidRDefault="00874469">
            <w:pPr>
              <w:pStyle w:val="Appx"/>
              <w:rPr>
                <w:ins w:id="15839" w:author="aas" w:date="2013-10-14T02:06:00Z"/>
                <w:del w:id="15840" w:author="Anees Shaikh" w:date="2013-10-19T02:16:00Z"/>
              </w:rPr>
              <w:pPrChange w:id="15841" w:author="Anees Shaikh" w:date="2013-10-19T02:16:00Z">
                <w:pPr>
                  <w:pStyle w:val="XML1"/>
                </w:pPr>
              </w:pPrChange>
            </w:pPr>
            <w:ins w:id="15842" w:author="aas" w:date="2013-10-14T02:06:00Z">
              <w:del w:id="15843" w:author="Anees Shaikh" w:date="2013-10-19T02:16:00Z">
                <w:r w:rsidDel="00E067A3">
                  <w:delText xml:space="preserve">                                &lt;xs:any minOccurs="0" maxOccurs="unbounded"</w:delText>
                </w:r>
              </w:del>
            </w:ins>
          </w:p>
          <w:p w14:paraId="51D2AC50" w14:textId="7A9D3B23" w:rsidR="00874469" w:rsidDel="00E067A3" w:rsidRDefault="00874469">
            <w:pPr>
              <w:pStyle w:val="Appx"/>
              <w:rPr>
                <w:ins w:id="15844" w:author="aas" w:date="2013-10-14T02:06:00Z"/>
                <w:del w:id="15845" w:author="Anees Shaikh" w:date="2013-10-19T02:16:00Z"/>
              </w:rPr>
              <w:pPrChange w:id="15846" w:author="Anees Shaikh" w:date="2013-10-19T02:16:00Z">
                <w:pPr>
                  <w:pStyle w:val="XML1"/>
                </w:pPr>
              </w:pPrChange>
            </w:pPr>
            <w:ins w:id="15847" w:author="aas" w:date="2013-10-14T02:06:00Z">
              <w:del w:id="15848" w:author="Anees Shaikh" w:date="2013-10-19T02:16:00Z">
                <w:r w:rsidDel="00E067A3">
                  <w:delText xml:space="preserve">                                        namespace="##other" processContents="lax"/&gt;</w:delText>
                </w:r>
              </w:del>
            </w:ins>
          </w:p>
          <w:p w14:paraId="1A295AC6" w14:textId="7CF2BA80" w:rsidR="00874469" w:rsidDel="00E067A3" w:rsidRDefault="00874469">
            <w:pPr>
              <w:pStyle w:val="Appx"/>
              <w:rPr>
                <w:ins w:id="15849" w:author="aas" w:date="2013-10-14T02:06:00Z"/>
                <w:del w:id="15850" w:author="Anees Shaikh" w:date="2013-10-19T02:16:00Z"/>
              </w:rPr>
              <w:pPrChange w:id="15851" w:author="Anees Shaikh" w:date="2013-10-19T02:16:00Z">
                <w:pPr>
                  <w:pStyle w:val="XML1"/>
                </w:pPr>
              </w:pPrChange>
            </w:pPr>
            <w:ins w:id="15852" w:author="aas" w:date="2013-10-14T02:06:00Z">
              <w:del w:id="15853" w:author="Anees Shaikh" w:date="2013-10-19T02:16:00Z">
                <w:r w:rsidDel="00E067A3">
                  <w:delText xml:space="preserve">                              &lt;/xs:sequence&gt;</w:delText>
                </w:r>
              </w:del>
            </w:ins>
          </w:p>
          <w:p w14:paraId="3F8C0C03" w14:textId="06E9CC65" w:rsidR="00874469" w:rsidDel="00E067A3" w:rsidRDefault="00874469">
            <w:pPr>
              <w:pStyle w:val="Appx"/>
              <w:rPr>
                <w:ins w:id="15854" w:author="aas" w:date="2013-10-14T02:06:00Z"/>
                <w:del w:id="15855" w:author="Anees Shaikh" w:date="2013-10-19T02:16:00Z"/>
              </w:rPr>
              <w:pPrChange w:id="15856" w:author="Anees Shaikh" w:date="2013-10-19T02:16:00Z">
                <w:pPr>
                  <w:pStyle w:val="XML1"/>
                </w:pPr>
              </w:pPrChange>
            </w:pPr>
            <w:ins w:id="15857" w:author="aas" w:date="2013-10-14T02:06:00Z">
              <w:del w:id="15858" w:author="Anees Shaikh" w:date="2013-10-19T02:16:00Z">
                <w:r w:rsidDel="00E067A3">
                  <w:delText xml:space="preserve">                            &lt;/xs:complexType&gt;</w:delText>
                </w:r>
              </w:del>
            </w:ins>
          </w:p>
          <w:p w14:paraId="7AB59DC3" w14:textId="5252F6F6" w:rsidR="00874469" w:rsidDel="00E067A3" w:rsidRDefault="00874469">
            <w:pPr>
              <w:pStyle w:val="Appx"/>
              <w:rPr>
                <w:ins w:id="15859" w:author="aas" w:date="2013-10-14T02:06:00Z"/>
                <w:del w:id="15860" w:author="Anees Shaikh" w:date="2013-10-19T02:16:00Z"/>
              </w:rPr>
              <w:pPrChange w:id="15861" w:author="Anees Shaikh" w:date="2013-10-19T02:16:00Z">
                <w:pPr>
                  <w:pStyle w:val="XML1"/>
                </w:pPr>
              </w:pPrChange>
            </w:pPr>
            <w:ins w:id="15862" w:author="aas" w:date="2013-10-14T02:06:00Z">
              <w:del w:id="15863" w:author="Anees Shaikh" w:date="2013-10-19T02:16:00Z">
                <w:r w:rsidDel="00E067A3">
                  <w:delText xml:space="preserve">                          &lt;/xs:element&gt;</w:delText>
                </w:r>
              </w:del>
            </w:ins>
          </w:p>
          <w:p w14:paraId="24723768" w14:textId="4C6DE8A3" w:rsidR="00874469" w:rsidDel="00E067A3" w:rsidRDefault="00874469">
            <w:pPr>
              <w:pStyle w:val="Appx"/>
              <w:rPr>
                <w:ins w:id="15864" w:author="aas" w:date="2013-10-14T02:06:00Z"/>
                <w:del w:id="15865" w:author="Anees Shaikh" w:date="2013-10-19T02:16:00Z"/>
              </w:rPr>
              <w:pPrChange w:id="15866" w:author="Anees Shaikh" w:date="2013-10-19T02:16:00Z">
                <w:pPr>
                  <w:pStyle w:val="XML1"/>
                </w:pPr>
              </w:pPrChange>
            </w:pPr>
            <w:ins w:id="15867" w:author="aas" w:date="2013-10-14T02:06:00Z">
              <w:del w:id="15868" w:author="Anees Shaikh" w:date="2013-10-19T02:16:00Z">
                <w:r w:rsidDel="00E067A3">
                  <w:delText xml:space="preserve">                          &lt;xs:element name="action-types" minOccurs="0"&gt;</w:delText>
                </w:r>
              </w:del>
            </w:ins>
          </w:p>
          <w:p w14:paraId="4CC4441B" w14:textId="2F829B6B" w:rsidR="00874469" w:rsidDel="00E067A3" w:rsidRDefault="00874469">
            <w:pPr>
              <w:pStyle w:val="Appx"/>
              <w:rPr>
                <w:ins w:id="15869" w:author="aas" w:date="2013-10-14T02:06:00Z"/>
                <w:del w:id="15870" w:author="Anees Shaikh" w:date="2013-10-19T02:16:00Z"/>
              </w:rPr>
              <w:pPrChange w:id="15871" w:author="Anees Shaikh" w:date="2013-10-19T02:16:00Z">
                <w:pPr>
                  <w:pStyle w:val="XML1"/>
                </w:pPr>
              </w:pPrChange>
            </w:pPr>
            <w:ins w:id="15872" w:author="aas" w:date="2013-10-14T02:06:00Z">
              <w:del w:id="15873" w:author="Anees Shaikh" w:date="2013-10-19T02:16:00Z">
                <w:r w:rsidDel="00E067A3">
                  <w:delText xml:space="preserve">                            &lt;xs:annotation&gt;</w:delText>
                </w:r>
              </w:del>
            </w:ins>
          </w:p>
          <w:p w14:paraId="2075A9E9" w14:textId="4091286B" w:rsidR="00874469" w:rsidDel="00E067A3" w:rsidRDefault="00874469">
            <w:pPr>
              <w:pStyle w:val="Appx"/>
              <w:rPr>
                <w:ins w:id="15874" w:author="aas" w:date="2013-10-14T02:06:00Z"/>
                <w:del w:id="15875" w:author="Anees Shaikh" w:date="2013-10-19T02:16:00Z"/>
              </w:rPr>
              <w:pPrChange w:id="15876" w:author="Anees Shaikh" w:date="2013-10-19T02:16:00Z">
                <w:pPr>
                  <w:pStyle w:val="XML1"/>
                </w:pPr>
              </w:pPrChange>
            </w:pPr>
            <w:ins w:id="15877" w:author="aas" w:date="2013-10-14T02:06:00Z">
              <w:del w:id="15878" w:author="Anees Shaikh" w:date="2013-10-19T02:16:00Z">
                <w:r w:rsidDel="00E067A3">
                  <w:delText xml:space="preserve">                              &lt;xs:documentation&gt;</w:delText>
                </w:r>
              </w:del>
            </w:ins>
          </w:p>
          <w:p w14:paraId="5D040AE9" w14:textId="1BC874D4" w:rsidR="00874469" w:rsidDel="00E067A3" w:rsidRDefault="00874469">
            <w:pPr>
              <w:pStyle w:val="Appx"/>
              <w:rPr>
                <w:ins w:id="15879" w:author="aas" w:date="2013-10-14T02:06:00Z"/>
                <w:del w:id="15880" w:author="Anees Shaikh" w:date="2013-10-19T02:16:00Z"/>
              </w:rPr>
              <w:pPrChange w:id="15881" w:author="Anees Shaikh" w:date="2013-10-19T02:16:00Z">
                <w:pPr>
                  <w:pStyle w:val="XML1"/>
                </w:pPr>
              </w:pPrChange>
            </w:pPr>
            <w:ins w:id="15882" w:author="aas" w:date="2013-10-14T02:06:00Z">
              <w:del w:id="15883" w:author="Anees Shaikh" w:date="2013-10-19T02:16:00Z">
                <w:r w:rsidDel="00E067A3">
                  <w:delText xml:space="preserve">                                Specify the action types supported by the logical switch.</w:delText>
                </w:r>
              </w:del>
            </w:ins>
          </w:p>
          <w:p w14:paraId="7F23807B" w14:textId="7436A854" w:rsidR="00874469" w:rsidDel="00E067A3" w:rsidRDefault="00874469">
            <w:pPr>
              <w:pStyle w:val="Appx"/>
              <w:rPr>
                <w:ins w:id="15884" w:author="aas" w:date="2013-10-14T02:06:00Z"/>
                <w:del w:id="15885" w:author="Anees Shaikh" w:date="2013-10-19T02:16:00Z"/>
              </w:rPr>
              <w:pPrChange w:id="15886" w:author="Anees Shaikh" w:date="2013-10-19T02:16:00Z">
                <w:pPr>
                  <w:pStyle w:val="XML1"/>
                </w:pPr>
              </w:pPrChange>
            </w:pPr>
            <w:ins w:id="15887" w:author="aas" w:date="2013-10-14T02:06:00Z">
              <w:del w:id="15888" w:author="Anees Shaikh" w:date="2013-10-19T02:16:00Z">
                <w:r w:rsidDel="00E067A3">
                  <w:delText xml:space="preserve">                              &lt;/xs:documentation&gt;</w:delText>
                </w:r>
              </w:del>
            </w:ins>
          </w:p>
          <w:p w14:paraId="1004E7D9" w14:textId="2DB5CC88" w:rsidR="00874469" w:rsidDel="00E067A3" w:rsidRDefault="00874469">
            <w:pPr>
              <w:pStyle w:val="Appx"/>
              <w:rPr>
                <w:ins w:id="15889" w:author="aas" w:date="2013-10-14T02:06:00Z"/>
                <w:del w:id="15890" w:author="Anees Shaikh" w:date="2013-10-19T02:16:00Z"/>
              </w:rPr>
              <w:pPrChange w:id="15891" w:author="Anees Shaikh" w:date="2013-10-19T02:16:00Z">
                <w:pPr>
                  <w:pStyle w:val="XML1"/>
                </w:pPr>
              </w:pPrChange>
            </w:pPr>
            <w:ins w:id="15892" w:author="aas" w:date="2013-10-14T02:06:00Z">
              <w:del w:id="15893" w:author="Anees Shaikh" w:date="2013-10-19T02:16:00Z">
                <w:r w:rsidDel="00E067A3">
                  <w:delText xml:space="preserve">                            &lt;/xs:annotation&gt;</w:delText>
                </w:r>
              </w:del>
            </w:ins>
          </w:p>
          <w:p w14:paraId="273F185F" w14:textId="32743A2D" w:rsidR="00874469" w:rsidDel="00E067A3" w:rsidRDefault="00874469">
            <w:pPr>
              <w:pStyle w:val="Appx"/>
              <w:rPr>
                <w:ins w:id="15894" w:author="aas" w:date="2013-10-14T02:06:00Z"/>
                <w:del w:id="15895" w:author="Anees Shaikh" w:date="2013-10-19T02:16:00Z"/>
              </w:rPr>
              <w:pPrChange w:id="15896" w:author="Anees Shaikh" w:date="2013-10-19T02:16:00Z">
                <w:pPr>
                  <w:pStyle w:val="XML1"/>
                </w:pPr>
              </w:pPrChange>
            </w:pPr>
            <w:ins w:id="15897" w:author="aas" w:date="2013-10-14T02:06:00Z">
              <w:del w:id="15898" w:author="Anees Shaikh" w:date="2013-10-19T02:16:00Z">
                <w:r w:rsidDel="00E067A3">
                  <w:delText xml:space="preserve">                            &lt;xs:complexType&gt;</w:delText>
                </w:r>
              </w:del>
            </w:ins>
          </w:p>
          <w:p w14:paraId="3A96B241" w14:textId="2FE88FBD" w:rsidR="00874469" w:rsidDel="00E067A3" w:rsidRDefault="00874469">
            <w:pPr>
              <w:pStyle w:val="Appx"/>
              <w:rPr>
                <w:ins w:id="15899" w:author="aas" w:date="2013-10-14T02:06:00Z"/>
                <w:del w:id="15900" w:author="Anees Shaikh" w:date="2013-10-19T02:16:00Z"/>
              </w:rPr>
              <w:pPrChange w:id="15901" w:author="Anees Shaikh" w:date="2013-10-19T02:16:00Z">
                <w:pPr>
                  <w:pStyle w:val="XML1"/>
                </w:pPr>
              </w:pPrChange>
            </w:pPr>
            <w:ins w:id="15902" w:author="aas" w:date="2013-10-14T02:06:00Z">
              <w:del w:id="15903" w:author="Anees Shaikh" w:date="2013-10-19T02:16:00Z">
                <w:r w:rsidDel="00E067A3">
                  <w:delText xml:space="preserve">                              &lt;xs:sequence&gt;</w:delText>
                </w:r>
              </w:del>
            </w:ins>
          </w:p>
          <w:p w14:paraId="424134DD" w14:textId="07DF12C4" w:rsidR="00874469" w:rsidDel="00E067A3" w:rsidRDefault="00874469">
            <w:pPr>
              <w:pStyle w:val="Appx"/>
              <w:rPr>
                <w:ins w:id="15904" w:author="aas" w:date="2013-10-14T02:06:00Z"/>
                <w:del w:id="15905" w:author="Anees Shaikh" w:date="2013-10-19T02:16:00Z"/>
              </w:rPr>
              <w:pPrChange w:id="15906" w:author="Anees Shaikh" w:date="2013-10-19T02:16:00Z">
                <w:pPr>
                  <w:pStyle w:val="XML1"/>
                </w:pPr>
              </w:pPrChange>
            </w:pPr>
            <w:ins w:id="15907" w:author="aas" w:date="2013-10-14T02:06:00Z">
              <w:del w:id="15908" w:author="Anees Shaikh" w:date="2013-10-19T02:16:00Z">
                <w:r w:rsidDel="00E067A3">
                  <w:delText xml:space="preserve">                                &lt;xs:element name="type" minOccurs="0" maxOccurs="unbounded"  type="OFActionType"/&gt;</w:delText>
                </w:r>
              </w:del>
            </w:ins>
          </w:p>
          <w:p w14:paraId="5A95E68A" w14:textId="040376F7" w:rsidR="00874469" w:rsidDel="00E067A3" w:rsidRDefault="00874469">
            <w:pPr>
              <w:pStyle w:val="Appx"/>
              <w:rPr>
                <w:ins w:id="15909" w:author="aas" w:date="2013-10-14T02:06:00Z"/>
                <w:del w:id="15910" w:author="Anees Shaikh" w:date="2013-10-19T02:16:00Z"/>
              </w:rPr>
              <w:pPrChange w:id="15911" w:author="Anees Shaikh" w:date="2013-10-19T02:16:00Z">
                <w:pPr>
                  <w:pStyle w:val="XML1"/>
                </w:pPr>
              </w:pPrChange>
            </w:pPr>
            <w:ins w:id="15912" w:author="aas" w:date="2013-10-14T02:06:00Z">
              <w:del w:id="15913" w:author="Anees Shaikh" w:date="2013-10-19T02:16:00Z">
                <w:r w:rsidDel="00E067A3">
                  <w:delText xml:space="preserve">                                &lt;xs:any minOccurs="0" maxOccurs="unbounded"</w:delText>
                </w:r>
              </w:del>
            </w:ins>
          </w:p>
          <w:p w14:paraId="43BA1752" w14:textId="13F796A2" w:rsidR="00874469" w:rsidDel="00E067A3" w:rsidRDefault="00874469">
            <w:pPr>
              <w:pStyle w:val="Appx"/>
              <w:rPr>
                <w:ins w:id="15914" w:author="aas" w:date="2013-10-14T02:06:00Z"/>
                <w:del w:id="15915" w:author="Anees Shaikh" w:date="2013-10-19T02:16:00Z"/>
              </w:rPr>
              <w:pPrChange w:id="15916" w:author="Anees Shaikh" w:date="2013-10-19T02:16:00Z">
                <w:pPr>
                  <w:pStyle w:val="XML1"/>
                </w:pPr>
              </w:pPrChange>
            </w:pPr>
            <w:ins w:id="15917" w:author="aas" w:date="2013-10-14T02:06:00Z">
              <w:del w:id="15918" w:author="Anees Shaikh" w:date="2013-10-19T02:16:00Z">
                <w:r w:rsidDel="00E067A3">
                  <w:delText xml:space="preserve">                                        namespace="##other" processContents="lax"/&gt;</w:delText>
                </w:r>
              </w:del>
            </w:ins>
          </w:p>
          <w:p w14:paraId="551D80CD" w14:textId="1C5A8179" w:rsidR="00874469" w:rsidDel="00E067A3" w:rsidRDefault="00874469">
            <w:pPr>
              <w:pStyle w:val="Appx"/>
              <w:rPr>
                <w:ins w:id="15919" w:author="aas" w:date="2013-10-14T02:06:00Z"/>
                <w:del w:id="15920" w:author="Anees Shaikh" w:date="2013-10-19T02:16:00Z"/>
              </w:rPr>
              <w:pPrChange w:id="15921" w:author="Anees Shaikh" w:date="2013-10-19T02:16:00Z">
                <w:pPr>
                  <w:pStyle w:val="XML1"/>
                </w:pPr>
              </w:pPrChange>
            </w:pPr>
            <w:ins w:id="15922" w:author="aas" w:date="2013-10-14T02:06:00Z">
              <w:del w:id="15923" w:author="Anees Shaikh" w:date="2013-10-19T02:16:00Z">
                <w:r w:rsidDel="00E067A3">
                  <w:delText xml:space="preserve">                              &lt;/xs:sequence&gt;</w:delText>
                </w:r>
              </w:del>
            </w:ins>
          </w:p>
          <w:p w14:paraId="67E31468" w14:textId="5725B069" w:rsidR="00874469" w:rsidDel="00E067A3" w:rsidRDefault="00874469">
            <w:pPr>
              <w:pStyle w:val="Appx"/>
              <w:rPr>
                <w:ins w:id="15924" w:author="aas" w:date="2013-10-14T02:06:00Z"/>
                <w:del w:id="15925" w:author="Anees Shaikh" w:date="2013-10-19T02:16:00Z"/>
              </w:rPr>
              <w:pPrChange w:id="15926" w:author="Anees Shaikh" w:date="2013-10-19T02:16:00Z">
                <w:pPr>
                  <w:pStyle w:val="XML1"/>
                </w:pPr>
              </w:pPrChange>
            </w:pPr>
            <w:ins w:id="15927" w:author="aas" w:date="2013-10-14T02:06:00Z">
              <w:del w:id="15928" w:author="Anees Shaikh" w:date="2013-10-19T02:16:00Z">
                <w:r w:rsidDel="00E067A3">
                  <w:delText xml:space="preserve">                            &lt;/xs:complexType&gt;</w:delText>
                </w:r>
              </w:del>
            </w:ins>
          </w:p>
          <w:p w14:paraId="0D92D51E" w14:textId="418D6DFA" w:rsidR="00874469" w:rsidDel="00E067A3" w:rsidRDefault="00874469">
            <w:pPr>
              <w:pStyle w:val="Appx"/>
              <w:rPr>
                <w:ins w:id="15929" w:author="aas" w:date="2013-10-14T02:06:00Z"/>
                <w:del w:id="15930" w:author="Anees Shaikh" w:date="2013-10-19T02:16:00Z"/>
              </w:rPr>
              <w:pPrChange w:id="15931" w:author="Anees Shaikh" w:date="2013-10-19T02:16:00Z">
                <w:pPr>
                  <w:pStyle w:val="XML1"/>
                </w:pPr>
              </w:pPrChange>
            </w:pPr>
            <w:ins w:id="15932" w:author="aas" w:date="2013-10-14T02:06:00Z">
              <w:del w:id="15933" w:author="Anees Shaikh" w:date="2013-10-19T02:16:00Z">
                <w:r w:rsidDel="00E067A3">
                  <w:delText xml:space="preserve">                          &lt;/xs:element&gt;</w:delText>
                </w:r>
              </w:del>
            </w:ins>
          </w:p>
          <w:p w14:paraId="550692A0" w14:textId="69C0FA4B" w:rsidR="00874469" w:rsidDel="00E067A3" w:rsidRDefault="00874469">
            <w:pPr>
              <w:pStyle w:val="Appx"/>
              <w:rPr>
                <w:ins w:id="15934" w:author="aas" w:date="2013-10-14T02:06:00Z"/>
                <w:del w:id="15935" w:author="Anees Shaikh" w:date="2013-10-19T02:16:00Z"/>
              </w:rPr>
              <w:pPrChange w:id="15936" w:author="Anees Shaikh" w:date="2013-10-19T02:16:00Z">
                <w:pPr>
                  <w:pStyle w:val="XML1"/>
                </w:pPr>
              </w:pPrChange>
            </w:pPr>
            <w:ins w:id="15937" w:author="aas" w:date="2013-10-14T02:06:00Z">
              <w:del w:id="15938" w:author="Anees Shaikh" w:date="2013-10-19T02:16:00Z">
                <w:r w:rsidDel="00E067A3">
                  <w:delText xml:space="preserve">                          &lt;xs:element name="instruction-types" minOccurs="0"&gt;</w:delText>
                </w:r>
              </w:del>
            </w:ins>
          </w:p>
          <w:p w14:paraId="7833DCD6" w14:textId="2B4EED5C" w:rsidR="00874469" w:rsidDel="00E067A3" w:rsidRDefault="00874469">
            <w:pPr>
              <w:pStyle w:val="Appx"/>
              <w:rPr>
                <w:ins w:id="15939" w:author="aas" w:date="2013-10-14T02:06:00Z"/>
                <w:del w:id="15940" w:author="Anees Shaikh" w:date="2013-10-19T02:16:00Z"/>
              </w:rPr>
              <w:pPrChange w:id="15941" w:author="Anees Shaikh" w:date="2013-10-19T02:16:00Z">
                <w:pPr>
                  <w:pStyle w:val="XML1"/>
                </w:pPr>
              </w:pPrChange>
            </w:pPr>
            <w:ins w:id="15942" w:author="aas" w:date="2013-10-14T02:06:00Z">
              <w:del w:id="15943" w:author="Anees Shaikh" w:date="2013-10-19T02:16:00Z">
                <w:r w:rsidDel="00E067A3">
                  <w:delText xml:space="preserve">                            &lt;xs:annotation&gt;</w:delText>
                </w:r>
              </w:del>
            </w:ins>
          </w:p>
          <w:p w14:paraId="78AC0057" w14:textId="0DF49B4C" w:rsidR="00874469" w:rsidDel="00E067A3" w:rsidRDefault="00874469">
            <w:pPr>
              <w:pStyle w:val="Appx"/>
              <w:rPr>
                <w:ins w:id="15944" w:author="aas" w:date="2013-10-14T02:06:00Z"/>
                <w:del w:id="15945" w:author="Anees Shaikh" w:date="2013-10-19T02:16:00Z"/>
              </w:rPr>
              <w:pPrChange w:id="15946" w:author="Anees Shaikh" w:date="2013-10-19T02:16:00Z">
                <w:pPr>
                  <w:pStyle w:val="XML1"/>
                </w:pPr>
              </w:pPrChange>
            </w:pPr>
            <w:ins w:id="15947" w:author="aas" w:date="2013-10-14T02:06:00Z">
              <w:del w:id="15948" w:author="Anees Shaikh" w:date="2013-10-19T02:16:00Z">
                <w:r w:rsidDel="00E067A3">
                  <w:delText xml:space="preserve">                              &lt;xs:documentation&gt;</w:delText>
                </w:r>
              </w:del>
            </w:ins>
          </w:p>
          <w:p w14:paraId="7995FA85" w14:textId="35F0D497" w:rsidR="00874469" w:rsidDel="00E067A3" w:rsidRDefault="00874469">
            <w:pPr>
              <w:pStyle w:val="Appx"/>
              <w:rPr>
                <w:ins w:id="15949" w:author="aas" w:date="2013-10-14T02:06:00Z"/>
                <w:del w:id="15950" w:author="Anees Shaikh" w:date="2013-10-19T02:16:00Z"/>
              </w:rPr>
              <w:pPrChange w:id="15951" w:author="Anees Shaikh" w:date="2013-10-19T02:16:00Z">
                <w:pPr>
                  <w:pStyle w:val="XML1"/>
                </w:pPr>
              </w:pPrChange>
            </w:pPr>
            <w:ins w:id="15952" w:author="aas" w:date="2013-10-14T02:06:00Z">
              <w:del w:id="15953" w:author="Anees Shaikh" w:date="2013-10-19T02:16:00Z">
                <w:r w:rsidDel="00E067A3">
                  <w:delText xml:space="preserve">                                Specify the instruction types supported by the logical switch.</w:delText>
                </w:r>
              </w:del>
            </w:ins>
          </w:p>
          <w:p w14:paraId="09B8B655" w14:textId="731867C3" w:rsidR="00874469" w:rsidDel="00E067A3" w:rsidRDefault="00874469">
            <w:pPr>
              <w:pStyle w:val="Appx"/>
              <w:rPr>
                <w:ins w:id="15954" w:author="aas" w:date="2013-10-14T02:06:00Z"/>
                <w:del w:id="15955" w:author="Anees Shaikh" w:date="2013-10-19T02:16:00Z"/>
              </w:rPr>
              <w:pPrChange w:id="15956" w:author="Anees Shaikh" w:date="2013-10-19T02:16:00Z">
                <w:pPr>
                  <w:pStyle w:val="XML1"/>
                </w:pPr>
              </w:pPrChange>
            </w:pPr>
            <w:ins w:id="15957" w:author="aas" w:date="2013-10-14T02:06:00Z">
              <w:del w:id="15958" w:author="Anees Shaikh" w:date="2013-10-19T02:16:00Z">
                <w:r w:rsidDel="00E067A3">
                  <w:delText xml:space="preserve">                              &lt;/xs:documentation&gt;</w:delText>
                </w:r>
              </w:del>
            </w:ins>
          </w:p>
          <w:p w14:paraId="0E3791A8" w14:textId="0A51ABEA" w:rsidR="00874469" w:rsidDel="00E067A3" w:rsidRDefault="00874469">
            <w:pPr>
              <w:pStyle w:val="Appx"/>
              <w:rPr>
                <w:ins w:id="15959" w:author="aas" w:date="2013-10-14T02:06:00Z"/>
                <w:del w:id="15960" w:author="Anees Shaikh" w:date="2013-10-19T02:16:00Z"/>
              </w:rPr>
              <w:pPrChange w:id="15961" w:author="Anees Shaikh" w:date="2013-10-19T02:16:00Z">
                <w:pPr>
                  <w:pStyle w:val="XML1"/>
                </w:pPr>
              </w:pPrChange>
            </w:pPr>
            <w:ins w:id="15962" w:author="aas" w:date="2013-10-14T02:06:00Z">
              <w:del w:id="15963" w:author="Anees Shaikh" w:date="2013-10-19T02:16:00Z">
                <w:r w:rsidDel="00E067A3">
                  <w:delText xml:space="preserve">                            &lt;/xs:annotation&gt;</w:delText>
                </w:r>
              </w:del>
            </w:ins>
          </w:p>
          <w:p w14:paraId="04DB850B" w14:textId="7A3CDE16" w:rsidR="00874469" w:rsidDel="00E067A3" w:rsidRDefault="00874469">
            <w:pPr>
              <w:pStyle w:val="Appx"/>
              <w:rPr>
                <w:ins w:id="15964" w:author="aas" w:date="2013-10-14T02:06:00Z"/>
                <w:del w:id="15965" w:author="Anees Shaikh" w:date="2013-10-19T02:16:00Z"/>
              </w:rPr>
              <w:pPrChange w:id="15966" w:author="Anees Shaikh" w:date="2013-10-19T02:16:00Z">
                <w:pPr>
                  <w:pStyle w:val="XML1"/>
                </w:pPr>
              </w:pPrChange>
            </w:pPr>
            <w:ins w:id="15967" w:author="aas" w:date="2013-10-14T02:06:00Z">
              <w:del w:id="15968" w:author="Anees Shaikh" w:date="2013-10-19T02:16:00Z">
                <w:r w:rsidDel="00E067A3">
                  <w:delText xml:space="preserve">                            &lt;xs:complexType&gt;</w:delText>
                </w:r>
              </w:del>
            </w:ins>
          </w:p>
          <w:p w14:paraId="748BB482" w14:textId="0C20E709" w:rsidR="00874469" w:rsidDel="00E067A3" w:rsidRDefault="00874469">
            <w:pPr>
              <w:pStyle w:val="Appx"/>
              <w:rPr>
                <w:ins w:id="15969" w:author="aas" w:date="2013-10-14T02:06:00Z"/>
                <w:del w:id="15970" w:author="Anees Shaikh" w:date="2013-10-19T02:16:00Z"/>
              </w:rPr>
              <w:pPrChange w:id="15971" w:author="Anees Shaikh" w:date="2013-10-19T02:16:00Z">
                <w:pPr>
                  <w:pStyle w:val="XML1"/>
                </w:pPr>
              </w:pPrChange>
            </w:pPr>
            <w:ins w:id="15972" w:author="aas" w:date="2013-10-14T02:06:00Z">
              <w:del w:id="15973" w:author="Anees Shaikh" w:date="2013-10-19T02:16:00Z">
                <w:r w:rsidDel="00E067A3">
                  <w:delText xml:space="preserve">                              &lt;xs:sequence&gt;</w:delText>
                </w:r>
              </w:del>
            </w:ins>
          </w:p>
          <w:p w14:paraId="2E98E44D" w14:textId="2CD9BE2A" w:rsidR="00874469" w:rsidDel="00E067A3" w:rsidRDefault="00874469">
            <w:pPr>
              <w:pStyle w:val="Appx"/>
              <w:rPr>
                <w:ins w:id="15974" w:author="aas" w:date="2013-10-14T02:06:00Z"/>
                <w:del w:id="15975" w:author="Anees Shaikh" w:date="2013-10-19T02:16:00Z"/>
              </w:rPr>
              <w:pPrChange w:id="15976" w:author="Anees Shaikh" w:date="2013-10-19T02:16:00Z">
                <w:pPr>
                  <w:pStyle w:val="XML1"/>
                </w:pPr>
              </w:pPrChange>
            </w:pPr>
            <w:ins w:id="15977" w:author="aas" w:date="2013-10-14T02:06:00Z">
              <w:del w:id="15978" w:author="Anees Shaikh" w:date="2013-10-19T02:16:00Z">
                <w:r w:rsidDel="00E067A3">
                  <w:delText xml:space="preserve">                                &lt;xs:element name="type" minOccurs="0" maxOccurs="unbounded"  type="OFInstructionType"/&gt;</w:delText>
                </w:r>
              </w:del>
            </w:ins>
          </w:p>
          <w:p w14:paraId="3A7B283A" w14:textId="38612C26" w:rsidR="00874469" w:rsidDel="00E067A3" w:rsidRDefault="00874469">
            <w:pPr>
              <w:pStyle w:val="Appx"/>
              <w:rPr>
                <w:ins w:id="15979" w:author="aas" w:date="2013-10-14T02:06:00Z"/>
                <w:del w:id="15980" w:author="Anees Shaikh" w:date="2013-10-19T02:16:00Z"/>
              </w:rPr>
              <w:pPrChange w:id="15981" w:author="Anees Shaikh" w:date="2013-10-19T02:16:00Z">
                <w:pPr>
                  <w:pStyle w:val="XML1"/>
                </w:pPr>
              </w:pPrChange>
            </w:pPr>
            <w:ins w:id="15982" w:author="aas" w:date="2013-10-14T02:06:00Z">
              <w:del w:id="15983" w:author="Anees Shaikh" w:date="2013-10-19T02:16:00Z">
                <w:r w:rsidDel="00E067A3">
                  <w:delText xml:space="preserve">                                &lt;xs:any minOccurs="0" maxOccurs="unbounded"</w:delText>
                </w:r>
              </w:del>
            </w:ins>
          </w:p>
          <w:p w14:paraId="21C31323" w14:textId="02E76DF3" w:rsidR="00874469" w:rsidDel="00E067A3" w:rsidRDefault="00874469">
            <w:pPr>
              <w:pStyle w:val="Appx"/>
              <w:rPr>
                <w:ins w:id="15984" w:author="aas" w:date="2013-10-14T02:06:00Z"/>
                <w:del w:id="15985" w:author="Anees Shaikh" w:date="2013-10-19T02:16:00Z"/>
              </w:rPr>
              <w:pPrChange w:id="15986" w:author="Anees Shaikh" w:date="2013-10-19T02:16:00Z">
                <w:pPr>
                  <w:pStyle w:val="XML1"/>
                </w:pPr>
              </w:pPrChange>
            </w:pPr>
            <w:ins w:id="15987" w:author="aas" w:date="2013-10-14T02:06:00Z">
              <w:del w:id="15988" w:author="Anees Shaikh" w:date="2013-10-19T02:16:00Z">
                <w:r w:rsidDel="00E067A3">
                  <w:delText xml:space="preserve">                                        namespace="##other" processContents="lax"/&gt;</w:delText>
                </w:r>
              </w:del>
            </w:ins>
          </w:p>
          <w:p w14:paraId="53C1E5ED" w14:textId="3985FDEE" w:rsidR="00874469" w:rsidDel="00E067A3" w:rsidRDefault="00874469">
            <w:pPr>
              <w:pStyle w:val="Appx"/>
              <w:rPr>
                <w:ins w:id="15989" w:author="aas" w:date="2013-10-14T02:06:00Z"/>
                <w:del w:id="15990" w:author="Anees Shaikh" w:date="2013-10-19T02:16:00Z"/>
              </w:rPr>
              <w:pPrChange w:id="15991" w:author="Anees Shaikh" w:date="2013-10-19T02:16:00Z">
                <w:pPr>
                  <w:pStyle w:val="XML1"/>
                </w:pPr>
              </w:pPrChange>
            </w:pPr>
            <w:ins w:id="15992" w:author="aas" w:date="2013-10-14T02:06:00Z">
              <w:del w:id="15993" w:author="Anees Shaikh" w:date="2013-10-19T02:16:00Z">
                <w:r w:rsidDel="00E067A3">
                  <w:delText xml:space="preserve">                              &lt;/xs:sequence&gt;</w:delText>
                </w:r>
              </w:del>
            </w:ins>
          </w:p>
          <w:p w14:paraId="509EA87D" w14:textId="646B6B44" w:rsidR="00874469" w:rsidDel="00E067A3" w:rsidRDefault="00874469">
            <w:pPr>
              <w:pStyle w:val="Appx"/>
              <w:rPr>
                <w:ins w:id="15994" w:author="aas" w:date="2013-10-14T02:06:00Z"/>
                <w:del w:id="15995" w:author="Anees Shaikh" w:date="2013-10-19T02:16:00Z"/>
              </w:rPr>
              <w:pPrChange w:id="15996" w:author="Anees Shaikh" w:date="2013-10-19T02:16:00Z">
                <w:pPr>
                  <w:pStyle w:val="XML1"/>
                </w:pPr>
              </w:pPrChange>
            </w:pPr>
            <w:ins w:id="15997" w:author="aas" w:date="2013-10-14T02:06:00Z">
              <w:del w:id="15998" w:author="Anees Shaikh" w:date="2013-10-19T02:16:00Z">
                <w:r w:rsidDel="00E067A3">
                  <w:delText xml:space="preserve">                            &lt;/xs:complexType&gt;</w:delText>
                </w:r>
              </w:del>
            </w:ins>
          </w:p>
          <w:p w14:paraId="71B292C2" w14:textId="07FEFC21" w:rsidR="00874469" w:rsidDel="00E067A3" w:rsidRDefault="00874469">
            <w:pPr>
              <w:pStyle w:val="Appx"/>
              <w:rPr>
                <w:ins w:id="15999" w:author="aas" w:date="2013-10-14T02:06:00Z"/>
                <w:del w:id="16000" w:author="Anees Shaikh" w:date="2013-10-19T02:16:00Z"/>
              </w:rPr>
              <w:pPrChange w:id="16001" w:author="Anees Shaikh" w:date="2013-10-19T02:16:00Z">
                <w:pPr>
                  <w:pStyle w:val="XML1"/>
                </w:pPr>
              </w:pPrChange>
            </w:pPr>
            <w:ins w:id="16002" w:author="aas" w:date="2013-10-14T02:06:00Z">
              <w:del w:id="16003" w:author="Anees Shaikh" w:date="2013-10-19T02:16:00Z">
                <w:r w:rsidDel="00E067A3">
                  <w:delText xml:space="preserve">                          &lt;/xs:element&gt;</w:delText>
                </w:r>
              </w:del>
            </w:ins>
          </w:p>
          <w:p w14:paraId="6AB50406" w14:textId="5C1B2B18" w:rsidR="00874469" w:rsidDel="00E067A3" w:rsidRDefault="00874469">
            <w:pPr>
              <w:pStyle w:val="Appx"/>
              <w:rPr>
                <w:ins w:id="16004" w:author="aas" w:date="2013-10-14T02:06:00Z"/>
                <w:del w:id="16005" w:author="Anees Shaikh" w:date="2013-10-19T02:16:00Z"/>
              </w:rPr>
              <w:pPrChange w:id="16006" w:author="Anees Shaikh" w:date="2013-10-19T02:16:00Z">
                <w:pPr>
                  <w:pStyle w:val="XML1"/>
                </w:pPr>
              </w:pPrChange>
            </w:pPr>
            <w:ins w:id="16007" w:author="aas" w:date="2013-10-14T02:06:00Z">
              <w:del w:id="16008" w:author="Anees Shaikh" w:date="2013-10-19T02:16:00Z">
                <w:r w:rsidDel="00E067A3">
                  <w:delText xml:space="preserve">                          &lt;xs:any minOccurs="0" maxOccurs="unbounded"</w:delText>
                </w:r>
              </w:del>
            </w:ins>
          </w:p>
          <w:p w14:paraId="3D685B95" w14:textId="581B159A" w:rsidR="00874469" w:rsidDel="00E067A3" w:rsidRDefault="00874469">
            <w:pPr>
              <w:pStyle w:val="Appx"/>
              <w:rPr>
                <w:ins w:id="16009" w:author="aas" w:date="2013-10-14T02:06:00Z"/>
                <w:del w:id="16010" w:author="Anees Shaikh" w:date="2013-10-19T02:16:00Z"/>
              </w:rPr>
              <w:pPrChange w:id="16011" w:author="Anees Shaikh" w:date="2013-10-19T02:16:00Z">
                <w:pPr>
                  <w:pStyle w:val="XML1"/>
                </w:pPr>
              </w:pPrChange>
            </w:pPr>
            <w:ins w:id="16012" w:author="aas" w:date="2013-10-14T02:06:00Z">
              <w:del w:id="16013" w:author="Anees Shaikh" w:date="2013-10-19T02:16:00Z">
                <w:r w:rsidDel="00E067A3">
                  <w:delText xml:space="preserve">                                  namespace="##other" processContents="lax"/&gt;</w:delText>
                </w:r>
              </w:del>
            </w:ins>
          </w:p>
          <w:p w14:paraId="678E3134" w14:textId="221889B1" w:rsidR="00874469" w:rsidDel="00E067A3" w:rsidRDefault="00874469">
            <w:pPr>
              <w:pStyle w:val="Appx"/>
              <w:rPr>
                <w:ins w:id="16014" w:author="aas" w:date="2013-10-14T02:06:00Z"/>
                <w:del w:id="16015" w:author="Anees Shaikh" w:date="2013-10-19T02:16:00Z"/>
              </w:rPr>
              <w:pPrChange w:id="16016" w:author="Anees Shaikh" w:date="2013-10-19T02:16:00Z">
                <w:pPr>
                  <w:pStyle w:val="XML1"/>
                </w:pPr>
              </w:pPrChange>
            </w:pPr>
            <w:ins w:id="16017" w:author="aas" w:date="2013-10-14T02:06:00Z">
              <w:del w:id="16018" w:author="Anees Shaikh" w:date="2013-10-19T02:16:00Z">
                <w:r w:rsidDel="00E067A3">
                  <w:delText xml:space="preserve">                        &lt;/xs:sequence&gt;</w:delText>
                </w:r>
              </w:del>
            </w:ins>
          </w:p>
          <w:p w14:paraId="55027C12" w14:textId="22670F7D" w:rsidR="00874469" w:rsidDel="00E067A3" w:rsidRDefault="00874469">
            <w:pPr>
              <w:pStyle w:val="Appx"/>
              <w:rPr>
                <w:ins w:id="16019" w:author="aas" w:date="2013-10-14T02:06:00Z"/>
                <w:del w:id="16020" w:author="Anees Shaikh" w:date="2013-10-19T02:16:00Z"/>
              </w:rPr>
              <w:pPrChange w:id="16021" w:author="Anees Shaikh" w:date="2013-10-19T02:16:00Z">
                <w:pPr>
                  <w:pStyle w:val="XML1"/>
                </w:pPr>
              </w:pPrChange>
            </w:pPr>
            <w:ins w:id="16022" w:author="aas" w:date="2013-10-14T02:06:00Z">
              <w:del w:id="16023" w:author="Anees Shaikh" w:date="2013-10-19T02:16:00Z">
                <w:r w:rsidDel="00E067A3">
                  <w:delText xml:space="preserve">                      &lt;/xs:complexType&gt;</w:delText>
                </w:r>
              </w:del>
            </w:ins>
          </w:p>
          <w:p w14:paraId="5B5E92C2" w14:textId="66C9ED20" w:rsidR="00874469" w:rsidDel="00E067A3" w:rsidRDefault="00874469">
            <w:pPr>
              <w:pStyle w:val="Appx"/>
              <w:rPr>
                <w:ins w:id="16024" w:author="aas" w:date="2013-10-14T02:06:00Z"/>
                <w:del w:id="16025" w:author="Anees Shaikh" w:date="2013-10-19T02:16:00Z"/>
              </w:rPr>
              <w:pPrChange w:id="16026" w:author="Anees Shaikh" w:date="2013-10-19T02:16:00Z">
                <w:pPr>
                  <w:pStyle w:val="XML1"/>
                </w:pPr>
              </w:pPrChange>
            </w:pPr>
            <w:ins w:id="16027" w:author="aas" w:date="2013-10-14T02:06:00Z">
              <w:del w:id="16028" w:author="Anees Shaikh" w:date="2013-10-19T02:16:00Z">
                <w:r w:rsidDel="00E067A3">
                  <w:delText xml:space="preserve">                    &lt;/xs:element&gt;</w:delText>
                </w:r>
              </w:del>
            </w:ins>
          </w:p>
          <w:p w14:paraId="5630FC9C" w14:textId="6B9ABFBC" w:rsidR="00874469" w:rsidDel="00E067A3" w:rsidRDefault="00874469">
            <w:pPr>
              <w:pStyle w:val="Appx"/>
              <w:rPr>
                <w:ins w:id="16029" w:author="aas" w:date="2013-10-14T02:06:00Z"/>
                <w:del w:id="16030" w:author="Anees Shaikh" w:date="2013-10-19T02:16:00Z"/>
              </w:rPr>
              <w:pPrChange w:id="16031" w:author="Anees Shaikh" w:date="2013-10-19T02:16:00Z">
                <w:pPr>
                  <w:pStyle w:val="XML1"/>
                </w:pPr>
              </w:pPrChange>
            </w:pPr>
            <w:ins w:id="16032" w:author="aas" w:date="2013-10-14T02:06:00Z">
              <w:del w:id="16033" w:author="Anees Shaikh" w:date="2013-10-19T02:16:00Z">
                <w:r w:rsidDel="00E067A3">
                  <w:delText xml:space="preserve">                    &lt;xs:element name="datapath-id"  type="datapath-id-type"&gt;</w:delText>
                </w:r>
              </w:del>
            </w:ins>
          </w:p>
          <w:p w14:paraId="3057C83C" w14:textId="2ABA8AB5" w:rsidR="00874469" w:rsidDel="00E067A3" w:rsidRDefault="00874469">
            <w:pPr>
              <w:pStyle w:val="Appx"/>
              <w:rPr>
                <w:ins w:id="16034" w:author="aas" w:date="2013-10-14T02:06:00Z"/>
                <w:del w:id="16035" w:author="Anees Shaikh" w:date="2013-10-19T02:16:00Z"/>
              </w:rPr>
              <w:pPrChange w:id="16036" w:author="Anees Shaikh" w:date="2013-10-19T02:16:00Z">
                <w:pPr>
                  <w:pStyle w:val="XML1"/>
                </w:pPr>
              </w:pPrChange>
            </w:pPr>
            <w:ins w:id="16037" w:author="aas" w:date="2013-10-14T02:06:00Z">
              <w:del w:id="16038" w:author="Anees Shaikh" w:date="2013-10-19T02:16:00Z">
                <w:r w:rsidDel="00E067A3">
                  <w:delText xml:space="preserve">                      &lt;xs:annotation&gt;</w:delText>
                </w:r>
              </w:del>
            </w:ins>
          </w:p>
          <w:p w14:paraId="32A97E4A" w14:textId="1D291F3F" w:rsidR="00874469" w:rsidDel="00E067A3" w:rsidRDefault="00874469">
            <w:pPr>
              <w:pStyle w:val="Appx"/>
              <w:rPr>
                <w:ins w:id="16039" w:author="aas" w:date="2013-10-14T02:06:00Z"/>
                <w:del w:id="16040" w:author="Anees Shaikh" w:date="2013-10-19T02:16:00Z"/>
              </w:rPr>
              <w:pPrChange w:id="16041" w:author="Anees Shaikh" w:date="2013-10-19T02:16:00Z">
                <w:pPr>
                  <w:pStyle w:val="XML1"/>
                </w:pPr>
              </w:pPrChange>
            </w:pPr>
            <w:ins w:id="16042" w:author="aas" w:date="2013-10-14T02:06:00Z">
              <w:del w:id="16043" w:author="Anees Shaikh" w:date="2013-10-19T02:16:00Z">
                <w:r w:rsidDel="00E067A3">
                  <w:delText xml:space="preserve">                        &lt;xs:documentation&gt;</w:delText>
                </w:r>
              </w:del>
            </w:ins>
          </w:p>
          <w:p w14:paraId="2B5EA437" w14:textId="4DA06603" w:rsidR="00874469" w:rsidDel="00E067A3" w:rsidRDefault="00874469">
            <w:pPr>
              <w:pStyle w:val="Appx"/>
              <w:rPr>
                <w:ins w:id="16044" w:author="aas" w:date="2013-10-14T02:06:00Z"/>
                <w:del w:id="16045" w:author="Anees Shaikh" w:date="2013-10-19T02:16:00Z"/>
              </w:rPr>
              <w:pPrChange w:id="16046" w:author="Anees Shaikh" w:date="2013-10-19T02:16:00Z">
                <w:pPr>
                  <w:pStyle w:val="XML1"/>
                </w:pPr>
              </w:pPrChange>
            </w:pPr>
            <w:ins w:id="16047" w:author="aas" w:date="2013-10-14T02:06:00Z">
              <w:del w:id="16048" w:author="Anees Shaikh" w:date="2013-10-19T02:16:00Z">
                <w:r w:rsidDel="00E067A3">
                  <w:delText xml:space="preserve">                          The datapath identifier of the Logical Switch</w:delText>
                </w:r>
              </w:del>
            </w:ins>
          </w:p>
          <w:p w14:paraId="68CEA8D2" w14:textId="1D766ECA" w:rsidR="00874469" w:rsidDel="00E067A3" w:rsidRDefault="00874469">
            <w:pPr>
              <w:pStyle w:val="Appx"/>
              <w:rPr>
                <w:ins w:id="16049" w:author="aas" w:date="2013-10-14T02:06:00Z"/>
                <w:del w:id="16050" w:author="Anees Shaikh" w:date="2013-10-19T02:16:00Z"/>
              </w:rPr>
              <w:pPrChange w:id="16051" w:author="Anees Shaikh" w:date="2013-10-19T02:16:00Z">
                <w:pPr>
                  <w:pStyle w:val="XML1"/>
                </w:pPr>
              </w:pPrChange>
            </w:pPr>
            <w:ins w:id="16052" w:author="aas" w:date="2013-10-14T02:06:00Z">
              <w:del w:id="16053" w:author="Anees Shaikh" w:date="2013-10-19T02:16:00Z">
                <w:r w:rsidDel="00E067A3">
                  <w:delText xml:space="preserve">                                 that uniquely identifies this Logical Switch within the</w:delText>
                </w:r>
              </w:del>
            </w:ins>
          </w:p>
          <w:p w14:paraId="5B2F6E22" w14:textId="7D5944C3" w:rsidR="00874469" w:rsidDel="00E067A3" w:rsidRDefault="00874469">
            <w:pPr>
              <w:pStyle w:val="Appx"/>
              <w:rPr>
                <w:ins w:id="16054" w:author="aas" w:date="2013-10-14T02:06:00Z"/>
                <w:del w:id="16055" w:author="Anees Shaikh" w:date="2013-10-19T02:16:00Z"/>
              </w:rPr>
              <w:pPrChange w:id="16056" w:author="Anees Shaikh" w:date="2013-10-19T02:16:00Z">
                <w:pPr>
                  <w:pStyle w:val="XML1"/>
                </w:pPr>
              </w:pPrChange>
            </w:pPr>
            <w:ins w:id="16057" w:author="aas" w:date="2013-10-14T02:06:00Z">
              <w:del w:id="16058" w:author="Anees Shaikh" w:date="2013-10-19T02:16:00Z">
                <w:r w:rsidDel="00E067A3">
                  <w:delText xml:space="preserve">                                 context of all OpenFlow Controllers associated with the</w:delText>
                </w:r>
              </w:del>
            </w:ins>
          </w:p>
          <w:p w14:paraId="45A0F321" w14:textId="64AFF7FB" w:rsidR="00874469" w:rsidDel="00E067A3" w:rsidRDefault="00874469">
            <w:pPr>
              <w:pStyle w:val="Appx"/>
              <w:rPr>
                <w:ins w:id="16059" w:author="aas" w:date="2013-10-14T02:06:00Z"/>
                <w:del w:id="16060" w:author="Anees Shaikh" w:date="2013-10-19T02:16:00Z"/>
              </w:rPr>
              <w:pPrChange w:id="16061" w:author="Anees Shaikh" w:date="2013-10-19T02:16:00Z">
                <w:pPr>
                  <w:pStyle w:val="XML1"/>
                </w:pPr>
              </w:pPrChange>
            </w:pPr>
            <w:ins w:id="16062" w:author="aas" w:date="2013-10-14T02:06:00Z">
              <w:del w:id="16063" w:author="Anees Shaikh" w:date="2013-10-19T02:16:00Z">
                <w:r w:rsidDel="00E067A3">
                  <w:delText xml:space="preserve">                                 OpenFlow Logical Switch.  The datapath identifier is a</w:delText>
                </w:r>
              </w:del>
            </w:ins>
          </w:p>
          <w:p w14:paraId="4A9C1E97" w14:textId="4DC93DDC" w:rsidR="00874469" w:rsidDel="00E067A3" w:rsidRDefault="00874469">
            <w:pPr>
              <w:pStyle w:val="Appx"/>
              <w:rPr>
                <w:ins w:id="16064" w:author="aas" w:date="2013-10-14T02:06:00Z"/>
                <w:del w:id="16065" w:author="Anees Shaikh" w:date="2013-10-19T02:16:00Z"/>
              </w:rPr>
              <w:pPrChange w:id="16066" w:author="Anees Shaikh" w:date="2013-10-19T02:16:00Z">
                <w:pPr>
                  <w:pStyle w:val="XML1"/>
                </w:pPr>
              </w:pPrChange>
            </w:pPr>
            <w:ins w:id="16067" w:author="aas" w:date="2013-10-14T02:06:00Z">
              <w:del w:id="16068" w:author="Anees Shaikh" w:date="2013-10-19T02:16:00Z">
                <w:r w:rsidDel="00E067A3">
                  <w:delText xml:space="preserve">                                 string value that MUST be formatted as a sequence of 8</w:delText>
                </w:r>
              </w:del>
            </w:ins>
          </w:p>
          <w:p w14:paraId="624E6C62" w14:textId="72AA9C4F" w:rsidR="00874469" w:rsidDel="00E067A3" w:rsidRDefault="00874469">
            <w:pPr>
              <w:pStyle w:val="Appx"/>
              <w:rPr>
                <w:ins w:id="16069" w:author="aas" w:date="2013-10-14T02:06:00Z"/>
                <w:del w:id="16070" w:author="Anees Shaikh" w:date="2013-10-19T02:16:00Z"/>
              </w:rPr>
              <w:pPrChange w:id="16071" w:author="Anees Shaikh" w:date="2013-10-19T02:16:00Z">
                <w:pPr>
                  <w:pStyle w:val="XML1"/>
                </w:pPr>
              </w:pPrChange>
            </w:pPr>
            <w:ins w:id="16072" w:author="aas" w:date="2013-10-14T02:06:00Z">
              <w:del w:id="16073" w:author="Anees Shaikh" w:date="2013-10-19T02:16:00Z">
                <w:r w:rsidDel="00E067A3">
                  <w:delText xml:space="preserve">                                 2-digit hexadecimal numbers that are separated by colons,</w:delText>
                </w:r>
              </w:del>
            </w:ins>
          </w:p>
          <w:p w14:paraId="75A0CA28" w14:textId="163B65C2" w:rsidR="00874469" w:rsidDel="00E067A3" w:rsidRDefault="00874469">
            <w:pPr>
              <w:pStyle w:val="Appx"/>
              <w:rPr>
                <w:ins w:id="16074" w:author="aas" w:date="2013-10-14T02:06:00Z"/>
                <w:del w:id="16075" w:author="Anees Shaikh" w:date="2013-10-19T02:16:00Z"/>
              </w:rPr>
              <w:pPrChange w:id="16076" w:author="Anees Shaikh" w:date="2013-10-19T02:16:00Z">
                <w:pPr>
                  <w:pStyle w:val="XML1"/>
                </w:pPr>
              </w:pPrChange>
            </w:pPr>
            <w:ins w:id="16077" w:author="aas" w:date="2013-10-14T02:06:00Z">
              <w:del w:id="16078" w:author="Anees Shaikh" w:date="2013-10-19T02:16:00Z">
                <w:r w:rsidDel="00E067A3">
                  <w:delText xml:space="preserve">                                 for example, '01:23:45:67:89:ab:cd:ef'.  When processing a</w:delText>
                </w:r>
              </w:del>
            </w:ins>
          </w:p>
          <w:p w14:paraId="34786993" w14:textId="7FBB7C0B" w:rsidR="00874469" w:rsidDel="00E067A3" w:rsidRDefault="00874469">
            <w:pPr>
              <w:pStyle w:val="Appx"/>
              <w:rPr>
                <w:ins w:id="16079" w:author="aas" w:date="2013-10-14T02:06:00Z"/>
                <w:del w:id="16080" w:author="Anees Shaikh" w:date="2013-10-19T02:16:00Z"/>
              </w:rPr>
              <w:pPrChange w:id="16081" w:author="Anees Shaikh" w:date="2013-10-19T02:16:00Z">
                <w:pPr>
                  <w:pStyle w:val="XML1"/>
                </w:pPr>
              </w:pPrChange>
            </w:pPr>
            <w:ins w:id="16082" w:author="aas" w:date="2013-10-14T02:06:00Z">
              <w:del w:id="16083" w:author="Anees Shaikh" w:date="2013-10-19T02:16:00Z">
                <w:r w:rsidDel="00E067A3">
                  <w:delText xml:space="preserve">                                 datapath identifier, the case of the decimal digits MUST be</w:delText>
                </w:r>
              </w:del>
            </w:ins>
          </w:p>
          <w:p w14:paraId="0A770EC9" w14:textId="5597372A" w:rsidR="00874469" w:rsidDel="00E067A3" w:rsidRDefault="00874469">
            <w:pPr>
              <w:pStyle w:val="Appx"/>
              <w:rPr>
                <w:ins w:id="16084" w:author="aas" w:date="2013-10-14T02:06:00Z"/>
                <w:del w:id="16085" w:author="Anees Shaikh" w:date="2013-10-19T02:16:00Z"/>
              </w:rPr>
              <w:pPrChange w:id="16086" w:author="Anees Shaikh" w:date="2013-10-19T02:16:00Z">
                <w:pPr>
                  <w:pStyle w:val="XML1"/>
                </w:pPr>
              </w:pPrChange>
            </w:pPr>
            <w:ins w:id="16087" w:author="aas" w:date="2013-10-14T02:06:00Z">
              <w:del w:id="16088" w:author="Anees Shaikh" w:date="2013-10-19T02:16:00Z">
                <w:r w:rsidDel="00E067A3">
                  <w:delText xml:space="preserve">                                 ignored.</w:delText>
                </w:r>
              </w:del>
            </w:ins>
          </w:p>
          <w:p w14:paraId="147EFB75" w14:textId="252C3BE6" w:rsidR="00874469" w:rsidDel="00E067A3" w:rsidRDefault="00874469">
            <w:pPr>
              <w:pStyle w:val="Appx"/>
              <w:rPr>
                <w:ins w:id="16089" w:author="aas" w:date="2013-10-14T02:06:00Z"/>
                <w:del w:id="16090" w:author="Anees Shaikh" w:date="2013-10-19T02:16:00Z"/>
              </w:rPr>
              <w:pPrChange w:id="16091" w:author="Anees Shaikh" w:date="2013-10-19T02:16:00Z">
                <w:pPr>
                  <w:pStyle w:val="XML1"/>
                </w:pPr>
              </w:pPrChange>
            </w:pPr>
            <w:ins w:id="16092" w:author="aas" w:date="2013-10-14T02:06:00Z">
              <w:del w:id="16093" w:author="Anees Shaikh" w:date="2013-10-19T02:16:00Z">
                <w:r w:rsidDel="00E067A3">
                  <w:delText xml:space="preserve">                        &lt;/xs:documentation&gt;</w:delText>
                </w:r>
              </w:del>
            </w:ins>
          </w:p>
          <w:p w14:paraId="66816116" w14:textId="2D02A0C7" w:rsidR="00874469" w:rsidDel="00E067A3" w:rsidRDefault="00874469">
            <w:pPr>
              <w:pStyle w:val="Appx"/>
              <w:rPr>
                <w:ins w:id="16094" w:author="aas" w:date="2013-10-14T02:06:00Z"/>
                <w:del w:id="16095" w:author="Anees Shaikh" w:date="2013-10-19T02:16:00Z"/>
              </w:rPr>
              <w:pPrChange w:id="16096" w:author="Anees Shaikh" w:date="2013-10-19T02:16:00Z">
                <w:pPr>
                  <w:pStyle w:val="XML1"/>
                </w:pPr>
              </w:pPrChange>
            </w:pPr>
            <w:ins w:id="16097" w:author="aas" w:date="2013-10-14T02:06:00Z">
              <w:del w:id="16098" w:author="Anees Shaikh" w:date="2013-10-19T02:16:00Z">
                <w:r w:rsidDel="00E067A3">
                  <w:delText xml:space="preserve">                      &lt;/xs:annotation&gt;</w:delText>
                </w:r>
              </w:del>
            </w:ins>
          </w:p>
          <w:p w14:paraId="0C7681EE" w14:textId="58DEAAF0" w:rsidR="00874469" w:rsidDel="00E067A3" w:rsidRDefault="00874469">
            <w:pPr>
              <w:pStyle w:val="Appx"/>
              <w:rPr>
                <w:ins w:id="16099" w:author="aas" w:date="2013-10-14T02:06:00Z"/>
                <w:del w:id="16100" w:author="Anees Shaikh" w:date="2013-10-19T02:16:00Z"/>
              </w:rPr>
              <w:pPrChange w:id="16101" w:author="Anees Shaikh" w:date="2013-10-19T02:16:00Z">
                <w:pPr>
                  <w:pStyle w:val="XML1"/>
                </w:pPr>
              </w:pPrChange>
            </w:pPr>
            <w:ins w:id="16102" w:author="aas" w:date="2013-10-14T02:06:00Z">
              <w:del w:id="16103" w:author="Anees Shaikh" w:date="2013-10-19T02:16:00Z">
                <w:r w:rsidDel="00E067A3">
                  <w:delText xml:space="preserve">                    &lt;/xs:element&gt;</w:delText>
                </w:r>
              </w:del>
            </w:ins>
          </w:p>
          <w:p w14:paraId="39634162" w14:textId="71509F50" w:rsidR="00874469" w:rsidDel="00E067A3" w:rsidRDefault="00874469">
            <w:pPr>
              <w:pStyle w:val="Appx"/>
              <w:rPr>
                <w:ins w:id="16104" w:author="aas" w:date="2013-10-14T02:06:00Z"/>
                <w:del w:id="16105" w:author="Anees Shaikh" w:date="2013-10-19T02:16:00Z"/>
              </w:rPr>
              <w:pPrChange w:id="16106" w:author="Anees Shaikh" w:date="2013-10-19T02:16:00Z">
                <w:pPr>
                  <w:pStyle w:val="XML1"/>
                </w:pPr>
              </w:pPrChange>
            </w:pPr>
            <w:ins w:id="16107" w:author="aas" w:date="2013-10-14T02:06:00Z">
              <w:del w:id="16108" w:author="Anees Shaikh" w:date="2013-10-19T02:16:00Z">
                <w:r w:rsidDel="00E067A3">
                  <w:delText xml:space="preserve">                    &lt;xs:element name="enabled" minOccurs="0"  type="xs:boolean"&gt;</w:delText>
                </w:r>
              </w:del>
            </w:ins>
          </w:p>
          <w:p w14:paraId="2FD00FBD" w14:textId="3CFCB002" w:rsidR="00874469" w:rsidDel="00E067A3" w:rsidRDefault="00874469">
            <w:pPr>
              <w:pStyle w:val="Appx"/>
              <w:rPr>
                <w:ins w:id="16109" w:author="aas" w:date="2013-10-14T02:06:00Z"/>
                <w:del w:id="16110" w:author="Anees Shaikh" w:date="2013-10-19T02:16:00Z"/>
              </w:rPr>
              <w:pPrChange w:id="16111" w:author="Anees Shaikh" w:date="2013-10-19T02:16:00Z">
                <w:pPr>
                  <w:pStyle w:val="XML1"/>
                </w:pPr>
              </w:pPrChange>
            </w:pPr>
            <w:ins w:id="16112" w:author="aas" w:date="2013-10-14T02:06:00Z">
              <w:del w:id="16113" w:author="Anees Shaikh" w:date="2013-10-19T02:16:00Z">
                <w:r w:rsidDel="00E067A3">
                  <w:delText xml:space="preserve">                      &lt;xs:annotation&gt;</w:delText>
                </w:r>
              </w:del>
            </w:ins>
          </w:p>
          <w:p w14:paraId="5BF895E8" w14:textId="1F4BB3BC" w:rsidR="00874469" w:rsidDel="00E067A3" w:rsidRDefault="00874469">
            <w:pPr>
              <w:pStyle w:val="Appx"/>
              <w:rPr>
                <w:ins w:id="16114" w:author="aas" w:date="2013-10-14T02:06:00Z"/>
                <w:del w:id="16115" w:author="Anees Shaikh" w:date="2013-10-19T02:16:00Z"/>
              </w:rPr>
              <w:pPrChange w:id="16116" w:author="Anees Shaikh" w:date="2013-10-19T02:16:00Z">
                <w:pPr>
                  <w:pStyle w:val="XML1"/>
                </w:pPr>
              </w:pPrChange>
            </w:pPr>
            <w:ins w:id="16117" w:author="aas" w:date="2013-10-14T02:06:00Z">
              <w:del w:id="16118" w:author="Anees Shaikh" w:date="2013-10-19T02:16:00Z">
                <w:r w:rsidDel="00E067A3">
                  <w:delText xml:space="preserve">                        &lt;xs:documentation&gt;</w:delText>
                </w:r>
              </w:del>
            </w:ins>
          </w:p>
          <w:p w14:paraId="6A9BD3B9" w14:textId="363AF4B6" w:rsidR="00874469" w:rsidDel="00E067A3" w:rsidRDefault="00874469">
            <w:pPr>
              <w:pStyle w:val="Appx"/>
              <w:rPr>
                <w:ins w:id="16119" w:author="aas" w:date="2013-10-14T02:06:00Z"/>
                <w:del w:id="16120" w:author="Anees Shaikh" w:date="2013-10-19T02:16:00Z"/>
              </w:rPr>
              <w:pPrChange w:id="16121" w:author="Anees Shaikh" w:date="2013-10-19T02:16:00Z">
                <w:pPr>
                  <w:pStyle w:val="XML1"/>
                </w:pPr>
              </w:pPrChange>
            </w:pPr>
            <w:ins w:id="16122" w:author="aas" w:date="2013-10-14T02:06:00Z">
              <w:del w:id="16123" w:author="Anees Shaikh" w:date="2013-10-19T02:16:00Z">
                <w:r w:rsidDel="00E067A3">
                  <w:delText xml:space="preserve">                          This element indicates the administrative state</w:delText>
                </w:r>
              </w:del>
            </w:ins>
          </w:p>
          <w:p w14:paraId="7716565E" w14:textId="0ECAB38D" w:rsidR="00874469" w:rsidDel="00E067A3" w:rsidRDefault="00874469">
            <w:pPr>
              <w:pStyle w:val="Appx"/>
              <w:rPr>
                <w:ins w:id="16124" w:author="aas" w:date="2013-10-14T02:06:00Z"/>
                <w:del w:id="16125" w:author="Anees Shaikh" w:date="2013-10-19T02:16:00Z"/>
              </w:rPr>
              <w:pPrChange w:id="16126" w:author="Anees Shaikh" w:date="2013-10-19T02:16:00Z">
                <w:pPr>
                  <w:pStyle w:val="XML1"/>
                </w:pPr>
              </w:pPrChange>
            </w:pPr>
            <w:ins w:id="16127" w:author="aas" w:date="2013-10-14T02:06:00Z">
              <w:del w:id="16128" w:author="Anees Shaikh" w:date="2013-10-19T02:16:00Z">
                <w:r w:rsidDel="00E067A3">
                  <w:delText xml:space="preserve">                                 of the OpenFlow Logical Switch.  A value of 'false' means</w:delText>
                </w:r>
              </w:del>
            </w:ins>
          </w:p>
          <w:p w14:paraId="2EFC3F26" w14:textId="4C42B32E" w:rsidR="00874469" w:rsidDel="00E067A3" w:rsidRDefault="00874469">
            <w:pPr>
              <w:pStyle w:val="Appx"/>
              <w:rPr>
                <w:ins w:id="16129" w:author="aas" w:date="2013-10-14T02:06:00Z"/>
                <w:del w:id="16130" w:author="Anees Shaikh" w:date="2013-10-19T02:16:00Z"/>
              </w:rPr>
              <w:pPrChange w:id="16131" w:author="Anees Shaikh" w:date="2013-10-19T02:16:00Z">
                <w:pPr>
                  <w:pStyle w:val="XML1"/>
                </w:pPr>
              </w:pPrChange>
            </w:pPr>
            <w:ins w:id="16132" w:author="aas" w:date="2013-10-14T02:06:00Z">
              <w:del w:id="16133" w:author="Anees Shaikh" w:date="2013-10-19T02:16:00Z">
                <w:r w:rsidDel="00E067A3">
                  <w:delText xml:space="preserve">                                 the OpenFlow Logical Switch MUST NOT communicate with any </w:delText>
                </w:r>
              </w:del>
            </w:ins>
          </w:p>
          <w:p w14:paraId="1E0F56F8" w14:textId="35E0DAFB" w:rsidR="00874469" w:rsidDel="00E067A3" w:rsidRDefault="00874469">
            <w:pPr>
              <w:pStyle w:val="Appx"/>
              <w:rPr>
                <w:ins w:id="16134" w:author="aas" w:date="2013-10-14T02:06:00Z"/>
                <w:del w:id="16135" w:author="Anees Shaikh" w:date="2013-10-19T02:16:00Z"/>
              </w:rPr>
              <w:pPrChange w:id="16136" w:author="Anees Shaikh" w:date="2013-10-19T02:16:00Z">
                <w:pPr>
                  <w:pStyle w:val="XML1"/>
                </w:pPr>
              </w:pPrChange>
            </w:pPr>
            <w:ins w:id="16137" w:author="aas" w:date="2013-10-14T02:06:00Z">
              <w:del w:id="16138" w:author="Anees Shaikh" w:date="2013-10-19T02:16:00Z">
                <w:r w:rsidDel="00E067A3">
                  <w:delText xml:space="preserve">                                 OpenFlow Controllers, MUST NOT conduct any OpenFlow </w:delText>
                </w:r>
              </w:del>
            </w:ins>
          </w:p>
          <w:p w14:paraId="4D882A7B" w14:textId="0E3D9EE9" w:rsidR="00874469" w:rsidDel="00E067A3" w:rsidRDefault="00874469">
            <w:pPr>
              <w:pStyle w:val="Appx"/>
              <w:rPr>
                <w:ins w:id="16139" w:author="aas" w:date="2013-10-14T02:06:00Z"/>
                <w:del w:id="16140" w:author="Anees Shaikh" w:date="2013-10-19T02:16:00Z"/>
              </w:rPr>
              <w:pPrChange w:id="16141" w:author="Anees Shaikh" w:date="2013-10-19T02:16:00Z">
                <w:pPr>
                  <w:pStyle w:val="XML1"/>
                </w:pPr>
              </w:pPrChange>
            </w:pPr>
            <w:ins w:id="16142" w:author="aas" w:date="2013-10-14T02:06:00Z">
              <w:del w:id="16143" w:author="Anees Shaikh" w:date="2013-10-19T02:16:00Z">
                <w:r w:rsidDel="00E067A3">
                  <w:delText xml:space="preserve">                                 processing, and SHOULD NOT be utilizing computational or </w:delText>
                </w:r>
              </w:del>
            </w:ins>
          </w:p>
          <w:p w14:paraId="7BD287F9" w14:textId="1C5FD959" w:rsidR="00874469" w:rsidDel="00E067A3" w:rsidRDefault="00874469">
            <w:pPr>
              <w:pStyle w:val="Appx"/>
              <w:rPr>
                <w:ins w:id="16144" w:author="aas" w:date="2013-10-14T02:06:00Z"/>
                <w:del w:id="16145" w:author="Anees Shaikh" w:date="2013-10-19T02:16:00Z"/>
              </w:rPr>
              <w:pPrChange w:id="16146" w:author="Anees Shaikh" w:date="2013-10-19T02:16:00Z">
                <w:pPr>
                  <w:pStyle w:val="XML1"/>
                </w:pPr>
              </w:pPrChange>
            </w:pPr>
            <w:ins w:id="16147" w:author="aas" w:date="2013-10-14T02:06:00Z">
              <w:del w:id="16148" w:author="Anees Shaikh" w:date="2013-10-19T02:16:00Z">
                <w:r w:rsidDel="00E067A3">
                  <w:delText xml:space="preserve">                                 network resources of the underlying platform.</w:delText>
                </w:r>
              </w:del>
            </w:ins>
          </w:p>
          <w:p w14:paraId="56B74CBF" w14:textId="2421ED7F" w:rsidR="00874469" w:rsidDel="00E067A3" w:rsidRDefault="00874469">
            <w:pPr>
              <w:pStyle w:val="Appx"/>
              <w:rPr>
                <w:ins w:id="16149" w:author="aas" w:date="2013-10-14T02:06:00Z"/>
                <w:del w:id="16150" w:author="Anees Shaikh" w:date="2013-10-19T02:16:00Z"/>
              </w:rPr>
              <w:pPrChange w:id="16151" w:author="Anees Shaikh" w:date="2013-10-19T02:16:00Z">
                <w:pPr>
                  <w:pStyle w:val="XML1"/>
                </w:pPr>
              </w:pPrChange>
            </w:pPr>
            <w:ins w:id="16152" w:author="aas" w:date="2013-10-14T02:06:00Z">
              <w:del w:id="16153" w:author="Anees Shaikh" w:date="2013-10-19T02:16:00Z">
                <w:r w:rsidDel="00E067A3">
                  <w:delText xml:space="preserve">                        &lt;/xs:documentation&gt;</w:delText>
                </w:r>
              </w:del>
            </w:ins>
          </w:p>
          <w:p w14:paraId="51082DCD" w14:textId="44A0E386" w:rsidR="00874469" w:rsidDel="00E067A3" w:rsidRDefault="00874469">
            <w:pPr>
              <w:pStyle w:val="Appx"/>
              <w:rPr>
                <w:ins w:id="16154" w:author="aas" w:date="2013-10-14T02:06:00Z"/>
                <w:del w:id="16155" w:author="Anees Shaikh" w:date="2013-10-19T02:16:00Z"/>
              </w:rPr>
              <w:pPrChange w:id="16156" w:author="Anees Shaikh" w:date="2013-10-19T02:16:00Z">
                <w:pPr>
                  <w:pStyle w:val="XML1"/>
                </w:pPr>
              </w:pPrChange>
            </w:pPr>
            <w:ins w:id="16157" w:author="aas" w:date="2013-10-14T02:06:00Z">
              <w:del w:id="16158" w:author="Anees Shaikh" w:date="2013-10-19T02:16:00Z">
                <w:r w:rsidDel="00E067A3">
                  <w:delText xml:space="preserve">                      &lt;/xs:annotation&gt;</w:delText>
                </w:r>
              </w:del>
            </w:ins>
          </w:p>
          <w:p w14:paraId="41D1F953" w14:textId="6B4562F8" w:rsidR="00874469" w:rsidDel="00E067A3" w:rsidRDefault="00874469">
            <w:pPr>
              <w:pStyle w:val="Appx"/>
              <w:rPr>
                <w:ins w:id="16159" w:author="aas" w:date="2013-10-14T02:06:00Z"/>
                <w:del w:id="16160" w:author="Anees Shaikh" w:date="2013-10-19T02:16:00Z"/>
              </w:rPr>
              <w:pPrChange w:id="16161" w:author="Anees Shaikh" w:date="2013-10-19T02:16:00Z">
                <w:pPr>
                  <w:pStyle w:val="XML1"/>
                </w:pPr>
              </w:pPrChange>
            </w:pPr>
            <w:ins w:id="16162" w:author="aas" w:date="2013-10-14T02:06:00Z">
              <w:del w:id="16163" w:author="Anees Shaikh" w:date="2013-10-19T02:16:00Z">
                <w:r w:rsidDel="00E067A3">
                  <w:delText xml:space="preserve">                    &lt;/xs:element&gt;</w:delText>
                </w:r>
              </w:del>
            </w:ins>
          </w:p>
          <w:p w14:paraId="2F56B58D" w14:textId="5FF2B562" w:rsidR="00874469" w:rsidDel="00E067A3" w:rsidRDefault="00874469">
            <w:pPr>
              <w:pStyle w:val="Appx"/>
              <w:rPr>
                <w:ins w:id="16164" w:author="aas" w:date="2013-10-14T02:06:00Z"/>
                <w:del w:id="16165" w:author="Anees Shaikh" w:date="2013-10-19T02:16:00Z"/>
              </w:rPr>
              <w:pPrChange w:id="16166" w:author="Anees Shaikh" w:date="2013-10-19T02:16:00Z">
                <w:pPr>
                  <w:pStyle w:val="XML1"/>
                </w:pPr>
              </w:pPrChange>
            </w:pPr>
            <w:ins w:id="16167" w:author="aas" w:date="2013-10-14T02:06:00Z">
              <w:del w:id="16168" w:author="Anees Shaikh" w:date="2013-10-19T02:16:00Z">
                <w:r w:rsidDel="00E067A3">
                  <w:delText xml:space="preserve">                    &lt;xs:element name="check-controller-certificate" minOccurs="0"  type="xs:boolean"&gt;</w:delText>
                </w:r>
              </w:del>
            </w:ins>
          </w:p>
          <w:p w14:paraId="2C7FB83E" w14:textId="1E54784E" w:rsidR="00874469" w:rsidDel="00E067A3" w:rsidRDefault="00874469">
            <w:pPr>
              <w:pStyle w:val="Appx"/>
              <w:rPr>
                <w:ins w:id="16169" w:author="aas" w:date="2013-10-14T02:06:00Z"/>
                <w:del w:id="16170" w:author="Anees Shaikh" w:date="2013-10-19T02:16:00Z"/>
              </w:rPr>
              <w:pPrChange w:id="16171" w:author="Anees Shaikh" w:date="2013-10-19T02:16:00Z">
                <w:pPr>
                  <w:pStyle w:val="XML1"/>
                </w:pPr>
              </w:pPrChange>
            </w:pPr>
            <w:ins w:id="16172" w:author="aas" w:date="2013-10-14T02:06:00Z">
              <w:del w:id="16173" w:author="Anees Shaikh" w:date="2013-10-19T02:16:00Z">
                <w:r w:rsidDel="00E067A3">
                  <w:delText xml:space="preserve">                      &lt;xs:annotation&gt;</w:delText>
                </w:r>
              </w:del>
            </w:ins>
          </w:p>
          <w:p w14:paraId="3ACBEA15" w14:textId="299818E3" w:rsidR="00874469" w:rsidDel="00E067A3" w:rsidRDefault="00874469">
            <w:pPr>
              <w:pStyle w:val="Appx"/>
              <w:rPr>
                <w:ins w:id="16174" w:author="aas" w:date="2013-10-14T02:06:00Z"/>
                <w:del w:id="16175" w:author="Anees Shaikh" w:date="2013-10-19T02:16:00Z"/>
              </w:rPr>
              <w:pPrChange w:id="16176" w:author="Anees Shaikh" w:date="2013-10-19T02:16:00Z">
                <w:pPr>
                  <w:pStyle w:val="XML1"/>
                </w:pPr>
              </w:pPrChange>
            </w:pPr>
            <w:ins w:id="16177" w:author="aas" w:date="2013-10-14T02:06:00Z">
              <w:del w:id="16178" w:author="Anees Shaikh" w:date="2013-10-19T02:16:00Z">
                <w:r w:rsidDel="00E067A3">
                  <w:delText xml:space="preserve">                        &lt;xs:documentation&gt;</w:delText>
                </w:r>
              </w:del>
            </w:ins>
          </w:p>
          <w:p w14:paraId="3BDFED03" w14:textId="4AFF7A0E" w:rsidR="00874469" w:rsidDel="00E067A3" w:rsidRDefault="00874469">
            <w:pPr>
              <w:pStyle w:val="Appx"/>
              <w:rPr>
                <w:ins w:id="16179" w:author="aas" w:date="2013-10-14T02:06:00Z"/>
                <w:del w:id="16180" w:author="Anees Shaikh" w:date="2013-10-19T02:16:00Z"/>
              </w:rPr>
              <w:pPrChange w:id="16181" w:author="Anees Shaikh" w:date="2013-10-19T02:16:00Z">
                <w:pPr>
                  <w:pStyle w:val="XML1"/>
                </w:pPr>
              </w:pPrChange>
            </w:pPr>
            <w:ins w:id="16182" w:author="aas" w:date="2013-10-14T02:06:00Z">
              <w:del w:id="16183" w:author="Anees Shaikh" w:date="2013-10-19T02:16:00Z">
                <w:r w:rsidDel="00E067A3">
                  <w:delText xml:space="preserve">                          This element indicates the behavior of the </w:delText>
                </w:r>
              </w:del>
            </w:ins>
          </w:p>
          <w:p w14:paraId="18946D93" w14:textId="45FA50C3" w:rsidR="00874469" w:rsidDel="00E067A3" w:rsidRDefault="00874469">
            <w:pPr>
              <w:pStyle w:val="Appx"/>
              <w:rPr>
                <w:ins w:id="16184" w:author="aas" w:date="2013-10-14T02:06:00Z"/>
                <w:del w:id="16185" w:author="Anees Shaikh" w:date="2013-10-19T02:16:00Z"/>
              </w:rPr>
              <w:pPrChange w:id="16186" w:author="Anees Shaikh" w:date="2013-10-19T02:16:00Z">
                <w:pPr>
                  <w:pStyle w:val="XML1"/>
                </w:pPr>
              </w:pPrChange>
            </w:pPr>
            <w:ins w:id="16187" w:author="aas" w:date="2013-10-14T02:06:00Z">
              <w:del w:id="16188" w:author="Anees Shaikh" w:date="2013-10-19T02:16:00Z">
                <w:r w:rsidDel="00E067A3">
                  <w:delText xml:space="preserve">                                 OpenFlow Logical Switch when connecting to an OpenFlow</w:delText>
                </w:r>
              </w:del>
            </w:ins>
          </w:p>
          <w:p w14:paraId="113C5FF2" w14:textId="297FFEAF" w:rsidR="00874469" w:rsidDel="00E067A3" w:rsidRDefault="00874469">
            <w:pPr>
              <w:pStyle w:val="Appx"/>
              <w:rPr>
                <w:ins w:id="16189" w:author="aas" w:date="2013-10-14T02:06:00Z"/>
                <w:del w:id="16190" w:author="Anees Shaikh" w:date="2013-10-19T02:16:00Z"/>
              </w:rPr>
              <w:pPrChange w:id="16191" w:author="Anees Shaikh" w:date="2013-10-19T02:16:00Z">
                <w:pPr>
                  <w:pStyle w:val="XML1"/>
                </w:pPr>
              </w:pPrChange>
            </w:pPr>
            <w:ins w:id="16192" w:author="aas" w:date="2013-10-14T02:06:00Z">
              <w:del w:id="16193" w:author="Anees Shaikh" w:date="2013-10-19T02:16:00Z">
                <w:r w:rsidDel="00E067A3">
                  <w:delText xml:space="preserve">                                 Controller.  </w:delText>
                </w:r>
              </w:del>
            </w:ins>
          </w:p>
          <w:p w14:paraId="54397B96" w14:textId="2E5A3C44" w:rsidR="00874469" w:rsidDel="00E067A3" w:rsidRDefault="00874469">
            <w:pPr>
              <w:pStyle w:val="Appx"/>
              <w:rPr>
                <w:ins w:id="16194" w:author="aas" w:date="2013-10-14T02:06:00Z"/>
                <w:del w:id="16195" w:author="Anees Shaikh" w:date="2013-10-19T02:16:00Z"/>
              </w:rPr>
              <w:pPrChange w:id="16196" w:author="Anees Shaikh" w:date="2013-10-19T02:16:00Z">
                <w:pPr>
                  <w:pStyle w:val="XML1"/>
                </w:pPr>
              </w:pPrChange>
            </w:pPr>
            <w:ins w:id="16197" w:author="aas" w:date="2013-10-14T02:06:00Z">
              <w:del w:id="16198" w:author="Anees Shaikh" w:date="2013-10-19T02:16:00Z">
                <w:r w:rsidDel="00E067A3">
                  <w:delText xml:space="preserve">                              </w:delText>
                </w:r>
              </w:del>
            </w:ins>
          </w:p>
          <w:p w14:paraId="3C471DEE" w14:textId="56C6DB7D" w:rsidR="00874469" w:rsidDel="00E067A3" w:rsidRDefault="00874469">
            <w:pPr>
              <w:pStyle w:val="Appx"/>
              <w:rPr>
                <w:ins w:id="16199" w:author="aas" w:date="2013-10-14T02:06:00Z"/>
                <w:del w:id="16200" w:author="Anees Shaikh" w:date="2013-10-19T02:16:00Z"/>
              </w:rPr>
              <w:pPrChange w:id="16201" w:author="Anees Shaikh" w:date="2013-10-19T02:16:00Z">
                <w:pPr>
                  <w:pStyle w:val="XML1"/>
                </w:pPr>
              </w:pPrChange>
            </w:pPr>
            <w:ins w:id="16202" w:author="aas" w:date="2013-10-14T02:06:00Z">
              <w:del w:id="16203" w:author="Anees Shaikh" w:date="2013-10-19T02:16:00Z">
                <w:r w:rsidDel="00E067A3">
                  <w:delText xml:space="preserve">                                 If set to value 'false', the logical switch will connect to</w:delText>
                </w:r>
              </w:del>
            </w:ins>
          </w:p>
          <w:p w14:paraId="0F5417A5" w14:textId="25DF1BA2" w:rsidR="00874469" w:rsidDel="00E067A3" w:rsidRDefault="00874469">
            <w:pPr>
              <w:pStyle w:val="Appx"/>
              <w:rPr>
                <w:ins w:id="16204" w:author="aas" w:date="2013-10-14T02:06:00Z"/>
                <w:del w:id="16205" w:author="Anees Shaikh" w:date="2013-10-19T02:16:00Z"/>
              </w:rPr>
              <w:pPrChange w:id="16206" w:author="Anees Shaikh" w:date="2013-10-19T02:16:00Z">
                <w:pPr>
                  <w:pStyle w:val="XML1"/>
                </w:pPr>
              </w:pPrChange>
            </w:pPr>
            <w:ins w:id="16207" w:author="aas" w:date="2013-10-14T02:06:00Z">
              <w:del w:id="16208" w:author="Anees Shaikh" w:date="2013-10-19T02:16:00Z">
                <w:r w:rsidDel="00E067A3">
                  <w:delText xml:space="preserve">                                 a controller without checking any controller certificate.  </w:delText>
                </w:r>
              </w:del>
            </w:ins>
          </w:p>
          <w:p w14:paraId="281BC2CD" w14:textId="11E9B1B3" w:rsidR="00874469" w:rsidDel="00E067A3" w:rsidRDefault="00874469">
            <w:pPr>
              <w:pStyle w:val="Appx"/>
              <w:rPr>
                <w:ins w:id="16209" w:author="aas" w:date="2013-10-14T02:06:00Z"/>
                <w:del w:id="16210" w:author="Anees Shaikh" w:date="2013-10-19T02:16:00Z"/>
              </w:rPr>
              <w:pPrChange w:id="16211" w:author="Anees Shaikh" w:date="2013-10-19T02:16:00Z">
                <w:pPr>
                  <w:pStyle w:val="XML1"/>
                </w:pPr>
              </w:pPrChange>
            </w:pPr>
            <w:ins w:id="16212" w:author="aas" w:date="2013-10-14T02:06:00Z">
              <w:del w:id="16213" w:author="Anees Shaikh" w:date="2013-10-19T02:16:00Z">
                <w:r w:rsidDel="00E067A3">
                  <w:delText xml:space="preserve">                              </w:delText>
                </w:r>
              </w:del>
            </w:ins>
          </w:p>
          <w:p w14:paraId="4C0CEC3E" w14:textId="4D52E9AE" w:rsidR="00874469" w:rsidDel="00E067A3" w:rsidRDefault="00874469">
            <w:pPr>
              <w:pStyle w:val="Appx"/>
              <w:rPr>
                <w:ins w:id="16214" w:author="aas" w:date="2013-10-14T02:06:00Z"/>
                <w:del w:id="16215" w:author="Anees Shaikh" w:date="2013-10-19T02:16:00Z"/>
              </w:rPr>
              <w:pPrChange w:id="16216" w:author="Anees Shaikh" w:date="2013-10-19T02:16:00Z">
                <w:pPr>
                  <w:pStyle w:val="XML1"/>
                </w:pPr>
              </w:pPrChange>
            </w:pPr>
            <w:ins w:id="16217" w:author="aas" w:date="2013-10-14T02:06:00Z">
              <w:del w:id="16218" w:author="Anees Shaikh" w:date="2013-10-19T02:16:00Z">
                <w:r w:rsidDel="00E067A3">
                  <w:delText xml:space="preserve">                                 If set to value 'true', then the logical switch will</w:delText>
                </w:r>
              </w:del>
            </w:ins>
          </w:p>
          <w:p w14:paraId="26CFE216" w14:textId="00DBA742" w:rsidR="00874469" w:rsidDel="00E067A3" w:rsidRDefault="00874469">
            <w:pPr>
              <w:pStyle w:val="Appx"/>
              <w:rPr>
                <w:ins w:id="16219" w:author="aas" w:date="2013-10-14T02:06:00Z"/>
                <w:del w:id="16220" w:author="Anees Shaikh" w:date="2013-10-19T02:16:00Z"/>
              </w:rPr>
              <w:pPrChange w:id="16221" w:author="Anees Shaikh" w:date="2013-10-19T02:16:00Z">
                <w:pPr>
                  <w:pStyle w:val="XML1"/>
                </w:pPr>
              </w:pPrChange>
            </w:pPr>
            <w:ins w:id="16222" w:author="aas" w:date="2013-10-14T02:06:00Z">
              <w:del w:id="16223" w:author="Anees Shaikh" w:date="2013-10-19T02:16:00Z">
                <w:r w:rsidDel="00E067A3">
                  <w:delText xml:space="preserve">                                 connect to a controller with element &amp;lt;protocol&amp;gt; set to</w:delText>
                </w:r>
              </w:del>
            </w:ins>
          </w:p>
          <w:p w14:paraId="10213E7C" w14:textId="3D97E124" w:rsidR="00874469" w:rsidDel="00E067A3" w:rsidRDefault="00874469">
            <w:pPr>
              <w:pStyle w:val="Appx"/>
              <w:rPr>
                <w:ins w:id="16224" w:author="aas" w:date="2013-10-14T02:06:00Z"/>
                <w:del w:id="16225" w:author="Anees Shaikh" w:date="2013-10-19T02:16:00Z"/>
              </w:rPr>
              <w:pPrChange w:id="16226" w:author="Anees Shaikh" w:date="2013-10-19T02:16:00Z">
                <w:pPr>
                  <w:pStyle w:val="XML1"/>
                </w:pPr>
              </w:pPrChange>
            </w:pPr>
            <w:ins w:id="16227" w:author="aas" w:date="2013-10-14T02:06:00Z">
              <w:del w:id="16228" w:author="Anees Shaikh" w:date="2013-10-19T02:16:00Z">
                <w:r w:rsidDel="00E067A3">
                  <w:delText xml:space="preserve">                                 'TLS', only if the controller provides a certificate that</w:delText>
                </w:r>
              </w:del>
            </w:ins>
          </w:p>
          <w:p w14:paraId="6666E260" w14:textId="06A4F2BD" w:rsidR="00874469" w:rsidDel="00E067A3" w:rsidRDefault="00874469">
            <w:pPr>
              <w:pStyle w:val="Appx"/>
              <w:rPr>
                <w:ins w:id="16229" w:author="aas" w:date="2013-10-14T02:06:00Z"/>
                <w:del w:id="16230" w:author="Anees Shaikh" w:date="2013-10-19T02:16:00Z"/>
              </w:rPr>
              <w:pPrChange w:id="16231" w:author="Anees Shaikh" w:date="2013-10-19T02:16:00Z">
                <w:pPr>
                  <w:pStyle w:val="XML1"/>
                </w:pPr>
              </w:pPrChange>
            </w:pPr>
            <w:ins w:id="16232" w:author="aas" w:date="2013-10-14T02:06:00Z">
              <w:del w:id="16233" w:author="Anees Shaikh" w:date="2013-10-19T02:16:00Z">
                <w:r w:rsidDel="00E067A3">
                  <w:delText xml:space="preserve">                                 can be verified with one of the certificates stored in the</w:delText>
                </w:r>
              </w:del>
            </w:ins>
          </w:p>
          <w:p w14:paraId="14077A15" w14:textId="0100E9EC" w:rsidR="00874469" w:rsidDel="00E067A3" w:rsidRDefault="00874469">
            <w:pPr>
              <w:pStyle w:val="Appx"/>
              <w:rPr>
                <w:ins w:id="16234" w:author="aas" w:date="2013-10-14T02:06:00Z"/>
                <w:del w:id="16235" w:author="Anees Shaikh" w:date="2013-10-19T02:16:00Z"/>
              </w:rPr>
              <w:pPrChange w:id="16236" w:author="Anees Shaikh" w:date="2013-10-19T02:16:00Z">
                <w:pPr>
                  <w:pStyle w:val="XML1"/>
                </w:pPr>
              </w:pPrChange>
            </w:pPr>
            <w:ins w:id="16237" w:author="aas" w:date="2013-10-14T02:06:00Z">
              <w:del w:id="16238" w:author="Anees Shaikh" w:date="2013-10-19T02:16:00Z">
                <w:r w:rsidDel="00E067A3">
                  <w:delText xml:space="preserve">                                 list called external-certificates in the OpenFlow Capable</w:delText>
                </w:r>
              </w:del>
            </w:ins>
          </w:p>
          <w:p w14:paraId="7DE33F1B" w14:textId="1B1AAB20" w:rsidR="00874469" w:rsidDel="00E067A3" w:rsidRDefault="00874469">
            <w:pPr>
              <w:pStyle w:val="Appx"/>
              <w:rPr>
                <w:ins w:id="16239" w:author="aas" w:date="2013-10-14T02:06:00Z"/>
                <w:del w:id="16240" w:author="Anees Shaikh" w:date="2013-10-19T02:16:00Z"/>
              </w:rPr>
              <w:pPrChange w:id="16241" w:author="Anees Shaikh" w:date="2013-10-19T02:16:00Z">
                <w:pPr>
                  <w:pStyle w:val="XML1"/>
                </w:pPr>
              </w:pPrChange>
            </w:pPr>
            <w:ins w:id="16242" w:author="aas" w:date="2013-10-14T02:06:00Z">
              <w:del w:id="16243" w:author="Anees Shaikh" w:date="2013-10-19T02:16:00Z">
                <w:r w:rsidDel="00E067A3">
                  <w:delText xml:space="preserve">                                 Switch.  </w:delText>
                </w:r>
              </w:del>
            </w:ins>
          </w:p>
          <w:p w14:paraId="11F8F9F4" w14:textId="15E84EF5" w:rsidR="00874469" w:rsidDel="00E067A3" w:rsidRDefault="00874469">
            <w:pPr>
              <w:pStyle w:val="Appx"/>
              <w:rPr>
                <w:ins w:id="16244" w:author="aas" w:date="2013-10-14T02:06:00Z"/>
                <w:del w:id="16245" w:author="Anees Shaikh" w:date="2013-10-19T02:16:00Z"/>
              </w:rPr>
              <w:pPrChange w:id="16246" w:author="Anees Shaikh" w:date="2013-10-19T02:16:00Z">
                <w:pPr>
                  <w:pStyle w:val="XML1"/>
                </w:pPr>
              </w:pPrChange>
            </w:pPr>
            <w:ins w:id="16247" w:author="aas" w:date="2013-10-14T02:06:00Z">
              <w:del w:id="16248" w:author="Anees Shaikh" w:date="2013-10-19T02:16:00Z">
                <w:r w:rsidDel="00E067A3">
                  <w:delText xml:space="preserve">                              </w:delText>
                </w:r>
              </w:del>
            </w:ins>
          </w:p>
          <w:p w14:paraId="1799C4F5" w14:textId="0C29D8D6" w:rsidR="00874469" w:rsidDel="00E067A3" w:rsidRDefault="00874469">
            <w:pPr>
              <w:pStyle w:val="Appx"/>
              <w:rPr>
                <w:ins w:id="16249" w:author="aas" w:date="2013-10-14T02:06:00Z"/>
                <w:del w:id="16250" w:author="Anees Shaikh" w:date="2013-10-19T02:16:00Z"/>
              </w:rPr>
              <w:pPrChange w:id="16251" w:author="Anees Shaikh" w:date="2013-10-19T02:16:00Z">
                <w:pPr>
                  <w:pStyle w:val="XML1"/>
                </w:pPr>
              </w:pPrChange>
            </w:pPr>
            <w:ins w:id="16252" w:author="aas" w:date="2013-10-14T02:06:00Z">
              <w:del w:id="16253" w:author="Anees Shaikh" w:date="2013-10-19T02:16:00Z">
                <w:r w:rsidDel="00E067A3">
                  <w:delText xml:space="preserve">                                 If a certificate cannot be validated, the OpenFlow Logical </w:delText>
                </w:r>
              </w:del>
            </w:ins>
          </w:p>
          <w:p w14:paraId="0125B124" w14:textId="3C703653" w:rsidR="00874469" w:rsidDel="00E067A3" w:rsidRDefault="00874469">
            <w:pPr>
              <w:pStyle w:val="Appx"/>
              <w:rPr>
                <w:ins w:id="16254" w:author="aas" w:date="2013-10-14T02:06:00Z"/>
                <w:del w:id="16255" w:author="Anees Shaikh" w:date="2013-10-19T02:16:00Z"/>
              </w:rPr>
              <w:pPrChange w:id="16256" w:author="Anees Shaikh" w:date="2013-10-19T02:16:00Z">
                <w:pPr>
                  <w:pStyle w:val="XML1"/>
                </w:pPr>
              </w:pPrChange>
            </w:pPr>
            <w:ins w:id="16257" w:author="aas" w:date="2013-10-14T02:06:00Z">
              <w:del w:id="16258" w:author="Anees Shaikh" w:date="2013-10-19T02:16:00Z">
                <w:r w:rsidDel="00E067A3">
                  <w:delText xml:space="preserve">                                 Switch MUST terminate communication with the corresponding</w:delText>
                </w:r>
              </w:del>
            </w:ins>
          </w:p>
          <w:p w14:paraId="1E096628" w14:textId="4AA0E7E7" w:rsidR="00874469" w:rsidDel="00E067A3" w:rsidRDefault="00874469">
            <w:pPr>
              <w:pStyle w:val="Appx"/>
              <w:rPr>
                <w:ins w:id="16259" w:author="aas" w:date="2013-10-14T02:06:00Z"/>
                <w:del w:id="16260" w:author="Anees Shaikh" w:date="2013-10-19T02:16:00Z"/>
              </w:rPr>
              <w:pPrChange w:id="16261" w:author="Anees Shaikh" w:date="2013-10-19T02:16:00Z">
                <w:pPr>
                  <w:pStyle w:val="XML1"/>
                </w:pPr>
              </w:pPrChange>
            </w:pPr>
            <w:ins w:id="16262" w:author="aas" w:date="2013-10-14T02:06:00Z">
              <w:del w:id="16263" w:author="Anees Shaikh" w:date="2013-10-19T02:16:00Z">
                <w:r w:rsidDel="00E067A3">
                  <w:delText xml:space="preserve">                                 OpenFlow Controller, MUST NOT conduct any OpenFlow</w:delText>
                </w:r>
              </w:del>
            </w:ins>
          </w:p>
          <w:p w14:paraId="69A0C939" w14:textId="19ED5B0B" w:rsidR="00874469" w:rsidDel="00E067A3" w:rsidRDefault="00874469">
            <w:pPr>
              <w:pStyle w:val="Appx"/>
              <w:rPr>
                <w:ins w:id="16264" w:author="aas" w:date="2013-10-14T02:06:00Z"/>
                <w:del w:id="16265" w:author="Anees Shaikh" w:date="2013-10-19T02:16:00Z"/>
              </w:rPr>
              <w:pPrChange w:id="16266" w:author="Anees Shaikh" w:date="2013-10-19T02:16:00Z">
                <w:pPr>
                  <w:pStyle w:val="XML1"/>
                </w:pPr>
              </w:pPrChange>
            </w:pPr>
            <w:ins w:id="16267" w:author="aas" w:date="2013-10-14T02:06:00Z">
              <w:del w:id="16268" w:author="Anees Shaikh" w:date="2013-10-19T02:16:00Z">
                <w:r w:rsidDel="00E067A3">
                  <w:delText xml:space="preserve">                                 processing on requests of this OpenFlow controller, and </w:delText>
                </w:r>
              </w:del>
            </w:ins>
          </w:p>
          <w:p w14:paraId="585479FE" w14:textId="41CA6B78" w:rsidR="00874469" w:rsidDel="00E067A3" w:rsidRDefault="00874469">
            <w:pPr>
              <w:pStyle w:val="Appx"/>
              <w:rPr>
                <w:ins w:id="16269" w:author="aas" w:date="2013-10-14T02:06:00Z"/>
                <w:del w:id="16270" w:author="Anees Shaikh" w:date="2013-10-19T02:16:00Z"/>
              </w:rPr>
              <w:pPrChange w:id="16271" w:author="Anees Shaikh" w:date="2013-10-19T02:16:00Z">
                <w:pPr>
                  <w:pStyle w:val="XML1"/>
                </w:pPr>
              </w:pPrChange>
            </w:pPr>
            <w:ins w:id="16272" w:author="aas" w:date="2013-10-14T02:06:00Z">
              <w:del w:id="16273" w:author="Anees Shaikh" w:date="2013-10-19T02:16:00Z">
                <w:r w:rsidDel="00E067A3">
                  <w:delText xml:space="preserve">                                 SHOULD NOT further utilize any computational or network </w:delText>
                </w:r>
              </w:del>
            </w:ins>
          </w:p>
          <w:p w14:paraId="3BD8E52F" w14:textId="77297480" w:rsidR="00874469" w:rsidDel="00E067A3" w:rsidRDefault="00874469">
            <w:pPr>
              <w:pStyle w:val="Appx"/>
              <w:rPr>
                <w:ins w:id="16274" w:author="aas" w:date="2013-10-14T02:06:00Z"/>
                <w:del w:id="16275" w:author="Anees Shaikh" w:date="2013-10-19T02:16:00Z"/>
              </w:rPr>
              <w:pPrChange w:id="16276" w:author="Anees Shaikh" w:date="2013-10-19T02:16:00Z">
                <w:pPr>
                  <w:pStyle w:val="XML1"/>
                </w:pPr>
              </w:pPrChange>
            </w:pPr>
            <w:ins w:id="16277" w:author="aas" w:date="2013-10-14T02:06:00Z">
              <w:del w:id="16278" w:author="Anees Shaikh" w:date="2013-10-19T02:16:00Z">
                <w:r w:rsidDel="00E067A3">
                  <w:delText xml:space="preserve">                                 resources of for dealing with this connection.</w:delText>
                </w:r>
              </w:del>
            </w:ins>
          </w:p>
          <w:p w14:paraId="0ADD02BC" w14:textId="0C675614" w:rsidR="00874469" w:rsidDel="00E067A3" w:rsidRDefault="00874469">
            <w:pPr>
              <w:pStyle w:val="Appx"/>
              <w:rPr>
                <w:ins w:id="16279" w:author="aas" w:date="2013-10-14T02:06:00Z"/>
                <w:del w:id="16280" w:author="Anees Shaikh" w:date="2013-10-19T02:16:00Z"/>
              </w:rPr>
              <w:pPrChange w:id="16281" w:author="Anees Shaikh" w:date="2013-10-19T02:16:00Z">
                <w:pPr>
                  <w:pStyle w:val="XML1"/>
                </w:pPr>
              </w:pPrChange>
            </w:pPr>
            <w:ins w:id="16282" w:author="aas" w:date="2013-10-14T02:06:00Z">
              <w:del w:id="16283" w:author="Anees Shaikh" w:date="2013-10-19T02:16:00Z">
                <w:r w:rsidDel="00E067A3">
                  <w:delText xml:space="preserve">                              </w:delText>
                </w:r>
              </w:del>
            </w:ins>
          </w:p>
          <w:p w14:paraId="5BBEA4C9" w14:textId="735DEF3D" w:rsidR="00874469" w:rsidDel="00E067A3" w:rsidRDefault="00874469">
            <w:pPr>
              <w:pStyle w:val="Appx"/>
              <w:rPr>
                <w:ins w:id="16284" w:author="aas" w:date="2013-10-14T02:06:00Z"/>
                <w:del w:id="16285" w:author="Anees Shaikh" w:date="2013-10-19T02:16:00Z"/>
              </w:rPr>
              <w:pPrChange w:id="16286" w:author="Anees Shaikh" w:date="2013-10-19T02:16:00Z">
                <w:pPr>
                  <w:pStyle w:val="XML1"/>
                </w:pPr>
              </w:pPrChange>
            </w:pPr>
            <w:ins w:id="16287" w:author="aas" w:date="2013-10-14T02:06:00Z">
              <w:del w:id="16288" w:author="Anees Shaikh" w:date="2013-10-19T02:16:00Z">
                <w:r w:rsidDel="00E067A3">
                  <w:delText xml:space="preserve">                                 If set to value 'true', the OpenFlow Logical Switch MUST</w:delText>
                </w:r>
              </w:del>
            </w:ins>
          </w:p>
          <w:p w14:paraId="3BC49F97" w14:textId="75AFFD47" w:rsidR="00874469" w:rsidDel="00E067A3" w:rsidRDefault="00874469">
            <w:pPr>
              <w:pStyle w:val="Appx"/>
              <w:rPr>
                <w:ins w:id="16289" w:author="aas" w:date="2013-10-14T02:06:00Z"/>
                <w:del w:id="16290" w:author="Anees Shaikh" w:date="2013-10-19T02:16:00Z"/>
              </w:rPr>
              <w:pPrChange w:id="16291" w:author="Anees Shaikh" w:date="2013-10-19T02:16:00Z">
                <w:pPr>
                  <w:pStyle w:val="XML1"/>
                </w:pPr>
              </w:pPrChange>
            </w:pPr>
            <w:ins w:id="16292" w:author="aas" w:date="2013-10-14T02:06:00Z">
              <w:del w:id="16293" w:author="Anees Shaikh" w:date="2013-10-19T02:16:00Z">
                <w:r w:rsidDel="00E067A3">
                  <w:delText xml:space="preserve">                                 NOT connect to any OpenFlow Controller that does not</w:delText>
                </w:r>
              </w:del>
            </w:ins>
          </w:p>
          <w:p w14:paraId="012B4544" w14:textId="0DC0DB13" w:rsidR="00874469" w:rsidDel="00E067A3" w:rsidRDefault="00874469">
            <w:pPr>
              <w:pStyle w:val="Appx"/>
              <w:rPr>
                <w:ins w:id="16294" w:author="aas" w:date="2013-10-14T02:06:00Z"/>
                <w:del w:id="16295" w:author="Anees Shaikh" w:date="2013-10-19T02:16:00Z"/>
              </w:rPr>
              <w:pPrChange w:id="16296" w:author="Anees Shaikh" w:date="2013-10-19T02:16:00Z">
                <w:pPr>
                  <w:pStyle w:val="XML1"/>
                </w:pPr>
              </w:pPrChange>
            </w:pPr>
            <w:ins w:id="16297" w:author="aas" w:date="2013-10-14T02:06:00Z">
              <w:del w:id="16298" w:author="Anees Shaikh" w:date="2013-10-19T02:16:00Z">
                <w:r w:rsidDel="00E067A3">
                  <w:delText xml:space="preserve">                                 provide a certificate. This implies that it cannot connect</w:delText>
                </w:r>
              </w:del>
            </w:ins>
          </w:p>
          <w:p w14:paraId="740CFA45" w14:textId="3AA12C2A" w:rsidR="00874469" w:rsidDel="00E067A3" w:rsidRDefault="00874469">
            <w:pPr>
              <w:pStyle w:val="Appx"/>
              <w:rPr>
                <w:ins w:id="16299" w:author="aas" w:date="2013-10-14T02:06:00Z"/>
                <w:del w:id="16300" w:author="Anees Shaikh" w:date="2013-10-19T02:16:00Z"/>
              </w:rPr>
              <w:pPrChange w:id="16301" w:author="Anees Shaikh" w:date="2013-10-19T02:16:00Z">
                <w:pPr>
                  <w:pStyle w:val="XML1"/>
                </w:pPr>
              </w:pPrChange>
            </w:pPr>
            <w:ins w:id="16302" w:author="aas" w:date="2013-10-14T02:06:00Z">
              <w:del w:id="16303" w:author="Anees Shaikh" w:date="2013-10-19T02:16:00Z">
                <w:r w:rsidDel="00E067A3">
                  <w:delText xml:space="preserve">                                 to an OpenFlow controller that has the value of element</w:delText>
                </w:r>
              </w:del>
            </w:ins>
          </w:p>
          <w:p w14:paraId="30EA2E97" w14:textId="1F85508B" w:rsidR="00874469" w:rsidDel="00E067A3" w:rsidRDefault="00874469">
            <w:pPr>
              <w:pStyle w:val="Appx"/>
              <w:rPr>
                <w:ins w:id="16304" w:author="aas" w:date="2013-10-14T02:06:00Z"/>
                <w:del w:id="16305" w:author="Anees Shaikh" w:date="2013-10-19T02:16:00Z"/>
              </w:rPr>
              <w:pPrChange w:id="16306" w:author="Anees Shaikh" w:date="2013-10-19T02:16:00Z">
                <w:pPr>
                  <w:pStyle w:val="XML1"/>
                </w:pPr>
              </w:pPrChange>
            </w:pPr>
            <w:ins w:id="16307" w:author="aas" w:date="2013-10-14T02:06:00Z">
              <w:del w:id="16308" w:author="Anees Shaikh" w:date="2013-10-19T02:16:00Z">
                <w:r w:rsidDel="00E067A3">
                  <w:delText xml:space="preserve">                                 protocol set to 'TCP'. Only connections with protocol 'TLS'</w:delText>
                </w:r>
              </w:del>
            </w:ins>
          </w:p>
          <w:p w14:paraId="230A3019" w14:textId="586FB9EA" w:rsidR="00874469" w:rsidDel="00E067A3" w:rsidRDefault="00874469">
            <w:pPr>
              <w:pStyle w:val="Appx"/>
              <w:rPr>
                <w:ins w:id="16309" w:author="aas" w:date="2013-10-14T02:06:00Z"/>
                <w:del w:id="16310" w:author="Anees Shaikh" w:date="2013-10-19T02:16:00Z"/>
              </w:rPr>
              <w:pPrChange w:id="16311" w:author="Anees Shaikh" w:date="2013-10-19T02:16:00Z">
                <w:pPr>
                  <w:pStyle w:val="XML1"/>
                </w:pPr>
              </w:pPrChange>
            </w:pPr>
            <w:ins w:id="16312" w:author="aas" w:date="2013-10-14T02:06:00Z">
              <w:del w:id="16313" w:author="Anees Shaikh" w:date="2013-10-19T02:16:00Z">
                <w:r w:rsidDel="00E067A3">
                  <w:delText xml:space="preserve">                                 are possible in this case.</w:delText>
                </w:r>
              </w:del>
            </w:ins>
          </w:p>
          <w:p w14:paraId="58E3EF5F" w14:textId="513C228B" w:rsidR="00874469" w:rsidDel="00E067A3" w:rsidRDefault="00874469">
            <w:pPr>
              <w:pStyle w:val="Appx"/>
              <w:rPr>
                <w:ins w:id="16314" w:author="aas" w:date="2013-10-14T02:06:00Z"/>
                <w:del w:id="16315" w:author="Anees Shaikh" w:date="2013-10-19T02:16:00Z"/>
              </w:rPr>
              <w:pPrChange w:id="16316" w:author="Anees Shaikh" w:date="2013-10-19T02:16:00Z">
                <w:pPr>
                  <w:pStyle w:val="XML1"/>
                </w:pPr>
              </w:pPrChange>
            </w:pPr>
            <w:ins w:id="16317" w:author="aas" w:date="2013-10-14T02:06:00Z">
              <w:del w:id="16318" w:author="Anees Shaikh" w:date="2013-10-19T02:16:00Z">
                <w:r w:rsidDel="00E067A3">
                  <w:delText xml:space="preserve">                        &lt;/xs:documentation&gt;</w:delText>
                </w:r>
              </w:del>
            </w:ins>
          </w:p>
          <w:p w14:paraId="3B62E382" w14:textId="0B0614DA" w:rsidR="00874469" w:rsidDel="00E067A3" w:rsidRDefault="00874469">
            <w:pPr>
              <w:pStyle w:val="Appx"/>
              <w:rPr>
                <w:ins w:id="16319" w:author="aas" w:date="2013-10-14T02:06:00Z"/>
                <w:del w:id="16320" w:author="Anees Shaikh" w:date="2013-10-19T02:16:00Z"/>
              </w:rPr>
              <w:pPrChange w:id="16321" w:author="Anees Shaikh" w:date="2013-10-19T02:16:00Z">
                <w:pPr>
                  <w:pStyle w:val="XML1"/>
                </w:pPr>
              </w:pPrChange>
            </w:pPr>
            <w:ins w:id="16322" w:author="aas" w:date="2013-10-14T02:06:00Z">
              <w:del w:id="16323" w:author="Anees Shaikh" w:date="2013-10-19T02:16:00Z">
                <w:r w:rsidDel="00E067A3">
                  <w:delText xml:space="preserve">                      &lt;/xs:annotation&gt;</w:delText>
                </w:r>
              </w:del>
            </w:ins>
          </w:p>
          <w:p w14:paraId="5BBEBD74" w14:textId="035AA752" w:rsidR="00874469" w:rsidDel="00E067A3" w:rsidRDefault="00874469">
            <w:pPr>
              <w:pStyle w:val="Appx"/>
              <w:rPr>
                <w:ins w:id="16324" w:author="aas" w:date="2013-10-14T02:06:00Z"/>
                <w:del w:id="16325" w:author="Anees Shaikh" w:date="2013-10-19T02:16:00Z"/>
              </w:rPr>
              <w:pPrChange w:id="16326" w:author="Anees Shaikh" w:date="2013-10-19T02:16:00Z">
                <w:pPr>
                  <w:pStyle w:val="XML1"/>
                </w:pPr>
              </w:pPrChange>
            </w:pPr>
            <w:ins w:id="16327" w:author="aas" w:date="2013-10-14T02:06:00Z">
              <w:del w:id="16328" w:author="Anees Shaikh" w:date="2013-10-19T02:16:00Z">
                <w:r w:rsidDel="00E067A3">
                  <w:delText xml:space="preserve">                    &lt;/xs:element&gt;</w:delText>
                </w:r>
              </w:del>
            </w:ins>
          </w:p>
          <w:p w14:paraId="3F76F311" w14:textId="5178E724" w:rsidR="00874469" w:rsidDel="00E067A3" w:rsidRDefault="00874469">
            <w:pPr>
              <w:pStyle w:val="Appx"/>
              <w:rPr>
                <w:ins w:id="16329" w:author="aas" w:date="2013-10-14T02:06:00Z"/>
                <w:del w:id="16330" w:author="Anees Shaikh" w:date="2013-10-19T02:16:00Z"/>
              </w:rPr>
              <w:pPrChange w:id="16331" w:author="Anees Shaikh" w:date="2013-10-19T02:16:00Z">
                <w:pPr>
                  <w:pStyle w:val="XML1"/>
                </w:pPr>
              </w:pPrChange>
            </w:pPr>
            <w:ins w:id="16332" w:author="aas" w:date="2013-10-14T02:06:00Z">
              <w:del w:id="16333" w:author="Anees Shaikh" w:date="2013-10-19T02:16:00Z">
                <w:r w:rsidDel="00E067A3">
                  <w:delText xml:space="preserve">                    &lt;xs:element name="lost-connection-behavior" minOccurs="0"&gt;</w:delText>
                </w:r>
              </w:del>
            </w:ins>
          </w:p>
          <w:p w14:paraId="5157AA8B" w14:textId="26483588" w:rsidR="00874469" w:rsidDel="00E067A3" w:rsidRDefault="00874469">
            <w:pPr>
              <w:pStyle w:val="Appx"/>
              <w:rPr>
                <w:ins w:id="16334" w:author="aas" w:date="2013-10-14T02:06:00Z"/>
                <w:del w:id="16335" w:author="Anees Shaikh" w:date="2013-10-19T02:16:00Z"/>
              </w:rPr>
              <w:pPrChange w:id="16336" w:author="Anees Shaikh" w:date="2013-10-19T02:16:00Z">
                <w:pPr>
                  <w:pStyle w:val="XML1"/>
                </w:pPr>
              </w:pPrChange>
            </w:pPr>
            <w:ins w:id="16337" w:author="aas" w:date="2013-10-14T02:06:00Z">
              <w:del w:id="16338" w:author="Anees Shaikh" w:date="2013-10-19T02:16:00Z">
                <w:r w:rsidDel="00E067A3">
                  <w:delText xml:space="preserve">                      &lt;xs:annotation&gt;</w:delText>
                </w:r>
              </w:del>
            </w:ins>
          </w:p>
          <w:p w14:paraId="2B366865" w14:textId="3B3A79FF" w:rsidR="00874469" w:rsidDel="00E067A3" w:rsidRDefault="00874469">
            <w:pPr>
              <w:pStyle w:val="Appx"/>
              <w:rPr>
                <w:ins w:id="16339" w:author="aas" w:date="2013-10-14T02:06:00Z"/>
                <w:del w:id="16340" w:author="Anees Shaikh" w:date="2013-10-19T02:16:00Z"/>
              </w:rPr>
              <w:pPrChange w:id="16341" w:author="Anees Shaikh" w:date="2013-10-19T02:16:00Z">
                <w:pPr>
                  <w:pStyle w:val="XML1"/>
                </w:pPr>
              </w:pPrChange>
            </w:pPr>
            <w:ins w:id="16342" w:author="aas" w:date="2013-10-14T02:06:00Z">
              <w:del w:id="16343" w:author="Anees Shaikh" w:date="2013-10-19T02:16:00Z">
                <w:r w:rsidDel="00E067A3">
                  <w:delText xml:space="preserve">                        &lt;xs:documentation&gt;</w:delText>
                </w:r>
              </w:del>
            </w:ins>
          </w:p>
          <w:p w14:paraId="614FB29F" w14:textId="4D671270" w:rsidR="00874469" w:rsidDel="00E067A3" w:rsidRDefault="00874469">
            <w:pPr>
              <w:pStyle w:val="Appx"/>
              <w:rPr>
                <w:ins w:id="16344" w:author="aas" w:date="2013-10-14T02:06:00Z"/>
                <w:del w:id="16345" w:author="Anees Shaikh" w:date="2013-10-19T02:16:00Z"/>
              </w:rPr>
              <w:pPrChange w:id="16346" w:author="Anees Shaikh" w:date="2013-10-19T02:16:00Z">
                <w:pPr>
                  <w:pStyle w:val="XML1"/>
                </w:pPr>
              </w:pPrChange>
            </w:pPr>
            <w:ins w:id="16347" w:author="aas" w:date="2013-10-14T02:06:00Z">
              <w:del w:id="16348" w:author="Anees Shaikh" w:date="2013-10-19T02:16:00Z">
                <w:r w:rsidDel="00E067A3">
                  <w:delText xml:space="preserve">                          This element indicates the the behavior of the </w:delText>
                </w:r>
              </w:del>
            </w:ins>
          </w:p>
          <w:p w14:paraId="498465FD" w14:textId="285E7AC0" w:rsidR="00874469" w:rsidDel="00E067A3" w:rsidRDefault="00874469">
            <w:pPr>
              <w:pStyle w:val="Appx"/>
              <w:rPr>
                <w:ins w:id="16349" w:author="aas" w:date="2013-10-14T02:06:00Z"/>
                <w:del w:id="16350" w:author="Anees Shaikh" w:date="2013-10-19T02:16:00Z"/>
              </w:rPr>
              <w:pPrChange w:id="16351" w:author="Anees Shaikh" w:date="2013-10-19T02:16:00Z">
                <w:pPr>
                  <w:pStyle w:val="XML1"/>
                </w:pPr>
              </w:pPrChange>
            </w:pPr>
            <w:ins w:id="16352" w:author="aas" w:date="2013-10-14T02:06:00Z">
              <w:del w:id="16353" w:author="Anees Shaikh" w:date="2013-10-19T02:16:00Z">
                <w:r w:rsidDel="00E067A3">
                  <w:delText xml:space="preserve">                                 OpenFlow Logical Switch in case it loses contact with all </w:delText>
                </w:r>
              </w:del>
            </w:ins>
          </w:p>
          <w:p w14:paraId="774967C9" w14:textId="4B97DA10" w:rsidR="00874469" w:rsidDel="00E067A3" w:rsidRDefault="00874469">
            <w:pPr>
              <w:pStyle w:val="Appx"/>
              <w:rPr>
                <w:ins w:id="16354" w:author="aas" w:date="2013-10-14T02:06:00Z"/>
                <w:del w:id="16355" w:author="Anees Shaikh" w:date="2013-10-19T02:16:00Z"/>
              </w:rPr>
              <w:pPrChange w:id="16356" w:author="Anees Shaikh" w:date="2013-10-19T02:16:00Z">
                <w:pPr>
                  <w:pStyle w:val="XML1"/>
                </w:pPr>
              </w:pPrChange>
            </w:pPr>
            <w:ins w:id="16357" w:author="aas" w:date="2013-10-14T02:06:00Z">
              <w:del w:id="16358" w:author="Anees Shaikh" w:date="2013-10-19T02:16:00Z">
                <w:r w:rsidDel="00E067A3">
                  <w:delText xml:space="preserve">                                 OpenFlow Controllers.  There are two alternative modes in</w:delText>
                </w:r>
              </w:del>
            </w:ins>
          </w:p>
          <w:p w14:paraId="561F71CB" w14:textId="1B956823" w:rsidR="00874469" w:rsidDel="00E067A3" w:rsidRDefault="00874469">
            <w:pPr>
              <w:pStyle w:val="Appx"/>
              <w:rPr>
                <w:ins w:id="16359" w:author="aas" w:date="2013-10-14T02:06:00Z"/>
                <w:del w:id="16360" w:author="Anees Shaikh" w:date="2013-10-19T02:16:00Z"/>
              </w:rPr>
              <w:pPrChange w:id="16361" w:author="Anees Shaikh" w:date="2013-10-19T02:16:00Z">
                <w:pPr>
                  <w:pStyle w:val="XML1"/>
                </w:pPr>
              </w:pPrChange>
            </w:pPr>
            <w:ins w:id="16362" w:author="aas" w:date="2013-10-14T02:06:00Z">
              <w:del w:id="16363" w:author="Anees Shaikh" w:date="2013-10-19T02:16:00Z">
                <w:r w:rsidDel="00E067A3">
                  <w:delText xml:space="preserve">                                 such a case: fails secure mode and fail standalone mode as</w:delText>
                </w:r>
              </w:del>
            </w:ins>
          </w:p>
          <w:p w14:paraId="0F5D689E" w14:textId="2CBD8BE2" w:rsidR="00874469" w:rsidDel="00E067A3" w:rsidRDefault="00874469">
            <w:pPr>
              <w:pStyle w:val="Appx"/>
              <w:rPr>
                <w:ins w:id="16364" w:author="aas" w:date="2013-10-14T02:06:00Z"/>
                <w:del w:id="16365" w:author="Anees Shaikh" w:date="2013-10-19T02:16:00Z"/>
              </w:rPr>
              <w:pPrChange w:id="16366" w:author="Anees Shaikh" w:date="2013-10-19T02:16:00Z">
                <w:pPr>
                  <w:pStyle w:val="XML1"/>
                </w:pPr>
              </w:pPrChange>
            </w:pPr>
            <w:ins w:id="16367" w:author="aas" w:date="2013-10-14T02:06:00Z">
              <w:del w:id="16368" w:author="Anees Shaikh" w:date="2013-10-19T02:16:00Z">
                <w:r w:rsidDel="00E067A3">
                  <w:delText xml:space="preserve">                                 defined by the OpenFlow protocol specification version 1.2,</w:delText>
                </w:r>
              </w:del>
            </w:ins>
          </w:p>
          <w:p w14:paraId="0D833025" w14:textId="7EAC221B" w:rsidR="00874469" w:rsidDel="00E067A3" w:rsidRDefault="00874469">
            <w:pPr>
              <w:pStyle w:val="Appx"/>
              <w:rPr>
                <w:ins w:id="16369" w:author="aas" w:date="2013-10-14T02:06:00Z"/>
                <w:del w:id="16370" w:author="Anees Shaikh" w:date="2013-10-19T02:16:00Z"/>
              </w:rPr>
              <w:pPrChange w:id="16371" w:author="Anees Shaikh" w:date="2013-10-19T02:16:00Z">
                <w:pPr>
                  <w:pStyle w:val="XML1"/>
                </w:pPr>
              </w:pPrChange>
            </w:pPr>
            <w:ins w:id="16372" w:author="aas" w:date="2013-10-14T02:06:00Z">
              <w:del w:id="16373" w:author="Anees Shaikh" w:date="2013-10-19T02:16:00Z">
                <w:r w:rsidDel="00E067A3">
                  <w:delText xml:space="preserve">                                 section 6.4.  These are the only allowed values for this</w:delText>
                </w:r>
              </w:del>
            </w:ins>
          </w:p>
          <w:p w14:paraId="7CDABE80" w14:textId="2CA5712D" w:rsidR="00874469" w:rsidDel="00E067A3" w:rsidRDefault="00874469">
            <w:pPr>
              <w:pStyle w:val="Appx"/>
              <w:rPr>
                <w:ins w:id="16374" w:author="aas" w:date="2013-10-14T02:06:00Z"/>
                <w:del w:id="16375" w:author="Anees Shaikh" w:date="2013-10-19T02:16:00Z"/>
              </w:rPr>
              <w:pPrChange w:id="16376" w:author="Anees Shaikh" w:date="2013-10-19T02:16:00Z">
                <w:pPr>
                  <w:pStyle w:val="XML1"/>
                </w:pPr>
              </w:pPrChange>
            </w:pPr>
            <w:ins w:id="16377" w:author="aas" w:date="2013-10-14T02:06:00Z">
              <w:del w:id="16378" w:author="Anees Shaikh" w:date="2013-10-19T02:16:00Z">
                <w:r w:rsidDel="00E067A3">
                  <w:delText xml:space="preserve">                                 element. Default is the fail secure mode.</w:delText>
                </w:r>
              </w:del>
            </w:ins>
          </w:p>
          <w:p w14:paraId="6ECB2424" w14:textId="61F39F7E" w:rsidR="00874469" w:rsidDel="00E067A3" w:rsidRDefault="00874469">
            <w:pPr>
              <w:pStyle w:val="Appx"/>
              <w:rPr>
                <w:ins w:id="16379" w:author="aas" w:date="2013-10-14T02:06:00Z"/>
                <w:del w:id="16380" w:author="Anees Shaikh" w:date="2013-10-19T02:16:00Z"/>
              </w:rPr>
              <w:pPrChange w:id="16381" w:author="Anees Shaikh" w:date="2013-10-19T02:16:00Z">
                <w:pPr>
                  <w:pStyle w:val="XML1"/>
                </w:pPr>
              </w:pPrChange>
            </w:pPr>
            <w:ins w:id="16382" w:author="aas" w:date="2013-10-14T02:06:00Z">
              <w:del w:id="16383" w:author="Anees Shaikh" w:date="2013-10-19T02:16:00Z">
                <w:r w:rsidDel="00E067A3">
                  <w:delText xml:space="preserve">                        &lt;/xs:documentation&gt;</w:delText>
                </w:r>
              </w:del>
            </w:ins>
          </w:p>
          <w:p w14:paraId="02366BCC" w14:textId="10FE3FE0" w:rsidR="00874469" w:rsidDel="00E067A3" w:rsidRDefault="00874469">
            <w:pPr>
              <w:pStyle w:val="Appx"/>
              <w:rPr>
                <w:ins w:id="16384" w:author="aas" w:date="2013-10-14T02:06:00Z"/>
                <w:del w:id="16385" w:author="Anees Shaikh" w:date="2013-10-19T02:16:00Z"/>
              </w:rPr>
              <w:pPrChange w:id="16386" w:author="Anees Shaikh" w:date="2013-10-19T02:16:00Z">
                <w:pPr>
                  <w:pStyle w:val="XML1"/>
                </w:pPr>
              </w:pPrChange>
            </w:pPr>
            <w:ins w:id="16387" w:author="aas" w:date="2013-10-14T02:06:00Z">
              <w:del w:id="16388" w:author="Anees Shaikh" w:date="2013-10-19T02:16:00Z">
                <w:r w:rsidDel="00E067A3">
                  <w:delText xml:space="preserve">                      &lt;/xs:annotation&gt;</w:delText>
                </w:r>
              </w:del>
            </w:ins>
          </w:p>
          <w:p w14:paraId="7CD2282E" w14:textId="04E52622" w:rsidR="00874469" w:rsidDel="00E067A3" w:rsidRDefault="00874469">
            <w:pPr>
              <w:pStyle w:val="Appx"/>
              <w:rPr>
                <w:ins w:id="16389" w:author="aas" w:date="2013-10-14T02:06:00Z"/>
                <w:del w:id="16390" w:author="Anees Shaikh" w:date="2013-10-19T02:16:00Z"/>
              </w:rPr>
              <w:pPrChange w:id="16391" w:author="Anees Shaikh" w:date="2013-10-19T02:16:00Z">
                <w:pPr>
                  <w:pStyle w:val="XML1"/>
                </w:pPr>
              </w:pPrChange>
            </w:pPr>
            <w:ins w:id="16392" w:author="aas" w:date="2013-10-14T02:06:00Z">
              <w:del w:id="16393" w:author="Anees Shaikh" w:date="2013-10-19T02:16:00Z">
                <w:r w:rsidDel="00E067A3">
                  <w:delText xml:space="preserve">                      &lt;xs:simpleType&gt;</w:delText>
                </w:r>
              </w:del>
            </w:ins>
          </w:p>
          <w:p w14:paraId="255C59F6" w14:textId="65F48AD7" w:rsidR="00874469" w:rsidDel="00E067A3" w:rsidRDefault="00874469">
            <w:pPr>
              <w:pStyle w:val="Appx"/>
              <w:rPr>
                <w:ins w:id="16394" w:author="aas" w:date="2013-10-14T02:06:00Z"/>
                <w:del w:id="16395" w:author="Anees Shaikh" w:date="2013-10-19T02:16:00Z"/>
              </w:rPr>
              <w:pPrChange w:id="16396" w:author="Anees Shaikh" w:date="2013-10-19T02:16:00Z">
                <w:pPr>
                  <w:pStyle w:val="XML1"/>
                </w:pPr>
              </w:pPrChange>
            </w:pPr>
            <w:ins w:id="16397" w:author="aas" w:date="2013-10-14T02:06:00Z">
              <w:del w:id="16398" w:author="Anees Shaikh" w:date="2013-10-19T02:16:00Z">
                <w:r w:rsidDel="00E067A3">
                  <w:delText xml:space="preserve">                        &lt;xs:restriction base="xs:string"&gt;</w:delText>
                </w:r>
              </w:del>
            </w:ins>
          </w:p>
          <w:p w14:paraId="62F3F67A" w14:textId="717F458D" w:rsidR="00874469" w:rsidDel="00E067A3" w:rsidRDefault="00874469">
            <w:pPr>
              <w:pStyle w:val="Appx"/>
              <w:rPr>
                <w:ins w:id="16399" w:author="aas" w:date="2013-10-14T02:06:00Z"/>
                <w:del w:id="16400" w:author="Anees Shaikh" w:date="2013-10-19T02:16:00Z"/>
              </w:rPr>
              <w:pPrChange w:id="16401" w:author="Anees Shaikh" w:date="2013-10-19T02:16:00Z">
                <w:pPr>
                  <w:pStyle w:val="XML1"/>
                </w:pPr>
              </w:pPrChange>
            </w:pPr>
            <w:ins w:id="16402" w:author="aas" w:date="2013-10-14T02:06:00Z">
              <w:del w:id="16403" w:author="Anees Shaikh" w:date="2013-10-19T02:16:00Z">
                <w:r w:rsidDel="00E067A3">
                  <w:delText xml:space="preserve">                          &lt;xs:enumeration value="failSecureMode"/&gt;</w:delText>
                </w:r>
              </w:del>
            </w:ins>
          </w:p>
          <w:p w14:paraId="4443846E" w14:textId="3A9C1E32" w:rsidR="00874469" w:rsidDel="00E067A3" w:rsidRDefault="00874469">
            <w:pPr>
              <w:pStyle w:val="Appx"/>
              <w:rPr>
                <w:ins w:id="16404" w:author="aas" w:date="2013-10-14T02:06:00Z"/>
                <w:del w:id="16405" w:author="Anees Shaikh" w:date="2013-10-19T02:16:00Z"/>
              </w:rPr>
              <w:pPrChange w:id="16406" w:author="Anees Shaikh" w:date="2013-10-19T02:16:00Z">
                <w:pPr>
                  <w:pStyle w:val="XML1"/>
                </w:pPr>
              </w:pPrChange>
            </w:pPr>
            <w:ins w:id="16407" w:author="aas" w:date="2013-10-14T02:06:00Z">
              <w:del w:id="16408" w:author="Anees Shaikh" w:date="2013-10-19T02:16:00Z">
                <w:r w:rsidDel="00E067A3">
                  <w:delText xml:space="preserve">                          &lt;xs:enumeration value="failStandaloneMode"/&gt;</w:delText>
                </w:r>
              </w:del>
            </w:ins>
          </w:p>
          <w:p w14:paraId="6D3C4F31" w14:textId="1DC4CEDA" w:rsidR="00874469" w:rsidDel="00E067A3" w:rsidRDefault="00874469">
            <w:pPr>
              <w:pStyle w:val="Appx"/>
              <w:rPr>
                <w:ins w:id="16409" w:author="aas" w:date="2013-10-14T02:06:00Z"/>
                <w:del w:id="16410" w:author="Anees Shaikh" w:date="2013-10-19T02:16:00Z"/>
              </w:rPr>
              <w:pPrChange w:id="16411" w:author="Anees Shaikh" w:date="2013-10-19T02:16:00Z">
                <w:pPr>
                  <w:pStyle w:val="XML1"/>
                </w:pPr>
              </w:pPrChange>
            </w:pPr>
            <w:ins w:id="16412" w:author="aas" w:date="2013-10-14T02:06:00Z">
              <w:del w:id="16413" w:author="Anees Shaikh" w:date="2013-10-19T02:16:00Z">
                <w:r w:rsidDel="00E067A3">
                  <w:delText xml:space="preserve">                        &lt;/xs:restriction&gt;</w:delText>
                </w:r>
              </w:del>
            </w:ins>
          </w:p>
          <w:p w14:paraId="3DB705D5" w14:textId="224032E0" w:rsidR="00874469" w:rsidDel="00E067A3" w:rsidRDefault="00874469">
            <w:pPr>
              <w:pStyle w:val="Appx"/>
              <w:rPr>
                <w:ins w:id="16414" w:author="aas" w:date="2013-10-14T02:06:00Z"/>
                <w:del w:id="16415" w:author="Anees Shaikh" w:date="2013-10-19T02:16:00Z"/>
              </w:rPr>
              <w:pPrChange w:id="16416" w:author="Anees Shaikh" w:date="2013-10-19T02:16:00Z">
                <w:pPr>
                  <w:pStyle w:val="XML1"/>
                </w:pPr>
              </w:pPrChange>
            </w:pPr>
            <w:ins w:id="16417" w:author="aas" w:date="2013-10-14T02:06:00Z">
              <w:del w:id="16418" w:author="Anees Shaikh" w:date="2013-10-19T02:16:00Z">
                <w:r w:rsidDel="00E067A3">
                  <w:delText xml:space="preserve">                      &lt;/xs:simpleType&gt;</w:delText>
                </w:r>
              </w:del>
            </w:ins>
          </w:p>
          <w:p w14:paraId="3167A01C" w14:textId="13EC7F43" w:rsidR="00874469" w:rsidDel="00E067A3" w:rsidRDefault="00874469">
            <w:pPr>
              <w:pStyle w:val="Appx"/>
              <w:rPr>
                <w:ins w:id="16419" w:author="aas" w:date="2013-10-14T02:06:00Z"/>
                <w:del w:id="16420" w:author="Anees Shaikh" w:date="2013-10-19T02:16:00Z"/>
              </w:rPr>
              <w:pPrChange w:id="16421" w:author="Anees Shaikh" w:date="2013-10-19T02:16:00Z">
                <w:pPr>
                  <w:pStyle w:val="XML1"/>
                </w:pPr>
              </w:pPrChange>
            </w:pPr>
            <w:ins w:id="16422" w:author="aas" w:date="2013-10-14T02:06:00Z">
              <w:del w:id="16423" w:author="Anees Shaikh" w:date="2013-10-19T02:16:00Z">
                <w:r w:rsidDel="00E067A3">
                  <w:delText xml:space="preserve">                    &lt;/xs:element&gt;</w:delText>
                </w:r>
              </w:del>
            </w:ins>
          </w:p>
          <w:p w14:paraId="6F7622F1" w14:textId="72DAF68B" w:rsidR="00874469" w:rsidDel="00E067A3" w:rsidRDefault="00874469">
            <w:pPr>
              <w:pStyle w:val="Appx"/>
              <w:rPr>
                <w:ins w:id="16424" w:author="aas" w:date="2013-10-14T02:06:00Z"/>
                <w:del w:id="16425" w:author="Anees Shaikh" w:date="2013-10-19T02:16:00Z"/>
              </w:rPr>
              <w:pPrChange w:id="16426" w:author="Anees Shaikh" w:date="2013-10-19T02:16:00Z">
                <w:pPr>
                  <w:pStyle w:val="XML1"/>
                </w:pPr>
              </w:pPrChange>
            </w:pPr>
            <w:ins w:id="16427" w:author="aas" w:date="2013-10-14T02:06:00Z">
              <w:del w:id="16428" w:author="Anees Shaikh" w:date="2013-10-19T02:16:00Z">
                <w:r w:rsidDel="00E067A3">
                  <w:delText xml:space="preserve">                    &lt;xs:element name="controllers" minOccurs="0"&gt;</w:delText>
                </w:r>
              </w:del>
            </w:ins>
          </w:p>
          <w:p w14:paraId="2227706A" w14:textId="55311E18" w:rsidR="00874469" w:rsidDel="00E067A3" w:rsidRDefault="00874469">
            <w:pPr>
              <w:pStyle w:val="Appx"/>
              <w:rPr>
                <w:ins w:id="16429" w:author="aas" w:date="2013-10-14T02:06:00Z"/>
                <w:del w:id="16430" w:author="Anees Shaikh" w:date="2013-10-19T02:16:00Z"/>
              </w:rPr>
              <w:pPrChange w:id="16431" w:author="Anees Shaikh" w:date="2013-10-19T02:16:00Z">
                <w:pPr>
                  <w:pStyle w:val="XML1"/>
                </w:pPr>
              </w:pPrChange>
            </w:pPr>
            <w:ins w:id="16432" w:author="aas" w:date="2013-10-14T02:06:00Z">
              <w:del w:id="16433" w:author="Anees Shaikh" w:date="2013-10-19T02:16:00Z">
                <w:r w:rsidDel="00E067A3">
                  <w:delText xml:space="preserve">                      &lt;xs:annotation&gt;</w:delText>
                </w:r>
              </w:del>
            </w:ins>
          </w:p>
          <w:p w14:paraId="5E104588" w14:textId="585C5243" w:rsidR="00874469" w:rsidDel="00E067A3" w:rsidRDefault="00874469">
            <w:pPr>
              <w:pStyle w:val="Appx"/>
              <w:rPr>
                <w:ins w:id="16434" w:author="aas" w:date="2013-10-14T02:06:00Z"/>
                <w:del w:id="16435" w:author="Anees Shaikh" w:date="2013-10-19T02:16:00Z"/>
              </w:rPr>
              <w:pPrChange w:id="16436" w:author="Anees Shaikh" w:date="2013-10-19T02:16:00Z">
                <w:pPr>
                  <w:pStyle w:val="XML1"/>
                </w:pPr>
              </w:pPrChange>
            </w:pPr>
            <w:ins w:id="16437" w:author="aas" w:date="2013-10-14T02:06:00Z">
              <w:del w:id="16438" w:author="Anees Shaikh" w:date="2013-10-19T02:16:00Z">
                <w:r w:rsidDel="00E067A3">
                  <w:delText xml:space="preserve">                        &lt;xs:documentation&gt;</w:delText>
                </w:r>
              </w:del>
            </w:ins>
          </w:p>
          <w:p w14:paraId="314866FF" w14:textId="124DE957" w:rsidR="00874469" w:rsidDel="00E067A3" w:rsidRDefault="00874469">
            <w:pPr>
              <w:pStyle w:val="Appx"/>
              <w:rPr>
                <w:ins w:id="16439" w:author="aas" w:date="2013-10-14T02:06:00Z"/>
                <w:del w:id="16440" w:author="Anees Shaikh" w:date="2013-10-19T02:16:00Z"/>
              </w:rPr>
              <w:pPrChange w:id="16441" w:author="Anees Shaikh" w:date="2013-10-19T02:16:00Z">
                <w:pPr>
                  <w:pStyle w:val="XML1"/>
                </w:pPr>
              </w:pPrChange>
            </w:pPr>
            <w:ins w:id="16442" w:author="aas" w:date="2013-10-14T02:06:00Z">
              <w:del w:id="16443" w:author="Anees Shaikh" w:date="2013-10-19T02:16:00Z">
                <w:r w:rsidDel="00E067A3">
                  <w:delText xml:space="preserve">                          The list of controllers for this Logical switch.</w:delText>
                </w:r>
              </w:del>
            </w:ins>
          </w:p>
          <w:p w14:paraId="41A41064" w14:textId="51FD5D5C" w:rsidR="00874469" w:rsidDel="00E067A3" w:rsidRDefault="00874469">
            <w:pPr>
              <w:pStyle w:val="Appx"/>
              <w:rPr>
                <w:ins w:id="16444" w:author="aas" w:date="2013-10-14T02:06:00Z"/>
                <w:del w:id="16445" w:author="Anees Shaikh" w:date="2013-10-19T02:16:00Z"/>
              </w:rPr>
              <w:pPrChange w:id="16446" w:author="Anees Shaikh" w:date="2013-10-19T02:16:00Z">
                <w:pPr>
                  <w:pStyle w:val="XML1"/>
                </w:pPr>
              </w:pPrChange>
            </w:pPr>
            <w:ins w:id="16447" w:author="aas" w:date="2013-10-14T02:06:00Z">
              <w:del w:id="16448" w:author="Anees Shaikh" w:date="2013-10-19T02:16:00Z">
                <w:r w:rsidDel="00E067A3">
                  <w:delText xml:space="preserve">                        &lt;/xs:documentation&gt;</w:delText>
                </w:r>
              </w:del>
            </w:ins>
          </w:p>
          <w:p w14:paraId="4E15984E" w14:textId="7FF37972" w:rsidR="00874469" w:rsidDel="00E067A3" w:rsidRDefault="00874469">
            <w:pPr>
              <w:pStyle w:val="Appx"/>
              <w:rPr>
                <w:ins w:id="16449" w:author="aas" w:date="2013-10-14T02:06:00Z"/>
                <w:del w:id="16450" w:author="Anees Shaikh" w:date="2013-10-19T02:16:00Z"/>
              </w:rPr>
              <w:pPrChange w:id="16451" w:author="Anees Shaikh" w:date="2013-10-19T02:16:00Z">
                <w:pPr>
                  <w:pStyle w:val="XML1"/>
                </w:pPr>
              </w:pPrChange>
            </w:pPr>
            <w:ins w:id="16452" w:author="aas" w:date="2013-10-14T02:06:00Z">
              <w:del w:id="16453" w:author="Anees Shaikh" w:date="2013-10-19T02:16:00Z">
                <w:r w:rsidDel="00E067A3">
                  <w:delText xml:space="preserve">                      &lt;/xs:annotation&gt;</w:delText>
                </w:r>
              </w:del>
            </w:ins>
          </w:p>
          <w:p w14:paraId="2D80C938" w14:textId="3A870140" w:rsidR="00874469" w:rsidDel="00E067A3" w:rsidRDefault="00874469">
            <w:pPr>
              <w:pStyle w:val="Appx"/>
              <w:rPr>
                <w:ins w:id="16454" w:author="aas" w:date="2013-10-14T02:06:00Z"/>
                <w:del w:id="16455" w:author="Anees Shaikh" w:date="2013-10-19T02:16:00Z"/>
              </w:rPr>
              <w:pPrChange w:id="16456" w:author="Anees Shaikh" w:date="2013-10-19T02:16:00Z">
                <w:pPr>
                  <w:pStyle w:val="XML1"/>
                </w:pPr>
              </w:pPrChange>
            </w:pPr>
            <w:ins w:id="16457" w:author="aas" w:date="2013-10-14T02:06:00Z">
              <w:del w:id="16458" w:author="Anees Shaikh" w:date="2013-10-19T02:16:00Z">
                <w:r w:rsidDel="00E067A3">
                  <w:delText xml:space="preserve">                      &lt;xs:complexType&gt;</w:delText>
                </w:r>
              </w:del>
            </w:ins>
          </w:p>
          <w:p w14:paraId="40B43DDD" w14:textId="6847D162" w:rsidR="00874469" w:rsidDel="00E067A3" w:rsidRDefault="00874469">
            <w:pPr>
              <w:pStyle w:val="Appx"/>
              <w:rPr>
                <w:ins w:id="16459" w:author="aas" w:date="2013-10-14T02:06:00Z"/>
                <w:del w:id="16460" w:author="Anees Shaikh" w:date="2013-10-19T02:16:00Z"/>
              </w:rPr>
              <w:pPrChange w:id="16461" w:author="Anees Shaikh" w:date="2013-10-19T02:16:00Z">
                <w:pPr>
                  <w:pStyle w:val="XML1"/>
                </w:pPr>
              </w:pPrChange>
            </w:pPr>
            <w:ins w:id="16462" w:author="aas" w:date="2013-10-14T02:06:00Z">
              <w:del w:id="16463" w:author="Anees Shaikh" w:date="2013-10-19T02:16:00Z">
                <w:r w:rsidDel="00E067A3">
                  <w:delText xml:space="preserve">                        &lt;xs:sequence&gt;</w:delText>
                </w:r>
              </w:del>
            </w:ins>
          </w:p>
          <w:p w14:paraId="5DB61CED" w14:textId="639F8B1F" w:rsidR="00874469" w:rsidDel="00E067A3" w:rsidRDefault="00874469">
            <w:pPr>
              <w:pStyle w:val="Appx"/>
              <w:rPr>
                <w:ins w:id="16464" w:author="aas" w:date="2013-10-14T02:06:00Z"/>
                <w:del w:id="16465" w:author="Anees Shaikh" w:date="2013-10-19T02:16:00Z"/>
              </w:rPr>
              <w:pPrChange w:id="16466" w:author="Anees Shaikh" w:date="2013-10-19T02:16:00Z">
                <w:pPr>
                  <w:pStyle w:val="XML1"/>
                </w:pPr>
              </w:pPrChange>
            </w:pPr>
            <w:ins w:id="16467" w:author="aas" w:date="2013-10-14T02:06:00Z">
              <w:del w:id="16468" w:author="Anees Shaikh" w:date="2013-10-19T02:16:00Z">
                <w:r w:rsidDel="00E067A3">
                  <w:delText xml:space="preserve">                          &lt;xs:element name="controller" minOccurs="0" maxOccurs="unbounded"&gt;</w:delText>
                </w:r>
              </w:del>
            </w:ins>
          </w:p>
          <w:p w14:paraId="2E80A18A" w14:textId="7AA902F8" w:rsidR="00874469" w:rsidDel="00E067A3" w:rsidRDefault="00874469">
            <w:pPr>
              <w:pStyle w:val="Appx"/>
              <w:rPr>
                <w:ins w:id="16469" w:author="aas" w:date="2013-10-14T02:06:00Z"/>
                <w:del w:id="16470" w:author="Anees Shaikh" w:date="2013-10-19T02:16:00Z"/>
              </w:rPr>
              <w:pPrChange w:id="16471" w:author="Anees Shaikh" w:date="2013-10-19T02:16:00Z">
                <w:pPr>
                  <w:pStyle w:val="XML1"/>
                </w:pPr>
              </w:pPrChange>
            </w:pPr>
            <w:ins w:id="16472" w:author="aas" w:date="2013-10-14T02:06:00Z">
              <w:del w:id="16473" w:author="Anees Shaikh" w:date="2013-10-19T02:16:00Z">
                <w:r w:rsidDel="00E067A3">
                  <w:delText xml:space="preserve">                            &lt;xs:annotation&gt;</w:delText>
                </w:r>
              </w:del>
            </w:ins>
          </w:p>
          <w:p w14:paraId="17C20520" w14:textId="40E3D4B6" w:rsidR="00874469" w:rsidDel="00E067A3" w:rsidRDefault="00874469">
            <w:pPr>
              <w:pStyle w:val="Appx"/>
              <w:rPr>
                <w:ins w:id="16474" w:author="aas" w:date="2013-10-14T02:06:00Z"/>
                <w:del w:id="16475" w:author="Anees Shaikh" w:date="2013-10-19T02:16:00Z"/>
              </w:rPr>
              <w:pPrChange w:id="16476" w:author="Anees Shaikh" w:date="2013-10-19T02:16:00Z">
                <w:pPr>
                  <w:pStyle w:val="XML1"/>
                </w:pPr>
              </w:pPrChange>
            </w:pPr>
            <w:ins w:id="16477" w:author="aas" w:date="2013-10-14T02:06:00Z">
              <w:del w:id="16478" w:author="Anees Shaikh" w:date="2013-10-19T02:16:00Z">
                <w:r w:rsidDel="00E067A3">
                  <w:delText xml:space="preserve">                              &lt;xs:documentation&gt;</w:delText>
                </w:r>
              </w:del>
            </w:ins>
          </w:p>
          <w:p w14:paraId="094B55E0" w14:textId="7F642441" w:rsidR="00874469" w:rsidDel="00E067A3" w:rsidRDefault="00874469">
            <w:pPr>
              <w:pStyle w:val="Appx"/>
              <w:rPr>
                <w:ins w:id="16479" w:author="aas" w:date="2013-10-14T02:06:00Z"/>
                <w:del w:id="16480" w:author="Anees Shaikh" w:date="2013-10-19T02:16:00Z"/>
              </w:rPr>
              <w:pPrChange w:id="16481" w:author="Anees Shaikh" w:date="2013-10-19T02:16:00Z">
                <w:pPr>
                  <w:pStyle w:val="XML1"/>
                </w:pPr>
              </w:pPrChange>
            </w:pPr>
            <w:ins w:id="16482" w:author="aas" w:date="2013-10-14T02:06:00Z">
              <w:del w:id="16483" w:author="Anees Shaikh" w:date="2013-10-19T02:16:00Z">
                <w:r w:rsidDel="00E067A3">
                  <w:delText xml:space="preserve">                                The list of OpenFlow Controllers that are </w:delText>
                </w:r>
              </w:del>
            </w:ins>
          </w:p>
          <w:p w14:paraId="2A2A1D29" w14:textId="1FE550F4" w:rsidR="00874469" w:rsidDel="00E067A3" w:rsidRDefault="00874469">
            <w:pPr>
              <w:pStyle w:val="Appx"/>
              <w:rPr>
                <w:ins w:id="16484" w:author="aas" w:date="2013-10-14T02:06:00Z"/>
                <w:del w:id="16485" w:author="Anees Shaikh" w:date="2013-10-19T02:16:00Z"/>
              </w:rPr>
              <w:pPrChange w:id="16486" w:author="Anees Shaikh" w:date="2013-10-19T02:16:00Z">
                <w:pPr>
                  <w:pStyle w:val="XML1"/>
                </w:pPr>
              </w:pPrChange>
            </w:pPr>
            <w:ins w:id="16487" w:author="aas" w:date="2013-10-14T02:06:00Z">
              <w:del w:id="16488" w:author="Anees Shaikh" w:date="2013-10-19T02:16:00Z">
                <w:r w:rsidDel="00E067A3">
                  <w:delText xml:space="preserve">                                       assigned to the OpenFlow Logical Switch.  The switch MUST</w:delText>
                </w:r>
              </w:del>
            </w:ins>
          </w:p>
          <w:p w14:paraId="2CAD7CDF" w14:textId="3B5F57F0" w:rsidR="00874469" w:rsidDel="00E067A3" w:rsidRDefault="00874469">
            <w:pPr>
              <w:pStyle w:val="Appx"/>
              <w:rPr>
                <w:ins w:id="16489" w:author="aas" w:date="2013-10-14T02:06:00Z"/>
                <w:del w:id="16490" w:author="Anees Shaikh" w:date="2013-10-19T02:16:00Z"/>
              </w:rPr>
              <w:pPrChange w:id="16491" w:author="Anees Shaikh" w:date="2013-10-19T02:16:00Z">
                <w:pPr>
                  <w:pStyle w:val="XML1"/>
                </w:pPr>
              </w:pPrChange>
            </w:pPr>
            <w:ins w:id="16492" w:author="aas" w:date="2013-10-14T02:06:00Z">
              <w:del w:id="16493" w:author="Anees Shaikh" w:date="2013-10-19T02:16:00Z">
                <w:r w:rsidDel="00E067A3">
                  <w:delText xml:space="preserve">                                       NOT connect to any OpenFlow Controller that is not</w:delText>
                </w:r>
              </w:del>
            </w:ins>
          </w:p>
          <w:p w14:paraId="169C3BB9" w14:textId="53BD6DF9" w:rsidR="00874469" w:rsidDel="00E067A3" w:rsidRDefault="00874469">
            <w:pPr>
              <w:pStyle w:val="Appx"/>
              <w:rPr>
                <w:ins w:id="16494" w:author="aas" w:date="2013-10-14T02:06:00Z"/>
                <w:del w:id="16495" w:author="Anees Shaikh" w:date="2013-10-19T02:16:00Z"/>
              </w:rPr>
              <w:pPrChange w:id="16496" w:author="Anees Shaikh" w:date="2013-10-19T02:16:00Z">
                <w:pPr>
                  <w:pStyle w:val="XML1"/>
                </w:pPr>
              </w:pPrChange>
            </w:pPr>
            <w:ins w:id="16497" w:author="aas" w:date="2013-10-14T02:06:00Z">
              <w:del w:id="16498" w:author="Anees Shaikh" w:date="2013-10-19T02:16:00Z">
                <w:r w:rsidDel="00E067A3">
                  <w:delText xml:space="preserve">                                       contained in this list.</w:delText>
                </w:r>
              </w:del>
            </w:ins>
          </w:p>
          <w:p w14:paraId="02ABF157" w14:textId="5DAF4A87" w:rsidR="00874469" w:rsidDel="00E067A3" w:rsidRDefault="00874469">
            <w:pPr>
              <w:pStyle w:val="Appx"/>
              <w:rPr>
                <w:ins w:id="16499" w:author="aas" w:date="2013-10-14T02:06:00Z"/>
                <w:del w:id="16500" w:author="Anees Shaikh" w:date="2013-10-19T02:16:00Z"/>
              </w:rPr>
              <w:pPrChange w:id="16501" w:author="Anees Shaikh" w:date="2013-10-19T02:16:00Z">
                <w:pPr>
                  <w:pStyle w:val="XML1"/>
                </w:pPr>
              </w:pPrChange>
            </w:pPr>
            <w:ins w:id="16502" w:author="aas" w:date="2013-10-14T02:06:00Z">
              <w:del w:id="16503" w:author="Anees Shaikh" w:date="2013-10-19T02:16:00Z">
                <w:r w:rsidDel="00E067A3">
                  <w:delText xml:space="preserve">                              &lt;/xs:documentation&gt;</w:delText>
                </w:r>
              </w:del>
            </w:ins>
          </w:p>
          <w:p w14:paraId="195654E0" w14:textId="28CAF503" w:rsidR="00874469" w:rsidDel="00E067A3" w:rsidRDefault="00874469">
            <w:pPr>
              <w:pStyle w:val="Appx"/>
              <w:rPr>
                <w:ins w:id="16504" w:author="aas" w:date="2013-10-14T02:06:00Z"/>
                <w:del w:id="16505" w:author="Anees Shaikh" w:date="2013-10-19T02:16:00Z"/>
              </w:rPr>
              <w:pPrChange w:id="16506" w:author="Anees Shaikh" w:date="2013-10-19T02:16:00Z">
                <w:pPr>
                  <w:pStyle w:val="XML1"/>
                </w:pPr>
              </w:pPrChange>
            </w:pPr>
            <w:ins w:id="16507" w:author="aas" w:date="2013-10-14T02:06:00Z">
              <w:del w:id="16508" w:author="Anees Shaikh" w:date="2013-10-19T02:16:00Z">
                <w:r w:rsidDel="00E067A3">
                  <w:delText xml:space="preserve">                            &lt;/xs:annotation&gt;</w:delText>
                </w:r>
              </w:del>
            </w:ins>
          </w:p>
          <w:p w14:paraId="2002C6AF" w14:textId="0D263103" w:rsidR="00874469" w:rsidDel="00E067A3" w:rsidRDefault="00874469">
            <w:pPr>
              <w:pStyle w:val="Appx"/>
              <w:rPr>
                <w:ins w:id="16509" w:author="aas" w:date="2013-10-14T02:06:00Z"/>
                <w:del w:id="16510" w:author="Anees Shaikh" w:date="2013-10-19T02:16:00Z"/>
              </w:rPr>
              <w:pPrChange w:id="16511" w:author="Anees Shaikh" w:date="2013-10-19T02:16:00Z">
                <w:pPr>
                  <w:pStyle w:val="XML1"/>
                </w:pPr>
              </w:pPrChange>
            </w:pPr>
            <w:ins w:id="16512" w:author="aas" w:date="2013-10-14T02:06:00Z">
              <w:del w:id="16513" w:author="Anees Shaikh" w:date="2013-10-19T02:16:00Z">
                <w:r w:rsidDel="00E067A3">
                  <w:delText xml:space="preserve">                            &lt;xs:complexType&gt;</w:delText>
                </w:r>
              </w:del>
            </w:ins>
          </w:p>
          <w:p w14:paraId="258CDF9F" w14:textId="0D32E70E" w:rsidR="00874469" w:rsidDel="00E067A3" w:rsidRDefault="00874469">
            <w:pPr>
              <w:pStyle w:val="Appx"/>
              <w:rPr>
                <w:ins w:id="16514" w:author="aas" w:date="2013-10-14T02:06:00Z"/>
                <w:del w:id="16515" w:author="Anees Shaikh" w:date="2013-10-19T02:16:00Z"/>
              </w:rPr>
              <w:pPrChange w:id="16516" w:author="Anees Shaikh" w:date="2013-10-19T02:16:00Z">
                <w:pPr>
                  <w:pStyle w:val="XML1"/>
                </w:pPr>
              </w:pPrChange>
            </w:pPr>
            <w:ins w:id="16517" w:author="aas" w:date="2013-10-14T02:06:00Z">
              <w:del w:id="16518" w:author="Anees Shaikh" w:date="2013-10-19T02:16:00Z">
                <w:r w:rsidDel="00E067A3">
                  <w:delText xml:space="preserve">                              &lt;xs:sequence&gt;</w:delText>
                </w:r>
              </w:del>
            </w:ins>
          </w:p>
          <w:p w14:paraId="286BAB82" w14:textId="74D6C8F1" w:rsidR="00874469" w:rsidDel="00E067A3" w:rsidRDefault="00874469">
            <w:pPr>
              <w:pStyle w:val="Appx"/>
              <w:rPr>
                <w:ins w:id="16519" w:author="aas" w:date="2013-10-14T02:06:00Z"/>
                <w:del w:id="16520" w:author="Anees Shaikh" w:date="2013-10-19T02:16:00Z"/>
              </w:rPr>
              <w:pPrChange w:id="16521" w:author="Anees Shaikh" w:date="2013-10-19T02:16:00Z">
                <w:pPr>
                  <w:pStyle w:val="XML1"/>
                </w:pPr>
              </w:pPrChange>
            </w:pPr>
            <w:ins w:id="16522" w:author="aas" w:date="2013-10-14T02:06:00Z">
              <w:del w:id="16523" w:author="Anees Shaikh" w:date="2013-10-19T02:16:00Z">
                <w:r w:rsidDel="00E067A3">
                  <w:delText xml:space="preserve">                                &lt;xs:element name="id"  type="OFConfigId"&gt;</w:delText>
                </w:r>
              </w:del>
            </w:ins>
          </w:p>
          <w:p w14:paraId="459F5E69" w14:textId="4C2FF3B8" w:rsidR="00874469" w:rsidDel="00E067A3" w:rsidRDefault="00874469">
            <w:pPr>
              <w:pStyle w:val="Appx"/>
              <w:rPr>
                <w:ins w:id="16524" w:author="aas" w:date="2013-10-14T02:06:00Z"/>
                <w:del w:id="16525" w:author="Anees Shaikh" w:date="2013-10-19T02:16:00Z"/>
              </w:rPr>
              <w:pPrChange w:id="16526" w:author="Anees Shaikh" w:date="2013-10-19T02:16:00Z">
                <w:pPr>
                  <w:pStyle w:val="XML1"/>
                </w:pPr>
              </w:pPrChange>
            </w:pPr>
            <w:ins w:id="16527" w:author="aas" w:date="2013-10-14T02:06:00Z">
              <w:del w:id="16528" w:author="Anees Shaikh" w:date="2013-10-19T02:16:00Z">
                <w:r w:rsidDel="00E067A3">
                  <w:delText xml:space="preserve">                                  &lt;xs:annotation&gt;</w:delText>
                </w:r>
              </w:del>
            </w:ins>
          </w:p>
          <w:p w14:paraId="0DF5C73A" w14:textId="66A5C045" w:rsidR="00874469" w:rsidDel="00E067A3" w:rsidRDefault="00874469">
            <w:pPr>
              <w:pStyle w:val="Appx"/>
              <w:rPr>
                <w:ins w:id="16529" w:author="aas" w:date="2013-10-14T02:06:00Z"/>
                <w:del w:id="16530" w:author="Anees Shaikh" w:date="2013-10-19T02:16:00Z"/>
              </w:rPr>
              <w:pPrChange w:id="16531" w:author="Anees Shaikh" w:date="2013-10-19T02:16:00Z">
                <w:pPr>
                  <w:pStyle w:val="XML1"/>
                </w:pPr>
              </w:pPrChange>
            </w:pPr>
            <w:ins w:id="16532" w:author="aas" w:date="2013-10-14T02:06:00Z">
              <w:del w:id="16533" w:author="Anees Shaikh" w:date="2013-10-19T02:16:00Z">
                <w:r w:rsidDel="00E067A3">
                  <w:delText xml:space="preserve">                                    &lt;xs:documentation&gt;</w:delText>
                </w:r>
              </w:del>
            </w:ins>
          </w:p>
          <w:p w14:paraId="28E8B0D2" w14:textId="7FCDFC84" w:rsidR="00874469" w:rsidDel="00E067A3" w:rsidRDefault="00874469">
            <w:pPr>
              <w:pStyle w:val="Appx"/>
              <w:rPr>
                <w:ins w:id="16534" w:author="aas" w:date="2013-10-14T02:06:00Z"/>
                <w:del w:id="16535" w:author="Anees Shaikh" w:date="2013-10-19T02:16:00Z"/>
              </w:rPr>
              <w:pPrChange w:id="16536" w:author="Anees Shaikh" w:date="2013-10-19T02:16:00Z">
                <w:pPr>
                  <w:pStyle w:val="XML1"/>
                </w:pPr>
              </w:pPrChange>
            </w:pPr>
            <w:ins w:id="16537" w:author="aas" w:date="2013-10-14T02:06:00Z">
              <w:del w:id="16538" w:author="Anees Shaikh" w:date="2013-10-19T02:16:00Z">
                <w:r w:rsidDel="00E067A3">
                  <w:delText xml:space="preserve">                                      A unique but locally arbitrary identifier that uniquely identifies an</w:delText>
                </w:r>
              </w:del>
            </w:ins>
          </w:p>
          <w:p w14:paraId="01D43D56" w14:textId="431C1828" w:rsidR="00874469" w:rsidDel="00E067A3" w:rsidRDefault="00874469">
            <w:pPr>
              <w:pStyle w:val="Appx"/>
              <w:rPr>
                <w:ins w:id="16539" w:author="aas" w:date="2013-10-14T02:06:00Z"/>
                <w:del w:id="16540" w:author="Anees Shaikh" w:date="2013-10-19T02:16:00Z"/>
              </w:rPr>
              <w:pPrChange w:id="16541" w:author="Anees Shaikh" w:date="2013-10-19T02:16:00Z">
                <w:pPr>
                  <w:pStyle w:val="XML1"/>
                </w:pPr>
              </w:pPrChange>
            </w:pPr>
            <w:ins w:id="16542" w:author="aas" w:date="2013-10-14T02:06:00Z">
              <w:del w:id="16543" w:author="Anees Shaikh" w:date="2013-10-19T02:16:00Z">
                <w:r w:rsidDel="00E067A3">
                  <w:delText xml:space="preserve">                                             OpenFlow Controller within the context of an OpenFlow Capable</w:delText>
                </w:r>
              </w:del>
            </w:ins>
          </w:p>
          <w:p w14:paraId="4641C5F0" w14:textId="27D79F6F" w:rsidR="00874469" w:rsidDel="00E067A3" w:rsidRDefault="00874469">
            <w:pPr>
              <w:pStyle w:val="Appx"/>
              <w:rPr>
                <w:ins w:id="16544" w:author="aas" w:date="2013-10-14T02:06:00Z"/>
                <w:del w:id="16545" w:author="Anees Shaikh" w:date="2013-10-19T02:16:00Z"/>
              </w:rPr>
              <w:pPrChange w:id="16546" w:author="Anees Shaikh" w:date="2013-10-19T02:16:00Z">
                <w:pPr>
                  <w:pStyle w:val="XML1"/>
                </w:pPr>
              </w:pPrChange>
            </w:pPr>
            <w:ins w:id="16547" w:author="aas" w:date="2013-10-14T02:06:00Z">
              <w:del w:id="16548" w:author="Anees Shaikh" w:date="2013-10-19T02:16:00Z">
                <w:r w:rsidDel="00E067A3">
                  <w:delText xml:space="preserve">                                             Switch.  It MUST be persistent across reboots of the OpenFlow</w:delText>
                </w:r>
              </w:del>
            </w:ins>
          </w:p>
          <w:p w14:paraId="64535CC8" w14:textId="160C2431" w:rsidR="00874469" w:rsidDel="00E067A3" w:rsidRDefault="00874469">
            <w:pPr>
              <w:pStyle w:val="Appx"/>
              <w:rPr>
                <w:ins w:id="16549" w:author="aas" w:date="2013-10-14T02:06:00Z"/>
                <w:del w:id="16550" w:author="Anees Shaikh" w:date="2013-10-19T02:16:00Z"/>
              </w:rPr>
              <w:pPrChange w:id="16551" w:author="Anees Shaikh" w:date="2013-10-19T02:16:00Z">
                <w:pPr>
                  <w:pStyle w:val="XML1"/>
                </w:pPr>
              </w:pPrChange>
            </w:pPr>
            <w:ins w:id="16552" w:author="aas" w:date="2013-10-14T02:06:00Z">
              <w:del w:id="16553" w:author="Anees Shaikh" w:date="2013-10-19T02:16:00Z">
                <w:r w:rsidDel="00E067A3">
                  <w:delText xml:space="preserve">                                             Capable Switch.</w:delText>
                </w:r>
              </w:del>
            </w:ins>
          </w:p>
          <w:p w14:paraId="6D1B5845" w14:textId="0F653E37" w:rsidR="00874469" w:rsidDel="00E067A3" w:rsidRDefault="00874469">
            <w:pPr>
              <w:pStyle w:val="Appx"/>
              <w:rPr>
                <w:ins w:id="16554" w:author="aas" w:date="2013-10-14T02:06:00Z"/>
                <w:del w:id="16555" w:author="Anees Shaikh" w:date="2013-10-19T02:16:00Z"/>
              </w:rPr>
              <w:pPrChange w:id="16556" w:author="Anees Shaikh" w:date="2013-10-19T02:16:00Z">
                <w:pPr>
                  <w:pStyle w:val="XML1"/>
                </w:pPr>
              </w:pPrChange>
            </w:pPr>
            <w:ins w:id="16557" w:author="aas" w:date="2013-10-14T02:06:00Z">
              <w:del w:id="16558" w:author="Anees Shaikh" w:date="2013-10-19T02:16:00Z">
                <w:r w:rsidDel="00E067A3">
                  <w:delText xml:space="preserve">                                    &lt;/xs:documentation&gt;</w:delText>
                </w:r>
              </w:del>
            </w:ins>
          </w:p>
          <w:p w14:paraId="4D163352" w14:textId="3A107E80" w:rsidR="00874469" w:rsidDel="00E067A3" w:rsidRDefault="00874469">
            <w:pPr>
              <w:pStyle w:val="Appx"/>
              <w:rPr>
                <w:ins w:id="16559" w:author="aas" w:date="2013-10-14T02:06:00Z"/>
                <w:del w:id="16560" w:author="Anees Shaikh" w:date="2013-10-19T02:16:00Z"/>
              </w:rPr>
              <w:pPrChange w:id="16561" w:author="Anees Shaikh" w:date="2013-10-19T02:16:00Z">
                <w:pPr>
                  <w:pStyle w:val="XML1"/>
                </w:pPr>
              </w:pPrChange>
            </w:pPr>
            <w:ins w:id="16562" w:author="aas" w:date="2013-10-14T02:06:00Z">
              <w:del w:id="16563" w:author="Anees Shaikh" w:date="2013-10-19T02:16:00Z">
                <w:r w:rsidDel="00E067A3">
                  <w:delText xml:space="preserve">                                  &lt;/xs:annotation&gt;</w:delText>
                </w:r>
              </w:del>
            </w:ins>
          </w:p>
          <w:p w14:paraId="67BBAC20" w14:textId="25D1C905" w:rsidR="00874469" w:rsidDel="00E067A3" w:rsidRDefault="00874469">
            <w:pPr>
              <w:pStyle w:val="Appx"/>
              <w:rPr>
                <w:ins w:id="16564" w:author="aas" w:date="2013-10-14T02:06:00Z"/>
                <w:del w:id="16565" w:author="Anees Shaikh" w:date="2013-10-19T02:16:00Z"/>
              </w:rPr>
              <w:pPrChange w:id="16566" w:author="Anees Shaikh" w:date="2013-10-19T02:16:00Z">
                <w:pPr>
                  <w:pStyle w:val="XML1"/>
                </w:pPr>
              </w:pPrChange>
            </w:pPr>
            <w:ins w:id="16567" w:author="aas" w:date="2013-10-14T02:06:00Z">
              <w:del w:id="16568" w:author="Anees Shaikh" w:date="2013-10-19T02:16:00Z">
                <w:r w:rsidDel="00E067A3">
                  <w:delText xml:space="preserve">                                &lt;/xs:element&gt;</w:delText>
                </w:r>
              </w:del>
            </w:ins>
          </w:p>
          <w:p w14:paraId="25C73193" w14:textId="7C199A75" w:rsidR="00874469" w:rsidDel="00E067A3" w:rsidRDefault="00874469">
            <w:pPr>
              <w:pStyle w:val="Appx"/>
              <w:rPr>
                <w:ins w:id="16569" w:author="aas" w:date="2013-10-14T02:06:00Z"/>
                <w:del w:id="16570" w:author="Anees Shaikh" w:date="2013-10-19T02:16:00Z"/>
              </w:rPr>
              <w:pPrChange w:id="16571" w:author="Anees Shaikh" w:date="2013-10-19T02:16:00Z">
                <w:pPr>
                  <w:pStyle w:val="XML1"/>
                </w:pPr>
              </w:pPrChange>
            </w:pPr>
            <w:ins w:id="16572" w:author="aas" w:date="2013-10-14T02:06:00Z">
              <w:del w:id="16573" w:author="Anees Shaikh" w:date="2013-10-19T02:16:00Z">
                <w:r w:rsidDel="00E067A3">
                  <w:delText xml:space="preserve">                                &lt;xs:element name="role" minOccurs="0"&gt;</w:delText>
                </w:r>
              </w:del>
            </w:ins>
          </w:p>
          <w:p w14:paraId="65C5A818" w14:textId="7D476BF1" w:rsidR="00874469" w:rsidDel="00E067A3" w:rsidRDefault="00874469">
            <w:pPr>
              <w:pStyle w:val="Appx"/>
              <w:rPr>
                <w:ins w:id="16574" w:author="aas" w:date="2013-10-14T02:06:00Z"/>
                <w:del w:id="16575" w:author="Anees Shaikh" w:date="2013-10-19T02:16:00Z"/>
              </w:rPr>
              <w:pPrChange w:id="16576" w:author="Anees Shaikh" w:date="2013-10-19T02:16:00Z">
                <w:pPr>
                  <w:pStyle w:val="XML1"/>
                </w:pPr>
              </w:pPrChange>
            </w:pPr>
            <w:ins w:id="16577" w:author="aas" w:date="2013-10-14T02:06:00Z">
              <w:del w:id="16578" w:author="Anees Shaikh" w:date="2013-10-19T02:16:00Z">
                <w:r w:rsidDel="00E067A3">
                  <w:delText xml:space="preserve">                                  &lt;xs:annotation&gt;</w:delText>
                </w:r>
              </w:del>
            </w:ins>
          </w:p>
          <w:p w14:paraId="6ACE9CCC" w14:textId="326CC958" w:rsidR="00874469" w:rsidDel="00E067A3" w:rsidRDefault="00874469">
            <w:pPr>
              <w:pStyle w:val="Appx"/>
              <w:rPr>
                <w:ins w:id="16579" w:author="aas" w:date="2013-10-14T02:06:00Z"/>
                <w:del w:id="16580" w:author="Anees Shaikh" w:date="2013-10-19T02:16:00Z"/>
              </w:rPr>
              <w:pPrChange w:id="16581" w:author="Anees Shaikh" w:date="2013-10-19T02:16:00Z">
                <w:pPr>
                  <w:pStyle w:val="XML1"/>
                </w:pPr>
              </w:pPrChange>
            </w:pPr>
            <w:ins w:id="16582" w:author="aas" w:date="2013-10-14T02:06:00Z">
              <w:del w:id="16583" w:author="Anees Shaikh" w:date="2013-10-19T02:16:00Z">
                <w:r w:rsidDel="00E067A3">
                  <w:delText xml:space="preserve">                                    &lt;xs:documentation&gt;</w:delText>
                </w:r>
              </w:del>
            </w:ins>
          </w:p>
          <w:p w14:paraId="13623686" w14:textId="127504D8" w:rsidR="00874469" w:rsidDel="00E067A3" w:rsidRDefault="00874469">
            <w:pPr>
              <w:pStyle w:val="Appx"/>
              <w:rPr>
                <w:ins w:id="16584" w:author="aas" w:date="2013-10-14T02:06:00Z"/>
                <w:del w:id="16585" w:author="Anees Shaikh" w:date="2013-10-19T02:16:00Z"/>
              </w:rPr>
              <w:pPrChange w:id="16586" w:author="Anees Shaikh" w:date="2013-10-19T02:16:00Z">
                <w:pPr>
                  <w:pStyle w:val="XML1"/>
                </w:pPr>
              </w:pPrChange>
            </w:pPr>
            <w:ins w:id="16587" w:author="aas" w:date="2013-10-14T02:06:00Z">
              <w:del w:id="16588" w:author="Anees Shaikh" w:date="2013-10-19T02:16:00Z">
                <w:r w:rsidDel="00E067A3">
                  <w:delText xml:space="preserve">                                      This element indicates the role of the OpenFlow Controller. Semantics of</w:delText>
                </w:r>
              </w:del>
            </w:ins>
          </w:p>
          <w:p w14:paraId="39D26243" w14:textId="2E479E13" w:rsidR="00874469" w:rsidDel="00E067A3" w:rsidRDefault="00874469">
            <w:pPr>
              <w:pStyle w:val="Appx"/>
              <w:rPr>
                <w:ins w:id="16589" w:author="aas" w:date="2013-10-14T02:06:00Z"/>
                <w:del w:id="16590" w:author="Anees Shaikh" w:date="2013-10-19T02:16:00Z"/>
              </w:rPr>
              <w:pPrChange w:id="16591" w:author="Anees Shaikh" w:date="2013-10-19T02:16:00Z">
                <w:pPr>
                  <w:pStyle w:val="XML1"/>
                </w:pPr>
              </w:pPrChange>
            </w:pPr>
            <w:ins w:id="16592" w:author="aas" w:date="2013-10-14T02:06:00Z">
              <w:del w:id="16593" w:author="Anees Shaikh" w:date="2013-10-19T02:16:00Z">
                <w:r w:rsidDel="00E067A3">
                  <w:delText xml:space="preserve">                                             these roles are specified in the OpenFlow specifications 1.0 -</w:delText>
                </w:r>
              </w:del>
            </w:ins>
          </w:p>
          <w:p w14:paraId="571064ED" w14:textId="57FF92AD" w:rsidR="00874469" w:rsidDel="00E067A3" w:rsidRDefault="00874469">
            <w:pPr>
              <w:pStyle w:val="Appx"/>
              <w:rPr>
                <w:ins w:id="16594" w:author="aas" w:date="2013-10-14T02:06:00Z"/>
                <w:del w:id="16595" w:author="Anees Shaikh" w:date="2013-10-19T02:16:00Z"/>
              </w:rPr>
              <w:pPrChange w:id="16596" w:author="Anees Shaikh" w:date="2013-10-19T02:16:00Z">
                <w:pPr>
                  <w:pStyle w:val="XML1"/>
                </w:pPr>
              </w:pPrChange>
            </w:pPr>
            <w:ins w:id="16597" w:author="aas" w:date="2013-10-14T02:06:00Z">
              <w:del w:id="16598" w:author="Anees Shaikh" w:date="2013-10-19T02:16:00Z">
                <w:r w:rsidDel="00E067A3">
                  <w:delText xml:space="preserve">                                             1.3.1.  It is RECOMMENDED that the roles of controllers are not</w:delText>
                </w:r>
              </w:del>
            </w:ins>
          </w:p>
          <w:p w14:paraId="2AFCC7F8" w14:textId="02AACA9F" w:rsidR="00874469" w:rsidDel="00E067A3" w:rsidRDefault="00874469">
            <w:pPr>
              <w:pStyle w:val="Appx"/>
              <w:rPr>
                <w:ins w:id="16599" w:author="aas" w:date="2013-10-14T02:06:00Z"/>
                <w:del w:id="16600" w:author="Anees Shaikh" w:date="2013-10-19T02:16:00Z"/>
              </w:rPr>
              <w:pPrChange w:id="16601" w:author="Anees Shaikh" w:date="2013-10-19T02:16:00Z">
                <w:pPr>
                  <w:pStyle w:val="XML1"/>
                </w:pPr>
              </w:pPrChange>
            </w:pPr>
            <w:ins w:id="16602" w:author="aas" w:date="2013-10-14T02:06:00Z">
              <w:del w:id="16603" w:author="Anees Shaikh" w:date="2013-10-19T02:16:00Z">
                <w:r w:rsidDel="00E067A3">
                  <w:delText xml:space="preserve">                                             configured by OF-CONFIG 1.1.1 but determined using the OpenFlow</w:delText>
                </w:r>
              </w:del>
            </w:ins>
          </w:p>
          <w:p w14:paraId="3E902FD7" w14:textId="490CD5EB" w:rsidR="00874469" w:rsidDel="00E067A3" w:rsidRDefault="00874469">
            <w:pPr>
              <w:pStyle w:val="Appx"/>
              <w:rPr>
                <w:ins w:id="16604" w:author="aas" w:date="2013-10-14T02:06:00Z"/>
                <w:del w:id="16605" w:author="Anees Shaikh" w:date="2013-10-19T02:16:00Z"/>
              </w:rPr>
              <w:pPrChange w:id="16606" w:author="Anees Shaikh" w:date="2013-10-19T02:16:00Z">
                <w:pPr>
                  <w:pStyle w:val="XML1"/>
                </w:pPr>
              </w:pPrChange>
            </w:pPr>
            <w:ins w:id="16607" w:author="aas" w:date="2013-10-14T02:06:00Z">
              <w:del w:id="16608" w:author="Anees Shaikh" w:date="2013-10-19T02:16:00Z">
                <w:r w:rsidDel="00E067A3">
                  <w:delText xml:space="preserve">                                             protocol.  OpenFlow Controllers configured by OF-CONFIG 1.1.1</w:delText>
                </w:r>
              </w:del>
            </w:ins>
          </w:p>
          <w:p w14:paraId="3C880E2B" w14:textId="0C7785B2" w:rsidR="00874469" w:rsidDel="00E067A3" w:rsidRDefault="00874469">
            <w:pPr>
              <w:pStyle w:val="Appx"/>
              <w:rPr>
                <w:ins w:id="16609" w:author="aas" w:date="2013-10-14T02:06:00Z"/>
                <w:del w:id="16610" w:author="Anees Shaikh" w:date="2013-10-19T02:16:00Z"/>
              </w:rPr>
              <w:pPrChange w:id="16611" w:author="Anees Shaikh" w:date="2013-10-19T02:16:00Z">
                <w:pPr>
                  <w:pStyle w:val="XML1"/>
                </w:pPr>
              </w:pPrChange>
            </w:pPr>
            <w:ins w:id="16612" w:author="aas" w:date="2013-10-14T02:06:00Z">
              <w:del w:id="16613" w:author="Anees Shaikh" w:date="2013-10-19T02:16:00Z">
                <w:r w:rsidDel="00E067A3">
                  <w:delText xml:space="preserve">                                             have the default role 'equal'.  A role other than 'equal' MAY be</w:delText>
                </w:r>
              </w:del>
            </w:ins>
          </w:p>
          <w:p w14:paraId="4A9450E7" w14:textId="12BCA2D9" w:rsidR="00874469" w:rsidDel="00E067A3" w:rsidRDefault="00874469">
            <w:pPr>
              <w:pStyle w:val="Appx"/>
              <w:rPr>
                <w:ins w:id="16614" w:author="aas" w:date="2013-10-14T02:06:00Z"/>
                <w:del w:id="16615" w:author="Anees Shaikh" w:date="2013-10-19T02:16:00Z"/>
              </w:rPr>
              <w:pPrChange w:id="16616" w:author="Anees Shaikh" w:date="2013-10-19T02:16:00Z">
                <w:pPr>
                  <w:pStyle w:val="XML1"/>
                </w:pPr>
              </w:pPrChange>
            </w:pPr>
            <w:ins w:id="16617" w:author="aas" w:date="2013-10-14T02:06:00Z">
              <w:del w:id="16618" w:author="Anees Shaikh" w:date="2013-10-19T02:16:00Z">
                <w:r w:rsidDel="00E067A3">
                  <w:delText xml:space="preserve">                                             assigned to a controller.  Roles 'slave' and 'equal' MAY be</w:delText>
                </w:r>
              </w:del>
            </w:ins>
          </w:p>
          <w:p w14:paraId="36F07A1F" w14:textId="69C01B5F" w:rsidR="00874469" w:rsidDel="00E067A3" w:rsidRDefault="00874469">
            <w:pPr>
              <w:pStyle w:val="Appx"/>
              <w:rPr>
                <w:ins w:id="16619" w:author="aas" w:date="2013-10-14T02:06:00Z"/>
                <w:del w:id="16620" w:author="Anees Shaikh" w:date="2013-10-19T02:16:00Z"/>
              </w:rPr>
              <w:pPrChange w:id="16621" w:author="Anees Shaikh" w:date="2013-10-19T02:16:00Z">
                <w:pPr>
                  <w:pStyle w:val="XML1"/>
                </w:pPr>
              </w:pPrChange>
            </w:pPr>
            <w:ins w:id="16622" w:author="aas" w:date="2013-10-14T02:06:00Z">
              <w:del w:id="16623" w:author="Anees Shaikh" w:date="2013-10-19T02:16:00Z">
                <w:r w:rsidDel="00E067A3">
                  <w:delText xml:space="preserve">                                             assigned to multiple controllers.  Role 'master' MUST NOT be</w:delText>
                </w:r>
              </w:del>
            </w:ins>
          </w:p>
          <w:p w14:paraId="4289C6B0" w14:textId="09E702BA" w:rsidR="00874469" w:rsidDel="00E067A3" w:rsidRDefault="00874469">
            <w:pPr>
              <w:pStyle w:val="Appx"/>
              <w:rPr>
                <w:ins w:id="16624" w:author="aas" w:date="2013-10-14T02:06:00Z"/>
                <w:del w:id="16625" w:author="Anees Shaikh" w:date="2013-10-19T02:16:00Z"/>
              </w:rPr>
              <w:pPrChange w:id="16626" w:author="Anees Shaikh" w:date="2013-10-19T02:16:00Z">
                <w:pPr>
                  <w:pStyle w:val="XML1"/>
                </w:pPr>
              </w:pPrChange>
            </w:pPr>
            <w:ins w:id="16627" w:author="aas" w:date="2013-10-14T02:06:00Z">
              <w:del w:id="16628" w:author="Anees Shaikh" w:date="2013-10-19T02:16:00Z">
                <w:r w:rsidDel="00E067A3">
                  <w:delText xml:space="preserve">                                             assigned to more than one controller.</w:delText>
                </w:r>
              </w:del>
            </w:ins>
          </w:p>
          <w:p w14:paraId="3A981618" w14:textId="4F6A37AD" w:rsidR="00874469" w:rsidDel="00E067A3" w:rsidRDefault="00874469">
            <w:pPr>
              <w:pStyle w:val="Appx"/>
              <w:rPr>
                <w:ins w:id="16629" w:author="aas" w:date="2013-10-14T02:06:00Z"/>
                <w:del w:id="16630" w:author="Anees Shaikh" w:date="2013-10-19T02:16:00Z"/>
              </w:rPr>
              <w:pPrChange w:id="16631" w:author="Anees Shaikh" w:date="2013-10-19T02:16:00Z">
                <w:pPr>
                  <w:pStyle w:val="XML1"/>
                </w:pPr>
              </w:pPrChange>
            </w:pPr>
            <w:ins w:id="16632" w:author="aas" w:date="2013-10-14T02:06:00Z">
              <w:del w:id="16633" w:author="Anees Shaikh" w:date="2013-10-19T02:16:00Z">
                <w:r w:rsidDel="00E067A3">
                  <w:delText xml:space="preserve">                                    &lt;/xs:documentation&gt;</w:delText>
                </w:r>
              </w:del>
            </w:ins>
          </w:p>
          <w:p w14:paraId="77946D7C" w14:textId="38E6D5EB" w:rsidR="00874469" w:rsidDel="00E067A3" w:rsidRDefault="00874469">
            <w:pPr>
              <w:pStyle w:val="Appx"/>
              <w:rPr>
                <w:ins w:id="16634" w:author="aas" w:date="2013-10-14T02:06:00Z"/>
                <w:del w:id="16635" w:author="Anees Shaikh" w:date="2013-10-19T02:16:00Z"/>
              </w:rPr>
              <w:pPrChange w:id="16636" w:author="Anees Shaikh" w:date="2013-10-19T02:16:00Z">
                <w:pPr>
                  <w:pStyle w:val="XML1"/>
                </w:pPr>
              </w:pPrChange>
            </w:pPr>
            <w:ins w:id="16637" w:author="aas" w:date="2013-10-14T02:06:00Z">
              <w:del w:id="16638" w:author="Anees Shaikh" w:date="2013-10-19T02:16:00Z">
                <w:r w:rsidDel="00E067A3">
                  <w:delText xml:space="preserve">                                  &lt;/xs:annotation&gt;</w:delText>
                </w:r>
              </w:del>
            </w:ins>
          </w:p>
          <w:p w14:paraId="143914ED" w14:textId="0AA96BB2" w:rsidR="00874469" w:rsidDel="00E067A3" w:rsidRDefault="00874469">
            <w:pPr>
              <w:pStyle w:val="Appx"/>
              <w:rPr>
                <w:ins w:id="16639" w:author="aas" w:date="2013-10-14T02:06:00Z"/>
                <w:del w:id="16640" w:author="Anees Shaikh" w:date="2013-10-19T02:16:00Z"/>
              </w:rPr>
              <w:pPrChange w:id="16641" w:author="Anees Shaikh" w:date="2013-10-19T02:16:00Z">
                <w:pPr>
                  <w:pStyle w:val="XML1"/>
                </w:pPr>
              </w:pPrChange>
            </w:pPr>
            <w:ins w:id="16642" w:author="aas" w:date="2013-10-14T02:06:00Z">
              <w:del w:id="16643" w:author="Anees Shaikh" w:date="2013-10-19T02:16:00Z">
                <w:r w:rsidDel="00E067A3">
                  <w:delText xml:space="preserve">                                  &lt;xs:simpleType&gt;</w:delText>
                </w:r>
              </w:del>
            </w:ins>
          </w:p>
          <w:p w14:paraId="6CE48AB5" w14:textId="20953E8B" w:rsidR="00874469" w:rsidDel="00E067A3" w:rsidRDefault="00874469">
            <w:pPr>
              <w:pStyle w:val="Appx"/>
              <w:rPr>
                <w:ins w:id="16644" w:author="aas" w:date="2013-10-14T02:06:00Z"/>
                <w:del w:id="16645" w:author="Anees Shaikh" w:date="2013-10-19T02:16:00Z"/>
              </w:rPr>
              <w:pPrChange w:id="16646" w:author="Anees Shaikh" w:date="2013-10-19T02:16:00Z">
                <w:pPr>
                  <w:pStyle w:val="XML1"/>
                </w:pPr>
              </w:pPrChange>
            </w:pPr>
            <w:ins w:id="16647" w:author="aas" w:date="2013-10-14T02:06:00Z">
              <w:del w:id="16648" w:author="Anees Shaikh" w:date="2013-10-19T02:16:00Z">
                <w:r w:rsidDel="00E067A3">
                  <w:delText xml:space="preserve">                                    &lt;xs:restriction base="xs:string"&gt;</w:delText>
                </w:r>
              </w:del>
            </w:ins>
          </w:p>
          <w:p w14:paraId="16AA2DF4" w14:textId="188D1ACA" w:rsidR="00874469" w:rsidDel="00E067A3" w:rsidRDefault="00874469">
            <w:pPr>
              <w:pStyle w:val="Appx"/>
              <w:rPr>
                <w:ins w:id="16649" w:author="aas" w:date="2013-10-14T02:06:00Z"/>
                <w:del w:id="16650" w:author="Anees Shaikh" w:date="2013-10-19T02:16:00Z"/>
              </w:rPr>
              <w:pPrChange w:id="16651" w:author="Anees Shaikh" w:date="2013-10-19T02:16:00Z">
                <w:pPr>
                  <w:pStyle w:val="XML1"/>
                </w:pPr>
              </w:pPrChange>
            </w:pPr>
            <w:ins w:id="16652" w:author="aas" w:date="2013-10-14T02:06:00Z">
              <w:del w:id="16653" w:author="Anees Shaikh" w:date="2013-10-19T02:16:00Z">
                <w:r w:rsidDel="00E067A3">
                  <w:delText xml:space="preserve">                                      &lt;xs:enumeration value="master"/&gt;</w:delText>
                </w:r>
              </w:del>
            </w:ins>
          </w:p>
          <w:p w14:paraId="19B1A835" w14:textId="32B515AF" w:rsidR="00874469" w:rsidDel="00E067A3" w:rsidRDefault="00874469">
            <w:pPr>
              <w:pStyle w:val="Appx"/>
              <w:rPr>
                <w:ins w:id="16654" w:author="aas" w:date="2013-10-14T02:06:00Z"/>
                <w:del w:id="16655" w:author="Anees Shaikh" w:date="2013-10-19T02:16:00Z"/>
              </w:rPr>
              <w:pPrChange w:id="16656" w:author="Anees Shaikh" w:date="2013-10-19T02:16:00Z">
                <w:pPr>
                  <w:pStyle w:val="XML1"/>
                </w:pPr>
              </w:pPrChange>
            </w:pPr>
            <w:ins w:id="16657" w:author="aas" w:date="2013-10-14T02:06:00Z">
              <w:del w:id="16658" w:author="Anees Shaikh" w:date="2013-10-19T02:16:00Z">
                <w:r w:rsidDel="00E067A3">
                  <w:delText xml:space="preserve">                                      &lt;xs:enumeration value="slave"/&gt;</w:delText>
                </w:r>
              </w:del>
            </w:ins>
          </w:p>
          <w:p w14:paraId="4F8EC66E" w14:textId="680D9C22" w:rsidR="00874469" w:rsidDel="00E067A3" w:rsidRDefault="00874469">
            <w:pPr>
              <w:pStyle w:val="Appx"/>
              <w:rPr>
                <w:ins w:id="16659" w:author="aas" w:date="2013-10-14T02:06:00Z"/>
                <w:del w:id="16660" w:author="Anees Shaikh" w:date="2013-10-19T02:16:00Z"/>
              </w:rPr>
              <w:pPrChange w:id="16661" w:author="Anees Shaikh" w:date="2013-10-19T02:16:00Z">
                <w:pPr>
                  <w:pStyle w:val="XML1"/>
                </w:pPr>
              </w:pPrChange>
            </w:pPr>
            <w:ins w:id="16662" w:author="aas" w:date="2013-10-14T02:06:00Z">
              <w:del w:id="16663" w:author="Anees Shaikh" w:date="2013-10-19T02:16:00Z">
                <w:r w:rsidDel="00E067A3">
                  <w:delText xml:space="preserve">                                      &lt;xs:enumeration value="equal"/&gt;</w:delText>
                </w:r>
              </w:del>
            </w:ins>
          </w:p>
          <w:p w14:paraId="335F473F" w14:textId="6D2BC214" w:rsidR="00874469" w:rsidDel="00E067A3" w:rsidRDefault="00874469">
            <w:pPr>
              <w:pStyle w:val="Appx"/>
              <w:rPr>
                <w:ins w:id="16664" w:author="aas" w:date="2013-10-14T02:06:00Z"/>
                <w:del w:id="16665" w:author="Anees Shaikh" w:date="2013-10-19T02:16:00Z"/>
              </w:rPr>
              <w:pPrChange w:id="16666" w:author="Anees Shaikh" w:date="2013-10-19T02:16:00Z">
                <w:pPr>
                  <w:pStyle w:val="XML1"/>
                </w:pPr>
              </w:pPrChange>
            </w:pPr>
            <w:ins w:id="16667" w:author="aas" w:date="2013-10-14T02:06:00Z">
              <w:del w:id="16668" w:author="Anees Shaikh" w:date="2013-10-19T02:16:00Z">
                <w:r w:rsidDel="00E067A3">
                  <w:delText xml:space="preserve">                                    &lt;/xs:restriction&gt;</w:delText>
                </w:r>
              </w:del>
            </w:ins>
          </w:p>
          <w:p w14:paraId="693D1B31" w14:textId="42C17187" w:rsidR="00874469" w:rsidDel="00E067A3" w:rsidRDefault="00874469">
            <w:pPr>
              <w:pStyle w:val="Appx"/>
              <w:rPr>
                <w:ins w:id="16669" w:author="aas" w:date="2013-10-14T02:06:00Z"/>
                <w:del w:id="16670" w:author="Anees Shaikh" w:date="2013-10-19T02:16:00Z"/>
              </w:rPr>
              <w:pPrChange w:id="16671" w:author="Anees Shaikh" w:date="2013-10-19T02:16:00Z">
                <w:pPr>
                  <w:pStyle w:val="XML1"/>
                </w:pPr>
              </w:pPrChange>
            </w:pPr>
            <w:ins w:id="16672" w:author="aas" w:date="2013-10-14T02:06:00Z">
              <w:del w:id="16673" w:author="Anees Shaikh" w:date="2013-10-19T02:16:00Z">
                <w:r w:rsidDel="00E067A3">
                  <w:delText xml:space="preserve">                                  &lt;/xs:simpleType&gt;</w:delText>
                </w:r>
              </w:del>
            </w:ins>
          </w:p>
          <w:p w14:paraId="684928CD" w14:textId="65CD8B8D" w:rsidR="00874469" w:rsidDel="00E067A3" w:rsidRDefault="00874469">
            <w:pPr>
              <w:pStyle w:val="Appx"/>
              <w:rPr>
                <w:ins w:id="16674" w:author="aas" w:date="2013-10-14T02:06:00Z"/>
                <w:del w:id="16675" w:author="Anees Shaikh" w:date="2013-10-19T02:16:00Z"/>
              </w:rPr>
              <w:pPrChange w:id="16676" w:author="Anees Shaikh" w:date="2013-10-19T02:16:00Z">
                <w:pPr>
                  <w:pStyle w:val="XML1"/>
                </w:pPr>
              </w:pPrChange>
            </w:pPr>
            <w:ins w:id="16677" w:author="aas" w:date="2013-10-14T02:06:00Z">
              <w:del w:id="16678" w:author="Anees Shaikh" w:date="2013-10-19T02:16:00Z">
                <w:r w:rsidDel="00E067A3">
                  <w:delText xml:space="preserve">                                &lt;/xs:element&gt;</w:delText>
                </w:r>
              </w:del>
            </w:ins>
          </w:p>
          <w:p w14:paraId="59AF1FEE" w14:textId="196F8F58" w:rsidR="00874469" w:rsidDel="00E067A3" w:rsidRDefault="00874469">
            <w:pPr>
              <w:pStyle w:val="Appx"/>
              <w:rPr>
                <w:ins w:id="16679" w:author="aas" w:date="2013-10-14T02:06:00Z"/>
                <w:del w:id="16680" w:author="Anees Shaikh" w:date="2013-10-19T02:16:00Z"/>
              </w:rPr>
              <w:pPrChange w:id="16681" w:author="Anees Shaikh" w:date="2013-10-19T02:16:00Z">
                <w:pPr>
                  <w:pStyle w:val="XML1"/>
                </w:pPr>
              </w:pPrChange>
            </w:pPr>
            <w:ins w:id="16682" w:author="aas" w:date="2013-10-14T02:06:00Z">
              <w:del w:id="16683" w:author="Anees Shaikh" w:date="2013-10-19T02:16:00Z">
                <w:r w:rsidDel="00E067A3">
                  <w:delText xml:space="preserve">                                &lt;xs:element name="ip-address"  type="inet:ip-address"&gt;</w:delText>
                </w:r>
              </w:del>
            </w:ins>
          </w:p>
          <w:p w14:paraId="2E68D709" w14:textId="67DAE4C1" w:rsidR="00874469" w:rsidDel="00E067A3" w:rsidRDefault="00874469">
            <w:pPr>
              <w:pStyle w:val="Appx"/>
              <w:rPr>
                <w:ins w:id="16684" w:author="aas" w:date="2013-10-14T02:06:00Z"/>
                <w:del w:id="16685" w:author="Anees Shaikh" w:date="2013-10-19T02:16:00Z"/>
              </w:rPr>
              <w:pPrChange w:id="16686" w:author="Anees Shaikh" w:date="2013-10-19T02:16:00Z">
                <w:pPr>
                  <w:pStyle w:val="XML1"/>
                </w:pPr>
              </w:pPrChange>
            </w:pPr>
            <w:ins w:id="16687" w:author="aas" w:date="2013-10-14T02:06:00Z">
              <w:del w:id="16688" w:author="Anees Shaikh" w:date="2013-10-19T02:16:00Z">
                <w:r w:rsidDel="00E067A3">
                  <w:delText xml:space="preserve">                                  &lt;xs:annotation&gt;</w:delText>
                </w:r>
              </w:del>
            </w:ins>
          </w:p>
          <w:p w14:paraId="070E4B7D" w14:textId="5386AC62" w:rsidR="00874469" w:rsidDel="00E067A3" w:rsidRDefault="00874469">
            <w:pPr>
              <w:pStyle w:val="Appx"/>
              <w:rPr>
                <w:ins w:id="16689" w:author="aas" w:date="2013-10-14T02:06:00Z"/>
                <w:del w:id="16690" w:author="Anees Shaikh" w:date="2013-10-19T02:16:00Z"/>
              </w:rPr>
              <w:pPrChange w:id="16691" w:author="Anees Shaikh" w:date="2013-10-19T02:16:00Z">
                <w:pPr>
                  <w:pStyle w:val="XML1"/>
                </w:pPr>
              </w:pPrChange>
            </w:pPr>
            <w:ins w:id="16692" w:author="aas" w:date="2013-10-14T02:06:00Z">
              <w:del w:id="16693" w:author="Anees Shaikh" w:date="2013-10-19T02:16:00Z">
                <w:r w:rsidDel="00E067A3">
                  <w:delText xml:space="preserve">                                    &lt;xs:documentation&gt;</w:delText>
                </w:r>
              </w:del>
            </w:ins>
          </w:p>
          <w:p w14:paraId="4A72BE5F" w14:textId="62E2528E" w:rsidR="00874469" w:rsidDel="00E067A3" w:rsidRDefault="00874469">
            <w:pPr>
              <w:pStyle w:val="Appx"/>
              <w:rPr>
                <w:ins w:id="16694" w:author="aas" w:date="2013-10-14T02:06:00Z"/>
                <w:del w:id="16695" w:author="Anees Shaikh" w:date="2013-10-19T02:16:00Z"/>
              </w:rPr>
              <w:pPrChange w:id="16696" w:author="Anees Shaikh" w:date="2013-10-19T02:16:00Z">
                <w:pPr>
                  <w:pStyle w:val="XML1"/>
                </w:pPr>
              </w:pPrChange>
            </w:pPr>
            <w:ins w:id="16697" w:author="aas" w:date="2013-10-14T02:06:00Z">
              <w:del w:id="16698" w:author="Anees Shaikh" w:date="2013-10-19T02:16:00Z">
                <w:r w:rsidDel="00E067A3">
                  <w:delText xml:space="preserve">                                      The IP address of the OpenFlow Controller.  This IP address is used by</w:delText>
                </w:r>
              </w:del>
            </w:ins>
          </w:p>
          <w:p w14:paraId="2EFE12B0" w14:textId="1F85EF53" w:rsidR="00874469" w:rsidDel="00E067A3" w:rsidRDefault="00874469">
            <w:pPr>
              <w:pStyle w:val="Appx"/>
              <w:rPr>
                <w:ins w:id="16699" w:author="aas" w:date="2013-10-14T02:06:00Z"/>
                <w:del w:id="16700" w:author="Anees Shaikh" w:date="2013-10-19T02:16:00Z"/>
              </w:rPr>
              <w:pPrChange w:id="16701" w:author="Anees Shaikh" w:date="2013-10-19T02:16:00Z">
                <w:pPr>
                  <w:pStyle w:val="XML1"/>
                </w:pPr>
              </w:pPrChange>
            </w:pPr>
            <w:ins w:id="16702" w:author="aas" w:date="2013-10-14T02:06:00Z">
              <w:del w:id="16703" w:author="Anees Shaikh" w:date="2013-10-19T02:16:00Z">
                <w:r w:rsidDel="00E067A3">
                  <w:delText xml:space="preserve">                                             the OpenFlow Logical Switch when connecting to the OpenFlow</w:delText>
                </w:r>
              </w:del>
            </w:ins>
          </w:p>
          <w:p w14:paraId="641FAB0C" w14:textId="703AFF8B" w:rsidR="00874469" w:rsidDel="00E067A3" w:rsidRDefault="00874469">
            <w:pPr>
              <w:pStyle w:val="Appx"/>
              <w:rPr>
                <w:ins w:id="16704" w:author="aas" w:date="2013-10-14T02:06:00Z"/>
                <w:del w:id="16705" w:author="Anees Shaikh" w:date="2013-10-19T02:16:00Z"/>
              </w:rPr>
              <w:pPrChange w:id="16706" w:author="Anees Shaikh" w:date="2013-10-19T02:16:00Z">
                <w:pPr>
                  <w:pStyle w:val="XML1"/>
                </w:pPr>
              </w:pPrChange>
            </w:pPr>
            <w:ins w:id="16707" w:author="aas" w:date="2013-10-14T02:06:00Z">
              <w:del w:id="16708" w:author="Anees Shaikh" w:date="2013-10-19T02:16:00Z">
                <w:r w:rsidDel="00E067A3">
                  <w:delText xml:space="preserve">                                             Controller.</w:delText>
                </w:r>
              </w:del>
            </w:ins>
          </w:p>
          <w:p w14:paraId="2DF1E5A5" w14:textId="660F4759" w:rsidR="00874469" w:rsidDel="00E067A3" w:rsidRDefault="00874469">
            <w:pPr>
              <w:pStyle w:val="Appx"/>
              <w:rPr>
                <w:ins w:id="16709" w:author="aas" w:date="2013-10-14T02:06:00Z"/>
                <w:del w:id="16710" w:author="Anees Shaikh" w:date="2013-10-19T02:16:00Z"/>
              </w:rPr>
              <w:pPrChange w:id="16711" w:author="Anees Shaikh" w:date="2013-10-19T02:16:00Z">
                <w:pPr>
                  <w:pStyle w:val="XML1"/>
                </w:pPr>
              </w:pPrChange>
            </w:pPr>
            <w:ins w:id="16712" w:author="aas" w:date="2013-10-14T02:06:00Z">
              <w:del w:id="16713" w:author="Anees Shaikh" w:date="2013-10-19T02:16:00Z">
                <w:r w:rsidDel="00E067A3">
                  <w:delText xml:space="preserve">                                    &lt;/xs:documentation&gt;</w:delText>
                </w:r>
              </w:del>
            </w:ins>
          </w:p>
          <w:p w14:paraId="3403AF34" w14:textId="7330FCBE" w:rsidR="00874469" w:rsidDel="00E067A3" w:rsidRDefault="00874469">
            <w:pPr>
              <w:pStyle w:val="Appx"/>
              <w:rPr>
                <w:ins w:id="16714" w:author="aas" w:date="2013-10-14T02:06:00Z"/>
                <w:del w:id="16715" w:author="Anees Shaikh" w:date="2013-10-19T02:16:00Z"/>
              </w:rPr>
              <w:pPrChange w:id="16716" w:author="Anees Shaikh" w:date="2013-10-19T02:16:00Z">
                <w:pPr>
                  <w:pStyle w:val="XML1"/>
                </w:pPr>
              </w:pPrChange>
            </w:pPr>
            <w:ins w:id="16717" w:author="aas" w:date="2013-10-14T02:06:00Z">
              <w:del w:id="16718" w:author="Anees Shaikh" w:date="2013-10-19T02:16:00Z">
                <w:r w:rsidDel="00E067A3">
                  <w:delText xml:space="preserve">                                  &lt;/xs:annotation&gt;</w:delText>
                </w:r>
              </w:del>
            </w:ins>
          </w:p>
          <w:p w14:paraId="0C652394" w14:textId="395CF5F1" w:rsidR="00874469" w:rsidDel="00E067A3" w:rsidRDefault="00874469">
            <w:pPr>
              <w:pStyle w:val="Appx"/>
              <w:rPr>
                <w:ins w:id="16719" w:author="aas" w:date="2013-10-14T02:06:00Z"/>
                <w:del w:id="16720" w:author="Anees Shaikh" w:date="2013-10-19T02:16:00Z"/>
              </w:rPr>
              <w:pPrChange w:id="16721" w:author="Anees Shaikh" w:date="2013-10-19T02:16:00Z">
                <w:pPr>
                  <w:pStyle w:val="XML1"/>
                </w:pPr>
              </w:pPrChange>
            </w:pPr>
            <w:ins w:id="16722" w:author="aas" w:date="2013-10-14T02:06:00Z">
              <w:del w:id="16723" w:author="Anees Shaikh" w:date="2013-10-19T02:16:00Z">
                <w:r w:rsidDel="00E067A3">
                  <w:delText xml:space="preserve">                                &lt;/xs:element&gt;</w:delText>
                </w:r>
              </w:del>
            </w:ins>
          </w:p>
          <w:p w14:paraId="1F129565" w14:textId="3E53EE33" w:rsidR="00874469" w:rsidDel="00E067A3" w:rsidRDefault="00874469">
            <w:pPr>
              <w:pStyle w:val="Appx"/>
              <w:rPr>
                <w:ins w:id="16724" w:author="aas" w:date="2013-10-14T02:06:00Z"/>
                <w:del w:id="16725" w:author="Anees Shaikh" w:date="2013-10-19T02:16:00Z"/>
              </w:rPr>
              <w:pPrChange w:id="16726" w:author="Anees Shaikh" w:date="2013-10-19T02:16:00Z">
                <w:pPr>
                  <w:pStyle w:val="XML1"/>
                </w:pPr>
              </w:pPrChange>
            </w:pPr>
            <w:ins w:id="16727" w:author="aas" w:date="2013-10-14T02:06:00Z">
              <w:del w:id="16728" w:author="Anees Shaikh" w:date="2013-10-19T02:16:00Z">
                <w:r w:rsidDel="00E067A3">
                  <w:delText xml:space="preserve">                                &lt;xs:element name="port" minOccurs="0"  type="inet:port-number"&gt;</w:delText>
                </w:r>
              </w:del>
            </w:ins>
          </w:p>
          <w:p w14:paraId="26FA191D" w14:textId="75582642" w:rsidR="00874469" w:rsidDel="00E067A3" w:rsidRDefault="00874469">
            <w:pPr>
              <w:pStyle w:val="Appx"/>
              <w:rPr>
                <w:ins w:id="16729" w:author="aas" w:date="2013-10-14T02:06:00Z"/>
                <w:del w:id="16730" w:author="Anees Shaikh" w:date="2013-10-19T02:16:00Z"/>
              </w:rPr>
              <w:pPrChange w:id="16731" w:author="Anees Shaikh" w:date="2013-10-19T02:16:00Z">
                <w:pPr>
                  <w:pStyle w:val="XML1"/>
                </w:pPr>
              </w:pPrChange>
            </w:pPr>
            <w:ins w:id="16732" w:author="aas" w:date="2013-10-14T02:06:00Z">
              <w:del w:id="16733" w:author="Anees Shaikh" w:date="2013-10-19T02:16:00Z">
                <w:r w:rsidDel="00E067A3">
                  <w:delText xml:space="preserve">                                  &lt;xs:annotation&gt;</w:delText>
                </w:r>
              </w:del>
            </w:ins>
          </w:p>
          <w:p w14:paraId="63A223B5" w14:textId="51C099FA" w:rsidR="00874469" w:rsidDel="00E067A3" w:rsidRDefault="00874469">
            <w:pPr>
              <w:pStyle w:val="Appx"/>
              <w:rPr>
                <w:ins w:id="16734" w:author="aas" w:date="2013-10-14T02:06:00Z"/>
                <w:del w:id="16735" w:author="Anees Shaikh" w:date="2013-10-19T02:16:00Z"/>
              </w:rPr>
              <w:pPrChange w:id="16736" w:author="Anees Shaikh" w:date="2013-10-19T02:16:00Z">
                <w:pPr>
                  <w:pStyle w:val="XML1"/>
                </w:pPr>
              </w:pPrChange>
            </w:pPr>
            <w:ins w:id="16737" w:author="aas" w:date="2013-10-14T02:06:00Z">
              <w:del w:id="16738" w:author="Anees Shaikh" w:date="2013-10-19T02:16:00Z">
                <w:r w:rsidDel="00E067A3">
                  <w:delText xml:space="preserve">                                    &lt;xs:documentation&gt;</w:delText>
                </w:r>
              </w:del>
            </w:ins>
          </w:p>
          <w:p w14:paraId="5E40BD1B" w14:textId="64DFEA27" w:rsidR="00874469" w:rsidDel="00E067A3" w:rsidRDefault="00874469">
            <w:pPr>
              <w:pStyle w:val="Appx"/>
              <w:rPr>
                <w:ins w:id="16739" w:author="aas" w:date="2013-10-14T02:06:00Z"/>
                <w:del w:id="16740" w:author="Anees Shaikh" w:date="2013-10-19T02:16:00Z"/>
              </w:rPr>
              <w:pPrChange w:id="16741" w:author="Anees Shaikh" w:date="2013-10-19T02:16:00Z">
                <w:pPr>
                  <w:pStyle w:val="XML1"/>
                </w:pPr>
              </w:pPrChange>
            </w:pPr>
            <w:ins w:id="16742" w:author="aas" w:date="2013-10-14T02:06:00Z">
              <w:del w:id="16743" w:author="Anees Shaikh" w:date="2013-10-19T02:16:00Z">
                <w:r w:rsidDel="00E067A3">
                  <w:delText xml:space="preserve">                                      The TCP port number at the OpenFlow Controller.  This port number is</w:delText>
                </w:r>
              </w:del>
            </w:ins>
          </w:p>
          <w:p w14:paraId="74A3934A" w14:textId="54C57501" w:rsidR="00874469" w:rsidDel="00E067A3" w:rsidRDefault="00874469">
            <w:pPr>
              <w:pStyle w:val="Appx"/>
              <w:rPr>
                <w:ins w:id="16744" w:author="aas" w:date="2013-10-14T02:06:00Z"/>
                <w:del w:id="16745" w:author="Anees Shaikh" w:date="2013-10-19T02:16:00Z"/>
              </w:rPr>
              <w:pPrChange w:id="16746" w:author="Anees Shaikh" w:date="2013-10-19T02:16:00Z">
                <w:pPr>
                  <w:pStyle w:val="XML1"/>
                </w:pPr>
              </w:pPrChange>
            </w:pPr>
            <w:ins w:id="16747" w:author="aas" w:date="2013-10-14T02:06:00Z">
              <w:del w:id="16748" w:author="Anees Shaikh" w:date="2013-10-19T02:16:00Z">
                <w:r w:rsidDel="00E067A3">
                  <w:delText xml:space="preserve">                                             used by the OpenFlow Logical Switch when connecting to the</w:delText>
                </w:r>
              </w:del>
            </w:ins>
          </w:p>
          <w:p w14:paraId="42567FF5" w14:textId="36268C25" w:rsidR="00874469" w:rsidDel="00E067A3" w:rsidRDefault="00874469">
            <w:pPr>
              <w:pStyle w:val="Appx"/>
              <w:rPr>
                <w:ins w:id="16749" w:author="aas" w:date="2013-10-14T02:06:00Z"/>
                <w:del w:id="16750" w:author="Anees Shaikh" w:date="2013-10-19T02:16:00Z"/>
              </w:rPr>
              <w:pPrChange w:id="16751" w:author="Anees Shaikh" w:date="2013-10-19T02:16:00Z">
                <w:pPr>
                  <w:pStyle w:val="XML1"/>
                </w:pPr>
              </w:pPrChange>
            </w:pPr>
            <w:ins w:id="16752" w:author="aas" w:date="2013-10-14T02:06:00Z">
              <w:del w:id="16753" w:author="Anees Shaikh" w:date="2013-10-19T02:16:00Z">
                <w:r w:rsidDel="00E067A3">
                  <w:delText xml:space="preserve">                                             OpenFlow Controller using TCP or TLS.  The default value is</w:delText>
                </w:r>
              </w:del>
            </w:ins>
          </w:p>
          <w:p w14:paraId="0B77C06F" w14:textId="7FDB26AD" w:rsidR="00874469" w:rsidDel="00E067A3" w:rsidRDefault="00874469">
            <w:pPr>
              <w:pStyle w:val="Appx"/>
              <w:rPr>
                <w:ins w:id="16754" w:author="aas" w:date="2013-10-14T02:06:00Z"/>
                <w:del w:id="16755" w:author="Anees Shaikh" w:date="2013-10-19T02:16:00Z"/>
              </w:rPr>
              <w:pPrChange w:id="16756" w:author="Anees Shaikh" w:date="2013-10-19T02:16:00Z">
                <w:pPr>
                  <w:pStyle w:val="XML1"/>
                </w:pPr>
              </w:pPrChange>
            </w:pPr>
            <w:ins w:id="16757" w:author="aas" w:date="2013-10-14T02:06:00Z">
              <w:del w:id="16758" w:author="Anees Shaikh" w:date="2013-10-19T02:16:00Z">
                <w:r w:rsidDel="00E067A3">
                  <w:delText xml:space="preserve">                                             6633.</w:delText>
                </w:r>
              </w:del>
            </w:ins>
          </w:p>
          <w:p w14:paraId="0C1E216B" w14:textId="1567C6BE" w:rsidR="00874469" w:rsidDel="00E067A3" w:rsidRDefault="00874469">
            <w:pPr>
              <w:pStyle w:val="Appx"/>
              <w:rPr>
                <w:ins w:id="16759" w:author="aas" w:date="2013-10-14T02:06:00Z"/>
                <w:del w:id="16760" w:author="Anees Shaikh" w:date="2013-10-19T02:16:00Z"/>
              </w:rPr>
              <w:pPrChange w:id="16761" w:author="Anees Shaikh" w:date="2013-10-19T02:16:00Z">
                <w:pPr>
                  <w:pStyle w:val="XML1"/>
                </w:pPr>
              </w:pPrChange>
            </w:pPr>
            <w:ins w:id="16762" w:author="aas" w:date="2013-10-14T02:06:00Z">
              <w:del w:id="16763" w:author="Anees Shaikh" w:date="2013-10-19T02:16:00Z">
                <w:r w:rsidDel="00E067A3">
                  <w:delText xml:space="preserve">                                    &lt;/xs:documentation&gt;</w:delText>
                </w:r>
              </w:del>
            </w:ins>
          </w:p>
          <w:p w14:paraId="7AF4B719" w14:textId="3BFD69E5" w:rsidR="00874469" w:rsidDel="00E067A3" w:rsidRDefault="00874469">
            <w:pPr>
              <w:pStyle w:val="Appx"/>
              <w:rPr>
                <w:ins w:id="16764" w:author="aas" w:date="2013-10-14T02:06:00Z"/>
                <w:del w:id="16765" w:author="Anees Shaikh" w:date="2013-10-19T02:16:00Z"/>
              </w:rPr>
              <w:pPrChange w:id="16766" w:author="Anees Shaikh" w:date="2013-10-19T02:16:00Z">
                <w:pPr>
                  <w:pStyle w:val="XML1"/>
                </w:pPr>
              </w:pPrChange>
            </w:pPr>
            <w:ins w:id="16767" w:author="aas" w:date="2013-10-14T02:06:00Z">
              <w:del w:id="16768" w:author="Anees Shaikh" w:date="2013-10-19T02:16:00Z">
                <w:r w:rsidDel="00E067A3">
                  <w:delText xml:space="preserve">                                  &lt;/xs:annotation&gt;</w:delText>
                </w:r>
              </w:del>
            </w:ins>
          </w:p>
          <w:p w14:paraId="192120E3" w14:textId="03D45461" w:rsidR="00874469" w:rsidDel="00E067A3" w:rsidRDefault="00874469">
            <w:pPr>
              <w:pStyle w:val="Appx"/>
              <w:rPr>
                <w:ins w:id="16769" w:author="aas" w:date="2013-10-14T02:06:00Z"/>
                <w:del w:id="16770" w:author="Anees Shaikh" w:date="2013-10-19T02:16:00Z"/>
              </w:rPr>
              <w:pPrChange w:id="16771" w:author="Anees Shaikh" w:date="2013-10-19T02:16:00Z">
                <w:pPr>
                  <w:pStyle w:val="XML1"/>
                </w:pPr>
              </w:pPrChange>
            </w:pPr>
            <w:ins w:id="16772" w:author="aas" w:date="2013-10-14T02:06:00Z">
              <w:del w:id="16773" w:author="Anees Shaikh" w:date="2013-10-19T02:16:00Z">
                <w:r w:rsidDel="00E067A3">
                  <w:delText xml:space="preserve">                                &lt;/xs:element&gt;</w:delText>
                </w:r>
              </w:del>
            </w:ins>
          </w:p>
          <w:p w14:paraId="26F76009" w14:textId="03B5CD15" w:rsidR="00874469" w:rsidDel="00E067A3" w:rsidRDefault="00874469">
            <w:pPr>
              <w:pStyle w:val="Appx"/>
              <w:rPr>
                <w:ins w:id="16774" w:author="aas" w:date="2013-10-14T02:06:00Z"/>
                <w:del w:id="16775" w:author="Anees Shaikh" w:date="2013-10-19T02:16:00Z"/>
              </w:rPr>
              <w:pPrChange w:id="16776" w:author="Anees Shaikh" w:date="2013-10-19T02:16:00Z">
                <w:pPr>
                  <w:pStyle w:val="XML1"/>
                </w:pPr>
              </w:pPrChange>
            </w:pPr>
            <w:ins w:id="16777" w:author="aas" w:date="2013-10-14T02:06:00Z">
              <w:del w:id="16778" w:author="Anees Shaikh" w:date="2013-10-19T02:16:00Z">
                <w:r w:rsidDel="00E067A3">
                  <w:delText xml:space="preserve">                                &lt;xs:element name="local-ip-address" minOccurs="0"  type="inet:ip-address"&gt;</w:delText>
                </w:r>
              </w:del>
            </w:ins>
          </w:p>
          <w:p w14:paraId="7B2BFC41" w14:textId="708948D0" w:rsidR="00874469" w:rsidDel="00E067A3" w:rsidRDefault="00874469">
            <w:pPr>
              <w:pStyle w:val="Appx"/>
              <w:rPr>
                <w:ins w:id="16779" w:author="aas" w:date="2013-10-14T02:06:00Z"/>
                <w:del w:id="16780" w:author="Anees Shaikh" w:date="2013-10-19T02:16:00Z"/>
              </w:rPr>
              <w:pPrChange w:id="16781" w:author="Anees Shaikh" w:date="2013-10-19T02:16:00Z">
                <w:pPr>
                  <w:pStyle w:val="XML1"/>
                </w:pPr>
              </w:pPrChange>
            </w:pPr>
            <w:ins w:id="16782" w:author="aas" w:date="2013-10-14T02:06:00Z">
              <w:del w:id="16783" w:author="Anees Shaikh" w:date="2013-10-19T02:16:00Z">
                <w:r w:rsidDel="00E067A3">
                  <w:delText xml:space="preserve">                                  &lt;xs:annotation&gt;</w:delText>
                </w:r>
              </w:del>
            </w:ins>
          </w:p>
          <w:p w14:paraId="61793249" w14:textId="724DA8C7" w:rsidR="00874469" w:rsidDel="00E067A3" w:rsidRDefault="00874469">
            <w:pPr>
              <w:pStyle w:val="Appx"/>
              <w:rPr>
                <w:ins w:id="16784" w:author="aas" w:date="2013-10-14T02:06:00Z"/>
                <w:del w:id="16785" w:author="Anees Shaikh" w:date="2013-10-19T02:16:00Z"/>
              </w:rPr>
              <w:pPrChange w:id="16786" w:author="Anees Shaikh" w:date="2013-10-19T02:16:00Z">
                <w:pPr>
                  <w:pStyle w:val="XML1"/>
                </w:pPr>
              </w:pPrChange>
            </w:pPr>
            <w:ins w:id="16787" w:author="aas" w:date="2013-10-14T02:06:00Z">
              <w:del w:id="16788" w:author="Anees Shaikh" w:date="2013-10-19T02:16:00Z">
                <w:r w:rsidDel="00E067A3">
                  <w:delText xml:space="preserve">                                    &lt;xs:documentation&gt;</w:delText>
                </w:r>
              </w:del>
            </w:ins>
          </w:p>
          <w:p w14:paraId="018B1149" w14:textId="2850D4BA" w:rsidR="00874469" w:rsidDel="00E067A3" w:rsidRDefault="00874469">
            <w:pPr>
              <w:pStyle w:val="Appx"/>
              <w:rPr>
                <w:ins w:id="16789" w:author="aas" w:date="2013-10-14T02:06:00Z"/>
                <w:del w:id="16790" w:author="Anees Shaikh" w:date="2013-10-19T02:16:00Z"/>
              </w:rPr>
              <w:pPrChange w:id="16791" w:author="Anees Shaikh" w:date="2013-10-19T02:16:00Z">
                <w:pPr>
                  <w:pStyle w:val="XML1"/>
                </w:pPr>
              </w:pPrChange>
            </w:pPr>
            <w:ins w:id="16792" w:author="aas" w:date="2013-10-14T02:06:00Z">
              <w:del w:id="16793" w:author="Anees Shaikh" w:date="2013-10-19T02:16:00Z">
                <w:r w:rsidDel="00E067A3">
                  <w:delText xml:space="preserve">                                      The local IP address of the OpenFlow Logical Switch when connecting to</w:delText>
                </w:r>
              </w:del>
            </w:ins>
          </w:p>
          <w:p w14:paraId="4F22CD2C" w14:textId="3FFDB5EB" w:rsidR="00874469" w:rsidDel="00E067A3" w:rsidRDefault="00874469">
            <w:pPr>
              <w:pStyle w:val="Appx"/>
              <w:rPr>
                <w:ins w:id="16794" w:author="aas" w:date="2013-10-14T02:06:00Z"/>
                <w:del w:id="16795" w:author="Anees Shaikh" w:date="2013-10-19T02:16:00Z"/>
              </w:rPr>
              <w:pPrChange w:id="16796" w:author="Anees Shaikh" w:date="2013-10-19T02:16:00Z">
                <w:pPr>
                  <w:pStyle w:val="XML1"/>
                </w:pPr>
              </w:pPrChange>
            </w:pPr>
            <w:ins w:id="16797" w:author="aas" w:date="2013-10-14T02:06:00Z">
              <w:del w:id="16798" w:author="Anees Shaikh" w:date="2013-10-19T02:16:00Z">
                <w:r w:rsidDel="00E067A3">
                  <w:delText xml:space="preserve">                                            this OpenFlow Controller.  It is the source IP address of</w:delText>
                </w:r>
              </w:del>
            </w:ins>
          </w:p>
          <w:p w14:paraId="0525FEE9" w14:textId="33BA6C40" w:rsidR="00874469" w:rsidDel="00E067A3" w:rsidRDefault="00874469">
            <w:pPr>
              <w:pStyle w:val="Appx"/>
              <w:rPr>
                <w:ins w:id="16799" w:author="aas" w:date="2013-10-14T02:06:00Z"/>
                <w:del w:id="16800" w:author="Anees Shaikh" w:date="2013-10-19T02:16:00Z"/>
              </w:rPr>
              <w:pPrChange w:id="16801" w:author="Anees Shaikh" w:date="2013-10-19T02:16:00Z">
                <w:pPr>
                  <w:pStyle w:val="XML1"/>
                </w:pPr>
              </w:pPrChange>
            </w:pPr>
            <w:ins w:id="16802" w:author="aas" w:date="2013-10-14T02:06:00Z">
              <w:del w:id="16803" w:author="Anees Shaikh" w:date="2013-10-19T02:16:00Z">
                <w:r w:rsidDel="00E067A3">
                  <w:delText xml:space="preserve">                                            packets sent to this OpenFlow Controller.  If present, this</w:delText>
                </w:r>
              </w:del>
            </w:ins>
          </w:p>
          <w:p w14:paraId="1DB0DB22" w14:textId="11D7A261" w:rsidR="00874469" w:rsidDel="00E067A3" w:rsidRDefault="00874469">
            <w:pPr>
              <w:pStyle w:val="Appx"/>
              <w:rPr>
                <w:ins w:id="16804" w:author="aas" w:date="2013-10-14T02:06:00Z"/>
                <w:del w:id="16805" w:author="Anees Shaikh" w:date="2013-10-19T02:16:00Z"/>
              </w:rPr>
              <w:pPrChange w:id="16806" w:author="Anees Shaikh" w:date="2013-10-19T02:16:00Z">
                <w:pPr>
                  <w:pStyle w:val="XML1"/>
                </w:pPr>
              </w:pPrChange>
            </w:pPr>
            <w:ins w:id="16807" w:author="aas" w:date="2013-10-14T02:06:00Z">
              <w:del w:id="16808" w:author="Anees Shaikh" w:date="2013-10-19T02:16:00Z">
                <w:r w:rsidDel="00E067A3">
                  <w:delText xml:space="preserve">                                            element overrides any default IP address.</w:delText>
                </w:r>
              </w:del>
            </w:ins>
          </w:p>
          <w:p w14:paraId="24D35A74" w14:textId="187D2687" w:rsidR="00874469" w:rsidDel="00E067A3" w:rsidRDefault="00874469">
            <w:pPr>
              <w:pStyle w:val="Appx"/>
              <w:rPr>
                <w:ins w:id="16809" w:author="aas" w:date="2013-10-14T02:06:00Z"/>
                <w:del w:id="16810" w:author="Anees Shaikh" w:date="2013-10-19T02:16:00Z"/>
              </w:rPr>
              <w:pPrChange w:id="16811" w:author="Anees Shaikh" w:date="2013-10-19T02:16:00Z">
                <w:pPr>
                  <w:pStyle w:val="XML1"/>
                </w:pPr>
              </w:pPrChange>
            </w:pPr>
            <w:ins w:id="16812" w:author="aas" w:date="2013-10-14T02:06:00Z">
              <w:del w:id="16813" w:author="Anees Shaikh" w:date="2013-10-19T02:16:00Z">
                <w:r w:rsidDel="00E067A3">
                  <w:delText xml:space="preserve">                                            </w:delText>
                </w:r>
              </w:del>
            </w:ins>
          </w:p>
          <w:p w14:paraId="5B41E955" w14:textId="5362C47D" w:rsidR="00874469" w:rsidDel="00E067A3" w:rsidRDefault="00874469">
            <w:pPr>
              <w:pStyle w:val="Appx"/>
              <w:rPr>
                <w:ins w:id="16814" w:author="aas" w:date="2013-10-14T02:06:00Z"/>
                <w:del w:id="16815" w:author="Anees Shaikh" w:date="2013-10-19T02:16:00Z"/>
              </w:rPr>
              <w:pPrChange w:id="16816" w:author="Anees Shaikh" w:date="2013-10-19T02:16:00Z">
                <w:pPr>
                  <w:pStyle w:val="XML1"/>
                </w:pPr>
              </w:pPrChange>
            </w:pPr>
            <w:ins w:id="16817" w:author="aas" w:date="2013-10-14T02:06:00Z">
              <w:del w:id="16818" w:author="Anees Shaikh" w:date="2013-10-19T02:16:00Z">
                <w:r w:rsidDel="00E067A3">
                  <w:delText xml:space="preserve">                                            This element is optional. Attempts to set this element to an IP</w:delText>
                </w:r>
              </w:del>
            </w:ins>
          </w:p>
          <w:p w14:paraId="0AA14FE1" w14:textId="0F18BFF6" w:rsidR="00874469" w:rsidDel="00E067A3" w:rsidRDefault="00874469">
            <w:pPr>
              <w:pStyle w:val="Appx"/>
              <w:rPr>
                <w:ins w:id="16819" w:author="aas" w:date="2013-10-14T02:06:00Z"/>
                <w:del w:id="16820" w:author="Anees Shaikh" w:date="2013-10-19T02:16:00Z"/>
              </w:rPr>
              <w:pPrChange w:id="16821" w:author="Anees Shaikh" w:date="2013-10-19T02:16:00Z">
                <w:pPr>
                  <w:pStyle w:val="XML1"/>
                </w:pPr>
              </w:pPrChange>
            </w:pPr>
            <w:ins w:id="16822" w:author="aas" w:date="2013-10-14T02:06:00Z">
              <w:del w:id="16823" w:author="Anees Shaikh" w:date="2013-10-19T02:16:00Z">
                <w:r w:rsidDel="00E067A3">
                  <w:delText xml:space="preserve">                                            address that cannot be used by the OpenFlow Logical Switch MUST</w:delText>
                </w:r>
              </w:del>
            </w:ins>
          </w:p>
          <w:p w14:paraId="698210BA" w14:textId="798385AE" w:rsidR="00874469" w:rsidDel="00E067A3" w:rsidRDefault="00874469">
            <w:pPr>
              <w:pStyle w:val="Appx"/>
              <w:rPr>
                <w:ins w:id="16824" w:author="aas" w:date="2013-10-14T02:06:00Z"/>
                <w:del w:id="16825" w:author="Anees Shaikh" w:date="2013-10-19T02:16:00Z"/>
              </w:rPr>
              <w:pPrChange w:id="16826" w:author="Anees Shaikh" w:date="2013-10-19T02:16:00Z">
                <w:pPr>
                  <w:pStyle w:val="XML1"/>
                </w:pPr>
              </w:pPrChange>
            </w:pPr>
            <w:ins w:id="16827" w:author="aas" w:date="2013-10-14T02:06:00Z">
              <w:del w:id="16828" w:author="Anees Shaikh" w:date="2013-10-19T02:16:00Z">
                <w:r w:rsidDel="00E067A3">
                  <w:delText xml:space="preserve">                                            result in an 'bad-element' error with type 'application'. The</w:delText>
                </w:r>
              </w:del>
            </w:ins>
          </w:p>
          <w:p w14:paraId="3DC88CEE" w14:textId="45AC50B5" w:rsidR="00874469" w:rsidDel="00E067A3" w:rsidRDefault="00874469">
            <w:pPr>
              <w:pStyle w:val="Appx"/>
              <w:rPr>
                <w:ins w:id="16829" w:author="aas" w:date="2013-10-14T02:06:00Z"/>
                <w:del w:id="16830" w:author="Anees Shaikh" w:date="2013-10-19T02:16:00Z"/>
              </w:rPr>
              <w:pPrChange w:id="16831" w:author="Anees Shaikh" w:date="2013-10-19T02:16:00Z">
                <w:pPr>
                  <w:pStyle w:val="XML1"/>
                </w:pPr>
              </w:pPrChange>
            </w:pPr>
            <w:ins w:id="16832" w:author="aas" w:date="2013-10-14T02:06:00Z">
              <w:del w:id="16833" w:author="Anees Shaikh" w:date="2013-10-19T02:16:00Z">
                <w:r w:rsidDel="00E067A3">
                  <w:delText xml:space="preserve">                                            &amp;lt;error-info&amp;gt; element MUST contain the name of this element in</w:delText>
                </w:r>
              </w:del>
            </w:ins>
          </w:p>
          <w:p w14:paraId="51D36CBD" w14:textId="7EA10A30" w:rsidR="00874469" w:rsidDel="00E067A3" w:rsidRDefault="00874469">
            <w:pPr>
              <w:pStyle w:val="Appx"/>
              <w:rPr>
                <w:ins w:id="16834" w:author="aas" w:date="2013-10-14T02:06:00Z"/>
                <w:del w:id="16835" w:author="Anees Shaikh" w:date="2013-10-19T02:16:00Z"/>
              </w:rPr>
              <w:pPrChange w:id="16836" w:author="Anees Shaikh" w:date="2013-10-19T02:16:00Z">
                <w:pPr>
                  <w:pStyle w:val="XML1"/>
                </w:pPr>
              </w:pPrChange>
            </w:pPr>
            <w:ins w:id="16837" w:author="aas" w:date="2013-10-14T02:06:00Z">
              <w:del w:id="16838" w:author="Anees Shaikh" w:date="2013-10-19T02:16:00Z">
                <w:r w:rsidDel="00E067A3">
                  <w:delText xml:space="preserve">                                            the &amp;lt;bad-element&amp;gt; element.</w:delText>
                </w:r>
              </w:del>
            </w:ins>
          </w:p>
          <w:p w14:paraId="36FF662D" w14:textId="38F59C7E" w:rsidR="00874469" w:rsidDel="00E067A3" w:rsidRDefault="00874469">
            <w:pPr>
              <w:pStyle w:val="Appx"/>
              <w:rPr>
                <w:ins w:id="16839" w:author="aas" w:date="2013-10-14T02:06:00Z"/>
                <w:del w:id="16840" w:author="Anees Shaikh" w:date="2013-10-19T02:16:00Z"/>
              </w:rPr>
              <w:pPrChange w:id="16841" w:author="Anees Shaikh" w:date="2013-10-19T02:16:00Z">
                <w:pPr>
                  <w:pStyle w:val="XML1"/>
                </w:pPr>
              </w:pPrChange>
            </w:pPr>
            <w:ins w:id="16842" w:author="aas" w:date="2013-10-14T02:06:00Z">
              <w:del w:id="16843" w:author="Anees Shaikh" w:date="2013-10-19T02:16:00Z">
                <w:r w:rsidDel="00E067A3">
                  <w:delText xml:space="preserve">                                    &lt;/xs:documentation&gt;</w:delText>
                </w:r>
              </w:del>
            </w:ins>
          </w:p>
          <w:p w14:paraId="7EFFAC2D" w14:textId="41816CEF" w:rsidR="00874469" w:rsidDel="00E067A3" w:rsidRDefault="00874469">
            <w:pPr>
              <w:pStyle w:val="Appx"/>
              <w:rPr>
                <w:ins w:id="16844" w:author="aas" w:date="2013-10-14T02:06:00Z"/>
                <w:del w:id="16845" w:author="Anees Shaikh" w:date="2013-10-19T02:16:00Z"/>
              </w:rPr>
              <w:pPrChange w:id="16846" w:author="Anees Shaikh" w:date="2013-10-19T02:16:00Z">
                <w:pPr>
                  <w:pStyle w:val="XML1"/>
                </w:pPr>
              </w:pPrChange>
            </w:pPr>
            <w:ins w:id="16847" w:author="aas" w:date="2013-10-14T02:06:00Z">
              <w:del w:id="16848" w:author="Anees Shaikh" w:date="2013-10-19T02:16:00Z">
                <w:r w:rsidDel="00E067A3">
                  <w:delText xml:space="preserve">                                  &lt;/xs:annotation&gt;</w:delText>
                </w:r>
              </w:del>
            </w:ins>
          </w:p>
          <w:p w14:paraId="317D46C4" w14:textId="1D3CF188" w:rsidR="00874469" w:rsidDel="00E067A3" w:rsidRDefault="00874469">
            <w:pPr>
              <w:pStyle w:val="Appx"/>
              <w:rPr>
                <w:ins w:id="16849" w:author="aas" w:date="2013-10-14T02:06:00Z"/>
                <w:del w:id="16850" w:author="Anees Shaikh" w:date="2013-10-19T02:16:00Z"/>
              </w:rPr>
              <w:pPrChange w:id="16851" w:author="Anees Shaikh" w:date="2013-10-19T02:16:00Z">
                <w:pPr>
                  <w:pStyle w:val="XML1"/>
                </w:pPr>
              </w:pPrChange>
            </w:pPr>
            <w:ins w:id="16852" w:author="aas" w:date="2013-10-14T02:06:00Z">
              <w:del w:id="16853" w:author="Anees Shaikh" w:date="2013-10-19T02:16:00Z">
                <w:r w:rsidDel="00E067A3">
                  <w:delText xml:space="preserve">                                &lt;/xs:element&gt;</w:delText>
                </w:r>
              </w:del>
            </w:ins>
          </w:p>
          <w:p w14:paraId="2E108FF7" w14:textId="460AA6AD" w:rsidR="00874469" w:rsidDel="00E067A3" w:rsidRDefault="00874469">
            <w:pPr>
              <w:pStyle w:val="Appx"/>
              <w:rPr>
                <w:ins w:id="16854" w:author="aas" w:date="2013-10-14T02:06:00Z"/>
                <w:del w:id="16855" w:author="Anees Shaikh" w:date="2013-10-19T02:16:00Z"/>
              </w:rPr>
              <w:pPrChange w:id="16856" w:author="Anees Shaikh" w:date="2013-10-19T02:16:00Z">
                <w:pPr>
                  <w:pStyle w:val="XML1"/>
                </w:pPr>
              </w:pPrChange>
            </w:pPr>
            <w:ins w:id="16857" w:author="aas" w:date="2013-10-14T02:06:00Z">
              <w:del w:id="16858" w:author="Anees Shaikh" w:date="2013-10-19T02:16:00Z">
                <w:r w:rsidDel="00E067A3">
                  <w:delText xml:space="preserve">                                &lt;xs:element name="local-port" minOccurs="0"  type="inet:port-number"&gt;</w:delText>
                </w:r>
              </w:del>
            </w:ins>
          </w:p>
          <w:p w14:paraId="4C6FCA80" w14:textId="70E9FA52" w:rsidR="00874469" w:rsidDel="00E067A3" w:rsidRDefault="00874469">
            <w:pPr>
              <w:pStyle w:val="Appx"/>
              <w:rPr>
                <w:ins w:id="16859" w:author="aas" w:date="2013-10-14T02:06:00Z"/>
                <w:del w:id="16860" w:author="Anees Shaikh" w:date="2013-10-19T02:16:00Z"/>
              </w:rPr>
              <w:pPrChange w:id="16861" w:author="Anees Shaikh" w:date="2013-10-19T02:16:00Z">
                <w:pPr>
                  <w:pStyle w:val="XML1"/>
                </w:pPr>
              </w:pPrChange>
            </w:pPr>
            <w:ins w:id="16862" w:author="aas" w:date="2013-10-14T02:06:00Z">
              <w:del w:id="16863" w:author="Anees Shaikh" w:date="2013-10-19T02:16:00Z">
                <w:r w:rsidDel="00E067A3">
                  <w:delText xml:space="preserve">                                  &lt;xs:annotation&gt;</w:delText>
                </w:r>
              </w:del>
            </w:ins>
          </w:p>
          <w:p w14:paraId="77B86D2F" w14:textId="5B3501FD" w:rsidR="00874469" w:rsidDel="00E067A3" w:rsidRDefault="00874469">
            <w:pPr>
              <w:pStyle w:val="Appx"/>
              <w:rPr>
                <w:ins w:id="16864" w:author="aas" w:date="2013-10-14T02:06:00Z"/>
                <w:del w:id="16865" w:author="Anees Shaikh" w:date="2013-10-19T02:16:00Z"/>
              </w:rPr>
              <w:pPrChange w:id="16866" w:author="Anees Shaikh" w:date="2013-10-19T02:16:00Z">
                <w:pPr>
                  <w:pStyle w:val="XML1"/>
                </w:pPr>
              </w:pPrChange>
            </w:pPr>
            <w:ins w:id="16867" w:author="aas" w:date="2013-10-14T02:06:00Z">
              <w:del w:id="16868" w:author="Anees Shaikh" w:date="2013-10-19T02:16:00Z">
                <w:r w:rsidDel="00E067A3">
                  <w:delText xml:space="preserve">                                    &lt;xs:documentation&gt;</w:delText>
                </w:r>
              </w:del>
            </w:ins>
          </w:p>
          <w:p w14:paraId="7941985C" w14:textId="1B9A3DD3" w:rsidR="00874469" w:rsidDel="00E067A3" w:rsidRDefault="00874469">
            <w:pPr>
              <w:pStyle w:val="Appx"/>
              <w:rPr>
                <w:ins w:id="16869" w:author="aas" w:date="2013-10-14T02:06:00Z"/>
                <w:del w:id="16870" w:author="Anees Shaikh" w:date="2013-10-19T02:16:00Z"/>
              </w:rPr>
              <w:pPrChange w:id="16871" w:author="Anees Shaikh" w:date="2013-10-19T02:16:00Z">
                <w:pPr>
                  <w:pStyle w:val="XML1"/>
                </w:pPr>
              </w:pPrChange>
            </w:pPr>
            <w:ins w:id="16872" w:author="aas" w:date="2013-10-14T02:06:00Z">
              <w:del w:id="16873" w:author="Anees Shaikh" w:date="2013-10-19T02:16:00Z">
                <w:r w:rsidDel="00E067A3">
                  <w:delText xml:space="preserve">                                      The local TCP port number of the OpenFlow Logical Switch when connecting</w:delText>
                </w:r>
              </w:del>
            </w:ins>
          </w:p>
          <w:p w14:paraId="647EFE07" w14:textId="1DFE8134" w:rsidR="00874469" w:rsidDel="00E067A3" w:rsidRDefault="00874469">
            <w:pPr>
              <w:pStyle w:val="Appx"/>
              <w:rPr>
                <w:ins w:id="16874" w:author="aas" w:date="2013-10-14T02:06:00Z"/>
                <w:del w:id="16875" w:author="Anees Shaikh" w:date="2013-10-19T02:16:00Z"/>
              </w:rPr>
              <w:pPrChange w:id="16876" w:author="Anees Shaikh" w:date="2013-10-19T02:16:00Z">
                <w:pPr>
                  <w:pStyle w:val="XML1"/>
                </w:pPr>
              </w:pPrChange>
            </w:pPr>
            <w:ins w:id="16877" w:author="aas" w:date="2013-10-14T02:06:00Z">
              <w:del w:id="16878" w:author="Anees Shaikh" w:date="2013-10-19T02:16:00Z">
                <w:r w:rsidDel="00E067A3">
                  <w:delText xml:space="preserve">                                             to this OpenFlow Controller.  It is the source TCP port number</w:delText>
                </w:r>
              </w:del>
            </w:ins>
          </w:p>
          <w:p w14:paraId="76E42F14" w14:textId="47AF6E06" w:rsidR="00874469" w:rsidDel="00E067A3" w:rsidRDefault="00874469">
            <w:pPr>
              <w:pStyle w:val="Appx"/>
              <w:rPr>
                <w:ins w:id="16879" w:author="aas" w:date="2013-10-14T02:06:00Z"/>
                <w:del w:id="16880" w:author="Anees Shaikh" w:date="2013-10-19T02:16:00Z"/>
              </w:rPr>
              <w:pPrChange w:id="16881" w:author="Anees Shaikh" w:date="2013-10-19T02:16:00Z">
                <w:pPr>
                  <w:pStyle w:val="XML1"/>
                </w:pPr>
              </w:pPrChange>
            </w:pPr>
            <w:ins w:id="16882" w:author="aas" w:date="2013-10-14T02:06:00Z">
              <w:del w:id="16883" w:author="Anees Shaikh" w:date="2013-10-19T02:16:00Z">
                <w:r w:rsidDel="00E067A3">
                  <w:delText xml:space="preserve">                                             of packets sent to this OpenFlow Controller.  If this element is</w:delText>
                </w:r>
              </w:del>
            </w:ins>
          </w:p>
          <w:p w14:paraId="2AEEF89F" w14:textId="5896AE74" w:rsidR="00874469" w:rsidDel="00E067A3" w:rsidRDefault="00874469">
            <w:pPr>
              <w:pStyle w:val="Appx"/>
              <w:rPr>
                <w:ins w:id="16884" w:author="aas" w:date="2013-10-14T02:06:00Z"/>
                <w:del w:id="16885" w:author="Anees Shaikh" w:date="2013-10-19T02:16:00Z"/>
              </w:rPr>
              <w:pPrChange w:id="16886" w:author="Anees Shaikh" w:date="2013-10-19T02:16:00Z">
                <w:pPr>
                  <w:pStyle w:val="XML1"/>
                </w:pPr>
              </w:pPrChange>
            </w:pPr>
            <w:ins w:id="16887" w:author="aas" w:date="2013-10-14T02:06:00Z">
              <w:del w:id="16888" w:author="Anees Shaikh" w:date="2013-10-19T02:16:00Z">
                <w:r w:rsidDel="00E067A3">
                  <w:delText xml:space="preserve">                                             not present, then the port number is chosen arbitrarily by the</w:delText>
                </w:r>
              </w:del>
            </w:ins>
          </w:p>
          <w:p w14:paraId="2CC4A409" w14:textId="27AF76ED" w:rsidR="00874469" w:rsidDel="00E067A3" w:rsidRDefault="00874469">
            <w:pPr>
              <w:pStyle w:val="Appx"/>
              <w:rPr>
                <w:ins w:id="16889" w:author="aas" w:date="2013-10-14T02:06:00Z"/>
                <w:del w:id="16890" w:author="Anees Shaikh" w:date="2013-10-19T02:16:00Z"/>
              </w:rPr>
              <w:pPrChange w:id="16891" w:author="Anees Shaikh" w:date="2013-10-19T02:16:00Z">
                <w:pPr>
                  <w:pStyle w:val="XML1"/>
                </w:pPr>
              </w:pPrChange>
            </w:pPr>
            <w:ins w:id="16892" w:author="aas" w:date="2013-10-14T02:06:00Z">
              <w:del w:id="16893" w:author="Anees Shaikh" w:date="2013-10-19T02:16:00Z">
                <w:r w:rsidDel="00E067A3">
                  <w:delText xml:space="preserve">                                             OpenFlow Logical Switch.</w:delText>
                </w:r>
              </w:del>
            </w:ins>
          </w:p>
          <w:p w14:paraId="0ED5B08F" w14:textId="11723353" w:rsidR="00874469" w:rsidDel="00E067A3" w:rsidRDefault="00874469">
            <w:pPr>
              <w:pStyle w:val="Appx"/>
              <w:rPr>
                <w:ins w:id="16894" w:author="aas" w:date="2013-10-14T02:06:00Z"/>
                <w:del w:id="16895" w:author="Anees Shaikh" w:date="2013-10-19T02:16:00Z"/>
              </w:rPr>
              <w:pPrChange w:id="16896" w:author="Anees Shaikh" w:date="2013-10-19T02:16:00Z">
                <w:pPr>
                  <w:pStyle w:val="XML1"/>
                </w:pPr>
              </w:pPrChange>
            </w:pPr>
            <w:ins w:id="16897" w:author="aas" w:date="2013-10-14T02:06:00Z">
              <w:del w:id="16898" w:author="Anees Shaikh" w:date="2013-10-19T02:16:00Z">
                <w:r w:rsidDel="00E067A3">
                  <w:delText xml:space="preserve">                                          </w:delText>
                </w:r>
              </w:del>
            </w:ins>
          </w:p>
          <w:p w14:paraId="36E315C6" w14:textId="6527A6BB" w:rsidR="00874469" w:rsidDel="00E067A3" w:rsidRDefault="00874469">
            <w:pPr>
              <w:pStyle w:val="Appx"/>
              <w:rPr>
                <w:ins w:id="16899" w:author="aas" w:date="2013-10-14T02:06:00Z"/>
                <w:del w:id="16900" w:author="Anees Shaikh" w:date="2013-10-19T02:16:00Z"/>
              </w:rPr>
              <w:pPrChange w:id="16901" w:author="Anees Shaikh" w:date="2013-10-19T02:16:00Z">
                <w:pPr>
                  <w:pStyle w:val="XML1"/>
                </w:pPr>
              </w:pPrChange>
            </w:pPr>
            <w:ins w:id="16902" w:author="aas" w:date="2013-10-14T02:06:00Z">
              <w:del w:id="16903" w:author="Anees Shaikh" w:date="2013-10-19T02:16:00Z">
                <w:r w:rsidDel="00E067A3">
                  <w:delText xml:space="preserve">                                             This element is optional. Attempts to set this element to a</w:delText>
                </w:r>
              </w:del>
            </w:ins>
          </w:p>
          <w:p w14:paraId="40C70CC5" w14:textId="17C3DFF9" w:rsidR="00874469" w:rsidDel="00E067A3" w:rsidRDefault="00874469">
            <w:pPr>
              <w:pStyle w:val="Appx"/>
              <w:rPr>
                <w:ins w:id="16904" w:author="aas" w:date="2013-10-14T02:06:00Z"/>
                <w:del w:id="16905" w:author="Anees Shaikh" w:date="2013-10-19T02:16:00Z"/>
              </w:rPr>
              <w:pPrChange w:id="16906" w:author="Anees Shaikh" w:date="2013-10-19T02:16:00Z">
                <w:pPr>
                  <w:pStyle w:val="XML1"/>
                </w:pPr>
              </w:pPrChange>
            </w:pPr>
            <w:ins w:id="16907" w:author="aas" w:date="2013-10-14T02:06:00Z">
              <w:del w:id="16908" w:author="Anees Shaikh" w:date="2013-10-19T02:16:00Z">
                <w:r w:rsidDel="00E067A3">
                  <w:delText xml:space="preserve">                                             port number that cannot be used by the OpenFlow Logical</w:delText>
                </w:r>
              </w:del>
            </w:ins>
          </w:p>
          <w:p w14:paraId="2F41B21E" w14:textId="50740E33" w:rsidR="00874469" w:rsidDel="00E067A3" w:rsidRDefault="00874469">
            <w:pPr>
              <w:pStyle w:val="Appx"/>
              <w:rPr>
                <w:ins w:id="16909" w:author="aas" w:date="2013-10-14T02:06:00Z"/>
                <w:del w:id="16910" w:author="Anees Shaikh" w:date="2013-10-19T02:16:00Z"/>
              </w:rPr>
              <w:pPrChange w:id="16911" w:author="Anees Shaikh" w:date="2013-10-19T02:16:00Z">
                <w:pPr>
                  <w:pStyle w:val="XML1"/>
                </w:pPr>
              </w:pPrChange>
            </w:pPr>
            <w:ins w:id="16912" w:author="aas" w:date="2013-10-14T02:06:00Z">
              <w:del w:id="16913" w:author="Anees Shaikh" w:date="2013-10-19T02:16:00Z">
                <w:r w:rsidDel="00E067A3">
                  <w:delText xml:space="preserve">                                             Switch MUST result in an 'bad-element' error with type</w:delText>
                </w:r>
              </w:del>
            </w:ins>
          </w:p>
          <w:p w14:paraId="065AE67E" w14:textId="4A0B90EC" w:rsidR="00874469" w:rsidDel="00E067A3" w:rsidRDefault="00874469">
            <w:pPr>
              <w:pStyle w:val="Appx"/>
              <w:rPr>
                <w:ins w:id="16914" w:author="aas" w:date="2013-10-14T02:06:00Z"/>
                <w:del w:id="16915" w:author="Anees Shaikh" w:date="2013-10-19T02:16:00Z"/>
              </w:rPr>
              <w:pPrChange w:id="16916" w:author="Anees Shaikh" w:date="2013-10-19T02:16:00Z">
                <w:pPr>
                  <w:pStyle w:val="XML1"/>
                </w:pPr>
              </w:pPrChange>
            </w:pPr>
            <w:ins w:id="16917" w:author="aas" w:date="2013-10-14T02:06:00Z">
              <w:del w:id="16918" w:author="Anees Shaikh" w:date="2013-10-19T02:16:00Z">
                <w:r w:rsidDel="00E067A3">
                  <w:delText xml:space="preserve">                                             'application'. The &amp;lt;error-info&amp;gt; element MUST contain the</w:delText>
                </w:r>
              </w:del>
            </w:ins>
          </w:p>
          <w:p w14:paraId="68492F16" w14:textId="38C379F0" w:rsidR="00874469" w:rsidDel="00E067A3" w:rsidRDefault="00874469">
            <w:pPr>
              <w:pStyle w:val="Appx"/>
              <w:rPr>
                <w:ins w:id="16919" w:author="aas" w:date="2013-10-14T02:06:00Z"/>
                <w:del w:id="16920" w:author="Anees Shaikh" w:date="2013-10-19T02:16:00Z"/>
              </w:rPr>
              <w:pPrChange w:id="16921" w:author="Anees Shaikh" w:date="2013-10-19T02:16:00Z">
                <w:pPr>
                  <w:pStyle w:val="XML1"/>
                </w:pPr>
              </w:pPrChange>
            </w:pPr>
            <w:ins w:id="16922" w:author="aas" w:date="2013-10-14T02:06:00Z">
              <w:del w:id="16923" w:author="Anees Shaikh" w:date="2013-10-19T02:16:00Z">
                <w:r w:rsidDel="00E067A3">
                  <w:delText xml:space="preserve">                                             name of this element in the &amp;lt;bad-element&amp;gt; element.</w:delText>
                </w:r>
              </w:del>
            </w:ins>
          </w:p>
          <w:p w14:paraId="5AA04B7D" w14:textId="3E29BB9D" w:rsidR="00874469" w:rsidDel="00E067A3" w:rsidRDefault="00874469">
            <w:pPr>
              <w:pStyle w:val="Appx"/>
              <w:rPr>
                <w:ins w:id="16924" w:author="aas" w:date="2013-10-14T02:06:00Z"/>
                <w:del w:id="16925" w:author="Anees Shaikh" w:date="2013-10-19T02:16:00Z"/>
              </w:rPr>
              <w:pPrChange w:id="16926" w:author="Anees Shaikh" w:date="2013-10-19T02:16:00Z">
                <w:pPr>
                  <w:pStyle w:val="XML1"/>
                </w:pPr>
              </w:pPrChange>
            </w:pPr>
            <w:ins w:id="16927" w:author="aas" w:date="2013-10-14T02:06:00Z">
              <w:del w:id="16928" w:author="Anees Shaikh" w:date="2013-10-19T02:16:00Z">
                <w:r w:rsidDel="00E067A3">
                  <w:delText xml:space="preserve">                                    &lt;/xs:documentation&gt;</w:delText>
                </w:r>
              </w:del>
            </w:ins>
          </w:p>
          <w:p w14:paraId="527CD4D9" w14:textId="620F3E30" w:rsidR="00874469" w:rsidDel="00E067A3" w:rsidRDefault="00874469">
            <w:pPr>
              <w:pStyle w:val="Appx"/>
              <w:rPr>
                <w:ins w:id="16929" w:author="aas" w:date="2013-10-14T02:06:00Z"/>
                <w:del w:id="16930" w:author="Anees Shaikh" w:date="2013-10-19T02:16:00Z"/>
              </w:rPr>
              <w:pPrChange w:id="16931" w:author="Anees Shaikh" w:date="2013-10-19T02:16:00Z">
                <w:pPr>
                  <w:pStyle w:val="XML1"/>
                </w:pPr>
              </w:pPrChange>
            </w:pPr>
            <w:ins w:id="16932" w:author="aas" w:date="2013-10-14T02:06:00Z">
              <w:del w:id="16933" w:author="Anees Shaikh" w:date="2013-10-19T02:16:00Z">
                <w:r w:rsidDel="00E067A3">
                  <w:delText xml:space="preserve">                                  &lt;/xs:annotation&gt;</w:delText>
                </w:r>
              </w:del>
            </w:ins>
          </w:p>
          <w:p w14:paraId="19FE6BE4" w14:textId="7109058D" w:rsidR="00874469" w:rsidDel="00E067A3" w:rsidRDefault="00874469">
            <w:pPr>
              <w:pStyle w:val="Appx"/>
              <w:rPr>
                <w:ins w:id="16934" w:author="aas" w:date="2013-10-14T02:06:00Z"/>
                <w:del w:id="16935" w:author="Anees Shaikh" w:date="2013-10-19T02:16:00Z"/>
              </w:rPr>
              <w:pPrChange w:id="16936" w:author="Anees Shaikh" w:date="2013-10-19T02:16:00Z">
                <w:pPr>
                  <w:pStyle w:val="XML1"/>
                </w:pPr>
              </w:pPrChange>
            </w:pPr>
            <w:ins w:id="16937" w:author="aas" w:date="2013-10-14T02:06:00Z">
              <w:del w:id="16938" w:author="Anees Shaikh" w:date="2013-10-19T02:16:00Z">
                <w:r w:rsidDel="00E067A3">
                  <w:delText xml:space="preserve">                                &lt;/xs:element&gt;</w:delText>
                </w:r>
              </w:del>
            </w:ins>
          </w:p>
          <w:p w14:paraId="507DC240" w14:textId="0226DB34" w:rsidR="00874469" w:rsidDel="00E067A3" w:rsidRDefault="00874469">
            <w:pPr>
              <w:pStyle w:val="Appx"/>
              <w:rPr>
                <w:ins w:id="16939" w:author="aas" w:date="2013-10-14T02:06:00Z"/>
                <w:del w:id="16940" w:author="Anees Shaikh" w:date="2013-10-19T02:16:00Z"/>
              </w:rPr>
              <w:pPrChange w:id="16941" w:author="Anees Shaikh" w:date="2013-10-19T02:16:00Z">
                <w:pPr>
                  <w:pStyle w:val="XML1"/>
                </w:pPr>
              </w:pPrChange>
            </w:pPr>
            <w:ins w:id="16942" w:author="aas" w:date="2013-10-14T02:06:00Z">
              <w:del w:id="16943" w:author="Anees Shaikh" w:date="2013-10-19T02:16:00Z">
                <w:r w:rsidDel="00E067A3">
                  <w:delText xml:space="preserve">                                &lt;xs:element name="protocol" minOccurs="0"&gt;</w:delText>
                </w:r>
              </w:del>
            </w:ins>
          </w:p>
          <w:p w14:paraId="0391E27A" w14:textId="27B3F970" w:rsidR="00874469" w:rsidDel="00E067A3" w:rsidRDefault="00874469">
            <w:pPr>
              <w:pStyle w:val="Appx"/>
              <w:rPr>
                <w:ins w:id="16944" w:author="aas" w:date="2013-10-14T02:06:00Z"/>
                <w:del w:id="16945" w:author="Anees Shaikh" w:date="2013-10-19T02:16:00Z"/>
              </w:rPr>
              <w:pPrChange w:id="16946" w:author="Anees Shaikh" w:date="2013-10-19T02:16:00Z">
                <w:pPr>
                  <w:pStyle w:val="XML1"/>
                </w:pPr>
              </w:pPrChange>
            </w:pPr>
            <w:ins w:id="16947" w:author="aas" w:date="2013-10-14T02:06:00Z">
              <w:del w:id="16948" w:author="Anees Shaikh" w:date="2013-10-19T02:16:00Z">
                <w:r w:rsidDel="00E067A3">
                  <w:delText xml:space="preserve">                                  &lt;xs:annotation&gt;</w:delText>
                </w:r>
              </w:del>
            </w:ins>
          </w:p>
          <w:p w14:paraId="0EAA11E7" w14:textId="3E750339" w:rsidR="00874469" w:rsidDel="00E067A3" w:rsidRDefault="00874469">
            <w:pPr>
              <w:pStyle w:val="Appx"/>
              <w:rPr>
                <w:ins w:id="16949" w:author="aas" w:date="2013-10-14T02:06:00Z"/>
                <w:del w:id="16950" w:author="Anees Shaikh" w:date="2013-10-19T02:16:00Z"/>
              </w:rPr>
              <w:pPrChange w:id="16951" w:author="Anees Shaikh" w:date="2013-10-19T02:16:00Z">
                <w:pPr>
                  <w:pStyle w:val="XML1"/>
                </w:pPr>
              </w:pPrChange>
            </w:pPr>
            <w:ins w:id="16952" w:author="aas" w:date="2013-10-14T02:06:00Z">
              <w:del w:id="16953" w:author="Anees Shaikh" w:date="2013-10-19T02:16:00Z">
                <w:r w:rsidDel="00E067A3">
                  <w:delText xml:space="preserve">                                    &lt;xs:documentation&gt;</w:delText>
                </w:r>
              </w:del>
            </w:ins>
          </w:p>
          <w:p w14:paraId="2D7D8B82" w14:textId="49C410CC" w:rsidR="00874469" w:rsidDel="00E067A3" w:rsidRDefault="00874469">
            <w:pPr>
              <w:pStyle w:val="Appx"/>
              <w:rPr>
                <w:ins w:id="16954" w:author="aas" w:date="2013-10-14T02:06:00Z"/>
                <w:del w:id="16955" w:author="Anees Shaikh" w:date="2013-10-19T02:16:00Z"/>
              </w:rPr>
              <w:pPrChange w:id="16956" w:author="Anees Shaikh" w:date="2013-10-19T02:16:00Z">
                <w:pPr>
                  <w:pStyle w:val="XML1"/>
                </w:pPr>
              </w:pPrChange>
            </w:pPr>
            <w:ins w:id="16957" w:author="aas" w:date="2013-10-14T02:06:00Z">
              <w:del w:id="16958" w:author="Anees Shaikh" w:date="2013-10-19T02:16:00Z">
                <w:r w:rsidDel="00E067A3">
                  <w:delText xml:space="preserve">                                      The default protocol that the OpenFlow Logical Switch uses to connect to</w:delText>
                </w:r>
              </w:del>
            </w:ins>
          </w:p>
          <w:p w14:paraId="445DC3BB" w14:textId="01C53EBA" w:rsidR="00874469" w:rsidDel="00E067A3" w:rsidRDefault="00874469">
            <w:pPr>
              <w:pStyle w:val="Appx"/>
              <w:rPr>
                <w:ins w:id="16959" w:author="aas" w:date="2013-10-14T02:06:00Z"/>
                <w:del w:id="16960" w:author="Anees Shaikh" w:date="2013-10-19T02:16:00Z"/>
              </w:rPr>
              <w:pPrChange w:id="16961" w:author="Anees Shaikh" w:date="2013-10-19T02:16:00Z">
                <w:pPr>
                  <w:pStyle w:val="XML1"/>
                </w:pPr>
              </w:pPrChange>
            </w:pPr>
            <w:ins w:id="16962" w:author="aas" w:date="2013-10-14T02:06:00Z">
              <w:del w:id="16963" w:author="Anees Shaikh" w:date="2013-10-19T02:16:00Z">
                <w:r w:rsidDel="00E067A3">
                  <w:delText xml:space="preserve">                                             this OpenFlow Controller.</w:delText>
                </w:r>
              </w:del>
            </w:ins>
          </w:p>
          <w:p w14:paraId="5C2ABE0A" w14:textId="0704062B" w:rsidR="00874469" w:rsidDel="00E067A3" w:rsidRDefault="00874469">
            <w:pPr>
              <w:pStyle w:val="Appx"/>
              <w:rPr>
                <w:ins w:id="16964" w:author="aas" w:date="2013-10-14T02:06:00Z"/>
                <w:del w:id="16965" w:author="Anees Shaikh" w:date="2013-10-19T02:16:00Z"/>
              </w:rPr>
              <w:pPrChange w:id="16966" w:author="Anees Shaikh" w:date="2013-10-19T02:16:00Z">
                <w:pPr>
                  <w:pStyle w:val="XML1"/>
                </w:pPr>
              </w:pPrChange>
            </w:pPr>
            <w:ins w:id="16967" w:author="aas" w:date="2013-10-14T02:06:00Z">
              <w:del w:id="16968" w:author="Anees Shaikh" w:date="2013-10-19T02:16:00Z">
                <w:r w:rsidDel="00E067A3">
                  <w:delText xml:space="preserve">                                    &lt;/xs:documentation&gt;</w:delText>
                </w:r>
              </w:del>
            </w:ins>
          </w:p>
          <w:p w14:paraId="6EC96F0E" w14:textId="406D53A0" w:rsidR="00874469" w:rsidDel="00E067A3" w:rsidRDefault="00874469">
            <w:pPr>
              <w:pStyle w:val="Appx"/>
              <w:rPr>
                <w:ins w:id="16969" w:author="aas" w:date="2013-10-14T02:06:00Z"/>
                <w:del w:id="16970" w:author="Anees Shaikh" w:date="2013-10-19T02:16:00Z"/>
              </w:rPr>
              <w:pPrChange w:id="16971" w:author="Anees Shaikh" w:date="2013-10-19T02:16:00Z">
                <w:pPr>
                  <w:pStyle w:val="XML1"/>
                </w:pPr>
              </w:pPrChange>
            </w:pPr>
            <w:ins w:id="16972" w:author="aas" w:date="2013-10-14T02:06:00Z">
              <w:del w:id="16973" w:author="Anees Shaikh" w:date="2013-10-19T02:16:00Z">
                <w:r w:rsidDel="00E067A3">
                  <w:delText xml:space="preserve">                                  &lt;/xs:annotation&gt;</w:delText>
                </w:r>
              </w:del>
            </w:ins>
          </w:p>
          <w:p w14:paraId="40B65BBB" w14:textId="260A4206" w:rsidR="00874469" w:rsidDel="00E067A3" w:rsidRDefault="00874469">
            <w:pPr>
              <w:pStyle w:val="Appx"/>
              <w:rPr>
                <w:ins w:id="16974" w:author="aas" w:date="2013-10-14T02:06:00Z"/>
                <w:del w:id="16975" w:author="Anees Shaikh" w:date="2013-10-19T02:16:00Z"/>
              </w:rPr>
              <w:pPrChange w:id="16976" w:author="Anees Shaikh" w:date="2013-10-19T02:16:00Z">
                <w:pPr>
                  <w:pStyle w:val="XML1"/>
                </w:pPr>
              </w:pPrChange>
            </w:pPr>
            <w:ins w:id="16977" w:author="aas" w:date="2013-10-14T02:06:00Z">
              <w:del w:id="16978" w:author="Anees Shaikh" w:date="2013-10-19T02:16:00Z">
                <w:r w:rsidDel="00E067A3">
                  <w:delText xml:space="preserve">                                  &lt;xs:simpleType&gt;</w:delText>
                </w:r>
              </w:del>
            </w:ins>
          </w:p>
          <w:p w14:paraId="2EE9E149" w14:textId="7293AFC0" w:rsidR="00874469" w:rsidDel="00E067A3" w:rsidRDefault="00874469">
            <w:pPr>
              <w:pStyle w:val="Appx"/>
              <w:rPr>
                <w:ins w:id="16979" w:author="aas" w:date="2013-10-14T02:06:00Z"/>
                <w:del w:id="16980" w:author="Anees Shaikh" w:date="2013-10-19T02:16:00Z"/>
              </w:rPr>
              <w:pPrChange w:id="16981" w:author="Anees Shaikh" w:date="2013-10-19T02:16:00Z">
                <w:pPr>
                  <w:pStyle w:val="XML1"/>
                </w:pPr>
              </w:pPrChange>
            </w:pPr>
            <w:ins w:id="16982" w:author="aas" w:date="2013-10-14T02:06:00Z">
              <w:del w:id="16983" w:author="Anees Shaikh" w:date="2013-10-19T02:16:00Z">
                <w:r w:rsidDel="00E067A3">
                  <w:delText xml:space="preserve">                                    &lt;xs:restriction base="xs:string"&gt;</w:delText>
                </w:r>
              </w:del>
            </w:ins>
          </w:p>
          <w:p w14:paraId="5D748AE1" w14:textId="26CA5535" w:rsidR="00874469" w:rsidDel="00E067A3" w:rsidRDefault="00874469">
            <w:pPr>
              <w:pStyle w:val="Appx"/>
              <w:rPr>
                <w:ins w:id="16984" w:author="aas" w:date="2013-10-14T02:06:00Z"/>
                <w:del w:id="16985" w:author="Anees Shaikh" w:date="2013-10-19T02:16:00Z"/>
              </w:rPr>
              <w:pPrChange w:id="16986" w:author="Anees Shaikh" w:date="2013-10-19T02:16:00Z">
                <w:pPr>
                  <w:pStyle w:val="XML1"/>
                </w:pPr>
              </w:pPrChange>
            </w:pPr>
            <w:ins w:id="16987" w:author="aas" w:date="2013-10-14T02:06:00Z">
              <w:del w:id="16988" w:author="Anees Shaikh" w:date="2013-10-19T02:16:00Z">
                <w:r w:rsidDel="00E067A3">
                  <w:delText xml:space="preserve">                                      &lt;xs:enumeration value="tcp"/&gt;</w:delText>
                </w:r>
              </w:del>
            </w:ins>
          </w:p>
          <w:p w14:paraId="5B00C004" w14:textId="3B33A0DB" w:rsidR="00874469" w:rsidDel="00E067A3" w:rsidRDefault="00874469">
            <w:pPr>
              <w:pStyle w:val="Appx"/>
              <w:rPr>
                <w:ins w:id="16989" w:author="aas" w:date="2013-10-14T02:06:00Z"/>
                <w:del w:id="16990" w:author="Anees Shaikh" w:date="2013-10-19T02:16:00Z"/>
              </w:rPr>
              <w:pPrChange w:id="16991" w:author="Anees Shaikh" w:date="2013-10-19T02:16:00Z">
                <w:pPr>
                  <w:pStyle w:val="XML1"/>
                </w:pPr>
              </w:pPrChange>
            </w:pPr>
            <w:ins w:id="16992" w:author="aas" w:date="2013-10-14T02:06:00Z">
              <w:del w:id="16993" w:author="Anees Shaikh" w:date="2013-10-19T02:16:00Z">
                <w:r w:rsidDel="00E067A3">
                  <w:delText xml:space="preserve">                                      &lt;xs:enumeration value="tls"/&gt;</w:delText>
                </w:r>
              </w:del>
            </w:ins>
          </w:p>
          <w:p w14:paraId="46D330F8" w14:textId="381A581E" w:rsidR="00874469" w:rsidDel="00E067A3" w:rsidRDefault="00874469">
            <w:pPr>
              <w:pStyle w:val="Appx"/>
              <w:rPr>
                <w:ins w:id="16994" w:author="aas" w:date="2013-10-14T02:06:00Z"/>
                <w:del w:id="16995" w:author="Anees Shaikh" w:date="2013-10-19T02:16:00Z"/>
              </w:rPr>
              <w:pPrChange w:id="16996" w:author="Anees Shaikh" w:date="2013-10-19T02:16:00Z">
                <w:pPr>
                  <w:pStyle w:val="XML1"/>
                </w:pPr>
              </w:pPrChange>
            </w:pPr>
            <w:ins w:id="16997" w:author="aas" w:date="2013-10-14T02:06:00Z">
              <w:del w:id="16998" w:author="Anees Shaikh" w:date="2013-10-19T02:16:00Z">
                <w:r w:rsidDel="00E067A3">
                  <w:delText xml:space="preserve">                                    &lt;/xs:restriction&gt;</w:delText>
                </w:r>
              </w:del>
            </w:ins>
          </w:p>
          <w:p w14:paraId="2F0A79EE" w14:textId="65B359A7" w:rsidR="00874469" w:rsidDel="00E067A3" w:rsidRDefault="00874469">
            <w:pPr>
              <w:pStyle w:val="Appx"/>
              <w:rPr>
                <w:ins w:id="16999" w:author="aas" w:date="2013-10-14T02:06:00Z"/>
                <w:del w:id="17000" w:author="Anees Shaikh" w:date="2013-10-19T02:16:00Z"/>
              </w:rPr>
              <w:pPrChange w:id="17001" w:author="Anees Shaikh" w:date="2013-10-19T02:16:00Z">
                <w:pPr>
                  <w:pStyle w:val="XML1"/>
                </w:pPr>
              </w:pPrChange>
            </w:pPr>
            <w:ins w:id="17002" w:author="aas" w:date="2013-10-14T02:06:00Z">
              <w:del w:id="17003" w:author="Anees Shaikh" w:date="2013-10-19T02:16:00Z">
                <w:r w:rsidDel="00E067A3">
                  <w:delText xml:space="preserve">                                  &lt;/xs:simpleType&gt;</w:delText>
                </w:r>
              </w:del>
            </w:ins>
          </w:p>
          <w:p w14:paraId="3FF45F26" w14:textId="2C8344F2" w:rsidR="00874469" w:rsidDel="00E067A3" w:rsidRDefault="00874469">
            <w:pPr>
              <w:pStyle w:val="Appx"/>
              <w:rPr>
                <w:ins w:id="17004" w:author="aas" w:date="2013-10-14T02:06:00Z"/>
                <w:del w:id="17005" w:author="Anees Shaikh" w:date="2013-10-19T02:16:00Z"/>
              </w:rPr>
              <w:pPrChange w:id="17006" w:author="Anees Shaikh" w:date="2013-10-19T02:16:00Z">
                <w:pPr>
                  <w:pStyle w:val="XML1"/>
                </w:pPr>
              </w:pPrChange>
            </w:pPr>
            <w:ins w:id="17007" w:author="aas" w:date="2013-10-14T02:06:00Z">
              <w:del w:id="17008" w:author="Anees Shaikh" w:date="2013-10-19T02:16:00Z">
                <w:r w:rsidDel="00E067A3">
                  <w:delText xml:space="preserve">                                &lt;/xs:element&gt;</w:delText>
                </w:r>
              </w:del>
            </w:ins>
          </w:p>
          <w:p w14:paraId="1CF31DC8" w14:textId="42F8B342" w:rsidR="00874469" w:rsidDel="00E067A3" w:rsidRDefault="00874469">
            <w:pPr>
              <w:pStyle w:val="Appx"/>
              <w:rPr>
                <w:ins w:id="17009" w:author="aas" w:date="2013-10-14T02:06:00Z"/>
                <w:del w:id="17010" w:author="Anees Shaikh" w:date="2013-10-19T02:16:00Z"/>
              </w:rPr>
              <w:pPrChange w:id="17011" w:author="Anees Shaikh" w:date="2013-10-19T02:16:00Z">
                <w:pPr>
                  <w:pStyle w:val="XML1"/>
                </w:pPr>
              </w:pPrChange>
            </w:pPr>
            <w:ins w:id="17012" w:author="aas" w:date="2013-10-14T02:06:00Z">
              <w:del w:id="17013" w:author="Anees Shaikh" w:date="2013-10-19T02:16:00Z">
                <w:r w:rsidDel="00E067A3">
                  <w:delText xml:space="preserve">                                &lt;xs:element name="state" minOccurs="0"&gt;</w:delText>
                </w:r>
              </w:del>
            </w:ins>
          </w:p>
          <w:p w14:paraId="35CA477E" w14:textId="5A01BF6B" w:rsidR="00874469" w:rsidDel="00E067A3" w:rsidRDefault="00874469">
            <w:pPr>
              <w:pStyle w:val="Appx"/>
              <w:rPr>
                <w:ins w:id="17014" w:author="aas" w:date="2013-10-14T02:06:00Z"/>
                <w:del w:id="17015" w:author="Anees Shaikh" w:date="2013-10-19T02:16:00Z"/>
              </w:rPr>
              <w:pPrChange w:id="17016" w:author="Anees Shaikh" w:date="2013-10-19T02:16:00Z">
                <w:pPr>
                  <w:pStyle w:val="XML1"/>
                </w:pPr>
              </w:pPrChange>
            </w:pPr>
            <w:ins w:id="17017" w:author="aas" w:date="2013-10-14T02:06:00Z">
              <w:del w:id="17018" w:author="Anees Shaikh" w:date="2013-10-19T02:16:00Z">
                <w:r w:rsidDel="00E067A3">
                  <w:delText xml:space="preserve">                                  &lt;xs:annotation&gt;</w:delText>
                </w:r>
              </w:del>
            </w:ins>
          </w:p>
          <w:p w14:paraId="2C256B57" w14:textId="38A799D8" w:rsidR="00874469" w:rsidDel="00E067A3" w:rsidRDefault="00874469">
            <w:pPr>
              <w:pStyle w:val="Appx"/>
              <w:rPr>
                <w:ins w:id="17019" w:author="aas" w:date="2013-10-14T02:06:00Z"/>
                <w:del w:id="17020" w:author="Anees Shaikh" w:date="2013-10-19T02:16:00Z"/>
              </w:rPr>
              <w:pPrChange w:id="17021" w:author="Anees Shaikh" w:date="2013-10-19T02:16:00Z">
                <w:pPr>
                  <w:pStyle w:val="XML1"/>
                </w:pPr>
              </w:pPrChange>
            </w:pPr>
            <w:ins w:id="17022" w:author="aas" w:date="2013-10-14T02:06:00Z">
              <w:del w:id="17023" w:author="Anees Shaikh" w:date="2013-10-19T02:16:00Z">
                <w:r w:rsidDel="00E067A3">
                  <w:delText xml:space="preserve">                                    &lt;xs:documentation&gt;</w:delText>
                </w:r>
              </w:del>
            </w:ins>
          </w:p>
          <w:p w14:paraId="3293B5C8" w14:textId="10C5CD16" w:rsidR="00874469" w:rsidDel="00E067A3" w:rsidRDefault="00874469">
            <w:pPr>
              <w:pStyle w:val="Appx"/>
              <w:rPr>
                <w:ins w:id="17024" w:author="aas" w:date="2013-10-14T02:06:00Z"/>
                <w:del w:id="17025" w:author="Anees Shaikh" w:date="2013-10-19T02:16:00Z"/>
              </w:rPr>
              <w:pPrChange w:id="17026" w:author="Anees Shaikh" w:date="2013-10-19T02:16:00Z">
                <w:pPr>
                  <w:pStyle w:val="XML1"/>
                </w:pPr>
              </w:pPrChange>
            </w:pPr>
            <w:ins w:id="17027" w:author="aas" w:date="2013-10-14T02:06:00Z">
              <w:del w:id="17028" w:author="Anees Shaikh" w:date="2013-10-19T02:16:00Z">
                <w:r w:rsidDel="00E067A3">
                  <w:delText xml:space="preserve">                                      This container holds connection state information that indicate the</w:delText>
                </w:r>
              </w:del>
            </w:ins>
          </w:p>
          <w:p w14:paraId="67B196F1" w14:textId="77D3D53A" w:rsidR="00874469" w:rsidDel="00E067A3" w:rsidRDefault="00874469">
            <w:pPr>
              <w:pStyle w:val="Appx"/>
              <w:rPr>
                <w:ins w:id="17029" w:author="aas" w:date="2013-10-14T02:06:00Z"/>
                <w:del w:id="17030" w:author="Anees Shaikh" w:date="2013-10-19T02:16:00Z"/>
              </w:rPr>
              <w:pPrChange w:id="17031" w:author="Anees Shaikh" w:date="2013-10-19T02:16:00Z">
                <w:pPr>
                  <w:pStyle w:val="XML1"/>
                </w:pPr>
              </w:pPrChange>
            </w:pPr>
            <w:ins w:id="17032" w:author="aas" w:date="2013-10-14T02:06:00Z">
              <w:del w:id="17033" w:author="Anees Shaikh" w:date="2013-10-19T02:16:00Z">
                <w:r w:rsidDel="00E067A3">
                  <w:delText xml:space="preserve">                                             connection state of the OpenFlow Logical Switch and the OpenFlow</w:delText>
                </w:r>
              </w:del>
            </w:ins>
          </w:p>
          <w:p w14:paraId="22F87ADD" w14:textId="14A8058A" w:rsidR="00874469" w:rsidDel="00E067A3" w:rsidRDefault="00874469">
            <w:pPr>
              <w:pStyle w:val="Appx"/>
              <w:rPr>
                <w:ins w:id="17034" w:author="aas" w:date="2013-10-14T02:06:00Z"/>
                <w:del w:id="17035" w:author="Anees Shaikh" w:date="2013-10-19T02:16:00Z"/>
              </w:rPr>
              <w:pPrChange w:id="17036" w:author="Anees Shaikh" w:date="2013-10-19T02:16:00Z">
                <w:pPr>
                  <w:pStyle w:val="XML1"/>
                </w:pPr>
              </w:pPrChange>
            </w:pPr>
            <w:ins w:id="17037" w:author="aas" w:date="2013-10-14T02:06:00Z">
              <w:del w:id="17038" w:author="Anees Shaikh" w:date="2013-10-19T02:16:00Z">
                <w:r w:rsidDel="00E067A3">
                  <w:delText xml:space="preserve">                                             protocol version used for the connection.</w:delText>
                </w:r>
              </w:del>
            </w:ins>
          </w:p>
          <w:p w14:paraId="318E258F" w14:textId="0CE92F2A" w:rsidR="00874469" w:rsidDel="00E067A3" w:rsidRDefault="00874469">
            <w:pPr>
              <w:pStyle w:val="Appx"/>
              <w:rPr>
                <w:ins w:id="17039" w:author="aas" w:date="2013-10-14T02:06:00Z"/>
                <w:del w:id="17040" w:author="Anees Shaikh" w:date="2013-10-19T02:16:00Z"/>
              </w:rPr>
              <w:pPrChange w:id="17041" w:author="Anees Shaikh" w:date="2013-10-19T02:16:00Z">
                <w:pPr>
                  <w:pStyle w:val="XML1"/>
                </w:pPr>
              </w:pPrChange>
            </w:pPr>
            <w:ins w:id="17042" w:author="aas" w:date="2013-10-14T02:06:00Z">
              <w:del w:id="17043" w:author="Anees Shaikh" w:date="2013-10-19T02:16:00Z">
                <w:r w:rsidDel="00E067A3">
                  <w:delText xml:space="preserve">                                    &lt;/xs:documentation&gt;</w:delText>
                </w:r>
              </w:del>
            </w:ins>
          </w:p>
          <w:p w14:paraId="3543BE69" w14:textId="68C3224A" w:rsidR="00874469" w:rsidDel="00E067A3" w:rsidRDefault="00874469">
            <w:pPr>
              <w:pStyle w:val="Appx"/>
              <w:rPr>
                <w:ins w:id="17044" w:author="aas" w:date="2013-10-14T02:06:00Z"/>
                <w:del w:id="17045" w:author="Anees Shaikh" w:date="2013-10-19T02:16:00Z"/>
              </w:rPr>
              <w:pPrChange w:id="17046" w:author="Anees Shaikh" w:date="2013-10-19T02:16:00Z">
                <w:pPr>
                  <w:pStyle w:val="XML1"/>
                </w:pPr>
              </w:pPrChange>
            </w:pPr>
            <w:ins w:id="17047" w:author="aas" w:date="2013-10-14T02:06:00Z">
              <w:del w:id="17048" w:author="Anees Shaikh" w:date="2013-10-19T02:16:00Z">
                <w:r w:rsidDel="00E067A3">
                  <w:delText xml:space="preserve">                                  &lt;/xs:annotation&gt;</w:delText>
                </w:r>
              </w:del>
            </w:ins>
          </w:p>
          <w:p w14:paraId="02EC855C" w14:textId="21076E64" w:rsidR="00874469" w:rsidDel="00E067A3" w:rsidRDefault="00874469">
            <w:pPr>
              <w:pStyle w:val="Appx"/>
              <w:rPr>
                <w:ins w:id="17049" w:author="aas" w:date="2013-10-14T02:06:00Z"/>
                <w:del w:id="17050" w:author="Anees Shaikh" w:date="2013-10-19T02:16:00Z"/>
              </w:rPr>
              <w:pPrChange w:id="17051" w:author="Anees Shaikh" w:date="2013-10-19T02:16:00Z">
                <w:pPr>
                  <w:pStyle w:val="XML1"/>
                </w:pPr>
              </w:pPrChange>
            </w:pPr>
            <w:ins w:id="17052" w:author="aas" w:date="2013-10-14T02:06:00Z">
              <w:del w:id="17053" w:author="Anees Shaikh" w:date="2013-10-19T02:16:00Z">
                <w:r w:rsidDel="00E067A3">
                  <w:delText xml:space="preserve">                                  &lt;xs:complexType&gt;</w:delText>
                </w:r>
              </w:del>
            </w:ins>
          </w:p>
          <w:p w14:paraId="46C4CB46" w14:textId="0EACB116" w:rsidR="00874469" w:rsidDel="00E067A3" w:rsidRDefault="00874469">
            <w:pPr>
              <w:pStyle w:val="Appx"/>
              <w:rPr>
                <w:ins w:id="17054" w:author="aas" w:date="2013-10-14T02:06:00Z"/>
                <w:del w:id="17055" w:author="Anees Shaikh" w:date="2013-10-19T02:16:00Z"/>
              </w:rPr>
              <w:pPrChange w:id="17056" w:author="Anees Shaikh" w:date="2013-10-19T02:16:00Z">
                <w:pPr>
                  <w:pStyle w:val="XML1"/>
                </w:pPr>
              </w:pPrChange>
            </w:pPr>
            <w:ins w:id="17057" w:author="aas" w:date="2013-10-14T02:06:00Z">
              <w:del w:id="17058" w:author="Anees Shaikh" w:date="2013-10-19T02:16:00Z">
                <w:r w:rsidDel="00E067A3">
                  <w:delText xml:space="preserve">                                    &lt;xs:sequence&gt;</w:delText>
                </w:r>
              </w:del>
            </w:ins>
          </w:p>
          <w:p w14:paraId="06B726C2" w14:textId="121259BC" w:rsidR="00874469" w:rsidDel="00E067A3" w:rsidRDefault="00874469">
            <w:pPr>
              <w:pStyle w:val="Appx"/>
              <w:rPr>
                <w:ins w:id="17059" w:author="aas" w:date="2013-10-14T02:06:00Z"/>
                <w:del w:id="17060" w:author="Anees Shaikh" w:date="2013-10-19T02:16:00Z"/>
              </w:rPr>
              <w:pPrChange w:id="17061" w:author="Anees Shaikh" w:date="2013-10-19T02:16:00Z">
                <w:pPr>
                  <w:pStyle w:val="XML1"/>
                </w:pPr>
              </w:pPrChange>
            </w:pPr>
            <w:ins w:id="17062" w:author="aas" w:date="2013-10-14T02:06:00Z">
              <w:del w:id="17063" w:author="Anees Shaikh" w:date="2013-10-19T02:16:00Z">
                <w:r w:rsidDel="00E067A3">
                  <w:delText xml:space="preserve">                                      &lt;xs:element name="connection-state" minOccurs="0"  type="OFUpDownStateType"&gt;</w:delText>
                </w:r>
              </w:del>
            </w:ins>
          </w:p>
          <w:p w14:paraId="3B56A14A" w14:textId="6509325F" w:rsidR="00874469" w:rsidDel="00E067A3" w:rsidRDefault="00874469">
            <w:pPr>
              <w:pStyle w:val="Appx"/>
              <w:rPr>
                <w:ins w:id="17064" w:author="aas" w:date="2013-10-14T02:06:00Z"/>
                <w:del w:id="17065" w:author="Anees Shaikh" w:date="2013-10-19T02:16:00Z"/>
              </w:rPr>
              <w:pPrChange w:id="17066" w:author="Anees Shaikh" w:date="2013-10-19T02:16:00Z">
                <w:pPr>
                  <w:pStyle w:val="XML1"/>
                </w:pPr>
              </w:pPrChange>
            </w:pPr>
            <w:ins w:id="17067" w:author="aas" w:date="2013-10-14T02:06:00Z">
              <w:del w:id="17068" w:author="Anees Shaikh" w:date="2013-10-19T02:16:00Z">
                <w:r w:rsidDel="00E067A3">
                  <w:delText xml:space="preserve">                                        &lt;xs:annotation&gt;</w:delText>
                </w:r>
              </w:del>
            </w:ins>
          </w:p>
          <w:p w14:paraId="0576724C" w14:textId="6AF1EDD5" w:rsidR="00874469" w:rsidDel="00E067A3" w:rsidRDefault="00874469">
            <w:pPr>
              <w:pStyle w:val="Appx"/>
              <w:rPr>
                <w:ins w:id="17069" w:author="aas" w:date="2013-10-14T02:06:00Z"/>
                <w:del w:id="17070" w:author="Anees Shaikh" w:date="2013-10-19T02:16:00Z"/>
              </w:rPr>
              <w:pPrChange w:id="17071" w:author="Anees Shaikh" w:date="2013-10-19T02:16:00Z">
                <w:pPr>
                  <w:pStyle w:val="XML1"/>
                </w:pPr>
              </w:pPrChange>
            </w:pPr>
            <w:ins w:id="17072" w:author="aas" w:date="2013-10-14T02:06:00Z">
              <w:del w:id="17073" w:author="Anees Shaikh" w:date="2013-10-19T02:16:00Z">
                <w:r w:rsidDel="00E067A3">
                  <w:delText xml:space="preserve">                                          &lt;xs:documentation&gt;</w:delText>
                </w:r>
              </w:del>
            </w:ins>
          </w:p>
          <w:p w14:paraId="2C0B7BFE" w14:textId="5E3DECFA" w:rsidR="00874469" w:rsidDel="00E067A3" w:rsidRDefault="00874469">
            <w:pPr>
              <w:pStyle w:val="Appx"/>
              <w:rPr>
                <w:ins w:id="17074" w:author="aas" w:date="2013-10-14T02:06:00Z"/>
                <w:del w:id="17075" w:author="Anees Shaikh" w:date="2013-10-19T02:16:00Z"/>
              </w:rPr>
              <w:pPrChange w:id="17076" w:author="Anees Shaikh" w:date="2013-10-19T02:16:00Z">
                <w:pPr>
                  <w:pStyle w:val="XML1"/>
                </w:pPr>
              </w:pPrChange>
            </w:pPr>
            <w:ins w:id="17077" w:author="aas" w:date="2013-10-14T02:06:00Z">
              <w:del w:id="17078" w:author="Anees Shaikh" w:date="2013-10-19T02:16:00Z">
                <w:r w:rsidDel="00E067A3">
                  <w:delText xml:space="preserve">                                            This object indicates the connections state of the OpenFlow Logical</w:delText>
                </w:r>
              </w:del>
            </w:ins>
          </w:p>
          <w:p w14:paraId="4FA08375" w14:textId="08B9228B" w:rsidR="00874469" w:rsidDel="00E067A3" w:rsidRDefault="00874469">
            <w:pPr>
              <w:pStyle w:val="Appx"/>
              <w:rPr>
                <w:ins w:id="17079" w:author="aas" w:date="2013-10-14T02:06:00Z"/>
                <w:del w:id="17080" w:author="Anees Shaikh" w:date="2013-10-19T02:16:00Z"/>
              </w:rPr>
              <w:pPrChange w:id="17081" w:author="Anees Shaikh" w:date="2013-10-19T02:16:00Z">
                <w:pPr>
                  <w:pStyle w:val="XML1"/>
                </w:pPr>
              </w:pPrChange>
            </w:pPr>
            <w:ins w:id="17082" w:author="aas" w:date="2013-10-14T02:06:00Z">
              <w:del w:id="17083" w:author="Anees Shaikh" w:date="2013-10-19T02:16:00Z">
                <w:r w:rsidDel="00E067A3">
                  <w:delText xml:space="preserve">                                                   Switch to this controller.</w:delText>
                </w:r>
              </w:del>
            </w:ins>
          </w:p>
          <w:p w14:paraId="5BE00495" w14:textId="54E00AA3" w:rsidR="00874469" w:rsidDel="00E067A3" w:rsidRDefault="00874469">
            <w:pPr>
              <w:pStyle w:val="Appx"/>
              <w:rPr>
                <w:ins w:id="17084" w:author="aas" w:date="2013-10-14T02:06:00Z"/>
                <w:del w:id="17085" w:author="Anees Shaikh" w:date="2013-10-19T02:16:00Z"/>
              </w:rPr>
              <w:pPrChange w:id="17086" w:author="Anees Shaikh" w:date="2013-10-19T02:16:00Z">
                <w:pPr>
                  <w:pStyle w:val="XML1"/>
                </w:pPr>
              </w:pPrChange>
            </w:pPr>
            <w:ins w:id="17087" w:author="aas" w:date="2013-10-14T02:06:00Z">
              <w:del w:id="17088" w:author="Anees Shaikh" w:date="2013-10-19T02:16:00Z">
                <w:r w:rsidDel="00E067A3">
                  <w:delText xml:space="preserve">                                          &lt;/xs:documentation&gt;</w:delText>
                </w:r>
              </w:del>
            </w:ins>
          </w:p>
          <w:p w14:paraId="3C1CA33E" w14:textId="3204FE1C" w:rsidR="00874469" w:rsidDel="00E067A3" w:rsidRDefault="00874469">
            <w:pPr>
              <w:pStyle w:val="Appx"/>
              <w:rPr>
                <w:ins w:id="17089" w:author="aas" w:date="2013-10-14T02:06:00Z"/>
                <w:del w:id="17090" w:author="Anees Shaikh" w:date="2013-10-19T02:16:00Z"/>
              </w:rPr>
              <w:pPrChange w:id="17091" w:author="Anees Shaikh" w:date="2013-10-19T02:16:00Z">
                <w:pPr>
                  <w:pStyle w:val="XML1"/>
                </w:pPr>
              </w:pPrChange>
            </w:pPr>
            <w:ins w:id="17092" w:author="aas" w:date="2013-10-14T02:06:00Z">
              <w:del w:id="17093" w:author="Anees Shaikh" w:date="2013-10-19T02:16:00Z">
                <w:r w:rsidDel="00E067A3">
                  <w:delText xml:space="preserve">                                        &lt;/xs:annotation&gt;</w:delText>
                </w:r>
              </w:del>
            </w:ins>
          </w:p>
          <w:p w14:paraId="31AF5691" w14:textId="04954B6C" w:rsidR="00874469" w:rsidDel="00E067A3" w:rsidRDefault="00874469">
            <w:pPr>
              <w:pStyle w:val="Appx"/>
              <w:rPr>
                <w:ins w:id="17094" w:author="aas" w:date="2013-10-14T02:06:00Z"/>
                <w:del w:id="17095" w:author="Anees Shaikh" w:date="2013-10-19T02:16:00Z"/>
              </w:rPr>
              <w:pPrChange w:id="17096" w:author="Anees Shaikh" w:date="2013-10-19T02:16:00Z">
                <w:pPr>
                  <w:pStyle w:val="XML1"/>
                </w:pPr>
              </w:pPrChange>
            </w:pPr>
            <w:ins w:id="17097" w:author="aas" w:date="2013-10-14T02:06:00Z">
              <w:del w:id="17098" w:author="Anees Shaikh" w:date="2013-10-19T02:16:00Z">
                <w:r w:rsidDel="00E067A3">
                  <w:delText xml:space="preserve">                                      &lt;/xs:element&gt;</w:delText>
                </w:r>
              </w:del>
            </w:ins>
          </w:p>
          <w:p w14:paraId="2E98D8BC" w14:textId="6E7B1A24" w:rsidR="00874469" w:rsidDel="00E067A3" w:rsidRDefault="00874469">
            <w:pPr>
              <w:pStyle w:val="Appx"/>
              <w:rPr>
                <w:ins w:id="17099" w:author="aas" w:date="2013-10-14T02:06:00Z"/>
                <w:del w:id="17100" w:author="Anees Shaikh" w:date="2013-10-19T02:16:00Z"/>
              </w:rPr>
              <w:pPrChange w:id="17101" w:author="Anees Shaikh" w:date="2013-10-19T02:16:00Z">
                <w:pPr>
                  <w:pStyle w:val="XML1"/>
                </w:pPr>
              </w:pPrChange>
            </w:pPr>
            <w:ins w:id="17102" w:author="aas" w:date="2013-10-14T02:06:00Z">
              <w:del w:id="17103" w:author="Anees Shaikh" w:date="2013-10-19T02:16:00Z">
                <w:r w:rsidDel="00E067A3">
                  <w:delText xml:space="preserve">                                      &lt;xs:element name="current-version" minOccurs="0"  type="OFOpenFlowVersionType"&gt;</w:delText>
                </w:r>
              </w:del>
            </w:ins>
          </w:p>
          <w:p w14:paraId="38BF78E4" w14:textId="2F679BE4" w:rsidR="00874469" w:rsidDel="00E067A3" w:rsidRDefault="00874469">
            <w:pPr>
              <w:pStyle w:val="Appx"/>
              <w:rPr>
                <w:ins w:id="17104" w:author="aas" w:date="2013-10-14T02:06:00Z"/>
                <w:del w:id="17105" w:author="Anees Shaikh" w:date="2013-10-19T02:16:00Z"/>
              </w:rPr>
              <w:pPrChange w:id="17106" w:author="Anees Shaikh" w:date="2013-10-19T02:16:00Z">
                <w:pPr>
                  <w:pStyle w:val="XML1"/>
                </w:pPr>
              </w:pPrChange>
            </w:pPr>
            <w:ins w:id="17107" w:author="aas" w:date="2013-10-14T02:06:00Z">
              <w:del w:id="17108" w:author="Anees Shaikh" w:date="2013-10-19T02:16:00Z">
                <w:r w:rsidDel="00E067A3">
                  <w:delText xml:space="preserve">                                        &lt;xs:annotation&gt;</w:delText>
                </w:r>
              </w:del>
            </w:ins>
          </w:p>
          <w:p w14:paraId="248D9F71" w14:textId="34D44F8C" w:rsidR="00874469" w:rsidDel="00E067A3" w:rsidRDefault="00874469">
            <w:pPr>
              <w:pStyle w:val="Appx"/>
              <w:rPr>
                <w:ins w:id="17109" w:author="aas" w:date="2013-10-14T02:06:00Z"/>
                <w:del w:id="17110" w:author="Anees Shaikh" w:date="2013-10-19T02:16:00Z"/>
              </w:rPr>
              <w:pPrChange w:id="17111" w:author="Anees Shaikh" w:date="2013-10-19T02:16:00Z">
                <w:pPr>
                  <w:pStyle w:val="XML1"/>
                </w:pPr>
              </w:pPrChange>
            </w:pPr>
            <w:ins w:id="17112" w:author="aas" w:date="2013-10-14T02:06:00Z">
              <w:del w:id="17113" w:author="Anees Shaikh" w:date="2013-10-19T02:16:00Z">
                <w:r w:rsidDel="00E067A3">
                  <w:delText xml:space="preserve">                                          &lt;xs:documentation&gt;</w:delText>
                </w:r>
              </w:del>
            </w:ins>
          </w:p>
          <w:p w14:paraId="682A7901" w14:textId="4FFC7FE8" w:rsidR="00874469" w:rsidDel="00E067A3" w:rsidRDefault="00874469">
            <w:pPr>
              <w:pStyle w:val="Appx"/>
              <w:rPr>
                <w:ins w:id="17114" w:author="aas" w:date="2013-10-14T02:06:00Z"/>
                <w:del w:id="17115" w:author="Anees Shaikh" w:date="2013-10-19T02:16:00Z"/>
              </w:rPr>
              <w:pPrChange w:id="17116" w:author="Anees Shaikh" w:date="2013-10-19T02:16:00Z">
                <w:pPr>
                  <w:pStyle w:val="XML1"/>
                </w:pPr>
              </w:pPrChange>
            </w:pPr>
            <w:ins w:id="17117" w:author="aas" w:date="2013-10-14T02:06:00Z">
              <w:del w:id="17118" w:author="Anees Shaikh" w:date="2013-10-19T02:16:00Z">
                <w:r w:rsidDel="00E067A3">
                  <w:delText xml:space="preserve">                                            This object indicates the version of the OpenFlow protocol used between</w:delText>
                </w:r>
              </w:del>
            </w:ins>
          </w:p>
          <w:p w14:paraId="40711C17" w14:textId="043C3ACB" w:rsidR="00874469" w:rsidDel="00E067A3" w:rsidRDefault="00874469">
            <w:pPr>
              <w:pStyle w:val="Appx"/>
              <w:rPr>
                <w:ins w:id="17119" w:author="aas" w:date="2013-10-14T02:06:00Z"/>
                <w:del w:id="17120" w:author="Anees Shaikh" w:date="2013-10-19T02:16:00Z"/>
              </w:rPr>
              <w:pPrChange w:id="17121" w:author="Anees Shaikh" w:date="2013-10-19T02:16:00Z">
                <w:pPr>
                  <w:pStyle w:val="XML1"/>
                </w:pPr>
              </w:pPrChange>
            </w:pPr>
            <w:ins w:id="17122" w:author="aas" w:date="2013-10-14T02:06:00Z">
              <w:del w:id="17123" w:author="Anees Shaikh" w:date="2013-10-19T02:16:00Z">
                <w:r w:rsidDel="00E067A3">
                  <w:delText xml:space="preserve">                                                   the OpenFlow Logical Switch and this Controller.  If element</w:delText>
                </w:r>
              </w:del>
            </w:ins>
          </w:p>
          <w:p w14:paraId="4E4F7A71" w14:textId="15A82503" w:rsidR="00874469" w:rsidDel="00E067A3" w:rsidRDefault="00874469">
            <w:pPr>
              <w:pStyle w:val="Appx"/>
              <w:rPr>
                <w:ins w:id="17124" w:author="aas" w:date="2013-10-14T02:06:00Z"/>
                <w:del w:id="17125" w:author="Anees Shaikh" w:date="2013-10-19T02:16:00Z"/>
              </w:rPr>
              <w:pPrChange w:id="17126" w:author="Anees Shaikh" w:date="2013-10-19T02:16:00Z">
                <w:pPr>
                  <w:pStyle w:val="XML1"/>
                </w:pPr>
              </w:pPrChange>
            </w:pPr>
            <w:ins w:id="17127" w:author="aas" w:date="2013-10-14T02:06:00Z">
              <w:del w:id="17128" w:author="Anees Shaikh" w:date="2013-10-19T02:16:00Z">
                <w:r w:rsidDel="00E067A3">
                  <w:delText xml:space="preserve">                                                   connection-state has value 'up', then this element indicates</w:delText>
                </w:r>
              </w:del>
            </w:ins>
          </w:p>
          <w:p w14:paraId="5A1923F4" w14:textId="22EBDB74" w:rsidR="00874469" w:rsidDel="00E067A3" w:rsidRDefault="00874469">
            <w:pPr>
              <w:pStyle w:val="Appx"/>
              <w:rPr>
                <w:ins w:id="17129" w:author="aas" w:date="2013-10-14T02:06:00Z"/>
                <w:del w:id="17130" w:author="Anees Shaikh" w:date="2013-10-19T02:16:00Z"/>
              </w:rPr>
              <w:pPrChange w:id="17131" w:author="Anees Shaikh" w:date="2013-10-19T02:16:00Z">
                <w:pPr>
                  <w:pStyle w:val="XML1"/>
                </w:pPr>
              </w:pPrChange>
            </w:pPr>
            <w:ins w:id="17132" w:author="aas" w:date="2013-10-14T02:06:00Z">
              <w:del w:id="17133" w:author="Anees Shaikh" w:date="2013-10-19T02:16:00Z">
                <w:r w:rsidDel="00E067A3">
                  <w:delText xml:space="preserve">                                                   the actual version in use.  If element connection-state has</w:delText>
                </w:r>
              </w:del>
            </w:ins>
          </w:p>
          <w:p w14:paraId="11853EDB" w14:textId="4D4EA8D0" w:rsidR="00874469" w:rsidDel="00E067A3" w:rsidRDefault="00874469">
            <w:pPr>
              <w:pStyle w:val="Appx"/>
              <w:rPr>
                <w:ins w:id="17134" w:author="aas" w:date="2013-10-14T02:06:00Z"/>
                <w:del w:id="17135" w:author="Anees Shaikh" w:date="2013-10-19T02:16:00Z"/>
              </w:rPr>
              <w:pPrChange w:id="17136" w:author="Anees Shaikh" w:date="2013-10-19T02:16:00Z">
                <w:pPr>
                  <w:pStyle w:val="XML1"/>
                </w:pPr>
              </w:pPrChange>
            </w:pPr>
            <w:ins w:id="17137" w:author="aas" w:date="2013-10-14T02:06:00Z">
              <w:del w:id="17138" w:author="Anees Shaikh" w:date="2013-10-19T02:16:00Z">
                <w:r w:rsidDel="00E067A3">
                  <w:delText xml:space="preserve">                                                   value 'down', then this element indicates the version number</w:delText>
                </w:r>
              </w:del>
            </w:ins>
          </w:p>
          <w:p w14:paraId="3FC90AA9" w14:textId="1F659CCF" w:rsidR="00874469" w:rsidDel="00E067A3" w:rsidRDefault="00874469">
            <w:pPr>
              <w:pStyle w:val="Appx"/>
              <w:rPr>
                <w:ins w:id="17139" w:author="aas" w:date="2013-10-14T02:06:00Z"/>
                <w:del w:id="17140" w:author="Anees Shaikh" w:date="2013-10-19T02:16:00Z"/>
              </w:rPr>
              <w:pPrChange w:id="17141" w:author="Anees Shaikh" w:date="2013-10-19T02:16:00Z">
                <w:pPr>
                  <w:pStyle w:val="XML1"/>
                </w:pPr>
              </w:pPrChange>
            </w:pPr>
            <w:ins w:id="17142" w:author="aas" w:date="2013-10-14T02:06:00Z">
              <w:del w:id="17143" w:author="Anees Shaikh" w:date="2013-10-19T02:16:00Z">
                <w:r w:rsidDel="00E067A3">
                  <w:delText xml:space="preserve">                                                   of the last established connection with this OpenFlow</w:delText>
                </w:r>
              </w:del>
            </w:ins>
          </w:p>
          <w:p w14:paraId="1EAACA97" w14:textId="183D6E0B" w:rsidR="00874469" w:rsidDel="00E067A3" w:rsidRDefault="00874469">
            <w:pPr>
              <w:pStyle w:val="Appx"/>
              <w:rPr>
                <w:ins w:id="17144" w:author="aas" w:date="2013-10-14T02:06:00Z"/>
                <w:del w:id="17145" w:author="Anees Shaikh" w:date="2013-10-19T02:16:00Z"/>
              </w:rPr>
              <w:pPrChange w:id="17146" w:author="Anees Shaikh" w:date="2013-10-19T02:16:00Z">
                <w:pPr>
                  <w:pStyle w:val="XML1"/>
                </w:pPr>
              </w:pPrChange>
            </w:pPr>
            <w:ins w:id="17147" w:author="aas" w:date="2013-10-14T02:06:00Z">
              <w:del w:id="17148" w:author="Anees Shaikh" w:date="2013-10-19T02:16:00Z">
                <w:r w:rsidDel="00E067A3">
                  <w:delText xml:space="preserve">                                                   Controller.  The value of this element MAY be persistent</w:delText>
                </w:r>
              </w:del>
            </w:ins>
          </w:p>
          <w:p w14:paraId="192ACA7D" w14:textId="07B3625C" w:rsidR="00874469" w:rsidDel="00E067A3" w:rsidRDefault="00874469">
            <w:pPr>
              <w:pStyle w:val="Appx"/>
              <w:rPr>
                <w:ins w:id="17149" w:author="aas" w:date="2013-10-14T02:06:00Z"/>
                <w:del w:id="17150" w:author="Anees Shaikh" w:date="2013-10-19T02:16:00Z"/>
              </w:rPr>
              <w:pPrChange w:id="17151" w:author="Anees Shaikh" w:date="2013-10-19T02:16:00Z">
                <w:pPr>
                  <w:pStyle w:val="XML1"/>
                </w:pPr>
              </w:pPrChange>
            </w:pPr>
            <w:ins w:id="17152" w:author="aas" w:date="2013-10-14T02:06:00Z">
              <w:del w:id="17153" w:author="Anees Shaikh" w:date="2013-10-19T02:16:00Z">
                <w:r w:rsidDel="00E067A3">
                  <w:delText xml:space="preserve">                                                   across reboots of the OpenFlow Logical Switch in such a case.</w:delText>
                </w:r>
              </w:del>
            </w:ins>
          </w:p>
          <w:p w14:paraId="19A6E9C4" w14:textId="78E18452" w:rsidR="00874469" w:rsidDel="00E067A3" w:rsidRDefault="00874469">
            <w:pPr>
              <w:pStyle w:val="Appx"/>
              <w:rPr>
                <w:ins w:id="17154" w:author="aas" w:date="2013-10-14T02:06:00Z"/>
                <w:del w:id="17155" w:author="Anees Shaikh" w:date="2013-10-19T02:16:00Z"/>
              </w:rPr>
              <w:pPrChange w:id="17156" w:author="Anees Shaikh" w:date="2013-10-19T02:16:00Z">
                <w:pPr>
                  <w:pStyle w:val="XML1"/>
                </w:pPr>
              </w:pPrChange>
            </w:pPr>
            <w:ins w:id="17157" w:author="aas" w:date="2013-10-14T02:06:00Z">
              <w:del w:id="17158" w:author="Anees Shaikh" w:date="2013-10-19T02:16:00Z">
                <w:r w:rsidDel="00E067A3">
                  <w:delText xml:space="preserve">                                                   If element connection-state has value 'down'and there is no</w:delText>
                </w:r>
              </w:del>
            </w:ins>
          </w:p>
          <w:p w14:paraId="3362BB34" w14:textId="7E9E440F" w:rsidR="00874469" w:rsidDel="00E067A3" w:rsidRDefault="00874469">
            <w:pPr>
              <w:pStyle w:val="Appx"/>
              <w:rPr>
                <w:ins w:id="17159" w:author="aas" w:date="2013-10-14T02:06:00Z"/>
                <w:del w:id="17160" w:author="Anees Shaikh" w:date="2013-10-19T02:16:00Z"/>
              </w:rPr>
              <w:pPrChange w:id="17161" w:author="Anees Shaikh" w:date="2013-10-19T02:16:00Z">
                <w:pPr>
                  <w:pStyle w:val="XML1"/>
                </w:pPr>
              </w:pPrChange>
            </w:pPr>
            <w:ins w:id="17162" w:author="aas" w:date="2013-10-14T02:06:00Z">
              <w:del w:id="17163" w:author="Anees Shaikh" w:date="2013-10-19T02:16:00Z">
                <w:r w:rsidDel="00E067A3">
                  <w:delText xml:space="preserve">                                                   information about previous connections to this OpenFlow</w:delText>
                </w:r>
              </w:del>
            </w:ins>
          </w:p>
          <w:p w14:paraId="6DB479CD" w14:textId="2EA14086" w:rsidR="00874469" w:rsidDel="00E067A3" w:rsidRDefault="00874469">
            <w:pPr>
              <w:pStyle w:val="Appx"/>
              <w:rPr>
                <w:ins w:id="17164" w:author="aas" w:date="2013-10-14T02:06:00Z"/>
                <w:del w:id="17165" w:author="Anees Shaikh" w:date="2013-10-19T02:16:00Z"/>
              </w:rPr>
              <w:pPrChange w:id="17166" w:author="Anees Shaikh" w:date="2013-10-19T02:16:00Z">
                <w:pPr>
                  <w:pStyle w:val="XML1"/>
                </w:pPr>
              </w:pPrChange>
            </w:pPr>
            <w:ins w:id="17167" w:author="aas" w:date="2013-10-14T02:06:00Z">
              <w:del w:id="17168" w:author="Anees Shaikh" w:date="2013-10-19T02:16:00Z">
                <w:r w:rsidDel="00E067A3">
                  <w:delText xml:space="preserve">                                                   controller, then this element is not present or has the value</w:delText>
                </w:r>
              </w:del>
            </w:ins>
          </w:p>
          <w:p w14:paraId="3FB1AB5A" w14:textId="7B3521DA" w:rsidR="00874469" w:rsidDel="00E067A3" w:rsidRDefault="00874469">
            <w:pPr>
              <w:pStyle w:val="Appx"/>
              <w:rPr>
                <w:ins w:id="17169" w:author="aas" w:date="2013-10-14T02:06:00Z"/>
                <w:del w:id="17170" w:author="Anees Shaikh" w:date="2013-10-19T02:16:00Z"/>
              </w:rPr>
              <w:pPrChange w:id="17171" w:author="Anees Shaikh" w:date="2013-10-19T02:16:00Z">
                <w:pPr>
                  <w:pStyle w:val="XML1"/>
                </w:pPr>
              </w:pPrChange>
            </w:pPr>
            <w:ins w:id="17172" w:author="aas" w:date="2013-10-14T02:06:00Z">
              <w:del w:id="17173" w:author="Anees Shaikh" w:date="2013-10-19T02:16:00Z">
                <w:r w:rsidDel="00E067A3">
                  <w:delText xml:space="preserve">                                                   '0'.</w:delText>
                </w:r>
              </w:del>
            </w:ins>
          </w:p>
          <w:p w14:paraId="1E077B88" w14:textId="4060ABD8" w:rsidR="00874469" w:rsidDel="00E067A3" w:rsidRDefault="00874469">
            <w:pPr>
              <w:pStyle w:val="Appx"/>
              <w:rPr>
                <w:ins w:id="17174" w:author="aas" w:date="2013-10-14T02:06:00Z"/>
                <w:del w:id="17175" w:author="Anees Shaikh" w:date="2013-10-19T02:16:00Z"/>
              </w:rPr>
              <w:pPrChange w:id="17176" w:author="Anees Shaikh" w:date="2013-10-19T02:16:00Z">
                <w:pPr>
                  <w:pStyle w:val="XML1"/>
                </w:pPr>
              </w:pPrChange>
            </w:pPr>
            <w:ins w:id="17177" w:author="aas" w:date="2013-10-14T02:06:00Z">
              <w:del w:id="17178" w:author="Anees Shaikh" w:date="2013-10-19T02:16:00Z">
                <w:r w:rsidDel="00E067A3">
                  <w:delText xml:space="preserve">                                          &lt;/xs:documentation&gt;</w:delText>
                </w:r>
              </w:del>
            </w:ins>
          </w:p>
          <w:p w14:paraId="201AD019" w14:textId="57AD5CDA" w:rsidR="00874469" w:rsidDel="00E067A3" w:rsidRDefault="00874469">
            <w:pPr>
              <w:pStyle w:val="Appx"/>
              <w:rPr>
                <w:ins w:id="17179" w:author="aas" w:date="2013-10-14T02:06:00Z"/>
                <w:del w:id="17180" w:author="Anees Shaikh" w:date="2013-10-19T02:16:00Z"/>
              </w:rPr>
              <w:pPrChange w:id="17181" w:author="Anees Shaikh" w:date="2013-10-19T02:16:00Z">
                <w:pPr>
                  <w:pStyle w:val="XML1"/>
                </w:pPr>
              </w:pPrChange>
            </w:pPr>
            <w:ins w:id="17182" w:author="aas" w:date="2013-10-14T02:06:00Z">
              <w:del w:id="17183" w:author="Anees Shaikh" w:date="2013-10-19T02:16:00Z">
                <w:r w:rsidDel="00E067A3">
                  <w:delText xml:space="preserve">                                        &lt;/xs:annotation&gt;</w:delText>
                </w:r>
              </w:del>
            </w:ins>
          </w:p>
          <w:p w14:paraId="3FAE11B2" w14:textId="35AF08D0" w:rsidR="00874469" w:rsidDel="00E067A3" w:rsidRDefault="00874469">
            <w:pPr>
              <w:pStyle w:val="Appx"/>
              <w:rPr>
                <w:ins w:id="17184" w:author="aas" w:date="2013-10-14T02:06:00Z"/>
                <w:del w:id="17185" w:author="Anees Shaikh" w:date="2013-10-19T02:16:00Z"/>
              </w:rPr>
              <w:pPrChange w:id="17186" w:author="Anees Shaikh" w:date="2013-10-19T02:16:00Z">
                <w:pPr>
                  <w:pStyle w:val="XML1"/>
                </w:pPr>
              </w:pPrChange>
            </w:pPr>
            <w:ins w:id="17187" w:author="aas" w:date="2013-10-14T02:06:00Z">
              <w:del w:id="17188" w:author="Anees Shaikh" w:date="2013-10-19T02:16:00Z">
                <w:r w:rsidDel="00E067A3">
                  <w:delText xml:space="preserve">                                      &lt;/xs:element&gt;</w:delText>
                </w:r>
              </w:del>
            </w:ins>
          </w:p>
          <w:p w14:paraId="13E99F80" w14:textId="16F1D727" w:rsidR="00874469" w:rsidDel="00E067A3" w:rsidRDefault="00874469">
            <w:pPr>
              <w:pStyle w:val="Appx"/>
              <w:rPr>
                <w:ins w:id="17189" w:author="aas" w:date="2013-10-14T02:06:00Z"/>
                <w:del w:id="17190" w:author="Anees Shaikh" w:date="2013-10-19T02:16:00Z"/>
              </w:rPr>
              <w:pPrChange w:id="17191" w:author="Anees Shaikh" w:date="2013-10-19T02:16:00Z">
                <w:pPr>
                  <w:pStyle w:val="XML1"/>
                </w:pPr>
              </w:pPrChange>
            </w:pPr>
            <w:ins w:id="17192" w:author="aas" w:date="2013-10-14T02:06:00Z">
              <w:del w:id="17193" w:author="Anees Shaikh" w:date="2013-10-19T02:16:00Z">
                <w:r w:rsidDel="00E067A3">
                  <w:delText xml:space="preserve">                                      &lt;xs:element name="supported-versions" minOccurs="0" maxOccurs="unbounded"  type="OFOpenFlowVersionType"&gt;</w:delText>
                </w:r>
              </w:del>
            </w:ins>
          </w:p>
          <w:p w14:paraId="0498B012" w14:textId="56D7A080" w:rsidR="00874469" w:rsidDel="00E067A3" w:rsidRDefault="00874469">
            <w:pPr>
              <w:pStyle w:val="Appx"/>
              <w:rPr>
                <w:ins w:id="17194" w:author="aas" w:date="2013-10-14T02:06:00Z"/>
                <w:del w:id="17195" w:author="Anees Shaikh" w:date="2013-10-19T02:16:00Z"/>
              </w:rPr>
              <w:pPrChange w:id="17196" w:author="Anees Shaikh" w:date="2013-10-19T02:16:00Z">
                <w:pPr>
                  <w:pStyle w:val="XML1"/>
                </w:pPr>
              </w:pPrChange>
            </w:pPr>
            <w:ins w:id="17197" w:author="aas" w:date="2013-10-14T02:06:00Z">
              <w:del w:id="17198" w:author="Anees Shaikh" w:date="2013-10-19T02:16:00Z">
                <w:r w:rsidDel="00E067A3">
                  <w:delText xml:space="preserve">                                        &lt;xs:annotation&gt;</w:delText>
                </w:r>
              </w:del>
            </w:ins>
          </w:p>
          <w:p w14:paraId="70A74959" w14:textId="76BB4A63" w:rsidR="00874469" w:rsidDel="00E067A3" w:rsidRDefault="00874469">
            <w:pPr>
              <w:pStyle w:val="Appx"/>
              <w:rPr>
                <w:ins w:id="17199" w:author="aas" w:date="2013-10-14T02:06:00Z"/>
                <w:del w:id="17200" w:author="Anees Shaikh" w:date="2013-10-19T02:16:00Z"/>
              </w:rPr>
              <w:pPrChange w:id="17201" w:author="Anees Shaikh" w:date="2013-10-19T02:16:00Z">
                <w:pPr>
                  <w:pStyle w:val="XML1"/>
                </w:pPr>
              </w:pPrChange>
            </w:pPr>
            <w:ins w:id="17202" w:author="aas" w:date="2013-10-14T02:06:00Z">
              <w:del w:id="17203" w:author="Anees Shaikh" w:date="2013-10-19T02:16:00Z">
                <w:r w:rsidDel="00E067A3">
                  <w:delText xml:space="preserve">                                          &lt;xs:documentation&gt;</w:delText>
                </w:r>
              </w:del>
            </w:ins>
          </w:p>
          <w:p w14:paraId="5CB5DEFB" w14:textId="0A21B433" w:rsidR="00874469" w:rsidDel="00E067A3" w:rsidRDefault="00874469">
            <w:pPr>
              <w:pStyle w:val="Appx"/>
              <w:rPr>
                <w:ins w:id="17204" w:author="aas" w:date="2013-10-14T02:06:00Z"/>
                <w:del w:id="17205" w:author="Anees Shaikh" w:date="2013-10-19T02:16:00Z"/>
              </w:rPr>
              <w:pPrChange w:id="17206" w:author="Anees Shaikh" w:date="2013-10-19T02:16:00Z">
                <w:pPr>
                  <w:pStyle w:val="XML1"/>
                </w:pPr>
              </w:pPrChange>
            </w:pPr>
            <w:ins w:id="17207" w:author="aas" w:date="2013-10-14T02:06:00Z">
              <w:del w:id="17208" w:author="Anees Shaikh" w:date="2013-10-19T02:16:00Z">
                <w:r w:rsidDel="00E067A3">
                  <w:delText xml:space="preserve">                                            This list of elements includes one entry for each OpenFlow protocol</w:delText>
                </w:r>
              </w:del>
            </w:ins>
          </w:p>
          <w:p w14:paraId="48382291" w14:textId="4A0AC24C" w:rsidR="00874469" w:rsidDel="00E067A3" w:rsidRDefault="00874469">
            <w:pPr>
              <w:pStyle w:val="Appx"/>
              <w:rPr>
                <w:ins w:id="17209" w:author="aas" w:date="2013-10-14T02:06:00Z"/>
                <w:del w:id="17210" w:author="Anees Shaikh" w:date="2013-10-19T02:16:00Z"/>
              </w:rPr>
              <w:pPrChange w:id="17211" w:author="Anees Shaikh" w:date="2013-10-19T02:16:00Z">
                <w:pPr>
                  <w:pStyle w:val="XML1"/>
                </w:pPr>
              </w:pPrChange>
            </w:pPr>
            <w:ins w:id="17212" w:author="aas" w:date="2013-10-14T02:06:00Z">
              <w:del w:id="17213" w:author="Anees Shaikh" w:date="2013-10-19T02:16:00Z">
                <w:r w:rsidDel="00E067A3">
                  <w:delText xml:space="preserve">                                                   version that this OpenFlow controller supports.  It SHOULD</w:delText>
                </w:r>
              </w:del>
            </w:ins>
          </w:p>
          <w:p w14:paraId="2C92F748" w14:textId="5DE8A579" w:rsidR="00874469" w:rsidDel="00E067A3" w:rsidRDefault="00874469">
            <w:pPr>
              <w:pStyle w:val="Appx"/>
              <w:rPr>
                <w:ins w:id="17214" w:author="aas" w:date="2013-10-14T02:06:00Z"/>
                <w:del w:id="17215" w:author="Anees Shaikh" w:date="2013-10-19T02:16:00Z"/>
              </w:rPr>
              <w:pPrChange w:id="17216" w:author="Anees Shaikh" w:date="2013-10-19T02:16:00Z">
                <w:pPr>
                  <w:pStyle w:val="XML1"/>
                </w:pPr>
              </w:pPrChange>
            </w:pPr>
            <w:ins w:id="17217" w:author="aas" w:date="2013-10-14T02:06:00Z">
              <w:del w:id="17218" w:author="Anees Shaikh" w:date="2013-10-19T02:16:00Z">
                <w:r w:rsidDel="00E067A3">
                  <w:delText xml:space="preserve">                                                   contain all</w:delText>
                </w:r>
              </w:del>
            </w:ins>
          </w:p>
          <w:p w14:paraId="1D25607F" w14:textId="412100A7" w:rsidR="00874469" w:rsidDel="00E067A3" w:rsidRDefault="00874469">
            <w:pPr>
              <w:pStyle w:val="Appx"/>
              <w:rPr>
                <w:ins w:id="17219" w:author="aas" w:date="2013-10-14T02:06:00Z"/>
                <w:del w:id="17220" w:author="Anees Shaikh" w:date="2013-10-19T02:16:00Z"/>
              </w:rPr>
              <w:pPrChange w:id="17221" w:author="Anees Shaikh" w:date="2013-10-19T02:16:00Z">
                <w:pPr>
                  <w:pStyle w:val="XML1"/>
                </w:pPr>
              </w:pPrChange>
            </w:pPr>
            <w:ins w:id="17222" w:author="aas" w:date="2013-10-14T02:06:00Z">
              <w:del w:id="17223" w:author="Anees Shaikh" w:date="2013-10-19T02:16:00Z">
                <w:r w:rsidDel="00E067A3">
                  <w:delText xml:space="preserve">                                          &lt;/xs:documentation&gt;</w:delText>
                </w:r>
              </w:del>
            </w:ins>
          </w:p>
          <w:p w14:paraId="3DF3ABB9" w14:textId="2A22DD83" w:rsidR="00874469" w:rsidDel="00E067A3" w:rsidRDefault="00874469">
            <w:pPr>
              <w:pStyle w:val="Appx"/>
              <w:rPr>
                <w:ins w:id="17224" w:author="aas" w:date="2013-10-14T02:06:00Z"/>
                <w:del w:id="17225" w:author="Anees Shaikh" w:date="2013-10-19T02:16:00Z"/>
              </w:rPr>
              <w:pPrChange w:id="17226" w:author="Anees Shaikh" w:date="2013-10-19T02:16:00Z">
                <w:pPr>
                  <w:pStyle w:val="XML1"/>
                </w:pPr>
              </w:pPrChange>
            </w:pPr>
            <w:ins w:id="17227" w:author="aas" w:date="2013-10-14T02:06:00Z">
              <w:del w:id="17228" w:author="Anees Shaikh" w:date="2013-10-19T02:16:00Z">
                <w:r w:rsidDel="00E067A3">
                  <w:delText xml:space="preserve">                                        &lt;/xs:annotation&gt;</w:delText>
                </w:r>
              </w:del>
            </w:ins>
          </w:p>
          <w:p w14:paraId="480FABE7" w14:textId="1698B213" w:rsidR="00874469" w:rsidDel="00E067A3" w:rsidRDefault="00874469">
            <w:pPr>
              <w:pStyle w:val="Appx"/>
              <w:rPr>
                <w:ins w:id="17229" w:author="aas" w:date="2013-10-14T02:06:00Z"/>
                <w:del w:id="17230" w:author="Anees Shaikh" w:date="2013-10-19T02:16:00Z"/>
              </w:rPr>
              <w:pPrChange w:id="17231" w:author="Anees Shaikh" w:date="2013-10-19T02:16:00Z">
                <w:pPr>
                  <w:pStyle w:val="XML1"/>
                </w:pPr>
              </w:pPrChange>
            </w:pPr>
            <w:ins w:id="17232" w:author="aas" w:date="2013-10-14T02:06:00Z">
              <w:del w:id="17233" w:author="Anees Shaikh" w:date="2013-10-19T02:16:00Z">
                <w:r w:rsidDel="00E067A3">
                  <w:delText xml:space="preserve">                                      &lt;/xs:element&gt;</w:delText>
                </w:r>
              </w:del>
            </w:ins>
          </w:p>
          <w:p w14:paraId="1C4292A3" w14:textId="077AA608" w:rsidR="00874469" w:rsidDel="00E067A3" w:rsidRDefault="00874469">
            <w:pPr>
              <w:pStyle w:val="Appx"/>
              <w:rPr>
                <w:ins w:id="17234" w:author="aas" w:date="2013-10-14T02:06:00Z"/>
                <w:del w:id="17235" w:author="Anees Shaikh" w:date="2013-10-19T02:16:00Z"/>
              </w:rPr>
              <w:pPrChange w:id="17236" w:author="Anees Shaikh" w:date="2013-10-19T02:16:00Z">
                <w:pPr>
                  <w:pStyle w:val="XML1"/>
                </w:pPr>
              </w:pPrChange>
            </w:pPr>
            <w:ins w:id="17237" w:author="aas" w:date="2013-10-14T02:06:00Z">
              <w:del w:id="17238" w:author="Anees Shaikh" w:date="2013-10-19T02:16:00Z">
                <w:r w:rsidDel="00E067A3">
                  <w:delText xml:space="preserve">                                      &lt;xs:element name="local-ip-address-in-use" minOccurs="0"  type="inet:ip-address"&gt;</w:delText>
                </w:r>
              </w:del>
            </w:ins>
          </w:p>
          <w:p w14:paraId="41004943" w14:textId="07404013" w:rsidR="00874469" w:rsidDel="00E067A3" w:rsidRDefault="00874469">
            <w:pPr>
              <w:pStyle w:val="Appx"/>
              <w:rPr>
                <w:ins w:id="17239" w:author="aas" w:date="2013-10-14T02:06:00Z"/>
                <w:del w:id="17240" w:author="Anees Shaikh" w:date="2013-10-19T02:16:00Z"/>
              </w:rPr>
              <w:pPrChange w:id="17241" w:author="Anees Shaikh" w:date="2013-10-19T02:16:00Z">
                <w:pPr>
                  <w:pStyle w:val="XML1"/>
                </w:pPr>
              </w:pPrChange>
            </w:pPr>
            <w:ins w:id="17242" w:author="aas" w:date="2013-10-14T02:06:00Z">
              <w:del w:id="17243" w:author="Anees Shaikh" w:date="2013-10-19T02:16:00Z">
                <w:r w:rsidDel="00E067A3">
                  <w:delText xml:space="preserve">                                        &lt;xs:annotation&gt;</w:delText>
                </w:r>
              </w:del>
            </w:ins>
          </w:p>
          <w:p w14:paraId="43076535" w14:textId="46E6D119" w:rsidR="00874469" w:rsidDel="00E067A3" w:rsidRDefault="00874469">
            <w:pPr>
              <w:pStyle w:val="Appx"/>
              <w:rPr>
                <w:ins w:id="17244" w:author="aas" w:date="2013-10-14T02:06:00Z"/>
                <w:del w:id="17245" w:author="Anees Shaikh" w:date="2013-10-19T02:16:00Z"/>
              </w:rPr>
              <w:pPrChange w:id="17246" w:author="Anees Shaikh" w:date="2013-10-19T02:16:00Z">
                <w:pPr>
                  <w:pStyle w:val="XML1"/>
                </w:pPr>
              </w:pPrChange>
            </w:pPr>
            <w:ins w:id="17247" w:author="aas" w:date="2013-10-14T02:06:00Z">
              <w:del w:id="17248" w:author="Anees Shaikh" w:date="2013-10-19T02:16:00Z">
                <w:r w:rsidDel="00E067A3">
                  <w:delText xml:space="preserve">                                          &lt;xs:documentation&gt;</w:delText>
                </w:r>
              </w:del>
            </w:ins>
          </w:p>
          <w:p w14:paraId="0DC2823E" w14:textId="6AA1B125" w:rsidR="00874469" w:rsidDel="00E067A3" w:rsidRDefault="00874469">
            <w:pPr>
              <w:pStyle w:val="Appx"/>
              <w:rPr>
                <w:ins w:id="17249" w:author="aas" w:date="2013-10-14T02:06:00Z"/>
                <w:del w:id="17250" w:author="Anees Shaikh" w:date="2013-10-19T02:16:00Z"/>
              </w:rPr>
              <w:pPrChange w:id="17251" w:author="Anees Shaikh" w:date="2013-10-19T02:16:00Z">
                <w:pPr>
                  <w:pStyle w:val="XML1"/>
                </w:pPr>
              </w:pPrChange>
            </w:pPr>
            <w:ins w:id="17252" w:author="aas" w:date="2013-10-14T02:06:00Z">
              <w:del w:id="17253" w:author="Anees Shaikh" w:date="2013-10-19T02:16:00Z">
                <w:r w:rsidDel="00E067A3">
                  <w:delText xml:space="preserve">                                            The local IP address of the OpenFlow Logical Switch when connecting to</w:delText>
                </w:r>
              </w:del>
            </w:ins>
          </w:p>
          <w:p w14:paraId="7A0B2BC8" w14:textId="5815BE45" w:rsidR="00874469" w:rsidDel="00E067A3" w:rsidRDefault="00874469">
            <w:pPr>
              <w:pStyle w:val="Appx"/>
              <w:rPr>
                <w:ins w:id="17254" w:author="aas" w:date="2013-10-14T02:06:00Z"/>
                <w:del w:id="17255" w:author="Anees Shaikh" w:date="2013-10-19T02:16:00Z"/>
              </w:rPr>
              <w:pPrChange w:id="17256" w:author="Anees Shaikh" w:date="2013-10-19T02:16:00Z">
                <w:pPr>
                  <w:pStyle w:val="XML1"/>
                </w:pPr>
              </w:pPrChange>
            </w:pPr>
            <w:ins w:id="17257" w:author="aas" w:date="2013-10-14T02:06:00Z">
              <w:del w:id="17258" w:author="Anees Shaikh" w:date="2013-10-19T02:16:00Z">
                <w:r w:rsidDel="00E067A3">
                  <w:delText xml:space="preserve">                                                   this OpenFlow Controller.  It is the source IP address of</w:delText>
                </w:r>
              </w:del>
            </w:ins>
          </w:p>
          <w:p w14:paraId="199B9EC1" w14:textId="5B36DDE9" w:rsidR="00874469" w:rsidDel="00E067A3" w:rsidRDefault="00874469">
            <w:pPr>
              <w:pStyle w:val="Appx"/>
              <w:rPr>
                <w:ins w:id="17259" w:author="aas" w:date="2013-10-14T02:06:00Z"/>
                <w:del w:id="17260" w:author="Anees Shaikh" w:date="2013-10-19T02:16:00Z"/>
              </w:rPr>
              <w:pPrChange w:id="17261" w:author="Anees Shaikh" w:date="2013-10-19T02:16:00Z">
                <w:pPr>
                  <w:pStyle w:val="XML1"/>
                </w:pPr>
              </w:pPrChange>
            </w:pPr>
            <w:ins w:id="17262" w:author="aas" w:date="2013-10-14T02:06:00Z">
              <w:del w:id="17263" w:author="Anees Shaikh" w:date="2013-10-19T02:16:00Z">
                <w:r w:rsidDel="00E067A3">
                  <w:delText xml:space="preserve">                                                   packets sent to this OpenFlow Controller.  If present, this</w:delText>
                </w:r>
              </w:del>
            </w:ins>
          </w:p>
          <w:p w14:paraId="022618C6" w14:textId="62EC1772" w:rsidR="00874469" w:rsidDel="00E067A3" w:rsidRDefault="00874469">
            <w:pPr>
              <w:pStyle w:val="Appx"/>
              <w:rPr>
                <w:ins w:id="17264" w:author="aas" w:date="2013-10-14T02:06:00Z"/>
                <w:del w:id="17265" w:author="Anees Shaikh" w:date="2013-10-19T02:16:00Z"/>
              </w:rPr>
              <w:pPrChange w:id="17266" w:author="Anees Shaikh" w:date="2013-10-19T02:16:00Z">
                <w:pPr>
                  <w:pStyle w:val="XML1"/>
                </w:pPr>
              </w:pPrChange>
            </w:pPr>
            <w:ins w:id="17267" w:author="aas" w:date="2013-10-14T02:06:00Z">
              <w:del w:id="17268" w:author="Anees Shaikh" w:date="2013-10-19T02:16:00Z">
                <w:r w:rsidDel="00E067A3">
                  <w:delText xml:space="preserve">                                                   element overrides any default IP address.</w:delText>
                </w:r>
              </w:del>
            </w:ins>
          </w:p>
          <w:p w14:paraId="0A91226C" w14:textId="164C6E85" w:rsidR="00874469" w:rsidDel="00E067A3" w:rsidRDefault="00874469">
            <w:pPr>
              <w:pStyle w:val="Appx"/>
              <w:rPr>
                <w:ins w:id="17269" w:author="aas" w:date="2013-10-14T02:06:00Z"/>
                <w:del w:id="17270" w:author="Anees Shaikh" w:date="2013-10-19T02:16:00Z"/>
              </w:rPr>
              <w:pPrChange w:id="17271" w:author="Anees Shaikh" w:date="2013-10-19T02:16:00Z">
                <w:pPr>
                  <w:pStyle w:val="XML1"/>
                </w:pPr>
              </w:pPrChange>
            </w:pPr>
            <w:ins w:id="17272" w:author="aas" w:date="2013-10-14T02:06:00Z">
              <w:del w:id="17273" w:author="Anees Shaikh" w:date="2013-10-19T02:16:00Z">
                <w:r w:rsidDel="00E067A3">
                  <w:delText xml:space="preserve">                                          &lt;/xs:documentation&gt;</w:delText>
                </w:r>
              </w:del>
            </w:ins>
          </w:p>
          <w:p w14:paraId="7CE24F71" w14:textId="0D38B2B2" w:rsidR="00874469" w:rsidDel="00E067A3" w:rsidRDefault="00874469">
            <w:pPr>
              <w:pStyle w:val="Appx"/>
              <w:rPr>
                <w:ins w:id="17274" w:author="aas" w:date="2013-10-14T02:06:00Z"/>
                <w:del w:id="17275" w:author="Anees Shaikh" w:date="2013-10-19T02:16:00Z"/>
              </w:rPr>
              <w:pPrChange w:id="17276" w:author="Anees Shaikh" w:date="2013-10-19T02:16:00Z">
                <w:pPr>
                  <w:pStyle w:val="XML1"/>
                </w:pPr>
              </w:pPrChange>
            </w:pPr>
            <w:ins w:id="17277" w:author="aas" w:date="2013-10-14T02:06:00Z">
              <w:del w:id="17278" w:author="Anees Shaikh" w:date="2013-10-19T02:16:00Z">
                <w:r w:rsidDel="00E067A3">
                  <w:delText xml:space="preserve">                                        &lt;/xs:annotation&gt;</w:delText>
                </w:r>
              </w:del>
            </w:ins>
          </w:p>
          <w:p w14:paraId="110E9A74" w14:textId="5B881902" w:rsidR="00874469" w:rsidDel="00E067A3" w:rsidRDefault="00874469">
            <w:pPr>
              <w:pStyle w:val="Appx"/>
              <w:rPr>
                <w:ins w:id="17279" w:author="aas" w:date="2013-10-14T02:06:00Z"/>
                <w:del w:id="17280" w:author="Anees Shaikh" w:date="2013-10-19T02:16:00Z"/>
              </w:rPr>
              <w:pPrChange w:id="17281" w:author="Anees Shaikh" w:date="2013-10-19T02:16:00Z">
                <w:pPr>
                  <w:pStyle w:val="XML1"/>
                </w:pPr>
              </w:pPrChange>
            </w:pPr>
            <w:ins w:id="17282" w:author="aas" w:date="2013-10-14T02:06:00Z">
              <w:del w:id="17283" w:author="Anees Shaikh" w:date="2013-10-19T02:16:00Z">
                <w:r w:rsidDel="00E067A3">
                  <w:delText xml:space="preserve">                                      &lt;/xs:element&gt;</w:delText>
                </w:r>
              </w:del>
            </w:ins>
          </w:p>
          <w:p w14:paraId="78481ACB" w14:textId="0F34435D" w:rsidR="00874469" w:rsidDel="00E067A3" w:rsidRDefault="00874469">
            <w:pPr>
              <w:pStyle w:val="Appx"/>
              <w:rPr>
                <w:ins w:id="17284" w:author="aas" w:date="2013-10-14T02:06:00Z"/>
                <w:del w:id="17285" w:author="Anees Shaikh" w:date="2013-10-19T02:16:00Z"/>
              </w:rPr>
              <w:pPrChange w:id="17286" w:author="Anees Shaikh" w:date="2013-10-19T02:16:00Z">
                <w:pPr>
                  <w:pStyle w:val="XML1"/>
                </w:pPr>
              </w:pPrChange>
            </w:pPr>
            <w:ins w:id="17287" w:author="aas" w:date="2013-10-14T02:06:00Z">
              <w:del w:id="17288" w:author="Anees Shaikh" w:date="2013-10-19T02:16:00Z">
                <w:r w:rsidDel="00E067A3">
                  <w:delText xml:space="preserve">                                      &lt;xs:element name="local-port-in-use" minOccurs="0"  type="inet:port-number"&gt;</w:delText>
                </w:r>
              </w:del>
            </w:ins>
          </w:p>
          <w:p w14:paraId="0138E8F8" w14:textId="6308EDE5" w:rsidR="00874469" w:rsidDel="00E067A3" w:rsidRDefault="00874469">
            <w:pPr>
              <w:pStyle w:val="Appx"/>
              <w:rPr>
                <w:ins w:id="17289" w:author="aas" w:date="2013-10-14T02:06:00Z"/>
                <w:del w:id="17290" w:author="Anees Shaikh" w:date="2013-10-19T02:16:00Z"/>
              </w:rPr>
              <w:pPrChange w:id="17291" w:author="Anees Shaikh" w:date="2013-10-19T02:16:00Z">
                <w:pPr>
                  <w:pStyle w:val="XML1"/>
                </w:pPr>
              </w:pPrChange>
            </w:pPr>
            <w:ins w:id="17292" w:author="aas" w:date="2013-10-14T02:06:00Z">
              <w:del w:id="17293" w:author="Anees Shaikh" w:date="2013-10-19T02:16:00Z">
                <w:r w:rsidDel="00E067A3">
                  <w:delText xml:space="preserve">                                        &lt;xs:annotation&gt;</w:delText>
                </w:r>
              </w:del>
            </w:ins>
          </w:p>
          <w:p w14:paraId="7F4E1216" w14:textId="2C3F4285" w:rsidR="00874469" w:rsidDel="00E067A3" w:rsidRDefault="00874469">
            <w:pPr>
              <w:pStyle w:val="Appx"/>
              <w:rPr>
                <w:ins w:id="17294" w:author="aas" w:date="2013-10-14T02:06:00Z"/>
                <w:del w:id="17295" w:author="Anees Shaikh" w:date="2013-10-19T02:16:00Z"/>
              </w:rPr>
              <w:pPrChange w:id="17296" w:author="Anees Shaikh" w:date="2013-10-19T02:16:00Z">
                <w:pPr>
                  <w:pStyle w:val="XML1"/>
                </w:pPr>
              </w:pPrChange>
            </w:pPr>
            <w:ins w:id="17297" w:author="aas" w:date="2013-10-14T02:06:00Z">
              <w:del w:id="17298" w:author="Anees Shaikh" w:date="2013-10-19T02:16:00Z">
                <w:r w:rsidDel="00E067A3">
                  <w:delText xml:space="preserve">                                          &lt;xs:documentation&gt;</w:delText>
                </w:r>
              </w:del>
            </w:ins>
          </w:p>
          <w:p w14:paraId="7118C556" w14:textId="11E7C575" w:rsidR="00874469" w:rsidDel="00E067A3" w:rsidRDefault="00874469">
            <w:pPr>
              <w:pStyle w:val="Appx"/>
              <w:rPr>
                <w:ins w:id="17299" w:author="aas" w:date="2013-10-14T02:06:00Z"/>
                <w:del w:id="17300" w:author="Anees Shaikh" w:date="2013-10-19T02:16:00Z"/>
              </w:rPr>
              <w:pPrChange w:id="17301" w:author="Anees Shaikh" w:date="2013-10-19T02:16:00Z">
                <w:pPr>
                  <w:pStyle w:val="XML1"/>
                </w:pPr>
              </w:pPrChange>
            </w:pPr>
            <w:ins w:id="17302" w:author="aas" w:date="2013-10-14T02:06:00Z">
              <w:del w:id="17303" w:author="Anees Shaikh" w:date="2013-10-19T02:16:00Z">
                <w:r w:rsidDel="00E067A3">
                  <w:delText xml:space="preserve">                                            The local TCP port number of the OpenFlow Logical Switch.  If element</w:delText>
                </w:r>
              </w:del>
            </w:ins>
          </w:p>
          <w:p w14:paraId="5E575679" w14:textId="038EC484" w:rsidR="00874469" w:rsidDel="00E067A3" w:rsidRDefault="00874469">
            <w:pPr>
              <w:pStyle w:val="Appx"/>
              <w:rPr>
                <w:ins w:id="17304" w:author="aas" w:date="2013-10-14T02:06:00Z"/>
                <w:del w:id="17305" w:author="Anees Shaikh" w:date="2013-10-19T02:16:00Z"/>
              </w:rPr>
              <w:pPrChange w:id="17306" w:author="Anees Shaikh" w:date="2013-10-19T02:16:00Z">
                <w:pPr>
                  <w:pStyle w:val="XML1"/>
                </w:pPr>
              </w:pPrChange>
            </w:pPr>
            <w:ins w:id="17307" w:author="aas" w:date="2013-10-14T02:06:00Z">
              <w:del w:id="17308" w:author="Anees Shaikh" w:date="2013-10-19T02:16:00Z">
                <w:r w:rsidDel="00E067A3">
                  <w:delText xml:space="preserve">                                                   connection-state has value 'up', then this element indicates</w:delText>
                </w:r>
              </w:del>
            </w:ins>
          </w:p>
          <w:p w14:paraId="579D3EE4" w14:textId="37790F4E" w:rsidR="00874469" w:rsidDel="00E067A3" w:rsidRDefault="00874469">
            <w:pPr>
              <w:pStyle w:val="Appx"/>
              <w:rPr>
                <w:ins w:id="17309" w:author="aas" w:date="2013-10-14T02:06:00Z"/>
                <w:del w:id="17310" w:author="Anees Shaikh" w:date="2013-10-19T02:16:00Z"/>
              </w:rPr>
              <w:pPrChange w:id="17311" w:author="Anees Shaikh" w:date="2013-10-19T02:16:00Z">
                <w:pPr>
                  <w:pStyle w:val="XML1"/>
                </w:pPr>
              </w:pPrChange>
            </w:pPr>
            <w:ins w:id="17312" w:author="aas" w:date="2013-10-14T02:06:00Z">
              <w:del w:id="17313" w:author="Anees Shaikh" w:date="2013-10-19T02:16:00Z">
                <w:r w:rsidDel="00E067A3">
                  <w:delText xml:space="preserve">                                                   the actual port number in use.  If element connection-state</w:delText>
                </w:r>
              </w:del>
            </w:ins>
          </w:p>
          <w:p w14:paraId="46828FFD" w14:textId="3A4CED97" w:rsidR="00874469" w:rsidDel="00E067A3" w:rsidRDefault="00874469">
            <w:pPr>
              <w:pStyle w:val="Appx"/>
              <w:rPr>
                <w:ins w:id="17314" w:author="aas" w:date="2013-10-14T02:06:00Z"/>
                <w:del w:id="17315" w:author="Anees Shaikh" w:date="2013-10-19T02:16:00Z"/>
              </w:rPr>
              <w:pPrChange w:id="17316" w:author="Anees Shaikh" w:date="2013-10-19T02:16:00Z">
                <w:pPr>
                  <w:pStyle w:val="XML1"/>
                </w:pPr>
              </w:pPrChange>
            </w:pPr>
            <w:ins w:id="17317" w:author="aas" w:date="2013-10-14T02:06:00Z">
              <w:del w:id="17318" w:author="Anees Shaikh" w:date="2013-10-19T02:16:00Z">
                <w:r w:rsidDel="00E067A3">
                  <w:delText xml:space="preserve">                                                   has value 'down', then this element indicates the port number</w:delText>
                </w:r>
              </w:del>
            </w:ins>
          </w:p>
          <w:p w14:paraId="19DAAA9D" w14:textId="1F8E84F3" w:rsidR="00874469" w:rsidDel="00E067A3" w:rsidRDefault="00874469">
            <w:pPr>
              <w:pStyle w:val="Appx"/>
              <w:rPr>
                <w:ins w:id="17319" w:author="aas" w:date="2013-10-14T02:06:00Z"/>
                <w:del w:id="17320" w:author="Anees Shaikh" w:date="2013-10-19T02:16:00Z"/>
              </w:rPr>
              <w:pPrChange w:id="17321" w:author="Anees Shaikh" w:date="2013-10-19T02:16:00Z">
                <w:pPr>
                  <w:pStyle w:val="XML1"/>
                </w:pPr>
              </w:pPrChange>
            </w:pPr>
            <w:ins w:id="17322" w:author="aas" w:date="2013-10-14T02:06:00Z">
              <w:del w:id="17323" w:author="Anees Shaikh" w:date="2013-10-19T02:16:00Z">
                <w:r w:rsidDel="00E067A3">
                  <w:delText xml:space="preserve">                                                   used for the last attempt to establish a connection with this</w:delText>
                </w:r>
              </w:del>
            </w:ins>
          </w:p>
          <w:p w14:paraId="74D00A5F" w14:textId="398F2B4E" w:rsidR="00874469" w:rsidDel="00E067A3" w:rsidRDefault="00874469">
            <w:pPr>
              <w:pStyle w:val="Appx"/>
              <w:rPr>
                <w:ins w:id="17324" w:author="aas" w:date="2013-10-14T02:06:00Z"/>
                <w:del w:id="17325" w:author="Anees Shaikh" w:date="2013-10-19T02:16:00Z"/>
              </w:rPr>
              <w:pPrChange w:id="17326" w:author="Anees Shaikh" w:date="2013-10-19T02:16:00Z">
                <w:pPr>
                  <w:pStyle w:val="XML1"/>
                </w:pPr>
              </w:pPrChange>
            </w:pPr>
            <w:ins w:id="17327" w:author="aas" w:date="2013-10-14T02:06:00Z">
              <w:del w:id="17328" w:author="Anees Shaikh" w:date="2013-10-19T02:16:00Z">
                <w:r w:rsidDel="00E067A3">
                  <w:delText xml:space="preserve">                                                   OpenFlow Controller.???  When connecting to this OpenFlow</w:delText>
                </w:r>
              </w:del>
            </w:ins>
          </w:p>
          <w:p w14:paraId="6C2AC756" w14:textId="0F0F0721" w:rsidR="00874469" w:rsidDel="00E067A3" w:rsidRDefault="00874469">
            <w:pPr>
              <w:pStyle w:val="Appx"/>
              <w:rPr>
                <w:ins w:id="17329" w:author="aas" w:date="2013-10-14T02:06:00Z"/>
                <w:del w:id="17330" w:author="Anees Shaikh" w:date="2013-10-19T02:16:00Z"/>
              </w:rPr>
              <w:pPrChange w:id="17331" w:author="Anees Shaikh" w:date="2013-10-19T02:16:00Z">
                <w:pPr>
                  <w:pStyle w:val="XML1"/>
                </w:pPr>
              </w:pPrChange>
            </w:pPr>
            <w:ins w:id="17332" w:author="aas" w:date="2013-10-14T02:06:00Z">
              <w:del w:id="17333" w:author="Anees Shaikh" w:date="2013-10-19T02:16:00Z">
                <w:r w:rsidDel="00E067A3">
                  <w:delText xml:space="preserve">                                                   Controller, it is the source TCP port number of packets sent</w:delText>
                </w:r>
              </w:del>
            </w:ins>
          </w:p>
          <w:p w14:paraId="402E0C94" w14:textId="4E913183" w:rsidR="00874469" w:rsidDel="00E067A3" w:rsidRDefault="00874469">
            <w:pPr>
              <w:pStyle w:val="Appx"/>
              <w:rPr>
                <w:ins w:id="17334" w:author="aas" w:date="2013-10-14T02:06:00Z"/>
                <w:del w:id="17335" w:author="Anees Shaikh" w:date="2013-10-19T02:16:00Z"/>
              </w:rPr>
              <w:pPrChange w:id="17336" w:author="Anees Shaikh" w:date="2013-10-19T02:16:00Z">
                <w:pPr>
                  <w:pStyle w:val="XML1"/>
                </w:pPr>
              </w:pPrChange>
            </w:pPr>
            <w:ins w:id="17337" w:author="aas" w:date="2013-10-14T02:06:00Z">
              <w:del w:id="17338" w:author="Anees Shaikh" w:date="2013-10-19T02:16:00Z">
                <w:r w:rsidDel="00E067A3">
                  <w:delText xml:space="preserve">                                                   to this OpenFlow Controller.  If this element has its defaqult</w:delText>
                </w:r>
              </w:del>
            </w:ins>
          </w:p>
          <w:p w14:paraId="41A5579E" w14:textId="33255518" w:rsidR="00874469" w:rsidDel="00E067A3" w:rsidRDefault="00874469">
            <w:pPr>
              <w:pStyle w:val="Appx"/>
              <w:rPr>
                <w:ins w:id="17339" w:author="aas" w:date="2013-10-14T02:06:00Z"/>
                <w:del w:id="17340" w:author="Anees Shaikh" w:date="2013-10-19T02:16:00Z"/>
              </w:rPr>
              <w:pPrChange w:id="17341" w:author="Anees Shaikh" w:date="2013-10-19T02:16:00Z">
                <w:pPr>
                  <w:pStyle w:val="XML1"/>
                </w:pPr>
              </w:pPrChange>
            </w:pPr>
            <w:ins w:id="17342" w:author="aas" w:date="2013-10-14T02:06:00Z">
              <w:del w:id="17343" w:author="Anees Shaikh" w:date="2013-10-19T02:16:00Z">
                <w:r w:rsidDel="00E067A3">
                  <w:delText xml:space="preserve">                                                   value 0, then port number is chosen arbitrarily by the</w:delText>
                </w:r>
              </w:del>
            </w:ins>
          </w:p>
          <w:p w14:paraId="7F1F17AB" w14:textId="012188C4" w:rsidR="00874469" w:rsidDel="00E067A3" w:rsidRDefault="00874469">
            <w:pPr>
              <w:pStyle w:val="Appx"/>
              <w:rPr>
                <w:ins w:id="17344" w:author="aas" w:date="2013-10-14T02:06:00Z"/>
                <w:del w:id="17345" w:author="Anees Shaikh" w:date="2013-10-19T02:16:00Z"/>
              </w:rPr>
              <w:pPrChange w:id="17346" w:author="Anees Shaikh" w:date="2013-10-19T02:16:00Z">
                <w:pPr>
                  <w:pStyle w:val="XML1"/>
                </w:pPr>
              </w:pPrChange>
            </w:pPr>
            <w:ins w:id="17347" w:author="aas" w:date="2013-10-14T02:06:00Z">
              <w:del w:id="17348" w:author="Anees Shaikh" w:date="2013-10-19T02:16:00Z">
                <w:r w:rsidDel="00E067A3">
                  <w:delText xml:space="preserve">                                                   OpenFlow Logical Switch.</w:delText>
                </w:r>
              </w:del>
            </w:ins>
          </w:p>
          <w:p w14:paraId="66DC0211" w14:textId="7E888803" w:rsidR="00874469" w:rsidDel="00E067A3" w:rsidRDefault="00874469">
            <w:pPr>
              <w:pStyle w:val="Appx"/>
              <w:rPr>
                <w:ins w:id="17349" w:author="aas" w:date="2013-10-14T02:06:00Z"/>
                <w:del w:id="17350" w:author="Anees Shaikh" w:date="2013-10-19T02:16:00Z"/>
              </w:rPr>
              <w:pPrChange w:id="17351" w:author="Anees Shaikh" w:date="2013-10-19T02:16:00Z">
                <w:pPr>
                  <w:pStyle w:val="XML1"/>
                </w:pPr>
              </w:pPrChange>
            </w:pPr>
            <w:ins w:id="17352" w:author="aas" w:date="2013-10-14T02:06:00Z">
              <w:del w:id="17353" w:author="Anees Shaikh" w:date="2013-10-19T02:16:00Z">
                <w:r w:rsidDel="00E067A3">
                  <w:delText xml:space="preserve">                                          &lt;/xs:documentation&gt;</w:delText>
                </w:r>
              </w:del>
            </w:ins>
          </w:p>
          <w:p w14:paraId="21482543" w14:textId="56D6DFDD" w:rsidR="00874469" w:rsidDel="00E067A3" w:rsidRDefault="00874469">
            <w:pPr>
              <w:pStyle w:val="Appx"/>
              <w:rPr>
                <w:ins w:id="17354" w:author="aas" w:date="2013-10-14T02:06:00Z"/>
                <w:del w:id="17355" w:author="Anees Shaikh" w:date="2013-10-19T02:16:00Z"/>
              </w:rPr>
              <w:pPrChange w:id="17356" w:author="Anees Shaikh" w:date="2013-10-19T02:16:00Z">
                <w:pPr>
                  <w:pStyle w:val="XML1"/>
                </w:pPr>
              </w:pPrChange>
            </w:pPr>
            <w:ins w:id="17357" w:author="aas" w:date="2013-10-14T02:06:00Z">
              <w:del w:id="17358" w:author="Anees Shaikh" w:date="2013-10-19T02:16:00Z">
                <w:r w:rsidDel="00E067A3">
                  <w:delText xml:space="preserve">                                        &lt;/xs:annotation&gt;</w:delText>
                </w:r>
              </w:del>
            </w:ins>
          </w:p>
          <w:p w14:paraId="67CA4212" w14:textId="0C570192" w:rsidR="00874469" w:rsidDel="00E067A3" w:rsidRDefault="00874469">
            <w:pPr>
              <w:pStyle w:val="Appx"/>
              <w:rPr>
                <w:ins w:id="17359" w:author="aas" w:date="2013-10-14T02:06:00Z"/>
                <w:del w:id="17360" w:author="Anees Shaikh" w:date="2013-10-19T02:16:00Z"/>
              </w:rPr>
              <w:pPrChange w:id="17361" w:author="Anees Shaikh" w:date="2013-10-19T02:16:00Z">
                <w:pPr>
                  <w:pStyle w:val="XML1"/>
                </w:pPr>
              </w:pPrChange>
            </w:pPr>
            <w:ins w:id="17362" w:author="aas" w:date="2013-10-14T02:06:00Z">
              <w:del w:id="17363" w:author="Anees Shaikh" w:date="2013-10-19T02:16:00Z">
                <w:r w:rsidDel="00E067A3">
                  <w:delText xml:space="preserve">                                      &lt;/xs:element&gt;</w:delText>
                </w:r>
              </w:del>
            </w:ins>
          </w:p>
          <w:p w14:paraId="5555985C" w14:textId="460DEB99" w:rsidR="00874469" w:rsidDel="00E067A3" w:rsidRDefault="00874469">
            <w:pPr>
              <w:pStyle w:val="Appx"/>
              <w:rPr>
                <w:ins w:id="17364" w:author="aas" w:date="2013-10-14T02:06:00Z"/>
                <w:del w:id="17365" w:author="Anees Shaikh" w:date="2013-10-19T02:16:00Z"/>
              </w:rPr>
              <w:pPrChange w:id="17366" w:author="Anees Shaikh" w:date="2013-10-19T02:16:00Z">
                <w:pPr>
                  <w:pStyle w:val="XML1"/>
                </w:pPr>
              </w:pPrChange>
            </w:pPr>
            <w:ins w:id="17367" w:author="aas" w:date="2013-10-14T02:06:00Z">
              <w:del w:id="17368" w:author="Anees Shaikh" w:date="2013-10-19T02:16:00Z">
                <w:r w:rsidDel="00E067A3">
                  <w:delText xml:space="preserve">                                      &lt;xs:any minOccurs="0" maxOccurs="unbounded"</w:delText>
                </w:r>
              </w:del>
            </w:ins>
          </w:p>
          <w:p w14:paraId="4FC2E9DF" w14:textId="1F1414AB" w:rsidR="00874469" w:rsidDel="00E067A3" w:rsidRDefault="00874469">
            <w:pPr>
              <w:pStyle w:val="Appx"/>
              <w:rPr>
                <w:ins w:id="17369" w:author="aas" w:date="2013-10-14T02:06:00Z"/>
                <w:del w:id="17370" w:author="Anees Shaikh" w:date="2013-10-19T02:16:00Z"/>
              </w:rPr>
              <w:pPrChange w:id="17371" w:author="Anees Shaikh" w:date="2013-10-19T02:16:00Z">
                <w:pPr>
                  <w:pStyle w:val="XML1"/>
                </w:pPr>
              </w:pPrChange>
            </w:pPr>
            <w:ins w:id="17372" w:author="aas" w:date="2013-10-14T02:06:00Z">
              <w:del w:id="17373" w:author="Anees Shaikh" w:date="2013-10-19T02:16:00Z">
                <w:r w:rsidDel="00E067A3">
                  <w:delText xml:space="preserve">                                              namespace="##other" processContents="lax"/&gt;</w:delText>
                </w:r>
              </w:del>
            </w:ins>
          </w:p>
          <w:p w14:paraId="0392F1CC" w14:textId="60699905" w:rsidR="00874469" w:rsidDel="00E067A3" w:rsidRDefault="00874469">
            <w:pPr>
              <w:pStyle w:val="Appx"/>
              <w:rPr>
                <w:ins w:id="17374" w:author="aas" w:date="2013-10-14T02:06:00Z"/>
                <w:del w:id="17375" w:author="Anees Shaikh" w:date="2013-10-19T02:16:00Z"/>
              </w:rPr>
              <w:pPrChange w:id="17376" w:author="Anees Shaikh" w:date="2013-10-19T02:16:00Z">
                <w:pPr>
                  <w:pStyle w:val="XML1"/>
                </w:pPr>
              </w:pPrChange>
            </w:pPr>
            <w:ins w:id="17377" w:author="aas" w:date="2013-10-14T02:06:00Z">
              <w:del w:id="17378" w:author="Anees Shaikh" w:date="2013-10-19T02:16:00Z">
                <w:r w:rsidDel="00E067A3">
                  <w:delText xml:space="preserve">                                    &lt;/xs:sequence&gt;</w:delText>
                </w:r>
              </w:del>
            </w:ins>
          </w:p>
          <w:p w14:paraId="3752D429" w14:textId="4E2037CC" w:rsidR="00874469" w:rsidDel="00E067A3" w:rsidRDefault="00874469">
            <w:pPr>
              <w:pStyle w:val="Appx"/>
              <w:rPr>
                <w:ins w:id="17379" w:author="aas" w:date="2013-10-14T02:06:00Z"/>
                <w:del w:id="17380" w:author="Anees Shaikh" w:date="2013-10-19T02:16:00Z"/>
              </w:rPr>
              <w:pPrChange w:id="17381" w:author="Anees Shaikh" w:date="2013-10-19T02:16:00Z">
                <w:pPr>
                  <w:pStyle w:val="XML1"/>
                </w:pPr>
              </w:pPrChange>
            </w:pPr>
            <w:ins w:id="17382" w:author="aas" w:date="2013-10-14T02:06:00Z">
              <w:del w:id="17383" w:author="Anees Shaikh" w:date="2013-10-19T02:16:00Z">
                <w:r w:rsidDel="00E067A3">
                  <w:delText xml:space="preserve">                                  &lt;/xs:complexType&gt;</w:delText>
                </w:r>
              </w:del>
            </w:ins>
          </w:p>
          <w:p w14:paraId="7FA1F372" w14:textId="1471AD72" w:rsidR="00874469" w:rsidDel="00E067A3" w:rsidRDefault="00874469">
            <w:pPr>
              <w:pStyle w:val="Appx"/>
              <w:rPr>
                <w:ins w:id="17384" w:author="aas" w:date="2013-10-14T02:06:00Z"/>
                <w:del w:id="17385" w:author="Anees Shaikh" w:date="2013-10-19T02:16:00Z"/>
              </w:rPr>
              <w:pPrChange w:id="17386" w:author="Anees Shaikh" w:date="2013-10-19T02:16:00Z">
                <w:pPr>
                  <w:pStyle w:val="XML1"/>
                </w:pPr>
              </w:pPrChange>
            </w:pPr>
            <w:ins w:id="17387" w:author="aas" w:date="2013-10-14T02:06:00Z">
              <w:del w:id="17388" w:author="Anees Shaikh" w:date="2013-10-19T02:16:00Z">
                <w:r w:rsidDel="00E067A3">
                  <w:delText xml:space="preserve">                                &lt;/xs:element&gt;</w:delText>
                </w:r>
              </w:del>
            </w:ins>
          </w:p>
          <w:p w14:paraId="0305525B" w14:textId="68179D9E" w:rsidR="00874469" w:rsidDel="00E067A3" w:rsidRDefault="00874469">
            <w:pPr>
              <w:pStyle w:val="Appx"/>
              <w:rPr>
                <w:ins w:id="17389" w:author="aas" w:date="2013-10-14T02:06:00Z"/>
                <w:del w:id="17390" w:author="Anees Shaikh" w:date="2013-10-19T02:16:00Z"/>
              </w:rPr>
              <w:pPrChange w:id="17391" w:author="Anees Shaikh" w:date="2013-10-19T02:16:00Z">
                <w:pPr>
                  <w:pStyle w:val="XML1"/>
                </w:pPr>
              </w:pPrChange>
            </w:pPr>
            <w:ins w:id="17392" w:author="aas" w:date="2013-10-14T02:06:00Z">
              <w:del w:id="17393" w:author="Anees Shaikh" w:date="2013-10-19T02:16:00Z">
                <w:r w:rsidDel="00E067A3">
                  <w:delText xml:space="preserve">                                &lt;xs:any minOccurs="0" maxOccurs="unbounded"</w:delText>
                </w:r>
              </w:del>
            </w:ins>
          </w:p>
          <w:p w14:paraId="7E351CEF" w14:textId="6D06A0DE" w:rsidR="00874469" w:rsidDel="00E067A3" w:rsidRDefault="00874469">
            <w:pPr>
              <w:pStyle w:val="Appx"/>
              <w:rPr>
                <w:ins w:id="17394" w:author="aas" w:date="2013-10-14T02:06:00Z"/>
                <w:del w:id="17395" w:author="Anees Shaikh" w:date="2013-10-19T02:16:00Z"/>
              </w:rPr>
              <w:pPrChange w:id="17396" w:author="Anees Shaikh" w:date="2013-10-19T02:16:00Z">
                <w:pPr>
                  <w:pStyle w:val="XML1"/>
                </w:pPr>
              </w:pPrChange>
            </w:pPr>
            <w:ins w:id="17397" w:author="aas" w:date="2013-10-14T02:06:00Z">
              <w:del w:id="17398" w:author="Anees Shaikh" w:date="2013-10-19T02:16:00Z">
                <w:r w:rsidDel="00E067A3">
                  <w:delText xml:space="preserve">                                        namespace="##other" processContents="lax"/&gt;</w:delText>
                </w:r>
              </w:del>
            </w:ins>
          </w:p>
          <w:p w14:paraId="56A3FFA6" w14:textId="3256691F" w:rsidR="00874469" w:rsidDel="00E067A3" w:rsidRDefault="00874469">
            <w:pPr>
              <w:pStyle w:val="Appx"/>
              <w:rPr>
                <w:ins w:id="17399" w:author="aas" w:date="2013-10-14T02:06:00Z"/>
                <w:del w:id="17400" w:author="Anees Shaikh" w:date="2013-10-19T02:16:00Z"/>
              </w:rPr>
              <w:pPrChange w:id="17401" w:author="Anees Shaikh" w:date="2013-10-19T02:16:00Z">
                <w:pPr>
                  <w:pStyle w:val="XML1"/>
                </w:pPr>
              </w:pPrChange>
            </w:pPr>
            <w:ins w:id="17402" w:author="aas" w:date="2013-10-14T02:06:00Z">
              <w:del w:id="17403" w:author="Anees Shaikh" w:date="2013-10-19T02:16:00Z">
                <w:r w:rsidDel="00E067A3">
                  <w:delText xml:space="preserve">                              &lt;/xs:sequence&gt;</w:delText>
                </w:r>
              </w:del>
            </w:ins>
          </w:p>
          <w:p w14:paraId="6C9379C4" w14:textId="327241CF" w:rsidR="00874469" w:rsidDel="00E067A3" w:rsidRDefault="00874469">
            <w:pPr>
              <w:pStyle w:val="Appx"/>
              <w:rPr>
                <w:ins w:id="17404" w:author="aas" w:date="2013-10-14T02:06:00Z"/>
                <w:del w:id="17405" w:author="Anees Shaikh" w:date="2013-10-19T02:16:00Z"/>
              </w:rPr>
              <w:pPrChange w:id="17406" w:author="Anees Shaikh" w:date="2013-10-19T02:16:00Z">
                <w:pPr>
                  <w:pStyle w:val="XML1"/>
                </w:pPr>
              </w:pPrChange>
            </w:pPr>
            <w:ins w:id="17407" w:author="aas" w:date="2013-10-14T02:06:00Z">
              <w:del w:id="17408" w:author="Anees Shaikh" w:date="2013-10-19T02:16:00Z">
                <w:r w:rsidDel="00E067A3">
                  <w:delText xml:space="preserve">                            &lt;/xs:complexType&gt;</w:delText>
                </w:r>
              </w:del>
            </w:ins>
          </w:p>
          <w:p w14:paraId="70B334B5" w14:textId="64535F6A" w:rsidR="00874469" w:rsidDel="00E067A3" w:rsidRDefault="00874469">
            <w:pPr>
              <w:pStyle w:val="Appx"/>
              <w:rPr>
                <w:ins w:id="17409" w:author="aas" w:date="2013-10-14T02:06:00Z"/>
                <w:del w:id="17410" w:author="Anees Shaikh" w:date="2013-10-19T02:16:00Z"/>
              </w:rPr>
              <w:pPrChange w:id="17411" w:author="Anees Shaikh" w:date="2013-10-19T02:16:00Z">
                <w:pPr>
                  <w:pStyle w:val="XML1"/>
                </w:pPr>
              </w:pPrChange>
            </w:pPr>
            <w:ins w:id="17412" w:author="aas" w:date="2013-10-14T02:06:00Z">
              <w:del w:id="17413" w:author="Anees Shaikh" w:date="2013-10-19T02:16:00Z">
                <w:r w:rsidDel="00E067A3">
                  <w:delText xml:space="preserve">                          &lt;/xs:element&gt;</w:delText>
                </w:r>
              </w:del>
            </w:ins>
          </w:p>
          <w:p w14:paraId="25FA0229" w14:textId="6D804EB4" w:rsidR="00874469" w:rsidDel="00E067A3" w:rsidRDefault="00874469">
            <w:pPr>
              <w:pStyle w:val="Appx"/>
              <w:rPr>
                <w:ins w:id="17414" w:author="aas" w:date="2013-10-14T02:06:00Z"/>
                <w:del w:id="17415" w:author="Anees Shaikh" w:date="2013-10-19T02:16:00Z"/>
              </w:rPr>
              <w:pPrChange w:id="17416" w:author="Anees Shaikh" w:date="2013-10-19T02:16:00Z">
                <w:pPr>
                  <w:pStyle w:val="XML1"/>
                </w:pPr>
              </w:pPrChange>
            </w:pPr>
            <w:ins w:id="17417" w:author="aas" w:date="2013-10-14T02:06:00Z">
              <w:del w:id="17418" w:author="Anees Shaikh" w:date="2013-10-19T02:16:00Z">
                <w:r w:rsidDel="00E067A3">
                  <w:delText xml:space="preserve">                          &lt;xs:any minOccurs="0" maxOccurs="unbounded"</w:delText>
                </w:r>
              </w:del>
            </w:ins>
          </w:p>
          <w:p w14:paraId="0331A2DC" w14:textId="6E58507D" w:rsidR="00874469" w:rsidDel="00E067A3" w:rsidRDefault="00874469">
            <w:pPr>
              <w:pStyle w:val="Appx"/>
              <w:rPr>
                <w:ins w:id="17419" w:author="aas" w:date="2013-10-14T02:06:00Z"/>
                <w:del w:id="17420" w:author="Anees Shaikh" w:date="2013-10-19T02:16:00Z"/>
              </w:rPr>
              <w:pPrChange w:id="17421" w:author="Anees Shaikh" w:date="2013-10-19T02:16:00Z">
                <w:pPr>
                  <w:pStyle w:val="XML1"/>
                </w:pPr>
              </w:pPrChange>
            </w:pPr>
            <w:ins w:id="17422" w:author="aas" w:date="2013-10-14T02:06:00Z">
              <w:del w:id="17423" w:author="Anees Shaikh" w:date="2013-10-19T02:16:00Z">
                <w:r w:rsidDel="00E067A3">
                  <w:delText xml:space="preserve">                                  namespace="##other" processContents="lax"/&gt;</w:delText>
                </w:r>
              </w:del>
            </w:ins>
          </w:p>
          <w:p w14:paraId="22417BBC" w14:textId="31A619DA" w:rsidR="00874469" w:rsidDel="00E067A3" w:rsidRDefault="00874469">
            <w:pPr>
              <w:pStyle w:val="Appx"/>
              <w:rPr>
                <w:ins w:id="17424" w:author="aas" w:date="2013-10-14T02:06:00Z"/>
                <w:del w:id="17425" w:author="Anees Shaikh" w:date="2013-10-19T02:16:00Z"/>
              </w:rPr>
              <w:pPrChange w:id="17426" w:author="Anees Shaikh" w:date="2013-10-19T02:16:00Z">
                <w:pPr>
                  <w:pStyle w:val="XML1"/>
                </w:pPr>
              </w:pPrChange>
            </w:pPr>
            <w:ins w:id="17427" w:author="aas" w:date="2013-10-14T02:06:00Z">
              <w:del w:id="17428" w:author="Anees Shaikh" w:date="2013-10-19T02:16:00Z">
                <w:r w:rsidDel="00E067A3">
                  <w:delText xml:space="preserve">                        &lt;/xs:sequence&gt;</w:delText>
                </w:r>
              </w:del>
            </w:ins>
          </w:p>
          <w:p w14:paraId="45349C69" w14:textId="4C3A95C3" w:rsidR="00874469" w:rsidDel="00E067A3" w:rsidRDefault="00874469">
            <w:pPr>
              <w:pStyle w:val="Appx"/>
              <w:rPr>
                <w:ins w:id="17429" w:author="aas" w:date="2013-10-14T02:06:00Z"/>
                <w:del w:id="17430" w:author="Anees Shaikh" w:date="2013-10-19T02:16:00Z"/>
              </w:rPr>
              <w:pPrChange w:id="17431" w:author="Anees Shaikh" w:date="2013-10-19T02:16:00Z">
                <w:pPr>
                  <w:pStyle w:val="XML1"/>
                </w:pPr>
              </w:pPrChange>
            </w:pPr>
            <w:ins w:id="17432" w:author="aas" w:date="2013-10-14T02:06:00Z">
              <w:del w:id="17433" w:author="Anees Shaikh" w:date="2013-10-19T02:16:00Z">
                <w:r w:rsidDel="00E067A3">
                  <w:delText xml:space="preserve">                      &lt;/xs:complexType&gt;</w:delText>
                </w:r>
              </w:del>
            </w:ins>
          </w:p>
          <w:p w14:paraId="0E615312" w14:textId="7E90444F" w:rsidR="00874469" w:rsidDel="00E067A3" w:rsidRDefault="00874469">
            <w:pPr>
              <w:pStyle w:val="Appx"/>
              <w:rPr>
                <w:ins w:id="17434" w:author="aas" w:date="2013-10-14T02:06:00Z"/>
                <w:del w:id="17435" w:author="Anees Shaikh" w:date="2013-10-19T02:16:00Z"/>
              </w:rPr>
              <w:pPrChange w:id="17436" w:author="Anees Shaikh" w:date="2013-10-19T02:16:00Z">
                <w:pPr>
                  <w:pStyle w:val="XML1"/>
                </w:pPr>
              </w:pPrChange>
            </w:pPr>
            <w:ins w:id="17437" w:author="aas" w:date="2013-10-14T02:06:00Z">
              <w:del w:id="17438" w:author="Anees Shaikh" w:date="2013-10-19T02:16:00Z">
                <w:r w:rsidDel="00E067A3">
                  <w:delText xml:space="preserve">                      &lt;xs:key name="key_controllers_switch_logical-switches_capable-switch_controller"&gt;</w:delText>
                </w:r>
              </w:del>
            </w:ins>
          </w:p>
          <w:p w14:paraId="46BC94BB" w14:textId="7F998F2B" w:rsidR="00874469" w:rsidDel="00E067A3" w:rsidRDefault="00874469">
            <w:pPr>
              <w:pStyle w:val="Appx"/>
              <w:rPr>
                <w:ins w:id="17439" w:author="aas" w:date="2013-10-14T02:06:00Z"/>
                <w:del w:id="17440" w:author="Anees Shaikh" w:date="2013-10-19T02:16:00Z"/>
              </w:rPr>
              <w:pPrChange w:id="17441" w:author="Anees Shaikh" w:date="2013-10-19T02:16:00Z">
                <w:pPr>
                  <w:pStyle w:val="XML1"/>
                </w:pPr>
              </w:pPrChange>
            </w:pPr>
            <w:ins w:id="17442" w:author="aas" w:date="2013-10-14T02:06:00Z">
              <w:del w:id="17443" w:author="Anees Shaikh" w:date="2013-10-19T02:16:00Z">
                <w:r w:rsidDel="00E067A3">
                  <w:delText xml:space="preserve">                        &lt;xs:selector xpath="of-config:controller"/&gt;</w:delText>
                </w:r>
              </w:del>
            </w:ins>
          </w:p>
          <w:p w14:paraId="4BA2B6CE" w14:textId="13F5BB17" w:rsidR="00874469" w:rsidDel="00E067A3" w:rsidRDefault="00874469">
            <w:pPr>
              <w:pStyle w:val="Appx"/>
              <w:rPr>
                <w:ins w:id="17444" w:author="aas" w:date="2013-10-14T02:06:00Z"/>
                <w:del w:id="17445" w:author="Anees Shaikh" w:date="2013-10-19T02:16:00Z"/>
              </w:rPr>
              <w:pPrChange w:id="17446" w:author="Anees Shaikh" w:date="2013-10-19T02:16:00Z">
                <w:pPr>
                  <w:pStyle w:val="XML1"/>
                </w:pPr>
              </w:pPrChange>
            </w:pPr>
            <w:ins w:id="17447" w:author="aas" w:date="2013-10-14T02:06:00Z">
              <w:del w:id="17448" w:author="Anees Shaikh" w:date="2013-10-19T02:16:00Z">
                <w:r w:rsidDel="00E067A3">
                  <w:delText xml:space="preserve">                        &lt;xs:field xpath="of-config:id"/&gt;</w:delText>
                </w:r>
              </w:del>
            </w:ins>
          </w:p>
          <w:p w14:paraId="3C4BD3C1" w14:textId="5517258A" w:rsidR="00874469" w:rsidDel="00E067A3" w:rsidRDefault="00874469">
            <w:pPr>
              <w:pStyle w:val="Appx"/>
              <w:rPr>
                <w:ins w:id="17449" w:author="aas" w:date="2013-10-14T02:06:00Z"/>
                <w:del w:id="17450" w:author="Anees Shaikh" w:date="2013-10-19T02:16:00Z"/>
              </w:rPr>
              <w:pPrChange w:id="17451" w:author="Anees Shaikh" w:date="2013-10-19T02:16:00Z">
                <w:pPr>
                  <w:pStyle w:val="XML1"/>
                </w:pPr>
              </w:pPrChange>
            </w:pPr>
            <w:ins w:id="17452" w:author="aas" w:date="2013-10-14T02:06:00Z">
              <w:del w:id="17453" w:author="Anees Shaikh" w:date="2013-10-19T02:16:00Z">
                <w:r w:rsidDel="00E067A3">
                  <w:delText xml:space="preserve">                      &lt;/xs:key&gt;</w:delText>
                </w:r>
              </w:del>
            </w:ins>
          </w:p>
          <w:p w14:paraId="44076190" w14:textId="74080435" w:rsidR="00874469" w:rsidDel="00E067A3" w:rsidRDefault="00874469">
            <w:pPr>
              <w:pStyle w:val="Appx"/>
              <w:rPr>
                <w:ins w:id="17454" w:author="aas" w:date="2013-10-14T02:06:00Z"/>
                <w:del w:id="17455" w:author="Anees Shaikh" w:date="2013-10-19T02:16:00Z"/>
              </w:rPr>
              <w:pPrChange w:id="17456" w:author="Anees Shaikh" w:date="2013-10-19T02:16:00Z">
                <w:pPr>
                  <w:pStyle w:val="XML1"/>
                </w:pPr>
              </w:pPrChange>
            </w:pPr>
            <w:ins w:id="17457" w:author="aas" w:date="2013-10-14T02:06:00Z">
              <w:del w:id="17458" w:author="Anees Shaikh" w:date="2013-10-19T02:16:00Z">
                <w:r w:rsidDel="00E067A3">
                  <w:delText xml:space="preserve">                    &lt;/xs:element&gt;</w:delText>
                </w:r>
              </w:del>
            </w:ins>
          </w:p>
          <w:p w14:paraId="6A36B1F8" w14:textId="729666BA" w:rsidR="00874469" w:rsidDel="00E067A3" w:rsidRDefault="00874469">
            <w:pPr>
              <w:pStyle w:val="Appx"/>
              <w:rPr>
                <w:ins w:id="17459" w:author="aas" w:date="2013-10-14T02:06:00Z"/>
                <w:del w:id="17460" w:author="Anees Shaikh" w:date="2013-10-19T02:16:00Z"/>
              </w:rPr>
              <w:pPrChange w:id="17461" w:author="Anees Shaikh" w:date="2013-10-19T02:16:00Z">
                <w:pPr>
                  <w:pStyle w:val="XML1"/>
                </w:pPr>
              </w:pPrChange>
            </w:pPr>
            <w:ins w:id="17462" w:author="aas" w:date="2013-10-14T02:06:00Z">
              <w:del w:id="17463" w:author="Anees Shaikh" w:date="2013-10-19T02:16:00Z">
                <w:r w:rsidDel="00E067A3">
                  <w:delText xml:space="preserve">                    &lt;xs:element name="resources" minOccurs="0"&gt;</w:delText>
                </w:r>
              </w:del>
            </w:ins>
          </w:p>
          <w:p w14:paraId="4F565D12" w14:textId="0EEFE8FB" w:rsidR="00874469" w:rsidDel="00E067A3" w:rsidRDefault="00874469">
            <w:pPr>
              <w:pStyle w:val="Appx"/>
              <w:rPr>
                <w:ins w:id="17464" w:author="aas" w:date="2013-10-14T02:06:00Z"/>
                <w:del w:id="17465" w:author="Anees Shaikh" w:date="2013-10-19T02:16:00Z"/>
              </w:rPr>
              <w:pPrChange w:id="17466" w:author="Anees Shaikh" w:date="2013-10-19T02:16:00Z">
                <w:pPr>
                  <w:pStyle w:val="XML1"/>
                </w:pPr>
              </w:pPrChange>
            </w:pPr>
            <w:ins w:id="17467" w:author="aas" w:date="2013-10-14T02:06:00Z">
              <w:del w:id="17468" w:author="Anees Shaikh" w:date="2013-10-19T02:16:00Z">
                <w:r w:rsidDel="00E067A3">
                  <w:delText xml:space="preserve">                      &lt;xs:annotation&gt;</w:delText>
                </w:r>
              </w:del>
            </w:ins>
          </w:p>
          <w:p w14:paraId="3F3D5D8C" w14:textId="24C99EF5" w:rsidR="00874469" w:rsidDel="00E067A3" w:rsidRDefault="00874469">
            <w:pPr>
              <w:pStyle w:val="Appx"/>
              <w:rPr>
                <w:ins w:id="17469" w:author="aas" w:date="2013-10-14T02:06:00Z"/>
                <w:del w:id="17470" w:author="Anees Shaikh" w:date="2013-10-19T02:16:00Z"/>
              </w:rPr>
              <w:pPrChange w:id="17471" w:author="Anees Shaikh" w:date="2013-10-19T02:16:00Z">
                <w:pPr>
                  <w:pStyle w:val="XML1"/>
                </w:pPr>
              </w:pPrChange>
            </w:pPr>
            <w:ins w:id="17472" w:author="aas" w:date="2013-10-14T02:06:00Z">
              <w:del w:id="17473" w:author="Anees Shaikh" w:date="2013-10-19T02:16:00Z">
                <w:r w:rsidDel="00E067A3">
                  <w:delText xml:space="preserve">                        &lt;xs:documentation&gt;</w:delText>
                </w:r>
              </w:del>
            </w:ins>
          </w:p>
          <w:p w14:paraId="303A8DD1" w14:textId="7003ED61" w:rsidR="00874469" w:rsidDel="00E067A3" w:rsidRDefault="00874469">
            <w:pPr>
              <w:pStyle w:val="Appx"/>
              <w:rPr>
                <w:ins w:id="17474" w:author="aas" w:date="2013-10-14T02:06:00Z"/>
                <w:del w:id="17475" w:author="Anees Shaikh" w:date="2013-10-19T02:16:00Z"/>
              </w:rPr>
              <w:pPrChange w:id="17476" w:author="Anees Shaikh" w:date="2013-10-19T02:16:00Z">
                <w:pPr>
                  <w:pStyle w:val="XML1"/>
                </w:pPr>
              </w:pPrChange>
            </w:pPr>
            <w:ins w:id="17477" w:author="aas" w:date="2013-10-14T02:06:00Z">
              <w:del w:id="17478" w:author="Anees Shaikh" w:date="2013-10-19T02:16:00Z">
                <w:r w:rsidDel="00E067A3">
                  <w:delText xml:space="preserve">                          The list of identifiers of all resources of the</w:delText>
                </w:r>
              </w:del>
            </w:ins>
          </w:p>
          <w:p w14:paraId="515F491E" w14:textId="61B68FEE" w:rsidR="00874469" w:rsidDel="00E067A3" w:rsidRDefault="00874469">
            <w:pPr>
              <w:pStyle w:val="Appx"/>
              <w:rPr>
                <w:ins w:id="17479" w:author="aas" w:date="2013-10-14T02:06:00Z"/>
                <w:del w:id="17480" w:author="Anees Shaikh" w:date="2013-10-19T02:16:00Z"/>
              </w:rPr>
              <w:pPrChange w:id="17481" w:author="Anees Shaikh" w:date="2013-10-19T02:16:00Z">
                <w:pPr>
                  <w:pStyle w:val="XML1"/>
                </w:pPr>
              </w:pPrChange>
            </w:pPr>
            <w:ins w:id="17482" w:author="aas" w:date="2013-10-14T02:06:00Z">
              <w:del w:id="17483" w:author="Anees Shaikh" w:date="2013-10-19T02:16:00Z">
                <w:r w:rsidDel="00E067A3">
                  <w:delText xml:space="preserve">                                 OpenFlow Capable Switch that the OpenFlow Logical Switch</w:delText>
                </w:r>
              </w:del>
            </w:ins>
          </w:p>
          <w:p w14:paraId="4F84D498" w14:textId="33BC9AAB" w:rsidR="00874469" w:rsidDel="00E067A3" w:rsidRDefault="00874469">
            <w:pPr>
              <w:pStyle w:val="Appx"/>
              <w:rPr>
                <w:ins w:id="17484" w:author="aas" w:date="2013-10-14T02:06:00Z"/>
                <w:del w:id="17485" w:author="Anees Shaikh" w:date="2013-10-19T02:16:00Z"/>
              </w:rPr>
              <w:pPrChange w:id="17486" w:author="Anees Shaikh" w:date="2013-10-19T02:16:00Z">
                <w:pPr>
                  <w:pStyle w:val="XML1"/>
                </w:pPr>
              </w:pPrChange>
            </w:pPr>
            <w:ins w:id="17487" w:author="aas" w:date="2013-10-14T02:06:00Z">
              <w:del w:id="17488" w:author="Anees Shaikh" w:date="2013-10-19T02:16:00Z">
                <w:r w:rsidDel="00E067A3">
                  <w:delText xml:space="preserve">                                 has exclusive or non-exclusive access to.  A resource is </w:delText>
                </w:r>
              </w:del>
            </w:ins>
          </w:p>
          <w:p w14:paraId="35DCBD1C" w14:textId="6E284DB9" w:rsidR="00874469" w:rsidDel="00E067A3" w:rsidRDefault="00874469">
            <w:pPr>
              <w:pStyle w:val="Appx"/>
              <w:rPr>
                <w:ins w:id="17489" w:author="aas" w:date="2013-10-14T02:06:00Z"/>
                <w:del w:id="17490" w:author="Anees Shaikh" w:date="2013-10-19T02:16:00Z"/>
              </w:rPr>
              <w:pPrChange w:id="17491" w:author="Anees Shaikh" w:date="2013-10-19T02:16:00Z">
                <w:pPr>
                  <w:pStyle w:val="XML1"/>
                </w:pPr>
              </w:pPrChange>
            </w:pPr>
            <w:ins w:id="17492" w:author="aas" w:date="2013-10-14T02:06:00Z">
              <w:del w:id="17493" w:author="Anees Shaikh" w:date="2013-10-19T02:16:00Z">
                <w:r w:rsidDel="00E067A3">
                  <w:delText xml:space="preserve">                                 identified by the value of its resource-identifier element.</w:delText>
                </w:r>
              </w:del>
            </w:ins>
          </w:p>
          <w:p w14:paraId="704FB89B" w14:textId="1B3A97D0" w:rsidR="00874469" w:rsidDel="00E067A3" w:rsidRDefault="00874469">
            <w:pPr>
              <w:pStyle w:val="Appx"/>
              <w:rPr>
                <w:ins w:id="17494" w:author="aas" w:date="2013-10-14T02:06:00Z"/>
                <w:del w:id="17495" w:author="Anees Shaikh" w:date="2013-10-19T02:16:00Z"/>
              </w:rPr>
              <w:pPrChange w:id="17496" w:author="Anees Shaikh" w:date="2013-10-19T02:16:00Z">
                <w:pPr>
                  <w:pStyle w:val="XML1"/>
                </w:pPr>
              </w:pPrChange>
            </w:pPr>
            <w:ins w:id="17497" w:author="aas" w:date="2013-10-14T02:06:00Z">
              <w:del w:id="17498" w:author="Anees Shaikh" w:date="2013-10-19T02:16:00Z">
                <w:r w:rsidDel="00E067A3">
                  <w:delText xml:space="preserve">                                 For each resource identifier value in this list, there MUST</w:delText>
                </w:r>
              </w:del>
            </w:ins>
          </w:p>
          <w:p w14:paraId="3D69FF8E" w14:textId="4A544F21" w:rsidR="00874469" w:rsidDel="00E067A3" w:rsidRDefault="00874469">
            <w:pPr>
              <w:pStyle w:val="Appx"/>
              <w:rPr>
                <w:ins w:id="17499" w:author="aas" w:date="2013-10-14T02:06:00Z"/>
                <w:del w:id="17500" w:author="Anees Shaikh" w:date="2013-10-19T02:16:00Z"/>
              </w:rPr>
              <w:pPrChange w:id="17501" w:author="Anees Shaikh" w:date="2013-10-19T02:16:00Z">
                <w:pPr>
                  <w:pStyle w:val="XML1"/>
                </w:pPr>
              </w:pPrChange>
            </w:pPr>
            <w:ins w:id="17502" w:author="aas" w:date="2013-10-14T02:06:00Z">
              <w:del w:id="17503" w:author="Anees Shaikh" w:date="2013-10-19T02:16:00Z">
                <w:r w:rsidDel="00E067A3">
                  <w:delText xml:space="preserve">                                 be an element with a matching resource identifier value in </w:delText>
                </w:r>
              </w:del>
            </w:ins>
          </w:p>
          <w:p w14:paraId="267DBE22" w14:textId="1F6C87AC" w:rsidR="00874469" w:rsidDel="00E067A3" w:rsidRDefault="00874469">
            <w:pPr>
              <w:pStyle w:val="Appx"/>
              <w:rPr>
                <w:ins w:id="17504" w:author="aas" w:date="2013-10-14T02:06:00Z"/>
                <w:del w:id="17505" w:author="Anees Shaikh" w:date="2013-10-19T02:16:00Z"/>
              </w:rPr>
              <w:pPrChange w:id="17506" w:author="Anees Shaikh" w:date="2013-10-19T02:16:00Z">
                <w:pPr>
                  <w:pStyle w:val="XML1"/>
                </w:pPr>
              </w:pPrChange>
            </w:pPr>
            <w:ins w:id="17507" w:author="aas" w:date="2013-10-14T02:06:00Z">
              <w:del w:id="17508" w:author="Anees Shaikh" w:date="2013-10-19T02:16:00Z">
                <w:r w:rsidDel="00E067A3">
                  <w:delText xml:space="preserve">                                 the resources list of the OpenFlow Capable Switch.</w:delText>
                </w:r>
              </w:del>
            </w:ins>
          </w:p>
          <w:p w14:paraId="40F3E622" w14:textId="219D8D6E" w:rsidR="00874469" w:rsidDel="00E067A3" w:rsidRDefault="00874469">
            <w:pPr>
              <w:pStyle w:val="Appx"/>
              <w:rPr>
                <w:ins w:id="17509" w:author="aas" w:date="2013-10-14T02:06:00Z"/>
                <w:del w:id="17510" w:author="Anees Shaikh" w:date="2013-10-19T02:16:00Z"/>
              </w:rPr>
              <w:pPrChange w:id="17511" w:author="Anees Shaikh" w:date="2013-10-19T02:16:00Z">
                <w:pPr>
                  <w:pStyle w:val="XML1"/>
                </w:pPr>
              </w:pPrChange>
            </w:pPr>
            <w:ins w:id="17512" w:author="aas" w:date="2013-10-14T02:06:00Z">
              <w:del w:id="17513" w:author="Anees Shaikh" w:date="2013-10-19T02:16:00Z">
                <w:r w:rsidDel="00E067A3">
                  <w:delText xml:space="preserve">                              </w:delText>
                </w:r>
              </w:del>
            </w:ins>
          </w:p>
          <w:p w14:paraId="67D080A3" w14:textId="3447746D" w:rsidR="00874469" w:rsidDel="00E067A3" w:rsidRDefault="00874469">
            <w:pPr>
              <w:pStyle w:val="Appx"/>
              <w:rPr>
                <w:ins w:id="17514" w:author="aas" w:date="2013-10-14T02:06:00Z"/>
                <w:del w:id="17515" w:author="Anees Shaikh" w:date="2013-10-19T02:16:00Z"/>
              </w:rPr>
              <w:pPrChange w:id="17516" w:author="Anees Shaikh" w:date="2013-10-19T02:16:00Z">
                <w:pPr>
                  <w:pStyle w:val="XML1"/>
                </w:pPr>
              </w:pPrChange>
            </w:pPr>
            <w:ins w:id="17517" w:author="aas" w:date="2013-10-14T02:06:00Z">
              <w:del w:id="17518" w:author="Anees Shaikh" w:date="2013-10-19T02:16:00Z">
                <w:r w:rsidDel="00E067A3">
                  <w:delText xml:space="preserve">                                 Identifiers of this list are contained in elements</w:delText>
                </w:r>
              </w:del>
            </w:ins>
          </w:p>
          <w:p w14:paraId="44E3E8B2" w14:textId="21926B52" w:rsidR="00874469" w:rsidDel="00E067A3" w:rsidRDefault="00874469">
            <w:pPr>
              <w:pStyle w:val="Appx"/>
              <w:rPr>
                <w:ins w:id="17519" w:author="aas" w:date="2013-10-14T02:06:00Z"/>
                <w:del w:id="17520" w:author="Anees Shaikh" w:date="2013-10-19T02:16:00Z"/>
              </w:rPr>
              <w:pPrChange w:id="17521" w:author="Anees Shaikh" w:date="2013-10-19T02:16:00Z">
                <w:pPr>
                  <w:pStyle w:val="XML1"/>
                </w:pPr>
              </w:pPrChange>
            </w:pPr>
            <w:ins w:id="17522" w:author="aas" w:date="2013-10-14T02:06:00Z">
              <w:del w:id="17523" w:author="Anees Shaikh" w:date="2013-10-19T02:16:00Z">
                <w:r w:rsidDel="00E067A3">
                  <w:delText xml:space="preserve">                                 indicating the type of resource: 'port', 'queue',</w:delText>
                </w:r>
              </w:del>
            </w:ins>
          </w:p>
          <w:p w14:paraId="7662DBB0" w14:textId="092BE63C" w:rsidR="00874469" w:rsidDel="00E067A3" w:rsidRDefault="00874469">
            <w:pPr>
              <w:pStyle w:val="Appx"/>
              <w:rPr>
                <w:ins w:id="17524" w:author="aas" w:date="2013-10-14T02:06:00Z"/>
                <w:del w:id="17525" w:author="Anees Shaikh" w:date="2013-10-19T02:16:00Z"/>
              </w:rPr>
              <w:pPrChange w:id="17526" w:author="Anees Shaikh" w:date="2013-10-19T02:16:00Z">
                <w:pPr>
                  <w:pStyle w:val="XML1"/>
                </w:pPr>
              </w:pPrChange>
            </w:pPr>
            <w:ins w:id="17527" w:author="aas" w:date="2013-10-14T02:06:00Z">
              <w:del w:id="17528" w:author="Anees Shaikh" w:date="2013-10-19T02:16:00Z">
                <w:r w:rsidDel="00E067A3">
                  <w:delText xml:space="preserve">                                 'certificate', or 'flow-table'.  Depending on the type,</w:delText>
                </w:r>
              </w:del>
            </w:ins>
          </w:p>
          <w:p w14:paraId="4992E5C6" w14:textId="742C3D2C" w:rsidR="00874469" w:rsidDel="00E067A3" w:rsidRDefault="00874469">
            <w:pPr>
              <w:pStyle w:val="Appx"/>
              <w:rPr>
                <w:ins w:id="17529" w:author="aas" w:date="2013-10-14T02:06:00Z"/>
                <w:del w:id="17530" w:author="Anees Shaikh" w:date="2013-10-19T02:16:00Z"/>
              </w:rPr>
              <w:pPrChange w:id="17531" w:author="Anees Shaikh" w:date="2013-10-19T02:16:00Z">
                <w:pPr>
                  <w:pStyle w:val="XML1"/>
                </w:pPr>
              </w:pPrChange>
            </w:pPr>
            <w:ins w:id="17532" w:author="aas" w:date="2013-10-14T02:06:00Z">
              <w:del w:id="17533" w:author="Anees Shaikh" w:date="2013-10-19T02:16:00Z">
                <w:r w:rsidDel="00E067A3">
                  <w:delText xml:space="preserve">                                 different constraints apply.  These are specified in</w:delText>
                </w:r>
              </w:del>
            </w:ins>
          </w:p>
          <w:p w14:paraId="2385BA11" w14:textId="3ACF540C" w:rsidR="00874469" w:rsidDel="00E067A3" w:rsidRDefault="00874469">
            <w:pPr>
              <w:pStyle w:val="Appx"/>
              <w:rPr>
                <w:ins w:id="17534" w:author="aas" w:date="2013-10-14T02:06:00Z"/>
                <w:del w:id="17535" w:author="Anees Shaikh" w:date="2013-10-19T02:16:00Z"/>
              </w:rPr>
              <w:pPrChange w:id="17536" w:author="Anees Shaikh" w:date="2013-10-19T02:16:00Z">
                <w:pPr>
                  <w:pStyle w:val="XML1"/>
                </w:pPr>
              </w:pPrChange>
            </w:pPr>
            <w:ins w:id="17537" w:author="aas" w:date="2013-10-14T02:06:00Z">
              <w:del w:id="17538" w:author="Anees Shaikh" w:date="2013-10-19T02:16:00Z">
                <w:r w:rsidDel="00E067A3">
                  <w:delText xml:space="preserve">                                 separate descriptions per type.</w:delText>
                </w:r>
              </w:del>
            </w:ins>
          </w:p>
          <w:p w14:paraId="5C3FEF8C" w14:textId="3ED82208" w:rsidR="00874469" w:rsidDel="00E067A3" w:rsidRDefault="00874469">
            <w:pPr>
              <w:pStyle w:val="Appx"/>
              <w:rPr>
                <w:ins w:id="17539" w:author="aas" w:date="2013-10-14T02:06:00Z"/>
                <w:del w:id="17540" w:author="Anees Shaikh" w:date="2013-10-19T02:16:00Z"/>
              </w:rPr>
              <w:pPrChange w:id="17541" w:author="Anees Shaikh" w:date="2013-10-19T02:16:00Z">
                <w:pPr>
                  <w:pStyle w:val="XML1"/>
                </w:pPr>
              </w:pPrChange>
            </w:pPr>
            <w:ins w:id="17542" w:author="aas" w:date="2013-10-14T02:06:00Z">
              <w:del w:id="17543" w:author="Anees Shaikh" w:date="2013-10-19T02:16:00Z">
                <w:r w:rsidDel="00E067A3">
                  <w:delText xml:space="preserve">                        &lt;/xs:documentation&gt;</w:delText>
                </w:r>
              </w:del>
            </w:ins>
          </w:p>
          <w:p w14:paraId="1BD5B1BE" w14:textId="049E664D" w:rsidR="00874469" w:rsidDel="00E067A3" w:rsidRDefault="00874469">
            <w:pPr>
              <w:pStyle w:val="Appx"/>
              <w:rPr>
                <w:ins w:id="17544" w:author="aas" w:date="2013-10-14T02:06:00Z"/>
                <w:del w:id="17545" w:author="Anees Shaikh" w:date="2013-10-19T02:16:00Z"/>
              </w:rPr>
              <w:pPrChange w:id="17546" w:author="Anees Shaikh" w:date="2013-10-19T02:16:00Z">
                <w:pPr>
                  <w:pStyle w:val="XML1"/>
                </w:pPr>
              </w:pPrChange>
            </w:pPr>
            <w:ins w:id="17547" w:author="aas" w:date="2013-10-14T02:06:00Z">
              <w:del w:id="17548" w:author="Anees Shaikh" w:date="2013-10-19T02:16:00Z">
                <w:r w:rsidDel="00E067A3">
                  <w:delText xml:space="preserve">                      &lt;/xs:annotation&gt;</w:delText>
                </w:r>
              </w:del>
            </w:ins>
          </w:p>
          <w:p w14:paraId="70107E5E" w14:textId="4BC73FD6" w:rsidR="00874469" w:rsidDel="00E067A3" w:rsidRDefault="00874469">
            <w:pPr>
              <w:pStyle w:val="Appx"/>
              <w:rPr>
                <w:ins w:id="17549" w:author="aas" w:date="2013-10-14T02:06:00Z"/>
                <w:del w:id="17550" w:author="Anees Shaikh" w:date="2013-10-19T02:16:00Z"/>
              </w:rPr>
              <w:pPrChange w:id="17551" w:author="Anees Shaikh" w:date="2013-10-19T02:16:00Z">
                <w:pPr>
                  <w:pStyle w:val="XML1"/>
                </w:pPr>
              </w:pPrChange>
            </w:pPr>
            <w:ins w:id="17552" w:author="aas" w:date="2013-10-14T02:06:00Z">
              <w:del w:id="17553" w:author="Anees Shaikh" w:date="2013-10-19T02:16:00Z">
                <w:r w:rsidDel="00E067A3">
                  <w:delText xml:space="preserve">                      &lt;xs:complexType&gt;</w:delText>
                </w:r>
              </w:del>
            </w:ins>
          </w:p>
          <w:p w14:paraId="43CCCCC4" w14:textId="35E8C07F" w:rsidR="00874469" w:rsidDel="00E067A3" w:rsidRDefault="00874469">
            <w:pPr>
              <w:pStyle w:val="Appx"/>
              <w:rPr>
                <w:ins w:id="17554" w:author="aas" w:date="2013-10-14T02:06:00Z"/>
                <w:del w:id="17555" w:author="Anees Shaikh" w:date="2013-10-19T02:16:00Z"/>
              </w:rPr>
              <w:pPrChange w:id="17556" w:author="Anees Shaikh" w:date="2013-10-19T02:16:00Z">
                <w:pPr>
                  <w:pStyle w:val="XML1"/>
                </w:pPr>
              </w:pPrChange>
            </w:pPr>
            <w:ins w:id="17557" w:author="aas" w:date="2013-10-14T02:06:00Z">
              <w:del w:id="17558" w:author="Anees Shaikh" w:date="2013-10-19T02:16:00Z">
                <w:r w:rsidDel="00E067A3">
                  <w:delText xml:space="preserve">                        &lt;xs:sequence&gt;</w:delText>
                </w:r>
              </w:del>
            </w:ins>
          </w:p>
          <w:p w14:paraId="22D85558" w14:textId="1897FD6C" w:rsidR="00874469" w:rsidDel="00E067A3" w:rsidRDefault="00874469">
            <w:pPr>
              <w:pStyle w:val="Appx"/>
              <w:rPr>
                <w:ins w:id="17559" w:author="aas" w:date="2013-10-14T02:06:00Z"/>
                <w:del w:id="17560" w:author="Anees Shaikh" w:date="2013-10-19T02:16:00Z"/>
              </w:rPr>
              <w:pPrChange w:id="17561" w:author="Anees Shaikh" w:date="2013-10-19T02:16:00Z">
                <w:pPr>
                  <w:pStyle w:val="XML1"/>
                </w:pPr>
              </w:pPrChange>
            </w:pPr>
            <w:ins w:id="17562" w:author="aas" w:date="2013-10-14T02:06:00Z">
              <w:del w:id="17563" w:author="Anees Shaikh" w:date="2013-10-19T02:16:00Z">
                <w:r w:rsidDel="00E067A3">
                  <w:delText xml:space="preserve">                          &lt;xs:element name="port" minOccurs="0" maxOccurs="unbounded"&gt;</w:delText>
                </w:r>
              </w:del>
            </w:ins>
          </w:p>
          <w:p w14:paraId="604ED826" w14:textId="19E1C665" w:rsidR="00874469" w:rsidDel="00E067A3" w:rsidRDefault="00874469">
            <w:pPr>
              <w:pStyle w:val="Appx"/>
              <w:rPr>
                <w:ins w:id="17564" w:author="aas" w:date="2013-10-14T02:06:00Z"/>
                <w:del w:id="17565" w:author="Anees Shaikh" w:date="2013-10-19T02:16:00Z"/>
              </w:rPr>
              <w:pPrChange w:id="17566" w:author="Anees Shaikh" w:date="2013-10-19T02:16:00Z">
                <w:pPr>
                  <w:pStyle w:val="XML1"/>
                </w:pPr>
              </w:pPrChange>
            </w:pPr>
            <w:ins w:id="17567" w:author="aas" w:date="2013-10-14T02:06:00Z">
              <w:del w:id="17568" w:author="Anees Shaikh" w:date="2013-10-19T02:16:00Z">
                <w:r w:rsidDel="00E067A3">
                  <w:delText xml:space="preserve">                            &lt;xs:annotation&gt;</w:delText>
                </w:r>
              </w:del>
            </w:ins>
          </w:p>
          <w:p w14:paraId="4BC71913" w14:textId="0584BFFA" w:rsidR="00874469" w:rsidDel="00E067A3" w:rsidRDefault="00874469">
            <w:pPr>
              <w:pStyle w:val="Appx"/>
              <w:rPr>
                <w:ins w:id="17569" w:author="aas" w:date="2013-10-14T02:06:00Z"/>
                <w:del w:id="17570" w:author="Anees Shaikh" w:date="2013-10-19T02:16:00Z"/>
              </w:rPr>
              <w:pPrChange w:id="17571" w:author="Anees Shaikh" w:date="2013-10-19T02:16:00Z">
                <w:pPr>
                  <w:pStyle w:val="XML1"/>
                </w:pPr>
              </w:pPrChange>
            </w:pPr>
            <w:ins w:id="17572" w:author="aas" w:date="2013-10-14T02:06:00Z">
              <w:del w:id="17573" w:author="Anees Shaikh" w:date="2013-10-19T02:16:00Z">
                <w:r w:rsidDel="00E067A3">
                  <w:delText xml:space="preserve">                              &lt;xs:documentation&gt;</w:delText>
                </w:r>
              </w:del>
            </w:ins>
          </w:p>
          <w:p w14:paraId="3019BDA1" w14:textId="50C57E89" w:rsidR="00874469" w:rsidDel="00E067A3" w:rsidRDefault="00874469">
            <w:pPr>
              <w:pStyle w:val="Appx"/>
              <w:rPr>
                <w:ins w:id="17574" w:author="aas" w:date="2013-10-14T02:06:00Z"/>
                <w:del w:id="17575" w:author="Anees Shaikh" w:date="2013-10-19T02:16:00Z"/>
              </w:rPr>
              <w:pPrChange w:id="17576" w:author="Anees Shaikh" w:date="2013-10-19T02:16:00Z">
                <w:pPr>
                  <w:pStyle w:val="XML1"/>
                </w:pPr>
              </w:pPrChange>
            </w:pPr>
            <w:ins w:id="17577" w:author="aas" w:date="2013-10-14T02:06:00Z">
              <w:del w:id="17578" w:author="Anees Shaikh" w:date="2013-10-19T02:16:00Z">
                <w:r w:rsidDel="00E067A3">
                  <w:delText xml:space="preserve">                                A resource identifier of a port of the OpenFlow Capable</w:delText>
                </w:r>
              </w:del>
            </w:ins>
          </w:p>
          <w:p w14:paraId="668C8727" w14:textId="25C61D16" w:rsidR="00874469" w:rsidDel="00E067A3" w:rsidRDefault="00874469">
            <w:pPr>
              <w:pStyle w:val="Appx"/>
              <w:rPr>
                <w:ins w:id="17579" w:author="aas" w:date="2013-10-14T02:06:00Z"/>
                <w:del w:id="17580" w:author="Anees Shaikh" w:date="2013-10-19T02:16:00Z"/>
              </w:rPr>
              <w:pPrChange w:id="17581" w:author="Anees Shaikh" w:date="2013-10-19T02:16:00Z">
                <w:pPr>
                  <w:pStyle w:val="XML1"/>
                </w:pPr>
              </w:pPrChange>
            </w:pPr>
            <w:ins w:id="17582" w:author="aas" w:date="2013-10-14T02:06:00Z">
              <w:del w:id="17583" w:author="Anees Shaikh" w:date="2013-10-19T02:16:00Z">
                <w:r w:rsidDel="00E067A3">
                  <w:delText xml:space="preserve">                                       Switch that the OpenFlow Logical Switch has exclusive access to.</w:delText>
                </w:r>
              </w:del>
            </w:ins>
          </w:p>
          <w:p w14:paraId="3829CFD1" w14:textId="3C56A624" w:rsidR="00874469" w:rsidDel="00E067A3" w:rsidRDefault="00874469">
            <w:pPr>
              <w:pStyle w:val="Appx"/>
              <w:rPr>
                <w:ins w:id="17584" w:author="aas" w:date="2013-10-14T02:06:00Z"/>
                <w:del w:id="17585" w:author="Anees Shaikh" w:date="2013-10-19T02:16:00Z"/>
              </w:rPr>
              <w:pPrChange w:id="17586" w:author="Anees Shaikh" w:date="2013-10-19T02:16:00Z">
                <w:pPr>
                  <w:pStyle w:val="XML1"/>
                </w:pPr>
              </w:pPrChange>
            </w:pPr>
          </w:p>
          <w:p w14:paraId="371646F0" w14:textId="6330820D" w:rsidR="00874469" w:rsidDel="00E067A3" w:rsidRDefault="00874469">
            <w:pPr>
              <w:pStyle w:val="Appx"/>
              <w:rPr>
                <w:ins w:id="17587" w:author="aas" w:date="2013-10-14T02:06:00Z"/>
                <w:del w:id="17588" w:author="Anees Shaikh" w:date="2013-10-19T02:16:00Z"/>
              </w:rPr>
              <w:pPrChange w:id="17589" w:author="Anees Shaikh" w:date="2013-10-19T02:16:00Z">
                <w:pPr>
                  <w:pStyle w:val="XML1"/>
                </w:pPr>
              </w:pPrChange>
            </w:pPr>
            <w:ins w:id="17590" w:author="aas" w:date="2013-10-14T02:06:00Z">
              <w:del w:id="17591" w:author="Anees Shaikh" w:date="2013-10-19T02:16:00Z">
                <w:r w:rsidDel="00E067A3">
                  <w:delText xml:space="preserve">                                      Elements in this list MUST be unique. This means each</w:delText>
                </w:r>
              </w:del>
            </w:ins>
          </w:p>
          <w:p w14:paraId="6CAC4000" w14:textId="56FA17CB" w:rsidR="00874469" w:rsidDel="00E067A3" w:rsidRDefault="00874469">
            <w:pPr>
              <w:pStyle w:val="Appx"/>
              <w:rPr>
                <w:ins w:id="17592" w:author="aas" w:date="2013-10-14T02:06:00Z"/>
                <w:del w:id="17593" w:author="Anees Shaikh" w:date="2013-10-19T02:16:00Z"/>
              </w:rPr>
              <w:pPrChange w:id="17594" w:author="Anees Shaikh" w:date="2013-10-19T02:16:00Z">
                <w:pPr>
                  <w:pStyle w:val="XML1"/>
                </w:pPr>
              </w:pPrChange>
            </w:pPr>
            <w:ins w:id="17595" w:author="aas" w:date="2013-10-14T02:06:00Z">
              <w:del w:id="17596" w:author="Anees Shaikh" w:date="2013-10-19T02:16:00Z">
                <w:r w:rsidDel="00E067A3">
                  <w:delText xml:space="preserve">                                      port element can only be referenced once.</w:delText>
                </w:r>
              </w:del>
            </w:ins>
          </w:p>
          <w:p w14:paraId="27201F89" w14:textId="536FB63D" w:rsidR="00874469" w:rsidDel="00E067A3" w:rsidRDefault="00874469">
            <w:pPr>
              <w:pStyle w:val="Appx"/>
              <w:rPr>
                <w:ins w:id="17597" w:author="aas" w:date="2013-10-14T02:06:00Z"/>
                <w:del w:id="17598" w:author="Anees Shaikh" w:date="2013-10-19T02:16:00Z"/>
              </w:rPr>
              <w:pPrChange w:id="17599" w:author="Anees Shaikh" w:date="2013-10-19T02:16:00Z">
                <w:pPr>
                  <w:pStyle w:val="XML1"/>
                </w:pPr>
              </w:pPrChange>
            </w:pPr>
            <w:ins w:id="17600" w:author="aas" w:date="2013-10-14T02:06:00Z">
              <w:del w:id="17601" w:author="Anees Shaikh" w:date="2013-10-19T02:16:00Z">
                <w:r w:rsidDel="00E067A3">
                  <w:delText xml:space="preserve">                              &lt;/xs:documentation&gt;</w:delText>
                </w:r>
              </w:del>
            </w:ins>
          </w:p>
          <w:p w14:paraId="16669507" w14:textId="7D6FEB0C" w:rsidR="00874469" w:rsidDel="00E067A3" w:rsidRDefault="00874469">
            <w:pPr>
              <w:pStyle w:val="Appx"/>
              <w:rPr>
                <w:ins w:id="17602" w:author="aas" w:date="2013-10-14T02:06:00Z"/>
                <w:del w:id="17603" w:author="Anees Shaikh" w:date="2013-10-19T02:16:00Z"/>
              </w:rPr>
              <w:pPrChange w:id="17604" w:author="Anees Shaikh" w:date="2013-10-19T02:16:00Z">
                <w:pPr>
                  <w:pStyle w:val="XML1"/>
                </w:pPr>
              </w:pPrChange>
            </w:pPr>
            <w:ins w:id="17605" w:author="aas" w:date="2013-10-14T02:06:00Z">
              <w:del w:id="17606" w:author="Anees Shaikh" w:date="2013-10-19T02:16:00Z">
                <w:r w:rsidDel="00E067A3">
                  <w:delText xml:space="preserve">                            &lt;/xs:annotation&gt;</w:delText>
                </w:r>
              </w:del>
            </w:ins>
          </w:p>
          <w:p w14:paraId="786FE13E" w14:textId="49991947" w:rsidR="00874469" w:rsidDel="00E067A3" w:rsidRDefault="00874469">
            <w:pPr>
              <w:pStyle w:val="Appx"/>
              <w:rPr>
                <w:ins w:id="17607" w:author="aas" w:date="2013-10-14T02:06:00Z"/>
                <w:del w:id="17608" w:author="Anees Shaikh" w:date="2013-10-19T02:16:00Z"/>
              </w:rPr>
              <w:pPrChange w:id="17609" w:author="Anees Shaikh" w:date="2013-10-19T02:16:00Z">
                <w:pPr>
                  <w:pStyle w:val="XML1"/>
                </w:pPr>
              </w:pPrChange>
            </w:pPr>
            <w:ins w:id="17610" w:author="aas" w:date="2013-10-14T02:06:00Z">
              <w:del w:id="17611" w:author="Anees Shaikh" w:date="2013-10-19T02:16:00Z">
                <w:r w:rsidDel="00E067A3">
                  <w:delText xml:space="preserve">                            &lt;xs:simpleType&gt;</w:delText>
                </w:r>
              </w:del>
            </w:ins>
          </w:p>
          <w:p w14:paraId="7720EE19" w14:textId="116BA49E" w:rsidR="00874469" w:rsidDel="00E067A3" w:rsidRDefault="00874469">
            <w:pPr>
              <w:pStyle w:val="Appx"/>
              <w:rPr>
                <w:ins w:id="17612" w:author="aas" w:date="2013-10-14T02:06:00Z"/>
                <w:del w:id="17613" w:author="Anees Shaikh" w:date="2013-10-19T02:16:00Z"/>
              </w:rPr>
              <w:pPrChange w:id="17614" w:author="Anees Shaikh" w:date="2013-10-19T02:16:00Z">
                <w:pPr>
                  <w:pStyle w:val="XML1"/>
                </w:pPr>
              </w:pPrChange>
            </w:pPr>
            <w:ins w:id="17615" w:author="aas" w:date="2013-10-14T02:06:00Z">
              <w:del w:id="17616" w:author="Anees Shaikh" w:date="2013-10-19T02:16:00Z">
                <w:r w:rsidDel="00E067A3">
                  <w:delText xml:space="preserve">                              &lt;xs:restriction base="inet:uri"&gt;</w:delText>
                </w:r>
              </w:del>
            </w:ins>
          </w:p>
          <w:p w14:paraId="455B288C" w14:textId="6997037C" w:rsidR="00874469" w:rsidDel="00E067A3" w:rsidRDefault="00874469">
            <w:pPr>
              <w:pStyle w:val="Appx"/>
              <w:rPr>
                <w:ins w:id="17617" w:author="aas" w:date="2013-10-14T02:06:00Z"/>
                <w:del w:id="17618" w:author="Anees Shaikh" w:date="2013-10-19T02:16:00Z"/>
              </w:rPr>
              <w:pPrChange w:id="17619" w:author="Anees Shaikh" w:date="2013-10-19T02:16:00Z">
                <w:pPr>
                  <w:pStyle w:val="XML1"/>
                </w:pPr>
              </w:pPrChange>
            </w:pPr>
            <w:ins w:id="17620" w:author="aas" w:date="2013-10-14T02:06:00Z">
              <w:del w:id="17621" w:author="Anees Shaikh" w:date="2013-10-19T02:16:00Z">
                <w:r w:rsidDel="00E067A3">
                  <w:delText xml:space="preserve">                              &lt;/xs:restriction&gt;</w:delText>
                </w:r>
              </w:del>
            </w:ins>
          </w:p>
          <w:p w14:paraId="552F5940" w14:textId="616D8DD4" w:rsidR="00874469" w:rsidDel="00E067A3" w:rsidRDefault="00874469">
            <w:pPr>
              <w:pStyle w:val="Appx"/>
              <w:rPr>
                <w:ins w:id="17622" w:author="aas" w:date="2013-10-14T02:06:00Z"/>
                <w:del w:id="17623" w:author="Anees Shaikh" w:date="2013-10-19T02:16:00Z"/>
              </w:rPr>
              <w:pPrChange w:id="17624" w:author="Anees Shaikh" w:date="2013-10-19T02:16:00Z">
                <w:pPr>
                  <w:pStyle w:val="XML1"/>
                </w:pPr>
              </w:pPrChange>
            </w:pPr>
            <w:ins w:id="17625" w:author="aas" w:date="2013-10-14T02:06:00Z">
              <w:del w:id="17626" w:author="Anees Shaikh" w:date="2013-10-19T02:16:00Z">
                <w:r w:rsidDel="00E067A3">
                  <w:delText xml:space="preserve">                            &lt;/xs:simpleType&gt;</w:delText>
                </w:r>
              </w:del>
            </w:ins>
          </w:p>
          <w:p w14:paraId="147FD6A7" w14:textId="2D301B84" w:rsidR="00874469" w:rsidDel="00E067A3" w:rsidRDefault="00874469">
            <w:pPr>
              <w:pStyle w:val="Appx"/>
              <w:rPr>
                <w:ins w:id="17627" w:author="aas" w:date="2013-10-14T02:06:00Z"/>
                <w:del w:id="17628" w:author="Anees Shaikh" w:date="2013-10-19T02:16:00Z"/>
              </w:rPr>
              <w:pPrChange w:id="17629" w:author="Anees Shaikh" w:date="2013-10-19T02:16:00Z">
                <w:pPr>
                  <w:pStyle w:val="XML1"/>
                </w:pPr>
              </w:pPrChange>
            </w:pPr>
            <w:ins w:id="17630" w:author="aas" w:date="2013-10-14T02:06:00Z">
              <w:del w:id="17631" w:author="Anees Shaikh" w:date="2013-10-19T02:16:00Z">
                <w:r w:rsidDel="00E067A3">
                  <w:delText xml:space="preserve">                          &lt;/xs:element&gt;</w:delText>
                </w:r>
              </w:del>
            </w:ins>
          </w:p>
          <w:p w14:paraId="075A7573" w14:textId="299C6687" w:rsidR="00874469" w:rsidDel="00E067A3" w:rsidRDefault="00874469">
            <w:pPr>
              <w:pStyle w:val="Appx"/>
              <w:rPr>
                <w:ins w:id="17632" w:author="aas" w:date="2013-10-14T02:06:00Z"/>
                <w:del w:id="17633" w:author="Anees Shaikh" w:date="2013-10-19T02:16:00Z"/>
              </w:rPr>
              <w:pPrChange w:id="17634" w:author="Anees Shaikh" w:date="2013-10-19T02:16:00Z">
                <w:pPr>
                  <w:pStyle w:val="XML1"/>
                </w:pPr>
              </w:pPrChange>
            </w:pPr>
            <w:ins w:id="17635" w:author="aas" w:date="2013-10-14T02:06:00Z">
              <w:del w:id="17636" w:author="Anees Shaikh" w:date="2013-10-19T02:16:00Z">
                <w:r w:rsidDel="00E067A3">
                  <w:delText xml:space="preserve">                          &lt;xs:element name="queue" minOccurs="0" maxOccurs="unbounded"&gt;</w:delText>
                </w:r>
              </w:del>
            </w:ins>
          </w:p>
          <w:p w14:paraId="345879C5" w14:textId="70161F22" w:rsidR="00874469" w:rsidDel="00E067A3" w:rsidRDefault="00874469">
            <w:pPr>
              <w:pStyle w:val="Appx"/>
              <w:rPr>
                <w:ins w:id="17637" w:author="aas" w:date="2013-10-14T02:06:00Z"/>
                <w:del w:id="17638" w:author="Anees Shaikh" w:date="2013-10-19T02:16:00Z"/>
              </w:rPr>
              <w:pPrChange w:id="17639" w:author="Anees Shaikh" w:date="2013-10-19T02:16:00Z">
                <w:pPr>
                  <w:pStyle w:val="XML1"/>
                </w:pPr>
              </w:pPrChange>
            </w:pPr>
            <w:ins w:id="17640" w:author="aas" w:date="2013-10-14T02:06:00Z">
              <w:del w:id="17641" w:author="Anees Shaikh" w:date="2013-10-19T02:16:00Z">
                <w:r w:rsidDel="00E067A3">
                  <w:delText xml:space="preserve">                            &lt;xs:annotation&gt;</w:delText>
                </w:r>
              </w:del>
            </w:ins>
          </w:p>
          <w:p w14:paraId="41444EDC" w14:textId="1BB5503E" w:rsidR="00874469" w:rsidDel="00E067A3" w:rsidRDefault="00874469">
            <w:pPr>
              <w:pStyle w:val="Appx"/>
              <w:rPr>
                <w:ins w:id="17642" w:author="aas" w:date="2013-10-14T02:06:00Z"/>
                <w:del w:id="17643" w:author="Anees Shaikh" w:date="2013-10-19T02:16:00Z"/>
              </w:rPr>
              <w:pPrChange w:id="17644" w:author="Anees Shaikh" w:date="2013-10-19T02:16:00Z">
                <w:pPr>
                  <w:pStyle w:val="XML1"/>
                </w:pPr>
              </w:pPrChange>
            </w:pPr>
            <w:ins w:id="17645" w:author="aas" w:date="2013-10-14T02:06:00Z">
              <w:del w:id="17646" w:author="Anees Shaikh" w:date="2013-10-19T02:16:00Z">
                <w:r w:rsidDel="00E067A3">
                  <w:delText xml:space="preserve">                              &lt;xs:documentation&gt;</w:delText>
                </w:r>
              </w:del>
            </w:ins>
          </w:p>
          <w:p w14:paraId="74923505" w14:textId="053ACFE1" w:rsidR="00874469" w:rsidDel="00E067A3" w:rsidRDefault="00874469">
            <w:pPr>
              <w:pStyle w:val="Appx"/>
              <w:rPr>
                <w:ins w:id="17647" w:author="aas" w:date="2013-10-14T02:06:00Z"/>
                <w:del w:id="17648" w:author="Anees Shaikh" w:date="2013-10-19T02:16:00Z"/>
              </w:rPr>
              <w:pPrChange w:id="17649" w:author="Anees Shaikh" w:date="2013-10-19T02:16:00Z">
                <w:pPr>
                  <w:pStyle w:val="XML1"/>
                </w:pPr>
              </w:pPrChange>
            </w:pPr>
            <w:ins w:id="17650" w:author="aas" w:date="2013-10-14T02:06:00Z">
              <w:del w:id="17651" w:author="Anees Shaikh" w:date="2013-10-19T02:16:00Z">
                <w:r w:rsidDel="00E067A3">
                  <w:delText xml:space="preserve">                                A resource identifier of a queue of the OpenFlow Capable Switch</w:delText>
                </w:r>
              </w:del>
            </w:ins>
          </w:p>
          <w:p w14:paraId="2808FE9F" w14:textId="3C45A6C2" w:rsidR="00874469" w:rsidDel="00E067A3" w:rsidRDefault="00874469">
            <w:pPr>
              <w:pStyle w:val="Appx"/>
              <w:rPr>
                <w:ins w:id="17652" w:author="aas" w:date="2013-10-14T02:06:00Z"/>
                <w:del w:id="17653" w:author="Anees Shaikh" w:date="2013-10-19T02:16:00Z"/>
              </w:rPr>
              <w:pPrChange w:id="17654" w:author="Anees Shaikh" w:date="2013-10-19T02:16:00Z">
                <w:pPr>
                  <w:pStyle w:val="XML1"/>
                </w:pPr>
              </w:pPrChange>
            </w:pPr>
            <w:ins w:id="17655" w:author="aas" w:date="2013-10-14T02:06:00Z">
              <w:del w:id="17656" w:author="Anees Shaikh" w:date="2013-10-19T02:16:00Z">
                <w:r w:rsidDel="00E067A3">
                  <w:delText xml:space="preserve">                                       that the OpenFlow Logical Switch has exclusive access to.</w:delText>
                </w:r>
              </w:del>
            </w:ins>
          </w:p>
          <w:p w14:paraId="7C1CF2B3" w14:textId="571B26E8" w:rsidR="00874469" w:rsidDel="00E067A3" w:rsidRDefault="00874469">
            <w:pPr>
              <w:pStyle w:val="Appx"/>
              <w:rPr>
                <w:ins w:id="17657" w:author="aas" w:date="2013-10-14T02:06:00Z"/>
                <w:del w:id="17658" w:author="Anees Shaikh" w:date="2013-10-19T02:16:00Z"/>
              </w:rPr>
              <w:pPrChange w:id="17659" w:author="Anees Shaikh" w:date="2013-10-19T02:16:00Z">
                <w:pPr>
                  <w:pStyle w:val="XML1"/>
                </w:pPr>
              </w:pPrChange>
            </w:pPr>
          </w:p>
          <w:p w14:paraId="7D97AE2A" w14:textId="47B08898" w:rsidR="00874469" w:rsidDel="00E067A3" w:rsidRDefault="00874469">
            <w:pPr>
              <w:pStyle w:val="Appx"/>
              <w:rPr>
                <w:ins w:id="17660" w:author="aas" w:date="2013-10-14T02:06:00Z"/>
                <w:del w:id="17661" w:author="Anees Shaikh" w:date="2013-10-19T02:16:00Z"/>
              </w:rPr>
              <w:pPrChange w:id="17662" w:author="Anees Shaikh" w:date="2013-10-19T02:16:00Z">
                <w:pPr>
                  <w:pStyle w:val="XML1"/>
                </w:pPr>
              </w:pPrChange>
            </w:pPr>
            <w:ins w:id="17663" w:author="aas" w:date="2013-10-14T02:06:00Z">
              <w:del w:id="17664" w:author="Anees Shaikh" w:date="2013-10-19T02:16:00Z">
                <w:r w:rsidDel="00E067A3">
                  <w:delText xml:space="preserve">                                       Elements in this list MUST be unique. This means each</w:delText>
                </w:r>
              </w:del>
            </w:ins>
          </w:p>
          <w:p w14:paraId="3F018C40" w14:textId="55D282AA" w:rsidR="00874469" w:rsidDel="00E067A3" w:rsidRDefault="00874469">
            <w:pPr>
              <w:pStyle w:val="Appx"/>
              <w:rPr>
                <w:ins w:id="17665" w:author="aas" w:date="2013-10-14T02:06:00Z"/>
                <w:del w:id="17666" w:author="Anees Shaikh" w:date="2013-10-19T02:16:00Z"/>
              </w:rPr>
              <w:pPrChange w:id="17667" w:author="Anees Shaikh" w:date="2013-10-19T02:16:00Z">
                <w:pPr>
                  <w:pStyle w:val="XML1"/>
                </w:pPr>
              </w:pPrChange>
            </w:pPr>
            <w:ins w:id="17668" w:author="aas" w:date="2013-10-14T02:06:00Z">
              <w:del w:id="17669" w:author="Anees Shaikh" w:date="2013-10-19T02:16:00Z">
                <w:r w:rsidDel="00E067A3">
                  <w:delText xml:space="preserve">                                       queue element can only be referenced once.</w:delText>
                </w:r>
              </w:del>
            </w:ins>
          </w:p>
          <w:p w14:paraId="396E4AFE" w14:textId="07EB9D43" w:rsidR="00874469" w:rsidDel="00E067A3" w:rsidRDefault="00874469">
            <w:pPr>
              <w:pStyle w:val="Appx"/>
              <w:rPr>
                <w:ins w:id="17670" w:author="aas" w:date="2013-10-14T02:06:00Z"/>
                <w:del w:id="17671" w:author="Anees Shaikh" w:date="2013-10-19T02:16:00Z"/>
              </w:rPr>
              <w:pPrChange w:id="17672" w:author="Anees Shaikh" w:date="2013-10-19T02:16:00Z">
                <w:pPr>
                  <w:pStyle w:val="XML1"/>
                </w:pPr>
              </w:pPrChange>
            </w:pPr>
            <w:ins w:id="17673" w:author="aas" w:date="2013-10-14T02:06:00Z">
              <w:del w:id="17674" w:author="Anees Shaikh" w:date="2013-10-19T02:16:00Z">
                <w:r w:rsidDel="00E067A3">
                  <w:delText xml:space="preserve">                              &lt;/xs:documentation&gt;</w:delText>
                </w:r>
              </w:del>
            </w:ins>
          </w:p>
          <w:p w14:paraId="573FC0A6" w14:textId="74FCBD39" w:rsidR="00874469" w:rsidDel="00E067A3" w:rsidRDefault="00874469">
            <w:pPr>
              <w:pStyle w:val="Appx"/>
              <w:rPr>
                <w:ins w:id="17675" w:author="aas" w:date="2013-10-14T02:06:00Z"/>
                <w:del w:id="17676" w:author="Anees Shaikh" w:date="2013-10-19T02:16:00Z"/>
              </w:rPr>
              <w:pPrChange w:id="17677" w:author="Anees Shaikh" w:date="2013-10-19T02:16:00Z">
                <w:pPr>
                  <w:pStyle w:val="XML1"/>
                </w:pPr>
              </w:pPrChange>
            </w:pPr>
            <w:ins w:id="17678" w:author="aas" w:date="2013-10-14T02:06:00Z">
              <w:del w:id="17679" w:author="Anees Shaikh" w:date="2013-10-19T02:16:00Z">
                <w:r w:rsidDel="00E067A3">
                  <w:delText xml:space="preserve">                            &lt;/xs:annotation&gt;</w:delText>
                </w:r>
              </w:del>
            </w:ins>
          </w:p>
          <w:p w14:paraId="43CE79FE" w14:textId="1EF42227" w:rsidR="00874469" w:rsidDel="00E067A3" w:rsidRDefault="00874469">
            <w:pPr>
              <w:pStyle w:val="Appx"/>
              <w:rPr>
                <w:ins w:id="17680" w:author="aas" w:date="2013-10-14T02:06:00Z"/>
                <w:del w:id="17681" w:author="Anees Shaikh" w:date="2013-10-19T02:16:00Z"/>
              </w:rPr>
              <w:pPrChange w:id="17682" w:author="Anees Shaikh" w:date="2013-10-19T02:16:00Z">
                <w:pPr>
                  <w:pStyle w:val="XML1"/>
                </w:pPr>
              </w:pPrChange>
            </w:pPr>
            <w:ins w:id="17683" w:author="aas" w:date="2013-10-14T02:06:00Z">
              <w:del w:id="17684" w:author="Anees Shaikh" w:date="2013-10-19T02:16:00Z">
                <w:r w:rsidDel="00E067A3">
                  <w:delText xml:space="preserve">                            &lt;xs:simpleType&gt;</w:delText>
                </w:r>
              </w:del>
            </w:ins>
          </w:p>
          <w:p w14:paraId="632AEF5F" w14:textId="1E910B79" w:rsidR="00874469" w:rsidDel="00E067A3" w:rsidRDefault="00874469">
            <w:pPr>
              <w:pStyle w:val="Appx"/>
              <w:rPr>
                <w:ins w:id="17685" w:author="aas" w:date="2013-10-14T02:06:00Z"/>
                <w:del w:id="17686" w:author="Anees Shaikh" w:date="2013-10-19T02:16:00Z"/>
              </w:rPr>
              <w:pPrChange w:id="17687" w:author="Anees Shaikh" w:date="2013-10-19T02:16:00Z">
                <w:pPr>
                  <w:pStyle w:val="XML1"/>
                </w:pPr>
              </w:pPrChange>
            </w:pPr>
            <w:ins w:id="17688" w:author="aas" w:date="2013-10-14T02:06:00Z">
              <w:del w:id="17689" w:author="Anees Shaikh" w:date="2013-10-19T02:16:00Z">
                <w:r w:rsidDel="00E067A3">
                  <w:delText xml:space="preserve">                              &lt;xs:restriction base="inet:uri"&gt;</w:delText>
                </w:r>
              </w:del>
            </w:ins>
          </w:p>
          <w:p w14:paraId="012DF126" w14:textId="3D71DAE1" w:rsidR="00874469" w:rsidDel="00E067A3" w:rsidRDefault="00874469">
            <w:pPr>
              <w:pStyle w:val="Appx"/>
              <w:rPr>
                <w:ins w:id="17690" w:author="aas" w:date="2013-10-14T02:06:00Z"/>
                <w:del w:id="17691" w:author="Anees Shaikh" w:date="2013-10-19T02:16:00Z"/>
              </w:rPr>
              <w:pPrChange w:id="17692" w:author="Anees Shaikh" w:date="2013-10-19T02:16:00Z">
                <w:pPr>
                  <w:pStyle w:val="XML1"/>
                </w:pPr>
              </w:pPrChange>
            </w:pPr>
            <w:ins w:id="17693" w:author="aas" w:date="2013-10-14T02:06:00Z">
              <w:del w:id="17694" w:author="Anees Shaikh" w:date="2013-10-19T02:16:00Z">
                <w:r w:rsidDel="00E067A3">
                  <w:delText xml:space="preserve">                              &lt;/xs:restriction&gt;</w:delText>
                </w:r>
              </w:del>
            </w:ins>
          </w:p>
          <w:p w14:paraId="5A88E5EA" w14:textId="53E6ACE0" w:rsidR="00874469" w:rsidDel="00E067A3" w:rsidRDefault="00874469">
            <w:pPr>
              <w:pStyle w:val="Appx"/>
              <w:rPr>
                <w:ins w:id="17695" w:author="aas" w:date="2013-10-14T02:06:00Z"/>
                <w:del w:id="17696" w:author="Anees Shaikh" w:date="2013-10-19T02:16:00Z"/>
              </w:rPr>
              <w:pPrChange w:id="17697" w:author="Anees Shaikh" w:date="2013-10-19T02:16:00Z">
                <w:pPr>
                  <w:pStyle w:val="XML1"/>
                </w:pPr>
              </w:pPrChange>
            </w:pPr>
            <w:ins w:id="17698" w:author="aas" w:date="2013-10-14T02:06:00Z">
              <w:del w:id="17699" w:author="Anees Shaikh" w:date="2013-10-19T02:16:00Z">
                <w:r w:rsidDel="00E067A3">
                  <w:delText xml:space="preserve">                            &lt;/xs:simpleType&gt;</w:delText>
                </w:r>
              </w:del>
            </w:ins>
          </w:p>
          <w:p w14:paraId="50E93B2B" w14:textId="5382DD9F" w:rsidR="00874469" w:rsidDel="00E067A3" w:rsidRDefault="00874469">
            <w:pPr>
              <w:pStyle w:val="Appx"/>
              <w:rPr>
                <w:ins w:id="17700" w:author="aas" w:date="2013-10-14T02:06:00Z"/>
                <w:del w:id="17701" w:author="Anees Shaikh" w:date="2013-10-19T02:16:00Z"/>
              </w:rPr>
              <w:pPrChange w:id="17702" w:author="Anees Shaikh" w:date="2013-10-19T02:16:00Z">
                <w:pPr>
                  <w:pStyle w:val="XML1"/>
                </w:pPr>
              </w:pPrChange>
            </w:pPr>
            <w:ins w:id="17703" w:author="aas" w:date="2013-10-14T02:06:00Z">
              <w:del w:id="17704" w:author="Anees Shaikh" w:date="2013-10-19T02:16:00Z">
                <w:r w:rsidDel="00E067A3">
                  <w:delText xml:space="preserve">                          &lt;/xs:element&gt;</w:delText>
                </w:r>
              </w:del>
            </w:ins>
          </w:p>
          <w:p w14:paraId="1E8FBAE9" w14:textId="5E7D0B34" w:rsidR="00874469" w:rsidDel="00E067A3" w:rsidRDefault="00874469">
            <w:pPr>
              <w:pStyle w:val="Appx"/>
              <w:rPr>
                <w:ins w:id="17705" w:author="aas" w:date="2013-10-14T02:06:00Z"/>
                <w:del w:id="17706" w:author="Anees Shaikh" w:date="2013-10-19T02:16:00Z"/>
              </w:rPr>
              <w:pPrChange w:id="17707" w:author="Anees Shaikh" w:date="2013-10-19T02:16:00Z">
                <w:pPr>
                  <w:pStyle w:val="XML1"/>
                </w:pPr>
              </w:pPrChange>
            </w:pPr>
            <w:ins w:id="17708" w:author="aas" w:date="2013-10-14T02:06:00Z">
              <w:del w:id="17709" w:author="Anees Shaikh" w:date="2013-10-19T02:16:00Z">
                <w:r w:rsidDel="00E067A3">
                  <w:delText xml:space="preserve">                          &lt;xs:element name="certificate" minOccurs="0"&gt;</w:delText>
                </w:r>
              </w:del>
            </w:ins>
          </w:p>
          <w:p w14:paraId="0B0251C4" w14:textId="3C8B9DB9" w:rsidR="00874469" w:rsidDel="00E067A3" w:rsidRDefault="00874469">
            <w:pPr>
              <w:pStyle w:val="Appx"/>
              <w:rPr>
                <w:ins w:id="17710" w:author="aas" w:date="2013-10-14T02:06:00Z"/>
                <w:del w:id="17711" w:author="Anees Shaikh" w:date="2013-10-19T02:16:00Z"/>
              </w:rPr>
              <w:pPrChange w:id="17712" w:author="Anees Shaikh" w:date="2013-10-19T02:16:00Z">
                <w:pPr>
                  <w:pStyle w:val="XML1"/>
                </w:pPr>
              </w:pPrChange>
            </w:pPr>
            <w:ins w:id="17713" w:author="aas" w:date="2013-10-14T02:06:00Z">
              <w:del w:id="17714" w:author="Anees Shaikh" w:date="2013-10-19T02:16:00Z">
                <w:r w:rsidDel="00E067A3">
                  <w:delText xml:space="preserve">                            &lt;xs:annotation&gt;</w:delText>
                </w:r>
              </w:del>
            </w:ins>
          </w:p>
          <w:p w14:paraId="73078CDD" w14:textId="532E845E" w:rsidR="00874469" w:rsidDel="00E067A3" w:rsidRDefault="00874469">
            <w:pPr>
              <w:pStyle w:val="Appx"/>
              <w:rPr>
                <w:ins w:id="17715" w:author="aas" w:date="2013-10-14T02:06:00Z"/>
                <w:del w:id="17716" w:author="Anees Shaikh" w:date="2013-10-19T02:16:00Z"/>
              </w:rPr>
              <w:pPrChange w:id="17717" w:author="Anees Shaikh" w:date="2013-10-19T02:16:00Z">
                <w:pPr>
                  <w:pStyle w:val="XML1"/>
                </w:pPr>
              </w:pPrChange>
            </w:pPr>
            <w:ins w:id="17718" w:author="aas" w:date="2013-10-14T02:06:00Z">
              <w:del w:id="17719" w:author="Anees Shaikh" w:date="2013-10-19T02:16:00Z">
                <w:r w:rsidDel="00E067A3">
                  <w:delText xml:space="preserve">                              &lt;xs:documentation&gt;</w:delText>
                </w:r>
              </w:del>
            </w:ins>
          </w:p>
          <w:p w14:paraId="03B3F120" w14:textId="3A98F2E6" w:rsidR="00874469" w:rsidDel="00E067A3" w:rsidRDefault="00874469">
            <w:pPr>
              <w:pStyle w:val="Appx"/>
              <w:rPr>
                <w:ins w:id="17720" w:author="aas" w:date="2013-10-14T02:06:00Z"/>
                <w:del w:id="17721" w:author="Anees Shaikh" w:date="2013-10-19T02:16:00Z"/>
              </w:rPr>
              <w:pPrChange w:id="17722" w:author="Anees Shaikh" w:date="2013-10-19T02:16:00Z">
                <w:pPr>
                  <w:pStyle w:val="XML1"/>
                </w:pPr>
              </w:pPrChange>
            </w:pPr>
            <w:ins w:id="17723" w:author="aas" w:date="2013-10-14T02:06:00Z">
              <w:del w:id="17724" w:author="Anees Shaikh" w:date="2013-10-19T02:16:00Z">
                <w:r w:rsidDel="00E067A3">
                  <w:delText xml:space="preserve">                                The resource identifier of the owned certificate in the OpenFlow Capable</w:delText>
                </w:r>
              </w:del>
            </w:ins>
          </w:p>
          <w:p w14:paraId="29360F66" w14:textId="18AB38D9" w:rsidR="00874469" w:rsidDel="00E067A3" w:rsidRDefault="00874469">
            <w:pPr>
              <w:pStyle w:val="Appx"/>
              <w:rPr>
                <w:ins w:id="17725" w:author="aas" w:date="2013-10-14T02:06:00Z"/>
                <w:del w:id="17726" w:author="Anees Shaikh" w:date="2013-10-19T02:16:00Z"/>
              </w:rPr>
              <w:pPrChange w:id="17727" w:author="Anees Shaikh" w:date="2013-10-19T02:16:00Z">
                <w:pPr>
                  <w:pStyle w:val="XML1"/>
                </w:pPr>
              </w:pPrChange>
            </w:pPr>
            <w:ins w:id="17728" w:author="aas" w:date="2013-10-14T02:06:00Z">
              <w:del w:id="17729" w:author="Anees Shaikh" w:date="2013-10-19T02:16:00Z">
                <w:r w:rsidDel="00E067A3">
                  <w:delText xml:space="preserve">                                      Switch that the OpenFlow Logical Switch uses to identify</w:delText>
                </w:r>
              </w:del>
            </w:ins>
          </w:p>
          <w:p w14:paraId="19F98D6E" w14:textId="7BB0A7C2" w:rsidR="00874469" w:rsidDel="00E067A3" w:rsidRDefault="00874469">
            <w:pPr>
              <w:pStyle w:val="Appx"/>
              <w:rPr>
                <w:ins w:id="17730" w:author="aas" w:date="2013-10-14T02:06:00Z"/>
                <w:del w:id="17731" w:author="Anees Shaikh" w:date="2013-10-19T02:16:00Z"/>
              </w:rPr>
              <w:pPrChange w:id="17732" w:author="Anees Shaikh" w:date="2013-10-19T02:16:00Z">
                <w:pPr>
                  <w:pStyle w:val="XML1"/>
                </w:pPr>
              </w:pPrChange>
            </w:pPr>
            <w:ins w:id="17733" w:author="aas" w:date="2013-10-14T02:06:00Z">
              <w:del w:id="17734" w:author="Anees Shaikh" w:date="2013-10-19T02:16:00Z">
                <w:r w:rsidDel="00E067A3">
                  <w:delText xml:space="preserve">                                      itself.  This element MUST NOT occur more than once in an</w:delText>
                </w:r>
              </w:del>
            </w:ins>
          </w:p>
          <w:p w14:paraId="15B3727B" w14:textId="4320AFE4" w:rsidR="00874469" w:rsidDel="00E067A3" w:rsidRDefault="00874469">
            <w:pPr>
              <w:pStyle w:val="Appx"/>
              <w:rPr>
                <w:ins w:id="17735" w:author="aas" w:date="2013-10-14T02:06:00Z"/>
                <w:del w:id="17736" w:author="Anees Shaikh" w:date="2013-10-19T02:16:00Z"/>
              </w:rPr>
              <w:pPrChange w:id="17737" w:author="Anees Shaikh" w:date="2013-10-19T02:16:00Z">
                <w:pPr>
                  <w:pStyle w:val="XML1"/>
                </w:pPr>
              </w:pPrChange>
            </w:pPr>
            <w:ins w:id="17738" w:author="aas" w:date="2013-10-14T02:06:00Z">
              <w:del w:id="17739" w:author="Anees Shaikh" w:date="2013-10-19T02:16:00Z">
                <w:r w:rsidDel="00E067A3">
                  <w:delText xml:space="preserve">                                      OpenFlow Logical Switch's resource list.</w:delText>
                </w:r>
              </w:del>
            </w:ins>
          </w:p>
          <w:p w14:paraId="203B9108" w14:textId="5808A5C1" w:rsidR="00874469" w:rsidDel="00E067A3" w:rsidRDefault="00874469">
            <w:pPr>
              <w:pStyle w:val="Appx"/>
              <w:rPr>
                <w:ins w:id="17740" w:author="aas" w:date="2013-10-14T02:06:00Z"/>
                <w:del w:id="17741" w:author="Anees Shaikh" w:date="2013-10-19T02:16:00Z"/>
              </w:rPr>
              <w:pPrChange w:id="17742" w:author="Anees Shaikh" w:date="2013-10-19T02:16:00Z">
                <w:pPr>
                  <w:pStyle w:val="XML1"/>
                </w:pPr>
              </w:pPrChange>
            </w:pPr>
            <w:ins w:id="17743" w:author="aas" w:date="2013-10-14T02:06:00Z">
              <w:del w:id="17744" w:author="Anees Shaikh" w:date="2013-10-19T02:16:00Z">
                <w:r w:rsidDel="00E067A3">
                  <w:delText xml:space="preserve">                                    </w:delText>
                </w:r>
              </w:del>
            </w:ins>
          </w:p>
          <w:p w14:paraId="2837AA29" w14:textId="47D7A494" w:rsidR="00874469" w:rsidDel="00E067A3" w:rsidRDefault="00874469">
            <w:pPr>
              <w:pStyle w:val="Appx"/>
              <w:rPr>
                <w:ins w:id="17745" w:author="aas" w:date="2013-10-14T02:06:00Z"/>
                <w:del w:id="17746" w:author="Anees Shaikh" w:date="2013-10-19T02:16:00Z"/>
              </w:rPr>
              <w:pPrChange w:id="17747" w:author="Anees Shaikh" w:date="2013-10-19T02:16:00Z">
                <w:pPr>
                  <w:pStyle w:val="XML1"/>
                </w:pPr>
              </w:pPrChange>
            </w:pPr>
            <w:ins w:id="17748" w:author="aas" w:date="2013-10-14T02:06:00Z">
              <w:del w:id="17749" w:author="Anees Shaikh" w:date="2013-10-19T02:16:00Z">
                <w:r w:rsidDel="00E067A3">
                  <w:delText xml:space="preserve">                                      If no such element is in an OpenFlow Logical Switch's resource</w:delText>
                </w:r>
              </w:del>
            </w:ins>
          </w:p>
          <w:p w14:paraId="7A87C0F5" w14:textId="36D1B010" w:rsidR="00874469" w:rsidDel="00E067A3" w:rsidRDefault="00874469">
            <w:pPr>
              <w:pStyle w:val="Appx"/>
              <w:rPr>
                <w:ins w:id="17750" w:author="aas" w:date="2013-10-14T02:06:00Z"/>
                <w:del w:id="17751" w:author="Anees Shaikh" w:date="2013-10-19T02:16:00Z"/>
              </w:rPr>
              <w:pPrChange w:id="17752" w:author="Anees Shaikh" w:date="2013-10-19T02:16:00Z">
                <w:pPr>
                  <w:pStyle w:val="XML1"/>
                </w:pPr>
              </w:pPrChange>
            </w:pPr>
            <w:ins w:id="17753" w:author="aas" w:date="2013-10-14T02:06:00Z">
              <w:del w:id="17754" w:author="Anees Shaikh" w:date="2013-10-19T02:16:00Z">
                <w:r w:rsidDel="00E067A3">
                  <w:delText xml:space="preserve">                                      list, then the OpenFlow Logical Switch does not authenticate</w:delText>
                </w:r>
              </w:del>
            </w:ins>
          </w:p>
          <w:p w14:paraId="45025D95" w14:textId="255C17AD" w:rsidR="00874469" w:rsidDel="00E067A3" w:rsidRDefault="00874469">
            <w:pPr>
              <w:pStyle w:val="Appx"/>
              <w:rPr>
                <w:ins w:id="17755" w:author="aas" w:date="2013-10-14T02:06:00Z"/>
                <w:del w:id="17756" w:author="Anees Shaikh" w:date="2013-10-19T02:16:00Z"/>
              </w:rPr>
              <w:pPrChange w:id="17757" w:author="Anees Shaikh" w:date="2013-10-19T02:16:00Z">
                <w:pPr>
                  <w:pStyle w:val="XML1"/>
                </w:pPr>
              </w:pPrChange>
            </w:pPr>
            <w:ins w:id="17758" w:author="aas" w:date="2013-10-14T02:06:00Z">
              <w:del w:id="17759" w:author="Anees Shaikh" w:date="2013-10-19T02:16:00Z">
                <w:r w:rsidDel="00E067A3">
                  <w:delText xml:space="preserve">                                      itself towards an OpenFloe Controller with a certificate.  If</w:delText>
                </w:r>
              </w:del>
            </w:ins>
          </w:p>
          <w:p w14:paraId="06CCEA3C" w14:textId="590514B9" w:rsidR="00874469" w:rsidDel="00E067A3" w:rsidRDefault="00874469">
            <w:pPr>
              <w:pStyle w:val="Appx"/>
              <w:rPr>
                <w:ins w:id="17760" w:author="aas" w:date="2013-10-14T02:06:00Z"/>
                <w:del w:id="17761" w:author="Anees Shaikh" w:date="2013-10-19T02:16:00Z"/>
              </w:rPr>
              <w:pPrChange w:id="17762" w:author="Anees Shaikh" w:date="2013-10-19T02:16:00Z">
                <w:pPr>
                  <w:pStyle w:val="XML1"/>
                </w:pPr>
              </w:pPrChange>
            </w:pPr>
            <w:ins w:id="17763" w:author="aas" w:date="2013-10-14T02:06:00Z">
              <w:del w:id="17764" w:author="Anees Shaikh" w:date="2013-10-19T02:16:00Z">
                <w:r w:rsidDel="00E067A3">
                  <w:delText xml:space="preserve">                                      this element is present, then the OpenFlow Logical Switch MUST</w:delText>
                </w:r>
              </w:del>
            </w:ins>
          </w:p>
          <w:p w14:paraId="7E42AFBF" w14:textId="32F8E4FC" w:rsidR="00874469" w:rsidDel="00E067A3" w:rsidRDefault="00874469">
            <w:pPr>
              <w:pStyle w:val="Appx"/>
              <w:rPr>
                <w:ins w:id="17765" w:author="aas" w:date="2013-10-14T02:06:00Z"/>
                <w:del w:id="17766" w:author="Anees Shaikh" w:date="2013-10-19T02:16:00Z"/>
              </w:rPr>
              <w:pPrChange w:id="17767" w:author="Anees Shaikh" w:date="2013-10-19T02:16:00Z">
                <w:pPr>
                  <w:pStyle w:val="XML1"/>
                </w:pPr>
              </w:pPrChange>
            </w:pPr>
            <w:ins w:id="17768" w:author="aas" w:date="2013-10-14T02:06:00Z">
              <w:del w:id="17769" w:author="Anees Shaikh" w:date="2013-10-19T02:16:00Z">
                <w:r w:rsidDel="00E067A3">
                  <w:delText xml:space="preserve">                                      provide this certificate for authentication to an OpenFlow</w:delText>
                </w:r>
              </w:del>
            </w:ins>
          </w:p>
          <w:p w14:paraId="5F5D3C2E" w14:textId="5F1630F5" w:rsidR="00874469" w:rsidDel="00E067A3" w:rsidRDefault="00874469">
            <w:pPr>
              <w:pStyle w:val="Appx"/>
              <w:rPr>
                <w:ins w:id="17770" w:author="aas" w:date="2013-10-14T02:06:00Z"/>
                <w:del w:id="17771" w:author="Anees Shaikh" w:date="2013-10-19T02:16:00Z"/>
              </w:rPr>
              <w:pPrChange w:id="17772" w:author="Anees Shaikh" w:date="2013-10-19T02:16:00Z">
                <w:pPr>
                  <w:pStyle w:val="XML1"/>
                </w:pPr>
              </w:pPrChange>
            </w:pPr>
            <w:ins w:id="17773" w:author="aas" w:date="2013-10-14T02:06:00Z">
              <w:del w:id="17774" w:author="Anees Shaikh" w:date="2013-10-19T02:16:00Z">
                <w:r w:rsidDel="00E067A3">
                  <w:delText xml:space="preserve">                                      Controller when setting up a TLS connection.</w:delText>
                </w:r>
              </w:del>
            </w:ins>
          </w:p>
          <w:p w14:paraId="16DA8C0D" w14:textId="7161148C" w:rsidR="00874469" w:rsidDel="00E067A3" w:rsidRDefault="00874469">
            <w:pPr>
              <w:pStyle w:val="Appx"/>
              <w:rPr>
                <w:ins w:id="17775" w:author="aas" w:date="2013-10-14T02:06:00Z"/>
                <w:del w:id="17776" w:author="Anees Shaikh" w:date="2013-10-19T02:16:00Z"/>
              </w:rPr>
              <w:pPrChange w:id="17777" w:author="Anees Shaikh" w:date="2013-10-19T02:16:00Z">
                <w:pPr>
                  <w:pStyle w:val="XML1"/>
                </w:pPr>
              </w:pPrChange>
            </w:pPr>
            <w:ins w:id="17778" w:author="aas" w:date="2013-10-14T02:06:00Z">
              <w:del w:id="17779" w:author="Anees Shaikh" w:date="2013-10-19T02:16:00Z">
                <w:r w:rsidDel="00E067A3">
                  <w:delText xml:space="preserve">                                    </w:delText>
                </w:r>
              </w:del>
            </w:ins>
          </w:p>
          <w:p w14:paraId="593B924F" w14:textId="345E2E21" w:rsidR="00874469" w:rsidDel="00E067A3" w:rsidRDefault="00874469">
            <w:pPr>
              <w:pStyle w:val="Appx"/>
              <w:rPr>
                <w:ins w:id="17780" w:author="aas" w:date="2013-10-14T02:06:00Z"/>
                <w:del w:id="17781" w:author="Anees Shaikh" w:date="2013-10-19T02:16:00Z"/>
              </w:rPr>
              <w:pPrChange w:id="17782" w:author="Anees Shaikh" w:date="2013-10-19T02:16:00Z">
                <w:pPr>
                  <w:pStyle w:val="XML1"/>
                </w:pPr>
              </w:pPrChange>
            </w:pPr>
            <w:ins w:id="17783" w:author="aas" w:date="2013-10-14T02:06:00Z">
              <w:del w:id="17784" w:author="Anees Shaikh" w:date="2013-10-19T02:16:00Z">
                <w:r w:rsidDel="00E067A3">
                  <w:delText xml:space="preserve">                                      For TCP connections this element is irrelevant.</w:delText>
                </w:r>
              </w:del>
            </w:ins>
          </w:p>
          <w:p w14:paraId="5D68B465" w14:textId="1C1C77CA" w:rsidR="00874469" w:rsidDel="00E067A3" w:rsidRDefault="00874469">
            <w:pPr>
              <w:pStyle w:val="Appx"/>
              <w:rPr>
                <w:ins w:id="17785" w:author="aas" w:date="2013-10-14T02:06:00Z"/>
                <w:del w:id="17786" w:author="Anees Shaikh" w:date="2013-10-19T02:16:00Z"/>
              </w:rPr>
              <w:pPrChange w:id="17787" w:author="Anees Shaikh" w:date="2013-10-19T02:16:00Z">
                <w:pPr>
                  <w:pStyle w:val="XML1"/>
                </w:pPr>
              </w:pPrChange>
            </w:pPr>
            <w:ins w:id="17788" w:author="aas" w:date="2013-10-14T02:06:00Z">
              <w:del w:id="17789" w:author="Anees Shaikh" w:date="2013-10-19T02:16:00Z">
                <w:r w:rsidDel="00E067A3">
                  <w:delText xml:space="preserve">                              &lt;/xs:documentation&gt;</w:delText>
                </w:r>
              </w:del>
            </w:ins>
          </w:p>
          <w:p w14:paraId="14DD5C6A" w14:textId="0B2C4505" w:rsidR="00874469" w:rsidDel="00E067A3" w:rsidRDefault="00874469">
            <w:pPr>
              <w:pStyle w:val="Appx"/>
              <w:rPr>
                <w:ins w:id="17790" w:author="aas" w:date="2013-10-14T02:06:00Z"/>
                <w:del w:id="17791" w:author="Anees Shaikh" w:date="2013-10-19T02:16:00Z"/>
              </w:rPr>
              <w:pPrChange w:id="17792" w:author="Anees Shaikh" w:date="2013-10-19T02:16:00Z">
                <w:pPr>
                  <w:pStyle w:val="XML1"/>
                </w:pPr>
              </w:pPrChange>
            </w:pPr>
            <w:ins w:id="17793" w:author="aas" w:date="2013-10-14T02:06:00Z">
              <w:del w:id="17794" w:author="Anees Shaikh" w:date="2013-10-19T02:16:00Z">
                <w:r w:rsidDel="00E067A3">
                  <w:delText xml:space="preserve">                            &lt;/xs:annotation&gt;</w:delText>
                </w:r>
              </w:del>
            </w:ins>
          </w:p>
          <w:p w14:paraId="0B2EFA32" w14:textId="5FF36992" w:rsidR="00874469" w:rsidDel="00E067A3" w:rsidRDefault="00874469">
            <w:pPr>
              <w:pStyle w:val="Appx"/>
              <w:rPr>
                <w:ins w:id="17795" w:author="aas" w:date="2013-10-14T02:06:00Z"/>
                <w:del w:id="17796" w:author="Anees Shaikh" w:date="2013-10-19T02:16:00Z"/>
              </w:rPr>
              <w:pPrChange w:id="17797" w:author="Anees Shaikh" w:date="2013-10-19T02:16:00Z">
                <w:pPr>
                  <w:pStyle w:val="XML1"/>
                </w:pPr>
              </w:pPrChange>
            </w:pPr>
            <w:ins w:id="17798" w:author="aas" w:date="2013-10-14T02:06:00Z">
              <w:del w:id="17799" w:author="Anees Shaikh" w:date="2013-10-19T02:16:00Z">
                <w:r w:rsidDel="00E067A3">
                  <w:delText xml:space="preserve">                            &lt;xs:simpleType&gt;</w:delText>
                </w:r>
              </w:del>
            </w:ins>
          </w:p>
          <w:p w14:paraId="2440FFAC" w14:textId="1825DD55" w:rsidR="00874469" w:rsidDel="00E067A3" w:rsidRDefault="00874469">
            <w:pPr>
              <w:pStyle w:val="Appx"/>
              <w:rPr>
                <w:ins w:id="17800" w:author="aas" w:date="2013-10-14T02:06:00Z"/>
                <w:del w:id="17801" w:author="Anees Shaikh" w:date="2013-10-19T02:16:00Z"/>
              </w:rPr>
              <w:pPrChange w:id="17802" w:author="Anees Shaikh" w:date="2013-10-19T02:16:00Z">
                <w:pPr>
                  <w:pStyle w:val="XML1"/>
                </w:pPr>
              </w:pPrChange>
            </w:pPr>
            <w:ins w:id="17803" w:author="aas" w:date="2013-10-14T02:06:00Z">
              <w:del w:id="17804" w:author="Anees Shaikh" w:date="2013-10-19T02:16:00Z">
                <w:r w:rsidDel="00E067A3">
                  <w:delText xml:space="preserve">                              &lt;xs:restriction base="inet:uri"&gt;</w:delText>
                </w:r>
              </w:del>
            </w:ins>
          </w:p>
          <w:p w14:paraId="6C9D231A" w14:textId="7FA8D0CE" w:rsidR="00874469" w:rsidDel="00E067A3" w:rsidRDefault="00874469">
            <w:pPr>
              <w:pStyle w:val="Appx"/>
              <w:rPr>
                <w:ins w:id="17805" w:author="aas" w:date="2013-10-14T02:06:00Z"/>
                <w:del w:id="17806" w:author="Anees Shaikh" w:date="2013-10-19T02:16:00Z"/>
              </w:rPr>
              <w:pPrChange w:id="17807" w:author="Anees Shaikh" w:date="2013-10-19T02:16:00Z">
                <w:pPr>
                  <w:pStyle w:val="XML1"/>
                </w:pPr>
              </w:pPrChange>
            </w:pPr>
            <w:ins w:id="17808" w:author="aas" w:date="2013-10-14T02:06:00Z">
              <w:del w:id="17809" w:author="Anees Shaikh" w:date="2013-10-19T02:16:00Z">
                <w:r w:rsidDel="00E067A3">
                  <w:delText xml:space="preserve">                              &lt;/xs:restriction&gt;</w:delText>
                </w:r>
              </w:del>
            </w:ins>
          </w:p>
          <w:p w14:paraId="6358906F" w14:textId="0A5F6141" w:rsidR="00874469" w:rsidDel="00E067A3" w:rsidRDefault="00874469">
            <w:pPr>
              <w:pStyle w:val="Appx"/>
              <w:rPr>
                <w:ins w:id="17810" w:author="aas" w:date="2013-10-14T02:06:00Z"/>
                <w:del w:id="17811" w:author="Anees Shaikh" w:date="2013-10-19T02:16:00Z"/>
              </w:rPr>
              <w:pPrChange w:id="17812" w:author="Anees Shaikh" w:date="2013-10-19T02:16:00Z">
                <w:pPr>
                  <w:pStyle w:val="XML1"/>
                </w:pPr>
              </w:pPrChange>
            </w:pPr>
            <w:ins w:id="17813" w:author="aas" w:date="2013-10-14T02:06:00Z">
              <w:del w:id="17814" w:author="Anees Shaikh" w:date="2013-10-19T02:16:00Z">
                <w:r w:rsidDel="00E067A3">
                  <w:delText xml:space="preserve">                            &lt;/xs:simpleType&gt;</w:delText>
                </w:r>
              </w:del>
            </w:ins>
          </w:p>
          <w:p w14:paraId="57A9D30E" w14:textId="0822BC2E" w:rsidR="00874469" w:rsidDel="00E067A3" w:rsidRDefault="00874469">
            <w:pPr>
              <w:pStyle w:val="Appx"/>
              <w:rPr>
                <w:ins w:id="17815" w:author="aas" w:date="2013-10-14T02:06:00Z"/>
                <w:del w:id="17816" w:author="Anees Shaikh" w:date="2013-10-19T02:16:00Z"/>
              </w:rPr>
              <w:pPrChange w:id="17817" w:author="Anees Shaikh" w:date="2013-10-19T02:16:00Z">
                <w:pPr>
                  <w:pStyle w:val="XML1"/>
                </w:pPr>
              </w:pPrChange>
            </w:pPr>
            <w:ins w:id="17818" w:author="aas" w:date="2013-10-14T02:06:00Z">
              <w:del w:id="17819" w:author="Anees Shaikh" w:date="2013-10-19T02:16:00Z">
                <w:r w:rsidDel="00E067A3">
                  <w:delText xml:space="preserve">                          &lt;/xs:element&gt;</w:delText>
                </w:r>
              </w:del>
            </w:ins>
          </w:p>
          <w:p w14:paraId="2912AD09" w14:textId="2574FB61" w:rsidR="00874469" w:rsidDel="00E067A3" w:rsidRDefault="00874469">
            <w:pPr>
              <w:pStyle w:val="Appx"/>
              <w:rPr>
                <w:ins w:id="17820" w:author="aas" w:date="2013-10-14T02:06:00Z"/>
                <w:del w:id="17821" w:author="Anees Shaikh" w:date="2013-10-19T02:16:00Z"/>
              </w:rPr>
              <w:pPrChange w:id="17822" w:author="Anees Shaikh" w:date="2013-10-19T02:16:00Z">
                <w:pPr>
                  <w:pStyle w:val="XML1"/>
                </w:pPr>
              </w:pPrChange>
            </w:pPr>
            <w:ins w:id="17823" w:author="aas" w:date="2013-10-14T02:06:00Z">
              <w:del w:id="17824" w:author="Anees Shaikh" w:date="2013-10-19T02:16:00Z">
                <w:r w:rsidDel="00E067A3">
                  <w:delText xml:space="preserve">                          &lt;xs:element name="flow-table" minOccurs="0" maxOccurs="unbounded"&gt;</w:delText>
                </w:r>
              </w:del>
            </w:ins>
          </w:p>
          <w:p w14:paraId="4C84E9CA" w14:textId="13DC802C" w:rsidR="00874469" w:rsidDel="00E067A3" w:rsidRDefault="00874469">
            <w:pPr>
              <w:pStyle w:val="Appx"/>
              <w:rPr>
                <w:ins w:id="17825" w:author="aas" w:date="2013-10-14T02:06:00Z"/>
                <w:del w:id="17826" w:author="Anees Shaikh" w:date="2013-10-19T02:16:00Z"/>
              </w:rPr>
              <w:pPrChange w:id="17827" w:author="Anees Shaikh" w:date="2013-10-19T02:16:00Z">
                <w:pPr>
                  <w:pStyle w:val="XML1"/>
                </w:pPr>
              </w:pPrChange>
            </w:pPr>
            <w:ins w:id="17828" w:author="aas" w:date="2013-10-14T02:06:00Z">
              <w:del w:id="17829" w:author="Anees Shaikh" w:date="2013-10-19T02:16:00Z">
                <w:r w:rsidDel="00E067A3">
                  <w:delText xml:space="preserve">                            &lt;xs:annotation&gt;</w:delText>
                </w:r>
              </w:del>
            </w:ins>
          </w:p>
          <w:p w14:paraId="2209DB14" w14:textId="0D2DD9DA" w:rsidR="00874469" w:rsidDel="00E067A3" w:rsidRDefault="00874469">
            <w:pPr>
              <w:pStyle w:val="Appx"/>
              <w:rPr>
                <w:ins w:id="17830" w:author="aas" w:date="2013-10-14T02:06:00Z"/>
                <w:del w:id="17831" w:author="Anees Shaikh" w:date="2013-10-19T02:16:00Z"/>
              </w:rPr>
              <w:pPrChange w:id="17832" w:author="Anees Shaikh" w:date="2013-10-19T02:16:00Z">
                <w:pPr>
                  <w:pStyle w:val="XML1"/>
                </w:pPr>
              </w:pPrChange>
            </w:pPr>
            <w:ins w:id="17833" w:author="aas" w:date="2013-10-14T02:06:00Z">
              <w:del w:id="17834" w:author="Anees Shaikh" w:date="2013-10-19T02:16:00Z">
                <w:r w:rsidDel="00E067A3">
                  <w:delText xml:space="preserve">                              &lt;xs:documentation&gt;</w:delText>
                </w:r>
              </w:del>
            </w:ins>
          </w:p>
          <w:p w14:paraId="6F2648EF" w14:textId="330B26B6" w:rsidR="00874469" w:rsidDel="00E067A3" w:rsidRDefault="00874469">
            <w:pPr>
              <w:pStyle w:val="Appx"/>
              <w:rPr>
                <w:ins w:id="17835" w:author="aas" w:date="2013-10-14T02:06:00Z"/>
                <w:del w:id="17836" w:author="Anees Shaikh" w:date="2013-10-19T02:16:00Z"/>
              </w:rPr>
              <w:pPrChange w:id="17837" w:author="Anees Shaikh" w:date="2013-10-19T02:16:00Z">
                <w:pPr>
                  <w:pStyle w:val="XML1"/>
                </w:pPr>
              </w:pPrChange>
            </w:pPr>
            <w:ins w:id="17838" w:author="aas" w:date="2013-10-14T02:06:00Z">
              <w:del w:id="17839" w:author="Anees Shaikh" w:date="2013-10-19T02:16:00Z">
                <w:r w:rsidDel="00E067A3">
                  <w:delText xml:space="preserve">                                A resource identifier of a flow table of the OpenFlow Capable</w:delText>
                </w:r>
              </w:del>
            </w:ins>
          </w:p>
          <w:p w14:paraId="2AC8DB48" w14:textId="12848BD7" w:rsidR="00874469" w:rsidDel="00E067A3" w:rsidRDefault="00874469">
            <w:pPr>
              <w:pStyle w:val="Appx"/>
              <w:rPr>
                <w:ins w:id="17840" w:author="aas" w:date="2013-10-14T02:06:00Z"/>
                <w:del w:id="17841" w:author="Anees Shaikh" w:date="2013-10-19T02:16:00Z"/>
              </w:rPr>
              <w:pPrChange w:id="17842" w:author="Anees Shaikh" w:date="2013-10-19T02:16:00Z">
                <w:pPr>
                  <w:pStyle w:val="XML1"/>
                </w:pPr>
              </w:pPrChange>
            </w:pPr>
            <w:ins w:id="17843" w:author="aas" w:date="2013-10-14T02:06:00Z">
              <w:del w:id="17844" w:author="Anees Shaikh" w:date="2013-10-19T02:16:00Z">
                <w:r w:rsidDel="00E067A3">
                  <w:delText xml:space="preserve">                                       Switch that the OpenFlow Logical Switch has exclusive access to.</w:delText>
                </w:r>
              </w:del>
            </w:ins>
          </w:p>
          <w:p w14:paraId="769126B4" w14:textId="01F56AE3" w:rsidR="00874469" w:rsidDel="00E067A3" w:rsidRDefault="00874469">
            <w:pPr>
              <w:pStyle w:val="Appx"/>
              <w:rPr>
                <w:ins w:id="17845" w:author="aas" w:date="2013-10-14T02:06:00Z"/>
                <w:del w:id="17846" w:author="Anees Shaikh" w:date="2013-10-19T02:16:00Z"/>
              </w:rPr>
              <w:pPrChange w:id="17847" w:author="Anees Shaikh" w:date="2013-10-19T02:16:00Z">
                <w:pPr>
                  <w:pStyle w:val="XML1"/>
                </w:pPr>
              </w:pPrChange>
            </w:pPr>
          </w:p>
          <w:p w14:paraId="3986C785" w14:textId="3F122749" w:rsidR="00874469" w:rsidDel="00E067A3" w:rsidRDefault="00874469">
            <w:pPr>
              <w:pStyle w:val="Appx"/>
              <w:rPr>
                <w:ins w:id="17848" w:author="aas" w:date="2013-10-14T02:06:00Z"/>
                <w:del w:id="17849" w:author="Anees Shaikh" w:date="2013-10-19T02:16:00Z"/>
              </w:rPr>
              <w:pPrChange w:id="17850" w:author="Anees Shaikh" w:date="2013-10-19T02:16:00Z">
                <w:pPr>
                  <w:pStyle w:val="XML1"/>
                </w:pPr>
              </w:pPrChange>
            </w:pPr>
            <w:ins w:id="17851" w:author="aas" w:date="2013-10-14T02:06:00Z">
              <w:del w:id="17852" w:author="Anees Shaikh" w:date="2013-10-19T02:16:00Z">
                <w:r w:rsidDel="00E067A3">
                  <w:delText xml:space="preserve">                                       Elements in this list MUST be unique. This means each</w:delText>
                </w:r>
              </w:del>
            </w:ins>
          </w:p>
          <w:p w14:paraId="02A1042D" w14:textId="7D3D1052" w:rsidR="00874469" w:rsidDel="00E067A3" w:rsidRDefault="00874469">
            <w:pPr>
              <w:pStyle w:val="Appx"/>
              <w:rPr>
                <w:ins w:id="17853" w:author="aas" w:date="2013-10-14T02:06:00Z"/>
                <w:del w:id="17854" w:author="Anees Shaikh" w:date="2013-10-19T02:16:00Z"/>
              </w:rPr>
              <w:pPrChange w:id="17855" w:author="Anees Shaikh" w:date="2013-10-19T02:16:00Z">
                <w:pPr>
                  <w:pStyle w:val="XML1"/>
                </w:pPr>
              </w:pPrChange>
            </w:pPr>
            <w:ins w:id="17856" w:author="aas" w:date="2013-10-14T02:06:00Z">
              <w:del w:id="17857" w:author="Anees Shaikh" w:date="2013-10-19T02:16:00Z">
                <w:r w:rsidDel="00E067A3">
                  <w:delText xml:space="preserve">                                       flow-table element can only be referenced once.</w:delText>
                </w:r>
              </w:del>
            </w:ins>
          </w:p>
          <w:p w14:paraId="7629D111" w14:textId="2AA81B1E" w:rsidR="00874469" w:rsidDel="00E067A3" w:rsidRDefault="00874469">
            <w:pPr>
              <w:pStyle w:val="Appx"/>
              <w:rPr>
                <w:ins w:id="17858" w:author="aas" w:date="2013-10-14T02:06:00Z"/>
                <w:del w:id="17859" w:author="Anees Shaikh" w:date="2013-10-19T02:16:00Z"/>
              </w:rPr>
              <w:pPrChange w:id="17860" w:author="Anees Shaikh" w:date="2013-10-19T02:16:00Z">
                <w:pPr>
                  <w:pStyle w:val="XML1"/>
                </w:pPr>
              </w:pPrChange>
            </w:pPr>
            <w:ins w:id="17861" w:author="aas" w:date="2013-10-14T02:06:00Z">
              <w:del w:id="17862" w:author="Anees Shaikh" w:date="2013-10-19T02:16:00Z">
                <w:r w:rsidDel="00E067A3">
                  <w:delText xml:space="preserve">                              &lt;/xs:documentation&gt;</w:delText>
                </w:r>
              </w:del>
            </w:ins>
          </w:p>
          <w:p w14:paraId="3D466526" w14:textId="0E251529" w:rsidR="00874469" w:rsidDel="00E067A3" w:rsidRDefault="00874469">
            <w:pPr>
              <w:pStyle w:val="Appx"/>
              <w:rPr>
                <w:ins w:id="17863" w:author="aas" w:date="2013-10-14T02:06:00Z"/>
                <w:del w:id="17864" w:author="Anees Shaikh" w:date="2013-10-19T02:16:00Z"/>
              </w:rPr>
              <w:pPrChange w:id="17865" w:author="Anees Shaikh" w:date="2013-10-19T02:16:00Z">
                <w:pPr>
                  <w:pStyle w:val="XML1"/>
                </w:pPr>
              </w:pPrChange>
            </w:pPr>
            <w:ins w:id="17866" w:author="aas" w:date="2013-10-14T02:06:00Z">
              <w:del w:id="17867" w:author="Anees Shaikh" w:date="2013-10-19T02:16:00Z">
                <w:r w:rsidDel="00E067A3">
                  <w:delText xml:space="preserve">                            &lt;/xs:annotation&gt;</w:delText>
                </w:r>
              </w:del>
            </w:ins>
          </w:p>
          <w:p w14:paraId="50A349D5" w14:textId="3FA96F68" w:rsidR="00874469" w:rsidDel="00E067A3" w:rsidRDefault="00874469">
            <w:pPr>
              <w:pStyle w:val="Appx"/>
              <w:rPr>
                <w:ins w:id="17868" w:author="aas" w:date="2013-10-14T02:06:00Z"/>
                <w:del w:id="17869" w:author="Anees Shaikh" w:date="2013-10-19T02:16:00Z"/>
              </w:rPr>
              <w:pPrChange w:id="17870" w:author="Anees Shaikh" w:date="2013-10-19T02:16:00Z">
                <w:pPr>
                  <w:pStyle w:val="XML1"/>
                </w:pPr>
              </w:pPrChange>
            </w:pPr>
            <w:ins w:id="17871" w:author="aas" w:date="2013-10-14T02:06:00Z">
              <w:del w:id="17872" w:author="Anees Shaikh" w:date="2013-10-19T02:16:00Z">
                <w:r w:rsidDel="00E067A3">
                  <w:delText xml:space="preserve">                            &lt;xs:simpleType&gt;</w:delText>
                </w:r>
              </w:del>
            </w:ins>
          </w:p>
          <w:p w14:paraId="235440DB" w14:textId="6223B462" w:rsidR="00874469" w:rsidDel="00E067A3" w:rsidRDefault="00874469">
            <w:pPr>
              <w:pStyle w:val="Appx"/>
              <w:rPr>
                <w:ins w:id="17873" w:author="aas" w:date="2013-10-14T02:06:00Z"/>
                <w:del w:id="17874" w:author="Anees Shaikh" w:date="2013-10-19T02:16:00Z"/>
              </w:rPr>
              <w:pPrChange w:id="17875" w:author="Anees Shaikh" w:date="2013-10-19T02:16:00Z">
                <w:pPr>
                  <w:pStyle w:val="XML1"/>
                </w:pPr>
              </w:pPrChange>
            </w:pPr>
            <w:ins w:id="17876" w:author="aas" w:date="2013-10-14T02:06:00Z">
              <w:del w:id="17877" w:author="Anees Shaikh" w:date="2013-10-19T02:16:00Z">
                <w:r w:rsidDel="00E067A3">
                  <w:delText xml:space="preserve">                              &lt;xs:restriction base="inet:uri"&gt;</w:delText>
                </w:r>
              </w:del>
            </w:ins>
          </w:p>
          <w:p w14:paraId="7248C82E" w14:textId="41F6277D" w:rsidR="00874469" w:rsidDel="00E067A3" w:rsidRDefault="00874469">
            <w:pPr>
              <w:pStyle w:val="Appx"/>
              <w:rPr>
                <w:ins w:id="17878" w:author="aas" w:date="2013-10-14T02:06:00Z"/>
                <w:del w:id="17879" w:author="Anees Shaikh" w:date="2013-10-19T02:16:00Z"/>
              </w:rPr>
              <w:pPrChange w:id="17880" w:author="Anees Shaikh" w:date="2013-10-19T02:16:00Z">
                <w:pPr>
                  <w:pStyle w:val="XML1"/>
                </w:pPr>
              </w:pPrChange>
            </w:pPr>
            <w:ins w:id="17881" w:author="aas" w:date="2013-10-14T02:06:00Z">
              <w:del w:id="17882" w:author="Anees Shaikh" w:date="2013-10-19T02:16:00Z">
                <w:r w:rsidDel="00E067A3">
                  <w:delText xml:space="preserve">                              &lt;/xs:restriction&gt;</w:delText>
                </w:r>
              </w:del>
            </w:ins>
          </w:p>
          <w:p w14:paraId="6D347682" w14:textId="1B55BA2F" w:rsidR="00874469" w:rsidDel="00E067A3" w:rsidRDefault="00874469">
            <w:pPr>
              <w:pStyle w:val="Appx"/>
              <w:rPr>
                <w:ins w:id="17883" w:author="aas" w:date="2013-10-14T02:06:00Z"/>
                <w:del w:id="17884" w:author="Anees Shaikh" w:date="2013-10-19T02:16:00Z"/>
              </w:rPr>
              <w:pPrChange w:id="17885" w:author="Anees Shaikh" w:date="2013-10-19T02:16:00Z">
                <w:pPr>
                  <w:pStyle w:val="XML1"/>
                </w:pPr>
              </w:pPrChange>
            </w:pPr>
            <w:ins w:id="17886" w:author="aas" w:date="2013-10-14T02:06:00Z">
              <w:del w:id="17887" w:author="Anees Shaikh" w:date="2013-10-19T02:16:00Z">
                <w:r w:rsidDel="00E067A3">
                  <w:delText xml:space="preserve">                            &lt;/xs:simpleType&gt;</w:delText>
                </w:r>
              </w:del>
            </w:ins>
          </w:p>
          <w:p w14:paraId="10B3455A" w14:textId="42D45366" w:rsidR="00874469" w:rsidDel="00E067A3" w:rsidRDefault="00874469">
            <w:pPr>
              <w:pStyle w:val="Appx"/>
              <w:rPr>
                <w:ins w:id="17888" w:author="aas" w:date="2013-10-14T02:06:00Z"/>
                <w:del w:id="17889" w:author="Anees Shaikh" w:date="2013-10-19T02:16:00Z"/>
              </w:rPr>
              <w:pPrChange w:id="17890" w:author="Anees Shaikh" w:date="2013-10-19T02:16:00Z">
                <w:pPr>
                  <w:pStyle w:val="XML1"/>
                </w:pPr>
              </w:pPrChange>
            </w:pPr>
            <w:ins w:id="17891" w:author="aas" w:date="2013-10-14T02:06:00Z">
              <w:del w:id="17892" w:author="Anees Shaikh" w:date="2013-10-19T02:16:00Z">
                <w:r w:rsidDel="00E067A3">
                  <w:delText xml:space="preserve">                          &lt;/xs:element&gt;</w:delText>
                </w:r>
              </w:del>
            </w:ins>
          </w:p>
          <w:p w14:paraId="4878455E" w14:textId="66903DFA" w:rsidR="00874469" w:rsidDel="00E067A3" w:rsidRDefault="00874469">
            <w:pPr>
              <w:pStyle w:val="Appx"/>
              <w:rPr>
                <w:ins w:id="17893" w:author="aas" w:date="2013-10-14T02:06:00Z"/>
                <w:del w:id="17894" w:author="Anees Shaikh" w:date="2013-10-19T02:16:00Z"/>
              </w:rPr>
              <w:pPrChange w:id="17895" w:author="Anees Shaikh" w:date="2013-10-19T02:16:00Z">
                <w:pPr>
                  <w:pStyle w:val="XML1"/>
                </w:pPr>
              </w:pPrChange>
            </w:pPr>
            <w:ins w:id="17896" w:author="aas" w:date="2013-10-14T02:06:00Z">
              <w:del w:id="17897" w:author="Anees Shaikh" w:date="2013-10-19T02:16:00Z">
                <w:r w:rsidDel="00E067A3">
                  <w:delText xml:space="preserve">                          &lt;xs:any minOccurs="0" maxOccurs="unbounded"</w:delText>
                </w:r>
              </w:del>
            </w:ins>
          </w:p>
          <w:p w14:paraId="4909FF6A" w14:textId="46A69C6D" w:rsidR="00874469" w:rsidDel="00E067A3" w:rsidRDefault="00874469">
            <w:pPr>
              <w:pStyle w:val="Appx"/>
              <w:rPr>
                <w:ins w:id="17898" w:author="aas" w:date="2013-10-14T02:06:00Z"/>
                <w:del w:id="17899" w:author="Anees Shaikh" w:date="2013-10-19T02:16:00Z"/>
              </w:rPr>
              <w:pPrChange w:id="17900" w:author="Anees Shaikh" w:date="2013-10-19T02:16:00Z">
                <w:pPr>
                  <w:pStyle w:val="XML1"/>
                </w:pPr>
              </w:pPrChange>
            </w:pPr>
            <w:ins w:id="17901" w:author="aas" w:date="2013-10-14T02:06:00Z">
              <w:del w:id="17902" w:author="Anees Shaikh" w:date="2013-10-19T02:16:00Z">
                <w:r w:rsidDel="00E067A3">
                  <w:delText xml:space="preserve">                                  namespace="##other" processContents="lax"/&gt;</w:delText>
                </w:r>
              </w:del>
            </w:ins>
          </w:p>
          <w:p w14:paraId="1F985E4D" w14:textId="2812C4D6" w:rsidR="00874469" w:rsidDel="00E067A3" w:rsidRDefault="00874469">
            <w:pPr>
              <w:pStyle w:val="Appx"/>
              <w:rPr>
                <w:ins w:id="17903" w:author="aas" w:date="2013-10-14T02:06:00Z"/>
                <w:del w:id="17904" w:author="Anees Shaikh" w:date="2013-10-19T02:16:00Z"/>
              </w:rPr>
              <w:pPrChange w:id="17905" w:author="Anees Shaikh" w:date="2013-10-19T02:16:00Z">
                <w:pPr>
                  <w:pStyle w:val="XML1"/>
                </w:pPr>
              </w:pPrChange>
            </w:pPr>
            <w:ins w:id="17906" w:author="aas" w:date="2013-10-14T02:06:00Z">
              <w:del w:id="17907" w:author="Anees Shaikh" w:date="2013-10-19T02:16:00Z">
                <w:r w:rsidDel="00E067A3">
                  <w:delText xml:space="preserve">                        &lt;/xs:sequence&gt;</w:delText>
                </w:r>
              </w:del>
            </w:ins>
          </w:p>
          <w:p w14:paraId="33666CD1" w14:textId="731601FC" w:rsidR="00874469" w:rsidDel="00E067A3" w:rsidRDefault="00874469">
            <w:pPr>
              <w:pStyle w:val="Appx"/>
              <w:rPr>
                <w:ins w:id="17908" w:author="aas" w:date="2013-10-14T02:06:00Z"/>
                <w:del w:id="17909" w:author="Anees Shaikh" w:date="2013-10-19T02:16:00Z"/>
              </w:rPr>
              <w:pPrChange w:id="17910" w:author="Anees Shaikh" w:date="2013-10-19T02:16:00Z">
                <w:pPr>
                  <w:pStyle w:val="XML1"/>
                </w:pPr>
              </w:pPrChange>
            </w:pPr>
            <w:ins w:id="17911" w:author="aas" w:date="2013-10-14T02:06:00Z">
              <w:del w:id="17912" w:author="Anees Shaikh" w:date="2013-10-19T02:16:00Z">
                <w:r w:rsidDel="00E067A3">
                  <w:delText xml:space="preserve">                      &lt;/xs:complexType&gt;</w:delText>
                </w:r>
              </w:del>
            </w:ins>
          </w:p>
          <w:p w14:paraId="7B695448" w14:textId="2E570763" w:rsidR="00874469" w:rsidDel="00E067A3" w:rsidRDefault="00874469">
            <w:pPr>
              <w:pStyle w:val="Appx"/>
              <w:rPr>
                <w:ins w:id="17913" w:author="aas" w:date="2013-10-14T02:06:00Z"/>
                <w:del w:id="17914" w:author="Anees Shaikh" w:date="2013-10-19T02:16:00Z"/>
              </w:rPr>
              <w:pPrChange w:id="17915" w:author="Anees Shaikh" w:date="2013-10-19T02:16:00Z">
                <w:pPr>
                  <w:pStyle w:val="XML1"/>
                </w:pPr>
              </w:pPrChange>
            </w:pPr>
            <w:ins w:id="17916" w:author="aas" w:date="2013-10-14T02:06:00Z">
              <w:del w:id="17917" w:author="Anees Shaikh" w:date="2013-10-19T02:16:00Z">
                <w:r w:rsidDel="00E067A3">
                  <w:delText xml:space="preserve">                    &lt;/xs:element&gt;</w:delText>
                </w:r>
              </w:del>
            </w:ins>
          </w:p>
          <w:p w14:paraId="12D33D81" w14:textId="5BC3334F" w:rsidR="00874469" w:rsidDel="00E067A3" w:rsidRDefault="00874469">
            <w:pPr>
              <w:pStyle w:val="Appx"/>
              <w:rPr>
                <w:ins w:id="17918" w:author="aas" w:date="2013-10-14T02:06:00Z"/>
                <w:del w:id="17919" w:author="Anees Shaikh" w:date="2013-10-19T02:16:00Z"/>
              </w:rPr>
              <w:pPrChange w:id="17920" w:author="Anees Shaikh" w:date="2013-10-19T02:16:00Z">
                <w:pPr>
                  <w:pStyle w:val="XML1"/>
                </w:pPr>
              </w:pPrChange>
            </w:pPr>
            <w:ins w:id="17921" w:author="aas" w:date="2013-10-14T02:06:00Z">
              <w:del w:id="17922" w:author="Anees Shaikh" w:date="2013-10-19T02:16:00Z">
                <w:r w:rsidDel="00E067A3">
                  <w:delText xml:space="preserve">                    &lt;xs:any minOccurs="0" maxOccurs="unbounded"</w:delText>
                </w:r>
              </w:del>
            </w:ins>
          </w:p>
          <w:p w14:paraId="4CEB2E57" w14:textId="6A944F70" w:rsidR="00874469" w:rsidDel="00E067A3" w:rsidRDefault="00874469">
            <w:pPr>
              <w:pStyle w:val="Appx"/>
              <w:rPr>
                <w:ins w:id="17923" w:author="aas" w:date="2013-10-14T02:06:00Z"/>
                <w:del w:id="17924" w:author="Anees Shaikh" w:date="2013-10-19T02:16:00Z"/>
              </w:rPr>
              <w:pPrChange w:id="17925" w:author="Anees Shaikh" w:date="2013-10-19T02:16:00Z">
                <w:pPr>
                  <w:pStyle w:val="XML1"/>
                </w:pPr>
              </w:pPrChange>
            </w:pPr>
            <w:ins w:id="17926" w:author="aas" w:date="2013-10-14T02:06:00Z">
              <w:del w:id="17927" w:author="Anees Shaikh" w:date="2013-10-19T02:16:00Z">
                <w:r w:rsidDel="00E067A3">
                  <w:delText xml:space="preserve">                            namespace="##other" processContents="lax"/&gt;</w:delText>
                </w:r>
              </w:del>
            </w:ins>
          </w:p>
          <w:p w14:paraId="755DAD73" w14:textId="7CE8FD58" w:rsidR="00874469" w:rsidDel="00E067A3" w:rsidRDefault="00874469">
            <w:pPr>
              <w:pStyle w:val="Appx"/>
              <w:rPr>
                <w:ins w:id="17928" w:author="aas" w:date="2013-10-14T02:06:00Z"/>
                <w:del w:id="17929" w:author="Anees Shaikh" w:date="2013-10-19T02:16:00Z"/>
              </w:rPr>
              <w:pPrChange w:id="17930" w:author="Anees Shaikh" w:date="2013-10-19T02:16:00Z">
                <w:pPr>
                  <w:pStyle w:val="XML1"/>
                </w:pPr>
              </w:pPrChange>
            </w:pPr>
            <w:ins w:id="17931" w:author="aas" w:date="2013-10-14T02:06:00Z">
              <w:del w:id="17932" w:author="Anees Shaikh" w:date="2013-10-19T02:16:00Z">
                <w:r w:rsidDel="00E067A3">
                  <w:delText xml:space="preserve">                  &lt;/xs:sequence&gt;</w:delText>
                </w:r>
              </w:del>
            </w:ins>
          </w:p>
          <w:p w14:paraId="25D3F98F" w14:textId="114C11FB" w:rsidR="00874469" w:rsidDel="00E067A3" w:rsidRDefault="00874469">
            <w:pPr>
              <w:pStyle w:val="Appx"/>
              <w:rPr>
                <w:ins w:id="17933" w:author="aas" w:date="2013-10-14T02:06:00Z"/>
                <w:del w:id="17934" w:author="Anees Shaikh" w:date="2013-10-19T02:16:00Z"/>
              </w:rPr>
              <w:pPrChange w:id="17935" w:author="Anees Shaikh" w:date="2013-10-19T02:16:00Z">
                <w:pPr>
                  <w:pStyle w:val="XML1"/>
                </w:pPr>
              </w:pPrChange>
            </w:pPr>
            <w:ins w:id="17936" w:author="aas" w:date="2013-10-14T02:06:00Z">
              <w:del w:id="17937" w:author="Anees Shaikh" w:date="2013-10-19T02:16:00Z">
                <w:r w:rsidDel="00E067A3">
                  <w:delText xml:space="preserve">                &lt;/xs:complexType&gt;</w:delText>
                </w:r>
              </w:del>
            </w:ins>
          </w:p>
          <w:p w14:paraId="5019A243" w14:textId="2E5A8B26" w:rsidR="00874469" w:rsidDel="00E067A3" w:rsidRDefault="00874469">
            <w:pPr>
              <w:pStyle w:val="Appx"/>
              <w:rPr>
                <w:ins w:id="17938" w:author="aas" w:date="2013-10-14T02:06:00Z"/>
                <w:del w:id="17939" w:author="Anees Shaikh" w:date="2013-10-19T02:16:00Z"/>
              </w:rPr>
              <w:pPrChange w:id="17940" w:author="Anees Shaikh" w:date="2013-10-19T02:16:00Z">
                <w:pPr>
                  <w:pStyle w:val="XML1"/>
                </w:pPr>
              </w:pPrChange>
            </w:pPr>
            <w:ins w:id="17941" w:author="aas" w:date="2013-10-14T02:06:00Z">
              <w:del w:id="17942" w:author="Anees Shaikh" w:date="2013-10-19T02:16:00Z">
                <w:r w:rsidDel="00E067A3">
                  <w:delText xml:space="preserve">              &lt;/xs:element&gt;</w:delText>
                </w:r>
              </w:del>
            </w:ins>
          </w:p>
          <w:p w14:paraId="0272D0D7" w14:textId="6298F6C9" w:rsidR="00874469" w:rsidDel="00E067A3" w:rsidRDefault="00874469">
            <w:pPr>
              <w:pStyle w:val="Appx"/>
              <w:rPr>
                <w:ins w:id="17943" w:author="aas" w:date="2013-10-14T02:06:00Z"/>
                <w:del w:id="17944" w:author="Anees Shaikh" w:date="2013-10-19T02:16:00Z"/>
              </w:rPr>
              <w:pPrChange w:id="17945" w:author="Anees Shaikh" w:date="2013-10-19T02:16:00Z">
                <w:pPr>
                  <w:pStyle w:val="XML1"/>
                </w:pPr>
              </w:pPrChange>
            </w:pPr>
            <w:ins w:id="17946" w:author="aas" w:date="2013-10-14T02:06:00Z">
              <w:del w:id="17947" w:author="Anees Shaikh" w:date="2013-10-19T02:16:00Z">
                <w:r w:rsidDel="00E067A3">
                  <w:delText xml:space="preserve">              &lt;xs:any minOccurs="0" maxOccurs="unbounded"</w:delText>
                </w:r>
              </w:del>
            </w:ins>
          </w:p>
          <w:p w14:paraId="09C27C2F" w14:textId="21406FE3" w:rsidR="00874469" w:rsidDel="00E067A3" w:rsidRDefault="00874469">
            <w:pPr>
              <w:pStyle w:val="Appx"/>
              <w:rPr>
                <w:ins w:id="17948" w:author="aas" w:date="2013-10-14T02:06:00Z"/>
                <w:del w:id="17949" w:author="Anees Shaikh" w:date="2013-10-19T02:16:00Z"/>
              </w:rPr>
              <w:pPrChange w:id="17950" w:author="Anees Shaikh" w:date="2013-10-19T02:16:00Z">
                <w:pPr>
                  <w:pStyle w:val="XML1"/>
                </w:pPr>
              </w:pPrChange>
            </w:pPr>
            <w:ins w:id="17951" w:author="aas" w:date="2013-10-14T02:06:00Z">
              <w:del w:id="17952" w:author="Anees Shaikh" w:date="2013-10-19T02:16:00Z">
                <w:r w:rsidDel="00E067A3">
                  <w:delText xml:space="preserve">                      namespace="##other" processContents="lax"/&gt;</w:delText>
                </w:r>
              </w:del>
            </w:ins>
          </w:p>
          <w:p w14:paraId="0522D3C6" w14:textId="40111C66" w:rsidR="00874469" w:rsidDel="00E067A3" w:rsidRDefault="00874469">
            <w:pPr>
              <w:pStyle w:val="Appx"/>
              <w:rPr>
                <w:ins w:id="17953" w:author="aas" w:date="2013-10-14T02:06:00Z"/>
                <w:del w:id="17954" w:author="Anees Shaikh" w:date="2013-10-19T02:16:00Z"/>
              </w:rPr>
              <w:pPrChange w:id="17955" w:author="Anees Shaikh" w:date="2013-10-19T02:16:00Z">
                <w:pPr>
                  <w:pStyle w:val="XML1"/>
                </w:pPr>
              </w:pPrChange>
            </w:pPr>
            <w:ins w:id="17956" w:author="aas" w:date="2013-10-14T02:06:00Z">
              <w:del w:id="17957" w:author="Anees Shaikh" w:date="2013-10-19T02:16:00Z">
                <w:r w:rsidDel="00E067A3">
                  <w:delText xml:space="preserve">            &lt;/xs:sequence&gt;</w:delText>
                </w:r>
              </w:del>
            </w:ins>
          </w:p>
          <w:p w14:paraId="2422FBFC" w14:textId="752F719E" w:rsidR="00874469" w:rsidDel="00E067A3" w:rsidRDefault="00874469">
            <w:pPr>
              <w:pStyle w:val="Appx"/>
              <w:rPr>
                <w:ins w:id="17958" w:author="aas" w:date="2013-10-14T02:06:00Z"/>
                <w:del w:id="17959" w:author="Anees Shaikh" w:date="2013-10-19T02:16:00Z"/>
              </w:rPr>
              <w:pPrChange w:id="17960" w:author="Anees Shaikh" w:date="2013-10-19T02:16:00Z">
                <w:pPr>
                  <w:pStyle w:val="XML1"/>
                </w:pPr>
              </w:pPrChange>
            </w:pPr>
            <w:ins w:id="17961" w:author="aas" w:date="2013-10-14T02:06:00Z">
              <w:del w:id="17962" w:author="Anees Shaikh" w:date="2013-10-19T02:16:00Z">
                <w:r w:rsidDel="00E067A3">
                  <w:delText xml:space="preserve">          &lt;/xs:complexType&gt;</w:delText>
                </w:r>
              </w:del>
            </w:ins>
          </w:p>
          <w:p w14:paraId="6D29AB71" w14:textId="3826B9B4" w:rsidR="00874469" w:rsidDel="00E067A3" w:rsidRDefault="00874469">
            <w:pPr>
              <w:pStyle w:val="Appx"/>
              <w:rPr>
                <w:ins w:id="17963" w:author="aas" w:date="2013-10-14T02:06:00Z"/>
                <w:del w:id="17964" w:author="Anees Shaikh" w:date="2013-10-19T02:16:00Z"/>
              </w:rPr>
              <w:pPrChange w:id="17965" w:author="Anees Shaikh" w:date="2013-10-19T02:16:00Z">
                <w:pPr>
                  <w:pStyle w:val="XML1"/>
                </w:pPr>
              </w:pPrChange>
            </w:pPr>
            <w:ins w:id="17966" w:author="aas" w:date="2013-10-14T02:06:00Z">
              <w:del w:id="17967" w:author="Anees Shaikh" w:date="2013-10-19T02:16:00Z">
                <w:r w:rsidDel="00E067A3">
                  <w:delText xml:space="preserve">          &lt;xs:key name="key_logical-switches_capable-switch_switch"&gt;</w:delText>
                </w:r>
              </w:del>
            </w:ins>
          </w:p>
          <w:p w14:paraId="72A31080" w14:textId="40AEF93F" w:rsidR="00874469" w:rsidDel="00E067A3" w:rsidRDefault="00874469">
            <w:pPr>
              <w:pStyle w:val="Appx"/>
              <w:rPr>
                <w:ins w:id="17968" w:author="aas" w:date="2013-10-14T02:06:00Z"/>
                <w:del w:id="17969" w:author="Anees Shaikh" w:date="2013-10-19T02:16:00Z"/>
              </w:rPr>
              <w:pPrChange w:id="17970" w:author="Anees Shaikh" w:date="2013-10-19T02:16:00Z">
                <w:pPr>
                  <w:pStyle w:val="XML1"/>
                </w:pPr>
              </w:pPrChange>
            </w:pPr>
            <w:ins w:id="17971" w:author="aas" w:date="2013-10-14T02:06:00Z">
              <w:del w:id="17972" w:author="Anees Shaikh" w:date="2013-10-19T02:16:00Z">
                <w:r w:rsidDel="00E067A3">
                  <w:delText xml:space="preserve">            &lt;xs:selector xpath="of-config:switch"/&gt;</w:delText>
                </w:r>
              </w:del>
            </w:ins>
          </w:p>
          <w:p w14:paraId="74BCE17A" w14:textId="139CAAF9" w:rsidR="00874469" w:rsidDel="00E067A3" w:rsidRDefault="00874469">
            <w:pPr>
              <w:pStyle w:val="Appx"/>
              <w:rPr>
                <w:ins w:id="17973" w:author="aas" w:date="2013-10-14T02:06:00Z"/>
                <w:del w:id="17974" w:author="Anees Shaikh" w:date="2013-10-19T02:16:00Z"/>
              </w:rPr>
              <w:pPrChange w:id="17975" w:author="Anees Shaikh" w:date="2013-10-19T02:16:00Z">
                <w:pPr>
                  <w:pStyle w:val="XML1"/>
                </w:pPr>
              </w:pPrChange>
            </w:pPr>
            <w:ins w:id="17976" w:author="aas" w:date="2013-10-14T02:06:00Z">
              <w:del w:id="17977" w:author="Anees Shaikh" w:date="2013-10-19T02:16:00Z">
                <w:r w:rsidDel="00E067A3">
                  <w:delText xml:space="preserve">            &lt;xs:field xpath="of-config:id"/&gt;</w:delText>
                </w:r>
              </w:del>
            </w:ins>
          </w:p>
          <w:p w14:paraId="0D230394" w14:textId="7C57D810" w:rsidR="00874469" w:rsidDel="00E067A3" w:rsidRDefault="00874469">
            <w:pPr>
              <w:pStyle w:val="Appx"/>
              <w:rPr>
                <w:ins w:id="17978" w:author="aas" w:date="2013-10-14T02:06:00Z"/>
                <w:del w:id="17979" w:author="Anees Shaikh" w:date="2013-10-19T02:16:00Z"/>
              </w:rPr>
              <w:pPrChange w:id="17980" w:author="Anees Shaikh" w:date="2013-10-19T02:16:00Z">
                <w:pPr>
                  <w:pStyle w:val="XML1"/>
                </w:pPr>
              </w:pPrChange>
            </w:pPr>
            <w:ins w:id="17981" w:author="aas" w:date="2013-10-14T02:06:00Z">
              <w:del w:id="17982" w:author="Anees Shaikh" w:date="2013-10-19T02:16:00Z">
                <w:r w:rsidDel="00E067A3">
                  <w:delText xml:space="preserve">          &lt;/xs:key&gt;</w:delText>
                </w:r>
              </w:del>
            </w:ins>
          </w:p>
          <w:p w14:paraId="134CFACB" w14:textId="5108D433" w:rsidR="00874469" w:rsidDel="00E067A3" w:rsidRDefault="00874469">
            <w:pPr>
              <w:pStyle w:val="Appx"/>
              <w:rPr>
                <w:ins w:id="17983" w:author="aas" w:date="2013-10-14T02:06:00Z"/>
                <w:del w:id="17984" w:author="Anees Shaikh" w:date="2013-10-19T02:16:00Z"/>
              </w:rPr>
              <w:pPrChange w:id="17985" w:author="Anees Shaikh" w:date="2013-10-19T02:16:00Z">
                <w:pPr>
                  <w:pStyle w:val="XML1"/>
                </w:pPr>
              </w:pPrChange>
            </w:pPr>
            <w:ins w:id="17986" w:author="aas" w:date="2013-10-14T02:06:00Z">
              <w:del w:id="17987" w:author="Anees Shaikh" w:date="2013-10-19T02:16:00Z">
                <w:r w:rsidDel="00E067A3">
                  <w:delText xml:space="preserve">        &lt;/xs:element&gt;</w:delText>
                </w:r>
              </w:del>
            </w:ins>
          </w:p>
          <w:p w14:paraId="0B3DEFCD" w14:textId="4CA7A256" w:rsidR="00874469" w:rsidDel="00E067A3" w:rsidRDefault="00874469">
            <w:pPr>
              <w:pStyle w:val="Appx"/>
              <w:rPr>
                <w:ins w:id="17988" w:author="aas" w:date="2013-10-14T02:06:00Z"/>
                <w:del w:id="17989" w:author="Anees Shaikh" w:date="2013-10-19T02:16:00Z"/>
              </w:rPr>
              <w:pPrChange w:id="17990" w:author="Anees Shaikh" w:date="2013-10-19T02:16:00Z">
                <w:pPr>
                  <w:pStyle w:val="XML1"/>
                </w:pPr>
              </w:pPrChange>
            </w:pPr>
            <w:ins w:id="17991" w:author="aas" w:date="2013-10-14T02:06:00Z">
              <w:del w:id="17992" w:author="Anees Shaikh" w:date="2013-10-19T02:16:00Z">
                <w:r w:rsidDel="00E067A3">
                  <w:delText xml:space="preserve">        &lt;xs:any minOccurs="0" maxOccurs="unbounded"</w:delText>
                </w:r>
              </w:del>
            </w:ins>
          </w:p>
          <w:p w14:paraId="62254BD6" w14:textId="560BA71D" w:rsidR="00874469" w:rsidDel="00E067A3" w:rsidRDefault="00874469">
            <w:pPr>
              <w:pStyle w:val="Appx"/>
              <w:rPr>
                <w:ins w:id="17993" w:author="aas" w:date="2013-10-14T02:06:00Z"/>
                <w:del w:id="17994" w:author="Anees Shaikh" w:date="2013-10-19T02:16:00Z"/>
              </w:rPr>
              <w:pPrChange w:id="17995" w:author="Anees Shaikh" w:date="2013-10-19T02:16:00Z">
                <w:pPr>
                  <w:pStyle w:val="XML1"/>
                </w:pPr>
              </w:pPrChange>
            </w:pPr>
            <w:ins w:id="17996" w:author="aas" w:date="2013-10-14T02:06:00Z">
              <w:del w:id="17997" w:author="Anees Shaikh" w:date="2013-10-19T02:16:00Z">
                <w:r w:rsidDel="00E067A3">
                  <w:delText xml:space="preserve">                namespace="##other" processContents="lax"/&gt;</w:delText>
                </w:r>
              </w:del>
            </w:ins>
          </w:p>
          <w:p w14:paraId="4BDB2BB4" w14:textId="1816F6A1" w:rsidR="00874469" w:rsidDel="00E067A3" w:rsidRDefault="00874469">
            <w:pPr>
              <w:pStyle w:val="Appx"/>
              <w:rPr>
                <w:ins w:id="17998" w:author="aas" w:date="2013-10-14T02:06:00Z"/>
                <w:del w:id="17999" w:author="Anees Shaikh" w:date="2013-10-19T02:16:00Z"/>
              </w:rPr>
              <w:pPrChange w:id="18000" w:author="Anees Shaikh" w:date="2013-10-19T02:16:00Z">
                <w:pPr>
                  <w:pStyle w:val="XML1"/>
                </w:pPr>
              </w:pPrChange>
            </w:pPr>
            <w:ins w:id="18001" w:author="aas" w:date="2013-10-14T02:06:00Z">
              <w:del w:id="18002" w:author="Anees Shaikh" w:date="2013-10-19T02:16:00Z">
                <w:r w:rsidDel="00E067A3">
                  <w:delText xml:space="preserve">      &lt;/xs:sequence&gt;</w:delText>
                </w:r>
              </w:del>
            </w:ins>
          </w:p>
          <w:p w14:paraId="322885DD" w14:textId="440031F7" w:rsidR="00874469" w:rsidDel="00E067A3" w:rsidRDefault="00874469">
            <w:pPr>
              <w:pStyle w:val="Appx"/>
              <w:rPr>
                <w:ins w:id="18003" w:author="aas" w:date="2013-10-14T02:06:00Z"/>
                <w:del w:id="18004" w:author="Anees Shaikh" w:date="2013-10-19T02:16:00Z"/>
              </w:rPr>
              <w:pPrChange w:id="18005" w:author="Anees Shaikh" w:date="2013-10-19T02:16:00Z">
                <w:pPr>
                  <w:pStyle w:val="XML1"/>
                </w:pPr>
              </w:pPrChange>
            </w:pPr>
            <w:ins w:id="18006" w:author="aas" w:date="2013-10-14T02:06:00Z">
              <w:del w:id="18007" w:author="Anees Shaikh" w:date="2013-10-19T02:16:00Z">
                <w:r w:rsidDel="00E067A3">
                  <w:delText xml:space="preserve">    &lt;/xs:complexType&gt;</w:delText>
                </w:r>
              </w:del>
            </w:ins>
          </w:p>
          <w:p w14:paraId="57A43139" w14:textId="5689A267" w:rsidR="00874469" w:rsidDel="00E067A3" w:rsidRDefault="00874469">
            <w:pPr>
              <w:pStyle w:val="Appx"/>
              <w:rPr>
                <w:ins w:id="18008" w:author="aas" w:date="2013-10-14T02:06:00Z"/>
                <w:del w:id="18009" w:author="Anees Shaikh" w:date="2013-10-19T02:16:00Z"/>
              </w:rPr>
              <w:pPrChange w:id="18010" w:author="Anees Shaikh" w:date="2013-10-19T02:16:00Z">
                <w:pPr>
                  <w:pStyle w:val="XML1"/>
                </w:pPr>
              </w:pPrChange>
            </w:pPr>
            <w:ins w:id="18011" w:author="aas" w:date="2013-10-14T02:06:00Z">
              <w:del w:id="18012" w:author="Anees Shaikh" w:date="2013-10-19T02:16:00Z">
                <w:r w:rsidDel="00E067A3">
                  <w:delText xml:space="preserve">  &lt;/xs:element&gt;</w:delText>
                </w:r>
              </w:del>
            </w:ins>
          </w:p>
          <w:p w14:paraId="51012B8D" w14:textId="792822CE" w:rsidR="00874469" w:rsidDel="00E067A3" w:rsidRDefault="00874469">
            <w:pPr>
              <w:pStyle w:val="Appx"/>
              <w:rPr>
                <w:ins w:id="18013" w:author="aas" w:date="2013-10-14T02:06:00Z"/>
                <w:del w:id="18014" w:author="Anees Shaikh" w:date="2013-10-19T02:16:00Z"/>
              </w:rPr>
              <w:pPrChange w:id="18015" w:author="Anees Shaikh" w:date="2013-10-19T02:16:00Z">
                <w:pPr>
                  <w:pStyle w:val="XML1"/>
                </w:pPr>
              </w:pPrChange>
            </w:pPr>
          </w:p>
          <w:p w14:paraId="34F0A3E1" w14:textId="13CC2D6D" w:rsidR="00874469" w:rsidDel="00E067A3" w:rsidRDefault="00874469">
            <w:pPr>
              <w:pStyle w:val="Appx"/>
              <w:rPr>
                <w:ins w:id="18016" w:author="aas" w:date="2013-10-14T02:06:00Z"/>
                <w:del w:id="18017" w:author="Anees Shaikh" w:date="2013-10-19T02:16:00Z"/>
              </w:rPr>
              <w:pPrChange w:id="18018" w:author="Anees Shaikh" w:date="2013-10-19T02:16:00Z">
                <w:pPr>
                  <w:pStyle w:val="XML1"/>
                </w:pPr>
              </w:pPrChange>
            </w:pPr>
            <w:ins w:id="18019" w:author="aas" w:date="2013-10-14T02:06:00Z">
              <w:del w:id="18020" w:author="Anees Shaikh" w:date="2013-10-19T02:16:00Z">
                <w:r w:rsidDel="00E067A3">
                  <w:delText>&lt;/xs:schema&gt;</w:delText>
                </w:r>
              </w:del>
            </w:ins>
          </w:p>
          <w:p w14:paraId="62D04033" w14:textId="1AF77A5A" w:rsidR="00E8426B" w:rsidRPr="00874469" w:rsidDel="00E067A3" w:rsidRDefault="00E8426B">
            <w:pPr>
              <w:pStyle w:val="Appx"/>
              <w:rPr>
                <w:ins w:id="18021" w:author="aas" w:date="2013-10-14T02:06:00Z"/>
                <w:del w:id="18022" w:author="Anees Shaikh" w:date="2013-10-19T02:16:00Z"/>
              </w:rPr>
              <w:pPrChange w:id="18023" w:author="Anees Shaikh" w:date="2013-10-19T02:16:00Z">
                <w:pPr>
                  <w:pStyle w:val="XML1"/>
                </w:pPr>
              </w:pPrChange>
            </w:pPr>
          </w:p>
        </w:tc>
      </w:tr>
    </w:tbl>
    <w:p w14:paraId="4E7FB30C" w14:textId="2B7A137E" w:rsidR="00E8426B" w:rsidRPr="00E8426B" w:rsidRDefault="00E8426B">
      <w:pPr>
        <w:pStyle w:val="Appx"/>
        <w:numPr>
          <w:ilvl w:val="0"/>
          <w:numId w:val="0"/>
        </w:numPr>
        <w:pPrChange w:id="18024" w:author="Anees Shaikh" w:date="2013-10-19T03:41:00Z">
          <w:pPr>
            <w:spacing w:before="480" w:line="276" w:lineRule="auto"/>
            <w:contextualSpacing/>
            <w:outlineLvl w:val="1"/>
          </w:pPr>
        </w:pPrChange>
      </w:pPr>
    </w:p>
    <w:sectPr w:rsidR="00E8426B" w:rsidRPr="00E8426B" w:rsidSect="00FA28FD">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7ED8F" w14:textId="77777777" w:rsidR="00F41F83" w:rsidRDefault="00F41F83" w:rsidP="004C5BF8">
      <w:pPr>
        <w:spacing w:after="0"/>
      </w:pPr>
      <w:r>
        <w:separator/>
      </w:r>
    </w:p>
  </w:endnote>
  <w:endnote w:type="continuationSeparator" w:id="0">
    <w:p w14:paraId="3FC47478" w14:textId="77777777" w:rsidR="00F41F83" w:rsidRDefault="00F41F83" w:rsidP="004C5BF8">
      <w:pPr>
        <w:spacing w:after="0"/>
      </w:pPr>
      <w:r>
        <w:continuationSeparator/>
      </w:r>
    </w:p>
  </w:endnote>
  <w:endnote w:type="continuationNotice" w:id="1">
    <w:p w14:paraId="2EEBF358" w14:textId="77777777" w:rsidR="00F41F83" w:rsidRDefault="00F41F8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949943"/>
      <w:docPartObj>
        <w:docPartGallery w:val="Page Numbers (Bottom of Page)"/>
        <w:docPartUnique/>
      </w:docPartObj>
    </w:sdtPr>
    <w:sdtEndPr>
      <w:rPr>
        <w:noProof/>
      </w:rPr>
    </w:sdtEndPr>
    <w:sdtContent>
      <w:p w14:paraId="55822D13" w14:textId="77777777" w:rsidR="00795478" w:rsidRDefault="00795478">
        <w:pPr>
          <w:pStyle w:val="Footer"/>
          <w:jc w:val="center"/>
        </w:pPr>
        <w:r>
          <w:fldChar w:fldCharType="begin"/>
        </w:r>
        <w:r>
          <w:instrText xml:space="preserve"> PAGE   \* MERGEFORMAT </w:instrText>
        </w:r>
        <w:r>
          <w:fldChar w:fldCharType="separate"/>
        </w:r>
        <w:r w:rsidR="00EC5648">
          <w:rPr>
            <w:noProof/>
          </w:rPr>
          <w:t>32</w:t>
        </w:r>
        <w:r>
          <w:rPr>
            <w:noProof/>
          </w:rPr>
          <w:fldChar w:fldCharType="end"/>
        </w:r>
      </w:p>
    </w:sdtContent>
  </w:sdt>
  <w:p w14:paraId="7E0816E7" w14:textId="77777777" w:rsidR="00795478" w:rsidRDefault="00795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5742D" w14:textId="77777777" w:rsidR="00F41F83" w:rsidRDefault="00F41F83" w:rsidP="004C5BF8">
      <w:pPr>
        <w:spacing w:after="0"/>
      </w:pPr>
      <w:r>
        <w:separator/>
      </w:r>
    </w:p>
  </w:footnote>
  <w:footnote w:type="continuationSeparator" w:id="0">
    <w:p w14:paraId="07CFD4CE" w14:textId="77777777" w:rsidR="00F41F83" w:rsidRDefault="00F41F83" w:rsidP="004C5BF8">
      <w:pPr>
        <w:spacing w:after="0"/>
      </w:pPr>
      <w:r>
        <w:continuationSeparator/>
      </w:r>
    </w:p>
  </w:footnote>
  <w:footnote w:type="continuationNotice" w:id="1">
    <w:p w14:paraId="2DA69F9E" w14:textId="77777777" w:rsidR="00F41F83" w:rsidRDefault="00F41F83">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795478"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EndPr/>
        <w:sdtContent>
          <w:tc>
            <w:tcPr>
              <w:tcW w:w="4788" w:type="dxa"/>
            </w:tcPr>
            <w:p w14:paraId="0192A31D" w14:textId="77777777" w:rsidR="00795478" w:rsidRDefault="00795478"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Pr>
            <w:p w14:paraId="718839A4" w14:textId="786702DC" w:rsidR="00795478" w:rsidRDefault="00795478" w:rsidP="00FA28FD">
              <w:pPr>
                <w:pStyle w:val="Header"/>
                <w:jc w:val="right"/>
              </w:pPr>
              <w:r>
                <w:t>OF-CONFIG 1.2 (DRAFT)</w:t>
              </w:r>
            </w:p>
          </w:tc>
        </w:sdtContent>
      </w:sdt>
    </w:tr>
  </w:tbl>
  <w:p w14:paraId="4925B883" w14:textId="77777777" w:rsidR="00795478" w:rsidRDefault="00795478" w:rsidP="004C5BF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B14384"/>
    <w:multiLevelType w:val="hybridMultilevel"/>
    <w:tmpl w:val="AABC7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2948E3"/>
    <w:multiLevelType w:val="multilevel"/>
    <w:tmpl w:val="A4189560"/>
    <w:numStyleLink w:val="Appendixes"/>
  </w:abstractNum>
  <w:abstractNum w:abstractNumId="10">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EC580B"/>
    <w:multiLevelType w:val="hybridMultilevel"/>
    <w:tmpl w:val="D94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063D85"/>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D35CCF"/>
    <w:multiLevelType w:val="multilevel"/>
    <w:tmpl w:val="B81445D8"/>
    <w:numStyleLink w:val="Headings1"/>
  </w:abstractNum>
  <w:abstractNum w:abstractNumId="20">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E72DDF"/>
    <w:multiLevelType w:val="multilevel"/>
    <w:tmpl w:val="B81445D8"/>
    <w:numStyleLink w:val="Headings1"/>
  </w:abstractNum>
  <w:abstractNum w:abstractNumId="22">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4">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7">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2">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301A1"/>
    <w:multiLevelType w:val="multilevel"/>
    <w:tmpl w:val="B81445D8"/>
    <w:numStyleLink w:val="Headings1"/>
  </w:abstractNum>
  <w:abstractNum w:abstractNumId="35">
    <w:nsid w:val="72C65D0F"/>
    <w:multiLevelType w:val="hybridMultilevel"/>
    <w:tmpl w:val="A40A9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0C332D"/>
    <w:multiLevelType w:val="multilevel"/>
    <w:tmpl w:val="A4189560"/>
    <w:numStyleLink w:val="Appendixes"/>
  </w:abstractNum>
  <w:num w:numId="1">
    <w:abstractNumId w:val="4"/>
  </w:num>
  <w:num w:numId="2">
    <w:abstractNumId w:val="3"/>
  </w:num>
  <w:num w:numId="3">
    <w:abstractNumId w:val="10"/>
  </w:num>
  <w:num w:numId="4">
    <w:abstractNumId w:val="17"/>
  </w:num>
  <w:num w:numId="5">
    <w:abstractNumId w:val="32"/>
  </w:num>
  <w:num w:numId="6">
    <w:abstractNumId w:val="33"/>
  </w:num>
  <w:num w:numId="7">
    <w:abstractNumId w:val="14"/>
  </w:num>
  <w:num w:numId="8">
    <w:abstractNumId w:val="29"/>
  </w:num>
  <w:num w:numId="9">
    <w:abstractNumId w:val="15"/>
  </w:num>
  <w:num w:numId="10">
    <w:abstractNumId w:val="24"/>
  </w:num>
  <w:num w:numId="11">
    <w:abstractNumId w:val="36"/>
  </w:num>
  <w:num w:numId="12">
    <w:abstractNumId w:val="23"/>
  </w:num>
  <w:num w:numId="13">
    <w:abstractNumId w:val="26"/>
  </w:num>
  <w:num w:numId="14">
    <w:abstractNumId w:val="13"/>
  </w:num>
  <w:num w:numId="15">
    <w:abstractNumId w:val="2"/>
  </w:num>
  <w:num w:numId="16">
    <w:abstractNumId w:val="1"/>
  </w:num>
  <w:num w:numId="17">
    <w:abstractNumId w:val="0"/>
  </w:num>
  <w:num w:numId="18">
    <w:abstractNumId w:val="6"/>
  </w:num>
  <w:num w:numId="19">
    <w:abstractNumId w:val="1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31"/>
  </w:num>
  <w:num w:numId="23">
    <w:abstractNumId w:val="37"/>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6"/>
  </w:num>
  <w:num w:numId="26">
    <w:abstractNumId w:val="21"/>
  </w:num>
  <w:num w:numId="27">
    <w:abstractNumId w:val="9"/>
  </w:num>
  <w:num w:numId="28">
    <w:abstractNumId w:val="37"/>
  </w:num>
  <w:num w:numId="29">
    <w:abstractNumId w:val="22"/>
  </w:num>
  <w:num w:numId="30">
    <w:abstractNumId w:val="27"/>
  </w:num>
  <w:num w:numId="31">
    <w:abstractNumId w:val="30"/>
  </w:num>
  <w:num w:numId="32">
    <w:abstractNumId w:val="25"/>
  </w:num>
  <w:num w:numId="33">
    <w:abstractNumId w:val="28"/>
  </w:num>
  <w:num w:numId="34">
    <w:abstractNumId w:val="20"/>
  </w:num>
  <w:num w:numId="35">
    <w:abstractNumId w:val="34"/>
  </w:num>
  <w:num w:numId="36">
    <w:abstractNumId w:val="7"/>
  </w:num>
  <w:num w:numId="37">
    <w:abstractNumId w:val="11"/>
  </w:num>
  <w:num w:numId="38">
    <w:abstractNumId w:val="8"/>
  </w:num>
  <w:num w:numId="39">
    <w:abstractNumId w:val="35"/>
  </w:num>
  <w:num w:numId="40">
    <w:abstractNumId w:val="18"/>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en-US" w:vendorID="64" w:dllVersion="131078" w:nlCheck="1" w:checkStyle="1"/>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0FC4"/>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26D4"/>
    <w:rsid w:val="00103688"/>
    <w:rsid w:val="00105783"/>
    <w:rsid w:val="00105B1A"/>
    <w:rsid w:val="001064BA"/>
    <w:rsid w:val="00106C2C"/>
    <w:rsid w:val="00113246"/>
    <w:rsid w:val="00117935"/>
    <w:rsid w:val="00131B1F"/>
    <w:rsid w:val="00140302"/>
    <w:rsid w:val="001442D2"/>
    <w:rsid w:val="00147399"/>
    <w:rsid w:val="00152A0A"/>
    <w:rsid w:val="001541FA"/>
    <w:rsid w:val="00156465"/>
    <w:rsid w:val="00173F8A"/>
    <w:rsid w:val="0017507E"/>
    <w:rsid w:val="00182140"/>
    <w:rsid w:val="001904A8"/>
    <w:rsid w:val="0019250C"/>
    <w:rsid w:val="0019348A"/>
    <w:rsid w:val="00193BF1"/>
    <w:rsid w:val="00195248"/>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16BC"/>
    <w:rsid w:val="0023288C"/>
    <w:rsid w:val="0023596D"/>
    <w:rsid w:val="00236027"/>
    <w:rsid w:val="0023641B"/>
    <w:rsid w:val="00236990"/>
    <w:rsid w:val="00236C92"/>
    <w:rsid w:val="002375BD"/>
    <w:rsid w:val="00245921"/>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B27"/>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44709"/>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04E0B"/>
    <w:rsid w:val="00413B69"/>
    <w:rsid w:val="004165BB"/>
    <w:rsid w:val="00421113"/>
    <w:rsid w:val="0042258C"/>
    <w:rsid w:val="004238F6"/>
    <w:rsid w:val="00427344"/>
    <w:rsid w:val="00427B37"/>
    <w:rsid w:val="00430AD4"/>
    <w:rsid w:val="0043250F"/>
    <w:rsid w:val="00435B91"/>
    <w:rsid w:val="00443358"/>
    <w:rsid w:val="00443BB2"/>
    <w:rsid w:val="004532B7"/>
    <w:rsid w:val="00457B24"/>
    <w:rsid w:val="00465408"/>
    <w:rsid w:val="004667C7"/>
    <w:rsid w:val="004703F6"/>
    <w:rsid w:val="00473443"/>
    <w:rsid w:val="00481203"/>
    <w:rsid w:val="004824EE"/>
    <w:rsid w:val="00482670"/>
    <w:rsid w:val="00486F13"/>
    <w:rsid w:val="00487636"/>
    <w:rsid w:val="004942DC"/>
    <w:rsid w:val="00495CDB"/>
    <w:rsid w:val="00495D09"/>
    <w:rsid w:val="004B3218"/>
    <w:rsid w:val="004B36FC"/>
    <w:rsid w:val="004B664B"/>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5959"/>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27D63"/>
    <w:rsid w:val="00631664"/>
    <w:rsid w:val="00632598"/>
    <w:rsid w:val="006366B0"/>
    <w:rsid w:val="00647A3A"/>
    <w:rsid w:val="00651FC6"/>
    <w:rsid w:val="0065588C"/>
    <w:rsid w:val="006643B7"/>
    <w:rsid w:val="0066460C"/>
    <w:rsid w:val="00664DAC"/>
    <w:rsid w:val="00675403"/>
    <w:rsid w:val="006821E9"/>
    <w:rsid w:val="0068344E"/>
    <w:rsid w:val="00691DAE"/>
    <w:rsid w:val="00693705"/>
    <w:rsid w:val="00695A32"/>
    <w:rsid w:val="00697A8C"/>
    <w:rsid w:val="006A0797"/>
    <w:rsid w:val="006A4016"/>
    <w:rsid w:val="006A5484"/>
    <w:rsid w:val="006B018A"/>
    <w:rsid w:val="006B6B83"/>
    <w:rsid w:val="006C0A96"/>
    <w:rsid w:val="006C33A5"/>
    <w:rsid w:val="006D25FF"/>
    <w:rsid w:val="006E0636"/>
    <w:rsid w:val="006E6259"/>
    <w:rsid w:val="006E70C0"/>
    <w:rsid w:val="006E7866"/>
    <w:rsid w:val="006F4495"/>
    <w:rsid w:val="00701288"/>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5478"/>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4469"/>
    <w:rsid w:val="00876AEC"/>
    <w:rsid w:val="00880595"/>
    <w:rsid w:val="00884102"/>
    <w:rsid w:val="00884344"/>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321D"/>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3DE7"/>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5DFA"/>
    <w:rsid w:val="00A7749A"/>
    <w:rsid w:val="00A77F5F"/>
    <w:rsid w:val="00A86A7F"/>
    <w:rsid w:val="00A921AB"/>
    <w:rsid w:val="00A9398B"/>
    <w:rsid w:val="00A972D9"/>
    <w:rsid w:val="00AA1225"/>
    <w:rsid w:val="00AA224D"/>
    <w:rsid w:val="00AA5D31"/>
    <w:rsid w:val="00AA7BA3"/>
    <w:rsid w:val="00AB0114"/>
    <w:rsid w:val="00AB2933"/>
    <w:rsid w:val="00AB61EF"/>
    <w:rsid w:val="00AC03DC"/>
    <w:rsid w:val="00AC06DB"/>
    <w:rsid w:val="00AD1817"/>
    <w:rsid w:val="00AD2548"/>
    <w:rsid w:val="00AD3737"/>
    <w:rsid w:val="00AD581A"/>
    <w:rsid w:val="00AD7729"/>
    <w:rsid w:val="00AE02DF"/>
    <w:rsid w:val="00AE159D"/>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E456F"/>
    <w:rsid w:val="00BE510F"/>
    <w:rsid w:val="00BF3C78"/>
    <w:rsid w:val="00BF50C0"/>
    <w:rsid w:val="00C012A0"/>
    <w:rsid w:val="00C02FD7"/>
    <w:rsid w:val="00C0393E"/>
    <w:rsid w:val="00C04F73"/>
    <w:rsid w:val="00C07DAD"/>
    <w:rsid w:val="00C1050D"/>
    <w:rsid w:val="00C128FA"/>
    <w:rsid w:val="00C17419"/>
    <w:rsid w:val="00C204B4"/>
    <w:rsid w:val="00C25ABA"/>
    <w:rsid w:val="00C307DF"/>
    <w:rsid w:val="00C31DBC"/>
    <w:rsid w:val="00C32DEC"/>
    <w:rsid w:val="00C3649A"/>
    <w:rsid w:val="00C36B14"/>
    <w:rsid w:val="00C40C22"/>
    <w:rsid w:val="00C4220E"/>
    <w:rsid w:val="00C4487B"/>
    <w:rsid w:val="00C55B26"/>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4597"/>
    <w:rsid w:val="00CB5DE8"/>
    <w:rsid w:val="00CB7B88"/>
    <w:rsid w:val="00CC3011"/>
    <w:rsid w:val="00CC3AAC"/>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4DF1"/>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825"/>
    <w:rsid w:val="00DF6DB2"/>
    <w:rsid w:val="00E001A7"/>
    <w:rsid w:val="00E00803"/>
    <w:rsid w:val="00E00D57"/>
    <w:rsid w:val="00E02224"/>
    <w:rsid w:val="00E067A3"/>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426B"/>
    <w:rsid w:val="00E8557B"/>
    <w:rsid w:val="00E8573D"/>
    <w:rsid w:val="00E90756"/>
    <w:rsid w:val="00E9588E"/>
    <w:rsid w:val="00E95DBE"/>
    <w:rsid w:val="00EA5C38"/>
    <w:rsid w:val="00EA69CB"/>
    <w:rsid w:val="00EB2D77"/>
    <w:rsid w:val="00EC5648"/>
    <w:rsid w:val="00EC63D7"/>
    <w:rsid w:val="00ED0AEA"/>
    <w:rsid w:val="00ED48AF"/>
    <w:rsid w:val="00ED65E9"/>
    <w:rsid w:val="00ED72E2"/>
    <w:rsid w:val="00EE43EB"/>
    <w:rsid w:val="00EF1D28"/>
    <w:rsid w:val="00EF2B27"/>
    <w:rsid w:val="00EF3488"/>
    <w:rsid w:val="00EF5448"/>
    <w:rsid w:val="00EF627F"/>
    <w:rsid w:val="00EF745E"/>
    <w:rsid w:val="00EF7C1F"/>
    <w:rsid w:val="00F045C5"/>
    <w:rsid w:val="00F07D3E"/>
    <w:rsid w:val="00F15CEE"/>
    <w:rsid w:val="00F16C2E"/>
    <w:rsid w:val="00F17672"/>
    <w:rsid w:val="00F22CC7"/>
    <w:rsid w:val="00F23DEE"/>
    <w:rsid w:val="00F2421F"/>
    <w:rsid w:val="00F27C8A"/>
    <w:rsid w:val="00F36150"/>
    <w:rsid w:val="00F36EE9"/>
    <w:rsid w:val="00F41F83"/>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1A17"/>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A860F6"/>
  <w15:docId w15:val="{F58A5D1D-938D-4370-894B-93E18C54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874469"/>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874469"/>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1.vsdx"/><Relationship Id="rId26" Type="http://schemas.openxmlformats.org/officeDocument/2006/relationships/oleObject" Target="embeddings/Microsoft_Visio_2003-2010_Drawing5.vsd"/><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Microsoft_Visio_2003-2010_Drawing8.vsd"/><Relationship Id="rId42" Type="http://schemas.openxmlformats.org/officeDocument/2006/relationships/oleObject" Target="embeddings/Microsoft_Visio_2003-2010_Drawing11.vsd"/><Relationship Id="rId47" Type="http://schemas.openxmlformats.org/officeDocument/2006/relationships/image" Target="media/image20.emf"/><Relationship Id="rId50" Type="http://schemas.openxmlformats.org/officeDocument/2006/relationships/oleObject" Target="embeddings/Microsoft_Visio_2003-2010_Drawing14.vsd"/><Relationship Id="rId55" Type="http://schemas.openxmlformats.org/officeDocument/2006/relationships/hyperlink" Target="http://www.yang-central.org/modules/yang/ietf-yang-types.ya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oleObject" Target="embeddings/Microsoft_Visio_2003-2010_Drawing2.vsd"/><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hyperlink" Target="http://www.cablelabs.com/specifications/XSD/ietf-inet-types.xs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oleObject" Target="embeddings/Microsoft_Visio_2003-2010_Drawing4.vsd"/><Relationship Id="rId32" Type="http://schemas.openxmlformats.org/officeDocument/2006/relationships/oleObject" Target="embeddings/Microsoft_Visio_2003-2010_Drawing7.vsd"/><Relationship Id="rId37" Type="http://schemas.openxmlformats.org/officeDocument/2006/relationships/image" Target="media/image15.emf"/><Relationship Id="rId40" Type="http://schemas.openxmlformats.org/officeDocument/2006/relationships/package" Target="embeddings/Microsoft_Visio_Drawing3.vsdx"/><Relationship Id="rId45" Type="http://schemas.openxmlformats.org/officeDocument/2006/relationships/image" Target="media/image19.emf"/><Relationship Id="rId53" Type="http://schemas.openxmlformats.org/officeDocument/2006/relationships/hyperlink" Target="http://www.yang-central.org/modules/xsd/ietf-yang-types.xsd" TargetMode="External"/><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oleObject" Target="embeddings/Microsoft_Visio_2003-2010_Drawing6.vsd"/><Relationship Id="rId36" Type="http://schemas.openxmlformats.org/officeDocument/2006/relationships/oleObject" Target="embeddings/Microsoft_Visio_2003-2010_Drawing9.vsd"/><Relationship Id="rId49" Type="http://schemas.openxmlformats.org/officeDocument/2006/relationships/image" Target="media/image21.emf"/><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Microsoft_Visio_2003-2010_Drawing12.vsd"/><Relationship Id="rId52" Type="http://schemas.openxmlformats.org/officeDocument/2006/relationships/package" Target="embeddings/Microsoft_Visio_Drawing5.vsdx"/><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3.vsd"/><Relationship Id="rId27" Type="http://schemas.openxmlformats.org/officeDocument/2006/relationships/image" Target="media/image10.emf"/><Relationship Id="rId30" Type="http://schemas.openxmlformats.org/officeDocument/2006/relationships/package" Target="embeddings/Microsoft_Visio_Drawing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4.vsdx"/><Relationship Id="rId56" Type="http://schemas.openxmlformats.org/officeDocument/2006/relationships/hyperlink" Target="http://www.yang-central.org/modules/yang/ietf-inet-types.yang" TargetMode="External"/><Relationship Id="rId8" Type="http://schemas.openxmlformats.org/officeDocument/2006/relationships/webSettings" Target="webSettings.xml"/><Relationship Id="rId51" Type="http://schemas.openxmlformats.org/officeDocument/2006/relationships/image" Target="media/image22.emf"/><Relationship Id="rId3" Type="http://schemas.openxmlformats.org/officeDocument/2006/relationships/customXml" Target="../customXml/item3.xml"/><Relationship Id="rId12" Type="http://schemas.openxmlformats.org/officeDocument/2006/relationships/hyperlink" Target="http://www.opennetworking.org"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Visio_2003-2010_Drawing10.vsd"/><Relationship Id="rId46" Type="http://schemas.openxmlformats.org/officeDocument/2006/relationships/oleObject" Target="embeddings/Microsoft_Visio_2003-2010_Drawing13.vsd"/><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3.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4.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B0172994-59BE-43D8-B5C8-152DAB974EA8}">
  <ds:schemaRefs>
    <ds:schemaRef ds:uri="http://schemas.openxmlformats.org/officeDocument/2006/bibliography"/>
  </ds:schemaRefs>
</ds:datastoreItem>
</file>

<file path=customXml/itemProps2.xml><?xml version="1.0" encoding="utf-8"?>
<ds:datastoreItem xmlns:ds="http://schemas.openxmlformats.org/officeDocument/2006/customXml" ds:itemID="{9D82F42E-E240-4AEF-9E99-0E4FE668DA3E}">
  <ds:schemaRefs>
    <ds:schemaRef ds:uri="http://schemas.openxmlformats.org/officeDocument/2006/bibliography"/>
  </ds:schemaRefs>
</ds:datastoreItem>
</file>

<file path=customXml/itemProps3.xml><?xml version="1.0" encoding="utf-8"?>
<ds:datastoreItem xmlns:ds="http://schemas.openxmlformats.org/officeDocument/2006/customXml" ds:itemID="{F2DF0FA6-BEB0-4F5E-8819-81C0B9591A7D}">
  <ds:schemaRefs>
    <ds:schemaRef ds:uri="http://schemas.openxmlformats.org/officeDocument/2006/bibliography"/>
  </ds:schemaRefs>
</ds:datastoreItem>
</file>

<file path=customXml/itemProps4.xml><?xml version="1.0" encoding="utf-8"?>
<ds:datastoreItem xmlns:ds="http://schemas.openxmlformats.org/officeDocument/2006/customXml" ds:itemID="{1BDE8BB9-91D7-41D7-8F2B-8DA572AD1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ONF_document_template</Template>
  <TotalTime>238</TotalTime>
  <Pages>43</Pages>
  <Words>45978</Words>
  <Characters>262079</Characters>
  <Application>Microsoft Office Word</Application>
  <DocSecurity>0</DocSecurity>
  <Lines>2183</Lines>
  <Paragraphs>614</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307443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Deepak Bansal (AZURE)</cp:lastModifiedBy>
  <cp:revision>16</cp:revision>
  <cp:lastPrinted>2013-10-20T03:57:00Z</cp:lastPrinted>
  <dcterms:created xsi:type="dcterms:W3CDTF">2013-11-25T02:41:00Z</dcterms:created>
  <dcterms:modified xsi:type="dcterms:W3CDTF">2013-12-16T19:20:00Z</dcterms:modified>
</cp:coreProperties>
</file>